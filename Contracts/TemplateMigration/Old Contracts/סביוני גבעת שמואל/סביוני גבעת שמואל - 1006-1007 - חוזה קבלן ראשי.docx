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5EBCB4" w14:textId="77777777" w:rsidR="00D904AB" w:rsidDel="00110BDC" w:rsidRDefault="00D904AB" w:rsidP="00D904AB">
      <w:pPr>
        <w:spacing w:before="0" w:beforeAutospacing="0" w:after="0" w:afterAutospacing="0" w:line="240" w:lineRule="auto"/>
        <w:ind w:left="720" w:right="175"/>
        <w:jc w:val="right"/>
        <w:rPr>
          <w:del w:id="0" w:author="מיה קאירי" w:date="2021-08-17T13:09:00Z"/>
          <w:rFonts w:ascii="David" w:eastAsia="Times New Roman" w:hAnsi="David" w:cs="רמת גן"/>
          <w:sz w:val="32"/>
          <w:szCs w:val="32"/>
          <w:u w:val="single"/>
          <w:rtl/>
        </w:rPr>
      </w:pPr>
    </w:p>
    <w:p w14:paraId="2C7A2D2B"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r w:rsidRPr="00E56613">
        <w:rPr>
          <w:rFonts w:ascii="David" w:eastAsia="Times New Roman" w:hAnsi="David" w:cs="David"/>
          <w:noProof/>
          <w:sz w:val="26"/>
          <w:szCs w:val="26"/>
        </w:rPr>
        <w:drawing>
          <wp:anchor distT="0" distB="0" distL="114300" distR="114300" simplePos="0" relativeHeight="251670528" behindDoc="0" locked="0" layoutInCell="1" allowOverlap="1" wp14:anchorId="5F577CCE" wp14:editId="3A5BD04A">
            <wp:simplePos x="0" y="0"/>
            <wp:positionH relativeFrom="column">
              <wp:posOffset>1346200</wp:posOffset>
            </wp:positionH>
            <wp:positionV relativeFrom="paragraph">
              <wp:posOffset>20955</wp:posOffset>
            </wp:positionV>
            <wp:extent cx="2562225" cy="428625"/>
            <wp:effectExtent l="0" t="0" r="9525" b="9525"/>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
                    <pic:cNvPicPr>
                      <a:picLocks noChangeAspect="1" noChangeArrowheads="1"/>
                    </pic:cNvPicPr>
                  </pic:nvPicPr>
                  <pic:blipFill>
                    <a:blip r:embed="rId13">
                      <a:extLst>
                        <a:ext uri="{28A0092B-C50C-407E-A947-70E740481C1C}">
                          <a14:useLocalDpi xmlns:a14="http://schemas.microsoft.com/office/drawing/2010/main" val="0"/>
                        </a:ext>
                      </a:extLst>
                    </a:blip>
                    <a:srcRect l="32912" t="33186" r="33038" b="29941"/>
                    <a:stretch>
                      <a:fillRect/>
                    </a:stretch>
                  </pic:blipFill>
                  <pic:spPr bwMode="auto">
                    <a:xfrm>
                      <a:off x="0" y="0"/>
                      <a:ext cx="2562225" cy="428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239420"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7DF670BB"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724F9F5B"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73A155C6"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0F64868B" w14:textId="77777777" w:rsidR="00D904AB" w:rsidRPr="00237720" w:rsidRDefault="00D904AB" w:rsidP="00D904AB">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b/>
          <w:bCs/>
          <w:sz w:val="32"/>
          <w:szCs w:val="32"/>
          <w:u w:val="single"/>
          <w:rtl/>
        </w:rPr>
        <w:t xml:space="preserve">תכולת מכרז קבלן </w:t>
      </w:r>
      <w:r w:rsidRPr="00237720">
        <w:rPr>
          <w:rFonts w:ascii="David" w:eastAsia="Times New Roman" w:hAnsi="David" w:cs="David" w:hint="cs"/>
          <w:b/>
          <w:bCs/>
          <w:sz w:val="32"/>
          <w:szCs w:val="32"/>
          <w:u w:val="single"/>
          <w:rtl/>
        </w:rPr>
        <w:t>ראשי</w:t>
      </w:r>
    </w:p>
    <w:p w14:paraId="1E8A2E7B" w14:textId="2A9133F9" w:rsidR="00D904AB" w:rsidRPr="00237720" w:rsidRDefault="00D904AB" w:rsidP="00D904AB">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hint="cs"/>
          <w:b/>
          <w:bCs/>
          <w:sz w:val="32"/>
          <w:szCs w:val="32"/>
          <w:u w:val="single"/>
          <w:rtl/>
        </w:rPr>
        <w:t>לפרויקט</w:t>
      </w:r>
      <w:r>
        <w:rPr>
          <w:rFonts w:ascii="David" w:eastAsia="Times New Roman" w:hAnsi="David" w:cs="David" w:hint="cs"/>
          <w:b/>
          <w:bCs/>
          <w:sz w:val="32"/>
          <w:szCs w:val="32"/>
          <w:u w:val="single"/>
          <w:rtl/>
        </w:rPr>
        <w:t xml:space="preserve">: </w:t>
      </w:r>
      <w:r w:rsidRPr="00237720">
        <w:rPr>
          <w:rFonts w:ascii="David" w:eastAsia="Times New Roman" w:hAnsi="David" w:cs="David" w:hint="cs"/>
          <w:b/>
          <w:bCs/>
          <w:sz w:val="32"/>
          <w:szCs w:val="32"/>
          <w:u w:val="single"/>
          <w:rtl/>
        </w:rPr>
        <w:t xml:space="preserve"> </w:t>
      </w:r>
      <w:sdt>
        <w:sdtPr>
          <w:rPr>
            <w:rFonts w:ascii="David" w:eastAsia="Times New Roman" w:hAnsi="David" w:cs="David"/>
            <w:b/>
            <w:bCs/>
            <w:sz w:val="32"/>
            <w:szCs w:val="32"/>
            <w:u w:val="single"/>
            <w:rtl/>
          </w:rPr>
          <w:alias w:val="שם הפרויקט"/>
          <w:tag w:val="cntProjectName"/>
          <w:id w:val="140310480"/>
          <w:placeholder>
            <w:docPart w:val="B63D527A5808483C8B3B4725368625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 w:author="Meryl Etman" w:date="2024-10-30T16:26:00Z">
            <w:r w:rsidR="00853104">
              <w:rPr>
                <w:rFonts w:ascii="David" w:eastAsia="Times New Roman" w:hAnsi="David" w:cs="David"/>
                <w:b/>
                <w:bCs/>
                <w:sz w:val="32"/>
                <w:szCs w:val="32"/>
                <w:u w:val="single"/>
                <w:rtl/>
              </w:rPr>
              <w:t>סביוני גבעת שמואל מגרשים 1006-1007</w:t>
            </w:r>
          </w:ins>
        </w:sdtContent>
      </w:sdt>
    </w:p>
    <w:p w14:paraId="3625F010" w14:textId="77777777" w:rsidR="00237720" w:rsidRPr="00E56613" w:rsidRDefault="00237720" w:rsidP="00E56613">
      <w:pPr>
        <w:rPr>
          <w:rFonts w:ascii="David" w:eastAsia="Times New Roman" w:hAnsi="David" w:cs="David"/>
          <w:noProof/>
          <w:sz w:val="26"/>
          <w:szCs w:val="26"/>
        </w:rPr>
      </w:pPr>
    </w:p>
    <w:tbl>
      <w:tblPr>
        <w:tblpPr w:leftFromText="180" w:rightFromText="180" w:vertAnchor="text" w:horzAnchor="margin" w:tblpXSpec="center" w:tblpY="-1439"/>
        <w:bidiVisual/>
        <w:tblW w:w="11604" w:type="dxa"/>
        <w:tblLook w:val="04A0" w:firstRow="1" w:lastRow="0" w:firstColumn="1" w:lastColumn="0" w:noHBand="0" w:noVBand="1"/>
      </w:tblPr>
      <w:tblGrid>
        <w:gridCol w:w="754"/>
        <w:gridCol w:w="1884"/>
        <w:gridCol w:w="1756"/>
        <w:gridCol w:w="2810"/>
        <w:gridCol w:w="3124"/>
        <w:gridCol w:w="1276"/>
      </w:tblGrid>
      <w:tr w:rsidR="00237720" w:rsidRPr="00E56613" w14:paraId="47767D30" w14:textId="77777777" w:rsidTr="009B30C2">
        <w:trPr>
          <w:trHeight w:val="592"/>
        </w:trPr>
        <w:tc>
          <w:tcPr>
            <w:tcW w:w="11604" w:type="dxa"/>
            <w:gridSpan w:val="6"/>
            <w:tcBorders>
              <w:top w:val="nil"/>
              <w:left w:val="nil"/>
              <w:bottom w:val="nil"/>
              <w:right w:val="nil"/>
            </w:tcBorders>
            <w:shd w:val="clear" w:color="000000" w:fill="95B3D7"/>
            <w:noWrap/>
            <w:vAlign w:val="center"/>
            <w:hideMark/>
          </w:tcPr>
          <w:p w14:paraId="6877654F" w14:textId="68B5C9A9" w:rsidR="00237720" w:rsidRPr="00E56613" w:rsidRDefault="00237720" w:rsidP="001F50AB">
            <w:pPr>
              <w:spacing w:before="0" w:beforeAutospacing="0" w:after="0" w:afterAutospacing="0" w:line="240" w:lineRule="auto"/>
              <w:jc w:val="center"/>
              <w:rPr>
                <w:rFonts w:ascii="David" w:eastAsia="Times New Roman" w:hAnsi="David" w:cs="David"/>
                <w:b/>
                <w:bCs/>
                <w:color w:val="000000"/>
                <w:sz w:val="28"/>
                <w:szCs w:val="28"/>
                <w:u w:val="single"/>
                <w:rtl/>
              </w:rPr>
            </w:pPr>
            <w:r w:rsidRPr="00E56613">
              <w:rPr>
                <w:rFonts w:ascii="David" w:eastAsia="Times New Roman" w:hAnsi="David" w:cs="David"/>
                <w:b/>
                <w:bCs/>
                <w:color w:val="000000"/>
                <w:sz w:val="28"/>
                <w:szCs w:val="28"/>
                <w:u w:val="single"/>
                <w:rtl/>
              </w:rPr>
              <w:lastRenderedPageBreak/>
              <w:t>תכולת מכרז קבלן לפרויקט:</w:t>
            </w:r>
            <w:r w:rsidR="001F50AB">
              <w:rPr>
                <w:rFonts w:ascii="David" w:eastAsia="Times New Roman" w:hAnsi="David" w:cs="David" w:hint="cs"/>
                <w:b/>
                <w:bCs/>
                <w:color w:val="000000"/>
                <w:sz w:val="28"/>
                <w:szCs w:val="28"/>
                <w:u w:val="single"/>
                <w:rtl/>
              </w:rPr>
              <w:t xml:space="preserve"> </w:t>
            </w:r>
            <w:sdt>
              <w:sdtPr>
                <w:rPr>
                  <w:rFonts w:ascii="David" w:eastAsia="Times New Roman" w:hAnsi="David" w:cs="David" w:hint="cs"/>
                  <w:b/>
                  <w:bCs/>
                  <w:color w:val="000000"/>
                  <w:sz w:val="28"/>
                  <w:szCs w:val="28"/>
                  <w:u w:val="single"/>
                  <w:rtl/>
                </w:rPr>
                <w:alias w:val="שם הפרויקט"/>
                <w:tag w:val="cntProjectName"/>
                <w:id w:val="-758676076"/>
                <w:placeholder>
                  <w:docPart w:val="19D30BA193C14867863A0D01FEED00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 w:author="Meryl Etman" w:date="2024-10-30T16:26:00Z">
                  <w:r w:rsidR="00853104">
                    <w:rPr>
                      <w:rFonts w:ascii="David" w:eastAsia="Times New Roman" w:hAnsi="David" w:cs="David" w:hint="cs"/>
                      <w:b/>
                      <w:bCs/>
                      <w:color w:val="000000"/>
                      <w:sz w:val="28"/>
                      <w:szCs w:val="28"/>
                      <w:u w:val="single"/>
                      <w:rtl/>
                    </w:rPr>
                    <w:t>סביוני גבעת שמואל מגרשים 1006-1007</w:t>
                  </w:r>
                </w:ins>
              </w:sdtContent>
            </w:sdt>
            <w:r w:rsidR="001F50AB">
              <w:rPr>
                <w:rFonts w:ascii="David" w:eastAsia="Times New Roman" w:hAnsi="David" w:cs="David" w:hint="cs"/>
                <w:b/>
                <w:bCs/>
                <w:color w:val="000000"/>
                <w:sz w:val="28"/>
                <w:szCs w:val="28"/>
                <w:u w:val="single"/>
                <w:rtl/>
              </w:rPr>
              <w:t xml:space="preserve"> </w:t>
            </w:r>
            <w:r w:rsidRPr="00E56613">
              <w:rPr>
                <w:rFonts w:ascii="David" w:eastAsia="Times New Roman" w:hAnsi="David" w:cs="David" w:hint="cs"/>
                <w:b/>
                <w:bCs/>
                <w:color w:val="000000"/>
                <w:sz w:val="28"/>
                <w:szCs w:val="28"/>
                <w:u w:val="single"/>
                <w:rtl/>
              </w:rPr>
              <w:t>.</w:t>
            </w:r>
          </w:p>
        </w:tc>
      </w:tr>
      <w:tr w:rsidR="00237720" w:rsidRPr="00E56613" w14:paraId="4F58045A" w14:textId="77777777" w:rsidTr="009B30C2">
        <w:trPr>
          <w:trHeight w:val="482"/>
        </w:trPr>
        <w:tc>
          <w:tcPr>
            <w:tcW w:w="75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27AD6D16"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מסמך</w:t>
            </w:r>
          </w:p>
        </w:tc>
        <w:tc>
          <w:tcPr>
            <w:tcW w:w="188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433EA5E1"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נושא</w:t>
            </w:r>
          </w:p>
        </w:tc>
        <w:tc>
          <w:tcPr>
            <w:tcW w:w="1756"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556E8E1E"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אופן עריכה</w:t>
            </w:r>
          </w:p>
        </w:tc>
        <w:tc>
          <w:tcPr>
            <w:tcW w:w="2810" w:type="dxa"/>
            <w:tcBorders>
              <w:top w:val="single" w:sz="4" w:space="0" w:color="auto"/>
              <w:left w:val="single" w:sz="4" w:space="0" w:color="auto"/>
              <w:bottom w:val="double" w:sz="6" w:space="0" w:color="auto"/>
              <w:right w:val="nil"/>
            </w:tcBorders>
            <w:shd w:val="clear" w:color="000000" w:fill="B8CCE4"/>
            <w:vAlign w:val="center"/>
            <w:hideMark/>
          </w:tcPr>
          <w:p w14:paraId="0D4EE586"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פרקים </w:t>
            </w:r>
          </w:p>
        </w:tc>
        <w:tc>
          <w:tcPr>
            <w:tcW w:w="3124" w:type="dxa"/>
            <w:tcBorders>
              <w:top w:val="single" w:sz="4" w:space="0" w:color="auto"/>
              <w:left w:val="single" w:sz="4" w:space="0" w:color="auto"/>
              <w:bottom w:val="double" w:sz="6" w:space="0" w:color="auto"/>
              <w:right w:val="nil"/>
            </w:tcBorders>
            <w:shd w:val="clear" w:color="000000" w:fill="B8CCE4"/>
            <w:noWrap/>
            <w:vAlign w:val="center"/>
            <w:hideMark/>
          </w:tcPr>
          <w:p w14:paraId="26C80A3E"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פירוט/הערות</w:t>
            </w:r>
          </w:p>
        </w:tc>
        <w:tc>
          <w:tcPr>
            <w:tcW w:w="1276" w:type="dxa"/>
            <w:tcBorders>
              <w:top w:val="single" w:sz="4" w:space="0" w:color="auto"/>
              <w:left w:val="single" w:sz="4" w:space="0" w:color="auto"/>
              <w:bottom w:val="double" w:sz="6" w:space="0" w:color="auto"/>
              <w:right w:val="single" w:sz="4" w:space="0" w:color="auto"/>
            </w:tcBorders>
            <w:shd w:val="clear" w:color="000000" w:fill="B8CCE4"/>
            <w:vAlign w:val="center"/>
            <w:hideMark/>
          </w:tcPr>
          <w:p w14:paraId="633DA7B7"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סטאטוס </w:t>
            </w:r>
          </w:p>
        </w:tc>
      </w:tr>
      <w:tr w:rsidR="00237720" w:rsidRPr="00E56613" w14:paraId="2A78AAAE" w14:textId="77777777" w:rsidTr="009B30C2">
        <w:trPr>
          <w:trHeight w:val="292"/>
        </w:trPr>
        <w:tc>
          <w:tcPr>
            <w:tcW w:w="75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EABC79C"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r w:rsidRPr="00E56613">
              <w:rPr>
                <w:rFonts w:ascii="David" w:eastAsia="Times New Roman" w:hAnsi="David" w:cs="David"/>
                <w:b/>
                <w:bCs/>
                <w:rtl/>
              </w:rPr>
              <w:t>מסמך א'</w:t>
            </w:r>
          </w:p>
        </w:tc>
        <w:tc>
          <w:tcPr>
            <w:tcW w:w="1884" w:type="dxa"/>
            <w:vMerge w:val="restart"/>
            <w:tcBorders>
              <w:top w:val="nil"/>
              <w:left w:val="single" w:sz="4" w:space="0" w:color="auto"/>
              <w:bottom w:val="single" w:sz="4" w:space="0" w:color="000000"/>
              <w:right w:val="single" w:sz="4" w:space="0" w:color="auto"/>
            </w:tcBorders>
            <w:shd w:val="clear" w:color="auto" w:fill="auto"/>
            <w:vAlign w:val="center"/>
            <w:hideMark/>
          </w:tcPr>
          <w:p w14:paraId="1F15A07D"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הזמנה לקבלת הצעות</w:t>
            </w:r>
          </w:p>
        </w:tc>
        <w:tc>
          <w:tcPr>
            <w:tcW w:w="1756" w:type="dxa"/>
            <w:vMerge w:val="restart"/>
            <w:tcBorders>
              <w:top w:val="nil"/>
              <w:left w:val="single" w:sz="4" w:space="0" w:color="auto"/>
              <w:bottom w:val="single" w:sz="4" w:space="0" w:color="000000"/>
              <w:right w:val="single" w:sz="4" w:space="0" w:color="auto"/>
            </w:tcBorders>
            <w:shd w:val="clear" w:color="auto" w:fill="auto"/>
            <w:vAlign w:val="center"/>
            <w:hideMark/>
          </w:tcPr>
          <w:p w14:paraId="1BBA95C8" w14:textId="77777777" w:rsidR="00237720" w:rsidRPr="00E56613" w:rsidRDefault="00237720" w:rsidP="00237720">
            <w:pPr>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double" w:sz="6" w:space="0" w:color="auto"/>
              <w:left w:val="nil"/>
              <w:right w:val="nil"/>
            </w:tcBorders>
            <w:shd w:val="clear" w:color="auto" w:fill="auto"/>
            <w:noWrap/>
            <w:vAlign w:val="center"/>
            <w:hideMark/>
          </w:tcPr>
          <w:p w14:paraId="6010E03D"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0277620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38F930B0"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4ACDB0F9"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500B138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הוראות למשתתפים בהזמנה</w:t>
            </w:r>
          </w:p>
        </w:tc>
        <w:tc>
          <w:tcPr>
            <w:tcW w:w="3124" w:type="dxa"/>
            <w:vMerge w:val="restart"/>
            <w:tcBorders>
              <w:top w:val="nil"/>
              <w:left w:val="single" w:sz="4" w:space="0" w:color="auto"/>
              <w:right w:val="single" w:sz="4" w:space="0" w:color="auto"/>
            </w:tcBorders>
            <w:shd w:val="clear" w:color="auto" w:fill="auto"/>
            <w:hideMark/>
          </w:tcPr>
          <w:p w14:paraId="53F9F2E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w:t>
            </w:r>
            <w:r w:rsidRPr="00E56613">
              <w:rPr>
                <w:rFonts w:ascii="David" w:eastAsia="Times New Roman" w:hAnsi="David" w:cs="David"/>
              </w:rPr>
              <w:t> </w:t>
            </w:r>
            <w:r w:rsidRPr="00E56613">
              <w:rPr>
                <w:rFonts w:ascii="David" w:eastAsia="Times New Roman" w:hAnsi="David" w:cs="David"/>
                <w:rtl/>
              </w:rPr>
              <w:t>בחזית של כל חוברת יחד עם לוגו החברה, שם ותמונת הפרויקט</w:t>
            </w:r>
          </w:p>
          <w:p w14:paraId="36E91463"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26BFECD6"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2BEDA389"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56A797C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vMerge w:val="restart"/>
            <w:tcBorders>
              <w:top w:val="nil"/>
              <w:left w:val="single" w:sz="4" w:space="0" w:color="auto"/>
              <w:right w:val="single" w:sz="4" w:space="0" w:color="auto"/>
            </w:tcBorders>
            <w:shd w:val="clear" w:color="auto" w:fill="auto"/>
            <w:vAlign w:val="center"/>
            <w:hideMark/>
          </w:tcPr>
          <w:p w14:paraId="7676CBC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p w14:paraId="4673FE90"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6AF9A490"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062B28B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40C6C16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23F5CDE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27E9EA92"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53D8A4F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393DDEA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1594036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6A53C34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7A05D66"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238AE2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037DD8F3"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0DF8A08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right w:val="single" w:sz="4" w:space="0" w:color="auto"/>
            </w:tcBorders>
            <w:shd w:val="clear" w:color="auto" w:fill="auto"/>
            <w:noWrap/>
            <w:vAlign w:val="bottom"/>
            <w:hideMark/>
          </w:tcPr>
          <w:p w14:paraId="1633CC2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פרטי הקבלן</w:t>
            </w:r>
          </w:p>
        </w:tc>
        <w:tc>
          <w:tcPr>
            <w:tcW w:w="3124" w:type="dxa"/>
            <w:vMerge/>
            <w:tcBorders>
              <w:left w:val="single" w:sz="4" w:space="0" w:color="auto"/>
              <w:right w:val="single" w:sz="4" w:space="0" w:color="auto"/>
            </w:tcBorders>
            <w:shd w:val="clear" w:color="auto" w:fill="auto"/>
            <w:noWrap/>
            <w:vAlign w:val="bottom"/>
            <w:hideMark/>
          </w:tcPr>
          <w:p w14:paraId="5C2C2EAA"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26070D9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41C9FEBF"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E2BF73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57B78E7C"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37E209E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noWrap/>
            <w:vAlign w:val="bottom"/>
            <w:hideMark/>
          </w:tcPr>
          <w:p w14:paraId="75A2E17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הצהרת הקבלן</w:t>
            </w:r>
          </w:p>
        </w:tc>
        <w:tc>
          <w:tcPr>
            <w:tcW w:w="3124" w:type="dxa"/>
            <w:vMerge/>
            <w:tcBorders>
              <w:left w:val="single" w:sz="4" w:space="0" w:color="auto"/>
              <w:right w:val="single" w:sz="4" w:space="0" w:color="auto"/>
            </w:tcBorders>
            <w:shd w:val="clear" w:color="auto" w:fill="auto"/>
            <w:vAlign w:val="center"/>
            <w:hideMark/>
          </w:tcPr>
          <w:p w14:paraId="04B0B0C8"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097AA99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5F07396A"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D3EB1E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693B3CC3"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2096E2E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78A83A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לוחות זמנים</w:t>
            </w:r>
          </w:p>
        </w:tc>
        <w:tc>
          <w:tcPr>
            <w:tcW w:w="3124" w:type="dxa"/>
            <w:vMerge/>
            <w:tcBorders>
              <w:left w:val="single" w:sz="4" w:space="0" w:color="auto"/>
              <w:right w:val="single" w:sz="4" w:space="0" w:color="auto"/>
            </w:tcBorders>
            <w:shd w:val="clear" w:color="auto" w:fill="auto"/>
            <w:vAlign w:val="center"/>
            <w:hideMark/>
          </w:tcPr>
          <w:p w14:paraId="77E9035D"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4133105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7358D64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33286D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346C2FE3"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3575F76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99FE489"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נוסח ערבות בנקאית </w:t>
            </w:r>
          </w:p>
        </w:tc>
        <w:tc>
          <w:tcPr>
            <w:tcW w:w="3124" w:type="dxa"/>
            <w:vMerge/>
            <w:tcBorders>
              <w:left w:val="single" w:sz="4" w:space="0" w:color="auto"/>
              <w:right w:val="single" w:sz="4" w:space="0" w:color="auto"/>
            </w:tcBorders>
            <w:shd w:val="clear" w:color="auto" w:fill="auto"/>
            <w:vAlign w:val="center"/>
            <w:hideMark/>
          </w:tcPr>
          <w:p w14:paraId="560F1A42"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1C6F428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2217DB3B" w14:textId="77777777" w:rsidTr="009B30C2">
        <w:trPr>
          <w:trHeight w:val="573"/>
        </w:trPr>
        <w:tc>
          <w:tcPr>
            <w:tcW w:w="754" w:type="dxa"/>
            <w:vMerge/>
            <w:tcBorders>
              <w:top w:val="nil"/>
              <w:left w:val="single" w:sz="4" w:space="0" w:color="auto"/>
              <w:bottom w:val="single" w:sz="4" w:space="0" w:color="000000"/>
              <w:right w:val="single" w:sz="4" w:space="0" w:color="auto"/>
            </w:tcBorders>
            <w:vAlign w:val="center"/>
            <w:hideMark/>
          </w:tcPr>
          <w:p w14:paraId="3220CDA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2F7DC573"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070CA17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A9A75F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כתב הצעת המחיר הכוללת ופירוט מרכיבי ההצעה:</w:t>
            </w:r>
          </w:p>
        </w:tc>
        <w:tc>
          <w:tcPr>
            <w:tcW w:w="3124" w:type="dxa"/>
            <w:vMerge/>
            <w:tcBorders>
              <w:left w:val="single" w:sz="4" w:space="0" w:color="auto"/>
              <w:right w:val="single" w:sz="4" w:space="0" w:color="auto"/>
            </w:tcBorders>
            <w:shd w:val="clear" w:color="auto" w:fill="auto"/>
            <w:noWrap/>
            <w:vAlign w:val="bottom"/>
            <w:hideMark/>
          </w:tcPr>
          <w:p w14:paraId="62AD7A79"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noWrap/>
            <w:vAlign w:val="bottom"/>
            <w:hideMark/>
          </w:tcPr>
          <w:p w14:paraId="34404EB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73B2E77F"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084234B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6EEDE304"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372AFEA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778EDD2"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מחיר כללי (מחיר </w:t>
            </w:r>
            <w:proofErr w:type="spellStart"/>
            <w:r w:rsidRPr="00E56613">
              <w:rPr>
                <w:rFonts w:ascii="David" w:eastAsia="Times New Roman" w:hAnsi="David" w:cs="David"/>
                <w:rtl/>
              </w:rPr>
              <w:t>פאושלי</w:t>
            </w:r>
            <w:proofErr w:type="spellEnd"/>
            <w:r w:rsidRPr="00E56613">
              <w:rPr>
                <w:rFonts w:ascii="David" w:eastAsia="Times New Roman" w:hAnsi="David" w:cs="David"/>
                <w:rtl/>
              </w:rPr>
              <w:t>)</w:t>
            </w:r>
          </w:p>
        </w:tc>
        <w:tc>
          <w:tcPr>
            <w:tcW w:w="3124" w:type="dxa"/>
            <w:vMerge/>
            <w:tcBorders>
              <w:left w:val="single" w:sz="4" w:space="0" w:color="auto"/>
              <w:right w:val="single" w:sz="4" w:space="0" w:color="auto"/>
            </w:tcBorders>
            <w:shd w:val="clear" w:color="auto" w:fill="auto"/>
            <w:vAlign w:val="center"/>
            <w:hideMark/>
          </w:tcPr>
          <w:p w14:paraId="454842E4"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003B081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31E261D8"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167DE5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78CA54F2"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0529CCD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FA4109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פרקים</w:t>
            </w:r>
          </w:p>
        </w:tc>
        <w:tc>
          <w:tcPr>
            <w:tcW w:w="3124" w:type="dxa"/>
            <w:vMerge/>
            <w:tcBorders>
              <w:left w:val="single" w:sz="4" w:space="0" w:color="auto"/>
              <w:right w:val="single" w:sz="4" w:space="0" w:color="auto"/>
            </w:tcBorders>
            <w:shd w:val="clear" w:color="auto" w:fill="auto"/>
            <w:vAlign w:val="center"/>
            <w:hideMark/>
          </w:tcPr>
          <w:p w14:paraId="441CA148"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196424B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7DA68EAF"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4D0669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59FDC2B8"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7723E85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794D667"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חלקי מבנה</w:t>
            </w:r>
          </w:p>
        </w:tc>
        <w:tc>
          <w:tcPr>
            <w:tcW w:w="3124" w:type="dxa"/>
            <w:vMerge/>
            <w:tcBorders>
              <w:left w:val="single" w:sz="4" w:space="0" w:color="auto"/>
              <w:right w:val="single" w:sz="4" w:space="0" w:color="auto"/>
            </w:tcBorders>
            <w:shd w:val="clear" w:color="auto" w:fill="auto"/>
            <w:vAlign w:val="center"/>
            <w:hideMark/>
          </w:tcPr>
          <w:p w14:paraId="63F1F8DE"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54E5597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44B88BFE"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9BCC8F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5A7642BB"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05EAF726"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22181FE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מחירון לתוספות/הפחתות</w:t>
            </w:r>
          </w:p>
        </w:tc>
        <w:tc>
          <w:tcPr>
            <w:tcW w:w="3124" w:type="dxa"/>
            <w:vMerge/>
            <w:tcBorders>
              <w:left w:val="single" w:sz="4" w:space="0" w:color="auto"/>
              <w:bottom w:val="single" w:sz="4" w:space="0" w:color="auto"/>
              <w:right w:val="single" w:sz="4" w:space="0" w:color="auto"/>
            </w:tcBorders>
            <w:shd w:val="clear" w:color="auto" w:fill="auto"/>
            <w:vAlign w:val="center"/>
            <w:hideMark/>
          </w:tcPr>
          <w:p w14:paraId="128CDC7A"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bottom w:val="single" w:sz="4" w:space="0" w:color="auto"/>
              <w:right w:val="single" w:sz="4" w:space="0" w:color="auto"/>
            </w:tcBorders>
            <w:shd w:val="clear" w:color="auto" w:fill="auto"/>
            <w:vAlign w:val="center"/>
            <w:hideMark/>
          </w:tcPr>
          <w:p w14:paraId="40F2FBF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10CB758E" w14:textId="77777777" w:rsidTr="009B30C2">
        <w:trPr>
          <w:trHeight w:val="303"/>
        </w:trPr>
        <w:tc>
          <w:tcPr>
            <w:tcW w:w="754" w:type="dxa"/>
            <w:vMerge w:val="restart"/>
            <w:tcBorders>
              <w:top w:val="nil"/>
              <w:left w:val="single" w:sz="4" w:space="0" w:color="auto"/>
              <w:bottom w:val="nil"/>
              <w:right w:val="single" w:sz="4" w:space="0" w:color="auto"/>
            </w:tcBorders>
            <w:shd w:val="clear" w:color="auto" w:fill="auto"/>
            <w:hideMark/>
          </w:tcPr>
          <w:p w14:paraId="76DF6CA2"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ב'</w:t>
            </w:r>
          </w:p>
        </w:tc>
        <w:tc>
          <w:tcPr>
            <w:tcW w:w="1884" w:type="dxa"/>
            <w:vMerge w:val="restart"/>
            <w:tcBorders>
              <w:top w:val="nil"/>
              <w:left w:val="single" w:sz="4" w:space="0" w:color="auto"/>
              <w:bottom w:val="nil"/>
              <w:right w:val="single" w:sz="4" w:space="0" w:color="auto"/>
            </w:tcBorders>
            <w:shd w:val="clear" w:color="auto" w:fill="auto"/>
            <w:hideMark/>
          </w:tcPr>
          <w:p w14:paraId="74576920"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br/>
              <w:t>נוסח החוזה</w:t>
            </w:r>
            <w:r w:rsidRPr="00E56613">
              <w:rPr>
                <w:rFonts w:ascii="David" w:eastAsia="Times New Roman" w:hAnsi="David" w:cs="David"/>
                <w:b/>
                <w:bCs/>
                <w:strike/>
                <w:u w:val="single"/>
                <w:rtl/>
              </w:rPr>
              <w:br/>
            </w:r>
            <w:r w:rsidRPr="00E56613">
              <w:rPr>
                <w:rFonts w:ascii="David" w:eastAsia="Times New Roman" w:hAnsi="David" w:cs="David"/>
                <w:b/>
                <w:bCs/>
                <w:u w:val="single"/>
                <w:rtl/>
              </w:rPr>
              <w:t>ונספחיו</w:t>
            </w:r>
          </w:p>
        </w:tc>
        <w:tc>
          <w:tcPr>
            <w:tcW w:w="1756" w:type="dxa"/>
            <w:vMerge w:val="restart"/>
            <w:tcBorders>
              <w:top w:val="nil"/>
              <w:left w:val="single" w:sz="4" w:space="0" w:color="auto"/>
              <w:bottom w:val="nil"/>
              <w:right w:val="single" w:sz="4" w:space="0" w:color="auto"/>
            </w:tcBorders>
            <w:shd w:val="clear" w:color="auto" w:fill="auto"/>
            <w:hideMark/>
          </w:tcPr>
          <w:p w14:paraId="5868EE9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br/>
              <w:t xml:space="preserve">כרוך בחוברת  </w:t>
            </w:r>
            <w:r w:rsidRPr="00E56613">
              <w:rPr>
                <w:rFonts w:ascii="David" w:eastAsia="Times New Roman" w:hAnsi="David" w:cs="David"/>
                <w:rtl/>
              </w:rPr>
              <w:br/>
            </w:r>
          </w:p>
        </w:tc>
        <w:tc>
          <w:tcPr>
            <w:tcW w:w="2810" w:type="dxa"/>
            <w:tcBorders>
              <w:top w:val="single" w:sz="4" w:space="0" w:color="auto"/>
              <w:left w:val="single" w:sz="4" w:space="0" w:color="auto"/>
              <w:right w:val="single" w:sz="4" w:space="0" w:color="auto"/>
            </w:tcBorders>
            <w:shd w:val="clear" w:color="auto" w:fill="auto"/>
            <w:vAlign w:val="center"/>
            <w:hideMark/>
          </w:tcPr>
          <w:p w14:paraId="4C958AA4"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1FF49E7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vMerge w:val="restart"/>
            <w:tcBorders>
              <w:top w:val="nil"/>
              <w:left w:val="single" w:sz="4" w:space="0" w:color="auto"/>
              <w:right w:val="single" w:sz="4" w:space="0" w:color="auto"/>
            </w:tcBorders>
            <w:shd w:val="clear" w:color="auto" w:fill="auto"/>
          </w:tcPr>
          <w:p w14:paraId="0670938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p w14:paraId="27D94AE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הנספחים הקבועים</w:t>
            </w:r>
          </w:p>
          <w:p w14:paraId="561B9972"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7BDA8B3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 xml:space="preserve">יצורף בנפרד </w:t>
            </w:r>
          </w:p>
          <w:p w14:paraId="0A1BD743"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691DD8D0"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39139B9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404515F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3568BFAF"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0E8E6854"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08452A7F"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r w:rsidRPr="00E56613">
              <w:rPr>
                <w:rFonts w:ascii="David" w:eastAsia="Times New Roman" w:hAnsi="David" w:cs="David"/>
                <w:rtl/>
              </w:rPr>
              <w:t>לרבות הערך של כל מרכיב בבנייה לצורך ההתחשבנות במהלך הביצוע</w:t>
            </w:r>
            <w:r w:rsidRPr="00E56613">
              <w:rPr>
                <w:rFonts w:ascii="David" w:eastAsia="Times New Roman" w:hAnsi="David" w:cs="David"/>
              </w:rPr>
              <w:t> </w:t>
            </w:r>
          </w:p>
        </w:tc>
        <w:tc>
          <w:tcPr>
            <w:tcW w:w="1276" w:type="dxa"/>
            <w:tcBorders>
              <w:top w:val="nil"/>
              <w:left w:val="single" w:sz="4" w:space="0" w:color="auto"/>
              <w:bottom w:val="nil"/>
              <w:right w:val="single" w:sz="4" w:space="0" w:color="auto"/>
            </w:tcBorders>
            <w:shd w:val="clear" w:color="auto" w:fill="auto"/>
            <w:vAlign w:val="center"/>
            <w:hideMark/>
          </w:tcPr>
          <w:p w14:paraId="607C04A7"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5AB31D28"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686977D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31284ABA"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71C79B8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vAlign w:val="center"/>
          </w:tcPr>
          <w:p w14:paraId="11A79C9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tcPr>
          <w:p w14:paraId="662DEB18"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AA0ED0F"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66E3A729"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2472770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564D05CF"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63E4ADD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tcPr>
          <w:p w14:paraId="56EEE50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25D627E6"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23C565E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7B72EC98"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4690B1F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380894BE"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3C3F1D7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C59E29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יועצים ופרטיהם</w:t>
            </w:r>
            <w:r w:rsidRPr="00E56613">
              <w:rPr>
                <w:rFonts w:ascii="David" w:eastAsia="Times New Roman" w:hAnsi="David" w:cs="David" w:hint="cs"/>
                <w:rtl/>
              </w:rPr>
              <w:t xml:space="preserve"> </w:t>
            </w:r>
          </w:p>
        </w:tc>
        <w:tc>
          <w:tcPr>
            <w:tcW w:w="3124" w:type="dxa"/>
            <w:vMerge/>
            <w:tcBorders>
              <w:left w:val="single" w:sz="4" w:space="0" w:color="auto"/>
              <w:right w:val="single" w:sz="4" w:space="0" w:color="auto"/>
            </w:tcBorders>
            <w:shd w:val="clear" w:color="auto" w:fill="auto"/>
            <w:vAlign w:val="center"/>
            <w:hideMark/>
          </w:tcPr>
          <w:p w14:paraId="7F560FC5"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23A7E7C3"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7F7AA56D"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02EB6B6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1C82E192"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6414718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F53866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התאמות כללי לחוזה.</w:t>
            </w:r>
          </w:p>
          <w:p w14:paraId="42581920"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3124" w:type="dxa"/>
            <w:vMerge/>
            <w:tcBorders>
              <w:left w:val="single" w:sz="4" w:space="0" w:color="auto"/>
              <w:right w:val="single" w:sz="4" w:space="0" w:color="auto"/>
            </w:tcBorders>
            <w:shd w:val="clear" w:color="auto" w:fill="auto"/>
            <w:vAlign w:val="center"/>
            <w:hideMark/>
          </w:tcPr>
          <w:p w14:paraId="48C8B645"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7054025"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6A204E28"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1F294C9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0E6B4E31"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45A3566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636E53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23045E7A"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9A92C95"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42098DC3" w14:textId="77777777" w:rsidTr="009B30C2">
        <w:trPr>
          <w:trHeight w:val="1276"/>
        </w:trPr>
        <w:tc>
          <w:tcPr>
            <w:tcW w:w="754" w:type="dxa"/>
            <w:vMerge/>
            <w:tcBorders>
              <w:top w:val="nil"/>
              <w:left w:val="single" w:sz="4" w:space="0" w:color="auto"/>
              <w:bottom w:val="nil"/>
              <w:right w:val="single" w:sz="4" w:space="0" w:color="auto"/>
            </w:tcBorders>
            <w:vAlign w:val="center"/>
            <w:hideMark/>
          </w:tcPr>
          <w:p w14:paraId="7463427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1EF92187"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5687F34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388E118A"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3D43ADE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זמנים כללי - יוכן ע"י הקבלן ויאושר ע"י המזמין</w:t>
            </w:r>
            <w:r w:rsidRPr="00E56613">
              <w:rPr>
                <w:rFonts w:ascii="David" w:eastAsia="Times New Roman" w:hAnsi="David" w:cs="David" w:hint="cs"/>
                <w:rtl/>
              </w:rPr>
              <w:t>.</w:t>
            </w:r>
          </w:p>
          <w:p w14:paraId="6874524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תשלומים (על בסיס אחוזים מתוך המחיר הכולל)</w:t>
            </w:r>
            <w:r w:rsidRPr="00E56613">
              <w:rPr>
                <w:rFonts w:ascii="David" w:eastAsia="Times New Roman" w:hAnsi="David" w:cs="David" w:hint="cs"/>
                <w:rtl/>
              </w:rPr>
              <w:t>.</w:t>
            </w:r>
          </w:p>
          <w:p w14:paraId="518597A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ערבויות בנקאיות</w:t>
            </w:r>
            <w:r w:rsidRPr="00E56613">
              <w:rPr>
                <w:rFonts w:ascii="David" w:eastAsia="Times New Roman" w:hAnsi="David" w:cs="David" w:hint="cs"/>
                <w:rtl/>
              </w:rPr>
              <w:t>.</w:t>
            </w:r>
          </w:p>
          <w:p w14:paraId="0D17D96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חוזה משולש</w:t>
            </w:r>
            <w:r w:rsidRPr="00E56613">
              <w:rPr>
                <w:rFonts w:ascii="David" w:eastAsia="Times New Roman" w:hAnsi="David" w:cs="David" w:hint="cs"/>
                <w:rtl/>
              </w:rPr>
              <w:t>.</w:t>
            </w:r>
          </w:p>
          <w:p w14:paraId="66FC284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אישור ביטוח</w:t>
            </w:r>
            <w:r w:rsidRPr="00E56613">
              <w:rPr>
                <w:rFonts w:ascii="David" w:eastAsia="Times New Roman" w:hAnsi="David" w:cs="David" w:hint="cs"/>
                <w:rtl/>
              </w:rPr>
              <w:t>.</w:t>
            </w:r>
          </w:p>
          <w:p w14:paraId="72A2CA5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נטילת ייצוג</w:t>
            </w:r>
            <w:r w:rsidRPr="00E56613">
              <w:rPr>
                <w:rFonts w:ascii="David" w:eastAsia="Times New Roman" w:hAnsi="David" w:cs="David" w:hint="cs"/>
                <w:rtl/>
              </w:rPr>
              <w:t>.</w:t>
            </w:r>
          </w:p>
          <w:p w14:paraId="6A38760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היעדר תביעות</w:t>
            </w:r>
            <w:r w:rsidRPr="00E56613">
              <w:rPr>
                <w:rFonts w:ascii="David" w:eastAsia="Times New Roman" w:hAnsi="David" w:cs="David" w:hint="cs"/>
                <w:rtl/>
              </w:rPr>
              <w:t>.</w:t>
            </w:r>
          </w:p>
          <w:p w14:paraId="13155E2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העתק רישיון קבלן - יצורף לחוזה ע"י הקבלן הראשי</w:t>
            </w:r>
            <w:r w:rsidRPr="00E56613">
              <w:rPr>
                <w:rFonts w:ascii="David" w:eastAsia="Times New Roman" w:hAnsi="David" w:cs="David" w:hint="cs"/>
                <w:rtl/>
              </w:rPr>
              <w:t>.</w:t>
            </w:r>
          </w:p>
          <w:p w14:paraId="35C92BE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נוהל ביצוע עבודות בחום</w:t>
            </w:r>
            <w:r w:rsidRPr="00E56613">
              <w:rPr>
                <w:rFonts w:ascii="David" w:eastAsia="Times New Roman" w:hAnsi="David" w:cs="David" w:hint="cs"/>
                <w:rtl/>
              </w:rPr>
              <w:t>.</w:t>
            </w:r>
          </w:p>
          <w:p w14:paraId="01A5DF7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הממונה על הבטיחות המופנית למזמין</w:t>
            </w:r>
            <w:r w:rsidRPr="00E56613">
              <w:rPr>
                <w:rFonts w:ascii="David" w:eastAsia="Times New Roman" w:hAnsi="David" w:cs="David" w:hint="cs"/>
                <w:rtl/>
              </w:rPr>
              <w:t>.</w:t>
            </w:r>
          </w:p>
          <w:p w14:paraId="537A819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מבנה מפקח בהתאם לסעיף 18.2.6 להלן.</w:t>
            </w:r>
          </w:p>
          <w:p w14:paraId="1DCA61E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לביצוע שינויים בין הקבלן לרוכשים.</w:t>
            </w:r>
          </w:p>
          <w:p w14:paraId="781A133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אריחי ריצוף וחיפוי לכלים סניטריים - ברזים וארונות אמבטיה</w:t>
            </w:r>
            <w:r w:rsidRPr="00E56613">
              <w:rPr>
                <w:rFonts w:ascii="David" w:eastAsia="Times New Roman" w:hAnsi="David" w:cs="David" w:hint="cs"/>
                <w:rtl/>
              </w:rPr>
              <w:t>.</w:t>
            </w:r>
          </w:p>
          <w:p w14:paraId="1B5FDEF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ארונות מטבח ו/או ארונות אמבטיה</w:t>
            </w:r>
            <w:r w:rsidRPr="00E56613">
              <w:rPr>
                <w:rFonts w:ascii="David" w:eastAsia="Times New Roman" w:hAnsi="David" w:cs="David" w:hint="cs"/>
                <w:rtl/>
              </w:rPr>
              <w:t>.</w:t>
            </w:r>
          </w:p>
          <w:p w14:paraId="47F9E71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והרכבת דלתות פנים</w:t>
            </w:r>
            <w:r w:rsidRPr="00E56613">
              <w:rPr>
                <w:rFonts w:ascii="David" w:eastAsia="Times New Roman" w:hAnsi="David" w:cs="David" w:hint="cs"/>
                <w:rtl/>
              </w:rPr>
              <w:t>.</w:t>
            </w:r>
          </w:p>
          <w:p w14:paraId="59229DF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חיפויי פרקט</w:t>
            </w:r>
            <w:r w:rsidRPr="00E56613">
              <w:rPr>
                <w:rFonts w:ascii="David" w:eastAsia="Times New Roman" w:hAnsi="David" w:cs="David" w:hint="cs"/>
                <w:rtl/>
              </w:rPr>
              <w:t>.</w:t>
            </w:r>
          </w:p>
          <w:p w14:paraId="2012F34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פרוגראמה לבדיקות מעבדה</w:t>
            </w:r>
            <w:r w:rsidRPr="00E56613">
              <w:rPr>
                <w:rFonts w:ascii="David" w:eastAsia="Times New Roman" w:hAnsi="David" w:cs="David" w:hint="cs"/>
                <w:rtl/>
              </w:rPr>
              <w:t>.</w:t>
            </w:r>
          </w:p>
          <w:p w14:paraId="120CEAB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לגידור אתר הפרויקט</w:t>
            </w:r>
            <w:r w:rsidRPr="00E56613">
              <w:rPr>
                <w:rFonts w:ascii="David" w:eastAsia="Times New Roman" w:hAnsi="David" w:cs="David" w:hint="cs"/>
                <w:rtl/>
              </w:rPr>
              <w:t>.</w:t>
            </w:r>
          </w:p>
          <w:p w14:paraId="1495B0E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שילוט הפרויקט</w:t>
            </w:r>
            <w:r w:rsidRPr="00E56613">
              <w:rPr>
                <w:rFonts w:ascii="David" w:eastAsia="Times New Roman" w:hAnsi="David" w:cs="David" w:hint="cs"/>
                <w:rtl/>
              </w:rPr>
              <w:t>.</w:t>
            </w:r>
          </w:p>
          <w:p w14:paraId="4DB10EE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שלט יועצים</w:t>
            </w:r>
            <w:r w:rsidRPr="00E56613">
              <w:rPr>
                <w:rFonts w:ascii="David" w:eastAsia="Times New Roman" w:hAnsi="David" w:cs="David" w:hint="cs"/>
                <w:rtl/>
              </w:rPr>
              <w:t>.</w:t>
            </w:r>
          </w:p>
          <w:p w14:paraId="1C964EA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lastRenderedPageBreak/>
              <w:t>מפרט ותכנון עקרוני של שוט אשפה וטיפול בו - יוכן ע"י הקבלן</w:t>
            </w:r>
            <w:r w:rsidRPr="00E56613">
              <w:rPr>
                <w:rFonts w:ascii="David" w:eastAsia="Times New Roman" w:hAnsi="David" w:cs="David" w:hint="cs"/>
                <w:rtl/>
              </w:rPr>
              <w:t>.</w:t>
            </w:r>
          </w:p>
          <w:p w14:paraId="4D53104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שכר טרחת יועצים בגין שינויי דיירים</w:t>
            </w:r>
            <w:r w:rsidRPr="00E56613">
              <w:rPr>
                <w:rFonts w:ascii="David" w:eastAsia="Times New Roman" w:hAnsi="David" w:cs="David" w:hint="cs"/>
                <w:rtl/>
              </w:rPr>
              <w:t>.</w:t>
            </w:r>
            <w:r w:rsidRPr="00E56613">
              <w:rPr>
                <w:rFonts w:ascii="David" w:eastAsia="Times New Roman" w:hAnsi="David" w:cs="David"/>
                <w:rtl/>
              </w:rPr>
              <w:t xml:space="preserve"> </w:t>
            </w:r>
          </w:p>
          <w:p w14:paraId="06A3C6C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טופס אישור סיום</w:t>
            </w:r>
            <w:r w:rsidRPr="00E56613">
              <w:rPr>
                <w:rFonts w:ascii="David" w:eastAsia="Times New Roman" w:hAnsi="David" w:cs="David" w:hint="cs"/>
                <w:rtl/>
              </w:rPr>
              <w:t xml:space="preserve"> בדירה</w:t>
            </w:r>
            <w:r w:rsidRPr="00E56613">
              <w:rPr>
                <w:rFonts w:ascii="David" w:eastAsia="Times New Roman" w:hAnsi="David" w:cs="David"/>
                <w:rtl/>
              </w:rPr>
              <w:t xml:space="preserve"> </w:t>
            </w:r>
            <w:r w:rsidRPr="00E56613">
              <w:rPr>
                <w:rFonts w:ascii="David" w:eastAsia="Times New Roman" w:hAnsi="David" w:cs="David" w:hint="cs"/>
                <w:rtl/>
              </w:rPr>
              <w:t xml:space="preserve">וטופס </w:t>
            </w:r>
            <w:r w:rsidRPr="00E56613">
              <w:rPr>
                <w:rFonts w:ascii="David" w:eastAsia="Times New Roman" w:hAnsi="David" w:cs="David"/>
                <w:rtl/>
              </w:rPr>
              <w:t>אישור סיום עבודות ברכוש המשותף</w:t>
            </w:r>
            <w:r w:rsidRPr="00E56613">
              <w:rPr>
                <w:rFonts w:ascii="David" w:eastAsia="Times New Roman" w:hAnsi="David" w:cs="David" w:hint="cs"/>
                <w:rtl/>
              </w:rPr>
              <w:t>.</w:t>
            </w:r>
          </w:p>
          <w:p w14:paraId="540CFA4F" w14:textId="77777777" w:rsidR="00237720" w:rsidRPr="00E56613" w:rsidRDefault="00237720" w:rsidP="009B30C2">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למעבר בטוח להולכי רגל</w:t>
            </w:r>
          </w:p>
        </w:tc>
        <w:tc>
          <w:tcPr>
            <w:tcW w:w="3124" w:type="dxa"/>
            <w:vMerge/>
            <w:tcBorders>
              <w:left w:val="single" w:sz="4" w:space="0" w:color="auto"/>
              <w:bottom w:val="single" w:sz="4" w:space="0" w:color="auto"/>
              <w:right w:val="single" w:sz="4" w:space="0" w:color="auto"/>
            </w:tcBorders>
            <w:shd w:val="clear" w:color="auto" w:fill="auto"/>
            <w:hideMark/>
          </w:tcPr>
          <w:p w14:paraId="10EB8FE1"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7FB62C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r>
      <w:tr w:rsidR="00237720" w:rsidRPr="00E56613" w14:paraId="72E12EC1" w14:textId="77777777" w:rsidTr="009B30C2">
        <w:trPr>
          <w:trHeight w:val="978"/>
        </w:trPr>
        <w:tc>
          <w:tcPr>
            <w:tcW w:w="754"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03905C64"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r>
            <w:r w:rsidRPr="00E56613">
              <w:rPr>
                <w:rFonts w:ascii="David" w:eastAsia="Times New Roman" w:hAnsi="David" w:cs="David"/>
                <w:b/>
                <w:bCs/>
                <w:rtl/>
              </w:rPr>
              <w:br/>
              <w:t>מסמך ג'</w:t>
            </w:r>
          </w:p>
        </w:tc>
        <w:tc>
          <w:tcPr>
            <w:tcW w:w="1884" w:type="dxa"/>
            <w:tcBorders>
              <w:top w:val="single" w:sz="4" w:space="0" w:color="auto"/>
              <w:left w:val="single" w:sz="4" w:space="0" w:color="auto"/>
              <w:bottom w:val="nil"/>
              <w:right w:val="single" w:sz="4" w:space="0" w:color="auto"/>
            </w:tcBorders>
            <w:shd w:val="clear" w:color="auto" w:fill="auto"/>
            <w:vAlign w:val="center"/>
            <w:hideMark/>
          </w:tcPr>
          <w:p w14:paraId="5435270B"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מפרטים מיוחדים ומפרטים טכניים לעבודות</w:t>
            </w:r>
          </w:p>
        </w:tc>
        <w:tc>
          <w:tcPr>
            <w:tcW w:w="1756"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1627AC1D" w14:textId="77777777" w:rsidR="00237720" w:rsidRPr="00E56613" w:rsidRDefault="00237720" w:rsidP="00237720">
            <w:pPr>
              <w:spacing w:before="0" w:beforeAutospacing="0" w:after="0" w:afterAutospacing="0" w:line="240" w:lineRule="auto"/>
              <w:rPr>
                <w:rFonts w:ascii="David" w:eastAsia="Times New Roman" w:hAnsi="David" w:cs="David"/>
                <w:b/>
                <w:bCs/>
                <w:rtl/>
              </w:rPr>
            </w:pPr>
            <w:r w:rsidRPr="00E56613">
              <w:rPr>
                <w:rFonts w:ascii="David" w:eastAsia="Times New Roman" w:hAnsi="David" w:cs="David"/>
                <w:rtl/>
              </w:rPr>
              <w:br/>
            </w:r>
            <w:r w:rsidRPr="00E56613">
              <w:rPr>
                <w:rFonts w:ascii="David" w:eastAsia="Times New Roman" w:hAnsi="David" w:cs="David" w:hint="cs"/>
                <w:b/>
                <w:bCs/>
                <w:rtl/>
              </w:rPr>
              <w:t xml:space="preserve">יש לכרוך </w:t>
            </w:r>
            <w:r w:rsidRPr="00E56613">
              <w:rPr>
                <w:rFonts w:ascii="David" w:eastAsia="Times New Roman" w:hAnsi="David" w:cs="David"/>
                <w:b/>
                <w:bCs/>
                <w:rtl/>
              </w:rPr>
              <w:t xml:space="preserve">כל מפרט בחוברת נפרדת </w:t>
            </w:r>
            <w:r w:rsidRPr="00E56613">
              <w:rPr>
                <w:rFonts w:ascii="David" w:eastAsia="Times New Roman" w:hAnsi="David" w:cs="David"/>
                <w:b/>
                <w:bCs/>
                <w:rtl/>
              </w:rPr>
              <w:br/>
            </w:r>
          </w:p>
        </w:tc>
        <w:tc>
          <w:tcPr>
            <w:tcW w:w="2810" w:type="dxa"/>
            <w:tcBorders>
              <w:top w:val="nil"/>
              <w:left w:val="single" w:sz="4" w:space="0" w:color="auto"/>
              <w:bottom w:val="nil"/>
              <w:right w:val="single" w:sz="4" w:space="0" w:color="auto"/>
            </w:tcBorders>
            <w:shd w:val="clear" w:color="auto" w:fill="auto"/>
            <w:vAlign w:val="center"/>
            <w:hideMark/>
          </w:tcPr>
          <w:p w14:paraId="0B02833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nil"/>
              <w:right w:val="single" w:sz="4" w:space="0" w:color="auto"/>
            </w:tcBorders>
            <w:shd w:val="clear" w:color="auto" w:fill="auto"/>
            <w:vAlign w:val="center"/>
            <w:hideMark/>
          </w:tcPr>
          <w:p w14:paraId="7A70B50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bottom w:val="nil"/>
              <w:right w:val="single" w:sz="4" w:space="0" w:color="auto"/>
            </w:tcBorders>
            <w:shd w:val="clear" w:color="auto" w:fill="auto"/>
            <w:vAlign w:val="center"/>
            <w:hideMark/>
          </w:tcPr>
          <w:p w14:paraId="50DE153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3361FA01" w14:textId="77777777" w:rsidTr="009B30C2">
        <w:trPr>
          <w:trHeight w:val="301"/>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43CB966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7455C3A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194006D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853DF1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 טכני </w:t>
            </w:r>
            <w:proofErr w:type="spellStart"/>
            <w:r w:rsidRPr="00E56613">
              <w:rPr>
                <w:rFonts w:ascii="David" w:eastAsia="Times New Roman" w:hAnsi="David" w:cs="David"/>
                <w:rtl/>
              </w:rPr>
              <w:t>אפ"י</w:t>
            </w:r>
            <w:proofErr w:type="spellEnd"/>
            <w:r w:rsidRPr="00E56613">
              <w:rPr>
                <w:rFonts w:ascii="David" w:eastAsia="Times New Roman" w:hAnsi="David" w:cs="David"/>
                <w:rtl/>
              </w:rPr>
              <w:t xml:space="preserve"> </w:t>
            </w:r>
          </w:p>
        </w:tc>
        <w:tc>
          <w:tcPr>
            <w:tcW w:w="3124" w:type="dxa"/>
            <w:tcBorders>
              <w:top w:val="nil"/>
              <w:left w:val="nil"/>
              <w:bottom w:val="nil"/>
              <w:right w:val="nil"/>
            </w:tcBorders>
            <w:shd w:val="clear" w:color="auto" w:fill="auto"/>
            <w:vAlign w:val="center"/>
            <w:hideMark/>
          </w:tcPr>
          <w:p w14:paraId="54A265E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תכולת העבודה</w:t>
            </w:r>
          </w:p>
        </w:tc>
        <w:tc>
          <w:tcPr>
            <w:tcW w:w="1276" w:type="dxa"/>
            <w:tcBorders>
              <w:top w:val="nil"/>
              <w:left w:val="single" w:sz="4" w:space="0" w:color="auto"/>
              <w:bottom w:val="nil"/>
              <w:right w:val="single" w:sz="4" w:space="0" w:color="auto"/>
            </w:tcBorders>
            <w:shd w:val="clear" w:color="auto" w:fill="auto"/>
            <w:vAlign w:val="center"/>
            <w:hideMark/>
          </w:tcPr>
          <w:p w14:paraId="752BFBA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773F359B"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50C0C50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0E52FD5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20CD2EF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A8ED2ED"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543EC635"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0746BFB1"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 xml:space="preserve">מפרט </w:t>
            </w:r>
            <w:proofErr w:type="spellStart"/>
            <w:r w:rsidRPr="00E56613">
              <w:rPr>
                <w:rFonts w:ascii="David" w:eastAsia="Times New Roman" w:hAnsi="David" w:cs="David"/>
                <w:rtl/>
              </w:rPr>
              <w:t>תגמירים</w:t>
            </w:r>
            <w:proofErr w:type="spellEnd"/>
            <w:r w:rsidRPr="00E56613">
              <w:rPr>
                <w:rFonts w:ascii="David" w:eastAsia="Times New Roman" w:hAnsi="David" w:cs="David"/>
                <w:rtl/>
              </w:rPr>
              <w:t xml:space="preserve"> </w:t>
            </w:r>
            <w:proofErr w:type="spellStart"/>
            <w:r w:rsidRPr="00E56613">
              <w:rPr>
                <w:rFonts w:ascii="David" w:eastAsia="Times New Roman" w:hAnsi="David" w:cs="David"/>
                <w:rtl/>
              </w:rPr>
              <w:t>אפ"י</w:t>
            </w:r>
            <w:proofErr w:type="spellEnd"/>
            <w:r w:rsidRPr="00E56613">
              <w:rPr>
                <w:rFonts w:ascii="David" w:eastAsia="Times New Roman" w:hAnsi="David" w:cs="David"/>
                <w:rtl/>
              </w:rPr>
              <w:t xml:space="preserve"> (סטנדרט יזם)</w:t>
            </w:r>
          </w:p>
          <w:p w14:paraId="40349403"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3C1EFF19"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 xml:space="preserve">מפרטי מכר </w:t>
            </w:r>
            <w:proofErr w:type="spellStart"/>
            <w:r w:rsidRPr="00E56613">
              <w:rPr>
                <w:rFonts w:ascii="David" w:eastAsia="Times New Roman" w:hAnsi="David" w:cs="David"/>
                <w:rtl/>
              </w:rPr>
              <w:t>ותכניות</w:t>
            </w:r>
            <w:proofErr w:type="spellEnd"/>
            <w:r w:rsidRPr="00E56613">
              <w:rPr>
                <w:rFonts w:ascii="David" w:eastAsia="Times New Roman" w:hAnsi="David" w:cs="David"/>
                <w:rtl/>
              </w:rPr>
              <w:t xml:space="preserve"> מכר</w:t>
            </w:r>
          </w:p>
          <w:p w14:paraId="0C2D2AEA"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3BD41BC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מפרטי היועצים לפי פרקים </w:t>
            </w:r>
          </w:p>
        </w:tc>
        <w:tc>
          <w:tcPr>
            <w:tcW w:w="3124" w:type="dxa"/>
            <w:tcBorders>
              <w:top w:val="nil"/>
              <w:left w:val="nil"/>
              <w:bottom w:val="nil"/>
              <w:right w:val="nil"/>
            </w:tcBorders>
            <w:shd w:val="clear" w:color="auto" w:fill="auto"/>
            <w:vAlign w:val="center"/>
            <w:hideMark/>
          </w:tcPr>
          <w:p w14:paraId="5339EFF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מחירי יסוד</w:t>
            </w:r>
          </w:p>
        </w:tc>
        <w:tc>
          <w:tcPr>
            <w:tcW w:w="1276" w:type="dxa"/>
            <w:tcBorders>
              <w:top w:val="nil"/>
              <w:left w:val="single" w:sz="4" w:space="0" w:color="auto"/>
              <w:bottom w:val="nil"/>
              <w:right w:val="single" w:sz="4" w:space="0" w:color="auto"/>
            </w:tcBorders>
            <w:shd w:val="clear" w:color="auto" w:fill="auto"/>
            <w:vAlign w:val="center"/>
            <w:hideMark/>
          </w:tcPr>
          <w:p w14:paraId="70B8A92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6F340083"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4EF86AB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2B233F4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0240761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DFF39A0"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c>
          <w:tcPr>
            <w:tcW w:w="3124" w:type="dxa"/>
            <w:tcBorders>
              <w:top w:val="nil"/>
              <w:left w:val="nil"/>
              <w:bottom w:val="nil"/>
              <w:right w:val="nil"/>
            </w:tcBorders>
            <w:shd w:val="clear" w:color="auto" w:fill="auto"/>
            <w:vAlign w:val="center"/>
            <w:hideMark/>
          </w:tcPr>
          <w:p w14:paraId="4352B732"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p>
        </w:tc>
        <w:tc>
          <w:tcPr>
            <w:tcW w:w="1276" w:type="dxa"/>
            <w:tcBorders>
              <w:top w:val="nil"/>
              <w:left w:val="single" w:sz="4" w:space="0" w:color="auto"/>
              <w:bottom w:val="nil"/>
              <w:right w:val="single" w:sz="4" w:space="0" w:color="auto"/>
            </w:tcBorders>
            <w:shd w:val="clear" w:color="auto" w:fill="auto"/>
            <w:vAlign w:val="center"/>
            <w:hideMark/>
          </w:tcPr>
          <w:p w14:paraId="574AE4AF"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2E8B2AFD" w14:textId="77777777" w:rsidTr="009B30C2">
        <w:trPr>
          <w:trHeight w:val="70"/>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390493D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auto" w:fill="auto"/>
            <w:vAlign w:val="center"/>
          </w:tcPr>
          <w:p w14:paraId="7FA9128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1439647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78D020BD" w14:textId="77777777" w:rsidR="00237720" w:rsidRPr="00E56613" w:rsidRDefault="00237720" w:rsidP="00237720">
            <w:pPr>
              <w:bidi w:val="0"/>
              <w:spacing w:before="0" w:beforeAutospacing="0" w:after="0" w:afterAutospacing="0" w:line="240" w:lineRule="auto"/>
              <w:jc w:val="both"/>
              <w:rPr>
                <w:rFonts w:ascii="David" w:eastAsia="Times New Roman" w:hAnsi="David" w:cs="David"/>
                <w:rtl/>
              </w:rPr>
            </w:pPr>
            <w:r w:rsidRPr="00E56613">
              <w:rPr>
                <w:rFonts w:ascii="David" w:eastAsia="Times New Roman" w:hAnsi="David" w:cs="David"/>
              </w:rPr>
              <w:t> </w:t>
            </w:r>
          </w:p>
        </w:tc>
        <w:tc>
          <w:tcPr>
            <w:tcW w:w="3124" w:type="dxa"/>
            <w:tcBorders>
              <w:top w:val="nil"/>
              <w:left w:val="nil"/>
              <w:bottom w:val="single" w:sz="4" w:space="0" w:color="auto"/>
              <w:right w:val="nil"/>
            </w:tcBorders>
            <w:shd w:val="clear" w:color="auto" w:fill="auto"/>
            <w:vAlign w:val="center"/>
            <w:hideMark/>
          </w:tcPr>
          <w:p w14:paraId="6384E7FF"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7CC50CD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60C65785" w14:textId="77777777" w:rsidTr="009B30C2">
        <w:trPr>
          <w:trHeight w:val="944"/>
        </w:trPr>
        <w:tc>
          <w:tcPr>
            <w:tcW w:w="754" w:type="dxa"/>
            <w:vMerge w:val="restart"/>
            <w:tcBorders>
              <w:top w:val="nil"/>
              <w:left w:val="single" w:sz="4" w:space="0" w:color="auto"/>
              <w:bottom w:val="single" w:sz="4" w:space="0" w:color="000000"/>
              <w:right w:val="single" w:sz="4" w:space="0" w:color="auto"/>
            </w:tcBorders>
            <w:shd w:val="clear" w:color="auto" w:fill="auto"/>
            <w:hideMark/>
          </w:tcPr>
          <w:p w14:paraId="2BFD0873"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p>
          <w:p w14:paraId="2539E3C5"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ד'</w:t>
            </w:r>
          </w:p>
        </w:tc>
        <w:tc>
          <w:tcPr>
            <w:tcW w:w="1884" w:type="dxa"/>
            <w:tcBorders>
              <w:top w:val="nil"/>
              <w:left w:val="single" w:sz="4" w:space="0" w:color="auto"/>
              <w:bottom w:val="nil"/>
              <w:right w:val="single" w:sz="4" w:space="0" w:color="auto"/>
            </w:tcBorders>
            <w:shd w:val="clear" w:color="000000" w:fill="FFFFFF"/>
            <w:vAlign w:val="center"/>
            <w:hideMark/>
          </w:tcPr>
          <w:p w14:paraId="38E3B4B0"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proofErr w:type="spellStart"/>
            <w:r w:rsidRPr="00E56613">
              <w:rPr>
                <w:rFonts w:ascii="David" w:eastAsia="Times New Roman" w:hAnsi="David" w:cs="David"/>
                <w:b/>
                <w:bCs/>
                <w:u w:val="single"/>
                <w:rtl/>
              </w:rPr>
              <w:t>תכניות</w:t>
            </w:r>
            <w:proofErr w:type="spellEnd"/>
            <w:r w:rsidRPr="00E56613">
              <w:rPr>
                <w:rFonts w:ascii="David" w:eastAsia="Times New Roman" w:hAnsi="David" w:cs="David"/>
                <w:b/>
                <w:bCs/>
                <w:u w:val="single"/>
                <w:rtl/>
              </w:rPr>
              <w:t xml:space="preserve"> ונספחים טכניים</w:t>
            </w:r>
          </w:p>
        </w:tc>
        <w:tc>
          <w:tcPr>
            <w:tcW w:w="1756" w:type="dxa"/>
            <w:tcBorders>
              <w:top w:val="nil"/>
              <w:left w:val="single" w:sz="4" w:space="0" w:color="auto"/>
              <w:right w:val="single" w:sz="4" w:space="0" w:color="auto"/>
            </w:tcBorders>
            <w:shd w:val="clear" w:color="auto" w:fill="auto"/>
            <w:hideMark/>
          </w:tcPr>
          <w:p w14:paraId="12979FA7"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5DD489B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r w:rsidRPr="00E56613">
              <w:rPr>
                <w:rFonts w:ascii="David" w:eastAsia="Times New Roman" w:hAnsi="David" w:cs="David"/>
                <w:rtl/>
              </w:rPr>
              <w:br/>
            </w:r>
          </w:p>
        </w:tc>
        <w:tc>
          <w:tcPr>
            <w:tcW w:w="2810" w:type="dxa"/>
            <w:tcBorders>
              <w:top w:val="nil"/>
              <w:left w:val="nil"/>
              <w:right w:val="nil"/>
            </w:tcBorders>
            <w:shd w:val="clear" w:color="auto" w:fill="auto"/>
            <w:vAlign w:val="center"/>
            <w:hideMark/>
          </w:tcPr>
          <w:p w14:paraId="3DB4B06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57DF9D8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רשימת </w:t>
            </w:r>
            <w:proofErr w:type="spellStart"/>
            <w:r w:rsidRPr="00E56613">
              <w:rPr>
                <w:rFonts w:ascii="David" w:eastAsia="Times New Roman" w:hAnsi="David" w:cs="David"/>
                <w:rtl/>
              </w:rPr>
              <w:t>תכניות</w:t>
            </w:r>
            <w:proofErr w:type="spellEnd"/>
            <w:r w:rsidRPr="00E56613">
              <w:rPr>
                <w:rFonts w:ascii="David" w:eastAsia="Times New Roman" w:hAnsi="David" w:cs="David"/>
                <w:rtl/>
              </w:rPr>
              <w:t xml:space="preserve"> לפי פרקים</w:t>
            </w:r>
          </w:p>
        </w:tc>
        <w:tc>
          <w:tcPr>
            <w:tcW w:w="3124" w:type="dxa"/>
            <w:tcBorders>
              <w:top w:val="nil"/>
              <w:left w:val="single" w:sz="4" w:space="0" w:color="auto"/>
              <w:right w:val="single" w:sz="4" w:space="0" w:color="auto"/>
            </w:tcBorders>
            <w:shd w:val="clear" w:color="auto" w:fill="auto"/>
            <w:vAlign w:val="center"/>
            <w:hideMark/>
          </w:tcPr>
          <w:p w14:paraId="38AC376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right w:val="single" w:sz="4" w:space="0" w:color="auto"/>
            </w:tcBorders>
            <w:shd w:val="clear" w:color="000000" w:fill="FFFFFF"/>
            <w:vAlign w:val="center"/>
            <w:hideMark/>
          </w:tcPr>
          <w:p w14:paraId="41D5B2E5"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3E3CE48B"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p w14:paraId="41186ACF"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tc>
      </w:tr>
      <w:tr w:rsidR="00237720" w:rsidRPr="00E56613" w14:paraId="64616FFD"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34187EB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2AC2979D"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val="restart"/>
            <w:tcBorders>
              <w:left w:val="single" w:sz="4" w:space="0" w:color="auto"/>
              <w:bottom w:val="single" w:sz="4" w:space="0" w:color="000000"/>
              <w:right w:val="single" w:sz="4" w:space="0" w:color="auto"/>
            </w:tcBorders>
            <w:shd w:val="clear" w:color="auto" w:fill="auto"/>
            <w:hideMark/>
          </w:tcPr>
          <w:p w14:paraId="063F270C" w14:textId="77777777" w:rsidR="00237720" w:rsidRPr="00E56613" w:rsidRDefault="00237720" w:rsidP="00237720">
            <w:pPr>
              <w:spacing w:before="0" w:beforeAutospacing="0" w:after="0" w:afterAutospacing="0" w:line="240" w:lineRule="auto"/>
              <w:rPr>
                <w:rFonts w:ascii="David" w:eastAsia="Times New Roman" w:hAnsi="David" w:cs="David"/>
              </w:rPr>
            </w:pPr>
            <w:proofErr w:type="spellStart"/>
            <w:r w:rsidRPr="00E56613">
              <w:rPr>
                <w:rFonts w:ascii="David" w:eastAsia="Times New Roman" w:hAnsi="David" w:cs="David"/>
                <w:rtl/>
              </w:rPr>
              <w:t>תכניות</w:t>
            </w:r>
            <w:proofErr w:type="spellEnd"/>
            <w:r w:rsidRPr="00E56613">
              <w:rPr>
                <w:rFonts w:ascii="David" w:eastAsia="Times New Roman" w:hAnsi="David" w:cs="David"/>
                <w:rtl/>
              </w:rPr>
              <w:t xml:space="preserve"> ירוכזו בארגזים/קלסרים גדולים הכוללים את לוגו החברה, שם ותמונת הפרויקט.</w:t>
            </w:r>
            <w:r w:rsidRPr="00E56613">
              <w:rPr>
                <w:rFonts w:ascii="David" w:eastAsia="Times New Roman" w:hAnsi="David" w:cs="David"/>
                <w:rtl/>
              </w:rPr>
              <w:br/>
            </w:r>
            <w:r w:rsidRPr="00E56613">
              <w:rPr>
                <w:rFonts w:ascii="David" w:eastAsia="Times New Roman" w:hAnsi="David" w:cs="David"/>
                <w:rtl/>
              </w:rPr>
              <w:br/>
              <w:t xml:space="preserve">מפרטים/דו"חות ורשימות שונות יכרכו בחוברת </w:t>
            </w:r>
          </w:p>
        </w:tc>
        <w:tc>
          <w:tcPr>
            <w:tcW w:w="2810" w:type="dxa"/>
            <w:tcBorders>
              <w:left w:val="single" w:sz="4" w:space="0" w:color="auto"/>
              <w:bottom w:val="nil"/>
              <w:right w:val="single" w:sz="4" w:space="0" w:color="auto"/>
            </w:tcBorders>
            <w:shd w:val="clear" w:color="auto" w:fill="auto"/>
            <w:vAlign w:val="center"/>
            <w:hideMark/>
          </w:tcPr>
          <w:p w14:paraId="3FC9B600" w14:textId="77777777" w:rsidR="00237720" w:rsidRPr="00E56613" w:rsidRDefault="00237720" w:rsidP="00237720">
            <w:pPr>
              <w:spacing w:before="0" w:beforeAutospacing="0" w:after="0" w:afterAutospacing="0" w:line="240" w:lineRule="auto"/>
              <w:rPr>
                <w:rFonts w:ascii="David" w:eastAsia="Times New Roman" w:hAnsi="David" w:cs="David"/>
                <w:rtl/>
              </w:rPr>
            </w:pPr>
            <w:proofErr w:type="spellStart"/>
            <w:r w:rsidRPr="00E56613">
              <w:rPr>
                <w:rFonts w:ascii="David" w:eastAsia="Times New Roman" w:hAnsi="David" w:cs="David"/>
                <w:rtl/>
              </w:rPr>
              <w:t>תכניות</w:t>
            </w:r>
            <w:proofErr w:type="spellEnd"/>
            <w:r w:rsidRPr="00E56613">
              <w:rPr>
                <w:rFonts w:ascii="David" w:eastAsia="Times New Roman" w:hAnsi="David" w:cs="David"/>
                <w:rtl/>
              </w:rPr>
              <w:t xml:space="preserve"> פיתוח</w:t>
            </w:r>
          </w:p>
        </w:tc>
        <w:tc>
          <w:tcPr>
            <w:tcW w:w="3124" w:type="dxa"/>
            <w:tcBorders>
              <w:left w:val="nil"/>
              <w:bottom w:val="nil"/>
              <w:right w:val="nil"/>
            </w:tcBorders>
            <w:shd w:val="clear" w:color="auto" w:fill="auto"/>
            <w:noWrap/>
            <w:vAlign w:val="bottom"/>
            <w:hideMark/>
          </w:tcPr>
          <w:p w14:paraId="3857F225"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left w:val="single" w:sz="4" w:space="0" w:color="auto"/>
              <w:bottom w:val="nil"/>
              <w:right w:val="single" w:sz="4" w:space="0" w:color="auto"/>
            </w:tcBorders>
            <w:shd w:val="clear" w:color="auto" w:fill="auto"/>
            <w:vAlign w:val="center"/>
            <w:hideMark/>
          </w:tcPr>
          <w:p w14:paraId="20F14E9C"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D764C87"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09123B6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1B7D362F"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2D946E2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252E081" w14:textId="77777777" w:rsidR="00237720" w:rsidRPr="00E56613" w:rsidRDefault="00237720" w:rsidP="00237720">
            <w:pPr>
              <w:spacing w:before="0" w:beforeAutospacing="0" w:after="0" w:afterAutospacing="0" w:line="240" w:lineRule="auto"/>
              <w:rPr>
                <w:rFonts w:ascii="David" w:eastAsia="Times New Roman" w:hAnsi="David" w:cs="David"/>
              </w:rPr>
            </w:pPr>
            <w:proofErr w:type="spellStart"/>
            <w:r w:rsidRPr="00E56613">
              <w:rPr>
                <w:rFonts w:ascii="David" w:eastAsia="Times New Roman" w:hAnsi="David" w:cs="David"/>
                <w:rtl/>
              </w:rPr>
              <w:t>תכניות</w:t>
            </w:r>
            <w:proofErr w:type="spellEnd"/>
            <w:r w:rsidRPr="00E56613">
              <w:rPr>
                <w:rFonts w:ascii="David" w:eastAsia="Times New Roman" w:hAnsi="David" w:cs="David"/>
                <w:rtl/>
              </w:rPr>
              <w:t xml:space="preserve"> אדריכלות פנים לשטחים ציבוריים</w:t>
            </w:r>
          </w:p>
        </w:tc>
        <w:tc>
          <w:tcPr>
            <w:tcW w:w="3124" w:type="dxa"/>
            <w:tcBorders>
              <w:top w:val="nil"/>
              <w:left w:val="nil"/>
              <w:bottom w:val="nil"/>
              <w:right w:val="nil"/>
            </w:tcBorders>
            <w:shd w:val="clear" w:color="auto" w:fill="auto"/>
            <w:noWrap/>
            <w:vAlign w:val="bottom"/>
            <w:hideMark/>
          </w:tcPr>
          <w:p w14:paraId="307B84E3"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DA5D20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A70404A"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2E629A8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17D00651"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228F04E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3BBE397"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מסגרות</w:t>
            </w:r>
          </w:p>
        </w:tc>
        <w:tc>
          <w:tcPr>
            <w:tcW w:w="3124" w:type="dxa"/>
            <w:tcBorders>
              <w:top w:val="nil"/>
              <w:left w:val="nil"/>
              <w:bottom w:val="nil"/>
              <w:right w:val="nil"/>
            </w:tcBorders>
            <w:shd w:val="clear" w:color="auto" w:fill="auto"/>
            <w:vAlign w:val="center"/>
            <w:hideMark/>
          </w:tcPr>
          <w:p w14:paraId="3A16F13F"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D31CC1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DD33DBD"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F5F22D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5FC932CD"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44AEDD5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36EC1B5"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נגרות</w:t>
            </w:r>
          </w:p>
        </w:tc>
        <w:tc>
          <w:tcPr>
            <w:tcW w:w="3124" w:type="dxa"/>
            <w:tcBorders>
              <w:top w:val="nil"/>
              <w:left w:val="nil"/>
              <w:bottom w:val="nil"/>
              <w:right w:val="nil"/>
            </w:tcBorders>
            <w:shd w:val="clear" w:color="auto" w:fill="auto"/>
            <w:vAlign w:val="center"/>
            <w:hideMark/>
          </w:tcPr>
          <w:p w14:paraId="4B09E178"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51B929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458CA008"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BF44CC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7633702C"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E63330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EAA8FA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אלומ</w:t>
            </w:r>
            <w:r w:rsidR="001F50AB">
              <w:rPr>
                <w:rFonts w:ascii="David" w:eastAsia="Times New Roman" w:hAnsi="David" w:cs="David" w:hint="cs"/>
                <w:rtl/>
              </w:rPr>
              <w:t>י</w:t>
            </w:r>
            <w:r w:rsidRPr="00E56613">
              <w:rPr>
                <w:rFonts w:ascii="David" w:eastAsia="Times New Roman" w:hAnsi="David" w:cs="David"/>
                <w:rtl/>
              </w:rPr>
              <w:t>ניום</w:t>
            </w:r>
          </w:p>
        </w:tc>
        <w:tc>
          <w:tcPr>
            <w:tcW w:w="3124" w:type="dxa"/>
            <w:tcBorders>
              <w:top w:val="nil"/>
              <w:left w:val="nil"/>
              <w:bottom w:val="nil"/>
              <w:right w:val="nil"/>
            </w:tcBorders>
            <w:shd w:val="clear" w:color="auto" w:fill="auto"/>
            <w:vAlign w:val="center"/>
            <w:hideMark/>
          </w:tcPr>
          <w:p w14:paraId="6055E543"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A49353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A2E17D4"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EE42D3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52A6AC48"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5F2C2D2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CCE348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חוברת מטבחים</w:t>
            </w:r>
          </w:p>
        </w:tc>
        <w:tc>
          <w:tcPr>
            <w:tcW w:w="3124" w:type="dxa"/>
            <w:tcBorders>
              <w:top w:val="nil"/>
              <w:left w:val="nil"/>
              <w:bottom w:val="nil"/>
              <w:right w:val="nil"/>
            </w:tcBorders>
            <w:shd w:val="clear" w:color="auto" w:fill="auto"/>
            <w:vAlign w:val="center"/>
            <w:hideMark/>
          </w:tcPr>
          <w:p w14:paraId="4DC2BBD8"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2AD374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6DD580B"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2554D79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42E07355" w14:textId="77777777" w:rsidR="00237720" w:rsidRPr="00E56613" w:rsidRDefault="00237720" w:rsidP="00237720">
            <w:pPr>
              <w:bidi w:val="0"/>
              <w:spacing w:before="0" w:beforeAutospacing="0" w:after="0" w:afterAutospacing="0" w:line="240" w:lineRule="auto"/>
              <w:rPr>
                <w:rFonts w:ascii="David" w:eastAsia="Times New Roman" w:hAnsi="David" w:cs="David"/>
                <w:b/>
                <w:bCs/>
              </w:rPr>
            </w:pPr>
            <w:r w:rsidRPr="00E56613">
              <w:rPr>
                <w:rFonts w:ascii="David" w:eastAsia="Times New Roman" w:hAnsi="David" w:cs="David"/>
                <w:b/>
                <w:bCs/>
                <w:strike/>
              </w:rPr>
              <w:t> </w:t>
            </w:r>
          </w:p>
        </w:tc>
        <w:tc>
          <w:tcPr>
            <w:tcW w:w="1756" w:type="dxa"/>
            <w:vMerge/>
            <w:tcBorders>
              <w:top w:val="nil"/>
              <w:left w:val="single" w:sz="4" w:space="0" w:color="auto"/>
              <w:bottom w:val="single" w:sz="4" w:space="0" w:color="000000"/>
              <w:right w:val="single" w:sz="4" w:space="0" w:color="auto"/>
            </w:tcBorders>
            <w:vAlign w:val="center"/>
            <w:hideMark/>
          </w:tcPr>
          <w:p w14:paraId="37B560C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44F0837"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מהיתר הבניה/הבקשה להיתר</w:t>
            </w:r>
          </w:p>
        </w:tc>
        <w:tc>
          <w:tcPr>
            <w:tcW w:w="3124" w:type="dxa"/>
            <w:tcBorders>
              <w:top w:val="nil"/>
              <w:left w:val="nil"/>
              <w:bottom w:val="nil"/>
              <w:right w:val="nil"/>
            </w:tcBorders>
            <w:shd w:val="clear" w:color="auto" w:fill="auto"/>
            <w:vAlign w:val="center"/>
            <w:hideMark/>
          </w:tcPr>
          <w:p w14:paraId="26FAEFDD"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3D0A88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7B7EE8F"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4878F8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bottom"/>
            <w:hideMark/>
          </w:tcPr>
          <w:p w14:paraId="7F99759E"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3D42373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04D2CE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הנחיות יועץ בטיחות + תכנית בקשה להיתר המאושרת ע"י כיבוי אש</w:t>
            </w:r>
            <w:r w:rsidRPr="00E56613">
              <w:rPr>
                <w:rFonts w:ascii="David" w:eastAsia="Times New Roman" w:hAnsi="David" w:cs="David" w:hint="cs"/>
                <w:rtl/>
              </w:rPr>
              <w:t>.</w:t>
            </w:r>
          </w:p>
          <w:p w14:paraId="1BC026F5"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הבטיחות</w:t>
            </w:r>
          </w:p>
        </w:tc>
        <w:tc>
          <w:tcPr>
            <w:tcW w:w="3124" w:type="dxa"/>
            <w:tcBorders>
              <w:top w:val="nil"/>
              <w:left w:val="nil"/>
              <w:bottom w:val="nil"/>
              <w:right w:val="nil"/>
            </w:tcBorders>
            <w:shd w:val="clear" w:color="auto" w:fill="auto"/>
            <w:vAlign w:val="center"/>
            <w:hideMark/>
          </w:tcPr>
          <w:p w14:paraId="35A34FB5"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535B04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1124BED"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6478CD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1F3B480"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D6097E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DAF2C2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מהנספח הסניטרי</w:t>
            </w:r>
          </w:p>
        </w:tc>
        <w:tc>
          <w:tcPr>
            <w:tcW w:w="3124" w:type="dxa"/>
            <w:tcBorders>
              <w:top w:val="nil"/>
              <w:left w:val="nil"/>
              <w:bottom w:val="nil"/>
              <w:right w:val="nil"/>
            </w:tcBorders>
            <w:shd w:val="clear" w:color="auto" w:fill="auto"/>
            <w:vAlign w:val="center"/>
            <w:hideMark/>
          </w:tcPr>
          <w:p w14:paraId="743D2AA8"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99A574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CD1C6D9"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5F7B1D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A6E70C7"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59E95CC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89A34D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הגא</w:t>
            </w:r>
          </w:p>
        </w:tc>
        <w:tc>
          <w:tcPr>
            <w:tcW w:w="3124" w:type="dxa"/>
            <w:tcBorders>
              <w:top w:val="nil"/>
              <w:left w:val="nil"/>
              <w:bottom w:val="nil"/>
              <w:right w:val="nil"/>
            </w:tcBorders>
            <w:shd w:val="clear" w:color="auto" w:fill="auto"/>
            <w:vAlign w:val="center"/>
            <w:hideMark/>
          </w:tcPr>
          <w:p w14:paraId="7EEAB695"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D6B6A1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4C7530B"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6C6728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4623D2D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75C9EB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741515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נגישות</w:t>
            </w:r>
          </w:p>
        </w:tc>
        <w:tc>
          <w:tcPr>
            <w:tcW w:w="3124" w:type="dxa"/>
            <w:tcBorders>
              <w:top w:val="nil"/>
              <w:left w:val="nil"/>
              <w:bottom w:val="nil"/>
              <w:right w:val="nil"/>
            </w:tcBorders>
            <w:shd w:val="clear" w:color="auto" w:fill="auto"/>
            <w:vAlign w:val="center"/>
            <w:hideMark/>
          </w:tcPr>
          <w:p w14:paraId="4FDAF47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DE13BF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65798E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DC9A9A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4C7F6C80"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4F7240B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D2A957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עותק מנספח </w:t>
            </w:r>
            <w:proofErr w:type="spellStart"/>
            <w:r w:rsidRPr="00E56613">
              <w:rPr>
                <w:rFonts w:ascii="David" w:eastAsia="Times New Roman" w:hAnsi="David" w:cs="David"/>
                <w:rtl/>
              </w:rPr>
              <w:t>איכה"ס</w:t>
            </w:r>
            <w:proofErr w:type="spellEnd"/>
            <w:r w:rsidRPr="00E56613">
              <w:rPr>
                <w:rFonts w:ascii="David" w:eastAsia="Times New Roman" w:hAnsi="David" w:cs="David"/>
                <w:rtl/>
              </w:rPr>
              <w:t xml:space="preserve"> / בנייה ירוקה</w:t>
            </w:r>
          </w:p>
        </w:tc>
        <w:tc>
          <w:tcPr>
            <w:tcW w:w="3124" w:type="dxa"/>
            <w:tcBorders>
              <w:top w:val="nil"/>
              <w:left w:val="nil"/>
              <w:bottom w:val="nil"/>
              <w:right w:val="nil"/>
            </w:tcBorders>
            <w:shd w:val="clear" w:color="auto" w:fill="auto"/>
            <w:vAlign w:val="center"/>
            <w:hideMark/>
          </w:tcPr>
          <w:p w14:paraId="15B5956F"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2327FA4"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2F1B5F7F"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990FBE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0A1DAD8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F970C9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0CB53C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אקוסטיקה</w:t>
            </w:r>
          </w:p>
        </w:tc>
        <w:tc>
          <w:tcPr>
            <w:tcW w:w="3124" w:type="dxa"/>
            <w:tcBorders>
              <w:top w:val="nil"/>
              <w:left w:val="nil"/>
              <w:bottom w:val="nil"/>
              <w:right w:val="nil"/>
            </w:tcBorders>
            <w:shd w:val="clear" w:color="auto" w:fill="auto"/>
            <w:vAlign w:val="center"/>
            <w:hideMark/>
          </w:tcPr>
          <w:p w14:paraId="2358C47E"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F76E42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3139718"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82B4ED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407DA2A5"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ED5616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B0718A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תרמי</w:t>
            </w:r>
          </w:p>
        </w:tc>
        <w:tc>
          <w:tcPr>
            <w:tcW w:w="3124" w:type="dxa"/>
            <w:tcBorders>
              <w:top w:val="nil"/>
              <w:left w:val="nil"/>
              <w:bottom w:val="nil"/>
              <w:right w:val="nil"/>
            </w:tcBorders>
            <w:shd w:val="clear" w:color="auto" w:fill="auto"/>
            <w:vAlign w:val="center"/>
            <w:hideMark/>
          </w:tcPr>
          <w:p w14:paraId="6A4A26F2"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9C4EF0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EDE5FE8"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198579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3C65674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1938728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58D729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קרקע</w:t>
            </w:r>
          </w:p>
        </w:tc>
        <w:tc>
          <w:tcPr>
            <w:tcW w:w="3124" w:type="dxa"/>
            <w:tcBorders>
              <w:top w:val="nil"/>
              <w:left w:val="nil"/>
              <w:bottom w:val="nil"/>
              <w:right w:val="nil"/>
            </w:tcBorders>
            <w:shd w:val="clear" w:color="auto" w:fill="auto"/>
            <w:vAlign w:val="center"/>
            <w:hideMark/>
          </w:tcPr>
          <w:p w14:paraId="3E70E4E4"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C09CBDC"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087A031"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4122ED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89B7C6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000E2F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D0F4217"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אבן</w:t>
            </w:r>
          </w:p>
        </w:tc>
        <w:tc>
          <w:tcPr>
            <w:tcW w:w="3124" w:type="dxa"/>
            <w:tcBorders>
              <w:top w:val="nil"/>
              <w:left w:val="nil"/>
              <w:bottom w:val="nil"/>
              <w:right w:val="nil"/>
            </w:tcBorders>
            <w:shd w:val="clear" w:color="auto" w:fill="auto"/>
            <w:vAlign w:val="center"/>
            <w:hideMark/>
          </w:tcPr>
          <w:p w14:paraId="7D676702"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2E7C54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6FDF252"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3E192D2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66E6083C"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1D6C23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46E45D7D" w14:textId="77777777" w:rsidR="00237720" w:rsidRPr="00E56613" w:rsidRDefault="00237720" w:rsidP="00237720">
            <w:pPr>
              <w:spacing w:before="0" w:beforeAutospacing="0" w:after="0" w:afterAutospacing="0" w:line="240" w:lineRule="auto"/>
              <w:rPr>
                <w:rFonts w:ascii="David" w:eastAsia="Times New Roman" w:hAnsi="David" w:cs="David"/>
              </w:rPr>
            </w:pPr>
            <w:proofErr w:type="spellStart"/>
            <w:r w:rsidRPr="00E56613">
              <w:rPr>
                <w:rFonts w:ascii="David" w:eastAsia="Times New Roman" w:hAnsi="David" w:cs="David"/>
                <w:rtl/>
              </w:rPr>
              <w:t>תשריט</w:t>
            </w:r>
            <w:proofErr w:type="spellEnd"/>
            <w:r w:rsidRPr="00E56613">
              <w:rPr>
                <w:rFonts w:ascii="David" w:eastAsia="Times New Roman" w:hAnsi="David" w:cs="David"/>
                <w:rtl/>
              </w:rPr>
              <w:t xml:space="preserve"> הגבולות </w:t>
            </w:r>
            <w:proofErr w:type="spellStart"/>
            <w:r w:rsidRPr="00E56613">
              <w:rPr>
                <w:rFonts w:ascii="David" w:eastAsia="Times New Roman" w:hAnsi="David" w:cs="David"/>
                <w:rtl/>
              </w:rPr>
              <w:t>הפאושליים</w:t>
            </w:r>
            <w:proofErr w:type="spellEnd"/>
            <w:r w:rsidRPr="00E56613">
              <w:rPr>
                <w:rFonts w:ascii="David" w:eastAsia="Times New Roman" w:hAnsi="David" w:cs="David"/>
                <w:rtl/>
              </w:rPr>
              <w:t xml:space="preserve"> </w:t>
            </w:r>
          </w:p>
        </w:tc>
        <w:tc>
          <w:tcPr>
            <w:tcW w:w="3124" w:type="dxa"/>
            <w:tcBorders>
              <w:top w:val="nil"/>
              <w:left w:val="nil"/>
              <w:bottom w:val="single" w:sz="4" w:space="0" w:color="auto"/>
              <w:right w:val="nil"/>
            </w:tcBorders>
            <w:shd w:val="clear" w:color="auto" w:fill="auto"/>
            <w:vAlign w:val="center"/>
            <w:hideMark/>
          </w:tcPr>
          <w:p w14:paraId="41E36B23"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4C91F8A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64D37765" w14:textId="77777777" w:rsidTr="009B30C2">
        <w:trPr>
          <w:trHeight w:val="834"/>
        </w:trPr>
        <w:tc>
          <w:tcPr>
            <w:tcW w:w="754" w:type="dxa"/>
            <w:tcBorders>
              <w:top w:val="nil"/>
              <w:left w:val="single" w:sz="4" w:space="0" w:color="auto"/>
              <w:bottom w:val="single" w:sz="4" w:space="0" w:color="auto"/>
              <w:right w:val="single" w:sz="4" w:space="0" w:color="auto"/>
            </w:tcBorders>
            <w:shd w:val="clear" w:color="auto" w:fill="auto"/>
            <w:vAlign w:val="center"/>
            <w:hideMark/>
          </w:tcPr>
          <w:p w14:paraId="2745F5BA"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lastRenderedPageBreak/>
              <w:t>מסמך ה'</w:t>
            </w: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41F0B46A"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חוזה לביצוע תשתיות/פיתוח/אחר - ככל וישנו</w:t>
            </w:r>
          </w:p>
        </w:tc>
        <w:tc>
          <w:tcPr>
            <w:tcW w:w="1756" w:type="dxa"/>
            <w:tcBorders>
              <w:top w:val="nil"/>
              <w:left w:val="single" w:sz="4" w:space="0" w:color="auto"/>
              <w:bottom w:val="single" w:sz="4" w:space="0" w:color="auto"/>
              <w:right w:val="single" w:sz="4" w:space="0" w:color="auto"/>
            </w:tcBorders>
            <w:shd w:val="clear" w:color="000000" w:fill="FFFFFF"/>
            <w:vAlign w:val="center"/>
            <w:hideMark/>
          </w:tcPr>
          <w:p w14:paraId="4A462A2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00CC571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single" w:sz="4" w:space="0" w:color="auto"/>
              <w:right w:val="single" w:sz="4" w:space="0" w:color="auto"/>
            </w:tcBorders>
            <w:shd w:val="clear" w:color="auto" w:fill="auto"/>
            <w:vAlign w:val="center"/>
            <w:hideMark/>
          </w:tcPr>
          <w:p w14:paraId="3A34D76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18396FE8" w14:textId="77777777" w:rsidR="00237720"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6E86C728" w14:textId="77777777" w:rsidR="00237720" w:rsidRDefault="00237720" w:rsidP="00237720">
            <w:pPr>
              <w:bidi w:val="0"/>
              <w:spacing w:before="0" w:beforeAutospacing="0" w:after="0" w:afterAutospacing="0" w:line="240" w:lineRule="auto"/>
              <w:rPr>
                <w:rFonts w:ascii="David" w:eastAsia="Times New Roman" w:hAnsi="David" w:cs="David"/>
              </w:rPr>
            </w:pPr>
          </w:p>
          <w:p w14:paraId="43934C5B" w14:textId="77777777" w:rsidR="00237720" w:rsidRDefault="00237720" w:rsidP="00237720">
            <w:pPr>
              <w:bidi w:val="0"/>
              <w:spacing w:before="0" w:beforeAutospacing="0" w:after="0" w:afterAutospacing="0" w:line="240" w:lineRule="auto"/>
              <w:rPr>
                <w:rFonts w:ascii="David" w:eastAsia="Times New Roman" w:hAnsi="David" w:cs="David"/>
              </w:rPr>
            </w:pPr>
          </w:p>
          <w:p w14:paraId="04E51E99" w14:textId="77777777" w:rsidR="00237720" w:rsidRPr="00E56613" w:rsidRDefault="00237720" w:rsidP="00237720">
            <w:pPr>
              <w:bidi w:val="0"/>
              <w:spacing w:before="0" w:beforeAutospacing="0" w:after="0" w:afterAutospacing="0" w:line="240" w:lineRule="auto"/>
              <w:rPr>
                <w:rFonts w:ascii="David" w:eastAsia="Times New Roman" w:hAnsi="David" w:cs="David"/>
              </w:rPr>
            </w:pPr>
          </w:p>
        </w:tc>
      </w:tr>
    </w:tbl>
    <w:p w14:paraId="1F985727" w14:textId="77777777" w:rsidR="00E56613" w:rsidRPr="00E56613" w:rsidRDefault="00E56613" w:rsidP="00E56613">
      <w:pPr>
        <w:rPr>
          <w:rFonts w:ascii="David" w:eastAsia="Times New Roman" w:hAnsi="David" w:cs="David"/>
          <w:b/>
          <w:bCs/>
          <w:sz w:val="32"/>
          <w:szCs w:val="32"/>
          <w:u w:val="single"/>
        </w:rPr>
      </w:pPr>
      <w:r w:rsidRPr="00E56613">
        <w:rPr>
          <w:rFonts w:ascii="David" w:eastAsia="Times New Roman" w:hAnsi="David" w:cs="David" w:hint="cs"/>
          <w:b/>
          <w:bCs/>
          <w:sz w:val="32"/>
          <w:szCs w:val="32"/>
          <w:u w:val="single"/>
          <w:rtl/>
        </w:rPr>
        <w:t xml:space="preserve"> </w:t>
      </w:r>
    </w:p>
    <w:p w14:paraId="32543781" w14:textId="77777777" w:rsidR="00E56613" w:rsidRPr="00E56613" w:rsidRDefault="00E56613" w:rsidP="00E56613">
      <w:pPr>
        <w:spacing w:before="0" w:beforeAutospacing="0" w:after="0" w:afterAutospacing="0" w:line="240" w:lineRule="auto"/>
        <w:ind w:right="175"/>
        <w:jc w:val="right"/>
        <w:rPr>
          <w:rFonts w:ascii="David" w:eastAsia="Times New Roman" w:hAnsi="David" w:cs="David"/>
          <w:color w:val="000000"/>
          <w:rtl/>
        </w:rPr>
      </w:pPr>
    </w:p>
    <w:p w14:paraId="63E21C8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46CC6D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C14627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511888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CAE959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0AD2B0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E578FD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0361A1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693251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603BE0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89EBD8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CD8F45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A21F4A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3B3CF7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429BFA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0AA137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7BA16C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909641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8522B0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349E03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42AB58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582F44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BE31C4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2C044E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5212B5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4886A0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0580B4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CB44A0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B88B5B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6B069A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8D0FCC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47E86C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5067A3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48C0AC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B85D92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8E929E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3F9503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E8845C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CE8877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FA1498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98E988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E7E871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711C74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017295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39AB99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1CDAEE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ABC2C8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10056255"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tl/>
        </w:rPr>
      </w:pPr>
    </w:p>
    <w:p w14:paraId="399A1332"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Pr>
      </w:pPr>
    </w:p>
    <w:p w14:paraId="66DF477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EC5AC6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0747F4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044A58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48F363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51F8D5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67ED0CB" w14:textId="77777777" w:rsidR="00E56613" w:rsidRDefault="00E56613" w:rsidP="00237720">
      <w:pPr>
        <w:tabs>
          <w:tab w:val="left" w:pos="9163"/>
        </w:tabs>
        <w:spacing w:before="0" w:beforeAutospacing="0" w:after="0" w:afterAutospacing="0" w:line="240" w:lineRule="auto"/>
        <w:ind w:left="-1186" w:right="-709"/>
        <w:jc w:val="center"/>
        <w:rPr>
          <w:rFonts w:ascii="David" w:eastAsia="Times New Roman" w:hAnsi="David" w:cs="David"/>
          <w:color w:val="000000"/>
          <w:rtl/>
        </w:rPr>
      </w:pPr>
      <w:r w:rsidRPr="00237720">
        <w:rPr>
          <w:rFonts w:ascii="Times New Roman" w:eastAsia="Times New Roman" w:hAnsi="Times New Roman" w:cs="David"/>
          <w:noProof/>
          <w:sz w:val="28"/>
          <w:szCs w:val="24"/>
        </w:rPr>
        <w:drawing>
          <wp:inline distT="0" distB="0" distL="0" distR="0" wp14:anchorId="6F527E79" wp14:editId="4ACACEC2">
            <wp:extent cx="5285740" cy="476250"/>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5740" cy="476250"/>
                    </a:xfrm>
                    <a:prstGeom prst="rect">
                      <a:avLst/>
                    </a:prstGeom>
                    <a:noFill/>
                  </pic:spPr>
                </pic:pic>
              </a:graphicData>
            </a:graphic>
          </wp:inline>
        </w:drawing>
      </w:r>
    </w:p>
    <w:p w14:paraId="7A1CFBC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44F4AB4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795BD1D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528DA8B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1F8DD071" w14:textId="77777777" w:rsidR="00237720" w:rsidRP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1E824ABB"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0779ACF2" w14:textId="77777777" w:rsidR="00E56613" w:rsidRPr="00237720"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6"/>
          <w:szCs w:val="32"/>
          <w:u w:val="single"/>
          <w:rtl/>
        </w:rPr>
      </w:pPr>
      <w:r w:rsidRPr="00237720">
        <w:rPr>
          <w:rFonts w:ascii="Times New Roman" w:eastAsia="Times New Roman" w:hAnsi="Times New Roman" w:cs="David" w:hint="cs"/>
          <w:b/>
          <w:bCs/>
          <w:sz w:val="36"/>
          <w:szCs w:val="32"/>
          <w:u w:val="single"/>
          <w:rtl/>
        </w:rPr>
        <w:t>הזמנה לקבלת הצעות</w:t>
      </w:r>
    </w:p>
    <w:p w14:paraId="61EC7E8D" w14:textId="77777777" w:rsidR="00E56613" w:rsidRPr="00E56613" w:rsidRDefault="00E56613" w:rsidP="00E56613">
      <w:pPr>
        <w:keepNext/>
        <w:spacing w:before="0" w:beforeAutospacing="0" w:after="0" w:afterAutospacing="0" w:line="480" w:lineRule="auto"/>
        <w:ind w:right="142"/>
        <w:jc w:val="center"/>
        <w:outlineLvl w:val="0"/>
        <w:rPr>
          <w:rFonts w:ascii="David" w:eastAsia="Times New Roman" w:hAnsi="David" w:cs="David"/>
          <w:sz w:val="24"/>
          <w:szCs w:val="24"/>
          <w:rtl/>
        </w:rPr>
      </w:pPr>
    </w:p>
    <w:p w14:paraId="48BFE1BB" w14:textId="077C8B84"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פרויקט</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הפרויקט"/>
          <w:tag w:val="cntProjectName"/>
          <w:id w:val="1185562377"/>
          <w:placeholder>
            <w:docPart w:val="546D826F80214C2AB2FB7BB696A57F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 w:author="Meryl Etman" w:date="2024-10-30T16:26:00Z">
            <w:r w:rsidR="00853104">
              <w:rPr>
                <w:rFonts w:ascii="David" w:eastAsia="Times New Roman" w:hAnsi="David" w:cs="David"/>
                <w:sz w:val="24"/>
                <w:szCs w:val="24"/>
                <w:rtl/>
              </w:rPr>
              <w:t>סביוני גבעת שמואל מגרשים 1006-1007</w:t>
            </w:r>
          </w:ins>
        </w:sdtContent>
      </w:sdt>
      <w:r w:rsidRPr="00E56613">
        <w:rPr>
          <w:rFonts w:ascii="David" w:eastAsia="Times New Roman" w:hAnsi="David" w:cs="David"/>
          <w:sz w:val="24"/>
          <w:szCs w:val="24"/>
          <w:rtl/>
        </w:rPr>
        <w:t xml:space="preserve"> </w:t>
      </w:r>
    </w:p>
    <w:p w14:paraId="04439C1A" w14:textId="2D4F0A99"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אתר</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אתר"/>
          <w:tag w:val="cntSite"/>
          <w:id w:val="-1528868231"/>
          <w:placeholder>
            <w:docPart w:val="AC34A1A7406445B9A9DEBE9EEB691D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 w:author="Meryl Etman" w:date="2024-10-30T16:27:00Z">
            <w:r w:rsidR="00853104">
              <w:rPr>
                <w:rFonts w:ascii="David" w:eastAsia="Times New Roman" w:hAnsi="David" w:cs="David"/>
                <w:sz w:val="24"/>
                <w:szCs w:val="24"/>
                <w:rtl/>
              </w:rPr>
              <w:t>גבעת שמואל</w:t>
            </w:r>
          </w:ins>
        </w:sdtContent>
      </w:sdt>
      <w:r w:rsidRPr="00E56613">
        <w:rPr>
          <w:rFonts w:ascii="David" w:eastAsia="Times New Roman" w:hAnsi="David" w:cs="David"/>
          <w:sz w:val="24"/>
          <w:szCs w:val="24"/>
          <w:rtl/>
        </w:rPr>
        <w:t xml:space="preserve"> </w:t>
      </w:r>
    </w:p>
    <w:p w14:paraId="30C84AC4" w14:textId="195EC16F"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proofErr w:type="spellStart"/>
      <w:r>
        <w:rPr>
          <w:rFonts w:ascii="David" w:eastAsia="Times New Roman" w:hAnsi="David" w:cs="David" w:hint="cs"/>
          <w:sz w:val="24"/>
          <w:szCs w:val="24"/>
          <w:rtl/>
        </w:rPr>
        <w:t>תב"ע</w:t>
      </w:r>
      <w:proofErr w:type="spellEnd"/>
      <w:r>
        <w:rPr>
          <w:rFonts w:ascii="David" w:eastAsia="Times New Roman" w:hAnsi="David" w:cs="David" w:hint="cs"/>
          <w:sz w:val="24"/>
          <w:szCs w:val="24"/>
          <w:rtl/>
        </w:rPr>
        <w:t xml:space="preserve">: </w:t>
      </w:r>
      <w:sdt>
        <w:sdtPr>
          <w:rPr>
            <w:rFonts w:ascii="David" w:eastAsia="Times New Roman" w:hAnsi="David" w:cs="David" w:hint="cs"/>
            <w:sz w:val="24"/>
            <w:szCs w:val="24"/>
            <w:rtl/>
          </w:rPr>
          <w:alias w:val="שדה נוסף 2"/>
          <w:tag w:val="cntCustomField2"/>
          <w:id w:val="-1577432817"/>
          <w:placeholder>
            <w:docPart w:val="D0F01E48189B4169B065941F658033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5" w:author="Meryl Etman" w:date="2024-10-30T16:29:00Z">
            <w:r w:rsidR="00853104">
              <w:rPr>
                <w:rFonts w:ascii="David" w:eastAsia="Times New Roman" w:hAnsi="David" w:cs="David" w:hint="cs"/>
                <w:sz w:val="24"/>
                <w:szCs w:val="24"/>
                <w:rtl/>
              </w:rPr>
              <w:t>427-0218768</w:t>
            </w:r>
          </w:ins>
        </w:sdtContent>
      </w:sdt>
    </w:p>
    <w:p w14:paraId="0EE91952" w14:textId="0FD4065A"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גוש וחלקה:</w:t>
      </w:r>
      <w:ins w:id="6" w:author="מרול אטמן" w:date="2024-10-30T16:31:00Z" w16du:dateUtc="2024-10-30T14:31:00Z">
        <w:r w:rsidR="000248A6">
          <w:rPr>
            <w:rFonts w:ascii="David" w:eastAsia="Times New Roman" w:hAnsi="David" w:cs="David" w:hint="cs"/>
            <w:sz w:val="24"/>
            <w:szCs w:val="24"/>
            <w:rtl/>
          </w:rPr>
          <w:t xml:space="preserve"> חלקות 84-85, גוש</w:t>
        </w:r>
      </w:ins>
      <w:r>
        <w:rPr>
          <w:rFonts w:ascii="David" w:eastAsia="Times New Roman" w:hAnsi="David" w:cs="David" w:hint="cs"/>
          <w:sz w:val="24"/>
          <w:szCs w:val="24"/>
          <w:rtl/>
        </w:rPr>
        <w:t xml:space="preserve"> </w:t>
      </w:r>
      <w:sdt>
        <w:sdtPr>
          <w:rPr>
            <w:rFonts w:ascii="David" w:eastAsia="Times New Roman" w:hAnsi="David" w:cs="David" w:hint="cs"/>
            <w:sz w:val="24"/>
            <w:szCs w:val="24"/>
            <w:rtl/>
          </w:rPr>
          <w:alias w:val="שדה נוסף 1"/>
          <w:tag w:val="cntCustomField1"/>
          <w:id w:val="539713951"/>
          <w:placeholder>
            <w:docPart w:val="99ABEC0E2CBB4A20BCB09FEAE10332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7" w:author="Meryl Etman" w:date="2024-10-30T16:29:00Z">
            <w:r w:rsidR="00853104">
              <w:rPr>
                <w:rFonts w:ascii="David" w:eastAsia="Times New Roman" w:hAnsi="David" w:cs="David" w:hint="cs"/>
                <w:sz w:val="24"/>
                <w:szCs w:val="24"/>
                <w:rtl/>
              </w:rPr>
              <w:t>6191</w:t>
            </w:r>
          </w:ins>
        </w:sdtContent>
      </w:sdt>
    </w:p>
    <w:p w14:paraId="1F7D29A5" w14:textId="03CD3299" w:rsidR="001F50AB" w:rsidDel="000248A6" w:rsidRDefault="001F50AB" w:rsidP="001F50AB">
      <w:pPr>
        <w:keepNext/>
        <w:spacing w:before="0" w:beforeAutospacing="0" w:after="0" w:afterAutospacing="0" w:line="480" w:lineRule="auto"/>
        <w:ind w:right="142"/>
        <w:jc w:val="center"/>
        <w:outlineLvl w:val="0"/>
        <w:rPr>
          <w:del w:id="8" w:author="מרול אטמן" w:date="2024-10-30T16:31:00Z" w16du:dateUtc="2024-10-30T14:31:00Z"/>
          <w:rFonts w:ascii="David" w:eastAsia="Times New Roman" w:hAnsi="David" w:cs="David"/>
          <w:sz w:val="24"/>
          <w:szCs w:val="24"/>
          <w:rtl/>
        </w:rPr>
      </w:pPr>
      <w:del w:id="9" w:author="מרול אטמן" w:date="2024-10-30T16:31:00Z" w16du:dateUtc="2024-10-30T14:31:00Z">
        <w:r w:rsidDel="000248A6">
          <w:rPr>
            <w:rFonts w:ascii="David" w:eastAsia="Times New Roman" w:hAnsi="David" w:cs="David" w:hint="cs"/>
            <w:sz w:val="24"/>
            <w:szCs w:val="24"/>
            <w:rtl/>
          </w:rPr>
          <w:delText>כתובת : __________________</w:delText>
        </w:r>
      </w:del>
    </w:p>
    <w:p w14:paraId="1FB36407"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40112627"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6CF17630"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06500F58"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486958D8"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C8220F3"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7736D2E1"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D450252"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2B76AB94"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2A1118E"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782B1E51"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2937104D"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407922BA" w14:textId="77777777" w:rsid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23621BA"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71B87C1D"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4D7E506F" w14:textId="77777777" w:rsidR="00377752" w:rsidRPr="00E56613"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01E09276"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1F5F6E12" w14:textId="77777777" w:rsidR="00E56613" w:rsidRPr="00237720" w:rsidRDefault="00E56613" w:rsidP="00237720">
      <w:pPr>
        <w:keepNext/>
        <w:spacing w:before="0" w:beforeAutospacing="0" w:after="0" w:afterAutospacing="0" w:line="480" w:lineRule="auto"/>
        <w:ind w:right="142"/>
        <w:outlineLvl w:val="0"/>
        <w:rPr>
          <w:rFonts w:ascii="Times New Roman" w:eastAsia="Times New Roman" w:hAnsi="Times New Roman" w:cs="David"/>
          <w:sz w:val="28"/>
          <w:szCs w:val="24"/>
          <w:u w:val="single"/>
          <w:rtl/>
        </w:rPr>
      </w:pPr>
    </w:p>
    <w:p w14:paraId="2B0E5AAC"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2"/>
          <w:szCs w:val="28"/>
          <w:u w:val="single"/>
          <w:rtl/>
        </w:rPr>
      </w:pPr>
      <w:r w:rsidRPr="00E56613">
        <w:rPr>
          <w:rFonts w:ascii="Times New Roman" w:eastAsia="Times New Roman" w:hAnsi="Times New Roman" w:cs="David" w:hint="cs"/>
          <w:b/>
          <w:bCs/>
          <w:sz w:val="32"/>
          <w:szCs w:val="28"/>
          <w:u w:val="single"/>
          <w:rtl/>
        </w:rPr>
        <w:t>הזמנה לקבלת הצעות</w:t>
      </w:r>
    </w:p>
    <w:p w14:paraId="60B9307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B84C64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ההזמנה מתייחסת  למסמכים הבאים (להלן - "</w:t>
      </w:r>
      <w:r w:rsidRPr="00E56613">
        <w:rPr>
          <w:rFonts w:ascii="Times New Roman" w:eastAsia="Times New Roman" w:hAnsi="Times New Roman" w:cs="David" w:hint="cs"/>
          <w:b/>
          <w:bCs/>
          <w:snapToGrid w:val="0"/>
          <w:sz w:val="26"/>
          <w:szCs w:val="24"/>
          <w:u w:val="single"/>
          <w:rtl/>
        </w:rPr>
        <w:t>מסמכי ההזמנה</w:t>
      </w:r>
      <w:r w:rsidRPr="00E56613">
        <w:rPr>
          <w:rFonts w:ascii="Times New Roman" w:eastAsia="Times New Roman" w:hAnsi="Times New Roman" w:cs="David" w:hint="cs"/>
          <w:snapToGrid w:val="0"/>
          <w:sz w:val="26"/>
          <w:szCs w:val="24"/>
          <w:u w:val="single"/>
          <w:rtl/>
        </w:rPr>
        <w:t>"):</w:t>
      </w:r>
    </w:p>
    <w:p w14:paraId="6FB7807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DC81391"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א':</w:t>
      </w:r>
      <w:r w:rsidRPr="00E56613">
        <w:rPr>
          <w:rFonts w:ascii="Times New Roman" w:eastAsia="Times New Roman" w:hAnsi="Times New Roman" w:cs="David" w:hint="cs"/>
          <w:b/>
          <w:bCs/>
          <w:snapToGrid w:val="0"/>
          <w:sz w:val="26"/>
          <w:szCs w:val="24"/>
          <w:rtl/>
        </w:rPr>
        <w:t xml:space="preserve"> הזמנה לקבלת הצעות</w:t>
      </w:r>
    </w:p>
    <w:p w14:paraId="2FA3A6AD"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א1- הוראות למשתתפים בהזמנה</w:t>
      </w:r>
    </w:p>
    <w:p w14:paraId="343DFE36"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א2- פרטי הקבלן</w:t>
      </w:r>
    </w:p>
    <w:p w14:paraId="494E1C68"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א3- הצהרת הקבלן ורישיון הקבלן</w:t>
      </w:r>
    </w:p>
    <w:p w14:paraId="54A4A3DD"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א4- לוח זמנים (נספח 3.1.10 לחוזה)</w:t>
      </w:r>
    </w:p>
    <w:p w14:paraId="4B2F2635"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א5- נוסח ערבות בנקאית</w:t>
      </w:r>
    </w:p>
    <w:p w14:paraId="6AD99FAF"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א6-  כתב ההצעה/הצעת הקבלן:</w:t>
      </w:r>
    </w:p>
    <w:p w14:paraId="39CFF403"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כללי (</w:t>
      </w:r>
      <w:proofErr w:type="spellStart"/>
      <w:r w:rsidRPr="00E56613">
        <w:rPr>
          <w:rFonts w:ascii="Times New Roman" w:eastAsia="Times New Roman" w:hAnsi="Times New Roman" w:cs="David" w:hint="cs"/>
          <w:snapToGrid w:val="0"/>
          <w:sz w:val="26"/>
          <w:szCs w:val="24"/>
          <w:rtl/>
        </w:rPr>
        <w:t>פאושלי</w:t>
      </w:r>
      <w:proofErr w:type="spellEnd"/>
      <w:r w:rsidRPr="00E56613">
        <w:rPr>
          <w:rFonts w:ascii="Times New Roman" w:eastAsia="Times New Roman" w:hAnsi="Times New Roman" w:cs="David" w:hint="cs"/>
          <w:snapToGrid w:val="0"/>
          <w:sz w:val="26"/>
          <w:szCs w:val="24"/>
          <w:rtl/>
        </w:rPr>
        <w:t>)</w:t>
      </w:r>
    </w:p>
    <w:p w14:paraId="79D0DF3E"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פרקים</w:t>
      </w:r>
    </w:p>
    <w:p w14:paraId="5D114AA7"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חלקי מבנה</w:t>
      </w:r>
    </w:p>
    <w:p w14:paraId="7B69CFB1"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מחירון לתוספות/הפחתות</w:t>
      </w:r>
    </w:p>
    <w:p w14:paraId="2551B024" w14:textId="77777777" w:rsidR="00E56613" w:rsidRPr="00E56613" w:rsidRDefault="00E56613" w:rsidP="00E56613">
      <w:pPr>
        <w:spacing w:before="0" w:beforeAutospacing="0" w:after="0" w:afterAutospacing="0" w:line="240" w:lineRule="auto"/>
        <w:ind w:left="567" w:hanging="567"/>
        <w:jc w:val="both"/>
        <w:rPr>
          <w:rFonts w:ascii="Times New Roman" w:eastAsia="Times New Roman" w:hAnsi="Times New Roman" w:cs="David"/>
          <w:snapToGrid w:val="0"/>
          <w:sz w:val="26"/>
          <w:szCs w:val="24"/>
          <w:rtl/>
        </w:rPr>
      </w:pPr>
    </w:p>
    <w:p w14:paraId="49DF0BD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CD67B9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מסמך ב':</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נוסח החוזה ונספחיו</w:t>
      </w:r>
      <w:r w:rsidRPr="00E56613">
        <w:rPr>
          <w:rFonts w:ascii="Times New Roman" w:eastAsia="Times New Roman" w:hAnsi="Times New Roman" w:cs="David" w:hint="cs"/>
          <w:snapToGrid w:val="0"/>
          <w:sz w:val="26"/>
          <w:szCs w:val="24"/>
          <w:rtl/>
        </w:rPr>
        <w:t xml:space="preserve"> </w:t>
      </w:r>
    </w:p>
    <w:p w14:paraId="1B4F4D8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C5F1F4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ג':</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מפרטים מיוחדים ומפרטים טכניים לעבודות</w:t>
      </w:r>
    </w:p>
    <w:p w14:paraId="784070D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B36A859" w14:textId="77777777" w:rsidR="00E56613" w:rsidRPr="00E56613" w:rsidRDefault="00E56613" w:rsidP="00E56613">
      <w:pPr>
        <w:keepNext/>
        <w:spacing w:before="0" w:beforeAutospacing="0" w:after="0" w:afterAutospacing="0" w:line="360" w:lineRule="auto"/>
        <w:jc w:val="both"/>
        <w:outlineLvl w:val="4"/>
        <w:rPr>
          <w:rFonts w:ascii="Times New Roman" w:eastAsia="Times New Roman" w:hAnsi="Times New Roman" w:cs="David"/>
          <w:b/>
          <w:bCs/>
          <w:sz w:val="26"/>
          <w:szCs w:val="24"/>
          <w:u w:val="single"/>
          <w:rtl/>
        </w:rPr>
      </w:pPr>
      <w:r w:rsidRPr="00E56613">
        <w:rPr>
          <w:rFonts w:ascii="Times New Roman" w:eastAsia="Times New Roman" w:hAnsi="Times New Roman" w:cs="David" w:hint="cs"/>
          <w:b/>
          <w:bCs/>
          <w:sz w:val="26"/>
          <w:szCs w:val="24"/>
          <w:u w:val="single"/>
          <w:rtl/>
        </w:rPr>
        <w:t>מסמך ד':</w:t>
      </w:r>
      <w:r w:rsidRPr="00E56613">
        <w:rPr>
          <w:rFonts w:ascii="Times New Roman" w:eastAsia="Times New Roman" w:hAnsi="Times New Roman" w:cs="David" w:hint="cs"/>
          <w:sz w:val="26"/>
          <w:szCs w:val="24"/>
          <w:rtl/>
        </w:rPr>
        <w:t xml:space="preserve"> </w:t>
      </w:r>
      <w:proofErr w:type="spellStart"/>
      <w:r w:rsidRPr="00E56613">
        <w:rPr>
          <w:rFonts w:ascii="Times New Roman" w:eastAsia="Times New Roman" w:hAnsi="Times New Roman" w:cs="David" w:hint="cs"/>
          <w:b/>
          <w:bCs/>
          <w:sz w:val="26"/>
          <w:szCs w:val="24"/>
          <w:rtl/>
        </w:rPr>
        <w:t>תכניות</w:t>
      </w:r>
      <w:proofErr w:type="spellEnd"/>
      <w:r w:rsidRPr="00E56613">
        <w:rPr>
          <w:rFonts w:ascii="Times New Roman" w:eastAsia="Times New Roman" w:hAnsi="Times New Roman" w:cs="David" w:hint="cs"/>
          <w:b/>
          <w:bCs/>
          <w:sz w:val="26"/>
          <w:szCs w:val="24"/>
          <w:rtl/>
        </w:rPr>
        <w:t xml:space="preserve"> ונספחים טכניים </w:t>
      </w:r>
    </w:p>
    <w:p w14:paraId="5AE5450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8972B6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ה':</w:t>
      </w:r>
      <w:r w:rsidRPr="00E56613">
        <w:rPr>
          <w:rFonts w:ascii="Times New Roman" w:eastAsia="Times New Roman" w:hAnsi="Times New Roman" w:cs="David" w:hint="cs"/>
          <w:b/>
          <w:bCs/>
          <w:snapToGrid w:val="0"/>
          <w:sz w:val="26"/>
          <w:szCs w:val="24"/>
          <w:rtl/>
        </w:rPr>
        <w:t xml:space="preserve"> חוזה לביצוע תשתיות ככל וישנו</w:t>
      </w:r>
    </w:p>
    <w:p w14:paraId="4A69489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4413975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3EA1921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br w:type="page"/>
      </w:r>
    </w:p>
    <w:p w14:paraId="576E39A5" w14:textId="77777777" w:rsidR="00E56613" w:rsidRPr="00E56613" w:rsidRDefault="00E56613" w:rsidP="00E56613">
      <w:pPr>
        <w:keepNext/>
        <w:spacing w:before="0" w:beforeAutospacing="0" w:after="0" w:afterAutospacing="0" w:line="240" w:lineRule="auto"/>
        <w:jc w:val="center"/>
        <w:outlineLvl w:val="0"/>
        <w:rPr>
          <w:rFonts w:ascii="Times New Roman" w:eastAsia="Times New Roman" w:hAnsi="Times New Roman" w:cs="David"/>
          <w:b/>
          <w:bCs/>
          <w:sz w:val="28"/>
          <w:szCs w:val="24"/>
          <w:u w:val="single"/>
          <w:rtl/>
        </w:rPr>
      </w:pPr>
      <w:r w:rsidRPr="00E56613">
        <w:rPr>
          <w:rFonts w:ascii="Times New Roman" w:eastAsia="Times New Roman" w:hAnsi="Times New Roman" w:cs="David" w:hint="cs"/>
          <w:b/>
          <w:bCs/>
          <w:sz w:val="28"/>
          <w:szCs w:val="24"/>
          <w:u w:val="single"/>
          <w:rtl/>
        </w:rPr>
        <w:lastRenderedPageBreak/>
        <w:t>מסמך א'1</w:t>
      </w:r>
    </w:p>
    <w:p w14:paraId="3AA65F1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B9B8BC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הוראות למשתתפים בהזמנה</w:t>
      </w:r>
    </w:p>
    <w:p w14:paraId="394E9D5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7F643EF"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יש לראות בהזמנה זו הזמנה מצד המזמין לקבלת הצעות ולא הצעה.</w:t>
      </w:r>
    </w:p>
    <w:p w14:paraId="5D98E5F0" w14:textId="77777777" w:rsidR="00E56613" w:rsidRPr="00E56613" w:rsidRDefault="00E56613" w:rsidP="00E56613">
      <w:pPr>
        <w:spacing w:before="0" w:beforeAutospacing="0" w:after="0" w:afterAutospacing="0" w:line="240" w:lineRule="auto"/>
        <w:ind w:left="460" w:firstLine="5"/>
        <w:jc w:val="both"/>
        <w:rPr>
          <w:rFonts w:ascii="Times New Roman" w:eastAsia="Times New Roman" w:hAnsi="Times New Roman" w:cs="David"/>
          <w:snapToGrid w:val="0"/>
          <w:sz w:val="26"/>
          <w:szCs w:val="24"/>
          <w:rtl/>
        </w:rPr>
      </w:pPr>
    </w:p>
    <w:p w14:paraId="4DBA1848"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על הקבלן המבקש להגיש הצעה, לעשות את הבאות:</w:t>
      </w:r>
    </w:p>
    <w:p w14:paraId="774251C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Pr>
      </w:pPr>
    </w:p>
    <w:p w14:paraId="464928E6"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 xml:space="preserve">צרף הצעת מחיר ולמלא בה את סה"כ מחיר העבודות ולסמנה כמסמך א6' של מסמכי ההזמנה. סכום זה יהווה את מחיר העבודות למטרת סעיף 6 של החוזה </w:t>
      </w:r>
      <w:proofErr w:type="spellStart"/>
      <w:r w:rsidRPr="00E56613">
        <w:rPr>
          <w:rFonts w:ascii="Times New Roman" w:eastAsia="Times New Roman" w:hAnsi="Times New Roman" w:cs="David" w:hint="cs"/>
          <w:sz w:val="26"/>
          <w:szCs w:val="24"/>
          <w:rtl/>
        </w:rPr>
        <w:t>המצ"ב</w:t>
      </w:r>
      <w:proofErr w:type="spellEnd"/>
      <w:r w:rsidRPr="00E56613">
        <w:rPr>
          <w:rFonts w:ascii="Times New Roman" w:eastAsia="Times New Roman" w:hAnsi="Times New Roman" w:cs="David" w:hint="cs"/>
          <w:sz w:val="26"/>
          <w:szCs w:val="24"/>
          <w:rtl/>
        </w:rPr>
        <w:t xml:space="preserve"> כמסמך ב' למסמכי ההזמנה (</w:t>
      </w:r>
      <w:proofErr w:type="spellStart"/>
      <w:r w:rsidRPr="00E56613">
        <w:rPr>
          <w:rFonts w:ascii="Times New Roman" w:eastAsia="Times New Roman" w:hAnsi="Times New Roman" w:cs="David" w:hint="cs"/>
          <w:sz w:val="26"/>
          <w:szCs w:val="24"/>
          <w:rtl/>
        </w:rPr>
        <w:t>להלן:"</w:t>
      </w:r>
      <w:r w:rsidRPr="00E56613">
        <w:rPr>
          <w:rFonts w:ascii="Times New Roman" w:eastAsia="Times New Roman" w:hAnsi="Times New Roman" w:cs="David" w:hint="cs"/>
          <w:b/>
          <w:bCs/>
          <w:sz w:val="26"/>
          <w:szCs w:val="24"/>
          <w:rtl/>
        </w:rPr>
        <w:t>סכום</w:t>
      </w:r>
      <w:proofErr w:type="spellEnd"/>
      <w:r w:rsidRPr="00E56613">
        <w:rPr>
          <w:rFonts w:ascii="Times New Roman" w:eastAsia="Times New Roman" w:hAnsi="Times New Roman" w:cs="David" w:hint="cs"/>
          <w:b/>
          <w:bCs/>
          <w:sz w:val="26"/>
          <w:szCs w:val="24"/>
          <w:rtl/>
        </w:rPr>
        <w:t xml:space="preserve"> הצעת הקבלן</w:t>
      </w:r>
      <w:r w:rsidRPr="00E56613">
        <w:rPr>
          <w:rFonts w:ascii="Times New Roman" w:eastAsia="Times New Roman" w:hAnsi="Times New Roman" w:cs="David" w:hint="cs"/>
          <w:sz w:val="26"/>
          <w:szCs w:val="24"/>
          <w:rtl/>
        </w:rPr>
        <w:t>")</w:t>
      </w:r>
      <w:r w:rsidRPr="00E56613">
        <w:rPr>
          <w:rFonts w:ascii="Times New Roman" w:eastAsia="Times New Roman" w:hAnsi="Times New Roman" w:cs="David" w:hint="cs"/>
          <w:snapToGrid w:val="0"/>
          <w:sz w:val="26"/>
          <w:szCs w:val="24"/>
          <w:rtl/>
        </w:rPr>
        <w:t>.</w:t>
      </w:r>
    </w:p>
    <w:p w14:paraId="7FB2CA1B"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 xml:space="preserve">מלא בסעיף 6 למסמך "הצעת הקבלן" </w:t>
      </w:r>
      <w:proofErr w:type="spellStart"/>
      <w:r w:rsidRPr="00E56613">
        <w:rPr>
          <w:rFonts w:ascii="Times New Roman" w:eastAsia="Times New Roman" w:hAnsi="Times New Roman" w:cs="David" w:hint="cs"/>
          <w:sz w:val="26"/>
          <w:szCs w:val="24"/>
          <w:rtl/>
        </w:rPr>
        <w:t>המצ"ב</w:t>
      </w:r>
      <w:proofErr w:type="spellEnd"/>
      <w:r w:rsidRPr="00E56613">
        <w:rPr>
          <w:rFonts w:ascii="Times New Roman" w:eastAsia="Times New Roman" w:hAnsi="Times New Roman" w:cs="David" w:hint="cs"/>
          <w:sz w:val="26"/>
          <w:szCs w:val="24"/>
          <w:rtl/>
        </w:rPr>
        <w:t xml:space="preserve"> כמסמך א'-6 למסמכי ההזמנה, את סכום הערבות הבנקאית השווה ל- 10% מסכום הצעת הקבלן, וכן את פרטיו האישיים ותאריך החתימה.</w:t>
      </w:r>
    </w:p>
    <w:p w14:paraId="090063C0"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z w:val="26"/>
          <w:szCs w:val="24"/>
          <w:rtl/>
        </w:rPr>
        <w:t>לצרף</w:t>
      </w:r>
      <w:r w:rsidRPr="00E56613">
        <w:rPr>
          <w:rFonts w:ascii="Times New Roman" w:eastAsia="Times New Roman" w:hAnsi="Times New Roman" w:cs="David" w:hint="cs"/>
          <w:snapToGrid w:val="0"/>
          <w:sz w:val="26"/>
          <w:szCs w:val="24"/>
          <w:rtl/>
        </w:rPr>
        <w:t xml:space="preserve"> לוח זמנים שיסומן כנספח א-4 למסמכי ההזמנה, לפרט בו שלבי ביניים ומועדים להשלמתם בהתאם לפרק הזמן להשלמה הקבוע בנספח 3.1.1 בקשר לסעיף 10.1 לחוזה. לוח הזמנים כאמור יהווה את נספח 3.1.9 לחוזה, ככל שיאושר ע"י המזמין.</w:t>
      </w:r>
    </w:p>
    <w:p w14:paraId="62B5AEBB" w14:textId="7F5B7189" w:rsidR="000248A6" w:rsidRPr="00196EE1" w:rsidRDefault="00E56613" w:rsidP="000248A6">
      <w:pPr>
        <w:numPr>
          <w:ilvl w:val="0"/>
          <w:numId w:val="5"/>
        </w:numPr>
        <w:spacing w:before="0" w:beforeAutospacing="0" w:after="0" w:afterAutospacing="0" w:line="240" w:lineRule="auto"/>
        <w:ind w:left="625"/>
        <w:jc w:val="both"/>
        <w:rPr>
          <w:ins w:id="10" w:author="מרול אטמן" w:date="2024-10-30T16:35:00Z" w16du:dateUtc="2024-10-30T14:35:00Z"/>
          <w:rFonts w:ascii="Times New Roman" w:eastAsia="Times New Roman" w:hAnsi="Times New Roman" w:cs="David"/>
          <w:b/>
          <w:bCs/>
          <w:snapToGrid w:val="0"/>
          <w:sz w:val="26"/>
          <w:szCs w:val="24"/>
          <w:highlight w:val="yellow"/>
          <w:rtl/>
        </w:rPr>
      </w:pPr>
      <w:r w:rsidRPr="000248A6">
        <w:rPr>
          <w:rFonts w:ascii="Times New Roman" w:eastAsia="Times New Roman" w:hAnsi="Times New Roman" w:cs="David" w:hint="cs"/>
          <w:snapToGrid w:val="0"/>
          <w:sz w:val="26"/>
          <w:szCs w:val="24"/>
          <w:highlight w:val="yellow"/>
          <w:rtl/>
          <w:rPrChange w:id="11" w:author="מרול אטמן" w:date="2024-10-30T16:35:00Z" w16du:dateUtc="2024-10-30T14:35:00Z">
            <w:rPr>
              <w:rFonts w:ascii="Times New Roman" w:eastAsia="Times New Roman" w:hAnsi="Times New Roman" w:cs="David" w:hint="cs"/>
              <w:snapToGrid w:val="0"/>
              <w:sz w:val="26"/>
              <w:szCs w:val="24"/>
              <w:rtl/>
            </w:rPr>
          </w:rPrChange>
        </w:rPr>
        <w:t xml:space="preserve">לצרף להצעתו ערבות בנקאית אוטונומית ובלתי מותנית בנוסח המצורף להזמנה כנספח א-5 בסכום בשקלים חדשים השווה ל </w:t>
      </w:r>
      <w:r w:rsidRPr="000248A6">
        <w:rPr>
          <w:rFonts w:ascii="Times New Roman" w:eastAsia="Times New Roman" w:hAnsi="Times New Roman" w:cs="David"/>
          <w:snapToGrid w:val="0"/>
          <w:sz w:val="26"/>
          <w:szCs w:val="24"/>
          <w:highlight w:val="yellow"/>
          <w:rPrChange w:id="12" w:author="מרול אטמן" w:date="2024-10-30T16:35:00Z" w16du:dateUtc="2024-10-30T14:35:00Z">
            <w:rPr>
              <w:rFonts w:ascii="Times New Roman" w:eastAsia="Times New Roman" w:hAnsi="Times New Roman" w:cs="David"/>
              <w:snapToGrid w:val="0"/>
              <w:sz w:val="26"/>
              <w:szCs w:val="24"/>
            </w:rPr>
          </w:rPrChange>
        </w:rPr>
        <w:t>–</w:t>
      </w:r>
      <w:r w:rsidRPr="000248A6">
        <w:rPr>
          <w:rFonts w:ascii="Times New Roman" w:eastAsia="Times New Roman" w:hAnsi="Times New Roman" w:cs="David" w:hint="cs"/>
          <w:snapToGrid w:val="0"/>
          <w:sz w:val="26"/>
          <w:szCs w:val="24"/>
          <w:highlight w:val="yellow"/>
          <w:rtl/>
          <w:rPrChange w:id="13" w:author="מרול אטמן" w:date="2024-10-30T16:35:00Z" w16du:dateUtc="2024-10-30T14:35:00Z">
            <w:rPr>
              <w:rFonts w:ascii="Times New Roman" w:eastAsia="Times New Roman" w:hAnsi="Times New Roman" w:cs="David" w:hint="cs"/>
              <w:snapToGrid w:val="0"/>
              <w:sz w:val="26"/>
              <w:szCs w:val="24"/>
              <w:rtl/>
            </w:rPr>
          </w:rPrChange>
        </w:rPr>
        <w:t xml:space="preserve">10% מסכום הצעת הקבלן. הערבות תהיה בתוקף למשך 3 חודשים מהיום האחרון שנקבע ע"י המזמין להגשת הצעות בגין הזמנה זו. המזמין יהא זכאי לגבות את הערבות הבנקאית ולחלטה לעצמו כפיצוי קבוע ומוסכם מראש אם קבל המזמין את הצעת הקבלן או הצעה מעודכנת שיעביר הקבלן מאוחר יותר והקבלן לא חתם על חוזה בנוסח </w:t>
      </w:r>
      <w:proofErr w:type="spellStart"/>
      <w:r w:rsidRPr="000248A6">
        <w:rPr>
          <w:rFonts w:ascii="Times New Roman" w:eastAsia="Times New Roman" w:hAnsi="Times New Roman" w:cs="David" w:hint="cs"/>
          <w:snapToGrid w:val="0"/>
          <w:sz w:val="26"/>
          <w:szCs w:val="24"/>
          <w:highlight w:val="yellow"/>
          <w:rtl/>
          <w:rPrChange w:id="14" w:author="מרול אטמן" w:date="2024-10-30T16:35:00Z" w16du:dateUtc="2024-10-30T14:35:00Z">
            <w:rPr>
              <w:rFonts w:ascii="Times New Roman" w:eastAsia="Times New Roman" w:hAnsi="Times New Roman" w:cs="David" w:hint="cs"/>
              <w:snapToGrid w:val="0"/>
              <w:sz w:val="26"/>
              <w:szCs w:val="24"/>
              <w:rtl/>
            </w:rPr>
          </w:rPrChange>
        </w:rPr>
        <w:t>המצ"ב</w:t>
      </w:r>
      <w:proofErr w:type="spellEnd"/>
      <w:r w:rsidRPr="000248A6">
        <w:rPr>
          <w:rFonts w:ascii="Times New Roman" w:eastAsia="Times New Roman" w:hAnsi="Times New Roman" w:cs="David" w:hint="cs"/>
          <w:snapToGrid w:val="0"/>
          <w:sz w:val="26"/>
          <w:szCs w:val="24"/>
          <w:highlight w:val="yellow"/>
          <w:rtl/>
          <w:rPrChange w:id="15" w:author="מרול אטמן" w:date="2024-10-30T16:35:00Z" w16du:dateUtc="2024-10-30T14:35:00Z">
            <w:rPr>
              <w:rFonts w:ascii="Times New Roman" w:eastAsia="Times New Roman" w:hAnsi="Times New Roman" w:cs="David" w:hint="cs"/>
              <w:snapToGrid w:val="0"/>
              <w:sz w:val="26"/>
              <w:szCs w:val="24"/>
              <w:rtl/>
            </w:rPr>
          </w:rPrChange>
        </w:rPr>
        <w:t xml:space="preserve"> כמסמך ב' (</w:t>
      </w:r>
      <w:proofErr w:type="spellStart"/>
      <w:r w:rsidRPr="000248A6">
        <w:rPr>
          <w:rFonts w:ascii="Times New Roman" w:eastAsia="Times New Roman" w:hAnsi="Times New Roman" w:cs="David" w:hint="cs"/>
          <w:snapToGrid w:val="0"/>
          <w:sz w:val="26"/>
          <w:szCs w:val="24"/>
          <w:highlight w:val="yellow"/>
          <w:rtl/>
          <w:rPrChange w:id="16" w:author="מרול אטמן" w:date="2024-10-30T16:35:00Z" w16du:dateUtc="2024-10-30T14:35:00Z">
            <w:rPr>
              <w:rFonts w:ascii="Times New Roman" w:eastAsia="Times New Roman" w:hAnsi="Times New Roman" w:cs="David" w:hint="cs"/>
              <w:snapToGrid w:val="0"/>
              <w:sz w:val="26"/>
              <w:szCs w:val="24"/>
              <w:rtl/>
            </w:rPr>
          </w:rPrChange>
        </w:rPr>
        <w:t>להלן:"</w:t>
      </w:r>
      <w:r w:rsidRPr="000248A6">
        <w:rPr>
          <w:rFonts w:ascii="Times New Roman" w:eastAsia="Times New Roman" w:hAnsi="Times New Roman" w:cs="David" w:hint="cs"/>
          <w:b/>
          <w:bCs/>
          <w:snapToGrid w:val="0"/>
          <w:sz w:val="26"/>
          <w:szCs w:val="24"/>
          <w:highlight w:val="yellow"/>
          <w:rtl/>
          <w:rPrChange w:id="17" w:author="מרול אטמן" w:date="2024-10-30T16:35:00Z" w16du:dateUtc="2024-10-30T14:35:00Z">
            <w:rPr>
              <w:rFonts w:ascii="Times New Roman" w:eastAsia="Times New Roman" w:hAnsi="Times New Roman" w:cs="David" w:hint="cs"/>
              <w:b/>
              <w:bCs/>
              <w:snapToGrid w:val="0"/>
              <w:sz w:val="26"/>
              <w:szCs w:val="24"/>
              <w:rtl/>
            </w:rPr>
          </w:rPrChange>
        </w:rPr>
        <w:t>החוזה</w:t>
      </w:r>
      <w:proofErr w:type="spellEnd"/>
      <w:r w:rsidRPr="000248A6">
        <w:rPr>
          <w:rFonts w:ascii="Times New Roman" w:eastAsia="Times New Roman" w:hAnsi="Times New Roman" w:cs="David" w:hint="cs"/>
          <w:snapToGrid w:val="0"/>
          <w:sz w:val="26"/>
          <w:szCs w:val="24"/>
          <w:highlight w:val="yellow"/>
          <w:rtl/>
          <w:rPrChange w:id="18" w:author="מרול אטמן" w:date="2024-10-30T16:35:00Z" w16du:dateUtc="2024-10-30T14:35:00Z">
            <w:rPr>
              <w:rFonts w:ascii="Times New Roman" w:eastAsia="Times New Roman" w:hAnsi="Times New Roman" w:cs="David" w:hint="cs"/>
              <w:snapToGrid w:val="0"/>
              <w:sz w:val="26"/>
              <w:szCs w:val="24"/>
              <w:rtl/>
            </w:rPr>
          </w:rPrChange>
        </w:rPr>
        <w:t>") עם המזמין, בתוך 15 ימים ממועד  דרישת המזמין ו/או אפילו אם חתם על החוזה במועד הנ"ל, אך נמנע מלהמציא ערבויות כאמור בסעיף 9.1 לחוזה בתוך 15 ימים ממועד חתימת החוזה. הערבות תוחזר לקבלן במקרה שהצעתו לא תתקבל וכן במקרה שהצעתו נתקבלה והוא חתם על החוזה במועד שנדרש ע"י המזמין והמציא למזמין את הערבויות עפ"י סעיף 9.1 לחוזה.</w:t>
      </w:r>
      <w:ins w:id="19" w:author="מרול אטמן" w:date="2024-10-30T16:35:00Z" w16du:dateUtc="2024-10-30T14:35:00Z">
        <w:r w:rsidR="000248A6" w:rsidRPr="000248A6">
          <w:rPr>
            <w:rFonts w:ascii="Times New Roman" w:eastAsia="Times New Roman" w:hAnsi="Times New Roman" w:cs="David" w:hint="cs"/>
            <w:b/>
            <w:bCs/>
            <w:snapToGrid w:val="0"/>
            <w:sz w:val="26"/>
            <w:szCs w:val="24"/>
            <w:highlight w:val="yellow"/>
            <w:rtl/>
          </w:rPr>
          <w:t xml:space="preserve"> </w:t>
        </w:r>
        <w:r w:rsidR="000248A6" w:rsidRPr="00196EE1">
          <w:rPr>
            <w:rFonts w:ascii="Times New Roman" w:eastAsia="Times New Roman" w:hAnsi="Times New Roman" w:cs="David" w:hint="cs"/>
            <w:b/>
            <w:bCs/>
            <w:snapToGrid w:val="0"/>
            <w:sz w:val="26"/>
            <w:szCs w:val="24"/>
            <w:highlight w:val="yellow"/>
            <w:rtl/>
          </w:rPr>
          <w:t>{לבדוק אם נדרש}</w:t>
        </w:r>
      </w:ins>
    </w:p>
    <w:p w14:paraId="6EFF6CA0" w14:textId="6EFD1D56"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p>
    <w:p w14:paraId="57F738F3"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לצרף להצעתו את המסמכים והאישורים הבאים:</w:t>
      </w:r>
    </w:p>
    <w:p w14:paraId="4250A1D0" w14:textId="77777777" w:rsidR="00E56613" w:rsidRPr="00E56613" w:rsidRDefault="00E56613" w:rsidP="00E56613">
      <w:pPr>
        <w:spacing w:before="0" w:beforeAutospacing="0" w:after="0" w:afterAutospacing="0" w:line="240" w:lineRule="auto"/>
        <w:ind w:left="483" w:hanging="5"/>
        <w:jc w:val="both"/>
        <w:rPr>
          <w:rFonts w:ascii="Times New Roman" w:eastAsia="Times New Roman" w:hAnsi="Times New Roman" w:cs="David"/>
          <w:snapToGrid w:val="0"/>
          <w:sz w:val="26"/>
          <w:szCs w:val="24"/>
          <w:rtl/>
        </w:rPr>
      </w:pPr>
    </w:p>
    <w:p w14:paraId="2A5C72BE"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רואה חשבון המאשר כי הקבלן מנהל ספרי חשבונות כדין.</w:t>
      </w:r>
    </w:p>
    <w:p w14:paraId="37AAB61F"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2B198799"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מאת שלטונות מע"מ המאשר את היות הקבלן עוסק מורשה.</w:t>
      </w:r>
      <w:r w:rsidRPr="00E56613">
        <w:rPr>
          <w:rFonts w:ascii="Times New Roman" w:eastAsia="Times New Roman" w:hAnsi="Times New Roman" w:cs="David" w:hint="cs"/>
          <w:sz w:val="24"/>
          <w:szCs w:val="24"/>
          <w:rtl/>
        </w:rPr>
        <w:br/>
      </w:r>
    </w:p>
    <w:p w14:paraId="0D73C53D"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באם הקבלן הינו תאגיד - העתק מאושר מתעודת הרישום בישראל בצירוף אישור רואה חשבון או עו"ד בדבר זהות מנהלי התאגיד וזכויות החתימה בשמו לכל דבר ועניין.</w:t>
      </w:r>
      <w:r w:rsidRPr="00E56613">
        <w:rPr>
          <w:rFonts w:ascii="Times New Roman" w:eastAsia="Times New Roman" w:hAnsi="Times New Roman" w:cs="David" w:hint="cs"/>
          <w:sz w:val="24"/>
          <w:szCs w:val="24"/>
          <w:rtl/>
        </w:rPr>
        <w:br/>
      </w:r>
    </w:p>
    <w:p w14:paraId="2D6261AB"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המסמכים, האישורים וההמלצות הנדרשים עפ"י מסמכי ההזמנה לקבלת הצעות.</w:t>
      </w:r>
      <w:r w:rsidRPr="00E56613">
        <w:rPr>
          <w:rFonts w:ascii="Times New Roman" w:eastAsia="Times New Roman" w:hAnsi="Times New Roman" w:cs="David" w:hint="cs"/>
          <w:sz w:val="24"/>
          <w:szCs w:val="24"/>
          <w:rtl/>
        </w:rPr>
        <w:br/>
      </w:r>
    </w:p>
    <w:p w14:paraId="3249B2EA"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לפרט במסמך </w:t>
      </w:r>
      <w:proofErr w:type="spellStart"/>
      <w:r w:rsidRPr="00E56613">
        <w:rPr>
          <w:rFonts w:ascii="Times New Roman" w:eastAsia="Times New Roman" w:hAnsi="Times New Roman" w:cs="David" w:hint="cs"/>
          <w:sz w:val="24"/>
          <w:szCs w:val="24"/>
          <w:rtl/>
        </w:rPr>
        <w:t>המצ"ב</w:t>
      </w:r>
      <w:proofErr w:type="spellEnd"/>
      <w:r w:rsidRPr="00E56613">
        <w:rPr>
          <w:rFonts w:ascii="Times New Roman" w:eastAsia="Times New Roman" w:hAnsi="Times New Roman" w:cs="David" w:hint="cs"/>
          <w:sz w:val="24"/>
          <w:szCs w:val="24"/>
          <w:rtl/>
        </w:rPr>
        <w:t xml:space="preserve"> כמסמך א-2 את פרטיו וכן את פרטי ניסיונו, פרויקטים דומים שבוצעו על ידו, הציוד העומד לרשותו, פרטים מלאים של כל קבלני המשנה מטעמו אשר עתידים או עשויים לבצע את העבודות או חלקן, במידה והמזמין יבחר להתקשר עם הקבלן בחוזה וגופים שניתן לפנות אליהם לקבלת חוות דעתם עליו.</w:t>
      </w:r>
      <w:r w:rsidRPr="00E56613">
        <w:rPr>
          <w:rFonts w:ascii="Times New Roman" w:eastAsia="Times New Roman" w:hAnsi="Times New Roman" w:cs="David" w:hint="cs"/>
          <w:sz w:val="24"/>
          <w:szCs w:val="24"/>
          <w:rtl/>
        </w:rPr>
        <w:br/>
      </w:r>
    </w:p>
    <w:p w14:paraId="50619406"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לחתום בחתימה מלאה על מסמך "הצעת הקבלן" </w:t>
      </w:r>
      <w:proofErr w:type="spellStart"/>
      <w:r w:rsidRPr="00E56613">
        <w:rPr>
          <w:rFonts w:ascii="Times New Roman" w:eastAsia="Times New Roman" w:hAnsi="Times New Roman" w:cs="David" w:hint="cs"/>
          <w:sz w:val="24"/>
          <w:szCs w:val="24"/>
          <w:rtl/>
        </w:rPr>
        <w:t>המצ"ב</w:t>
      </w:r>
      <w:proofErr w:type="spellEnd"/>
      <w:r w:rsidRPr="00E56613">
        <w:rPr>
          <w:rFonts w:ascii="Times New Roman" w:eastAsia="Times New Roman" w:hAnsi="Times New Roman" w:cs="David" w:hint="cs"/>
          <w:sz w:val="24"/>
          <w:szCs w:val="24"/>
          <w:rtl/>
        </w:rPr>
        <w:t xml:space="preserve"> כמסמך א6- של ההזמנה, וכן לחתום בראשי תיבות על כל אחד ממסמכי ההזמנה ללא יוצא מהכלל, ואולם במקרה שמסמך כלשהו לא נחתם על ידו, תחשב עצם הגשת ההצעה מצידו למזמין </w:t>
      </w:r>
      <w:r w:rsidRPr="00E56613">
        <w:rPr>
          <w:rFonts w:ascii="Times New Roman" w:eastAsia="Times New Roman" w:hAnsi="Times New Roman" w:cs="David" w:hint="cs"/>
          <w:sz w:val="24"/>
          <w:szCs w:val="24"/>
          <w:rtl/>
        </w:rPr>
        <w:lastRenderedPageBreak/>
        <w:t>כהסכמה מצדו לכל המסמכים הכלולים בהזמנה וכהתחייבות לנהוג על פיהם, ויראו אותם כאילו נחתמו על ידו. החתימה תהיה בצירוף חותמת הקבלן.</w:t>
      </w:r>
      <w:r w:rsidRPr="00E56613">
        <w:rPr>
          <w:rFonts w:ascii="Times New Roman" w:eastAsia="Times New Roman" w:hAnsi="Times New Roman" w:cs="David" w:hint="cs"/>
          <w:sz w:val="24"/>
          <w:szCs w:val="24"/>
          <w:rtl/>
        </w:rPr>
        <w:br/>
      </w:r>
    </w:p>
    <w:p w14:paraId="4A787BED"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להגיש את הצעת הקבלן בצירוף כל מסמכי ההזמנה מושלמים וחתומים כאמור, בתוך מעטפה סגורה במשרדי אפריקה ישראל למגורים בע"מ</w:t>
      </w:r>
      <w:r w:rsidR="00913564">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t xml:space="preserve">אגף הנדסה, ברח' יוני נתניהו 1, קומה 1, אור יהודה, עד לא יאוחר מיום </w:t>
      </w:r>
      <w:r w:rsidRPr="000248A6">
        <w:rPr>
          <w:rFonts w:ascii="Times New Roman" w:eastAsia="Times New Roman" w:hAnsi="Times New Roman" w:cs="David" w:hint="cs"/>
          <w:sz w:val="24"/>
          <w:szCs w:val="24"/>
          <w:highlight w:val="yellow"/>
          <w:rtl/>
          <w:rPrChange w:id="20" w:author="מרול אטמן" w:date="2024-10-30T16:32:00Z" w16du:dateUtc="2024-10-30T14:32:00Z">
            <w:rPr>
              <w:rFonts w:ascii="Times New Roman" w:eastAsia="Times New Roman" w:hAnsi="Times New Roman" w:cs="David" w:hint="cs"/>
              <w:sz w:val="24"/>
              <w:szCs w:val="24"/>
              <w:rtl/>
            </w:rPr>
          </w:rPrChange>
        </w:rPr>
        <w:t>_______</w:t>
      </w:r>
      <w:r w:rsidRPr="00E56613">
        <w:rPr>
          <w:rFonts w:ascii="Times New Roman" w:eastAsia="Times New Roman" w:hAnsi="Times New Roman" w:cs="David" w:hint="cs"/>
          <w:sz w:val="24"/>
          <w:szCs w:val="24"/>
          <w:rtl/>
        </w:rPr>
        <w:t xml:space="preserve"> שעה 12:00 בצהרים.</w:t>
      </w:r>
    </w:p>
    <w:p w14:paraId="0B371376"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5AF2399B"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הפרטים שעל הקבלן למלא בהתאם להוראות דלעיל יעשו בדיו או בדפוס באופן בהיר לקריאה.</w:t>
      </w:r>
    </w:p>
    <w:p w14:paraId="1998E1CD"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p>
    <w:p w14:paraId="191B3DEE"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אין לרשום כל שינוי, תוספת, מחיקה, הערה או הסתייגות (להלן- "</w:t>
      </w:r>
      <w:r w:rsidRPr="00E56613">
        <w:rPr>
          <w:rFonts w:ascii="Times New Roman" w:eastAsia="Times New Roman" w:hAnsi="Times New Roman" w:cs="David" w:hint="cs"/>
          <w:b/>
          <w:bCs/>
          <w:sz w:val="24"/>
          <w:szCs w:val="24"/>
          <w:rtl/>
        </w:rPr>
        <w:t>ההסתייגות</w:t>
      </w:r>
      <w:r w:rsidRPr="00E56613">
        <w:rPr>
          <w:rFonts w:ascii="Times New Roman" w:eastAsia="Times New Roman" w:hAnsi="Times New Roman" w:cs="David" w:hint="cs"/>
          <w:sz w:val="24"/>
          <w:szCs w:val="24"/>
          <w:rtl/>
        </w:rPr>
        <w:t>") במסמכי  ההזמנה בין בגוף המסמכים ובין במכתב לוואי או בכל אופן אחר שהוא, ובכל מקרה שנרשמה הסתייגות כאמור, יהיה המזמין רשאי לפי שיקול דעתו הבלעדי להתחשב בה או להתעלם ממנה ובמקרה האחרון יראו את ההצעה כאילו לא כללה את ההסתייגות, או לנהוג בכל דרך אחרת שימצא לנכון, לרבות פסילת ההצעה.</w:t>
      </w:r>
    </w:p>
    <w:p w14:paraId="45239FBD" w14:textId="77777777" w:rsidR="00E56613" w:rsidRPr="00E56613" w:rsidRDefault="00E56613" w:rsidP="00E56613">
      <w:pPr>
        <w:spacing w:before="0" w:beforeAutospacing="0" w:after="0" w:afterAutospacing="0" w:line="240" w:lineRule="auto"/>
        <w:ind w:left="618"/>
        <w:jc w:val="both"/>
        <w:rPr>
          <w:rFonts w:ascii="Times New Roman" w:eastAsia="Times New Roman" w:hAnsi="Times New Roman" w:cs="David"/>
          <w:sz w:val="24"/>
          <w:szCs w:val="24"/>
          <w:rtl/>
        </w:rPr>
      </w:pPr>
    </w:p>
    <w:p w14:paraId="02B3EC0E"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רצה הקבלן להגיש הצעות אלטרנטיביות למפרט ולתוכניות (להלן- "</w:t>
      </w:r>
      <w:r w:rsidRPr="00E56613">
        <w:rPr>
          <w:rFonts w:ascii="Times New Roman" w:eastAsia="Times New Roman" w:hAnsi="Times New Roman" w:cs="David" w:hint="cs"/>
          <w:b/>
          <w:bCs/>
          <w:sz w:val="24"/>
          <w:szCs w:val="24"/>
          <w:rtl/>
        </w:rPr>
        <w:t>ההצעה האלטרנטיבית</w:t>
      </w:r>
      <w:r w:rsidRPr="00E56613">
        <w:rPr>
          <w:rFonts w:ascii="Times New Roman" w:eastAsia="Times New Roman" w:hAnsi="Times New Roman" w:cs="David" w:hint="cs"/>
          <w:sz w:val="24"/>
          <w:szCs w:val="24"/>
          <w:rtl/>
        </w:rPr>
        <w:t>") רשאי הוא לעשות כן במסמך נפרד ובלבד שיתקיימו התנאים הבאים:</w:t>
      </w:r>
      <w:r w:rsidRPr="00E56613" w:rsidDel="00D509CB">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br/>
      </w:r>
    </w:p>
    <w:p w14:paraId="4B73991F"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הגיש גם את ההצעה כמפורט לעיל בהוראות למשתתפים בהזמנה.</w:t>
      </w:r>
    </w:p>
    <w:p w14:paraId="2CC61168" w14:textId="77777777" w:rsidR="00E56613" w:rsidRPr="00E56613" w:rsidRDefault="00E56613" w:rsidP="00E56613">
      <w:pPr>
        <w:tabs>
          <w:tab w:val="left" w:pos="1759"/>
        </w:tabs>
        <w:spacing w:before="0" w:beforeAutospacing="0" w:after="0" w:afterAutospacing="0" w:line="240" w:lineRule="auto"/>
        <w:ind w:left="1134"/>
        <w:rPr>
          <w:rFonts w:ascii="Times New Roman" w:eastAsia="Times New Roman" w:hAnsi="Times New Roman" w:cs="David"/>
          <w:sz w:val="24"/>
          <w:szCs w:val="24"/>
          <w:rtl/>
        </w:rPr>
      </w:pPr>
    </w:p>
    <w:p w14:paraId="459696C7"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הזכות למזמין לבחור בין ההצעה כאמור לפי סעיף 4.2.1 לעיל לבין ההצעה האלטרנטיבית.</w:t>
      </w:r>
      <w:r w:rsidRPr="00E56613">
        <w:rPr>
          <w:rFonts w:ascii="Times New Roman" w:eastAsia="Times New Roman" w:hAnsi="Times New Roman" w:cs="David" w:hint="cs"/>
          <w:sz w:val="24"/>
          <w:szCs w:val="24"/>
          <w:rtl/>
        </w:rPr>
        <w:br/>
        <w:t xml:space="preserve">"הצעה אלטרנטיבית" - משמעה כל הצעה המתייחסת למפרטים השונים מהמפרט </w:t>
      </w:r>
      <w:proofErr w:type="spellStart"/>
      <w:r w:rsidRPr="00E56613">
        <w:rPr>
          <w:rFonts w:ascii="Times New Roman" w:eastAsia="Times New Roman" w:hAnsi="Times New Roman" w:cs="David" w:hint="cs"/>
          <w:sz w:val="24"/>
          <w:szCs w:val="24"/>
          <w:rtl/>
        </w:rPr>
        <w:t>המצ"ב</w:t>
      </w:r>
      <w:proofErr w:type="spellEnd"/>
      <w:r w:rsidRPr="00E56613">
        <w:rPr>
          <w:rFonts w:ascii="Times New Roman" w:eastAsia="Times New Roman" w:hAnsi="Times New Roman" w:cs="David" w:hint="cs"/>
          <w:sz w:val="24"/>
          <w:szCs w:val="24"/>
          <w:rtl/>
        </w:rPr>
        <w:t xml:space="preserve"> כמסמך ג-1 של ההזמנה, לרבות כל הסתייגות מפריט כלשהו שבמסמך ג-1.</w:t>
      </w:r>
      <w:r w:rsidRPr="00E56613">
        <w:rPr>
          <w:rFonts w:ascii="Times New Roman" w:eastAsia="Times New Roman" w:hAnsi="Times New Roman" w:cs="David" w:hint="cs"/>
          <w:sz w:val="24"/>
          <w:szCs w:val="24"/>
          <w:rtl/>
        </w:rPr>
        <w:br/>
      </w:r>
    </w:p>
    <w:p w14:paraId="3D231B85"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חרף האמור בסעיף 4.1 לעיל - הקבלן רשאי להגיש גם הצעות אלטרנטיבות בהן יציע לבצע את העבודות בתוך פרק זמן אשר יהא קצר מפרק הזמן הנקוב לבצוע העבודות כמפורט במסמך א-4 להלן ו/או בשיטות בניה אחרות מאלו המפורטות במפרט הטכני.</w:t>
      </w:r>
      <w:r w:rsidRPr="00E56613">
        <w:rPr>
          <w:rFonts w:ascii="Times New Roman" w:eastAsia="Times New Roman" w:hAnsi="Times New Roman" w:cs="David" w:hint="cs"/>
          <w:sz w:val="24"/>
          <w:szCs w:val="24"/>
          <w:rtl/>
        </w:rPr>
        <w:br/>
      </w:r>
    </w:p>
    <w:p w14:paraId="06E3A53F"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 </w:t>
      </w:r>
    </w:p>
    <w:p w14:paraId="664712E3"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לפני הגשת ההצעה, על הקבלן לבקר באתר העבודות ולבדוק את כל הפרטים המתייחסים להזמנה ולבצוע העבודות, לרבות אך לא רק דרישות הרשויות הרלוונטיות, ולא תשמע כל טענה מצד הקבלן כי לא ידע פרט כלשהו או לא הביא בחשבון גורם כלשהו בעת הגישו את הצעתו.</w:t>
      </w:r>
      <w:r w:rsidRPr="00E56613">
        <w:rPr>
          <w:rFonts w:ascii="Times New Roman" w:eastAsia="Times New Roman" w:hAnsi="Times New Roman" w:cs="David" w:hint="cs"/>
          <w:sz w:val="24"/>
          <w:szCs w:val="24"/>
          <w:rtl/>
        </w:rPr>
        <w:br/>
      </w:r>
    </w:p>
    <w:p w14:paraId="4FAC86B9"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אם יהיה לקבלן ספק בקשר למובן המדויק של איזה פריט, עליו להודיע על כך למזמין לפחות 7 ימים לפני המועד הסופי להגשת ההצעות.</w:t>
      </w:r>
      <w:r w:rsidRPr="00E56613">
        <w:rPr>
          <w:rFonts w:ascii="Times New Roman" w:eastAsia="Times New Roman" w:hAnsi="Times New Roman" w:cs="David" w:hint="cs"/>
          <w:sz w:val="24"/>
          <w:szCs w:val="24"/>
          <w:rtl/>
        </w:rPr>
        <w:br/>
      </w:r>
    </w:p>
    <w:p w14:paraId="28B95581" w14:textId="500A0C6A"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סיור באתר העבודות יתקיים ביום_______ בשעה  _________. הסברים נוספים ניתן לקבל אצל</w:t>
      </w:r>
      <w:del w:id="21" w:author="מרול אטמן" w:date="2024-10-30T16:33:00Z" w16du:dateUtc="2024-10-30T14:33:00Z">
        <w:r w:rsidRPr="00E56613" w:rsidDel="000248A6">
          <w:rPr>
            <w:rFonts w:ascii="Times New Roman" w:eastAsia="Times New Roman" w:hAnsi="Times New Roman" w:cs="David" w:hint="cs"/>
            <w:sz w:val="24"/>
            <w:szCs w:val="24"/>
            <w:rtl/>
          </w:rPr>
          <w:delText xml:space="preserve"> מנהל הפרויקט, מר </w:delText>
        </w:r>
      </w:del>
      <w:customXmlDelRangeStart w:id="22" w:author="מרול אטמן" w:date="2024-10-30T16:33:00Z"/>
      <w:sdt>
        <w:sdtPr>
          <w:rPr>
            <w:rFonts w:ascii="Times New Roman" w:eastAsia="Times New Roman" w:hAnsi="Times New Roman" w:cs="David" w:hint="cs"/>
            <w:sz w:val="24"/>
            <w:szCs w:val="24"/>
            <w:rtl/>
          </w:rPr>
          <w:alias w:val="שדה נוסף 3"/>
          <w:tag w:val="cntCustomField3"/>
          <w:id w:val="-1080131848"/>
          <w:placeholder>
            <w:docPart w:val="C686D6FBF6814E1881D0A62B0E27AF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customXmlDelRangeEnd w:id="22"/>
          <w:ins w:id="23" w:author="Meryl Etman" w:date="2024-10-30T16:29:00Z">
            <w:del w:id="24" w:author="מרול אטמן" w:date="2024-10-30T16:33:00Z" w16du:dateUtc="2024-10-30T14:33:00Z">
              <w:r w:rsidR="00853104" w:rsidDel="000248A6">
                <w:rPr>
                  <w:rFonts w:ascii="Times New Roman" w:eastAsia="Times New Roman" w:hAnsi="Times New Roman" w:cs="David" w:hint="cs"/>
                  <w:sz w:val="24"/>
                  <w:szCs w:val="24"/>
                  <w:rtl/>
                </w:rPr>
                <w:delText>מרול אטמן</w:delText>
              </w:r>
            </w:del>
          </w:ins>
          <w:customXmlDelRangeStart w:id="25" w:author="מרול אטמן" w:date="2024-10-30T16:33:00Z"/>
        </w:sdtContent>
      </w:sdt>
      <w:customXmlDelRangeEnd w:id="25"/>
      <w:ins w:id="26" w:author="מרול אטמן" w:date="2024-10-30T16:33:00Z" w16du:dateUtc="2024-10-30T14:33:00Z">
        <w:r w:rsidR="000248A6">
          <w:rPr>
            <w:rFonts w:ascii="Times New Roman" w:eastAsia="Times New Roman" w:hAnsi="Times New Roman" w:cs="David" w:hint="cs"/>
            <w:sz w:val="24"/>
            <w:szCs w:val="24"/>
            <w:rtl/>
          </w:rPr>
          <w:t xml:space="preserve"> לי כהן-גולן</w:t>
        </w:r>
      </w:ins>
      <w:r w:rsidRPr="00E56613">
        <w:rPr>
          <w:rFonts w:ascii="Times New Roman" w:eastAsia="Times New Roman" w:hAnsi="Times New Roman" w:cs="David" w:hint="cs"/>
          <w:sz w:val="24"/>
          <w:szCs w:val="24"/>
          <w:rtl/>
        </w:rPr>
        <w:t>.</w:t>
      </w:r>
    </w:p>
    <w:p w14:paraId="6911F7B9"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Pr>
      </w:pPr>
    </w:p>
    <w:p w14:paraId="71596772"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המזמין אינו אחראי לכל פירושים או הסברים </w:t>
      </w:r>
      <w:r w:rsidR="00FB4C73" w:rsidRPr="00E56613">
        <w:rPr>
          <w:rFonts w:ascii="Times New Roman" w:eastAsia="Times New Roman" w:hAnsi="Times New Roman" w:cs="David" w:hint="cs"/>
          <w:sz w:val="24"/>
          <w:szCs w:val="24"/>
          <w:rtl/>
        </w:rPr>
        <w:t>שיינתנ</w:t>
      </w:r>
      <w:r w:rsidR="00FB4C73" w:rsidRPr="00E56613">
        <w:rPr>
          <w:rFonts w:ascii="Times New Roman" w:eastAsia="Times New Roman" w:hAnsi="Times New Roman" w:cs="David" w:hint="eastAsia"/>
          <w:sz w:val="24"/>
          <w:szCs w:val="24"/>
          <w:rtl/>
        </w:rPr>
        <w:t>ו</w:t>
      </w:r>
      <w:r w:rsidRPr="00E56613">
        <w:rPr>
          <w:rFonts w:ascii="Times New Roman" w:eastAsia="Times New Roman" w:hAnsi="Times New Roman" w:cs="David" w:hint="cs"/>
          <w:sz w:val="24"/>
          <w:szCs w:val="24"/>
          <w:rtl/>
        </w:rPr>
        <w:t xml:space="preserve"> בע"פ אפילו אם ניתנו במסגרת האמור בסעיף 5.3 לעיל.</w:t>
      </w:r>
    </w:p>
    <w:p w14:paraId="0DE26831"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tl/>
        </w:rPr>
      </w:pPr>
    </w:p>
    <w:p w14:paraId="41C3E94E"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תשומת לב המשתתפים מופנית לכך כי מסמכי ההזמנה ו/או מסמכים שיסופקו למשתתפים כהשלמה, הם רכושו הבלעדי של המזמין ומושאלים בזה למציעים אך ורק למטרת השתתפותם בהזמנה. כל המקבל מסמך ממסמכים אלה, חייב להחזירם למזמין, לא יעתיק ולא ישאיר בידו כל צילום או העתק מהם ולא יעשה בהם כל שימוש למטרה אחרת, לבד מהגשת ההצעה למזמין, בין אם יגיש בסופו של דבר הצעה למזמין ובין אם לאו.</w:t>
      </w:r>
    </w:p>
    <w:p w14:paraId="13DA3672"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rPr>
      </w:pPr>
    </w:p>
    <w:p w14:paraId="3567767A"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proofErr w:type="spellStart"/>
      <w:r w:rsidRPr="00E56613">
        <w:rPr>
          <w:rFonts w:ascii="Times New Roman" w:eastAsia="Times New Roman" w:hAnsi="Times New Roman" w:cs="David" w:hint="cs"/>
          <w:sz w:val="24"/>
          <w:szCs w:val="24"/>
          <w:rtl/>
        </w:rPr>
        <w:lastRenderedPageBreak/>
        <w:t>התכניות</w:t>
      </w:r>
      <w:proofErr w:type="spellEnd"/>
      <w:r w:rsidRPr="00E56613">
        <w:rPr>
          <w:rFonts w:ascii="Times New Roman" w:eastAsia="Times New Roman" w:hAnsi="Times New Roman" w:cs="David" w:hint="cs"/>
          <w:sz w:val="24"/>
          <w:szCs w:val="24"/>
          <w:rtl/>
        </w:rPr>
        <w:t xml:space="preserve"> הרצופות להזמנה נועדו על מנת לתת מידע כללי בלבד, וכל שינוי בהם לא יכול לשמש עילה לשינוי מחירי העבודות בהצעת הקבלן אלא בהתאם לקבוע בחוזה לגבי שינויים.</w:t>
      </w:r>
    </w:p>
    <w:p w14:paraId="5D38EF9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6C4CB325"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הגשת הצעה ע"י הקבלן מהווה התחייבות מצידו לחתום על החוזה על כל נספחיו, וזאת מיד לפי דרישת המזמין.</w:t>
      </w:r>
    </w:p>
    <w:p w14:paraId="5581883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65540796"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ההוראות המפורטות במסמכי ההזמנה, הינן בבחינת מסמך המחייב את הצדדים אך ורק בכל הנוגע לתנאי ההשתתפות בהזמנה וגביית הערבות ע"י המזמין כאמור בסעיף 2.4 לעיל. עם חתימת החוזה יהווה החוזה על נספחיו את המסמך היחידי המחייב בין הצדדים בכפוף להוראות סעיף 2 לעיל.</w:t>
      </w:r>
    </w:p>
    <w:p w14:paraId="63B4029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0BD574A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המזמין רשאי, למרות האמור במסמכי ההזמנה, למסור לקבלן את ביצוע חלק או חלקים מהעבודות בלבד, עפ"י שיקול דעתו הבלעדי ואת יתרת העבודות שלא לבצע או לבצען באמצעות גורמים אחרים, ובמקרה כאמור לא יהא הקבלן זכאי לכל תמורה נוספת ו/או לפיצוי כלשהו, מעבר לסך שיגיע לו מהמזמין בגין ביצוע אותו חלק מהעבודות כאמור.</w:t>
      </w:r>
    </w:p>
    <w:p w14:paraId="16E87A1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6FA18FC3"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אין המזמין מתחייב לקבל את ההצעה הזולה ביותר או כל הצעה שהיא, וההכרעה בעניין זה נתונה לשיקול דעתו של המזמין בלבד מבלי שתהא לקבלן כל זכות או רשות לערער על שיקולי המזמין או לטעון כנגדם, וזאת בעילה כלשהי.</w:t>
      </w:r>
    </w:p>
    <w:p w14:paraId="241514E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57CF3BC7"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מתן הסברים ע"י המזמין למשתתף כלשהו בהזמנה לפי פנייתו אינו מחייב את המזמין במתן אותם הסברים ליתר המציעים.</w:t>
      </w:r>
    </w:p>
    <w:p w14:paraId="4435300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4780B4F1"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הזכות למזמין לנהל מו"מ עם משתתף בהזמנה, קודם להגשת ההצעה ו/או לאחריה לרבות בדבר שינוי סכום ו/או פרטי ההצעה שהוגשה, ואין הוא חייב לנהל מו"מ דומה או לתת הזדמנות שווה בכל דרך אחרת ליתר המשתתפים.</w:t>
      </w:r>
    </w:p>
    <w:p w14:paraId="2FAA5C1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59ABBD6"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לקבל חלק מההצעה ולהזמין ביצוע חלק מהעבודות.</w:t>
      </w:r>
    </w:p>
    <w:p w14:paraId="0C24DB6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7D01F660"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לבטל את ההזמנה לקבלת הצעות ו/או לא להזמין ביצוע העבודות, מכל סיבה שהיא, לפי שיקול דעתו הבלעדי ולמשתתפים בהזמנה כאמור לרבות למי מהם אין ולא תהיה כל טענה ו/או דרישה ו/או תביעה מכל סוג שהיא כלפיו בגין החלטה כאמור.</w:t>
      </w:r>
    </w:p>
    <w:p w14:paraId="4F55B9A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Pr>
      </w:pPr>
    </w:p>
    <w:p w14:paraId="26C05AB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C65F66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br w:type="page"/>
      </w:r>
    </w:p>
    <w:p w14:paraId="2EAA9CE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lastRenderedPageBreak/>
        <w:t>מסמך א'2</w:t>
      </w:r>
    </w:p>
    <w:p w14:paraId="6252B27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199684C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פרטי הקבלן</w:t>
      </w:r>
    </w:p>
    <w:p w14:paraId="3E70D3E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97E50A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 xml:space="preserve">שם:____________________________________________________________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4DE9340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067D686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תעודת זיהוי או רישום: ___________________________________________</w:t>
      </w:r>
      <w:r w:rsidRPr="00E56613">
        <w:rPr>
          <w:rFonts w:ascii="Times New Roman" w:eastAsia="Times New Roman" w:hAnsi="Times New Roman" w:cs="David" w:hint="cs"/>
          <w:snapToGrid w:val="0"/>
          <w:sz w:val="26"/>
          <w:szCs w:val="24"/>
          <w:u w:val="single"/>
          <w:rtl/>
        </w:rPr>
        <w:t xml:space="preserve">                                                                                        </w:t>
      </w:r>
    </w:p>
    <w:p w14:paraId="141A0C6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65BC4D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קבלן מורשה:__________________________________________________</w:t>
      </w:r>
    </w:p>
    <w:p w14:paraId="499AF64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58E7900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שמות הדירקטורים:________________________________________________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468E701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16FA1C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שמות </w:t>
      </w:r>
      <w:proofErr w:type="spellStart"/>
      <w:r w:rsidRPr="00E56613">
        <w:rPr>
          <w:rFonts w:ascii="Times New Roman" w:eastAsia="Times New Roman" w:hAnsi="Times New Roman" w:cs="David" w:hint="cs"/>
          <w:snapToGrid w:val="0"/>
          <w:sz w:val="26"/>
          <w:szCs w:val="24"/>
          <w:rtl/>
        </w:rPr>
        <w:t>מורשי</w:t>
      </w:r>
      <w:proofErr w:type="spellEnd"/>
      <w:r w:rsidRPr="00E56613">
        <w:rPr>
          <w:rFonts w:ascii="Times New Roman" w:eastAsia="Times New Roman" w:hAnsi="Times New Roman" w:cs="David" w:hint="cs"/>
          <w:snapToGrid w:val="0"/>
          <w:sz w:val="26"/>
          <w:szCs w:val="24"/>
          <w:rtl/>
        </w:rPr>
        <w:t xml:space="preserve"> החתימה (לצרף אשור רו"ח/עו"ד):_____________________________</w:t>
      </w:r>
    </w:p>
    <w:p w14:paraId="129E7E0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5559C7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מקום המשרדים: 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206198B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5B2B8EF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מען להודעות:____________________________________________________</w:t>
      </w:r>
    </w:p>
    <w:p w14:paraId="3119BE8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3AF1E7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טלפון: 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30311B9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6FB5D1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דואר אלקטרוני </w:t>
      </w:r>
      <w:r w:rsidRPr="00E56613">
        <w:rPr>
          <w:rFonts w:ascii="Times New Roman" w:eastAsia="Times New Roman" w:hAnsi="Times New Roman" w:cs="David" w:hint="cs"/>
          <w:snapToGrid w:val="0"/>
          <w:sz w:val="26"/>
          <w:szCs w:val="24"/>
          <w:u w:val="single"/>
          <w:rtl/>
        </w:rPr>
        <w:t>(</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snapToGrid w:val="0"/>
          <w:sz w:val="26"/>
          <w:szCs w:val="24"/>
          <w:u w:val="single"/>
        </w:rPr>
        <w:t>e-mail</w:t>
      </w:r>
      <w:r w:rsidRPr="00E56613">
        <w:rPr>
          <w:rFonts w:ascii="Times New Roman" w:eastAsia="Times New Roman" w:hAnsi="Times New Roman" w:cs="David" w:hint="cs"/>
          <w:snapToGrid w:val="0"/>
          <w:sz w:val="26"/>
          <w:szCs w:val="24"/>
          <w:rtl/>
        </w:rPr>
        <w:t xml:space="preserve">:___________________________________________ </w:t>
      </w:r>
    </w:p>
    <w:p w14:paraId="542E5BB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18290E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פקס: __________________________________________________________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58FE5BB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31124FB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26898C4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05D672D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F00FBD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ניסיון ופרויקטים דומים שבוצעו ע"י הקבלן:</w:t>
      </w:r>
    </w:p>
    <w:p w14:paraId="33CA87D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tbl>
      <w:tblPr>
        <w:bidiVisual/>
        <w:tblW w:w="8504" w:type="dxa"/>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4646"/>
        <w:gridCol w:w="1275"/>
        <w:gridCol w:w="2017"/>
      </w:tblGrid>
      <w:tr w:rsidR="00E56613" w:rsidRPr="00E56613" w14:paraId="52176347" w14:textId="77777777" w:rsidTr="00E56613">
        <w:tc>
          <w:tcPr>
            <w:tcW w:w="566" w:type="dxa"/>
            <w:shd w:val="clear" w:color="auto" w:fill="auto"/>
          </w:tcPr>
          <w:p w14:paraId="7BC99B3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0055817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מס'</w:t>
            </w:r>
          </w:p>
        </w:tc>
        <w:tc>
          <w:tcPr>
            <w:tcW w:w="4646" w:type="dxa"/>
            <w:shd w:val="clear" w:color="auto" w:fill="auto"/>
          </w:tcPr>
          <w:p w14:paraId="6B53F03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0E336D3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תיאור הפרויקט</w:t>
            </w:r>
          </w:p>
        </w:tc>
        <w:tc>
          <w:tcPr>
            <w:tcW w:w="1275" w:type="dxa"/>
            <w:shd w:val="clear" w:color="auto" w:fill="auto"/>
          </w:tcPr>
          <w:p w14:paraId="65F182D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תקופת הביצוע</w:t>
            </w:r>
          </w:p>
        </w:tc>
        <w:tc>
          <w:tcPr>
            <w:tcW w:w="2017" w:type="dxa"/>
            <w:shd w:val="clear" w:color="auto" w:fill="auto"/>
          </w:tcPr>
          <w:p w14:paraId="7D34495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59EF72E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היקף כספי בדולרים</w:t>
            </w:r>
          </w:p>
        </w:tc>
      </w:tr>
      <w:tr w:rsidR="00E56613" w:rsidRPr="00E56613" w14:paraId="38D54389" w14:textId="77777777" w:rsidTr="00E56613">
        <w:tc>
          <w:tcPr>
            <w:tcW w:w="566" w:type="dxa"/>
            <w:shd w:val="clear" w:color="auto" w:fill="auto"/>
          </w:tcPr>
          <w:p w14:paraId="66487B7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1</w:t>
            </w:r>
          </w:p>
        </w:tc>
        <w:tc>
          <w:tcPr>
            <w:tcW w:w="4646" w:type="dxa"/>
            <w:shd w:val="clear" w:color="auto" w:fill="auto"/>
          </w:tcPr>
          <w:p w14:paraId="05B4D0C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04B95E2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565C953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725A06E8" w14:textId="77777777" w:rsidTr="00E56613">
        <w:tc>
          <w:tcPr>
            <w:tcW w:w="566" w:type="dxa"/>
            <w:shd w:val="clear" w:color="auto" w:fill="auto"/>
          </w:tcPr>
          <w:p w14:paraId="688CAF7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2</w:t>
            </w:r>
          </w:p>
        </w:tc>
        <w:tc>
          <w:tcPr>
            <w:tcW w:w="4646" w:type="dxa"/>
            <w:shd w:val="clear" w:color="auto" w:fill="auto"/>
          </w:tcPr>
          <w:p w14:paraId="78345A1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0B7234B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375C7DF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53392F80" w14:textId="77777777" w:rsidTr="00E56613">
        <w:tc>
          <w:tcPr>
            <w:tcW w:w="566" w:type="dxa"/>
            <w:shd w:val="clear" w:color="auto" w:fill="auto"/>
          </w:tcPr>
          <w:p w14:paraId="02C7F4B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3</w:t>
            </w:r>
          </w:p>
        </w:tc>
        <w:tc>
          <w:tcPr>
            <w:tcW w:w="4646" w:type="dxa"/>
            <w:shd w:val="clear" w:color="auto" w:fill="auto"/>
          </w:tcPr>
          <w:p w14:paraId="4C048CE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659EC4D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16F1BF0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0C0EA6B4" w14:textId="77777777" w:rsidTr="00E56613">
        <w:tc>
          <w:tcPr>
            <w:tcW w:w="566" w:type="dxa"/>
            <w:shd w:val="clear" w:color="auto" w:fill="auto"/>
          </w:tcPr>
          <w:p w14:paraId="53E02CC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4</w:t>
            </w:r>
          </w:p>
        </w:tc>
        <w:tc>
          <w:tcPr>
            <w:tcW w:w="4646" w:type="dxa"/>
            <w:shd w:val="clear" w:color="auto" w:fill="auto"/>
          </w:tcPr>
          <w:p w14:paraId="5A236C2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1BF89FB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2C13BB8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62D17C64" w14:textId="77777777" w:rsidTr="00E56613">
        <w:tc>
          <w:tcPr>
            <w:tcW w:w="566" w:type="dxa"/>
            <w:shd w:val="clear" w:color="auto" w:fill="auto"/>
          </w:tcPr>
          <w:p w14:paraId="291E0DC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5</w:t>
            </w:r>
          </w:p>
        </w:tc>
        <w:tc>
          <w:tcPr>
            <w:tcW w:w="4646" w:type="dxa"/>
            <w:shd w:val="clear" w:color="auto" w:fill="auto"/>
          </w:tcPr>
          <w:p w14:paraId="010247B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4F86A7A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7BD9850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bl>
    <w:p w14:paraId="199DE52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596D581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b/>
          <w:bCs/>
          <w:snapToGrid w:val="0"/>
          <w:sz w:val="26"/>
          <w:szCs w:val="24"/>
          <w:u w:val="single"/>
          <w:rtl/>
        </w:rPr>
        <w:t>גופים ממליצים:</w:t>
      </w:r>
    </w:p>
    <w:p w14:paraId="52DA6B4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(בין היתר שני משרדי תכנון לפחות)</w:t>
      </w:r>
    </w:p>
    <w:p w14:paraId="2051C68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7C3AE78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7AD25F1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739614C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5FA7C4A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______________________________________________________________   </w:t>
      </w:r>
    </w:p>
    <w:p w14:paraId="4230E51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                                                                                                                           </w:t>
      </w:r>
    </w:p>
    <w:p w14:paraId="68D228D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u w:val="single"/>
          <w:rtl/>
        </w:rPr>
        <w:t xml:space="preserve">                                                                                                                            </w:t>
      </w:r>
    </w:p>
    <w:p w14:paraId="6176308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E3166A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83B7E1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D6204E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46256F2"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b/>
          <w:bCs/>
          <w:snapToGrid w:val="0"/>
          <w:sz w:val="26"/>
          <w:szCs w:val="24"/>
          <w:u w:val="single"/>
          <w:rtl/>
        </w:rPr>
        <w:br w:type="page"/>
      </w:r>
      <w:r w:rsidRPr="00E56613">
        <w:rPr>
          <w:rFonts w:ascii="Times New Roman" w:eastAsia="Times New Roman" w:hAnsi="Times New Roman" w:cs="David" w:hint="cs"/>
          <w:b/>
          <w:bCs/>
          <w:snapToGrid w:val="0"/>
          <w:sz w:val="26"/>
          <w:szCs w:val="24"/>
          <w:u w:val="single"/>
          <w:rtl/>
        </w:rPr>
        <w:lastRenderedPageBreak/>
        <w:t>מסמך א'3</w:t>
      </w:r>
    </w:p>
    <w:p w14:paraId="7BAE83FC"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Pr>
      </w:pPr>
      <w:r w:rsidRPr="00E56613">
        <w:rPr>
          <w:rFonts w:ascii="Times New Roman" w:eastAsia="Times New Roman" w:hAnsi="Times New Roman" w:cs="David" w:hint="cs"/>
          <w:b/>
          <w:bCs/>
          <w:snapToGrid w:val="0"/>
          <w:sz w:val="26"/>
          <w:szCs w:val="24"/>
          <w:u w:val="single"/>
          <w:rtl/>
        </w:rPr>
        <w:t xml:space="preserve">הצהרת הקבלן ורישיון קבלן </w:t>
      </w:r>
    </w:p>
    <w:p w14:paraId="710A6756"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372B33C5"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שם הקבלן:_______________________________________________________                                                                                                                        </w:t>
      </w:r>
    </w:p>
    <w:p w14:paraId="0F6DEB34"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מס' תעודת זיהוי או רישום: ___________________________________________                                                                                        </w:t>
      </w:r>
    </w:p>
    <w:p w14:paraId="06E4ED2E"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מס' קבלן מורשה:__________________________________________________</w:t>
      </w:r>
    </w:p>
    <w:p w14:paraId="176BB589"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1A20089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napToGrid w:val="0"/>
          <w:sz w:val="26"/>
          <w:szCs w:val="26"/>
          <w:rtl/>
        </w:rPr>
      </w:pPr>
      <w:r w:rsidRPr="00E56613">
        <w:rPr>
          <w:rFonts w:ascii="Times New Roman" w:eastAsia="Times New Roman" w:hAnsi="Times New Roman" w:cs="David" w:hint="cs"/>
          <w:b/>
          <w:bCs/>
          <w:snapToGrid w:val="0"/>
          <w:sz w:val="26"/>
          <w:szCs w:val="26"/>
          <w:rtl/>
        </w:rPr>
        <w:t xml:space="preserve">הקבלן מצהיר כי הינו קבלן רשום בפנקס הקבלנים בהתאם לחוק רישום קבלנים לעבודות הנדסה בנאיות </w:t>
      </w:r>
      <w:proofErr w:type="spellStart"/>
      <w:r w:rsidRPr="00E56613">
        <w:rPr>
          <w:rFonts w:ascii="Times New Roman" w:eastAsia="Times New Roman" w:hAnsi="Times New Roman" w:cs="David" w:hint="cs"/>
          <w:b/>
          <w:bCs/>
          <w:snapToGrid w:val="0"/>
          <w:sz w:val="26"/>
          <w:szCs w:val="26"/>
          <w:rtl/>
        </w:rPr>
        <w:t>התשכ"ט</w:t>
      </w:r>
      <w:proofErr w:type="spellEnd"/>
      <w:r w:rsidRPr="00E56613">
        <w:rPr>
          <w:rFonts w:ascii="Times New Roman" w:eastAsia="Times New Roman" w:hAnsi="Times New Roman" w:cs="David" w:hint="cs"/>
          <w:b/>
          <w:bCs/>
          <w:snapToGrid w:val="0"/>
          <w:sz w:val="26"/>
          <w:szCs w:val="26"/>
          <w:rtl/>
        </w:rPr>
        <w:t xml:space="preserve"> - 1969 ותקנותיו, המורשה לבצע עבודות בענף ראשי ________      בסיווג כספי _________ לפחות.</w:t>
      </w:r>
    </w:p>
    <w:p w14:paraId="59F71938"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p>
    <w:p w14:paraId="778F5D4C"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על הקבלן לצרף למסמך זה רישיון ואישור רשם הקבלנים. </w:t>
      </w:r>
    </w:p>
    <w:p w14:paraId="51FB1249"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u w:val="single"/>
          <w:rtl/>
        </w:rPr>
        <w:t>לידיעה - אישור לתקופה או זמני לא יתקבל</w:t>
      </w:r>
      <w:r w:rsidRPr="00E56613">
        <w:rPr>
          <w:rFonts w:ascii="Times New Roman" w:eastAsia="Times New Roman" w:hAnsi="Times New Roman" w:cs="David" w:hint="cs"/>
          <w:b/>
          <w:bCs/>
          <w:snapToGrid w:val="0"/>
          <w:sz w:val="28"/>
          <w:szCs w:val="24"/>
          <w:rtl/>
        </w:rPr>
        <w:t>.</w:t>
      </w:r>
    </w:p>
    <w:p w14:paraId="27F96718"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25F4BEC4"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39471DC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84E141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665840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F87F4D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DC98BB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801C59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7072C0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9308BB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66BD0E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13A125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BDDBCE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4A530C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04D1EF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9AA511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5F6756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B033FF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6B9ECA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5B7A6A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181C13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9DE45C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F26D0B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F228B0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B3D218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33C0DB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1E5E417"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7B6C274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 xml:space="preserve">מסמך א'4 </w:t>
      </w:r>
    </w:p>
    <w:p w14:paraId="7F2D038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 xml:space="preserve"> לוח זמנים (נספח 3.1.10 לחוזה)</w:t>
      </w:r>
    </w:p>
    <w:p w14:paraId="7CEE09D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2FB8FC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7C7EB6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B9EE95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A6BAD4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FE2D5C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C2F34F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A0FB82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817A00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D62344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B7C99E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629148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10632C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5D6AFB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81F0A5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9DD95A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4C3423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1D13A2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2B1177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EDE825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93AB6A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C7DA18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AAA536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34E08A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3ADF88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4235BE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B89B47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CDD034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5D2E68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6E1891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554902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82B9B9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BFD8F4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96E8E4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156154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E7C62C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4E60F1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8DC971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19CB1E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362E56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406A5F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E1A960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CFA708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EBB805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A36BA1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08E825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62BFA7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03532A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3E4EEB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0A67EE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E5E5FE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590F42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4F29B7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A41DE6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BFE9AB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18160C1"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4B69878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מסמך א'5</w:t>
      </w:r>
    </w:p>
    <w:p w14:paraId="2A8147D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CAD0DD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נוסח ערבות בנקאית</w:t>
      </w:r>
    </w:p>
    <w:p w14:paraId="55F8E70B"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snapToGrid w:val="0"/>
          <w:sz w:val="28"/>
          <w:szCs w:val="24"/>
          <w:rtl/>
        </w:rPr>
        <w:tab/>
      </w:r>
    </w:p>
    <w:p w14:paraId="48C46717"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31B3ABE2"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54D5BE5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trike/>
          <w:snapToGrid w:val="0"/>
          <w:sz w:val="24"/>
          <w:szCs w:val="24"/>
          <w:rtl/>
        </w:rPr>
      </w:pPr>
      <w:r w:rsidRPr="00E56613">
        <w:rPr>
          <w:rFonts w:ascii="Times New Roman" w:eastAsia="Times New Roman" w:hAnsi="Times New Roman" w:cs="David" w:hint="cs"/>
          <w:snapToGrid w:val="0"/>
          <w:sz w:val="24"/>
          <w:szCs w:val="24"/>
          <w:rtl/>
        </w:rPr>
        <w:t>לכבוד</w:t>
      </w:r>
      <w:r w:rsidRPr="00E56613">
        <w:rPr>
          <w:rFonts w:ascii="Times New Roman" w:eastAsia="Times New Roman" w:hAnsi="Times New Roman" w:cs="David" w:hint="cs"/>
          <w:snapToGrid w:val="0"/>
          <w:sz w:val="24"/>
          <w:szCs w:val="24"/>
          <w:rtl/>
        </w:rPr>
        <w:tab/>
      </w:r>
      <w:r w:rsidRPr="00E56613">
        <w:rPr>
          <w:rFonts w:ascii="Times New Roman" w:eastAsia="Times New Roman" w:hAnsi="Times New Roman" w:cs="David" w:hint="cs"/>
          <w:snapToGrid w:val="0"/>
          <w:sz w:val="24"/>
          <w:szCs w:val="24"/>
          <w:rtl/>
        </w:rPr>
        <w:tab/>
      </w:r>
    </w:p>
    <w:p w14:paraId="26F4D7A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1A0190F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4922F3C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5CEFCF6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76F534CD"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roofErr w:type="spellStart"/>
      <w:r w:rsidRPr="00E56613">
        <w:rPr>
          <w:rFonts w:ascii="Times New Roman" w:eastAsia="Times New Roman" w:hAnsi="Times New Roman" w:cs="David" w:hint="cs"/>
          <w:snapToGrid w:val="0"/>
          <w:sz w:val="24"/>
          <w:szCs w:val="24"/>
          <w:rtl/>
        </w:rPr>
        <w:t>ג.א.נ</w:t>
      </w:r>
      <w:proofErr w:type="spellEnd"/>
      <w:r w:rsidRPr="00E56613">
        <w:rPr>
          <w:rFonts w:ascii="Times New Roman" w:eastAsia="Times New Roman" w:hAnsi="Times New Roman" w:cs="David" w:hint="cs"/>
          <w:snapToGrid w:val="0"/>
          <w:sz w:val="24"/>
          <w:szCs w:val="24"/>
          <w:rtl/>
        </w:rPr>
        <w:t>.,</w:t>
      </w:r>
    </w:p>
    <w:p w14:paraId="37F7A31F"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b/>
          <w:bCs/>
          <w:snapToGrid w:val="0"/>
          <w:sz w:val="24"/>
          <w:szCs w:val="24"/>
          <w:rtl/>
        </w:rPr>
        <w:t xml:space="preserve">                                                                   </w:t>
      </w:r>
      <w:r w:rsidRPr="00E56613">
        <w:rPr>
          <w:rFonts w:ascii="Times New Roman" w:eastAsia="Times New Roman" w:hAnsi="Times New Roman" w:cs="David" w:hint="cs"/>
          <w:b/>
          <w:bCs/>
          <w:snapToGrid w:val="0"/>
          <w:sz w:val="24"/>
          <w:szCs w:val="24"/>
          <w:u w:val="single"/>
          <w:rtl/>
        </w:rPr>
        <w:t>כתב ערבות</w:t>
      </w:r>
    </w:p>
    <w:p w14:paraId="32399F79" w14:textId="77777777" w:rsidR="00E56613" w:rsidRPr="00E56613" w:rsidRDefault="00E56613" w:rsidP="00E56613">
      <w:pPr>
        <w:tabs>
          <w:tab w:val="left" w:pos="58"/>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67A7BC2C" w14:textId="77777777" w:rsidR="00E56613" w:rsidRPr="00E56613" w:rsidRDefault="00E56613" w:rsidP="00E56613">
      <w:pPr>
        <w:tabs>
          <w:tab w:val="left" w:pos="58"/>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לפי בקשת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הקבלן</w:t>
      </w:r>
      <w:r w:rsidRPr="00E56613">
        <w:rPr>
          <w:rFonts w:ascii="Times New Roman" w:eastAsia="Times New Roman" w:hAnsi="Times New Roman" w:cs="David" w:hint="cs"/>
          <w:snapToGrid w:val="0"/>
          <w:sz w:val="24"/>
          <w:szCs w:val="24"/>
          <w:rtl/>
        </w:rPr>
        <w:t xml:space="preserve">") הרינו מתחייבים ואחראים כלפיכם עבור הקבלן לתשלום כל סכום בגבול סך של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ש"ח כשסכום זה צמוד במלואו למדד תשומות הבניה למגורים  (להלן - "המדד") כשהמדד הבסיסי הוא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סכום הערבות</w:t>
      </w:r>
      <w:r w:rsidRPr="00E56613">
        <w:rPr>
          <w:rFonts w:ascii="Times New Roman" w:eastAsia="Times New Roman" w:hAnsi="Times New Roman" w:cs="David" w:hint="cs"/>
          <w:snapToGrid w:val="0"/>
          <w:sz w:val="24"/>
          <w:szCs w:val="24"/>
          <w:rtl/>
        </w:rPr>
        <w:t>").</w:t>
      </w:r>
    </w:p>
    <w:p w14:paraId="28EACE4F" w14:textId="77777777" w:rsidR="00E56613" w:rsidRPr="00E56613" w:rsidRDefault="00E56613" w:rsidP="00E56613">
      <w:pPr>
        <w:tabs>
          <w:tab w:val="left" w:pos="58"/>
        </w:tabs>
        <w:spacing w:before="0" w:beforeAutospacing="0" w:after="0" w:afterAutospacing="0" w:line="240" w:lineRule="auto"/>
        <w:ind w:left="58"/>
        <w:jc w:val="both"/>
        <w:rPr>
          <w:rFonts w:ascii="Times New Roman" w:eastAsia="Times New Roman" w:hAnsi="Times New Roman" w:cs="David"/>
          <w:snapToGrid w:val="0"/>
          <w:sz w:val="24"/>
          <w:szCs w:val="24"/>
          <w:rtl/>
        </w:rPr>
      </w:pPr>
    </w:p>
    <w:p w14:paraId="52F97CDF" w14:textId="77777777" w:rsidR="00E56613" w:rsidRPr="00E56613" w:rsidRDefault="00E56613" w:rsidP="00E56613">
      <w:pPr>
        <w:tabs>
          <w:tab w:val="left" w:pos="58"/>
          <w:tab w:val="left" w:pos="200"/>
          <w:tab w:val="left" w:pos="767"/>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אתם תהיו זכאים לדרוש מאתנו יחד וכל אחת מכן לחוד, תשלום סכום הערבות בשלמות או לדרוש מאתנו מפעם לפעם סכומים על חשבון סכום הערבות ובמקרה זה לאחר כל תשלום, </w:t>
      </w:r>
      <w:proofErr w:type="spellStart"/>
      <w:r w:rsidRPr="00E56613">
        <w:rPr>
          <w:rFonts w:ascii="Times New Roman" w:eastAsia="Times New Roman" w:hAnsi="Times New Roman" w:cs="David" w:hint="cs"/>
          <w:snapToGrid w:val="0"/>
          <w:sz w:val="24"/>
          <w:szCs w:val="24"/>
          <w:rtl/>
        </w:rPr>
        <w:t>תשאר</w:t>
      </w:r>
      <w:proofErr w:type="spellEnd"/>
      <w:r w:rsidRPr="00E56613">
        <w:rPr>
          <w:rFonts w:ascii="Times New Roman" w:eastAsia="Times New Roman" w:hAnsi="Times New Roman" w:cs="David" w:hint="cs"/>
          <w:snapToGrid w:val="0"/>
          <w:sz w:val="24"/>
          <w:szCs w:val="24"/>
          <w:rtl/>
        </w:rPr>
        <w:t xml:space="preserve"> הערבות בתוקפה לגבי יתרת סכום הערבות, ובלבד שסך כל דרישותיכם יחד לא יעלה על סכום הערבות.</w:t>
      </w:r>
    </w:p>
    <w:p w14:paraId="48385E7D"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358DB555" w14:textId="77777777" w:rsidR="00E56613" w:rsidRPr="00E56613" w:rsidRDefault="00E56613" w:rsidP="00E56613">
      <w:pPr>
        <w:tabs>
          <w:tab w:val="left" w:pos="58"/>
          <w:tab w:val="left" w:pos="200"/>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הננו מתחייבים לשלם לכם כל סכום שיידרש על ידכם בגבול סכום הערבות מיד לפי דרישה ראשונה בכתב שלכם ו/או של מי מכם ומבלי שיהיה עליכם לבסס או להוכיח דרישה זו.</w:t>
      </w:r>
    </w:p>
    <w:p w14:paraId="18724224"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26024C2" w14:textId="77777777" w:rsidR="00E56613" w:rsidRPr="00E56613" w:rsidRDefault="00E56613" w:rsidP="00E56613">
      <w:pPr>
        <w:tabs>
          <w:tab w:val="lef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כל סכום שישולם </w:t>
      </w:r>
      <w:proofErr w:type="spellStart"/>
      <w:r w:rsidRPr="00E56613">
        <w:rPr>
          <w:rFonts w:ascii="Times New Roman" w:eastAsia="Times New Roman" w:hAnsi="Times New Roman" w:cs="David" w:hint="cs"/>
          <w:snapToGrid w:val="0"/>
          <w:sz w:val="24"/>
          <w:szCs w:val="24"/>
          <w:rtl/>
        </w:rPr>
        <w:t>מכח</w:t>
      </w:r>
      <w:proofErr w:type="spellEnd"/>
      <w:r w:rsidRPr="00E56613">
        <w:rPr>
          <w:rFonts w:ascii="Times New Roman" w:eastAsia="Times New Roman" w:hAnsi="Times New Roman" w:cs="David" w:hint="cs"/>
          <w:snapToGrid w:val="0"/>
          <w:sz w:val="24"/>
          <w:szCs w:val="24"/>
          <w:rtl/>
        </w:rPr>
        <w:t xml:space="preserve"> ערבותנו זו יגדל בשיעור השווה לשיעור העלייה במדד האחרון אשר יהא ידוע בעת ביצוע כל תשלום לזכותכם, לעומת שערו הבסיסי של המדד הנקוב לעיל.</w:t>
      </w:r>
    </w:p>
    <w:p w14:paraId="6D6F23D4"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5BBE77DF" w14:textId="77777777" w:rsidR="00E56613" w:rsidRPr="00E56613" w:rsidRDefault="00E56613" w:rsidP="00E56613">
      <w:pPr>
        <w:tabs>
          <w:tab w:val="right" w:pos="58"/>
          <w:tab w:val="righ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אנו לא נהיה רשאים לבטל הערבות ו/או להימנע מתשלום עפ"י כתב ערבות זה מכל סיבה ועילה שהיא. הננו מוותרים בזה במפורש ומראש על כל טענה לרבות כל ברירה המוענקת לקבלן עפ"י דין.</w:t>
      </w:r>
    </w:p>
    <w:p w14:paraId="35098998"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49F04F0E"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ערבות זו בלתי חוזרת ובלתי מותנית.</w:t>
      </w:r>
    </w:p>
    <w:p w14:paraId="2315A6D4"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0ADC539"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ערבות זו תהיה בתוקף עד ליום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שעה 12:00 ועד בכלל וכל דרישה על פיה חייבת </w:t>
      </w:r>
    </w:p>
    <w:p w14:paraId="7573C3A4"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להימסר לנו לא יאוחר מאשר במועד הנ"ל.</w:t>
      </w:r>
    </w:p>
    <w:p w14:paraId="752563A9"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u w:val="single"/>
          <w:rtl/>
        </w:rPr>
      </w:pPr>
    </w:p>
    <w:p w14:paraId="366D389D"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721C05F"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בנק ______________________ </w:t>
      </w:r>
      <w:r w:rsidRPr="00E56613">
        <w:rPr>
          <w:rFonts w:ascii="Times New Roman" w:eastAsia="Times New Roman" w:hAnsi="Times New Roman" w:cs="David" w:hint="cs"/>
          <w:snapToGrid w:val="0"/>
          <w:sz w:val="24"/>
          <w:szCs w:val="24"/>
          <w:u w:val="single"/>
          <w:rtl/>
        </w:rPr>
        <w:t xml:space="preserve">                                  </w:t>
      </w:r>
    </w:p>
    <w:p w14:paraId="04DDAE1E"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476D71D1"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תאריך ____________________</w:t>
      </w:r>
      <w:r w:rsidRPr="00E56613">
        <w:rPr>
          <w:rFonts w:ascii="Times New Roman" w:eastAsia="Times New Roman" w:hAnsi="Times New Roman" w:cs="David" w:hint="cs"/>
          <w:snapToGrid w:val="0"/>
          <w:sz w:val="24"/>
          <w:szCs w:val="24"/>
          <w:u w:val="single"/>
          <w:rtl/>
        </w:rPr>
        <w:t xml:space="preserve">                              </w:t>
      </w:r>
    </w:p>
    <w:p w14:paraId="4CB42C40"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37127E79"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5B8ABF06"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74CF259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snapToGrid w:val="0"/>
          <w:sz w:val="26"/>
          <w:szCs w:val="24"/>
          <w:rtl/>
        </w:rPr>
        <w:br w:type="page"/>
      </w:r>
      <w:r w:rsidRPr="00E56613">
        <w:rPr>
          <w:rFonts w:ascii="Times New Roman" w:eastAsia="Times New Roman" w:hAnsi="Times New Roman" w:cs="David" w:hint="cs"/>
          <w:b/>
          <w:bCs/>
          <w:snapToGrid w:val="0"/>
          <w:sz w:val="28"/>
          <w:szCs w:val="24"/>
          <w:u w:val="single"/>
          <w:rtl/>
        </w:rPr>
        <w:lastRenderedPageBreak/>
        <w:t>מסמך א'6</w:t>
      </w:r>
    </w:p>
    <w:p w14:paraId="49E1041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866CD1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הצעת הקבלן</w:t>
      </w:r>
    </w:p>
    <w:p w14:paraId="7AD6799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p>
    <w:p w14:paraId="11038354" w14:textId="2A7D4D5D" w:rsidR="00E56613" w:rsidRPr="00913564" w:rsidRDefault="00E56613" w:rsidP="00FB4C7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color w:val="70AD47"/>
          <w:sz w:val="24"/>
          <w:szCs w:val="24"/>
          <w:u w:val="single"/>
          <w:rtl/>
        </w:rPr>
      </w:pPr>
      <w:r w:rsidRPr="00913564">
        <w:rPr>
          <w:rFonts w:ascii="Times New Roman" w:eastAsia="Times New Roman" w:hAnsi="Times New Roman" w:cs="David" w:hint="cs"/>
          <w:b/>
          <w:bCs/>
          <w:snapToGrid w:val="0"/>
          <w:sz w:val="24"/>
          <w:szCs w:val="24"/>
          <w:u w:val="single"/>
          <w:rtl/>
        </w:rPr>
        <w:t>הנדון:</w:t>
      </w:r>
      <w:r w:rsidRPr="00913564">
        <w:rPr>
          <w:rFonts w:ascii="Times New Roman" w:eastAsia="Times New Roman" w:hAnsi="Times New Roman" w:cs="David" w:hint="cs"/>
          <w:b/>
          <w:bCs/>
          <w:snapToGrid w:val="0"/>
          <w:sz w:val="24"/>
          <w:szCs w:val="24"/>
          <w:u w:val="single"/>
          <w:rtl/>
        </w:rPr>
        <w:tab/>
      </w:r>
      <w:r w:rsidR="00FB4C73" w:rsidRPr="00913564">
        <w:rPr>
          <w:rFonts w:ascii="Times New Roman" w:eastAsia="Times New Roman" w:hAnsi="Times New Roman" w:cs="David" w:hint="cs"/>
          <w:b/>
          <w:bCs/>
          <w:snapToGrid w:val="0"/>
          <w:sz w:val="24"/>
          <w:szCs w:val="24"/>
          <w:u w:val="single"/>
          <w:rtl/>
        </w:rPr>
        <w:t xml:space="preserve">הצעה </w:t>
      </w:r>
      <w:r w:rsidRPr="00913564">
        <w:rPr>
          <w:rFonts w:ascii="Times New Roman" w:eastAsia="Times New Roman" w:hAnsi="Times New Roman" w:cs="David" w:hint="cs"/>
          <w:b/>
          <w:bCs/>
          <w:snapToGrid w:val="0"/>
          <w:sz w:val="24"/>
          <w:szCs w:val="24"/>
          <w:u w:val="single"/>
          <w:rtl/>
        </w:rPr>
        <w:t>לביצוע</w:t>
      </w:r>
      <w:r w:rsidR="00FB4C73" w:rsidRPr="00913564">
        <w:rPr>
          <w:rFonts w:ascii="Times New Roman" w:eastAsia="Times New Roman" w:hAnsi="Times New Roman" w:cs="David" w:hint="cs"/>
          <w:b/>
          <w:bCs/>
          <w:snapToGrid w:val="0"/>
          <w:sz w:val="24"/>
          <w:szCs w:val="24"/>
          <w:u w:val="single"/>
          <w:rtl/>
        </w:rPr>
        <w:t xml:space="preserve"> </w:t>
      </w:r>
      <w:r w:rsidRPr="00913564">
        <w:rPr>
          <w:rFonts w:ascii="Times New Roman" w:eastAsia="Times New Roman" w:hAnsi="Times New Roman" w:cs="David" w:hint="cs"/>
          <w:b/>
          <w:bCs/>
          <w:snapToGrid w:val="0"/>
          <w:sz w:val="24"/>
          <w:szCs w:val="24"/>
          <w:u w:val="single"/>
          <w:rtl/>
        </w:rPr>
        <w:t>פרויקט</w:t>
      </w:r>
      <w:r w:rsidR="004A28B6" w:rsidRPr="00913564">
        <w:rPr>
          <w:rFonts w:ascii="Times New Roman" w:eastAsia="Times New Roman" w:hAnsi="Times New Roman" w:cs="David" w:hint="cs"/>
          <w:b/>
          <w:bCs/>
          <w:snapToGrid w:val="0"/>
          <w:sz w:val="24"/>
          <w:szCs w:val="24"/>
          <w:u w:val="single"/>
          <w:rtl/>
        </w:rPr>
        <w:t>:</w:t>
      </w:r>
      <w:r w:rsidRPr="00913564">
        <w:rPr>
          <w:rFonts w:ascii="Times New Roman" w:eastAsia="Times New Roman" w:hAnsi="Times New Roman" w:cs="David" w:hint="cs"/>
          <w:b/>
          <w:bCs/>
          <w:snapToGrid w:val="0"/>
          <w:sz w:val="24"/>
          <w:szCs w:val="24"/>
          <w:u w:val="single"/>
          <w:rtl/>
        </w:rPr>
        <w:t xml:space="preserve"> </w:t>
      </w:r>
      <w:sdt>
        <w:sdtPr>
          <w:rPr>
            <w:rFonts w:ascii="Times New Roman" w:eastAsia="Times New Roman" w:hAnsi="Times New Roman" w:cs="David" w:hint="cs"/>
            <w:b/>
            <w:bCs/>
            <w:snapToGrid w:val="0"/>
            <w:sz w:val="24"/>
            <w:szCs w:val="24"/>
            <w:u w:val="single"/>
            <w:rtl/>
          </w:rPr>
          <w:alias w:val="שם הפרויקט"/>
          <w:tag w:val="cntProjectName"/>
          <w:id w:val="152567383"/>
          <w:placeholder>
            <w:docPart w:val="CCBF54E1C2C64AEB8C0C3FDA79B59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7" w:author="Meryl Etman" w:date="2024-10-30T16:26:00Z">
            <w:r w:rsidR="00853104">
              <w:rPr>
                <w:rFonts w:ascii="Times New Roman" w:eastAsia="Times New Roman" w:hAnsi="Times New Roman" w:cs="David" w:hint="cs"/>
                <w:b/>
                <w:bCs/>
                <w:snapToGrid w:val="0"/>
                <w:sz w:val="24"/>
                <w:szCs w:val="24"/>
                <w:u w:val="single"/>
                <w:rtl/>
              </w:rPr>
              <w:t>סביוני גבעת שמואל מגרשים 1006-1007</w:t>
            </w:r>
          </w:ins>
        </w:sdtContent>
      </w:sdt>
      <w:r w:rsidR="00FB4C73" w:rsidRPr="00913564">
        <w:rPr>
          <w:rFonts w:ascii="Times New Roman" w:eastAsia="Times New Roman" w:hAnsi="Times New Roman" w:cs="David" w:hint="cs"/>
          <w:b/>
          <w:bCs/>
          <w:snapToGrid w:val="0"/>
          <w:sz w:val="24"/>
          <w:szCs w:val="24"/>
          <w:u w:val="single"/>
          <w:rtl/>
        </w:rPr>
        <w:t xml:space="preserve"> באתר: </w:t>
      </w:r>
      <w:sdt>
        <w:sdtPr>
          <w:rPr>
            <w:rFonts w:ascii="Times New Roman" w:eastAsia="Times New Roman" w:hAnsi="Times New Roman" w:cs="David" w:hint="cs"/>
            <w:b/>
            <w:bCs/>
            <w:snapToGrid w:val="0"/>
            <w:sz w:val="24"/>
            <w:szCs w:val="24"/>
            <w:u w:val="single"/>
            <w:rtl/>
          </w:rPr>
          <w:alias w:val="שם אתר"/>
          <w:tag w:val="cntSite"/>
          <w:id w:val="-1931810932"/>
          <w:placeholder>
            <w:docPart w:val="D5F80B1DC7F5446CBBF0A0948BF21C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8" w:author="Meryl Etman" w:date="2024-10-30T16:27:00Z">
            <w:r w:rsidR="00853104">
              <w:rPr>
                <w:rFonts w:ascii="Times New Roman" w:eastAsia="Times New Roman" w:hAnsi="Times New Roman" w:cs="David" w:hint="cs"/>
                <w:b/>
                <w:bCs/>
                <w:snapToGrid w:val="0"/>
                <w:sz w:val="24"/>
                <w:szCs w:val="24"/>
                <w:u w:val="single"/>
                <w:rtl/>
              </w:rPr>
              <w:t>גבעת שמואל</w:t>
            </w:r>
          </w:ins>
        </w:sdtContent>
      </w:sdt>
      <w:r w:rsidR="00FB4C73" w:rsidRPr="00913564">
        <w:rPr>
          <w:rFonts w:ascii="Times New Roman" w:eastAsia="Times New Roman" w:hAnsi="Times New Roman" w:cs="David" w:hint="cs"/>
          <w:b/>
          <w:bCs/>
          <w:snapToGrid w:val="0"/>
          <w:sz w:val="24"/>
          <w:szCs w:val="24"/>
          <w:u w:val="single"/>
          <w:rtl/>
        </w:rPr>
        <w:t xml:space="preserve"> </w:t>
      </w:r>
      <w:r w:rsidR="004A28B6" w:rsidRPr="00913564">
        <w:rPr>
          <w:rFonts w:ascii="Times New Roman" w:eastAsia="Times New Roman" w:hAnsi="Times New Roman" w:cs="David" w:hint="cs"/>
          <w:b/>
          <w:bCs/>
          <w:snapToGrid w:val="0"/>
          <w:sz w:val="24"/>
          <w:szCs w:val="24"/>
          <w:u w:val="single"/>
          <w:rtl/>
        </w:rPr>
        <w:t>שב</w:t>
      </w:r>
      <w:sdt>
        <w:sdtPr>
          <w:rPr>
            <w:rFonts w:ascii="Times New Roman" w:eastAsia="Times New Roman" w:hAnsi="Times New Roman" w:cs="David" w:hint="cs"/>
            <w:b/>
            <w:bCs/>
            <w:snapToGrid w:val="0"/>
            <w:sz w:val="24"/>
            <w:szCs w:val="24"/>
            <w:u w:val="single"/>
            <w:rtl/>
          </w:rPr>
          <w:alias w:val="רשות מקומית"/>
          <w:tag w:val="cntLocalAuth"/>
          <w:id w:val="704454103"/>
          <w:placeholder>
            <w:docPart w:val="E81A4FAFFD8B4859B747154C819550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color w:val="70AD47"/>
          </w:rPr>
        </w:sdtEndPr>
        <w:sdtContent>
          <w:ins w:id="29" w:author="Meryl Etman" w:date="2024-10-30T16:27:00Z">
            <w:r w:rsidR="00853104">
              <w:rPr>
                <w:rFonts w:ascii="Times New Roman" w:eastAsia="Times New Roman" w:hAnsi="Times New Roman" w:cs="David" w:hint="cs"/>
                <w:b/>
                <w:bCs/>
                <w:snapToGrid w:val="0"/>
                <w:sz w:val="24"/>
                <w:szCs w:val="24"/>
                <w:u w:val="single"/>
                <w:rtl/>
              </w:rPr>
              <w:t>גבעת שמואל</w:t>
            </w:r>
          </w:ins>
        </w:sdtContent>
      </w:sdt>
    </w:p>
    <w:p w14:paraId="4ED1EF87" w14:textId="77777777" w:rsidR="00E56613" w:rsidRPr="00E56613" w:rsidRDefault="00E56613" w:rsidP="00E5661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sz w:val="26"/>
          <w:szCs w:val="24"/>
        </w:rPr>
      </w:pPr>
    </w:p>
    <w:p w14:paraId="66DEE8DB"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snapToGrid w:val="0"/>
          <w:sz w:val="26"/>
          <w:szCs w:val="24"/>
          <w:rtl/>
        </w:rPr>
        <w:tab/>
      </w:r>
    </w:p>
    <w:p w14:paraId="1097F918" w14:textId="77777777" w:rsidR="00E56613" w:rsidRPr="00E56613" w:rsidRDefault="00E56613" w:rsidP="00E56613">
      <w:pPr>
        <w:tabs>
          <w:tab w:val="right" w:pos="6600"/>
          <w:tab w:val="right" w:pos="7420"/>
        </w:tabs>
        <w:spacing w:before="0" w:beforeAutospacing="0" w:after="0" w:afterAutospacing="0" w:line="240" w:lineRule="auto"/>
        <w:ind w:left="58"/>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אנו הח"מ, לאחר שקראנו בעיון את מסמכי ההזמנה, מצהירים ומתחייבים בזה כדלקמן:</w:t>
      </w:r>
    </w:p>
    <w:p w14:paraId="313BD7E6"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5FD665A6"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הננו מגישים הצעה זו, מתוך ידיעה והבנה מלאים של כל מסמכי ההזמנה, בהם עיינו בקפדנות, ומתוך בדיקת וידיעת כל הפרטים הקשורים לאתר הבניה ולסביבתו - בהם בקרנו, ובידיעת כל גורם שיש לו ו/או שיכולה להיות לו השפעה על בצוע העבודות ועל כל הכלול בהצעה זו, לרבות ומבלי לפגוע בכלליות האמור לעיל  ידיעה והבנה בדבר - </w:t>
      </w:r>
    </w:p>
    <w:p w14:paraId="3F067C01"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76CFFF03"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{במקרה שמדובר באתר עתיקות מוכרז - העובדה כי העבודות תבוצענה בתחום אתר עתיקות מוכרז, חלקן בשטח ששוחרר ע"י רשות העתיקות, וחלקן בשטח שטרם שוחרר, כך שעלינו מוטלת החובה לדאוג לקבלת כל ההיתרים הדרושים עפ"י כל דין לביצוע העבודות, לנקוט זהירות בביצוען ולפעול בהתאם לכל דין, לרבות במקרה של גילוי עתיקות במהלך ביצוע העבודות.}</w:t>
      </w:r>
    </w:p>
    <w:p w14:paraId="24770F53" w14:textId="77777777" w:rsidR="00E56613" w:rsidRPr="00E56613" w:rsidRDefault="00E56613" w:rsidP="00E56613">
      <w:pPr>
        <w:spacing w:before="0" w:beforeAutospacing="0" w:after="0" w:afterAutospacing="0" w:line="240" w:lineRule="auto"/>
        <w:ind w:left="662"/>
        <w:jc w:val="both"/>
        <w:rPr>
          <w:rFonts w:ascii="Times New Roman" w:eastAsia="Times New Roman" w:hAnsi="Times New Roman" w:cs="David"/>
          <w:snapToGrid w:val="0"/>
          <w:sz w:val="26"/>
          <w:szCs w:val="24"/>
        </w:rPr>
      </w:pPr>
    </w:p>
    <w:p w14:paraId="0693B919"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טיב הקרקע, צנרת </w:t>
      </w:r>
      <w:proofErr w:type="spellStart"/>
      <w:r w:rsidRPr="00E56613">
        <w:rPr>
          <w:rFonts w:ascii="Times New Roman" w:eastAsia="Times New Roman" w:hAnsi="Times New Roman" w:cs="David" w:hint="cs"/>
          <w:snapToGrid w:val="0"/>
          <w:sz w:val="26"/>
          <w:szCs w:val="24"/>
          <w:rtl/>
        </w:rPr>
        <w:t>קוי</w:t>
      </w:r>
      <w:proofErr w:type="spellEnd"/>
      <w:r w:rsidRPr="00E56613">
        <w:rPr>
          <w:rFonts w:ascii="Times New Roman" w:eastAsia="Times New Roman" w:hAnsi="Times New Roman" w:cs="David" w:hint="cs"/>
          <w:snapToGrid w:val="0"/>
          <w:sz w:val="26"/>
          <w:szCs w:val="24"/>
          <w:rtl/>
        </w:rPr>
        <w:t xml:space="preserve"> המים, הביוב, החשמל, הטלפון, הניקוז, מתקנים תת-קרקעיים אחרים, פסולת ומפגעים ואלמנטים אחרים שיש לסלקם, תנאי ודרכי הגישה לאתר, וכן כל  הגורמים העובדים באתר.</w:t>
      </w:r>
    </w:p>
    <w:p w14:paraId="6C30B4AB"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238FF3FE"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כי בהתבסס על כל התנאים והגורמים כמפורט לעיל, הכנו את הצעתנו, וכי אנו נהיה מנועים מלהגיש כנגדכם כל דרישה ו/או תביעה המבוססות ו/או נובעות מטענות של אי הבנה, או אי ידיעה כלשהי של מסמכי ההזמנה ו/או התנאים והגורמים אשר יש להם ו/או יכולה להיות להם השפעה על בצוע העבודות.</w:t>
      </w:r>
    </w:p>
    <w:p w14:paraId="64901217"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0612ECC0"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מציעים בזאת להוציא לפועל את העבודות כמוגדר וכמפורט במסמכי ההזמנה במחירים המפורטים על ידינו בהצעתנו, והננו מתחייבים להשלים את בצוע העבודות בהתאם ללוח הזמנים המצורף על ידינו כנספח א-3 ובמסגרת משך זמן הביצוע לכל שלב כאמור בנספח 3.1.1 בקשר לסעיף 10.1 לחוזה, מיום קבלת צו התחלת עבודה לכל שלב בהתאם לחוזה.</w:t>
      </w:r>
    </w:p>
    <w:p w14:paraId="1F1146E9"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74DA2538"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במידה שתקבלו את הצעתנו, הננו מתחייבים לחתום על החוזה (מסמך ב' להזמנה) על כל נספחיו וזאת מיד עפ"י דרישתכם, ולהמציא לכם את הערבויות ופוליסות הבטוח כמוגדר בחוזה.</w:t>
      </w:r>
    </w:p>
    <w:p w14:paraId="6FD2C79B"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044085AA"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הצעתנו זו תהיה בתוקף ותחייב אותנו מיום חתימת הצעה זו ולמשך תקופה של </w:t>
      </w:r>
      <w:r w:rsidRPr="00E56613">
        <w:rPr>
          <w:rFonts w:ascii="Times New Roman" w:eastAsia="Times New Roman" w:hAnsi="Times New Roman" w:cs="David" w:hint="cs"/>
          <w:snapToGrid w:val="0"/>
          <w:sz w:val="26"/>
          <w:szCs w:val="24"/>
          <w:u w:val="single"/>
          <w:rtl/>
        </w:rPr>
        <w:t>90</w:t>
      </w:r>
      <w:r w:rsidRPr="00E56613">
        <w:rPr>
          <w:rFonts w:ascii="Times New Roman" w:eastAsia="Times New Roman" w:hAnsi="Times New Roman" w:cs="David" w:hint="cs"/>
          <w:snapToGrid w:val="0"/>
          <w:sz w:val="26"/>
          <w:szCs w:val="24"/>
          <w:rtl/>
        </w:rPr>
        <w:t xml:space="preserve"> יום.</w:t>
      </w:r>
    </w:p>
    <w:p w14:paraId="3A548414"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575BCB61" w14:textId="6BF1EE8F" w:rsidR="00E56613" w:rsidRPr="000248A6"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b/>
          <w:bCs/>
          <w:snapToGrid w:val="0"/>
          <w:sz w:val="26"/>
          <w:szCs w:val="24"/>
          <w:highlight w:val="yellow"/>
          <w:rtl/>
          <w:rPrChange w:id="30" w:author="מרול אטמן" w:date="2024-10-30T16:34:00Z" w16du:dateUtc="2024-10-30T14:34:00Z">
            <w:rPr>
              <w:rFonts w:ascii="Times New Roman" w:eastAsia="Times New Roman" w:hAnsi="Times New Roman" w:cs="David"/>
              <w:snapToGrid w:val="0"/>
              <w:sz w:val="26"/>
              <w:szCs w:val="24"/>
              <w:rtl/>
            </w:rPr>
          </w:rPrChange>
        </w:rPr>
      </w:pPr>
      <w:r w:rsidRPr="000248A6">
        <w:rPr>
          <w:rFonts w:ascii="Times New Roman" w:eastAsia="Times New Roman" w:hAnsi="Times New Roman" w:cs="David" w:hint="cs"/>
          <w:snapToGrid w:val="0"/>
          <w:sz w:val="26"/>
          <w:szCs w:val="24"/>
          <w:highlight w:val="yellow"/>
          <w:rtl/>
          <w:rPrChange w:id="31" w:author="מרול אטמן" w:date="2024-10-30T16:34:00Z" w16du:dateUtc="2024-10-30T14:34:00Z">
            <w:rPr>
              <w:rFonts w:ascii="Times New Roman" w:eastAsia="Times New Roman" w:hAnsi="Times New Roman" w:cs="David" w:hint="cs"/>
              <w:snapToGrid w:val="0"/>
              <w:sz w:val="26"/>
              <w:szCs w:val="24"/>
              <w:rtl/>
            </w:rPr>
          </w:rPrChange>
        </w:rPr>
        <w:t xml:space="preserve">כבטחון לקיום הצעתנו זו הננו מצרפים ערבות (המחאה בנקאית) על סך </w:t>
      </w:r>
      <w:r w:rsidRPr="000248A6">
        <w:rPr>
          <w:rFonts w:ascii="Times New Roman" w:eastAsia="Times New Roman" w:hAnsi="Times New Roman" w:cs="David" w:hint="cs"/>
          <w:snapToGrid w:val="0"/>
          <w:sz w:val="26"/>
          <w:szCs w:val="24"/>
          <w:highlight w:val="yellow"/>
          <w:u w:val="single"/>
          <w:rtl/>
          <w:rPrChange w:id="32" w:author="מרול אטמן" w:date="2024-10-30T16:34:00Z" w16du:dateUtc="2024-10-30T14:34:00Z">
            <w:rPr>
              <w:rFonts w:ascii="Times New Roman" w:eastAsia="Times New Roman" w:hAnsi="Times New Roman" w:cs="David" w:hint="cs"/>
              <w:snapToGrid w:val="0"/>
              <w:sz w:val="26"/>
              <w:szCs w:val="24"/>
              <w:u w:val="single"/>
              <w:rtl/>
            </w:rPr>
          </w:rPrChange>
        </w:rPr>
        <w:t xml:space="preserve">          </w:t>
      </w:r>
      <w:r w:rsidRPr="000248A6">
        <w:rPr>
          <w:rFonts w:ascii="Times New Roman" w:eastAsia="Times New Roman" w:hAnsi="Times New Roman" w:cs="David" w:hint="cs"/>
          <w:snapToGrid w:val="0"/>
          <w:sz w:val="26"/>
          <w:szCs w:val="24"/>
          <w:highlight w:val="yellow"/>
          <w:rtl/>
          <w:rPrChange w:id="33" w:author="מרול אטמן" w:date="2024-10-30T16:34:00Z" w16du:dateUtc="2024-10-30T14:34:00Z">
            <w:rPr>
              <w:rFonts w:ascii="Times New Roman" w:eastAsia="Times New Roman" w:hAnsi="Times New Roman" w:cs="David" w:hint="cs"/>
              <w:snapToGrid w:val="0"/>
              <w:sz w:val="26"/>
              <w:szCs w:val="24"/>
              <w:rtl/>
            </w:rPr>
          </w:rPrChange>
        </w:rPr>
        <w:t xml:space="preserve"> שקל חדש בהתאם להוראות סעיף 2.4 להוראות למשתתפים בהזמנה (</w:t>
      </w:r>
      <w:proofErr w:type="spellStart"/>
      <w:r w:rsidRPr="000248A6">
        <w:rPr>
          <w:rFonts w:ascii="Times New Roman" w:eastAsia="Times New Roman" w:hAnsi="Times New Roman" w:cs="David" w:hint="cs"/>
          <w:snapToGrid w:val="0"/>
          <w:sz w:val="26"/>
          <w:szCs w:val="24"/>
          <w:highlight w:val="yellow"/>
          <w:rtl/>
          <w:rPrChange w:id="34" w:author="מרול אטמן" w:date="2024-10-30T16:34:00Z" w16du:dateUtc="2024-10-30T14:34:00Z">
            <w:rPr>
              <w:rFonts w:ascii="Times New Roman" w:eastAsia="Times New Roman" w:hAnsi="Times New Roman" w:cs="David" w:hint="cs"/>
              <w:snapToGrid w:val="0"/>
              <w:sz w:val="26"/>
              <w:szCs w:val="24"/>
              <w:rtl/>
            </w:rPr>
          </w:rPrChange>
        </w:rPr>
        <w:t>המצ"ב</w:t>
      </w:r>
      <w:proofErr w:type="spellEnd"/>
      <w:r w:rsidRPr="000248A6">
        <w:rPr>
          <w:rFonts w:ascii="Times New Roman" w:eastAsia="Times New Roman" w:hAnsi="Times New Roman" w:cs="David" w:hint="cs"/>
          <w:snapToGrid w:val="0"/>
          <w:sz w:val="26"/>
          <w:szCs w:val="24"/>
          <w:highlight w:val="yellow"/>
          <w:rtl/>
          <w:rPrChange w:id="35" w:author="מרול אטמן" w:date="2024-10-30T16:34:00Z" w16du:dateUtc="2024-10-30T14:34:00Z">
            <w:rPr>
              <w:rFonts w:ascii="Times New Roman" w:eastAsia="Times New Roman" w:hAnsi="Times New Roman" w:cs="David" w:hint="cs"/>
              <w:snapToGrid w:val="0"/>
              <w:sz w:val="26"/>
              <w:szCs w:val="24"/>
              <w:rtl/>
            </w:rPr>
          </w:rPrChange>
        </w:rPr>
        <w:t xml:space="preserve"> כמסמך א'-1).</w:t>
      </w:r>
      <w:ins w:id="36" w:author="מרול אטמן" w:date="2024-10-30T16:34:00Z" w16du:dateUtc="2024-10-30T14:34:00Z">
        <w:r w:rsidR="000248A6">
          <w:rPr>
            <w:rFonts w:ascii="Times New Roman" w:eastAsia="Times New Roman" w:hAnsi="Times New Roman" w:cs="David" w:hint="cs"/>
            <w:snapToGrid w:val="0"/>
            <w:sz w:val="26"/>
            <w:szCs w:val="24"/>
            <w:highlight w:val="yellow"/>
            <w:rtl/>
          </w:rPr>
          <w:t xml:space="preserve"> </w:t>
        </w:r>
        <w:r w:rsidR="000248A6" w:rsidRPr="000248A6">
          <w:rPr>
            <w:rFonts w:ascii="Times New Roman" w:eastAsia="Times New Roman" w:hAnsi="Times New Roman" w:cs="David" w:hint="cs"/>
            <w:b/>
            <w:bCs/>
            <w:snapToGrid w:val="0"/>
            <w:sz w:val="26"/>
            <w:szCs w:val="24"/>
            <w:highlight w:val="yellow"/>
            <w:rtl/>
            <w:rPrChange w:id="37" w:author="מרול אטמן" w:date="2024-10-30T16:34:00Z" w16du:dateUtc="2024-10-30T14:34:00Z">
              <w:rPr>
                <w:rFonts w:ascii="Times New Roman" w:eastAsia="Times New Roman" w:hAnsi="Times New Roman" w:cs="David" w:hint="cs"/>
                <w:snapToGrid w:val="0"/>
                <w:sz w:val="26"/>
                <w:szCs w:val="24"/>
                <w:highlight w:val="yellow"/>
                <w:rtl/>
              </w:rPr>
            </w:rPrChange>
          </w:rPr>
          <w:t>{לבדוק אם נדרש}</w:t>
        </w:r>
      </w:ins>
    </w:p>
    <w:p w14:paraId="77963974"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59270296"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מצהירים בזה כי הצעתנו מוגשת מבלי שהיה ו/או יש לנו כל הסכם או קשר אחר עם אחרים המגישים הצעות להזמנה שבנדון.</w:t>
      </w:r>
    </w:p>
    <w:p w14:paraId="489B209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23F0500" w14:textId="77777777" w:rsidR="00E56613" w:rsidRPr="00E56613" w:rsidRDefault="00E56613" w:rsidP="00E56613">
      <w:pPr>
        <w:keepNext/>
        <w:spacing w:before="0" w:beforeAutospacing="0" w:after="0" w:afterAutospacing="0" w:line="240" w:lineRule="auto"/>
        <w:ind w:left="483" w:hanging="425"/>
        <w:jc w:val="center"/>
        <w:outlineLvl w:val="3"/>
        <w:rPr>
          <w:rFonts w:ascii="Times New Roman" w:eastAsia="Times New Roman" w:hAnsi="Times New Roman" w:cs="David"/>
          <w:sz w:val="26"/>
          <w:szCs w:val="24"/>
          <w:rtl/>
        </w:rPr>
      </w:pPr>
      <w:r w:rsidRPr="00E56613">
        <w:rPr>
          <w:rFonts w:ascii="Times New Roman" w:eastAsia="Times New Roman" w:hAnsi="Times New Roman" w:cs="David" w:hint="cs"/>
          <w:sz w:val="26"/>
          <w:szCs w:val="24"/>
          <w:rtl/>
        </w:rPr>
        <w:t>שם הקבלן וכתובתו:___________________________________________</w:t>
      </w:r>
    </w:p>
    <w:p w14:paraId="46AF7BEF"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55325CBD"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חתימת הקבלן: ___________________________תאריך:______________</w:t>
      </w:r>
    </w:p>
    <w:p w14:paraId="081C9222"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4B1EE32A"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7AFDA0AA"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6F0994DD" w14:textId="77777777" w:rsid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5DA0CCE8" w14:textId="77777777" w:rsidR="00913564" w:rsidRPr="00E56613" w:rsidRDefault="00913564" w:rsidP="00E56613">
      <w:pPr>
        <w:spacing w:before="0" w:beforeAutospacing="0" w:after="0" w:afterAutospacing="0" w:line="360" w:lineRule="auto"/>
        <w:jc w:val="both"/>
        <w:rPr>
          <w:rFonts w:ascii="Times New Roman" w:eastAsia="Times New Roman" w:hAnsi="Times New Roman" w:cs="David"/>
          <w:b/>
          <w:bCs/>
          <w:sz w:val="26"/>
          <w:szCs w:val="26"/>
          <w:rtl/>
        </w:rPr>
      </w:pPr>
    </w:p>
    <w:p w14:paraId="7CE1CC66" w14:textId="614A619C" w:rsidR="00E56613" w:rsidRPr="00913564" w:rsidRDefault="00E56613" w:rsidP="004A28B6">
      <w:pPr>
        <w:spacing w:before="0" w:beforeAutospacing="0" w:after="0" w:afterAutospacing="0" w:line="360" w:lineRule="auto"/>
        <w:jc w:val="center"/>
        <w:rPr>
          <w:rFonts w:ascii="Times New Roman" w:eastAsia="Times New Roman" w:hAnsi="Times New Roman" w:cs="David"/>
          <w:sz w:val="26"/>
          <w:szCs w:val="26"/>
          <w:u w:val="single"/>
          <w:rtl/>
        </w:rPr>
      </w:pPr>
      <w:r w:rsidRPr="00913564">
        <w:rPr>
          <w:rFonts w:ascii="Times New Roman" w:eastAsia="Times New Roman" w:hAnsi="Times New Roman" w:cs="David" w:hint="cs"/>
          <w:b/>
          <w:bCs/>
          <w:sz w:val="26"/>
          <w:szCs w:val="26"/>
          <w:u w:val="single"/>
          <w:rtl/>
        </w:rPr>
        <w:t xml:space="preserve">פרויקט "  </w:t>
      </w:r>
      <w:sdt>
        <w:sdtPr>
          <w:rPr>
            <w:rFonts w:ascii="Times New Roman" w:eastAsia="Times New Roman" w:hAnsi="Times New Roman" w:cs="David" w:hint="cs"/>
            <w:b/>
            <w:bCs/>
            <w:sz w:val="26"/>
            <w:szCs w:val="26"/>
            <w:u w:val="single"/>
            <w:rtl/>
          </w:rPr>
          <w:alias w:val="שם הפרויקט"/>
          <w:tag w:val="cntProjectName"/>
          <w:id w:val="907815236"/>
          <w:placeholder>
            <w:docPart w:val="24837AB5C05B4AB18BCFDA55CE062C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8" w:author="Meryl Etman" w:date="2024-10-30T16:26:00Z">
            <w:r w:rsidR="00853104">
              <w:rPr>
                <w:rFonts w:ascii="Times New Roman" w:eastAsia="Times New Roman" w:hAnsi="Times New Roman" w:cs="David" w:hint="cs"/>
                <w:b/>
                <w:bCs/>
                <w:sz w:val="26"/>
                <w:szCs w:val="26"/>
                <w:u w:val="single"/>
                <w:rtl/>
              </w:rPr>
              <w:t>סביוני גבעת שמואל מגרשים 1006-1007</w:t>
            </w:r>
          </w:ins>
        </w:sdtContent>
      </w:sdt>
      <w:r w:rsidRPr="00913564">
        <w:rPr>
          <w:rFonts w:ascii="Times New Roman" w:eastAsia="Times New Roman" w:hAnsi="Times New Roman" w:cs="David" w:hint="cs"/>
          <w:b/>
          <w:bCs/>
          <w:sz w:val="26"/>
          <w:szCs w:val="26"/>
          <w:u w:val="single"/>
          <w:rtl/>
        </w:rPr>
        <w:t xml:space="preserve">  "</w:t>
      </w:r>
      <w:r w:rsidRPr="00913564">
        <w:rPr>
          <w:rFonts w:ascii="Times New Roman" w:eastAsia="Times New Roman" w:hAnsi="Times New Roman" w:cs="David" w:hint="cs"/>
          <w:sz w:val="26"/>
          <w:szCs w:val="26"/>
          <w:u w:val="single"/>
          <w:rtl/>
        </w:rPr>
        <w:t xml:space="preserve">  </w:t>
      </w:r>
      <w:r w:rsidRPr="00913564">
        <w:rPr>
          <w:rFonts w:ascii="Times New Roman" w:eastAsia="Times New Roman" w:hAnsi="Times New Roman" w:cs="David"/>
          <w:sz w:val="26"/>
          <w:szCs w:val="26"/>
          <w:u w:val="single"/>
          <w:rtl/>
        </w:rPr>
        <w:t>- כתב פירוט הצעה לקבלן ראשי</w:t>
      </w:r>
    </w:p>
    <w:p w14:paraId="7D6B6960"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1CB67FB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הסכומים הרשומים בכתב פירוט הצעה זה אינם כוללים מע"מ.</w:t>
      </w:r>
    </w:p>
    <w:tbl>
      <w:tblPr>
        <w:bidiVisual/>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
        <w:gridCol w:w="4678"/>
        <w:gridCol w:w="850"/>
        <w:gridCol w:w="567"/>
        <w:gridCol w:w="2258"/>
        <w:gridCol w:w="16"/>
      </w:tblGrid>
      <w:tr w:rsidR="00E56613" w:rsidRPr="00E56613" w14:paraId="156CD72D" w14:textId="77777777" w:rsidTr="00E56613">
        <w:trPr>
          <w:gridAfter w:val="1"/>
          <w:wAfter w:w="16" w:type="dxa"/>
          <w:trHeight w:val="181"/>
        </w:trPr>
        <w:tc>
          <w:tcPr>
            <w:tcW w:w="9118" w:type="dxa"/>
            <w:gridSpan w:val="5"/>
            <w:vAlign w:val="bottom"/>
          </w:tcPr>
          <w:p w14:paraId="204D4780"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4FBCB4B1"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1 -</w:t>
            </w:r>
            <w:r w:rsidRPr="00E56613">
              <w:rPr>
                <w:rFonts w:ascii="David" w:eastAsia="Times New Roman" w:hAnsi="David" w:cs="David"/>
                <w:b/>
                <w:bCs/>
                <w:sz w:val="24"/>
                <w:szCs w:val="24"/>
                <w:rtl/>
              </w:rPr>
              <w:t>הקמת המבנים והפיתוח</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מחיר סופי</w:t>
            </w:r>
          </w:p>
        </w:tc>
      </w:tr>
      <w:tr w:rsidR="00E56613" w:rsidRPr="00E56613" w14:paraId="581A16FE" w14:textId="77777777" w:rsidTr="00E56613">
        <w:trPr>
          <w:gridAfter w:val="1"/>
          <w:wAfter w:w="16" w:type="dxa"/>
        </w:trPr>
        <w:tc>
          <w:tcPr>
            <w:tcW w:w="765" w:type="dxa"/>
            <w:vAlign w:val="center"/>
          </w:tcPr>
          <w:p w14:paraId="0B8789E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סעיף</w:t>
            </w:r>
          </w:p>
        </w:tc>
        <w:tc>
          <w:tcPr>
            <w:tcW w:w="4678" w:type="dxa"/>
            <w:vAlign w:val="center"/>
          </w:tcPr>
          <w:p w14:paraId="69C2315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w:t>
            </w:r>
            <w:r w:rsidRPr="00E5661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850" w:type="dxa"/>
            <w:vAlign w:val="center"/>
          </w:tcPr>
          <w:p w14:paraId="59ECC3C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vAlign w:val="center"/>
          </w:tcPr>
          <w:p w14:paraId="6B209BD0"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vAlign w:val="center"/>
          </w:tcPr>
          <w:p w14:paraId="5D065C9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סך </w:t>
            </w:r>
            <w:proofErr w:type="spellStart"/>
            <w:r w:rsidRPr="00E56613">
              <w:rPr>
                <w:rFonts w:ascii="David" w:eastAsia="Times New Roman" w:hAnsi="David" w:cs="David"/>
                <w:b/>
                <w:bCs/>
                <w:sz w:val="24"/>
                <w:szCs w:val="24"/>
                <w:u w:val="single"/>
                <w:rtl/>
              </w:rPr>
              <w:t>הכל</w:t>
            </w:r>
            <w:proofErr w:type="spellEnd"/>
            <w:r w:rsidRPr="00E56613">
              <w:rPr>
                <w:rFonts w:ascii="David" w:eastAsia="Times New Roman" w:hAnsi="David" w:cs="David"/>
                <w:b/>
                <w:bCs/>
                <w:sz w:val="24"/>
                <w:szCs w:val="24"/>
                <w:u w:val="single"/>
                <w:rtl/>
              </w:rPr>
              <w:t xml:space="preserve"> בש"ח</w:t>
            </w:r>
          </w:p>
        </w:tc>
      </w:tr>
      <w:tr w:rsidR="00E56613" w:rsidRPr="00E56613" w14:paraId="6DE9BFAD" w14:textId="77777777" w:rsidTr="00E56613">
        <w:trPr>
          <w:gridAfter w:val="1"/>
          <w:wAfter w:w="16" w:type="dxa"/>
        </w:trPr>
        <w:tc>
          <w:tcPr>
            <w:tcW w:w="765" w:type="dxa"/>
          </w:tcPr>
          <w:p w14:paraId="7BF0F2D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4678" w:type="dxa"/>
          </w:tcPr>
          <w:p w14:paraId="65A07FB6"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הקמת המבנים  והפיתוח- </w:t>
            </w:r>
            <w:proofErr w:type="spellStart"/>
            <w:r w:rsidRPr="00E56613">
              <w:rPr>
                <w:rFonts w:ascii="David" w:eastAsia="Times New Roman" w:hAnsi="David" w:cs="David"/>
                <w:b/>
                <w:bCs/>
                <w:sz w:val="24"/>
                <w:szCs w:val="24"/>
                <w:u w:val="single"/>
                <w:rtl/>
              </w:rPr>
              <w:t>פאושלי</w:t>
            </w:r>
            <w:proofErr w:type="spellEnd"/>
          </w:p>
          <w:p w14:paraId="59505B15" w14:textId="51E0786F"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כל העבודות יבוצעו בהתאם למפורט במפרט המיוחד המצורף, </w:t>
            </w:r>
            <w:proofErr w:type="spellStart"/>
            <w:r w:rsidRPr="00E56613">
              <w:rPr>
                <w:rFonts w:ascii="David" w:eastAsia="Times New Roman" w:hAnsi="David" w:cs="David"/>
                <w:sz w:val="24"/>
                <w:szCs w:val="24"/>
                <w:rtl/>
              </w:rPr>
              <w:t>התשריטים</w:t>
            </w:r>
            <w:proofErr w:type="spellEnd"/>
            <w:r w:rsidRPr="00E56613">
              <w:rPr>
                <w:rFonts w:ascii="David" w:eastAsia="Times New Roman" w:hAnsi="David" w:cs="David"/>
                <w:sz w:val="24"/>
                <w:szCs w:val="24"/>
                <w:rtl/>
              </w:rPr>
              <w:t xml:space="preserve"> המגדירים את תחום העבודה </w:t>
            </w:r>
            <w:proofErr w:type="spellStart"/>
            <w:r w:rsidRPr="00E56613">
              <w:rPr>
                <w:rFonts w:ascii="David" w:eastAsia="Times New Roman" w:hAnsi="David" w:cs="David"/>
                <w:sz w:val="24"/>
                <w:szCs w:val="24"/>
                <w:rtl/>
              </w:rPr>
              <w:t>הפאושלי</w:t>
            </w:r>
            <w:proofErr w:type="spellEnd"/>
            <w:r w:rsidRPr="00E56613">
              <w:rPr>
                <w:rFonts w:ascii="David" w:eastAsia="Times New Roman" w:hAnsi="David" w:cs="David"/>
                <w:sz w:val="24"/>
                <w:szCs w:val="24"/>
                <w:rtl/>
              </w:rPr>
              <w:t xml:space="preserve"> ובהתאם לאמור בהסכם, לרבות בין היתר הביסוס, </w:t>
            </w:r>
            <w:del w:id="39" w:author="מרול אטמן" w:date="2024-10-30T16:35:00Z" w16du:dateUtc="2024-10-30T14:35:00Z">
              <w:r w:rsidRPr="00E56613" w:rsidDel="000248A6">
                <w:rPr>
                  <w:rFonts w:ascii="David" w:eastAsia="Times New Roman" w:hAnsi="David" w:cs="David"/>
                  <w:sz w:val="24"/>
                  <w:szCs w:val="24"/>
                  <w:rtl/>
                </w:rPr>
                <w:delText>מתקני החימום מסוג דקוהיט ו</w:delText>
              </w:r>
            </w:del>
            <w:r w:rsidRPr="00E56613">
              <w:rPr>
                <w:rFonts w:ascii="David" w:eastAsia="Times New Roman" w:hAnsi="David" w:cs="David"/>
                <w:sz w:val="24"/>
                <w:szCs w:val="24"/>
                <w:rtl/>
              </w:rPr>
              <w:t>לרבות המטבחים וכן רכיבים, מכלולים ועבודות,  שאינם מפורטים בפירוט הצעה זו,</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המחירים כוללים את כל האמור בהסכם ובכלל זה, אספקה, הובלה, ביצוע, הרכבה  עד לגמר מושלם.</w:t>
            </w:r>
          </w:p>
          <w:p w14:paraId="7AC3190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והכל  במחיר </w:t>
            </w:r>
            <w:proofErr w:type="spellStart"/>
            <w:r w:rsidRPr="00E56613">
              <w:rPr>
                <w:rFonts w:ascii="David" w:eastAsia="Times New Roman" w:hAnsi="David" w:cs="David"/>
                <w:sz w:val="24"/>
                <w:szCs w:val="24"/>
                <w:rtl/>
              </w:rPr>
              <w:t>הפאושלי</w:t>
            </w:r>
            <w:proofErr w:type="spellEnd"/>
            <w:r w:rsidRPr="00E56613">
              <w:rPr>
                <w:rFonts w:ascii="David" w:eastAsia="Times New Roman" w:hAnsi="David" w:cs="David"/>
                <w:sz w:val="24"/>
                <w:szCs w:val="24"/>
                <w:rtl/>
              </w:rPr>
              <w:t xml:space="preserve"> ואינו למדידה</w:t>
            </w:r>
          </w:p>
        </w:tc>
        <w:tc>
          <w:tcPr>
            <w:tcW w:w="850" w:type="dxa"/>
          </w:tcPr>
          <w:p w14:paraId="29A4310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AF9D3C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D3D506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4426F9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3BFA42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A0A7EF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FB6503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02FBFB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32DBC89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4AB50A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B40E91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439C39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712055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964F54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122E14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22A943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1684562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59A348B9" w14:textId="77777777" w:rsidTr="00E56613">
        <w:tc>
          <w:tcPr>
            <w:tcW w:w="6860" w:type="dxa"/>
            <w:gridSpan w:val="4"/>
            <w:tcBorders>
              <w:bottom w:val="single" w:sz="4" w:space="0" w:color="auto"/>
            </w:tcBorders>
          </w:tcPr>
          <w:p w14:paraId="3B6B41D0" w14:textId="637B6ED3"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 xml:space="preserve">סה"כ </w:t>
            </w:r>
            <w:proofErr w:type="spellStart"/>
            <w:r w:rsidRPr="00E56613">
              <w:rPr>
                <w:rFonts w:ascii="David" w:eastAsia="Times New Roman" w:hAnsi="David" w:cs="David"/>
                <w:b/>
                <w:bCs/>
                <w:sz w:val="24"/>
                <w:szCs w:val="24"/>
                <w:rtl/>
              </w:rPr>
              <w:t>הקמת</w:t>
            </w:r>
            <w:del w:id="40" w:author="מרול אטמן" w:date="2024-10-30T16:41:00Z" w16du:dateUtc="2024-10-30T14:41:00Z">
              <w:r w:rsidRPr="00E56613" w:rsidDel="008407D6">
                <w:rPr>
                  <w:rFonts w:ascii="David" w:eastAsia="Times New Roman" w:hAnsi="David" w:cs="David"/>
                  <w:b/>
                  <w:bCs/>
                  <w:sz w:val="24"/>
                  <w:szCs w:val="24"/>
                  <w:rtl/>
                </w:rPr>
                <w:delText xml:space="preserve"> 6 </w:delText>
              </w:r>
            </w:del>
            <w:r w:rsidRPr="00E56613">
              <w:rPr>
                <w:rFonts w:ascii="David" w:eastAsia="Times New Roman" w:hAnsi="David" w:cs="David"/>
                <w:b/>
                <w:bCs/>
                <w:sz w:val="24"/>
                <w:szCs w:val="24"/>
                <w:rtl/>
              </w:rPr>
              <w:t>המבנים</w:t>
            </w:r>
            <w:proofErr w:type="spellEnd"/>
            <w:r w:rsidRPr="00E56613">
              <w:rPr>
                <w:rFonts w:ascii="David" w:eastAsia="Times New Roman" w:hAnsi="David" w:cs="David"/>
                <w:b/>
                <w:bCs/>
                <w:sz w:val="24"/>
                <w:szCs w:val="24"/>
                <w:rtl/>
              </w:rPr>
              <w:t xml:space="preserve"> חניונים והפיתוח – מחיר סופי</w:t>
            </w:r>
          </w:p>
        </w:tc>
        <w:tc>
          <w:tcPr>
            <w:tcW w:w="2274" w:type="dxa"/>
            <w:gridSpan w:val="2"/>
            <w:tcBorders>
              <w:bottom w:val="single" w:sz="4" w:space="0" w:color="auto"/>
            </w:tcBorders>
          </w:tcPr>
          <w:p w14:paraId="1CC8AD0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2F0FCC30" w14:textId="77777777" w:rsidTr="00E56613">
        <w:tc>
          <w:tcPr>
            <w:tcW w:w="9134" w:type="dxa"/>
            <w:gridSpan w:val="6"/>
            <w:tcBorders>
              <w:bottom w:val="single" w:sz="4" w:space="0" w:color="auto"/>
            </w:tcBorders>
          </w:tcPr>
          <w:p w14:paraId="6829D73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8325C6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במילים </w:t>
            </w:r>
            <w:r w:rsidRPr="00E56613">
              <w:rPr>
                <w:rFonts w:ascii="David" w:eastAsia="Times New Roman" w:hAnsi="David" w:cs="David"/>
                <w:sz w:val="24"/>
                <w:szCs w:val="24"/>
                <w:rtl/>
              </w:rPr>
              <w:t>: ____________________________________________________________ ש"ח</w:t>
            </w:r>
          </w:p>
        </w:tc>
      </w:tr>
      <w:tr w:rsidR="00E56613" w:rsidRPr="00E56613" w14:paraId="75B533EF" w14:textId="77777777" w:rsidTr="00E56613">
        <w:tc>
          <w:tcPr>
            <w:tcW w:w="6860" w:type="dxa"/>
            <w:gridSpan w:val="4"/>
            <w:tcBorders>
              <w:top w:val="single" w:sz="4" w:space="0" w:color="auto"/>
              <w:left w:val="nil"/>
              <w:bottom w:val="single" w:sz="4" w:space="0" w:color="auto"/>
              <w:right w:val="nil"/>
            </w:tcBorders>
          </w:tcPr>
          <w:p w14:paraId="0C190F1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2274" w:type="dxa"/>
            <w:gridSpan w:val="2"/>
            <w:tcBorders>
              <w:top w:val="single" w:sz="4" w:space="0" w:color="auto"/>
              <w:left w:val="nil"/>
              <w:bottom w:val="single" w:sz="4" w:space="0" w:color="auto"/>
              <w:right w:val="nil"/>
            </w:tcBorders>
          </w:tcPr>
          <w:p w14:paraId="38642A3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rtl/>
              </w:rPr>
            </w:pPr>
          </w:p>
        </w:tc>
      </w:tr>
      <w:tr w:rsidR="00E56613" w:rsidRPr="00E56613" w14:paraId="69BBEAD3" w14:textId="77777777" w:rsidTr="00E56613">
        <w:tc>
          <w:tcPr>
            <w:tcW w:w="9134" w:type="dxa"/>
            <w:gridSpan w:val="6"/>
            <w:tcBorders>
              <w:top w:val="single" w:sz="4" w:space="0" w:color="auto"/>
            </w:tcBorders>
          </w:tcPr>
          <w:p w14:paraId="4396467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771B348D" w14:textId="0742C0A6"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2-</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xml:space="preserve">פירוק המחיר </w:t>
            </w:r>
            <w:proofErr w:type="spellStart"/>
            <w:r w:rsidRPr="00E56613">
              <w:rPr>
                <w:rFonts w:ascii="David" w:eastAsia="Times New Roman" w:hAnsi="David" w:cs="David"/>
                <w:b/>
                <w:bCs/>
                <w:sz w:val="24"/>
                <w:szCs w:val="24"/>
                <w:rtl/>
              </w:rPr>
              <w:t>הפאושלי</w:t>
            </w:r>
            <w:proofErr w:type="spellEnd"/>
            <w:r w:rsidRPr="00E56613">
              <w:rPr>
                <w:rFonts w:ascii="David" w:eastAsia="Times New Roman" w:hAnsi="David" w:cs="David"/>
                <w:b/>
                <w:bCs/>
                <w:sz w:val="24"/>
                <w:szCs w:val="24"/>
                <w:rtl/>
              </w:rPr>
              <w:t xml:space="preserve"> הנ"ל  </w:t>
            </w:r>
            <w:del w:id="41" w:author="מרול אטמן" w:date="2024-10-30T16:41:00Z" w16du:dateUtc="2024-10-30T14:41:00Z">
              <w:r w:rsidRPr="00E56613" w:rsidDel="008407D6">
                <w:rPr>
                  <w:rFonts w:ascii="David" w:eastAsia="Times New Roman" w:hAnsi="David" w:cs="David"/>
                  <w:b/>
                  <w:bCs/>
                  <w:sz w:val="24"/>
                  <w:szCs w:val="24"/>
                  <w:rtl/>
                </w:rPr>
                <w:delText xml:space="preserve">אך </w:delText>
              </w:r>
            </w:del>
            <w:r w:rsidRPr="00E56613">
              <w:rPr>
                <w:rFonts w:ascii="David" w:eastAsia="Times New Roman" w:hAnsi="David" w:cs="David"/>
                <w:b/>
                <w:bCs/>
                <w:sz w:val="24"/>
                <w:szCs w:val="24"/>
                <w:rtl/>
              </w:rPr>
              <w:t xml:space="preserve">לכל </w:t>
            </w:r>
            <w:del w:id="42" w:author="מרול אטמן" w:date="2024-10-30T16:42:00Z" w16du:dateUtc="2024-10-30T14:42:00Z">
              <w:r w:rsidRPr="00E56613" w:rsidDel="008407D6">
                <w:rPr>
                  <w:rFonts w:ascii="David" w:eastAsia="Times New Roman" w:hAnsi="David" w:cs="David" w:hint="cs"/>
                  <w:b/>
                  <w:bCs/>
                  <w:sz w:val="24"/>
                  <w:szCs w:val="24"/>
                  <w:rtl/>
                </w:rPr>
                <w:delText>___</w:delText>
              </w:r>
              <w:r w:rsidRPr="00E56613" w:rsidDel="008407D6">
                <w:rPr>
                  <w:rFonts w:ascii="David" w:eastAsia="Times New Roman" w:hAnsi="David" w:cs="David"/>
                  <w:b/>
                  <w:bCs/>
                  <w:sz w:val="24"/>
                  <w:szCs w:val="24"/>
                  <w:rtl/>
                </w:rPr>
                <w:delText xml:space="preserve"> </w:delText>
              </w:r>
            </w:del>
            <w:ins w:id="43" w:author="מרול אטמן" w:date="2024-10-30T16:42:00Z" w16du:dateUtc="2024-10-30T14:42:00Z">
              <w:r w:rsidR="008407D6">
                <w:rPr>
                  <w:rFonts w:ascii="David" w:eastAsia="Times New Roman" w:hAnsi="David" w:cs="David" w:hint="cs"/>
                  <w:b/>
                  <w:bCs/>
                  <w:sz w:val="24"/>
                  <w:szCs w:val="24"/>
                  <w:rtl/>
                </w:rPr>
                <w:t>ה</w:t>
              </w:r>
            </w:ins>
            <w:r w:rsidRPr="00E56613">
              <w:rPr>
                <w:rFonts w:ascii="David" w:eastAsia="Times New Roman" w:hAnsi="David" w:cs="David"/>
                <w:b/>
                <w:bCs/>
                <w:sz w:val="24"/>
                <w:szCs w:val="24"/>
                <w:rtl/>
              </w:rPr>
              <w:t>בניינים</w:t>
            </w:r>
            <w:ins w:id="44" w:author="מרול אטמן" w:date="2024-10-30T16:42:00Z" w16du:dateUtc="2024-10-30T14:42:00Z">
              <w:r w:rsidR="008407D6">
                <w:rPr>
                  <w:rFonts w:ascii="David" w:eastAsia="Times New Roman" w:hAnsi="David" w:cs="David" w:hint="cs"/>
                  <w:b/>
                  <w:bCs/>
                  <w:sz w:val="24"/>
                  <w:szCs w:val="24"/>
                  <w:rtl/>
                </w:rPr>
                <w:t xml:space="preserve"> כולל קומות המסחר</w:t>
              </w:r>
            </w:ins>
            <w:r w:rsidRPr="00E56613">
              <w:rPr>
                <w:rFonts w:ascii="David" w:eastAsia="Times New Roman" w:hAnsi="David" w:cs="David"/>
                <w:b/>
                <w:bCs/>
                <w:sz w:val="24"/>
                <w:szCs w:val="24"/>
                <w:rtl/>
              </w:rPr>
              <w:t xml:space="preserve"> והחניון שמתחתם ולרבות הפיתוח הצמוד, </w:t>
            </w:r>
            <w:del w:id="45" w:author="מרול אטמן" w:date="2024-10-30T16:42:00Z" w16du:dateUtc="2024-10-30T14:42:00Z">
              <w:r w:rsidRPr="00E56613" w:rsidDel="008407D6">
                <w:rPr>
                  <w:rFonts w:ascii="David" w:eastAsia="Times New Roman" w:hAnsi="David" w:cs="David"/>
                  <w:b/>
                  <w:bCs/>
                  <w:sz w:val="24"/>
                  <w:szCs w:val="24"/>
                  <w:rtl/>
                </w:rPr>
                <w:delText>בנפרד</w:delText>
              </w:r>
            </w:del>
            <w:r w:rsidRPr="00E56613">
              <w:rPr>
                <w:rFonts w:ascii="David" w:eastAsia="Times New Roman" w:hAnsi="David" w:cs="David"/>
                <w:b/>
                <w:bCs/>
                <w:sz w:val="24"/>
                <w:szCs w:val="24"/>
                <w:rtl/>
              </w:rPr>
              <w:t>,  לפי פרקים:</w:t>
            </w:r>
          </w:p>
        </w:tc>
      </w:tr>
      <w:tr w:rsidR="00E56613" w:rsidRPr="00E56613" w14:paraId="31B912F3" w14:textId="77777777" w:rsidTr="00E56613">
        <w:trPr>
          <w:gridAfter w:val="1"/>
          <w:wAfter w:w="16" w:type="dxa"/>
        </w:trPr>
        <w:tc>
          <w:tcPr>
            <w:tcW w:w="765" w:type="dxa"/>
          </w:tcPr>
          <w:p w14:paraId="692C862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6C24714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תיאור</w:t>
            </w:r>
          </w:p>
        </w:tc>
        <w:tc>
          <w:tcPr>
            <w:tcW w:w="850" w:type="dxa"/>
          </w:tcPr>
          <w:p w14:paraId="4D1A46B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0418EFC6"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tcPr>
          <w:p w14:paraId="4BB31F00"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סך </w:t>
            </w:r>
            <w:proofErr w:type="spellStart"/>
            <w:r w:rsidRPr="00E56613">
              <w:rPr>
                <w:rFonts w:ascii="David" w:eastAsia="Times New Roman" w:hAnsi="David" w:cs="David"/>
                <w:b/>
                <w:bCs/>
                <w:sz w:val="24"/>
                <w:szCs w:val="24"/>
                <w:u w:val="single"/>
                <w:rtl/>
              </w:rPr>
              <w:t>הכל</w:t>
            </w:r>
            <w:proofErr w:type="spellEnd"/>
            <w:r w:rsidRPr="00E56613">
              <w:rPr>
                <w:rFonts w:ascii="David" w:eastAsia="Times New Roman" w:hAnsi="David" w:cs="David"/>
                <w:b/>
                <w:bCs/>
                <w:sz w:val="24"/>
                <w:szCs w:val="24"/>
                <w:u w:val="single"/>
                <w:rtl/>
              </w:rPr>
              <w:t xml:space="preserve"> בש"ח</w:t>
            </w:r>
          </w:p>
        </w:tc>
      </w:tr>
      <w:tr w:rsidR="00E56613" w:rsidRPr="00E56613" w14:paraId="01871758" w14:textId="77777777" w:rsidTr="00E56613">
        <w:trPr>
          <w:gridAfter w:val="1"/>
          <w:wAfter w:w="16" w:type="dxa"/>
        </w:trPr>
        <w:tc>
          <w:tcPr>
            <w:tcW w:w="765" w:type="dxa"/>
          </w:tcPr>
          <w:p w14:paraId="2418C6D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591531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2.1</w:t>
            </w:r>
          </w:p>
          <w:p w14:paraId="132E690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76804E8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עבודות הבטון עבור ביסוס ושלד המבנים כולל חיפויי האבן, לרבות עב' איטום </w:t>
            </w:r>
            <w:proofErr w:type="spellStart"/>
            <w:r w:rsidRPr="00E56613">
              <w:rPr>
                <w:rFonts w:ascii="David" w:eastAsia="Times New Roman" w:hAnsi="David" w:cs="David"/>
                <w:sz w:val="24"/>
                <w:szCs w:val="24"/>
                <w:rtl/>
              </w:rPr>
              <w:t>וכיוצ"ב</w:t>
            </w:r>
            <w:proofErr w:type="spellEnd"/>
          </w:p>
        </w:tc>
        <w:tc>
          <w:tcPr>
            <w:tcW w:w="850" w:type="dxa"/>
          </w:tcPr>
          <w:p w14:paraId="33510C6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755750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47679E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4030A61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561434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F5FFDF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409E1B5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C8C683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5A1868C1" w14:textId="77777777" w:rsidTr="00E56613">
        <w:trPr>
          <w:gridAfter w:val="1"/>
          <w:wAfter w:w="16" w:type="dxa"/>
        </w:trPr>
        <w:tc>
          <w:tcPr>
            <w:tcW w:w="765" w:type="dxa"/>
          </w:tcPr>
          <w:p w14:paraId="36974D2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576D3B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2.2</w:t>
            </w:r>
          </w:p>
          <w:p w14:paraId="1AA5DC6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6805B7C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עבודות הגמר, וכל יתר העבודות הנדרשות להשלמת הבניין עד לגמר מושלם לרבות  במבואות הכניסה הראשיים ובמבואות הקומתיים ובמעברים המשותפים לרבות כל הדקורציה והתאורה בכל בניין ובניין </w:t>
            </w:r>
            <w:proofErr w:type="spellStart"/>
            <w:r w:rsidRPr="00E56613">
              <w:rPr>
                <w:rFonts w:ascii="David" w:eastAsia="Times New Roman" w:hAnsi="David" w:cs="David"/>
                <w:sz w:val="24"/>
                <w:szCs w:val="24"/>
                <w:rtl/>
              </w:rPr>
              <w:t>וכיוצ"ב</w:t>
            </w:r>
            <w:proofErr w:type="spellEnd"/>
          </w:p>
        </w:tc>
        <w:tc>
          <w:tcPr>
            <w:tcW w:w="850" w:type="dxa"/>
          </w:tcPr>
          <w:p w14:paraId="3E68555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439FA53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E92971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p w14:paraId="38BBDC5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2258" w:type="dxa"/>
          </w:tcPr>
          <w:p w14:paraId="1A02022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53F16E39" w14:textId="77777777" w:rsidTr="00E56613">
        <w:trPr>
          <w:gridAfter w:val="1"/>
          <w:wAfter w:w="16" w:type="dxa"/>
        </w:trPr>
        <w:tc>
          <w:tcPr>
            <w:tcW w:w="765" w:type="dxa"/>
          </w:tcPr>
          <w:p w14:paraId="757799D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2.3</w:t>
            </w:r>
          </w:p>
        </w:tc>
        <w:tc>
          <w:tcPr>
            <w:tcW w:w="4678" w:type="dxa"/>
          </w:tcPr>
          <w:p w14:paraId="0856A6C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אינסטלציה וכיבוי אש</w:t>
            </w:r>
          </w:p>
        </w:tc>
        <w:tc>
          <w:tcPr>
            <w:tcW w:w="850" w:type="dxa"/>
          </w:tcPr>
          <w:p w14:paraId="7F47EA2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04EE517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45B88C7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1D8D419D" w14:textId="77777777" w:rsidTr="00E56613">
        <w:trPr>
          <w:gridAfter w:val="1"/>
          <w:wAfter w:w="16" w:type="dxa"/>
        </w:trPr>
        <w:tc>
          <w:tcPr>
            <w:tcW w:w="765" w:type="dxa"/>
          </w:tcPr>
          <w:p w14:paraId="701E550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2.4</w:t>
            </w:r>
          </w:p>
        </w:tc>
        <w:tc>
          <w:tcPr>
            <w:tcW w:w="4678" w:type="dxa"/>
          </w:tcPr>
          <w:p w14:paraId="56AFC81A" w14:textId="4914831C"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מערכות חשמל מ"ג, </w:t>
            </w:r>
            <w:proofErr w:type="spellStart"/>
            <w:r w:rsidRPr="00E56613">
              <w:rPr>
                <w:rFonts w:ascii="David" w:eastAsia="Times New Roman" w:hAnsi="David" w:cs="David"/>
                <w:sz w:val="24"/>
                <w:szCs w:val="24"/>
                <w:rtl/>
              </w:rPr>
              <w:t>מ"נ</w:t>
            </w:r>
            <w:proofErr w:type="spellEnd"/>
            <w:r w:rsidRPr="00E56613">
              <w:rPr>
                <w:rFonts w:ascii="David" w:eastAsia="Times New Roman" w:hAnsi="David" w:cs="David"/>
                <w:sz w:val="24"/>
                <w:szCs w:val="24"/>
                <w:rtl/>
              </w:rPr>
              <w:t xml:space="preserve"> ותקשורת </w:t>
            </w:r>
            <w:del w:id="46" w:author="מרול אטמן" w:date="2024-10-30T16:42:00Z" w16du:dateUtc="2024-10-30T14:42:00Z">
              <w:r w:rsidRPr="00E56613" w:rsidDel="008407D6">
                <w:rPr>
                  <w:rFonts w:ascii="David" w:eastAsia="Times New Roman" w:hAnsi="David" w:cs="David"/>
                  <w:sz w:val="24"/>
                  <w:szCs w:val="24"/>
                  <w:rtl/>
                </w:rPr>
                <w:delText>לרבות מתקני החימום מסוג דקוהיט</w:delText>
              </w:r>
            </w:del>
          </w:p>
        </w:tc>
        <w:tc>
          <w:tcPr>
            <w:tcW w:w="850" w:type="dxa"/>
          </w:tcPr>
          <w:p w14:paraId="309C64E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7AD7315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2C8C4DB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6F512C21" w14:textId="77777777" w:rsidTr="00E56613">
        <w:trPr>
          <w:gridAfter w:val="1"/>
          <w:wAfter w:w="16" w:type="dxa"/>
        </w:trPr>
        <w:tc>
          <w:tcPr>
            <w:tcW w:w="765" w:type="dxa"/>
          </w:tcPr>
          <w:p w14:paraId="4F1AF45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lastRenderedPageBreak/>
              <w:t>2.5</w:t>
            </w:r>
          </w:p>
        </w:tc>
        <w:tc>
          <w:tcPr>
            <w:tcW w:w="4678" w:type="dxa"/>
          </w:tcPr>
          <w:p w14:paraId="581D3C7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מיזוג אויר ואוורור והשלמת עבודות הגמר סביבן</w:t>
            </w:r>
          </w:p>
        </w:tc>
        <w:tc>
          <w:tcPr>
            <w:tcW w:w="850" w:type="dxa"/>
          </w:tcPr>
          <w:p w14:paraId="74A5B9A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14CF673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73B7DAC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44E091BA" w14:textId="77777777" w:rsidTr="00E56613">
        <w:trPr>
          <w:gridAfter w:val="1"/>
          <w:wAfter w:w="16" w:type="dxa"/>
        </w:trPr>
        <w:tc>
          <w:tcPr>
            <w:tcW w:w="765" w:type="dxa"/>
          </w:tcPr>
          <w:p w14:paraId="1816E96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2.6</w:t>
            </w:r>
          </w:p>
        </w:tc>
        <w:tc>
          <w:tcPr>
            <w:tcW w:w="4678" w:type="dxa"/>
          </w:tcPr>
          <w:p w14:paraId="4204A7D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עבודות אלומיניום לרבות קירות המסך, </w:t>
            </w:r>
            <w:proofErr w:type="spellStart"/>
            <w:r w:rsidRPr="00E56613">
              <w:rPr>
                <w:rFonts w:ascii="David" w:eastAsia="Times New Roman" w:hAnsi="David" w:cs="David"/>
                <w:sz w:val="24"/>
                <w:szCs w:val="24"/>
                <w:rtl/>
              </w:rPr>
              <w:t>הויטרינות</w:t>
            </w:r>
            <w:proofErr w:type="spellEnd"/>
            <w:r w:rsidRPr="00E56613">
              <w:rPr>
                <w:rFonts w:ascii="David" w:eastAsia="Times New Roman" w:hAnsi="David" w:cs="David"/>
                <w:sz w:val="24"/>
                <w:szCs w:val="24"/>
                <w:rtl/>
              </w:rPr>
              <w:t>, חיפויי קירות בפנלים מאלומיניום, מעקות וכד'</w:t>
            </w:r>
          </w:p>
        </w:tc>
        <w:tc>
          <w:tcPr>
            <w:tcW w:w="850" w:type="dxa"/>
          </w:tcPr>
          <w:p w14:paraId="47A7253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724B877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5698F44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56C32869" w14:textId="77777777" w:rsidTr="00E56613">
        <w:trPr>
          <w:gridAfter w:val="1"/>
          <w:wAfter w:w="16" w:type="dxa"/>
        </w:trPr>
        <w:tc>
          <w:tcPr>
            <w:tcW w:w="765" w:type="dxa"/>
          </w:tcPr>
          <w:p w14:paraId="7643540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2.7</w:t>
            </w:r>
          </w:p>
        </w:tc>
        <w:tc>
          <w:tcPr>
            <w:tcW w:w="4678" w:type="dxa"/>
          </w:tcPr>
          <w:p w14:paraId="0FFC5B8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נגרות ומסגרות לרבות המטבחים</w:t>
            </w:r>
          </w:p>
        </w:tc>
        <w:tc>
          <w:tcPr>
            <w:tcW w:w="850" w:type="dxa"/>
          </w:tcPr>
          <w:p w14:paraId="5F4F232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7A0561D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3B8775E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B52556D" w14:textId="77777777" w:rsidTr="00E56613">
        <w:trPr>
          <w:gridAfter w:val="1"/>
          <w:wAfter w:w="16" w:type="dxa"/>
        </w:trPr>
        <w:tc>
          <w:tcPr>
            <w:tcW w:w="765" w:type="dxa"/>
          </w:tcPr>
          <w:p w14:paraId="17F229E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2.8</w:t>
            </w:r>
          </w:p>
        </w:tc>
        <w:tc>
          <w:tcPr>
            <w:tcW w:w="4678" w:type="dxa"/>
          </w:tcPr>
          <w:p w14:paraId="403E29A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מתקני מעליות</w:t>
            </w:r>
          </w:p>
        </w:tc>
        <w:tc>
          <w:tcPr>
            <w:tcW w:w="850" w:type="dxa"/>
          </w:tcPr>
          <w:p w14:paraId="2BD0E85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086E81C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1274F11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3C602A6F" w14:textId="77777777" w:rsidTr="00E56613">
        <w:trPr>
          <w:gridAfter w:val="1"/>
          <w:wAfter w:w="16" w:type="dxa"/>
        </w:trPr>
        <w:tc>
          <w:tcPr>
            <w:tcW w:w="765" w:type="dxa"/>
          </w:tcPr>
          <w:p w14:paraId="10A40E6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2.9</w:t>
            </w:r>
          </w:p>
        </w:tc>
        <w:tc>
          <w:tcPr>
            <w:tcW w:w="4678" w:type="dxa"/>
          </w:tcPr>
          <w:p w14:paraId="00C9CDD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עבודות הפיתוח והתשתית בתחום המגרש ומחוצה לו, ביצוע תשתיות וחיבור הבניין והפיתוח למערכות עירוניות. </w:t>
            </w:r>
          </w:p>
        </w:tc>
        <w:tc>
          <w:tcPr>
            <w:tcW w:w="850" w:type="dxa"/>
          </w:tcPr>
          <w:p w14:paraId="58EAF9C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497C985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4BEC1EA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7E5C15C6" w14:textId="77777777" w:rsidTr="00E56613">
        <w:tc>
          <w:tcPr>
            <w:tcW w:w="6293" w:type="dxa"/>
            <w:gridSpan w:val="3"/>
          </w:tcPr>
          <w:p w14:paraId="5048A849" w14:textId="24CF2DF4"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סה"כ הקמת </w:t>
            </w:r>
            <w:del w:id="47" w:author="מרול אטמן" w:date="2024-10-30T16:43:00Z" w16du:dateUtc="2024-10-30T14:43:00Z">
              <w:r w:rsidRPr="00E56613" w:rsidDel="008407D6">
                <w:rPr>
                  <w:rFonts w:ascii="David" w:eastAsia="Times New Roman" w:hAnsi="David" w:cs="David" w:hint="cs"/>
                  <w:b/>
                  <w:bCs/>
                  <w:sz w:val="24"/>
                  <w:szCs w:val="24"/>
                  <w:rtl/>
                </w:rPr>
                <w:delText>___</w:delText>
              </w:r>
            </w:del>
            <w:r w:rsidRPr="00E56613">
              <w:rPr>
                <w:rFonts w:ascii="David" w:eastAsia="Times New Roman" w:hAnsi="David" w:cs="David"/>
                <w:b/>
                <w:bCs/>
                <w:sz w:val="24"/>
                <w:szCs w:val="24"/>
                <w:rtl/>
              </w:rPr>
              <w:t xml:space="preserve">  המבנים</w:t>
            </w:r>
            <w:ins w:id="48" w:author="מרול אטמן" w:date="2024-10-30T16:43:00Z" w16du:dateUtc="2024-10-30T14:43:00Z">
              <w:r w:rsidR="008407D6">
                <w:rPr>
                  <w:rFonts w:ascii="David" w:eastAsia="Times New Roman" w:hAnsi="David" w:cs="David" w:hint="cs"/>
                  <w:b/>
                  <w:bCs/>
                  <w:sz w:val="24"/>
                  <w:szCs w:val="24"/>
                  <w:rtl/>
                </w:rPr>
                <w:t xml:space="preserve"> </w:t>
              </w:r>
              <w:r w:rsidR="008407D6">
                <w:rPr>
                  <w:rFonts w:ascii="David" w:eastAsia="Times New Roman" w:hAnsi="David" w:cs="David" w:hint="cs"/>
                  <w:b/>
                  <w:bCs/>
                  <w:sz w:val="24"/>
                  <w:szCs w:val="24"/>
                  <w:rtl/>
                </w:rPr>
                <w:t>כולל קומות המסחר</w:t>
              </w:r>
              <w:r w:rsidR="008407D6">
                <w:rPr>
                  <w:rFonts w:ascii="David" w:eastAsia="Times New Roman" w:hAnsi="David" w:cs="David" w:hint="cs"/>
                  <w:b/>
                  <w:bCs/>
                  <w:sz w:val="24"/>
                  <w:szCs w:val="24"/>
                  <w:rtl/>
                </w:rPr>
                <w:t>,</w:t>
              </w:r>
            </w:ins>
            <w:r w:rsidRPr="00E56613">
              <w:rPr>
                <w:rFonts w:ascii="David" w:eastAsia="Times New Roman" w:hAnsi="David" w:cs="David"/>
                <w:b/>
                <w:bCs/>
                <w:sz w:val="24"/>
                <w:szCs w:val="24"/>
                <w:rtl/>
              </w:rPr>
              <w:t xml:space="preserve"> חניונים והפיתוח הצמוד – מחיר סופי</w:t>
            </w:r>
          </w:p>
        </w:tc>
        <w:tc>
          <w:tcPr>
            <w:tcW w:w="2841" w:type="dxa"/>
            <w:gridSpan w:val="3"/>
          </w:tcPr>
          <w:p w14:paraId="0E6CC8B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2B04CD3E" w14:textId="77777777" w:rsidTr="00E56613">
        <w:tc>
          <w:tcPr>
            <w:tcW w:w="9134" w:type="dxa"/>
            <w:gridSpan w:val="6"/>
          </w:tcPr>
          <w:p w14:paraId="2DBC473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72428934"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7D968D3E" w14:textId="77777777" w:rsidR="00E56613" w:rsidRPr="00E56613" w:rsidRDefault="00E56613" w:rsidP="00E56613">
      <w:pPr>
        <w:spacing w:before="0" w:beforeAutospacing="0" w:after="0" w:afterAutospacing="0" w:line="360" w:lineRule="auto"/>
        <w:jc w:val="both"/>
        <w:rPr>
          <w:rFonts w:ascii="David" w:eastAsia="Times New Roman" w:hAnsi="David" w:cs="David"/>
          <w:b/>
          <w:bCs/>
          <w:snapToGrid w:val="0"/>
          <w:sz w:val="24"/>
          <w:szCs w:val="24"/>
          <w:rtl/>
        </w:rPr>
      </w:pPr>
    </w:p>
    <w:tbl>
      <w:tblPr>
        <w:bidiVisual/>
        <w:tblW w:w="9133"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4678"/>
        <w:gridCol w:w="850"/>
        <w:gridCol w:w="567"/>
        <w:gridCol w:w="2269"/>
      </w:tblGrid>
      <w:tr w:rsidR="00E56613" w:rsidRPr="00E56613" w14:paraId="3F6E2E20" w14:textId="77777777" w:rsidTr="00E56613">
        <w:trPr>
          <w:trHeight w:val="343"/>
        </w:trPr>
        <w:tc>
          <w:tcPr>
            <w:tcW w:w="9133" w:type="dxa"/>
            <w:gridSpan w:val="5"/>
          </w:tcPr>
          <w:p w14:paraId="13B57F62"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rtl/>
              </w:rPr>
            </w:pPr>
          </w:p>
          <w:p w14:paraId="34E48FD2" w14:textId="16FE24E4" w:rsidR="00E56613" w:rsidRPr="00E56613" w:rsidRDefault="00E56613" w:rsidP="00E56613">
            <w:pPr>
              <w:spacing w:before="0" w:beforeAutospacing="0" w:after="0" w:afterAutospacing="0" w:line="360" w:lineRule="auto"/>
              <w:rPr>
                <w:rFonts w:ascii="David" w:eastAsia="Times New Roman" w:hAnsi="David" w:cs="David"/>
                <w:sz w:val="24"/>
                <w:szCs w:val="24"/>
                <w:rtl/>
              </w:rPr>
            </w:pPr>
            <w:r w:rsidRPr="00E56613">
              <w:rPr>
                <w:rFonts w:ascii="David" w:eastAsia="Times New Roman" w:hAnsi="David" w:cs="David" w:hint="cs"/>
                <w:b/>
                <w:bCs/>
                <w:sz w:val="24"/>
                <w:szCs w:val="24"/>
                <w:rtl/>
              </w:rPr>
              <w:t xml:space="preserve">מבנה 3 - </w:t>
            </w:r>
            <w:r w:rsidRPr="00E56613">
              <w:rPr>
                <w:rFonts w:ascii="David" w:eastAsia="Times New Roman" w:hAnsi="David" w:cs="David"/>
                <w:b/>
                <w:bCs/>
                <w:sz w:val="24"/>
                <w:szCs w:val="24"/>
                <w:rtl/>
              </w:rPr>
              <w:t xml:space="preserve">פירוק המחיר </w:t>
            </w:r>
            <w:proofErr w:type="spellStart"/>
            <w:r w:rsidRPr="00E56613">
              <w:rPr>
                <w:rFonts w:ascii="David" w:eastAsia="Times New Roman" w:hAnsi="David" w:cs="David"/>
                <w:b/>
                <w:bCs/>
                <w:sz w:val="24"/>
                <w:szCs w:val="24"/>
                <w:rtl/>
              </w:rPr>
              <w:t>הפאושלי</w:t>
            </w:r>
            <w:proofErr w:type="spellEnd"/>
            <w:r w:rsidRPr="00E56613">
              <w:rPr>
                <w:rFonts w:ascii="David" w:eastAsia="Times New Roman" w:hAnsi="David" w:cs="David"/>
                <w:b/>
                <w:bCs/>
                <w:sz w:val="24"/>
                <w:szCs w:val="24"/>
                <w:rtl/>
              </w:rPr>
              <w:t xml:space="preserve"> הנ"ל  לפי שלבים/חלקי מבנה</w:t>
            </w:r>
            <w:del w:id="49" w:author="מרול אטמן" w:date="2024-10-30T16:43:00Z" w16du:dateUtc="2024-10-30T14:43:00Z">
              <w:r w:rsidRPr="00E56613" w:rsidDel="008407D6">
                <w:rPr>
                  <w:rFonts w:ascii="David" w:eastAsia="Times New Roman" w:hAnsi="David" w:cs="David"/>
                  <w:b/>
                  <w:bCs/>
                  <w:sz w:val="24"/>
                  <w:szCs w:val="24"/>
                  <w:rtl/>
                </w:rPr>
                <w:delText xml:space="preserve"> לכל </w:delText>
              </w:r>
              <w:r w:rsidRPr="00E56613" w:rsidDel="008407D6">
                <w:rPr>
                  <w:rFonts w:ascii="David" w:eastAsia="Times New Roman" w:hAnsi="David" w:cs="David" w:hint="cs"/>
                  <w:b/>
                  <w:bCs/>
                  <w:sz w:val="24"/>
                  <w:szCs w:val="24"/>
                  <w:rtl/>
                </w:rPr>
                <w:delText>____</w:delText>
              </w:r>
              <w:r w:rsidRPr="00E56613" w:rsidDel="008407D6">
                <w:rPr>
                  <w:rFonts w:ascii="David" w:eastAsia="Times New Roman" w:hAnsi="David" w:cs="David"/>
                  <w:b/>
                  <w:bCs/>
                  <w:sz w:val="24"/>
                  <w:szCs w:val="24"/>
                  <w:rtl/>
                </w:rPr>
                <w:delText xml:space="preserve"> בניינים בנפרד</w:delText>
              </w:r>
            </w:del>
            <w:r w:rsidRPr="00E56613">
              <w:rPr>
                <w:rFonts w:ascii="David" w:eastAsia="Times New Roman" w:hAnsi="David" w:cs="David"/>
                <w:b/>
                <w:bCs/>
                <w:sz w:val="24"/>
                <w:szCs w:val="24"/>
                <w:rtl/>
              </w:rPr>
              <w:t>:</w:t>
            </w:r>
          </w:p>
        </w:tc>
      </w:tr>
      <w:tr w:rsidR="00E56613" w:rsidRPr="00E56613" w14:paraId="2A5A269C" w14:textId="77777777" w:rsidTr="00E56613">
        <w:trPr>
          <w:trHeight w:val="373"/>
        </w:trPr>
        <w:tc>
          <w:tcPr>
            <w:tcW w:w="769" w:type="dxa"/>
          </w:tcPr>
          <w:p w14:paraId="00EC5C5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06A0345B"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תיאור </w:t>
            </w:r>
          </w:p>
        </w:tc>
        <w:tc>
          <w:tcPr>
            <w:tcW w:w="850" w:type="dxa"/>
          </w:tcPr>
          <w:p w14:paraId="4B052EF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20E8CAD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69" w:type="dxa"/>
          </w:tcPr>
          <w:p w14:paraId="1DBB0276"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סך </w:t>
            </w:r>
            <w:proofErr w:type="spellStart"/>
            <w:r w:rsidRPr="00E56613">
              <w:rPr>
                <w:rFonts w:ascii="David" w:eastAsia="Times New Roman" w:hAnsi="David" w:cs="David"/>
                <w:b/>
                <w:bCs/>
                <w:sz w:val="24"/>
                <w:szCs w:val="24"/>
                <w:u w:val="single"/>
                <w:rtl/>
              </w:rPr>
              <w:t>הכל</w:t>
            </w:r>
            <w:proofErr w:type="spellEnd"/>
            <w:r w:rsidRPr="00E56613">
              <w:rPr>
                <w:rFonts w:ascii="David" w:eastAsia="Times New Roman" w:hAnsi="David" w:cs="David"/>
                <w:b/>
                <w:bCs/>
                <w:sz w:val="24"/>
                <w:szCs w:val="24"/>
                <w:u w:val="single"/>
                <w:rtl/>
              </w:rPr>
              <w:t xml:space="preserve"> בש"ח</w:t>
            </w:r>
          </w:p>
        </w:tc>
      </w:tr>
      <w:tr w:rsidR="00E56613" w:rsidRPr="00E56613" w14:paraId="2BC08BE4" w14:textId="77777777" w:rsidTr="00E56613">
        <w:trPr>
          <w:trHeight w:val="1014"/>
        </w:trPr>
        <w:tc>
          <w:tcPr>
            <w:tcW w:w="769" w:type="dxa"/>
          </w:tcPr>
          <w:p w14:paraId="5F87FBE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t>3.1</w:t>
            </w:r>
          </w:p>
        </w:tc>
        <w:tc>
          <w:tcPr>
            <w:tcW w:w="4678" w:type="dxa"/>
          </w:tcPr>
          <w:p w14:paraId="7ED870FC" w14:textId="2AFEDE8B"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הקמת מבנה החניון התת קרקעי על כל מרכיביו לרבות המבואות  המחסנים</w:t>
            </w:r>
            <w:del w:id="50" w:author="מרול אטמן" w:date="2024-10-30T16:36:00Z" w16du:dateUtc="2024-10-30T14:36:00Z">
              <w:r w:rsidRPr="00E56613" w:rsidDel="000248A6">
                <w:rPr>
                  <w:rFonts w:ascii="David" w:eastAsia="Times New Roman" w:hAnsi="David" w:cs="David"/>
                  <w:sz w:val="24"/>
                  <w:szCs w:val="24"/>
                  <w:rtl/>
                </w:rPr>
                <w:delText xml:space="preserve"> והמחסנים הצמודים לדירות  מס' 1 בכל בניין</w:delText>
              </w:r>
            </w:del>
            <w:r w:rsidRPr="00E56613">
              <w:rPr>
                <w:rFonts w:ascii="David" w:eastAsia="Times New Roman" w:hAnsi="David" w:cs="David"/>
                <w:sz w:val="24"/>
                <w:szCs w:val="24"/>
                <w:rtl/>
              </w:rPr>
              <w:t xml:space="preserve">, </w:t>
            </w:r>
            <w:proofErr w:type="spellStart"/>
            <w:r w:rsidRPr="00E56613">
              <w:rPr>
                <w:rFonts w:ascii="David" w:eastAsia="Times New Roman" w:hAnsi="David" w:cs="David"/>
                <w:sz w:val="24"/>
                <w:szCs w:val="24"/>
                <w:rtl/>
              </w:rPr>
              <w:t>פירי</w:t>
            </w:r>
            <w:proofErr w:type="spellEnd"/>
            <w:r w:rsidRPr="00E56613">
              <w:rPr>
                <w:rFonts w:ascii="David" w:eastAsia="Times New Roman" w:hAnsi="David" w:cs="David"/>
                <w:sz w:val="24"/>
                <w:szCs w:val="24"/>
                <w:rtl/>
              </w:rPr>
              <w:t xml:space="preserve"> המעליות, עד גמר מלא ועד בכלל.</w:t>
            </w:r>
          </w:p>
        </w:tc>
        <w:tc>
          <w:tcPr>
            <w:tcW w:w="850" w:type="dxa"/>
          </w:tcPr>
          <w:p w14:paraId="5073751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78601C2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1A25808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A491FEF" w14:textId="77777777" w:rsidTr="00E56613">
        <w:trPr>
          <w:trHeight w:val="1793"/>
        </w:trPr>
        <w:tc>
          <w:tcPr>
            <w:tcW w:w="769" w:type="dxa"/>
          </w:tcPr>
          <w:p w14:paraId="14C3834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t>3.2</w:t>
            </w:r>
          </w:p>
        </w:tc>
        <w:tc>
          <w:tcPr>
            <w:tcW w:w="4678" w:type="dxa"/>
          </w:tcPr>
          <w:p w14:paraId="2B90A971" w14:textId="56CA7DD5"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הקמת 2 </w:t>
            </w:r>
            <w:del w:id="51" w:author="מרול אטמן" w:date="2024-10-30T16:36:00Z" w16du:dateUtc="2024-10-30T14:36:00Z">
              <w:r w:rsidRPr="00E56613" w:rsidDel="000248A6">
                <w:rPr>
                  <w:rFonts w:ascii="David" w:eastAsia="Times New Roman" w:hAnsi="David" w:cs="David"/>
                  <w:sz w:val="24"/>
                  <w:szCs w:val="24"/>
                  <w:rtl/>
                </w:rPr>
                <w:delText xml:space="preserve">בניין </w:delText>
              </w:r>
            </w:del>
            <w:ins w:id="52" w:author="מרול אטמן" w:date="2024-10-30T16:37:00Z" w16du:dateUtc="2024-10-30T14:37:00Z">
              <w:r w:rsidR="000248A6">
                <w:rPr>
                  <w:rFonts w:ascii="David" w:eastAsia="Times New Roman" w:hAnsi="David" w:cs="David" w:hint="cs"/>
                  <w:sz w:val="24"/>
                  <w:szCs w:val="24"/>
                  <w:rtl/>
                </w:rPr>
                <w:t>מגדל</w:t>
              </w:r>
            </w:ins>
            <w:ins w:id="53" w:author="מרול אטמן" w:date="2024-10-30T16:36:00Z" w16du:dateUtc="2024-10-30T14:36:00Z">
              <w:r w:rsidR="000248A6">
                <w:rPr>
                  <w:rFonts w:ascii="David" w:eastAsia="Times New Roman" w:hAnsi="David" w:cs="David" w:hint="cs"/>
                  <w:sz w:val="24"/>
                  <w:szCs w:val="24"/>
                  <w:rtl/>
                </w:rPr>
                <w:t xml:space="preserve">י </w:t>
              </w:r>
            </w:ins>
            <w:r w:rsidRPr="00E56613">
              <w:rPr>
                <w:rFonts w:ascii="David" w:eastAsia="Times New Roman" w:hAnsi="David" w:cs="David"/>
                <w:sz w:val="24"/>
                <w:szCs w:val="24"/>
                <w:rtl/>
              </w:rPr>
              <w:t>מגורים</w:t>
            </w:r>
            <w:ins w:id="54" w:author="מרול אטמן" w:date="2024-10-30T16:38:00Z" w16du:dateUtc="2024-10-30T14:38:00Z">
              <w:r w:rsidR="000248A6">
                <w:rPr>
                  <w:rFonts w:ascii="David" w:eastAsia="Times New Roman" w:hAnsi="David" w:cs="David" w:hint="cs"/>
                  <w:sz w:val="24"/>
                  <w:szCs w:val="24"/>
                  <w:rtl/>
                </w:rPr>
                <w:t xml:space="preserve"> של 20 קומות</w:t>
              </w:r>
            </w:ins>
            <w:r w:rsidRPr="00E56613">
              <w:rPr>
                <w:rFonts w:ascii="David" w:eastAsia="Times New Roman" w:hAnsi="David" w:cs="David"/>
                <w:sz w:val="24"/>
                <w:szCs w:val="24"/>
                <w:rtl/>
              </w:rPr>
              <w:t xml:space="preserve"> </w:t>
            </w:r>
            <w:del w:id="55" w:author="מרול אטמן" w:date="2024-10-30T16:37:00Z" w16du:dateUtc="2024-10-30T14:37:00Z">
              <w:r w:rsidRPr="00E56613" w:rsidDel="000248A6">
                <w:rPr>
                  <w:rFonts w:ascii="David" w:eastAsia="Times New Roman" w:hAnsi="David" w:cs="David"/>
                  <w:sz w:val="24"/>
                  <w:szCs w:val="24"/>
                  <w:rtl/>
                </w:rPr>
                <w:delText xml:space="preserve">בין 3  קומות ועליית גג </w:delText>
              </w:r>
            </w:del>
            <w:del w:id="56" w:author="מרול אטמן" w:date="2024-10-30T16:38:00Z" w16du:dateUtc="2024-10-30T14:38:00Z">
              <w:r w:rsidRPr="00E56613" w:rsidDel="000248A6">
                <w:rPr>
                  <w:rFonts w:ascii="David" w:eastAsia="Times New Roman" w:hAnsi="David" w:cs="David"/>
                  <w:sz w:val="24"/>
                  <w:szCs w:val="24"/>
                  <w:rtl/>
                </w:rPr>
                <w:delText xml:space="preserve">מתקרת החניון ומעלה </w:delText>
              </w:r>
            </w:del>
            <w:r w:rsidRPr="00E56613">
              <w:rPr>
                <w:rFonts w:ascii="David" w:eastAsia="Times New Roman" w:hAnsi="David" w:cs="David"/>
                <w:sz w:val="24"/>
                <w:szCs w:val="24"/>
                <w:rtl/>
              </w:rPr>
              <w:t>על כל המרכיבים לרבות עבודות הפיתוח הצמוד עד גמר מלא קבלת טופס 4 / תעודת גמר, מסירה לדיירים ובדק.</w:t>
            </w:r>
          </w:p>
        </w:tc>
        <w:tc>
          <w:tcPr>
            <w:tcW w:w="850" w:type="dxa"/>
          </w:tcPr>
          <w:p w14:paraId="67C11BA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roofErr w:type="spellStart"/>
            <w:r w:rsidRPr="00E56613">
              <w:rPr>
                <w:rFonts w:ascii="David" w:eastAsia="Times New Roman" w:hAnsi="David" w:cs="David"/>
                <w:sz w:val="24"/>
                <w:szCs w:val="24"/>
                <w:rtl/>
              </w:rPr>
              <w:t>קומפ</w:t>
            </w:r>
            <w:proofErr w:type="spellEnd"/>
            <w:r w:rsidRPr="00E56613">
              <w:rPr>
                <w:rFonts w:ascii="David" w:eastAsia="Times New Roman" w:hAnsi="David" w:cs="David"/>
                <w:sz w:val="24"/>
                <w:szCs w:val="24"/>
                <w:rtl/>
              </w:rPr>
              <w:t>'</w:t>
            </w:r>
          </w:p>
        </w:tc>
        <w:tc>
          <w:tcPr>
            <w:tcW w:w="567" w:type="dxa"/>
          </w:tcPr>
          <w:p w14:paraId="764FD4E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6FA8657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0248A6" w:rsidRPr="00E56613" w14:paraId="5448F7D8" w14:textId="77777777" w:rsidTr="00E56613">
        <w:trPr>
          <w:trHeight w:val="1793"/>
          <w:ins w:id="57" w:author="מרול אטמן" w:date="2024-10-30T16:37:00Z" w16du:dateUtc="2024-10-30T14:37:00Z"/>
        </w:trPr>
        <w:tc>
          <w:tcPr>
            <w:tcW w:w="769" w:type="dxa"/>
          </w:tcPr>
          <w:p w14:paraId="1699D776" w14:textId="1E1FBC15" w:rsidR="000248A6" w:rsidRPr="00E56613" w:rsidRDefault="000248A6" w:rsidP="00E56613">
            <w:pPr>
              <w:spacing w:before="0" w:beforeAutospacing="0" w:after="0" w:afterAutospacing="0" w:line="360" w:lineRule="auto"/>
              <w:jc w:val="both"/>
              <w:rPr>
                <w:ins w:id="58" w:author="מרול אטמן" w:date="2024-10-30T16:37:00Z" w16du:dateUtc="2024-10-30T14:37:00Z"/>
                <w:rFonts w:ascii="David" w:eastAsia="Times New Roman" w:hAnsi="David" w:cs="David" w:hint="cs"/>
                <w:sz w:val="24"/>
                <w:szCs w:val="24"/>
                <w:rtl/>
              </w:rPr>
            </w:pPr>
            <w:ins w:id="59" w:author="מרול אטמן" w:date="2024-10-30T16:37:00Z" w16du:dateUtc="2024-10-30T14:37:00Z">
              <w:r>
                <w:rPr>
                  <w:rFonts w:ascii="David" w:eastAsia="Times New Roman" w:hAnsi="David" w:cs="David" w:hint="cs"/>
                  <w:sz w:val="24"/>
                  <w:szCs w:val="24"/>
                  <w:rtl/>
                </w:rPr>
                <w:t>3.3</w:t>
              </w:r>
            </w:ins>
          </w:p>
        </w:tc>
        <w:tc>
          <w:tcPr>
            <w:tcW w:w="4678" w:type="dxa"/>
          </w:tcPr>
          <w:p w14:paraId="26EB892F" w14:textId="32F0CC96" w:rsidR="000248A6" w:rsidRPr="00E56613" w:rsidRDefault="000248A6" w:rsidP="00E56613">
            <w:pPr>
              <w:spacing w:before="0" w:beforeAutospacing="0" w:after="0" w:afterAutospacing="0" w:line="360" w:lineRule="auto"/>
              <w:jc w:val="both"/>
              <w:rPr>
                <w:ins w:id="60" w:author="מרול אטמן" w:date="2024-10-30T16:37:00Z" w16du:dateUtc="2024-10-30T14:37:00Z"/>
                <w:rFonts w:ascii="David" w:eastAsia="Times New Roman" w:hAnsi="David" w:cs="David"/>
                <w:sz w:val="24"/>
                <w:szCs w:val="24"/>
                <w:rtl/>
              </w:rPr>
            </w:pPr>
            <w:ins w:id="61" w:author="מרול אטמן" w:date="2024-10-30T16:37:00Z" w16du:dateUtc="2024-10-30T14:37:00Z">
              <w:r>
                <w:rPr>
                  <w:rFonts w:ascii="David" w:eastAsia="Times New Roman" w:hAnsi="David" w:cs="David" w:hint="cs"/>
                  <w:sz w:val="24"/>
                  <w:szCs w:val="24"/>
                  <w:rtl/>
                </w:rPr>
                <w:t xml:space="preserve">הקמת </w:t>
              </w:r>
            </w:ins>
            <w:ins w:id="62" w:author="מרול אטמן" w:date="2024-10-30T16:38:00Z" w16du:dateUtc="2024-10-30T14:38:00Z">
              <w:r>
                <w:rPr>
                  <w:rFonts w:ascii="David" w:eastAsia="Times New Roman" w:hAnsi="David" w:cs="David" w:hint="cs"/>
                  <w:sz w:val="24"/>
                  <w:szCs w:val="24"/>
                  <w:rtl/>
                </w:rPr>
                <w:t>2</w:t>
              </w:r>
            </w:ins>
            <w:ins w:id="63" w:author="מרול אטמן" w:date="2024-10-30T16:37:00Z" w16du:dateUtc="2024-10-30T14:37:00Z">
              <w:r>
                <w:rPr>
                  <w:rFonts w:ascii="David" w:eastAsia="Times New Roman" w:hAnsi="David" w:cs="David" w:hint="cs"/>
                  <w:sz w:val="24"/>
                  <w:szCs w:val="24"/>
                  <w:rtl/>
                </w:rPr>
                <w:t xml:space="preserve"> קומות </w:t>
              </w:r>
            </w:ins>
            <w:ins w:id="64" w:author="מרול אטמן" w:date="2024-10-30T16:38:00Z" w16du:dateUtc="2024-10-30T14:38:00Z">
              <w:r>
                <w:rPr>
                  <w:rFonts w:ascii="David" w:eastAsia="Times New Roman" w:hAnsi="David" w:cs="David" w:hint="cs"/>
                  <w:sz w:val="24"/>
                  <w:szCs w:val="24"/>
                  <w:rtl/>
                </w:rPr>
                <w:t xml:space="preserve">מסחר ברמת מעטפת </w:t>
              </w:r>
            </w:ins>
            <w:ins w:id="65" w:author="מרול אטמן" w:date="2024-10-30T16:39:00Z" w16du:dateUtc="2024-10-30T14:39:00Z">
              <w:r>
                <w:rPr>
                  <w:rFonts w:ascii="David" w:eastAsia="Times New Roman" w:hAnsi="David" w:cs="David" w:hint="cs"/>
                  <w:sz w:val="24"/>
                  <w:szCs w:val="24"/>
                  <w:rtl/>
                </w:rPr>
                <w:t>, כולל עבודות גמר בשטחים המשותפים.</w:t>
              </w:r>
            </w:ins>
          </w:p>
        </w:tc>
        <w:tc>
          <w:tcPr>
            <w:tcW w:w="850" w:type="dxa"/>
          </w:tcPr>
          <w:p w14:paraId="34FA9635" w14:textId="77777777" w:rsidR="000248A6" w:rsidRPr="00E56613" w:rsidRDefault="000248A6" w:rsidP="00E56613">
            <w:pPr>
              <w:spacing w:before="0" w:beforeAutospacing="0" w:after="0" w:afterAutospacing="0" w:line="360" w:lineRule="auto"/>
              <w:jc w:val="center"/>
              <w:rPr>
                <w:ins w:id="66" w:author="מרול אטמן" w:date="2024-10-30T16:37:00Z" w16du:dateUtc="2024-10-30T14:37:00Z"/>
                <w:rFonts w:ascii="David" w:eastAsia="Times New Roman" w:hAnsi="David" w:cs="David"/>
                <w:sz w:val="24"/>
                <w:szCs w:val="24"/>
                <w:rtl/>
              </w:rPr>
            </w:pPr>
          </w:p>
        </w:tc>
        <w:tc>
          <w:tcPr>
            <w:tcW w:w="567" w:type="dxa"/>
          </w:tcPr>
          <w:p w14:paraId="0C6149B2" w14:textId="77777777" w:rsidR="000248A6" w:rsidRPr="00E56613" w:rsidRDefault="000248A6" w:rsidP="00E56613">
            <w:pPr>
              <w:spacing w:before="0" w:beforeAutospacing="0" w:after="0" w:afterAutospacing="0" w:line="360" w:lineRule="auto"/>
              <w:jc w:val="center"/>
              <w:rPr>
                <w:ins w:id="67" w:author="מרול אטמן" w:date="2024-10-30T16:37:00Z" w16du:dateUtc="2024-10-30T14:37:00Z"/>
                <w:rFonts w:ascii="David" w:eastAsia="Times New Roman" w:hAnsi="David" w:cs="David"/>
                <w:sz w:val="24"/>
                <w:szCs w:val="24"/>
                <w:rtl/>
              </w:rPr>
            </w:pPr>
          </w:p>
        </w:tc>
        <w:tc>
          <w:tcPr>
            <w:tcW w:w="2269" w:type="dxa"/>
          </w:tcPr>
          <w:p w14:paraId="0B54EE5C" w14:textId="77777777" w:rsidR="000248A6" w:rsidRPr="00E56613" w:rsidRDefault="000248A6" w:rsidP="00E56613">
            <w:pPr>
              <w:spacing w:before="0" w:beforeAutospacing="0" w:after="0" w:afterAutospacing="0" w:line="360" w:lineRule="auto"/>
              <w:jc w:val="center"/>
              <w:rPr>
                <w:ins w:id="68" w:author="מרול אטמן" w:date="2024-10-30T16:37:00Z" w16du:dateUtc="2024-10-30T14:37:00Z"/>
                <w:rFonts w:ascii="David" w:eastAsia="Times New Roman" w:hAnsi="David" w:cs="David"/>
                <w:sz w:val="24"/>
                <w:szCs w:val="24"/>
                <w:rtl/>
              </w:rPr>
            </w:pPr>
          </w:p>
        </w:tc>
      </w:tr>
      <w:tr w:rsidR="00E56613" w:rsidRPr="00E56613" w14:paraId="34C44897" w14:textId="77777777" w:rsidTr="00E56613">
        <w:tc>
          <w:tcPr>
            <w:tcW w:w="769" w:type="dxa"/>
          </w:tcPr>
          <w:p w14:paraId="525AD2FD"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4678" w:type="dxa"/>
          </w:tcPr>
          <w:p w14:paraId="015D1279" w14:textId="3B162C8B"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 xml:space="preserve">סה"כ הקמת 2  </w:t>
            </w:r>
            <w:del w:id="69" w:author="מרול אטמן" w:date="2024-10-30T16:39:00Z" w16du:dateUtc="2024-10-30T14:39:00Z">
              <w:r w:rsidRPr="00E56613" w:rsidDel="000248A6">
                <w:rPr>
                  <w:rFonts w:ascii="David" w:eastAsia="Times New Roman" w:hAnsi="David" w:cs="David"/>
                  <w:b/>
                  <w:bCs/>
                  <w:sz w:val="24"/>
                  <w:szCs w:val="24"/>
                  <w:rtl/>
                </w:rPr>
                <w:delText xml:space="preserve">המבנים </w:delText>
              </w:r>
            </w:del>
            <w:ins w:id="70" w:author="מרול אטמן" w:date="2024-10-30T16:39:00Z" w16du:dateUtc="2024-10-30T14:39:00Z">
              <w:r w:rsidR="000248A6">
                <w:rPr>
                  <w:rFonts w:ascii="David" w:eastAsia="Times New Roman" w:hAnsi="David" w:cs="David" w:hint="cs"/>
                  <w:b/>
                  <w:bCs/>
                  <w:sz w:val="24"/>
                  <w:szCs w:val="24"/>
                  <w:rtl/>
                </w:rPr>
                <w:t xml:space="preserve">מגדלי מגורים, </w:t>
              </w:r>
            </w:ins>
            <w:ins w:id="71" w:author="מרול אטמן" w:date="2024-10-30T16:40:00Z" w16du:dateUtc="2024-10-30T14:40:00Z">
              <w:r w:rsidR="000248A6">
                <w:rPr>
                  <w:rFonts w:ascii="David" w:eastAsia="Times New Roman" w:hAnsi="David" w:cs="David" w:hint="cs"/>
                  <w:b/>
                  <w:bCs/>
                  <w:sz w:val="24"/>
                  <w:szCs w:val="24"/>
                  <w:rtl/>
                </w:rPr>
                <w:t>2 קומות מסחר,</w:t>
              </w:r>
            </w:ins>
            <w:ins w:id="72" w:author="מרול אטמן" w:date="2024-10-30T16:39:00Z" w16du:dateUtc="2024-10-30T14:39:00Z">
              <w:r w:rsidR="000248A6" w:rsidRPr="00E56613">
                <w:rPr>
                  <w:rFonts w:ascii="David" w:eastAsia="Times New Roman" w:hAnsi="David" w:cs="David"/>
                  <w:b/>
                  <w:bCs/>
                  <w:sz w:val="24"/>
                  <w:szCs w:val="24"/>
                  <w:rtl/>
                </w:rPr>
                <w:t xml:space="preserve"> </w:t>
              </w:r>
            </w:ins>
            <w:r w:rsidRPr="00E56613">
              <w:rPr>
                <w:rFonts w:ascii="David" w:eastAsia="Times New Roman" w:hAnsi="David" w:cs="David"/>
                <w:b/>
                <w:bCs/>
                <w:sz w:val="24"/>
                <w:szCs w:val="24"/>
                <w:rtl/>
              </w:rPr>
              <w:t>חניונים</w:t>
            </w:r>
            <w:ins w:id="73" w:author="מרול אטמן" w:date="2024-10-30T16:40:00Z" w16du:dateUtc="2024-10-30T14:40:00Z">
              <w:r w:rsidR="000248A6">
                <w:rPr>
                  <w:rFonts w:ascii="David" w:eastAsia="Times New Roman" w:hAnsi="David" w:cs="David" w:hint="cs"/>
                  <w:b/>
                  <w:bCs/>
                  <w:sz w:val="24"/>
                  <w:szCs w:val="24"/>
                  <w:rtl/>
                </w:rPr>
                <w:t xml:space="preserve"> תת"ק</w:t>
              </w:r>
            </w:ins>
            <w:r w:rsidRPr="00E56613">
              <w:rPr>
                <w:rFonts w:ascii="David" w:eastAsia="Times New Roman" w:hAnsi="David" w:cs="David"/>
                <w:b/>
                <w:bCs/>
                <w:sz w:val="24"/>
                <w:szCs w:val="24"/>
                <w:rtl/>
              </w:rPr>
              <w:t xml:space="preserve"> והפיתוח הצמוד – מחיר סופי</w:t>
            </w:r>
          </w:p>
        </w:tc>
        <w:tc>
          <w:tcPr>
            <w:tcW w:w="3686" w:type="dxa"/>
            <w:gridSpan w:val="3"/>
          </w:tcPr>
          <w:p w14:paraId="6A9A684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09F27B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_________________________ש"ח</w:t>
            </w:r>
          </w:p>
        </w:tc>
      </w:tr>
      <w:tr w:rsidR="00E56613" w:rsidRPr="00E56613" w14:paraId="508C98C0" w14:textId="77777777" w:rsidTr="00E56613">
        <w:tc>
          <w:tcPr>
            <w:tcW w:w="769" w:type="dxa"/>
          </w:tcPr>
          <w:p w14:paraId="692194E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tc>
        <w:tc>
          <w:tcPr>
            <w:tcW w:w="8364" w:type="dxa"/>
            <w:gridSpan w:val="4"/>
          </w:tcPr>
          <w:p w14:paraId="485A702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3CCCD3C5"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18E4F420"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הערות:</w:t>
      </w:r>
    </w:p>
    <w:p w14:paraId="22763503"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E56613">
        <w:rPr>
          <w:rFonts w:ascii="David" w:eastAsia="Times New Roman" w:hAnsi="David" w:cs="David"/>
          <w:sz w:val="24"/>
          <w:szCs w:val="24"/>
          <w:rtl/>
        </w:rPr>
        <w:t>למרות המפורט בטבלה דלעיל יצוין ויודגש שוב כי המחיר לביצוע כל הפרויקט להקמת המבנים והפיתוח  הוא סופי ומוחלט (</w:t>
      </w:r>
      <w:proofErr w:type="spellStart"/>
      <w:r w:rsidRPr="00E56613">
        <w:rPr>
          <w:rFonts w:ascii="David" w:eastAsia="Times New Roman" w:hAnsi="David" w:cs="David"/>
          <w:sz w:val="24"/>
          <w:szCs w:val="24"/>
          <w:rtl/>
        </w:rPr>
        <w:t>פאושלי</w:t>
      </w:r>
      <w:proofErr w:type="spellEnd"/>
      <w:r w:rsidRPr="00E56613">
        <w:rPr>
          <w:rFonts w:ascii="David" w:eastAsia="Times New Roman" w:hAnsi="David" w:cs="David"/>
          <w:sz w:val="24"/>
          <w:szCs w:val="24"/>
          <w:rtl/>
        </w:rPr>
        <w:t xml:space="preserve">) , כאמור.  </w:t>
      </w:r>
    </w:p>
    <w:p w14:paraId="2BDC6F36"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lastRenderedPageBreak/>
        <w:t xml:space="preserve"> מילוי המחירים בטבלה לעיל ישמשו את המזמין רק לצורך אינדיקציה ולהשוואה.  בכל מקרה העבודות לא תהיינה למדידה. </w:t>
      </w:r>
    </w:p>
    <w:p w14:paraId="42A32A28"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מחירי פרקים ו/או מחירי עבודות כלשהן שלא מפורטות בטבלאות הנ"ל יחשבו ככלולים ומגולמים בהצעה ובפירוט לה הנ"ל. </w:t>
      </w:r>
    </w:p>
    <w:p w14:paraId="08951B93" w14:textId="2FE5F759"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בכל מקרה המחיר אינו כולל את עבודות הדיפון החפירה והעיגון </w:t>
      </w:r>
      <w:del w:id="74" w:author="מרול אטמן" w:date="2024-10-30T16:40:00Z" w16du:dateUtc="2024-10-30T14:40:00Z">
        <w:r w:rsidRPr="00E56613" w:rsidDel="008407D6">
          <w:rPr>
            <w:rFonts w:ascii="David" w:eastAsia="Times New Roman" w:hAnsi="David" w:cs="David"/>
            <w:sz w:val="24"/>
            <w:szCs w:val="24"/>
            <w:rtl/>
          </w:rPr>
          <w:delText xml:space="preserve">הנשעות </w:delText>
        </w:r>
      </w:del>
      <w:ins w:id="75" w:author="מרול אטמן" w:date="2024-10-30T16:40:00Z" w16du:dateUtc="2024-10-30T14:40:00Z">
        <w:r w:rsidR="008407D6" w:rsidRPr="00E56613">
          <w:rPr>
            <w:rFonts w:ascii="David" w:eastAsia="Times New Roman" w:hAnsi="David" w:cs="David"/>
            <w:sz w:val="24"/>
            <w:szCs w:val="24"/>
            <w:rtl/>
          </w:rPr>
          <w:t>הנ</w:t>
        </w:r>
        <w:r w:rsidR="008407D6">
          <w:rPr>
            <w:rFonts w:ascii="David" w:eastAsia="Times New Roman" w:hAnsi="David" w:cs="David" w:hint="cs"/>
            <w:sz w:val="24"/>
            <w:szCs w:val="24"/>
            <w:rtl/>
          </w:rPr>
          <w:t>עש</w:t>
        </w:r>
        <w:r w:rsidR="008407D6" w:rsidRPr="00E56613">
          <w:rPr>
            <w:rFonts w:ascii="David" w:eastAsia="Times New Roman" w:hAnsi="David" w:cs="David"/>
            <w:sz w:val="24"/>
            <w:szCs w:val="24"/>
            <w:rtl/>
          </w:rPr>
          <w:t xml:space="preserve">ות </w:t>
        </w:r>
      </w:ins>
      <w:r w:rsidRPr="00E56613">
        <w:rPr>
          <w:rFonts w:ascii="David" w:eastAsia="Times New Roman" w:hAnsi="David" w:cs="David"/>
          <w:sz w:val="24"/>
          <w:szCs w:val="24"/>
          <w:rtl/>
        </w:rPr>
        <w:t xml:space="preserve">על ידי קבלן אחר. </w:t>
      </w:r>
    </w:p>
    <w:p w14:paraId="5B4F7E1D"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בכל מקרה, יהיה המזמין רשאי להפחית את סטנדרט הגמר ו/או לא לבצע חלקים ו/או לפרק את החוזה לשלבים ו/או להוציא מהחוזה חלק מעבודות (להעבירן לביצוע בידי קבלן מיוחד בחוזה משולש) ולהפחיתן ממחיר הקמת המבנים והפיתוח הנ"ל, בהתאם.</w:t>
      </w:r>
    </w:p>
    <w:p w14:paraId="13A602B8" w14:textId="714F68EE"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 xml:space="preserve">עמלת הקבלן בגין ביצוע עבודות באמצעות קבלנים מיוחדים תהא 6% ממחיר עבודות אילו, כאמור, למעט התקנת מטבחים </w:t>
      </w:r>
      <w:del w:id="76" w:author="מרול אטמן" w:date="2024-10-30T16:44:00Z" w16du:dateUtc="2024-10-30T14:44:00Z">
        <w:r w:rsidRPr="00E56613" w:rsidDel="008407D6">
          <w:rPr>
            <w:rFonts w:ascii="David" w:eastAsia="Times New Roman" w:hAnsi="David" w:cs="David"/>
            <w:snapToGrid w:val="0"/>
            <w:sz w:val="24"/>
            <w:szCs w:val="24"/>
            <w:rtl/>
          </w:rPr>
          <w:delText xml:space="preserve">ו/או דיקוהיט </w:delText>
        </w:r>
      </w:del>
      <w:r w:rsidRPr="00E56613">
        <w:rPr>
          <w:rFonts w:ascii="David" w:eastAsia="Times New Roman" w:hAnsi="David" w:cs="David"/>
          <w:snapToGrid w:val="0"/>
          <w:sz w:val="24"/>
          <w:szCs w:val="24"/>
          <w:rtl/>
        </w:rPr>
        <w:t>שלגביהן לא תשולם כל תוספת.</w:t>
      </w:r>
    </w:p>
    <w:p w14:paraId="62C2FAB3"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יובהר כי בגין ביצוע עבודות הדיפון החפירה והעיגון ו/או הביסוס המבוצעות ע"י הקבלן המיוחד, קבלן החפירה, לא ישולם לקבלן כל עמלה גם אם העבודות טרם הסתיימו וכי במקרה שהעבודות טרם הסתיימו קבלן החפירה יהפוך לקבלן משנה וקבלן מיוחד ויהיה תחת אחריות הקבלן ועל כך יחתם הסכם משולש כאמור.</w:t>
      </w:r>
    </w:p>
    <w:p w14:paraId="6D188528"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b/>
          <w:bCs/>
          <w:snapToGrid w:val="0"/>
          <w:sz w:val="24"/>
          <w:szCs w:val="24"/>
          <w:u w:val="single"/>
        </w:rPr>
      </w:pPr>
      <w:r w:rsidRPr="00E56613">
        <w:rPr>
          <w:rFonts w:ascii="David" w:eastAsia="Times New Roman" w:hAnsi="David" w:cs="David"/>
          <w:snapToGrid w:val="0"/>
          <w:sz w:val="24"/>
          <w:szCs w:val="24"/>
          <w:rtl/>
        </w:rPr>
        <w:t xml:space="preserve"> </w:t>
      </w:r>
      <w:r w:rsidRPr="00E56613">
        <w:rPr>
          <w:rFonts w:ascii="David" w:eastAsia="Times New Roman" w:hAnsi="David" w:cs="David"/>
          <w:b/>
          <w:bCs/>
          <w:snapToGrid w:val="0"/>
          <w:sz w:val="24"/>
          <w:szCs w:val="24"/>
          <w:u w:val="single"/>
          <w:rtl/>
        </w:rPr>
        <w:t xml:space="preserve">המחיר יהיה צמוד למדד הבנייה בגין  חודש –    </w:t>
      </w:r>
      <w:r w:rsidRPr="00E56613">
        <w:rPr>
          <w:rFonts w:ascii="David" w:eastAsia="Times New Roman" w:hAnsi="David" w:cs="David" w:hint="cs"/>
          <w:b/>
          <w:bCs/>
          <w:snapToGrid w:val="0"/>
          <w:sz w:val="24"/>
          <w:szCs w:val="24"/>
          <w:u w:val="single"/>
          <w:rtl/>
        </w:rPr>
        <w:t>____</w:t>
      </w:r>
      <w:r w:rsidRPr="00E56613">
        <w:rPr>
          <w:rFonts w:ascii="David" w:eastAsia="Times New Roman" w:hAnsi="David" w:cs="David"/>
          <w:b/>
          <w:bCs/>
          <w:snapToGrid w:val="0"/>
          <w:sz w:val="24"/>
          <w:szCs w:val="24"/>
          <w:u w:val="single"/>
          <w:rtl/>
        </w:rPr>
        <w:t>ֹֹֹֹֹֹֹ</w:t>
      </w:r>
      <w:r w:rsidRPr="00E56613">
        <w:rPr>
          <w:rFonts w:ascii="David" w:eastAsia="Times New Roman" w:hAnsi="David" w:cs="David"/>
          <w:b/>
          <w:bCs/>
          <w:snapToGrid w:val="0"/>
          <w:sz w:val="24"/>
          <w:szCs w:val="24"/>
          <w:u w:val="single"/>
        </w:rPr>
        <w:t xml:space="preserve">                                        </w:t>
      </w:r>
      <w:r w:rsidRPr="00E56613">
        <w:rPr>
          <w:rFonts w:ascii="David" w:eastAsia="Times New Roman" w:hAnsi="David" w:cs="David"/>
          <w:b/>
          <w:bCs/>
          <w:snapToGrid w:val="0"/>
          <w:sz w:val="24"/>
          <w:szCs w:val="24"/>
          <w:u w:val="single"/>
          <w:rtl/>
        </w:rPr>
        <w:t xml:space="preserve">. </w:t>
      </w:r>
    </w:p>
    <w:p w14:paraId="60B95175"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4076CE25"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28CF36B6"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3072B2B8"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3B3F0513"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7BB287A2"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0B0A5AF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750C58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br w:type="page"/>
      </w:r>
      <w:r w:rsidRPr="00E56613">
        <w:rPr>
          <w:rFonts w:ascii="David" w:eastAsia="Times New Roman" w:hAnsi="David" w:cs="David"/>
          <w:noProof/>
          <w:sz w:val="26"/>
          <w:szCs w:val="26"/>
        </w:rPr>
        <w:lastRenderedPageBreak/>
        <w:drawing>
          <wp:inline distT="0" distB="0" distL="0" distR="0" wp14:anchorId="616ACA68" wp14:editId="58E3E121">
            <wp:extent cx="5276850" cy="466725"/>
            <wp:effectExtent l="0" t="0" r="0" b="9525"/>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5">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0B6489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p>
    <w:p w14:paraId="4C0BE1C9"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t xml:space="preserve">חוזה קבלן ראשי </w:t>
      </w:r>
    </w:p>
    <w:p w14:paraId="7EE1AB7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327AFC92" w14:textId="77777777" w:rsidR="00E56613" w:rsidRPr="004A28B6" w:rsidRDefault="00E56613" w:rsidP="00E56613">
      <w:pPr>
        <w:spacing w:before="0" w:beforeAutospacing="0" w:after="0" w:afterAutospacing="0" w:line="360" w:lineRule="auto"/>
        <w:jc w:val="center"/>
        <w:rPr>
          <w:rFonts w:ascii="David" w:eastAsia="Times New Roman" w:hAnsi="David" w:cs="David"/>
          <w:b/>
          <w:bCs/>
          <w:sz w:val="28"/>
          <w:szCs w:val="28"/>
          <w:rtl/>
        </w:rPr>
      </w:pPr>
      <w:r w:rsidRPr="004A28B6">
        <w:rPr>
          <w:rFonts w:ascii="David" w:eastAsia="Times New Roman" w:hAnsi="David" w:cs="David"/>
          <w:b/>
          <w:bCs/>
          <w:sz w:val="28"/>
          <w:szCs w:val="28"/>
          <w:rtl/>
        </w:rPr>
        <w:t xml:space="preserve"> </w:t>
      </w:r>
      <w:sdt>
        <w:sdtPr>
          <w:rPr>
            <w:rFonts w:ascii="David" w:eastAsia="Times New Roman" w:hAnsi="David" w:cs="David"/>
            <w:b/>
            <w:bCs/>
            <w:sz w:val="28"/>
            <w:szCs w:val="28"/>
            <w:rtl/>
          </w:rPr>
          <w:alias w:val="שם ספק"/>
          <w:tag w:val="cntSupllierName"/>
          <w:id w:val="-443077407"/>
          <w:placeholder>
            <w:docPart w:val="2F5C1CF6186C4FBE9DA59650F3680A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A28B6" w:rsidRPr="004A28B6">
            <w:rPr>
              <w:rStyle w:val="a8"/>
              <w:color w:val="00B0F0"/>
              <w:rtl/>
            </w:rPr>
            <w:t>[שם ספק]</w:t>
          </w:r>
        </w:sdtContent>
      </w:sdt>
    </w:p>
    <w:p w14:paraId="333843E2" w14:textId="106553D5" w:rsidR="00E56613" w:rsidRPr="00E56613" w:rsidDel="0080793C" w:rsidRDefault="00E56613" w:rsidP="00E56613">
      <w:pPr>
        <w:spacing w:before="0" w:beforeAutospacing="0" w:after="0" w:afterAutospacing="0"/>
        <w:jc w:val="center"/>
        <w:rPr>
          <w:del w:id="77" w:author="מרול אטמן" w:date="2024-10-30T16:47:00Z" w16du:dateUtc="2024-10-30T14:47:00Z"/>
          <w:rFonts w:ascii="David" w:eastAsia="Times New Roman" w:hAnsi="David" w:cs="David"/>
          <w:sz w:val="24"/>
          <w:szCs w:val="24"/>
          <w:rtl/>
        </w:rPr>
      </w:pPr>
      <w:del w:id="78" w:author="מרול אטמן" w:date="2024-10-30T16:46:00Z" w16du:dateUtc="2024-10-30T14:46:00Z">
        <w:r w:rsidRPr="00E56613" w:rsidDel="0080793C">
          <w:rPr>
            <w:rFonts w:ascii="David" w:eastAsia="Times New Roman" w:hAnsi="David" w:cs="David"/>
            <w:noProof/>
            <w:sz w:val="26"/>
            <w:szCs w:val="26"/>
          </w:rPr>
          <mc:AlternateContent>
            <mc:Choice Requires="wps">
              <w:drawing>
                <wp:anchor distT="45720" distB="45720" distL="114300" distR="114300" simplePos="0" relativeHeight="251645952" behindDoc="0" locked="0" layoutInCell="1" allowOverlap="1" wp14:anchorId="394097AA" wp14:editId="1A4DC316">
                  <wp:simplePos x="0" y="0"/>
                  <wp:positionH relativeFrom="column">
                    <wp:align>center</wp:align>
                  </wp:positionH>
                  <wp:positionV relativeFrom="paragraph">
                    <wp:posOffset>188595</wp:posOffset>
                  </wp:positionV>
                  <wp:extent cx="4070985" cy="1254125"/>
                  <wp:effectExtent l="10160" t="10795" r="5080" b="11430"/>
                  <wp:wrapSquare wrapText="bothSides"/>
                  <wp:docPr id="30" name="תיבת טקסט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985" cy="1254125"/>
                          </a:xfrm>
                          <a:prstGeom prst="rect">
                            <a:avLst/>
                          </a:prstGeom>
                          <a:solidFill>
                            <a:srgbClr val="FFFFFF"/>
                          </a:solidFill>
                          <a:ln w="9525">
                            <a:solidFill>
                              <a:srgbClr val="000000"/>
                            </a:solidFill>
                            <a:miter lim="800000"/>
                            <a:headEnd/>
                            <a:tailEnd/>
                          </a:ln>
                        </wps:spPr>
                        <wps:txbx>
                          <w:txbxContent>
                            <w:p w14:paraId="15B328E3" w14:textId="77777777" w:rsidR="00281271" w:rsidRDefault="00281271" w:rsidP="00E56613">
                              <w:pPr>
                                <w:jc w:val="center"/>
                                <w:rPr>
                                  <w:sz w:val="24"/>
                                  <w:szCs w:val="24"/>
                                  <w:rtl/>
                                </w:rPr>
                              </w:pPr>
                            </w:p>
                            <w:p w14:paraId="15344F87" w14:textId="77777777" w:rsidR="00281271" w:rsidRDefault="00281271" w:rsidP="00E56613">
                              <w:pPr>
                                <w:jc w:val="center"/>
                                <w:rPr>
                                  <w:sz w:val="24"/>
                                  <w:szCs w:val="24"/>
                                  <w:rtl/>
                                </w:rPr>
                              </w:pPr>
                            </w:p>
                            <w:p w14:paraId="12DBB753" w14:textId="77777777" w:rsidR="00281271" w:rsidRDefault="00281271" w:rsidP="00E56613">
                              <w:pPr>
                                <w:jc w:val="center"/>
                                <w:rPr>
                                  <w:sz w:val="24"/>
                                  <w:szCs w:val="24"/>
                                  <w:rtl/>
                                </w:rPr>
                              </w:pPr>
                              <w:r w:rsidRPr="00422E7D">
                                <w:rPr>
                                  <w:rFonts w:hint="cs"/>
                                  <w:sz w:val="24"/>
                                  <w:szCs w:val="24"/>
                                  <w:rtl/>
                                </w:rPr>
                                <w:t xml:space="preserve">הדמיית הפרויקט </w:t>
                              </w:r>
                            </w:p>
                            <w:p w14:paraId="1214B75C" w14:textId="77777777" w:rsidR="00281271" w:rsidRDefault="00281271" w:rsidP="00E5661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4097AA" id="_x0000_t202" coordsize="21600,21600" o:spt="202" path="m,l,21600r21600,l21600,xe">
                  <v:stroke joinstyle="miter"/>
                  <v:path gradientshapeok="t" o:connecttype="rect"/>
                </v:shapetype>
                <v:shape id="תיבת טקסט 30" o:spid="_x0000_s1026" type="#_x0000_t202" style="position:absolute;left:0;text-align:left;margin-left:0;margin-top:14.85pt;width:320.55pt;height:98.75pt;z-index:251645952;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">
                  <v:textbox>
                    <w:txbxContent>
                      <w:p w14:paraId="15B328E3" w14:textId="77777777" w:rsidR="00281271" w:rsidRDefault="00281271" w:rsidP="00E56613">
                        <w:pPr>
                          <w:jc w:val="center"/>
                          <w:rPr>
                            <w:sz w:val="24"/>
                            <w:szCs w:val="24"/>
                            <w:rtl/>
                          </w:rPr>
                        </w:pPr>
                      </w:p>
                      <w:p w14:paraId="15344F87" w14:textId="77777777" w:rsidR="00281271" w:rsidRDefault="00281271" w:rsidP="00E56613">
                        <w:pPr>
                          <w:jc w:val="center"/>
                          <w:rPr>
                            <w:sz w:val="24"/>
                            <w:szCs w:val="24"/>
                            <w:rtl/>
                          </w:rPr>
                        </w:pPr>
                      </w:p>
                      <w:p w14:paraId="12DBB753" w14:textId="77777777" w:rsidR="00281271" w:rsidRDefault="00281271" w:rsidP="00E56613">
                        <w:pPr>
                          <w:jc w:val="center"/>
                          <w:rPr>
                            <w:sz w:val="24"/>
                            <w:szCs w:val="24"/>
                            <w:rtl/>
                          </w:rPr>
                        </w:pPr>
                        <w:r w:rsidRPr="00422E7D">
                          <w:rPr>
                            <w:rFonts w:hint="cs"/>
                            <w:sz w:val="24"/>
                            <w:szCs w:val="24"/>
                            <w:rtl/>
                          </w:rPr>
                          <w:t xml:space="preserve">הדמיית הפרויקט </w:t>
                        </w:r>
                      </w:p>
                      <w:p w14:paraId="1214B75C" w14:textId="77777777" w:rsidR="00281271" w:rsidRDefault="00281271" w:rsidP="00E56613"/>
                    </w:txbxContent>
                  </v:textbox>
                  <w10:wrap type="square"/>
                </v:shape>
              </w:pict>
            </mc:Fallback>
          </mc:AlternateContent>
        </w:r>
      </w:del>
    </w:p>
    <w:p w14:paraId="1090FC96" w14:textId="77777777" w:rsidR="00E56613" w:rsidRPr="00E56613" w:rsidDel="0080793C" w:rsidRDefault="00E56613" w:rsidP="00E56613">
      <w:pPr>
        <w:spacing w:before="0" w:beforeAutospacing="0" w:after="0" w:afterAutospacing="0"/>
        <w:jc w:val="center"/>
        <w:rPr>
          <w:del w:id="79" w:author="מרול אטמן" w:date="2024-10-30T16:47:00Z" w16du:dateUtc="2024-10-30T14:47:00Z"/>
          <w:rFonts w:ascii="David" w:eastAsia="Times New Roman" w:hAnsi="David" w:cs="David"/>
          <w:sz w:val="24"/>
          <w:szCs w:val="24"/>
          <w:rtl/>
        </w:rPr>
      </w:pPr>
    </w:p>
    <w:p w14:paraId="2536C4E9" w14:textId="77777777" w:rsidR="00E56613" w:rsidRPr="00E56613" w:rsidRDefault="00E56613" w:rsidP="0080793C">
      <w:pPr>
        <w:spacing w:before="0" w:beforeAutospacing="0" w:after="0" w:afterAutospacing="0"/>
        <w:jc w:val="center"/>
        <w:rPr>
          <w:rFonts w:ascii="David" w:eastAsia="Times New Roman" w:hAnsi="David" w:cs="David"/>
          <w:sz w:val="24"/>
          <w:szCs w:val="24"/>
          <w:rtl/>
        </w:rPr>
      </w:pPr>
    </w:p>
    <w:p w14:paraId="412CDDE2" w14:textId="77777777" w:rsidR="00E56613" w:rsidRPr="00E56613" w:rsidRDefault="00E56613" w:rsidP="004A28B6">
      <w:pPr>
        <w:spacing w:before="0" w:beforeAutospacing="0" w:after="0" w:afterAutospacing="0"/>
        <w:jc w:val="center"/>
        <w:rPr>
          <w:rFonts w:ascii="David" w:eastAsia="Times New Roman" w:hAnsi="David" w:cs="David"/>
          <w:sz w:val="24"/>
          <w:szCs w:val="24"/>
          <w:rtl/>
        </w:rPr>
      </w:pPr>
    </w:p>
    <w:p w14:paraId="71490CA0" w14:textId="52742A09" w:rsid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הפרויקט: </w:t>
      </w:r>
      <w:sdt>
        <w:sdtPr>
          <w:rPr>
            <w:rFonts w:ascii="David" w:eastAsia="Times New Roman" w:hAnsi="David" w:cs="David"/>
            <w:sz w:val="26"/>
            <w:szCs w:val="26"/>
            <w:rtl/>
          </w:rPr>
          <w:alias w:val="שם הפרויקט"/>
          <w:tag w:val="cntProjectName"/>
          <w:id w:val="1138686301"/>
          <w:placeholder>
            <w:docPart w:val="E5332C3FE6EA4F1B95C86A8B89C92E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80" w:author="Meryl Etman" w:date="2024-10-30T16:26:00Z">
            <w:r w:rsidR="00853104">
              <w:rPr>
                <w:rFonts w:ascii="David" w:eastAsia="Times New Roman" w:hAnsi="David" w:cs="David"/>
                <w:sz w:val="26"/>
                <w:szCs w:val="26"/>
                <w:rtl/>
              </w:rPr>
              <w:t>סביוני גבעת שמואל מגרשים 1006-1007</w:t>
            </w:r>
          </w:ins>
        </w:sdtContent>
      </w:sdt>
    </w:p>
    <w:p w14:paraId="1A765B0D" w14:textId="4C99DFD7"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האתר: </w:t>
      </w:r>
      <w:sdt>
        <w:sdtPr>
          <w:rPr>
            <w:rFonts w:ascii="David" w:eastAsia="Times New Roman" w:hAnsi="David" w:cs="David"/>
            <w:sz w:val="26"/>
            <w:szCs w:val="26"/>
            <w:rtl/>
          </w:rPr>
          <w:alias w:val="שם אתר"/>
          <w:tag w:val="cntSite"/>
          <w:id w:val="237750940"/>
          <w:placeholder>
            <w:docPart w:val="38055790966449ECB34F6245186C47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81" w:author="Meryl Etman" w:date="2024-10-30T16:27:00Z">
            <w:r w:rsidR="00853104">
              <w:rPr>
                <w:rFonts w:ascii="David" w:eastAsia="Times New Roman" w:hAnsi="David" w:cs="David"/>
                <w:sz w:val="26"/>
                <w:szCs w:val="26"/>
                <w:rtl/>
              </w:rPr>
              <w:t>גבעת שמואל</w:t>
            </w:r>
          </w:ins>
        </w:sdtContent>
      </w:sdt>
    </w:p>
    <w:p w14:paraId="498FBE31" w14:textId="2CA3501C"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רשות מקומית: </w:t>
      </w:r>
      <w:sdt>
        <w:sdtPr>
          <w:rPr>
            <w:rFonts w:ascii="David" w:eastAsia="Times New Roman" w:hAnsi="David" w:cs="David"/>
            <w:sz w:val="26"/>
            <w:szCs w:val="26"/>
            <w:rtl/>
          </w:rPr>
          <w:alias w:val="רשות מקומית"/>
          <w:tag w:val="cntLocalAuth"/>
          <w:id w:val="-1392656440"/>
          <w:placeholder>
            <w:docPart w:val="50598E2FB38C4B08ACA86CA809652B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2" w:author="Meryl Etman" w:date="2024-10-30T16:27:00Z">
            <w:r w:rsidR="00853104">
              <w:rPr>
                <w:rFonts w:ascii="David" w:eastAsia="Times New Roman" w:hAnsi="David" w:cs="David"/>
                <w:sz w:val="26"/>
                <w:szCs w:val="26"/>
                <w:rtl/>
              </w:rPr>
              <w:t>גבעת שמואל</w:t>
            </w:r>
          </w:ins>
        </w:sdtContent>
      </w:sdt>
    </w:p>
    <w:p w14:paraId="2A8027AF" w14:textId="1FCED719"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פרטי גוש וחלקה: </w:t>
      </w:r>
      <w:sdt>
        <w:sdtPr>
          <w:rPr>
            <w:rFonts w:ascii="David" w:eastAsia="Times New Roman" w:hAnsi="David" w:cs="David"/>
            <w:sz w:val="26"/>
            <w:szCs w:val="26"/>
            <w:rtl/>
          </w:rPr>
          <w:alias w:val="שדה נוסף 1"/>
          <w:tag w:val="cntCustomField1"/>
          <w:id w:val="-1754502283"/>
          <w:placeholder>
            <w:docPart w:val="1C8A8DECAF9842A3A6022FE168D204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83" w:author="Meryl Etman" w:date="2024-10-30T16:29:00Z">
            <w:r w:rsidR="00853104">
              <w:rPr>
                <w:rFonts w:ascii="David" w:eastAsia="Times New Roman" w:hAnsi="David" w:cs="David"/>
                <w:sz w:val="26"/>
                <w:szCs w:val="26"/>
                <w:rtl/>
              </w:rPr>
              <w:t>6191</w:t>
            </w:r>
          </w:ins>
        </w:sdtContent>
      </w:sdt>
    </w:p>
    <w:p w14:paraId="117F1BCD" w14:textId="20E1A3B1" w:rsidR="004A28B6" w:rsidDel="0080793C" w:rsidRDefault="004A28B6" w:rsidP="004A28B6">
      <w:pPr>
        <w:spacing w:before="0" w:beforeAutospacing="0" w:after="240" w:afterAutospacing="0"/>
        <w:jc w:val="center"/>
        <w:rPr>
          <w:del w:id="84" w:author="מרול אטמן" w:date="2024-10-30T16:46:00Z" w16du:dateUtc="2024-10-30T14:46:00Z"/>
          <w:rFonts w:ascii="David" w:eastAsia="Times New Roman" w:hAnsi="David" w:cs="David"/>
          <w:sz w:val="26"/>
          <w:szCs w:val="26"/>
          <w:rtl/>
        </w:rPr>
      </w:pPr>
      <w:del w:id="85" w:author="מרול אטמן" w:date="2024-10-30T16:46:00Z" w16du:dateUtc="2024-10-30T14:46:00Z">
        <w:r w:rsidDel="0080793C">
          <w:rPr>
            <w:rFonts w:ascii="David" w:eastAsia="Times New Roman" w:hAnsi="David" w:cs="David" w:hint="cs"/>
            <w:sz w:val="26"/>
            <w:szCs w:val="26"/>
            <w:rtl/>
          </w:rPr>
          <w:delText xml:space="preserve">כתובת: </w:delText>
        </w:r>
      </w:del>
    </w:p>
    <w:p w14:paraId="4275118F" w14:textId="77777777" w:rsidR="0080793C" w:rsidRDefault="0080793C" w:rsidP="004A28B6">
      <w:pPr>
        <w:spacing w:before="0" w:beforeAutospacing="0" w:after="0" w:afterAutospacing="0" w:line="360" w:lineRule="auto"/>
        <w:jc w:val="center"/>
        <w:rPr>
          <w:ins w:id="86" w:author="מרול אטמן" w:date="2024-10-30T16:47:00Z" w16du:dateUtc="2024-10-30T14:47:00Z"/>
          <w:rFonts w:ascii="David" w:eastAsia="Times New Roman" w:hAnsi="David" w:cs="David"/>
          <w:sz w:val="26"/>
          <w:szCs w:val="26"/>
          <w:rtl/>
        </w:rPr>
      </w:pPr>
    </w:p>
    <w:p w14:paraId="5AAFA1E0" w14:textId="723686AB" w:rsidR="0080793C" w:rsidRPr="00E56613" w:rsidRDefault="0080793C" w:rsidP="004A28B6">
      <w:pPr>
        <w:spacing w:before="0" w:beforeAutospacing="0" w:after="0" w:afterAutospacing="0" w:line="360" w:lineRule="auto"/>
        <w:jc w:val="center"/>
        <w:rPr>
          <w:ins w:id="87" w:author="מרול אטמן" w:date="2024-10-30T16:47:00Z" w16du:dateUtc="2024-10-30T14:47:00Z"/>
          <w:rFonts w:ascii="David" w:eastAsia="Times New Roman" w:hAnsi="David" w:cs="David"/>
          <w:sz w:val="26"/>
          <w:szCs w:val="26"/>
          <w:rtl/>
        </w:rPr>
      </w:pPr>
      <w:ins w:id="88" w:author="מרול אטמן" w:date="2024-10-30T16:47:00Z" w16du:dateUtc="2024-10-30T14:47:00Z">
        <w:r>
          <w:rPr>
            <w:noProof/>
          </w:rPr>
          <w:drawing>
            <wp:inline distT="0" distB="0" distL="0" distR="0" wp14:anchorId="30D9366D" wp14:editId="330F04EB">
              <wp:extent cx="5274310" cy="3990975"/>
              <wp:effectExtent l="0" t="0" r="2540" b="9525"/>
              <wp:docPr id="41385344" name="תמונה 1" descr="תמונה שמכילה בניין, בחוץ, שמיים, שכונת מגדל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5344" name="תמונה 1" descr="תמונה שמכילה בניין, בחוץ, שמיים, שכונת מגדלים&#10;&#10;התיאור נוצר באופן אוטומטי"/>
                      <pic:cNvPicPr/>
                    </pic:nvPicPr>
                    <pic:blipFill>
                      <a:blip r:embed="rId16"/>
                      <a:stretch>
                        <a:fillRect/>
                      </a:stretch>
                    </pic:blipFill>
                    <pic:spPr>
                      <a:xfrm>
                        <a:off x="0" y="0"/>
                        <a:ext cx="5274310" cy="3990975"/>
                      </a:xfrm>
                      <a:prstGeom prst="rect">
                        <a:avLst/>
                      </a:prstGeom>
                    </pic:spPr>
                  </pic:pic>
                </a:graphicData>
              </a:graphic>
            </wp:inline>
          </w:drawing>
        </w:r>
      </w:ins>
    </w:p>
    <w:p w14:paraId="545A35ED" w14:textId="77777777" w:rsidR="00E56613" w:rsidRPr="00E56613" w:rsidRDefault="00E56613" w:rsidP="004A28B6">
      <w:pPr>
        <w:spacing w:before="0" w:beforeAutospacing="0" w:after="240" w:afterAutospacing="0"/>
        <w:jc w:val="center"/>
        <w:rPr>
          <w:rFonts w:ascii="David" w:eastAsia="Times New Roman" w:hAnsi="David" w:cs="David" w:hint="cs"/>
          <w:sz w:val="26"/>
          <w:szCs w:val="26"/>
          <w:rtl/>
        </w:rPr>
      </w:pPr>
    </w:p>
    <w:p w14:paraId="23D3B69E"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0C1185FF" w14:textId="77777777" w:rsidR="00E56613" w:rsidRPr="00E56613" w:rsidRDefault="00E56613" w:rsidP="00E56613">
      <w:pPr>
        <w:spacing w:before="0" w:beforeAutospacing="0" w:after="240" w:afterAutospacing="0"/>
        <w:jc w:val="center"/>
        <w:rPr>
          <w:rFonts w:ascii="David" w:eastAsia="Times New Roman" w:hAnsi="David" w:cs="David" w:hint="cs"/>
          <w:sz w:val="26"/>
          <w:szCs w:val="26"/>
          <w:rtl/>
        </w:rPr>
      </w:pPr>
    </w:p>
    <w:p w14:paraId="174E3CC4"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F7DD65D"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0995793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4658EFA1"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5CEDBE7D"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7B1BACC"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6857E179"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0E71D619" w14:textId="77777777" w:rsidR="00CD183F" w:rsidRDefault="00CD183F"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402F2937" w14:textId="77777777" w:rsidR="00E56613" w:rsidRPr="00E56613" w:rsidRDefault="00E56613" w:rsidP="00E56613">
      <w:pPr>
        <w:spacing w:before="0" w:beforeAutospacing="0" w:after="0" w:afterAutospacing="0" w:line="240" w:lineRule="auto"/>
        <w:ind w:left="180" w:right="18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lastRenderedPageBreak/>
        <w:t>ח ו ז ה</w:t>
      </w:r>
    </w:p>
    <w:p w14:paraId="6C4CFC4B"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6077B6DD" w14:textId="77777777" w:rsidR="00E56613" w:rsidRPr="00E56613" w:rsidRDefault="00E56613" w:rsidP="004A28B6">
      <w:pPr>
        <w:spacing w:before="0" w:beforeAutospacing="0" w:after="0" w:afterAutospacing="0" w:line="240" w:lineRule="auto"/>
        <w:jc w:val="center"/>
        <w:rPr>
          <w:rFonts w:ascii="David" w:eastAsia="Times New Roman" w:hAnsi="David" w:cs="David"/>
          <w:bCs/>
          <w:color w:val="008000"/>
          <w:sz w:val="24"/>
          <w:szCs w:val="24"/>
          <w:rtl/>
        </w:rPr>
      </w:pPr>
      <w:r w:rsidRPr="00E56613">
        <w:rPr>
          <w:rFonts w:ascii="David" w:eastAsia="Times New Roman" w:hAnsi="David" w:cs="David"/>
          <w:snapToGrid w:val="0"/>
          <w:sz w:val="24"/>
          <w:szCs w:val="24"/>
          <w:rtl/>
        </w:rPr>
        <w:t>שנערך ונחתם בתאריך</w:t>
      </w:r>
      <w:r w:rsidR="004A28B6">
        <w:rPr>
          <w:rFonts w:ascii="David" w:eastAsia="Times New Roman" w:hAnsi="David" w:cs="David" w:hint="cs"/>
          <w:snapToGrid w:val="0"/>
          <w:sz w:val="24"/>
          <w:szCs w:val="24"/>
          <w:rtl/>
        </w:rPr>
        <w:t>:</w:t>
      </w:r>
      <w:r w:rsidRPr="00E56613">
        <w:rPr>
          <w:rFonts w:ascii="David" w:eastAsia="Times New Roman" w:hAnsi="David" w:cs="David"/>
          <w:snapToGrid w:val="0"/>
          <w:sz w:val="24"/>
          <w:szCs w:val="24"/>
          <w:rtl/>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F00084C1107E4BEEB26E5F694AF7DD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4A28B6" w:rsidRPr="006323AD">
            <w:rPr>
              <w:rStyle w:val="AutoFieldsChar"/>
              <w:color w:val="00B0F0"/>
              <w:rtl/>
            </w:rPr>
            <w:t>[תאריך חתימת חוזה]</w:t>
          </w:r>
        </w:sdtContent>
      </w:sdt>
    </w:p>
    <w:p w14:paraId="6BAF3298"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3B34EA27"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7807BA99"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5B8E7704" w14:textId="77777777" w:rsidR="004A28B6" w:rsidRPr="00876F47" w:rsidRDefault="004A28B6" w:rsidP="004A28B6">
      <w:pPr>
        <w:widowControl w:val="0"/>
        <w:spacing w:before="0" w:beforeAutospacing="0" w:after="0" w:afterAutospacing="0" w:line="240" w:lineRule="auto"/>
        <w:ind w:left="515" w:right="3600"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BC27FE2248D54C4A95D48A35BB7B5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378C2FA" w14:textId="4376D537" w:rsidR="004A28B6" w:rsidRPr="00876F47" w:rsidRDefault="00853104" w:rsidP="004A28B6">
          <w:pPr>
            <w:widowControl w:val="0"/>
            <w:spacing w:before="0" w:beforeAutospacing="0" w:after="0" w:afterAutospacing="0" w:line="240" w:lineRule="auto"/>
            <w:ind w:left="515" w:firstLine="3261"/>
            <w:rPr>
              <w:rFonts w:ascii="Times New Roman" w:eastAsia="Times New Roman" w:hAnsi="Times New Roman" w:cs="David"/>
              <w:color w:val="008000"/>
              <w:sz w:val="24"/>
              <w:szCs w:val="24"/>
              <w:rtl/>
            </w:rPr>
          </w:pPr>
          <w:ins w:id="89" w:author="Meryl Etman" w:date="2024-10-30T16:28:00Z">
            <w:r>
              <w:rPr>
                <w:rFonts w:ascii="Times New Roman" w:eastAsia="Times New Roman" w:hAnsi="Times New Roman" w:cs="David" w:hint="cs"/>
                <w:color w:val="008000"/>
                <w:sz w:val="24"/>
                <w:szCs w:val="24"/>
                <w:rtl/>
              </w:rPr>
              <w:br/>
              <w:t>גבעת שמואל החדשה בע"מ</w:t>
            </w:r>
            <w:r>
              <w:rPr>
                <w:rFonts w:ascii="Times New Roman" w:eastAsia="Times New Roman" w:hAnsi="Times New Roman" w:cs="David" w:hint="cs"/>
                <w:color w:val="008000"/>
                <w:sz w:val="24"/>
                <w:szCs w:val="24"/>
                <w:rtl/>
              </w:rPr>
              <w:br/>
              <w:t>יהונתן נתניהו 1ג', אור יהודה</w:t>
            </w:r>
            <w:r>
              <w:rPr>
                <w:rFonts w:ascii="Times New Roman" w:eastAsia="Times New Roman" w:hAnsi="Times New Roman" w:cs="David" w:hint="cs"/>
                <w:color w:val="008000"/>
                <w:sz w:val="24"/>
                <w:szCs w:val="24"/>
                <w:rtl/>
              </w:rPr>
              <w:br/>
              <w:t>514677533</w:t>
            </w:r>
            <w:r>
              <w:rPr>
                <w:rFonts w:ascii="Times New Roman" w:eastAsia="Times New Roman" w:hAnsi="Times New Roman" w:cs="David" w:hint="cs"/>
                <w:color w:val="008000"/>
                <w:sz w:val="24"/>
                <w:szCs w:val="24"/>
                <w:rtl/>
              </w:rPr>
              <w:br/>
            </w:r>
          </w:ins>
        </w:p>
      </w:sdtContent>
    </w:sdt>
    <w:p w14:paraId="4ADCA139"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p>
    <w:p w14:paraId="0D21EE96"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מצד אחד;</w:t>
      </w:r>
    </w:p>
    <w:p w14:paraId="69CAB307"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p>
    <w:p w14:paraId="2042F8C6"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444E869E"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138F2834" w14:textId="77777777" w:rsidR="004A28B6" w:rsidRDefault="0005444D" w:rsidP="004A28B6">
      <w:pPr>
        <w:spacing w:before="0" w:beforeAutospacing="0" w:after="0" w:afterAutospacing="0" w:line="240" w:lineRule="auto"/>
        <w:ind w:left="515" w:right="2620" w:firstLine="3261"/>
        <w:rPr>
          <w:rFonts w:ascii="David" w:eastAsia="Times New Roman" w:hAnsi="David" w:cs="David"/>
          <w:snapToGrid w:val="0"/>
          <w:sz w:val="24"/>
          <w:szCs w:val="24"/>
          <w:rtl/>
        </w:rPr>
      </w:pPr>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0D913DBA5BD14CCABDC46CB14FC45C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004A28B6" w:rsidRPr="006323AD">
            <w:rPr>
              <w:rStyle w:val="AutoFieldsChar"/>
              <w:color w:val="00B0F0"/>
              <w:rtl/>
            </w:rPr>
            <w:t>[צדדים נוספים]</w:t>
          </w:r>
        </w:sdtContent>
      </w:sdt>
    </w:p>
    <w:p w14:paraId="76060D55" w14:textId="77777777" w:rsidR="00E56613" w:rsidRPr="00E56613" w:rsidRDefault="00E56613" w:rsidP="004A28B6">
      <w:pPr>
        <w:spacing w:before="0" w:beforeAutospacing="0" w:after="0" w:afterAutospacing="0" w:line="240" w:lineRule="auto"/>
        <w:ind w:left="515" w:right="2620" w:firstLine="3261"/>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w:t>
      </w:r>
    </w:p>
    <w:p w14:paraId="613A69CB" w14:textId="77777777" w:rsidR="00E56613" w:rsidRPr="004A28B6" w:rsidRDefault="00E56613" w:rsidP="004A28B6">
      <w:pPr>
        <w:spacing w:before="0" w:beforeAutospacing="0" w:after="0" w:afterAutospacing="0" w:line="240" w:lineRule="auto"/>
        <w:ind w:left="515" w:right="240" w:firstLine="3261"/>
        <w:rPr>
          <w:rFonts w:ascii="David" w:eastAsia="Times New Roman" w:hAnsi="David" w:cs="David"/>
          <w:b/>
          <w:bCs/>
          <w:snapToGrid w:val="0"/>
          <w:sz w:val="24"/>
          <w:szCs w:val="24"/>
          <w:rtl/>
        </w:rPr>
      </w:pPr>
      <w:r w:rsidRPr="004A28B6">
        <w:rPr>
          <w:rFonts w:ascii="David" w:eastAsia="Times New Roman" w:hAnsi="David" w:cs="David"/>
          <w:b/>
          <w:bCs/>
          <w:snapToGrid w:val="0"/>
          <w:sz w:val="24"/>
          <w:szCs w:val="24"/>
          <w:rtl/>
        </w:rPr>
        <w:t>מצד שני;</w:t>
      </w:r>
    </w:p>
    <w:p w14:paraId="18F96A96" w14:textId="77777777" w:rsidR="00E56613" w:rsidRPr="00E56613" w:rsidRDefault="00E56613" w:rsidP="00E56613">
      <w:pPr>
        <w:spacing w:before="0" w:beforeAutospacing="0" w:after="0" w:afterAutospacing="0" w:line="360" w:lineRule="auto"/>
        <w:ind w:left="180" w:right="180"/>
        <w:jc w:val="both"/>
        <w:rPr>
          <w:rFonts w:ascii="David" w:eastAsia="Times New Roman" w:hAnsi="David" w:cs="David"/>
          <w:b/>
          <w:bCs/>
          <w:snapToGrid w:val="0"/>
          <w:sz w:val="24"/>
          <w:szCs w:val="24"/>
          <w:u w:val="single"/>
          <w:rtl/>
        </w:rPr>
      </w:pPr>
    </w:p>
    <w:p w14:paraId="337ACE2A" w14:textId="77777777" w:rsidR="00E56613" w:rsidRPr="00E56613" w:rsidRDefault="00E56613" w:rsidP="00E56613">
      <w:pPr>
        <w:keepNext/>
        <w:spacing w:before="0" w:beforeAutospacing="0" w:after="0" w:afterAutospacing="0" w:line="240" w:lineRule="auto"/>
        <w:jc w:val="center"/>
        <w:outlineLvl w:val="5"/>
        <w:rPr>
          <w:rFonts w:ascii="David" w:eastAsia="Times New Roman" w:hAnsi="David" w:cs="David"/>
          <w:b/>
          <w:bCs/>
          <w:snapToGrid w:val="0"/>
          <w:sz w:val="24"/>
          <w:szCs w:val="24"/>
          <w:u w:val="single"/>
          <w:rtl/>
        </w:rPr>
      </w:pPr>
    </w:p>
    <w:p w14:paraId="0943FAA7"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0FF38088"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והמזמין מעוניין בביצוע העבודות כהגדרתן בסעיף 1.1 להלן (</w:t>
      </w:r>
      <w:proofErr w:type="spellStart"/>
      <w:r w:rsidRPr="00E56613">
        <w:rPr>
          <w:rFonts w:ascii="David" w:eastAsia="Times New Roman" w:hAnsi="David" w:cs="David"/>
          <w:snapToGrid w:val="0"/>
          <w:sz w:val="24"/>
          <w:szCs w:val="24"/>
          <w:rtl/>
        </w:rPr>
        <w:t>להלן:"</w:t>
      </w:r>
      <w:r w:rsidRPr="00E56613">
        <w:rPr>
          <w:rFonts w:ascii="David" w:eastAsia="Times New Roman" w:hAnsi="David" w:cs="David"/>
          <w:b/>
          <w:bCs/>
          <w:snapToGrid w:val="0"/>
          <w:sz w:val="24"/>
          <w:szCs w:val="24"/>
          <w:rtl/>
        </w:rPr>
        <w:t>העבודות</w:t>
      </w:r>
      <w:proofErr w:type="spellEnd"/>
      <w:r w:rsidRPr="00E56613">
        <w:rPr>
          <w:rFonts w:ascii="David" w:eastAsia="Times New Roman" w:hAnsi="David" w:cs="David"/>
          <w:snapToGrid w:val="0"/>
          <w:sz w:val="24"/>
          <w:szCs w:val="24"/>
          <w:rtl/>
        </w:rPr>
        <w:t>");</w:t>
      </w:r>
    </w:p>
    <w:p w14:paraId="0B96AD2A"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2E7DC9E0"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sz w:val="24"/>
          <w:szCs w:val="24"/>
          <w:rtl/>
        </w:rPr>
        <w:tab/>
        <w:t>והקבלן הציע למזמין לבצע את העבודות בתמורה למחיר הכולל המפורט בנספח 3.1.1;</w:t>
      </w:r>
    </w:p>
    <w:p w14:paraId="2AB650E5" w14:textId="77777777" w:rsidR="00E56613" w:rsidRPr="00E56613" w:rsidRDefault="00E56613" w:rsidP="00E56613">
      <w:pPr>
        <w:spacing w:before="0" w:beforeAutospacing="0" w:after="0" w:afterAutospacing="0" w:line="240" w:lineRule="auto"/>
        <w:ind w:left="360"/>
        <w:rPr>
          <w:rFonts w:ascii="David" w:eastAsia="Times New Roman" w:hAnsi="David" w:cs="David"/>
          <w:snapToGrid w:val="0"/>
          <w:sz w:val="24"/>
          <w:szCs w:val="24"/>
          <w:rtl/>
        </w:rPr>
      </w:pPr>
    </w:p>
    <w:p w14:paraId="2F4A35B6"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והקבלן מצהיר כי הינו קבלן מורשה ובעל ניסיון בביצוע עבודות נשוא החוזה וברשותו ידע, ציוד, אמצעים וכוח אדם מנוסה ומיומן המאפשרים לו ביצוע יעיל ומעולה של העבודות;</w:t>
      </w:r>
    </w:p>
    <w:p w14:paraId="4CFB5CC2"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62226FEB"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והמזמין הסכים לביצוע העבודות ע"י הקבלן בכפיפות לתנאים המפורטים בחוזה זה; </w:t>
      </w:r>
    </w:p>
    <w:p w14:paraId="5E2C645C"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6812FD07"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לפיכך  הוצהר  הותנה  והוסכם  בין  הצדדים  כדלקמן:- </w:t>
      </w:r>
    </w:p>
    <w:p w14:paraId="3B81ED0E" w14:textId="77777777" w:rsidR="00E56613" w:rsidRPr="00E56613" w:rsidRDefault="00E56613" w:rsidP="00E56613">
      <w:pPr>
        <w:spacing w:before="0" w:beforeAutospacing="0" w:after="0" w:afterAutospacing="0" w:line="360" w:lineRule="auto"/>
        <w:ind w:left="1180" w:hanging="940"/>
        <w:jc w:val="both"/>
        <w:rPr>
          <w:rFonts w:ascii="David" w:eastAsia="Times New Roman" w:hAnsi="David" w:cs="David"/>
          <w:snapToGrid w:val="0"/>
          <w:sz w:val="24"/>
          <w:szCs w:val="24"/>
          <w:rtl/>
        </w:rPr>
      </w:pPr>
    </w:p>
    <w:p w14:paraId="02700110" w14:textId="77777777" w:rsidR="00E56613" w:rsidRPr="00E56613" w:rsidRDefault="00E56613" w:rsidP="00237720">
      <w:pPr>
        <w:numPr>
          <w:ilvl w:val="0"/>
          <w:numId w:val="23"/>
        </w:numPr>
        <w:spacing w:before="120" w:beforeAutospacing="0" w:after="120" w:afterAutospacing="0" w:line="240" w:lineRule="auto"/>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הגדרות ופירושים</w:t>
      </w:r>
    </w:p>
    <w:p w14:paraId="1DE5878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לביטויים הבאים יהיה הפירוש הנקוב בצידם:-</w:t>
      </w:r>
    </w:p>
    <w:p w14:paraId="098CE8D1"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7DCC48D4" w14:textId="77777777" w:rsidR="00E56613" w:rsidRPr="00E56613" w:rsidRDefault="00E56613" w:rsidP="00E56613">
      <w:pPr>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"החוזה"</w:t>
      </w:r>
      <w:r w:rsidRPr="00E56613">
        <w:rPr>
          <w:rFonts w:ascii="David" w:eastAsia="Times New Roman" w:hAnsi="David" w:cs="David"/>
          <w:snapToGrid w:val="0"/>
          <w:sz w:val="24"/>
          <w:szCs w:val="24"/>
          <w:rtl/>
        </w:rPr>
        <w:tab/>
        <w:t>חוזה זה על נספחיו וכל מסמך שהוסכם ו/או שיוסכם כי יהווה חלק מהחוזה.</w:t>
      </w:r>
    </w:p>
    <w:p w14:paraId="2112E1FB" w14:textId="77777777" w:rsidR="00E56613" w:rsidRPr="00E56613" w:rsidRDefault="00E56613" w:rsidP="00E56613">
      <w:pPr>
        <w:tabs>
          <w:tab w:val="left" w:pos="3917"/>
        </w:tabs>
        <w:spacing w:before="0" w:beforeAutospacing="0" w:after="0" w:afterAutospacing="0" w:line="240" w:lineRule="auto"/>
        <w:ind w:left="4201" w:hanging="2621"/>
        <w:jc w:val="both"/>
        <w:rPr>
          <w:rFonts w:ascii="David" w:eastAsia="Times New Roman" w:hAnsi="David" w:cs="David"/>
          <w:snapToGrid w:val="0"/>
          <w:sz w:val="24"/>
          <w:szCs w:val="24"/>
          <w:rtl/>
        </w:rPr>
      </w:pPr>
    </w:p>
    <w:p w14:paraId="6C74227D"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"קבלן משנה"</w:t>
      </w:r>
      <w:r w:rsidRPr="00E56613">
        <w:rPr>
          <w:rFonts w:ascii="David" w:eastAsia="Times New Roman" w:hAnsi="David" w:cs="David"/>
          <w:snapToGrid w:val="0"/>
          <w:sz w:val="24"/>
          <w:szCs w:val="24"/>
          <w:rtl/>
        </w:rPr>
        <w:tab/>
        <w:t>כל מי שמבצע עבודה כלשהי באתר עפ"י התקשרות בינו לבין הקבלן.</w:t>
      </w:r>
    </w:p>
    <w:p w14:paraId="3E5BFA1D" w14:textId="77777777" w:rsidR="00E56613" w:rsidRPr="00E56613" w:rsidRDefault="00E56613" w:rsidP="00E56613">
      <w:pPr>
        <w:tabs>
          <w:tab w:val="left" w:pos="3917"/>
        </w:tabs>
        <w:spacing w:before="0" w:beforeAutospacing="0" w:after="0" w:afterAutospacing="0" w:line="240" w:lineRule="auto"/>
        <w:ind w:left="4202" w:hanging="2620"/>
        <w:jc w:val="both"/>
        <w:rPr>
          <w:rFonts w:ascii="David" w:eastAsia="Times New Roman" w:hAnsi="David" w:cs="David"/>
          <w:snapToGrid w:val="0"/>
          <w:sz w:val="24"/>
          <w:szCs w:val="24"/>
          <w:rtl/>
        </w:rPr>
      </w:pPr>
    </w:p>
    <w:p w14:paraId="6997092B"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"הפרויקט"</w:t>
      </w:r>
      <w:r w:rsidRPr="00E56613">
        <w:rPr>
          <w:rFonts w:ascii="David" w:eastAsia="Times New Roman" w:hAnsi="David" w:cs="David"/>
          <w:snapToGrid w:val="0"/>
          <w:sz w:val="24"/>
          <w:szCs w:val="24"/>
          <w:rtl/>
        </w:rPr>
        <w:tab/>
        <w:t xml:space="preserve">כמוגדר בנספח 3.1.1. </w:t>
      </w:r>
    </w:p>
    <w:p w14:paraId="6247A045"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u w:val="single"/>
          <w:rtl/>
        </w:rPr>
      </w:pPr>
    </w:p>
    <w:p w14:paraId="70DC5540"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"שלבים בפרויקט"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כמוגדר בהגדרת הפרויקט בנספח 3.1.1 (במובחן משלבי ביניים בעבודות).</w:t>
      </w:r>
    </w:p>
    <w:p w14:paraId="4FBF5E74" w14:textId="77777777" w:rsidR="00E56613" w:rsidRPr="00E56613" w:rsidRDefault="00E56613" w:rsidP="00E56613">
      <w:pPr>
        <w:tabs>
          <w:tab w:val="left" w:pos="3917"/>
        </w:tabs>
        <w:spacing w:before="0" w:beforeAutospacing="0" w:after="0" w:afterAutospacing="0" w:line="240" w:lineRule="auto"/>
        <w:ind w:left="3471" w:right="4202" w:hanging="2620"/>
        <w:jc w:val="both"/>
        <w:rPr>
          <w:rFonts w:ascii="David" w:eastAsia="Times New Roman" w:hAnsi="David" w:cs="David"/>
          <w:snapToGrid w:val="0"/>
          <w:sz w:val="24"/>
          <w:szCs w:val="24"/>
          <w:rtl/>
        </w:rPr>
      </w:pPr>
    </w:p>
    <w:p w14:paraId="7B9758AF"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"המבנה"</w:t>
      </w:r>
      <w:r w:rsidRPr="00E56613">
        <w:rPr>
          <w:rFonts w:ascii="David" w:eastAsia="Times New Roman" w:hAnsi="David" w:cs="David"/>
          <w:snapToGrid w:val="0"/>
          <w:sz w:val="24"/>
          <w:szCs w:val="24"/>
          <w:rtl/>
        </w:rPr>
        <w:tab/>
        <w:t>המבנה נשוא העבודות כמוגדר בנספח 3.1.1.</w:t>
      </w:r>
    </w:p>
    <w:p w14:paraId="78323BE4" w14:textId="77777777" w:rsidR="00E56613" w:rsidRPr="00E56613" w:rsidRDefault="00E56613" w:rsidP="00E56613">
      <w:pPr>
        <w:tabs>
          <w:tab w:val="left" w:pos="3917"/>
        </w:tabs>
        <w:spacing w:before="0" w:beforeAutospacing="0" w:after="0" w:afterAutospacing="0" w:line="360" w:lineRule="auto"/>
        <w:ind w:left="3470" w:hanging="2621"/>
        <w:jc w:val="both"/>
        <w:rPr>
          <w:rFonts w:ascii="David" w:eastAsia="Times New Roman" w:hAnsi="David" w:cs="David"/>
          <w:snapToGrid w:val="0"/>
          <w:sz w:val="24"/>
          <w:szCs w:val="24"/>
          <w:rtl/>
        </w:rPr>
      </w:pPr>
    </w:p>
    <w:p w14:paraId="3A307FA8"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lastRenderedPageBreak/>
        <w:t>"העבודות"</w:t>
      </w:r>
      <w:r w:rsidRPr="00E56613">
        <w:rPr>
          <w:rFonts w:ascii="David" w:eastAsia="Times New Roman" w:hAnsi="David" w:cs="David"/>
          <w:snapToGrid w:val="0"/>
          <w:sz w:val="24"/>
          <w:szCs w:val="24"/>
          <w:rtl/>
        </w:rPr>
        <w:tab/>
        <w:t>כל העבודות הנדרשות לצורך הקמת הפרויקט והשלמתו כהגדרתן בנספח 3.1.1 לרבות שנויים ועבודות שיבוצעו ע"י הקבלן או באחריותו בהתאם להוראות החוזה ובכללן עבודות עזר ועבודות ארעיות שתידרשנה לשם בצוע העבודות.</w:t>
      </w:r>
    </w:p>
    <w:p w14:paraId="719E242C"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5ADEAB8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"הרוכשים"</w:t>
      </w:r>
      <w:r w:rsidRPr="00E56613">
        <w:rPr>
          <w:rFonts w:ascii="David" w:eastAsia="Times New Roman" w:hAnsi="David" w:cs="David"/>
          <w:snapToGrid w:val="0"/>
          <w:sz w:val="24"/>
          <w:szCs w:val="24"/>
          <w:rtl/>
        </w:rPr>
        <w:t>/</w:t>
      </w:r>
      <w:r w:rsidRPr="00E56613">
        <w:rPr>
          <w:rFonts w:ascii="David" w:eastAsia="Times New Roman" w:hAnsi="David" w:cs="David"/>
          <w:b/>
          <w:bCs/>
          <w:snapToGrid w:val="0"/>
          <w:sz w:val="24"/>
          <w:szCs w:val="24"/>
          <w:rtl/>
        </w:rPr>
        <w:t xml:space="preserve"> "הרוכש"</w:t>
      </w:r>
      <w:r w:rsidRPr="00E56613">
        <w:rPr>
          <w:rFonts w:ascii="David" w:eastAsia="Times New Roman" w:hAnsi="David" w:cs="David"/>
          <w:snapToGrid w:val="0"/>
          <w:sz w:val="24"/>
          <w:szCs w:val="24"/>
          <w:rtl/>
        </w:rPr>
        <w:tab/>
        <w:t>מי שירכוש יחידות או שטחים בפרויקט, בין למגורים ובין לכל מטרה אחרת.</w:t>
      </w:r>
    </w:p>
    <w:p w14:paraId="2B66A06D"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1B25354A"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"האתר"</w:t>
      </w:r>
      <w:r w:rsidRPr="00E56613">
        <w:rPr>
          <w:rFonts w:ascii="David" w:eastAsia="Times New Roman" w:hAnsi="David" w:cs="David"/>
          <w:snapToGrid w:val="0"/>
          <w:sz w:val="24"/>
          <w:szCs w:val="24"/>
          <w:rtl/>
        </w:rPr>
        <w:tab/>
        <w:t>המקום בו תבוצענה העבודות לרבות המבנה נשוא העבודות ולרבות כל מקום אחר במידה שיועמד לרשות הקבלן לצורך החוזה.</w:t>
      </w:r>
    </w:p>
    <w:p w14:paraId="7D7A1A7E"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50573FF8"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"חומרים"</w:t>
      </w:r>
      <w:r w:rsidRPr="00E56613">
        <w:rPr>
          <w:rFonts w:ascii="David" w:eastAsia="Times New Roman" w:hAnsi="David" w:cs="David"/>
          <w:snapToGrid w:val="0"/>
          <w:sz w:val="24"/>
          <w:szCs w:val="24"/>
          <w:rtl/>
        </w:rPr>
        <w:tab/>
        <w:t>החומרים, הציוד, האביזרים והמתקנים המיועדים להיות חלק מהעבודות כפי מצבם בכל עת, בין מוגמרים ובין בלתי מוגמרים.</w:t>
      </w:r>
    </w:p>
    <w:p w14:paraId="3E3DF206"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697A9D5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"שווה ערך"/</w:t>
      </w:r>
    </w:p>
    <w:p w14:paraId="1FF38959"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 xml:space="preserve"> "שווה ערך טכני"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מלאכה ו/או חומר ו/או מוצר העומדים בתקן הישראלי, ככל שיש כזה עפ"י מכון התקנים אשר אינם נופלים ברמתם ו/או בתכונות הטכניות ו/או מבחינה תפקודית ו/או קיים ו/או בלאי ו/או עמידות ו/או אפשרויות ועלויות אחזקה מאלה הנזכרים במקור, לפי קביעתו הבלעדית של המפקח ונציג המזמין.</w:t>
      </w:r>
    </w:p>
    <w:p w14:paraId="5CE8D447"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6B24836E"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"טופס 4"</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4 לפי תקנה 5 לתקנות התכנון והבניה (אישורים למתן שירותי חשמל, מים וטלפון) תשמ"א-1981 בנוסח המקובל בוועדה המקומית הרלוונטית, שלא נקבעה בו מניעה לאכלוס.</w:t>
      </w:r>
    </w:p>
    <w:p w14:paraId="72D2F26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21AADC99"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"תעודת גמר"</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5 לפי תקנה 21(ד) לתקנות התכנון והבניה (בקשה להיתר, תנאים ואגרות) תש"ל- 1970.</w:t>
      </w:r>
    </w:p>
    <w:p w14:paraId="32DD987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7A2E3676"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"אמצעים"</w:t>
      </w:r>
      <w:r w:rsidRPr="00E56613">
        <w:rPr>
          <w:rFonts w:ascii="David" w:eastAsia="Times New Roman" w:hAnsi="David" w:cs="David"/>
          <w:snapToGrid w:val="0"/>
          <w:sz w:val="24"/>
          <w:szCs w:val="24"/>
          <w:rtl/>
        </w:rPr>
        <w:tab/>
        <w:t>הציוד, הכלים, הפיגומים, המתקנים וכל יתר הנדרש לבצוע העבודות שאינו נכלל בעבודות.</w:t>
      </w:r>
    </w:p>
    <w:p w14:paraId="59EC4008"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napToGrid w:val="0"/>
          <w:sz w:val="24"/>
          <w:szCs w:val="24"/>
          <w:rtl/>
        </w:rPr>
      </w:pPr>
    </w:p>
    <w:p w14:paraId="576153CA"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"תקופת העבודות"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החל ממתן צו התחלת עבודה לפי סעיף 10.1 ועד לתאריך מסירת העבודות כהגדרתו בסעיף 27.5 להלן.</w:t>
      </w:r>
    </w:p>
    <w:p w14:paraId="4BD840E7"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423EB390"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"המפקח"</w:t>
      </w:r>
      <w:r w:rsidRPr="00E56613">
        <w:rPr>
          <w:rFonts w:ascii="David" w:eastAsia="Times New Roman" w:hAnsi="David" w:cs="David"/>
          <w:snapToGrid w:val="0"/>
          <w:sz w:val="24"/>
          <w:szCs w:val="24"/>
          <w:rtl/>
        </w:rPr>
        <w:tab/>
        <w:t>מי שימונה ע"י המזמין לפי סעיף 4.1 להלן, ככל שימונה.</w:t>
      </w:r>
    </w:p>
    <w:p w14:paraId="7A7B6663" w14:textId="77777777" w:rsidR="00E56613" w:rsidRPr="00E56613" w:rsidRDefault="00E56613" w:rsidP="00E56613">
      <w:pPr>
        <w:tabs>
          <w:tab w:val="left" w:pos="3917"/>
          <w:tab w:val="right" w:pos="5560"/>
        </w:tabs>
        <w:spacing w:before="0" w:beforeAutospacing="0" w:after="0" w:afterAutospacing="0" w:line="240" w:lineRule="auto"/>
        <w:ind w:left="3472" w:hanging="2621"/>
        <w:jc w:val="both"/>
        <w:rPr>
          <w:rFonts w:ascii="David" w:eastAsia="Times New Roman" w:hAnsi="David" w:cs="David"/>
          <w:snapToGrid w:val="0"/>
          <w:sz w:val="24"/>
          <w:szCs w:val="24"/>
          <w:rtl/>
        </w:rPr>
      </w:pPr>
    </w:p>
    <w:p w14:paraId="6B13E451"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"נציג המזמין"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מי שימונה ע"י המזמין להיות נציגו.</w:t>
      </w:r>
    </w:p>
    <w:p w14:paraId="752AD71B" w14:textId="77777777" w:rsidR="00E56613" w:rsidRPr="00E56613" w:rsidRDefault="00E56613" w:rsidP="00E56613">
      <w:pPr>
        <w:tabs>
          <w:tab w:val="left" w:pos="4059"/>
        </w:tabs>
        <w:spacing w:before="0" w:beforeAutospacing="0" w:after="0" w:afterAutospacing="0" w:line="240" w:lineRule="auto"/>
        <w:ind w:left="3614" w:hanging="2763"/>
        <w:jc w:val="both"/>
        <w:rPr>
          <w:rFonts w:ascii="David" w:eastAsia="Times New Roman" w:hAnsi="David" w:cs="David"/>
          <w:snapToGrid w:val="0"/>
          <w:sz w:val="24"/>
          <w:szCs w:val="24"/>
          <w:rtl/>
        </w:rPr>
      </w:pPr>
    </w:p>
    <w:p w14:paraId="078B255E"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trike/>
          <w:snapToGrid w:val="0"/>
          <w:sz w:val="24"/>
          <w:szCs w:val="24"/>
          <w:u w:val="single"/>
          <w:rtl/>
        </w:rPr>
      </w:pPr>
      <w:r w:rsidRPr="00E56613">
        <w:rPr>
          <w:rFonts w:ascii="David" w:eastAsia="Times New Roman" w:hAnsi="David" w:cs="David"/>
          <w:b/>
          <w:bCs/>
          <w:snapToGrid w:val="0"/>
          <w:sz w:val="24"/>
          <w:szCs w:val="24"/>
          <w:rtl/>
        </w:rPr>
        <w:t>"היועצים"</w:t>
      </w:r>
      <w:r w:rsidRPr="00E56613">
        <w:rPr>
          <w:rFonts w:ascii="David" w:eastAsia="Times New Roman" w:hAnsi="David" w:cs="David"/>
          <w:snapToGrid w:val="0"/>
          <w:sz w:val="24"/>
          <w:szCs w:val="24"/>
          <w:rtl/>
        </w:rPr>
        <w:tab/>
        <w:t>מתכנני העבודות אדריכלים, מהנדסים, יועצים מקצועיים  ובעלי מקצוע הנדסי וטכנולוגי אחרים מטעם המזמין, לרבות מתכננים ו/או יועצים מטעם הקבלן, הנזכרים בסעיף 5.7.8 להלן, אשר שכרם ישולם ע"י הקבלן.</w:t>
      </w:r>
    </w:p>
    <w:p w14:paraId="002532B0"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trike/>
          <w:snapToGrid w:val="0"/>
          <w:sz w:val="24"/>
          <w:szCs w:val="24"/>
          <w:u w:val="single"/>
          <w:rtl/>
        </w:rPr>
      </w:pPr>
    </w:p>
    <w:p w14:paraId="2E162B82"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הזמנים הכללי"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לוח הזמנים הכללי לביצוע כל שלב בפרויקט ושלב ביניים בעבודות כמפורט בנספח 3.1.10. </w:t>
      </w:r>
    </w:p>
    <w:p w14:paraId="238FDC18" w14:textId="77777777" w:rsidR="00E56613" w:rsidRPr="00E56613" w:rsidRDefault="00E56613" w:rsidP="00E56613">
      <w:pPr>
        <w:tabs>
          <w:tab w:val="left" w:pos="4059"/>
          <w:tab w:val="right" w:pos="5560"/>
        </w:tabs>
        <w:spacing w:before="0" w:beforeAutospacing="0" w:after="0" w:afterAutospacing="0" w:line="240" w:lineRule="auto"/>
        <w:ind w:left="3755" w:hanging="2420"/>
        <w:jc w:val="both"/>
        <w:rPr>
          <w:rFonts w:ascii="David" w:eastAsia="Times New Roman" w:hAnsi="David" w:cs="David"/>
          <w:snapToGrid w:val="0"/>
          <w:sz w:val="24"/>
          <w:szCs w:val="24"/>
          <w:rtl/>
        </w:rPr>
      </w:pPr>
    </w:p>
    <w:p w14:paraId="60FB399E"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"לוח הזמנים המפורט"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 xml:space="preserve">לוח הזמנים המפורט לביצוע כל שלב בפרויקט ושלב ביניים של העבודות על בסיס לוח הזמנים הכללי כפי שיעודכן ע"י הקבלן מדי חודש וככל שיאושר ע"י המפקח ונציג המזמין. לוח הזמנים המפורט יכלול הן את </w:t>
      </w:r>
      <w:r w:rsidRPr="00E56613">
        <w:rPr>
          <w:rFonts w:ascii="David" w:eastAsia="Times New Roman" w:hAnsi="David" w:cs="David"/>
          <w:snapToGrid w:val="0"/>
          <w:sz w:val="24"/>
          <w:szCs w:val="24"/>
          <w:rtl/>
        </w:rPr>
        <w:lastRenderedPageBreak/>
        <w:t>המועדים המוקדמים לביצוע העבודות והן את המועדים המאוחרים לביצוען.</w:t>
      </w:r>
    </w:p>
    <w:p w14:paraId="20DE4562" w14:textId="77777777" w:rsidR="00E56613" w:rsidRPr="00E56613" w:rsidRDefault="00E56613" w:rsidP="00E56613">
      <w:pPr>
        <w:tabs>
          <w:tab w:val="right" w:pos="5560"/>
        </w:tabs>
        <w:spacing w:before="0" w:beforeAutospacing="0" w:after="0" w:afterAutospacing="0" w:line="240" w:lineRule="auto"/>
        <w:ind w:left="3271" w:right="4000" w:hanging="2420"/>
        <w:jc w:val="both"/>
        <w:rPr>
          <w:rFonts w:ascii="David" w:eastAsia="Times New Roman" w:hAnsi="David" w:cs="David"/>
          <w:snapToGrid w:val="0"/>
          <w:sz w:val="24"/>
          <w:szCs w:val="24"/>
          <w:rtl/>
        </w:rPr>
      </w:pPr>
    </w:p>
    <w:p w14:paraId="0A18720F"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התשלומים"</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לוח התשלומים המפרט את אחוז התשלום היחסי מהמחיר הכולל בעבור ביצוע כל אחד משלבי הביניים של הבניה,</w:t>
      </w:r>
      <w:r w:rsidR="00913564">
        <w:rPr>
          <w:rFonts w:ascii="David" w:eastAsia="Times New Roman" w:hAnsi="David" w:cs="David" w:hint="cs"/>
          <w:snapToGrid w:val="0"/>
          <w:sz w:val="24"/>
          <w:szCs w:val="24"/>
          <w:rtl/>
        </w:rPr>
        <w:t xml:space="preserve"> </w:t>
      </w:r>
      <w:r w:rsidRPr="00E56613">
        <w:rPr>
          <w:rFonts w:ascii="David" w:eastAsia="Times New Roman" w:hAnsi="David" w:cs="David"/>
          <w:snapToGrid w:val="0"/>
          <w:sz w:val="24"/>
          <w:szCs w:val="24"/>
          <w:rtl/>
        </w:rPr>
        <w:t>המצורף כנספח 3.1.11.</w:t>
      </w:r>
    </w:p>
    <w:p w14:paraId="66DC586D"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2E394988"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"מדד"</w:t>
      </w:r>
      <w:r w:rsidRPr="00E56613">
        <w:rPr>
          <w:rFonts w:ascii="David" w:eastAsia="Times New Roman" w:hAnsi="David" w:cs="David"/>
          <w:snapToGrid w:val="0"/>
          <w:sz w:val="24"/>
          <w:szCs w:val="24"/>
          <w:rtl/>
        </w:rPr>
        <w:tab/>
        <w:t>המדד הכללי למחירי התשומה לבניה למגורים המתפרסם ע"י הלשכה המרכזית לסטטיסטיקה בעיקור שעות קיץ או כל מדד אשר יבוא במקומו.</w:t>
      </w:r>
    </w:p>
    <w:p w14:paraId="66C6AA84"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6E88680F"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"הדין"</w:t>
      </w:r>
      <w:r w:rsidRPr="00E56613">
        <w:rPr>
          <w:rFonts w:ascii="David" w:eastAsia="Times New Roman" w:hAnsi="David" w:cs="David"/>
          <w:snapToGrid w:val="0"/>
          <w:sz w:val="24"/>
          <w:szCs w:val="24"/>
          <w:rtl/>
        </w:rPr>
        <w:tab/>
        <w:t>לרבות כל הוראת רשות מוסמכת ופסק-דין ו/או צו של בית משפט.</w:t>
      </w:r>
    </w:p>
    <w:p w14:paraId="020D0D0D"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49BA5A1A" w14:textId="77777777" w:rsidR="00E56613" w:rsidRPr="00E56613" w:rsidRDefault="00E56613" w:rsidP="00E56613">
      <w:pPr>
        <w:keepNext/>
        <w:tabs>
          <w:tab w:val="left" w:pos="3917"/>
        </w:tabs>
        <w:spacing w:before="0" w:beforeAutospacing="0" w:after="0" w:afterAutospacing="0" w:line="240" w:lineRule="auto"/>
        <w:ind w:left="3545" w:hanging="2694"/>
        <w:jc w:val="both"/>
        <w:outlineLvl w:val="8"/>
        <w:rPr>
          <w:rFonts w:ascii="David" w:eastAsia="Times New Roman" w:hAnsi="David" w:cs="David"/>
          <w:b/>
          <w:bCs/>
          <w:sz w:val="24"/>
          <w:szCs w:val="24"/>
          <w:rtl/>
        </w:rPr>
      </w:pPr>
      <w:r w:rsidRPr="00E56613">
        <w:rPr>
          <w:rFonts w:ascii="David" w:eastAsia="Times New Roman" w:hAnsi="David" w:cs="David"/>
          <w:b/>
          <w:bCs/>
          <w:sz w:val="24"/>
          <w:szCs w:val="24"/>
          <w:rtl/>
        </w:rPr>
        <w:t>"העירייה" / הרשות</w:t>
      </w:r>
    </w:p>
    <w:p w14:paraId="0D1F8200"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המקומית"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כהגדרתה בנספח 3.1.1.</w:t>
      </w:r>
    </w:p>
    <w:p w14:paraId="0CCAE95C"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5F671A1A"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"מחיר יסוד"</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מחיר נטו של החומר או המוצר באתר רכישתו, קרי ללא הוצאות העמסה, הובלה, פריקה, </w:t>
      </w:r>
      <w:proofErr w:type="spellStart"/>
      <w:r w:rsidRPr="00E56613">
        <w:rPr>
          <w:rFonts w:ascii="David" w:eastAsia="Times New Roman" w:hAnsi="David" w:cs="David"/>
          <w:snapToGrid w:val="0"/>
          <w:sz w:val="24"/>
          <w:szCs w:val="24"/>
          <w:rtl/>
        </w:rPr>
        <w:t>גזורת</w:t>
      </w:r>
      <w:proofErr w:type="spellEnd"/>
      <w:r w:rsidRPr="00E56613">
        <w:rPr>
          <w:rFonts w:ascii="David" w:eastAsia="Times New Roman" w:hAnsi="David" w:cs="David"/>
          <w:snapToGrid w:val="0"/>
          <w:sz w:val="24"/>
          <w:szCs w:val="24"/>
          <w:rtl/>
        </w:rPr>
        <w:t>, פחת, רווח קבלן, מימון, הוצאות אחרות וכיו"ב. לצורך התחשבנות ככל שתיעשה במקים מיוחדים המפורטים בחוזה זה ו/או בנספחיו לרבות בנספחים 3.1.2, 3.1.2.1 ,3.1.31 ו 3.1.32 יוכפל מחיר היסוד ביחידות המידה (הנקובה במחיר היסוד) באתר רכישתו, בכמויות נטו שייעשה בהן שימוש בפועל בפרויקט בתוספת קבועה של 10% מאותן כמויות (התוספת-למעט למוצרים שמגיעים מאתר רכישתם ביחידות שלמות ואינם דורשים עיבוד נוסף ופחת באתר הבניה) ולא בכמויות הרכישה בפועל. מחיר היסוד לא יכלול עיבוד סופי (כגון: חיתוך אריחים למידות, ליטוש באתר, קידוח חורים, חריצים ו/או מגרעות עיגון) שיבוצע ע"ח הקבלן.</w:t>
      </w:r>
    </w:p>
    <w:p w14:paraId="116153AE"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5DD3F3D4"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"מסמכי התכנון"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היתר בניה על תנאיו, </w:t>
      </w:r>
      <w:proofErr w:type="spellStart"/>
      <w:r w:rsidRPr="00E56613">
        <w:rPr>
          <w:rFonts w:ascii="David" w:eastAsia="Times New Roman" w:hAnsi="David" w:cs="David"/>
          <w:snapToGrid w:val="0"/>
          <w:sz w:val="24"/>
          <w:szCs w:val="24"/>
          <w:rtl/>
        </w:rPr>
        <w:t>תכניות</w:t>
      </w:r>
      <w:proofErr w:type="spellEnd"/>
      <w:r w:rsidRPr="00E56613">
        <w:rPr>
          <w:rFonts w:ascii="David" w:eastAsia="Times New Roman" w:hAnsi="David" w:cs="David"/>
          <w:snapToGrid w:val="0"/>
          <w:sz w:val="24"/>
          <w:szCs w:val="24"/>
          <w:rtl/>
        </w:rPr>
        <w:t>, חישובים, תיאורים, מדידות, תרשימים, דיאגרמות, שרטוטים, מפרטים, כתבי כמויות וכל יתר המסמכים שנערכו ו/או יערכו במשך ביצוע הפרויקט על ידי היועצים לרבות עדכונים, הנחיות ופרטים.</w:t>
      </w:r>
    </w:p>
    <w:p w14:paraId="273E0002" w14:textId="77777777" w:rsidR="00E56613" w:rsidRPr="00E56613" w:rsidRDefault="00E56613" w:rsidP="00E56613">
      <w:pPr>
        <w:tabs>
          <w:tab w:val="right" w:pos="5560"/>
        </w:tabs>
        <w:spacing w:before="0" w:beforeAutospacing="0" w:after="0" w:afterAutospacing="0" w:line="360" w:lineRule="auto"/>
        <w:ind w:left="3271" w:hanging="2420"/>
        <w:jc w:val="both"/>
        <w:rPr>
          <w:rFonts w:ascii="David" w:eastAsia="Times New Roman" w:hAnsi="David" w:cs="David"/>
          <w:snapToGrid w:val="0"/>
          <w:sz w:val="24"/>
          <w:szCs w:val="24"/>
          <w:rtl/>
        </w:rPr>
      </w:pPr>
    </w:p>
    <w:p w14:paraId="1093071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מקום בו מאוזכר דין בחוזה זה, יחול אותו דין כפי שיהיה בכל עת או כל דין שיבוא במקומו וכל תקנות וצווים שיוצאו על פיו.</w:t>
      </w:r>
    </w:p>
    <w:p w14:paraId="738410A9"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C8027A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להסתמך על כותרות סעיפים למטרת פירוש החוזה.</w:t>
      </w:r>
    </w:p>
    <w:p w14:paraId="4B7DAF5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FBCAAF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שהקבלן מסופק בפרוש הנכון של הוראה כלשהי מהוראות החוזה, יהיה הוא חייב לפנות למפקח ובמקרה ולא מונה כאמור, יפנה לנציג המזמין וזה יהיה מחליט בלעדית בדבר הפרוש הנכון שיש לנהוג לפיו, והוראותיו תחייבנה.</w:t>
      </w:r>
    </w:p>
    <w:p w14:paraId="73F7CA6D"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41DABB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סתירה בין מסמכי חוזה זה, תגבר ההוראה לפי קביעת המפקח. מבלי לגרוע מהאמור, במקרה של אי התאמה בין המפרט הכללי לבין המפרט המיוחד, יכריע המפרט המיוחד אך זאת בכפוף להוראות המפקח.</w:t>
      </w:r>
    </w:p>
    <w:p w14:paraId="01523A1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 xml:space="preserve">מובהר בכל מקרה כי המפרט המיוחד </w:t>
      </w:r>
      <w:proofErr w:type="spellStart"/>
      <w:r w:rsidRPr="00E56613">
        <w:rPr>
          <w:rFonts w:ascii="David" w:eastAsia="Times New Roman" w:hAnsi="David" w:cs="David"/>
          <w:snapToGrid w:val="0"/>
          <w:sz w:val="24"/>
          <w:szCs w:val="24"/>
          <w:rtl/>
        </w:rPr>
        <w:t>והתכניות</w:t>
      </w:r>
      <w:proofErr w:type="spellEnd"/>
      <w:r w:rsidRPr="00E56613">
        <w:rPr>
          <w:rFonts w:ascii="David" w:eastAsia="Times New Roman" w:hAnsi="David" w:cs="David"/>
          <w:snapToGrid w:val="0"/>
          <w:sz w:val="24"/>
          <w:szCs w:val="24"/>
          <w:rtl/>
        </w:rPr>
        <w:t xml:space="preserve"> לביצוע אינם גורעים ו/או גוברים על מפרטי ותוכניות המכר, ו/או תוכנית ההיתר ואינם באים במקומם אלא באים להוסיף עליהם בלבד. במקרה של אי התאמה ביניהם, יפנה הקבלן למפקח ויפעל בהתאם להנחיותיו בכתב.</w:t>
      </w:r>
    </w:p>
    <w:p w14:paraId="4A8C5D2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05DF5DB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לצורך התחשבנות כספית במקרה של סתירה בין מסמכים - המסמך בו נכללת הדרישה היקרה יותר, יחשב למסמך המכריע. ואילו לצורך ביצוע במקרה של סתירה בין מסמכים - תכריע הוראת המפקח.</w:t>
      </w:r>
    </w:p>
    <w:p w14:paraId="651C1185" w14:textId="77777777" w:rsidR="00E56613" w:rsidRPr="00E56613" w:rsidRDefault="00E56613" w:rsidP="00E56613">
      <w:pPr>
        <w:spacing w:before="0" w:beforeAutospacing="0" w:after="0" w:afterAutospacing="0" w:line="240" w:lineRule="auto"/>
        <w:ind w:left="2199" w:right="2140" w:hanging="600"/>
        <w:jc w:val="both"/>
        <w:rPr>
          <w:rFonts w:ascii="David" w:eastAsia="Times New Roman" w:hAnsi="David" w:cs="David"/>
          <w:snapToGrid w:val="0"/>
          <w:sz w:val="24"/>
          <w:szCs w:val="24"/>
          <w:rtl/>
        </w:rPr>
      </w:pPr>
    </w:p>
    <w:p w14:paraId="00D910C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עם חתימת החוזה לא תהיה עוד כל נפקות למסמכי ההזמנה לקבלת הצעות שקדמו לחתימתו, ו/או לכל מצג או מסמך שניתן קודם לחתימתו אלא עד כמה שצורפו כנספחים לחוזה.</w:t>
      </w:r>
    </w:p>
    <w:p w14:paraId="2266817C"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18232E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חוק חוזה קבלנות תשל"ד - 1974, כפי נוסחו בכל עת, לא יחול על היחסים בין הקבלן לבין המזמין לפי החוזה.</w:t>
      </w:r>
    </w:p>
    <w:p w14:paraId="0AE8EBB5"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24A737B4"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 xml:space="preserve">מהות החוזה </w:t>
      </w:r>
    </w:p>
    <w:p w14:paraId="3E10A9A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מוסר בזה לקבלן והקבלן מקבל בזאת על עצמו לבצע על חשבונו ועל אחריותו את העבודות בהתאם להוראות החוזה ולשביעות רצונו הגמורה של המזמין.</w:t>
      </w:r>
    </w:p>
    <w:p w14:paraId="2049BE38"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48132D8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בזה כלפי המזמין לבצע עבורו את הפרויקט ולמסור לו ו/או לרוכשים את השטחים בפרויקט, כפי שיקבעו ע"י המזמין, לרבות המערכות והמתקנים המשולבים בהם כשהם מושלמים, ראויים למגורים, מוכנים לאכלוס, והכול בהתאם לדרישות דיני התכנון והבניה, הוראות חוק המכר (דירות), התשל"ג-1973 על תיקוניו מעת לעת (להלן: </w:t>
      </w:r>
      <w:r w:rsidRPr="00E56613">
        <w:rPr>
          <w:rFonts w:ascii="David" w:eastAsia="Times New Roman" w:hAnsi="David" w:cs="David"/>
          <w:bCs/>
          <w:i/>
          <w:snapToGrid w:val="0"/>
          <w:sz w:val="26"/>
          <w:szCs w:val="24"/>
          <w:rtl/>
        </w:rPr>
        <w:t>"חוק המכר (דירות)"</w:t>
      </w:r>
      <w:r w:rsidRPr="00E56613">
        <w:rPr>
          <w:rFonts w:ascii="David" w:eastAsia="Times New Roman" w:hAnsi="David" w:cs="David"/>
          <w:b/>
          <w:i/>
          <w:snapToGrid w:val="0"/>
          <w:sz w:val="26"/>
          <w:szCs w:val="24"/>
          <w:rtl/>
        </w:rPr>
        <w:t xml:space="preserve">) והוראות חוזה זה על נספחיו, הוראות </w:t>
      </w:r>
      <w:proofErr w:type="spellStart"/>
      <w:r w:rsidRPr="00E56613">
        <w:rPr>
          <w:rFonts w:ascii="David" w:eastAsia="Times New Roman" w:hAnsi="David" w:cs="David"/>
          <w:b/>
          <w:i/>
          <w:snapToGrid w:val="0"/>
          <w:sz w:val="26"/>
          <w:szCs w:val="24"/>
          <w:rtl/>
        </w:rPr>
        <w:t>התב"ע</w:t>
      </w:r>
      <w:proofErr w:type="spellEnd"/>
      <w:r w:rsidRPr="00E56613">
        <w:rPr>
          <w:rFonts w:ascii="David" w:eastAsia="Times New Roman" w:hAnsi="David" w:cs="David"/>
          <w:b/>
          <w:i/>
          <w:snapToGrid w:val="0"/>
          <w:sz w:val="26"/>
          <w:szCs w:val="24"/>
          <w:rtl/>
        </w:rPr>
        <w:t xml:space="preserve"> החלות על מקרקעי הפרויקט, לרבות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הבינוי והפיתוח ודרישות האקוסטיקה והבידוד התרמי המצורפות לה ו/או הנחיות היועצים באשר אליהן, ובכללן הנחיות יועץ הקרקע, יועץ הבטיחות והיועץ האקוסטי, דרישות הרשויות השונות, לרבות אך לא רק כיבוי אש, הג"א, פיקוד העורף, משטרה, חברת החשמל, מכון התקנים, משרד התקשורת, בזק, חברת </w:t>
      </w:r>
      <w:proofErr w:type="spellStart"/>
      <w:r w:rsidRPr="00E56613">
        <w:rPr>
          <w:rFonts w:ascii="David" w:eastAsia="Times New Roman" w:hAnsi="David" w:cs="David"/>
          <w:b/>
          <w:i/>
          <w:snapToGrid w:val="0"/>
          <w:sz w:val="26"/>
          <w:szCs w:val="24"/>
          <w:rtl/>
        </w:rPr>
        <w:t>טל"כ</w:t>
      </w:r>
      <w:proofErr w:type="spellEnd"/>
      <w:r w:rsidRPr="00E56613">
        <w:rPr>
          <w:rFonts w:ascii="David" w:eastAsia="Times New Roman" w:hAnsi="David" w:cs="David"/>
          <w:b/>
          <w:i/>
          <w:snapToGrid w:val="0"/>
          <w:sz w:val="26"/>
          <w:szCs w:val="24"/>
          <w:rtl/>
        </w:rPr>
        <w:t xml:space="preserve"> / לווין, הרשות המקומית והוועדה המקומית לתכנון ובניה,  הכול כפי שיהיו בעת קבלת טפסי 4, או במועד קבלת כל היתר לכל שלב, לפי הדרישה המחמירה יותר, בכפוף </w:t>
      </w:r>
      <w:proofErr w:type="spellStart"/>
      <w:r w:rsidRPr="00E56613">
        <w:rPr>
          <w:rFonts w:ascii="David" w:eastAsia="Times New Roman" w:hAnsi="David" w:cs="David"/>
          <w:b/>
          <w:i/>
          <w:snapToGrid w:val="0"/>
          <w:sz w:val="26"/>
          <w:szCs w:val="24"/>
          <w:rtl/>
        </w:rPr>
        <w:t>לשק"ד</w:t>
      </w:r>
      <w:proofErr w:type="spellEnd"/>
      <w:r w:rsidRPr="00E56613">
        <w:rPr>
          <w:rFonts w:ascii="David" w:eastAsia="Times New Roman" w:hAnsi="David" w:cs="David"/>
          <w:b/>
          <w:i/>
          <w:snapToGrid w:val="0"/>
          <w:sz w:val="26"/>
          <w:szCs w:val="24"/>
          <w:rtl/>
        </w:rPr>
        <w:t xml:space="preserve"> המפקח בתמורה למחיר הכולל כהגדרתו בסעיף 6 להלן, כולל ביצוע התחייבויות הקבלן עפ"י חוזה זה באשר לתקופות הבדק והאחריות גם לאחר שכבר ניתנו לגבי השטחים הללו טפסי 4 ותעודות גמר מאת הרשויות המוסמכות וכל זאת בתנאים המפורטים בחוזה, בכפוף לאמור בסעיף 5.14 להלן. מבלי לגרוע מכלליות האמור לעיל ולהסרת ספקות, מובהר כי קיום כלל הוראות הדין לעניין שילוט באתר לרבות הצגת היתר הבניה חלה על הקבלן.</w:t>
      </w:r>
    </w:p>
    <w:p w14:paraId="22C777CE"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נספחים</w:t>
      </w:r>
      <w:r w:rsidRPr="00E56613">
        <w:rPr>
          <w:rFonts w:ascii="David" w:eastAsia="Times New Roman" w:hAnsi="David" w:cs="David" w:hint="cs"/>
          <w:snapToGrid w:val="0"/>
          <w:sz w:val="26"/>
          <w:szCs w:val="24"/>
          <w:rtl/>
        </w:rPr>
        <w:t xml:space="preserve"> </w:t>
      </w:r>
    </w:p>
    <w:p w14:paraId="594BDDCB" w14:textId="77777777" w:rsidR="00E56613" w:rsidRPr="00E56613" w:rsidRDefault="00E56613" w:rsidP="00237720">
      <w:pPr>
        <w:numPr>
          <w:ilvl w:val="1"/>
          <w:numId w:val="23"/>
        </w:numPr>
        <w:spacing w:before="120" w:beforeAutospacing="0" w:after="120" w:afterAutospacing="0" w:line="240" w:lineRule="auto"/>
        <w:ind w:left="1649" w:hanging="708"/>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הנספחים לחוזה המהווים חלק בלתי נפרד הימנו, בין אם מצורפים פיזית לחוזה זה ובין אם לאו ובלבד שהוצגו לקבלן טרם חתימת החוזה או יוצגו בעתיד בהתאם להוראות החוזה למעט נספח 3.1.7 שלא יצורף ולא יוצג כאמור, הם:</w:t>
      </w:r>
    </w:p>
    <w:p w14:paraId="4E88AB48" w14:textId="77777777" w:rsidR="00E56613" w:rsidRPr="00E56613" w:rsidRDefault="00E56613" w:rsidP="00E56613">
      <w:pPr>
        <w:spacing w:before="120" w:beforeAutospacing="0" w:after="120" w:afterAutospacing="0" w:line="240" w:lineRule="auto"/>
        <w:ind w:left="99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3.1.1   נספח התאמות כללי לחוזה.</w:t>
      </w:r>
    </w:p>
    <w:p w14:paraId="6C1FD0A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"המפרט המיוחד" אשר מורכב מ:</w:t>
      </w:r>
    </w:p>
    <w:p w14:paraId="1B93AAC6"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טכני ותיאור העבודות</w:t>
      </w:r>
    </w:p>
    <w:p w14:paraId="0B0B3231"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בעלי הקרקע</w:t>
      </w:r>
      <w:r w:rsidRPr="00E56613">
        <w:rPr>
          <w:rFonts w:ascii="David" w:eastAsia="Times New Roman" w:hAnsi="David" w:cs="David" w:hint="cs"/>
          <w:b/>
          <w:i/>
          <w:snapToGrid w:val="0"/>
          <w:sz w:val="26"/>
          <w:szCs w:val="24"/>
          <w:rtl/>
        </w:rPr>
        <w:t xml:space="preserve"> (ככל וישנו)</w:t>
      </w:r>
    </w:p>
    <w:p w14:paraId="4791477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מפרטי מכר לפי חוק המכר (דירות) שיצורפו לחוזי המכר בין המזמין לרוכשים (להלן: "</w:t>
      </w:r>
      <w:r w:rsidRPr="00E56613">
        <w:rPr>
          <w:rFonts w:ascii="David" w:eastAsia="Times New Roman" w:hAnsi="David" w:cs="David"/>
          <w:bCs/>
          <w:i/>
          <w:snapToGrid w:val="0"/>
          <w:sz w:val="26"/>
          <w:szCs w:val="24"/>
          <w:rtl/>
        </w:rPr>
        <w:t>מפרטי המכר</w:t>
      </w:r>
      <w:r w:rsidRPr="00E56613">
        <w:rPr>
          <w:rFonts w:ascii="David" w:eastAsia="Times New Roman" w:hAnsi="David" w:cs="David"/>
          <w:b/>
          <w:i/>
          <w:snapToGrid w:val="0"/>
          <w:sz w:val="26"/>
          <w:szCs w:val="24"/>
          <w:rtl/>
        </w:rPr>
        <w:t>").</w:t>
      </w:r>
    </w:p>
    <w:p w14:paraId="2B70370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proofErr w:type="spellStart"/>
      <w:r w:rsidRPr="00E56613">
        <w:rPr>
          <w:rFonts w:ascii="David" w:eastAsia="Times New Roman" w:hAnsi="David" w:cs="David"/>
          <w:b/>
          <w:i/>
          <w:snapToGrid w:val="0"/>
          <w:sz w:val="26"/>
          <w:szCs w:val="24"/>
          <w:rtl/>
        </w:rPr>
        <w:lastRenderedPageBreak/>
        <w:t>תכניות</w:t>
      </w:r>
      <w:proofErr w:type="spellEnd"/>
      <w:r w:rsidRPr="00E56613">
        <w:rPr>
          <w:rFonts w:ascii="David" w:eastAsia="Times New Roman" w:hAnsi="David" w:cs="David"/>
          <w:b/>
          <w:i/>
          <w:snapToGrid w:val="0"/>
          <w:sz w:val="26"/>
          <w:szCs w:val="24"/>
          <w:rtl/>
        </w:rPr>
        <w:t xml:space="preserve"> מכר</w:t>
      </w:r>
    </w:p>
    <w:p w14:paraId="0AFC500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בקשה להיתר/י הבניה (גרמושקה) ו/או כל תכנית נוספת במידה וצורפה, ויתר תנאי היתר הבניה (אף אם טרם ניתן ולא צורף בפועל).</w:t>
      </w:r>
    </w:p>
    <w:p w14:paraId="0C97DF4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טכני למערכת שילוט חוץ ופנים בבנייני מגורים. </w:t>
      </w:r>
    </w:p>
    <w:p w14:paraId="395CCD5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רשימת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ופרטים מיוחדים </w:t>
      </w:r>
      <w:proofErr w:type="spellStart"/>
      <w:r w:rsidRPr="00E56613">
        <w:rPr>
          <w:rFonts w:ascii="David" w:eastAsia="Times New Roman" w:hAnsi="David" w:cs="David"/>
          <w:b/>
          <w:i/>
          <w:snapToGrid w:val="0"/>
          <w:sz w:val="26"/>
          <w:szCs w:val="24"/>
          <w:rtl/>
        </w:rPr>
        <w:t>והתכניות</w:t>
      </w:r>
      <w:proofErr w:type="spellEnd"/>
      <w:r w:rsidRPr="00E56613">
        <w:rPr>
          <w:rFonts w:ascii="David" w:eastAsia="Times New Roman" w:hAnsi="David" w:cs="David"/>
          <w:b/>
          <w:i/>
          <w:snapToGrid w:val="0"/>
          <w:sz w:val="26"/>
          <w:szCs w:val="24"/>
          <w:rtl/>
        </w:rPr>
        <w:t xml:space="preserve"> המצורפות אליה (ככל שיצורפו).</w:t>
      </w:r>
    </w:p>
    <w:p w14:paraId="383DEE0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כללי לעבודות בנין בהוצאת הועדה הבין משרדית של משרדי הממשלה (מהדורה אחרונה שבתוקף עובר לחתימת החוזה) אף שאינו מצורף לחוזה (להלן - </w:t>
      </w:r>
      <w:r w:rsidRPr="00E56613">
        <w:rPr>
          <w:rFonts w:ascii="David" w:eastAsia="Times New Roman" w:hAnsi="David" w:cs="David"/>
          <w:bCs/>
          <w:i/>
          <w:snapToGrid w:val="0"/>
          <w:sz w:val="26"/>
          <w:szCs w:val="24"/>
          <w:rtl/>
        </w:rPr>
        <w:t>"המפרט הכללי"</w:t>
      </w:r>
      <w:r w:rsidRPr="00E56613">
        <w:rPr>
          <w:rFonts w:ascii="David" w:eastAsia="Times New Roman" w:hAnsi="David" w:cs="David"/>
          <w:b/>
          <w:i/>
          <w:snapToGrid w:val="0"/>
          <w:sz w:val="26"/>
          <w:szCs w:val="24"/>
          <w:rtl/>
        </w:rPr>
        <w:t>).</w:t>
      </w:r>
    </w:p>
    <w:p w14:paraId="3AE051B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שרטוטים, תיאורי עבודה, לוחות זמנים וכל הוראה אחרת בכתב אשר יינתנו לאחר תאריך חתימת החוזה ועפ"י הוראותיו יחשבו עם </w:t>
      </w:r>
      <w:proofErr w:type="spellStart"/>
      <w:r w:rsidRPr="00E56613">
        <w:rPr>
          <w:rFonts w:ascii="David" w:eastAsia="Times New Roman" w:hAnsi="David" w:cs="David"/>
          <w:b/>
          <w:i/>
          <w:snapToGrid w:val="0"/>
          <w:sz w:val="26"/>
          <w:szCs w:val="24"/>
          <w:rtl/>
        </w:rPr>
        <w:t>הינתנם</w:t>
      </w:r>
      <w:proofErr w:type="spellEnd"/>
      <w:r w:rsidRPr="00E56613">
        <w:rPr>
          <w:rFonts w:ascii="David" w:eastAsia="Times New Roman" w:hAnsi="David" w:cs="David"/>
          <w:b/>
          <w:i/>
          <w:snapToGrid w:val="0"/>
          <w:sz w:val="26"/>
          <w:szCs w:val="24"/>
          <w:rtl/>
        </w:rPr>
        <w:t xml:space="preserve"> או עריכתם כנספחים לחוזה וכחלק בלתי נפרד הימנו.</w:t>
      </w:r>
    </w:p>
    <w:p w14:paraId="4AAB998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לוח זמנים כללי </w:t>
      </w:r>
      <w:r w:rsidRPr="00E56613">
        <w:rPr>
          <w:rFonts w:ascii="David" w:eastAsia="Times New Roman" w:hAnsi="David" w:cs="David" w:hint="cs"/>
          <w:b/>
          <w:i/>
          <w:snapToGrid w:val="0"/>
          <w:sz w:val="24"/>
          <w:szCs w:val="24"/>
          <w:rtl/>
        </w:rPr>
        <w:t>-</w:t>
      </w:r>
      <w:r w:rsidRPr="00E56613">
        <w:rPr>
          <w:rFonts w:ascii="David" w:eastAsia="Times New Roman" w:hAnsi="David" w:cs="David"/>
          <w:b/>
          <w:i/>
          <w:snapToGrid w:val="0"/>
          <w:sz w:val="24"/>
          <w:szCs w:val="24"/>
          <w:rtl/>
        </w:rPr>
        <w:t xml:space="preserve"> יוכן ע"י הקבלן ויאושר ע"י המזמין</w:t>
      </w:r>
    </w:p>
    <w:p w14:paraId="342E4EF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לוח תשלומים (על בסיס אחוזים מתוך המחיר הכולל)</w:t>
      </w:r>
    </w:p>
    <w:p w14:paraId="6F9797D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ערבויות בנקאיות</w:t>
      </w:r>
    </w:p>
    <w:p w14:paraId="25AA067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חוזה משולש</w:t>
      </w:r>
    </w:p>
    <w:p w14:paraId="06C64BB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אישור ביטוח</w:t>
      </w:r>
    </w:p>
    <w:p w14:paraId="0053481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הסכם נטילת ייצוג</w:t>
      </w:r>
    </w:p>
    <w:p w14:paraId="1601F61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הצהרת היעדר תביעות</w:t>
      </w:r>
    </w:p>
    <w:p w14:paraId="644BD39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העתק רישיון קבלן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יצורף לחוזה ע"י הקבלן הראשי</w:t>
      </w:r>
    </w:p>
    <w:p w14:paraId="4C00FEE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נוהל ביצוע עבודות בחום</w:t>
      </w:r>
    </w:p>
    <w:p w14:paraId="5D3FFF6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הצהרת הממונה על הבטיחות המופנית למזמין</w:t>
      </w:r>
    </w:p>
    <w:p w14:paraId="7B359BD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יועץ קרקע, הנחיות היועץ ובדיקות הקרקע</w:t>
      </w:r>
    </w:p>
    <w:p w14:paraId="52A91C6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תרמי והנחיות היועץ</w:t>
      </w:r>
    </w:p>
    <w:p w14:paraId="3CB3F21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הנחיות יועץ בטיחות + תכנית בקשה להיתר המאושרת ע"י כיבוי אש</w:t>
      </w:r>
    </w:p>
    <w:p w14:paraId="5E5B1F3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עקרוניות למעליות</w:t>
      </w:r>
    </w:p>
    <w:p w14:paraId="68C8758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מפרט מבנה מפקח בהתאם לסעיף 18.2.6 להלן.</w:t>
      </w:r>
    </w:p>
    <w:p w14:paraId="6D5207B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הסכם לביצוע שינויים בין הקבלן לרוכשים.</w:t>
      </w:r>
    </w:p>
    <w:p w14:paraId="7EFE2C53" w14:textId="77777777" w:rsidR="00E56613" w:rsidRPr="00E56613" w:rsidRDefault="00E56613" w:rsidP="00237720">
      <w:pPr>
        <w:numPr>
          <w:ilvl w:val="2"/>
          <w:numId w:val="23"/>
        </w:numPr>
        <w:spacing w:before="120" w:beforeAutospacing="0" w:after="120" w:afterAutospacing="0" w:line="240" w:lineRule="auto"/>
        <w:ind w:left="1701" w:right="-1134"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אריחי ריצוף וחיפוי לכלים סניטריים</w:t>
      </w:r>
      <w:r w:rsidRPr="00E56613">
        <w:rPr>
          <w:rFonts w:ascii="David" w:eastAsia="Times New Roman" w:hAnsi="David" w:cs="David" w:hint="cs"/>
          <w:b/>
          <w:i/>
          <w:snapToGrid w:val="0"/>
          <w:sz w:val="26"/>
          <w:szCs w:val="24"/>
          <w:rtl/>
        </w:rPr>
        <w:t xml:space="preserve"> - </w:t>
      </w:r>
      <w:r w:rsidRPr="00E56613">
        <w:rPr>
          <w:rFonts w:ascii="David" w:eastAsia="Times New Roman" w:hAnsi="David" w:cs="David"/>
          <w:b/>
          <w:i/>
          <w:snapToGrid w:val="0"/>
          <w:sz w:val="26"/>
          <w:szCs w:val="24"/>
          <w:rtl/>
        </w:rPr>
        <w:t>ברזים וארונות אמבטיה</w:t>
      </w:r>
    </w:p>
    <w:p w14:paraId="77F7654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ארונות מטבח ו/או ארונות אמבטיה</w:t>
      </w:r>
    </w:p>
    <w:p w14:paraId="68F67CF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והרכבת דלתות פנים</w:t>
      </w:r>
    </w:p>
    <w:p w14:paraId="5324CD8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חיפויי פרקט</w:t>
      </w:r>
    </w:p>
    <w:p w14:paraId="45EE481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פרוגראמה לבדיקות מעבדה</w:t>
      </w:r>
    </w:p>
    <w:p w14:paraId="6150076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מבוטל</w:t>
      </w:r>
    </w:p>
    <w:p w14:paraId="5638AF9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מבוטל</w:t>
      </w:r>
    </w:p>
    <w:p w14:paraId="57B618E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 לגידור אתר הפרויקט</w:t>
      </w:r>
    </w:p>
    <w:p w14:paraId="7FE5AA2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שילוט הפרויקט</w:t>
      </w:r>
    </w:p>
    <w:p w14:paraId="28BDBDB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שלט יועצים</w:t>
      </w:r>
    </w:p>
    <w:p w14:paraId="1224C33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סטנדרט יזם </w:t>
      </w:r>
    </w:p>
    <w:p w14:paraId="276200B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אלומיניום </w:t>
      </w:r>
    </w:p>
    <w:p w14:paraId="75C2C10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lastRenderedPageBreak/>
        <w:t xml:space="preserve">דו"ח פרטים והנחיות אקוסטיקה </w:t>
      </w:r>
    </w:p>
    <w:p w14:paraId="4B74F5A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פרטים והנחיות איטום</w:t>
      </w:r>
    </w:p>
    <w:p w14:paraId="60FFD62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ותכנון עקרוני של שוט אשפה וטיפול בו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יוכן ע"י הקבלן </w:t>
      </w:r>
    </w:p>
    <w:p w14:paraId="51C7D75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נספח שכר טרחת יועצים בגין שינויי דיירים </w:t>
      </w:r>
    </w:p>
    <w:p w14:paraId="7A9CBC0E" w14:textId="77777777" w:rsidR="00E56613" w:rsidRPr="00E56613" w:rsidRDefault="00E56613" w:rsidP="00237720">
      <w:pPr>
        <w:numPr>
          <w:ilvl w:val="2"/>
          <w:numId w:val="23"/>
        </w:numPr>
        <w:spacing w:before="120" w:beforeAutospacing="0" w:after="120" w:afterAutospacing="0" w:line="240" w:lineRule="auto"/>
        <w:ind w:left="1701" w:right="-709"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טופס 3.1  אישור סיום עבודות בדירה וטופס 3.2 אישור סיום עבודות ברכוש המשותף</w:t>
      </w:r>
    </w:p>
    <w:p w14:paraId="69E75FAB" w14:textId="77777777" w:rsidR="00E56613" w:rsidRPr="00E56613" w:rsidRDefault="00E56613" w:rsidP="00E56613">
      <w:pPr>
        <w:spacing w:before="0" w:beforeAutospacing="0" w:after="0" w:afterAutospacing="0" w:line="240" w:lineRule="auto"/>
        <w:ind w:left="3140" w:right="3140" w:hanging="2199"/>
        <w:jc w:val="both"/>
        <w:rPr>
          <w:rFonts w:ascii="David" w:eastAsia="Times New Roman" w:hAnsi="David" w:cs="David"/>
          <w:snapToGrid w:val="0"/>
          <w:sz w:val="24"/>
          <w:szCs w:val="24"/>
          <w:rtl/>
        </w:rPr>
      </w:pPr>
      <w:r w:rsidRPr="00E56613">
        <w:rPr>
          <w:rFonts w:ascii="David" w:eastAsia="Times New Roman" w:hAnsi="David" w:cs="David" w:hint="cs"/>
          <w:snapToGrid w:val="0"/>
          <w:sz w:val="26"/>
          <w:szCs w:val="24"/>
          <w:rtl/>
        </w:rPr>
        <w:t>3.1.43   מפרט למעבר בטוח להולכי רגל</w:t>
      </w:r>
    </w:p>
    <w:p w14:paraId="6C4E0340"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פקוח</w:t>
      </w:r>
    </w:p>
    <w:p w14:paraId="07DFB02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rtl/>
        </w:rPr>
      </w:pPr>
      <w:r w:rsidRPr="00E56613">
        <w:rPr>
          <w:rFonts w:ascii="David" w:eastAsia="Times New Roman" w:hAnsi="David" w:cs="David"/>
          <w:b/>
          <w:i/>
          <w:snapToGrid w:val="0"/>
          <w:sz w:val="26"/>
          <w:rtl/>
        </w:rPr>
        <w:t xml:space="preserve">    המזמין רשאי למנות מפקח אחד או יותר אשר ימלא את התפקידים המוטלים על המפקח בהתאם להוראות החוזה ובהתאם לחוק ארגון הפיקוח על העבודה תשי"ד-1954. הקבלן מתחייב למלא אחר הוראות המפקח ולציית לו. הזכות למזמין להחליף את המפקח ובלבד שיודיע על כך לקבלן.</w:t>
      </w:r>
    </w:p>
    <w:p w14:paraId="2B7686FD"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7D256D2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ככל שימונה מפקח, בצוע העבודות יהיה נתון לפיקוח המפקח. את ההוראות </w:t>
      </w:r>
      <w:proofErr w:type="spellStart"/>
      <w:r w:rsidRPr="00E56613">
        <w:rPr>
          <w:rFonts w:ascii="David" w:eastAsia="Times New Roman" w:hAnsi="David" w:cs="David"/>
          <w:b/>
          <w:i/>
          <w:snapToGrid w:val="0"/>
          <w:sz w:val="26"/>
          <w:szCs w:val="24"/>
          <w:rtl/>
        </w:rPr>
        <w:t>והתכניות</w:t>
      </w:r>
      <w:proofErr w:type="spellEnd"/>
      <w:r w:rsidRPr="00E56613">
        <w:rPr>
          <w:rFonts w:ascii="David" w:eastAsia="Times New Roman" w:hAnsi="David" w:cs="David"/>
          <w:b/>
          <w:i/>
          <w:snapToGrid w:val="0"/>
          <w:sz w:val="26"/>
          <w:szCs w:val="24"/>
          <w:rtl/>
        </w:rPr>
        <w:t xml:space="preserve"> בקשר לבצוע העבודות יקבל הקבלן רק באמצעות המפקח ואליו יעביר הקבלן את כל פניותיו.</w:t>
      </w:r>
    </w:p>
    <w:p w14:paraId="1FDA4C50"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14AE615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מבלי לגרוע מכלליות סמכויות המפקח כאמור לעיל רשאי המפקח:</w:t>
      </w:r>
    </w:p>
    <w:p w14:paraId="00DA37DB"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4E9D84D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את העבודות ולפקח על בצוען, וכן לבדוק את טיב החומרים שמשתמשים בהם וטיב המלאכה הנעשית ע"י הקבלן.</w:t>
      </w:r>
    </w:p>
    <w:p w14:paraId="0BFDA2AB"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1C563D6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אם הקבלן מקיים התחייבויותיו עפ"י החוזה.</w:t>
      </w:r>
    </w:p>
    <w:p w14:paraId="337E9CF8"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1B5895E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 xml:space="preserve">להמציא לקבלן בכל עת במהלך בצוע העבודות הוראות </w:t>
      </w:r>
      <w:proofErr w:type="spellStart"/>
      <w:r w:rsidRPr="00E56613">
        <w:rPr>
          <w:rFonts w:ascii="David" w:eastAsia="Times New Roman" w:hAnsi="David" w:cs="David"/>
          <w:b/>
          <w:i/>
          <w:snapToGrid w:val="0"/>
          <w:sz w:val="24"/>
          <w:szCs w:val="24"/>
          <w:rtl/>
        </w:rPr>
        <w:t>ותכניות</w:t>
      </w:r>
      <w:proofErr w:type="spellEnd"/>
      <w:r w:rsidRPr="00E56613">
        <w:rPr>
          <w:rFonts w:ascii="David" w:eastAsia="Times New Roman" w:hAnsi="David" w:cs="David"/>
          <w:b/>
          <w:i/>
          <w:snapToGrid w:val="0"/>
          <w:sz w:val="24"/>
          <w:szCs w:val="24"/>
          <w:rtl/>
        </w:rPr>
        <w:t xml:space="preserve"> לבצוע העבודות.</w:t>
      </w:r>
    </w:p>
    <w:p w14:paraId="307CC260"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3D399A7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להנחות את הקבלן להאט או להחיש את קצב עבודתו ולשנות את סדר הביצוע, בכפוף לאישור המזמין מראש ובכתב.</w:t>
      </w:r>
    </w:p>
    <w:p w14:paraId="65E7ACE8"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03E12CC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 xml:space="preserve">חוות דעתו של המפקח תהיה מכרעת בכל הנוגע לפירוש </w:t>
      </w:r>
      <w:proofErr w:type="spellStart"/>
      <w:r w:rsidRPr="00E56613">
        <w:rPr>
          <w:rFonts w:ascii="David" w:eastAsia="Times New Roman" w:hAnsi="David" w:cs="David"/>
          <w:b/>
          <w:i/>
          <w:snapToGrid w:val="0"/>
          <w:sz w:val="24"/>
          <w:szCs w:val="24"/>
          <w:rtl/>
        </w:rPr>
        <w:t>התכניות</w:t>
      </w:r>
      <w:proofErr w:type="spellEnd"/>
      <w:r w:rsidRPr="00E56613">
        <w:rPr>
          <w:rFonts w:ascii="David" w:eastAsia="Times New Roman" w:hAnsi="David" w:cs="David"/>
          <w:b/>
          <w:i/>
          <w:snapToGrid w:val="0"/>
          <w:sz w:val="24"/>
          <w:szCs w:val="24"/>
          <w:rtl/>
        </w:rPr>
        <w:t>, המפרט המיוחד, המפרט הכללי, מסמכי הבקשה להיתר, והעבודות, אופן בצוען, טיבן ומועדי בצוען.</w:t>
      </w:r>
    </w:p>
    <w:p w14:paraId="707FA8BB"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C78F0F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ישתף פעולה עם המפקח, יופיע לפגישות עמו במועד ובמקום שיקבע המפקח </w:t>
      </w:r>
      <w:proofErr w:type="spellStart"/>
      <w:r w:rsidRPr="00E56613">
        <w:rPr>
          <w:rFonts w:ascii="David" w:eastAsia="Times New Roman" w:hAnsi="David" w:cs="David"/>
          <w:b/>
          <w:i/>
          <w:snapToGrid w:val="0"/>
          <w:sz w:val="26"/>
          <w:szCs w:val="24"/>
          <w:rtl/>
        </w:rPr>
        <w:t>בלווית</w:t>
      </w:r>
      <w:proofErr w:type="spellEnd"/>
      <w:r w:rsidRPr="00E56613">
        <w:rPr>
          <w:rFonts w:ascii="David" w:eastAsia="Times New Roman" w:hAnsi="David" w:cs="David"/>
          <w:b/>
          <w:i/>
          <w:snapToGrid w:val="0"/>
          <w:sz w:val="26"/>
          <w:szCs w:val="24"/>
          <w:rtl/>
        </w:rPr>
        <w:t xml:space="preserve"> אותם בעלי מקצוע שידרוש המפקח, יעזור ויאפשר לו להיכנס בכל עת לאתר ולכל מקום אחר שבו נעשית עבודה כלשהי לבצוע החוזה (כולל בתי המלאכה) וכן לכל מקום שממנו מובאים חומרים, וישתף פעולה עם המפקח בכל דרך שתראה למפקח כמועילה לבצוע העבודות.</w:t>
      </w:r>
    </w:p>
    <w:p w14:paraId="76C1F8D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A7455B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אין בסמכויות המוקנות למפקח וכל שימוש שיעשה בהן על ידו כדי לשחרר את הקבלן מאחריותו ומהתחייבויותיו לפי חוזה זה או לצמצמן.</w:t>
      </w:r>
    </w:p>
    <w:p w14:paraId="2C08AF23"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43395E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 xml:space="preserve">   כל מעשה או מחדל של המפקח יחייבו את המזמין, אך זאת בתנאים המוקדמים שאם הוראה כאמור העלולה להביא למעשה או מחדל תראה לקבלן כבלתי סבירה, יודיע הקבלן למזמין על עמדתו זו בכתב לפני בצוע ההוראה, וכן בתנאי שהקבלן יבצע את ההוראות שתינתנה לו על ידי המפקח במקצועיות ובדייקנות וכן בתנאי שהקבלן בירר עם המפקח כל הוראה שאינה ברורה.</w:t>
      </w:r>
    </w:p>
    <w:p w14:paraId="2A0A7DA2"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F828AF6" w14:textId="77777777" w:rsidR="00D904AB" w:rsidRDefault="00E56613" w:rsidP="00D904AB">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כל עוד לא הורה המזמין לקבלן אחרת, יהיה המפקח כאמור בנספח 3.1.1 ואולם במקרה ולא ימונה מפקח, וכן בכל עת אשר במהלכה לא יכהן בפועל מפקח, תהיינה למזמין כל סמכויות המפקח. </w:t>
      </w:r>
    </w:p>
    <w:p w14:paraId="7E19FAC5" w14:textId="7D22C30A" w:rsidR="00D904AB" w:rsidRPr="00C24089" w:rsidDel="0080793C" w:rsidRDefault="00D904AB" w:rsidP="00C24089">
      <w:pPr>
        <w:bidi w:val="0"/>
        <w:spacing w:before="0" w:beforeAutospacing="0" w:after="160" w:afterAutospacing="0" w:line="259" w:lineRule="auto"/>
        <w:rPr>
          <w:del w:id="90" w:author="מרול אטמן" w:date="2024-10-30T16:48:00Z" w16du:dateUtc="2024-10-30T14:48:00Z"/>
          <w:rFonts w:ascii="David" w:eastAsia="Times New Roman" w:hAnsi="David" w:cs="David"/>
          <w:b/>
          <w:i/>
          <w:snapToGrid w:val="0"/>
          <w:sz w:val="26"/>
          <w:szCs w:val="24"/>
          <w:rtl/>
        </w:rPr>
      </w:pPr>
      <w:del w:id="91" w:author="מרול אטמן" w:date="2024-10-30T16:48:00Z" w16du:dateUtc="2024-10-30T14:48:00Z">
        <w:r w:rsidDel="0080793C">
          <w:rPr>
            <w:rFonts w:ascii="David" w:eastAsia="Times New Roman" w:hAnsi="David" w:cs="David"/>
            <w:b/>
            <w:i/>
            <w:snapToGrid w:val="0"/>
            <w:sz w:val="26"/>
            <w:szCs w:val="24"/>
          </w:rPr>
          <w:br w:type="page"/>
        </w:r>
      </w:del>
    </w:p>
    <w:p w14:paraId="45B65E10"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 xml:space="preserve">הצהרות הקבלן </w:t>
      </w:r>
    </w:p>
    <w:p w14:paraId="0043677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מצהיר ומתחייב כי:</w:t>
      </w:r>
    </w:p>
    <w:p w14:paraId="34E4863D"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הינו קבלן רשום לפי חוק רישום קבלנים לעבודות הנדסה בנאיות תשכ"ט - 1969 באופן ובסיווג התואמים היקף העבודות וטיבן וכי ביצע עבודות בהיקפים דומים בעבר. העתק של רישיון הקבלן לעבודות הנדסה בנאיות יצורף לחוזה כנספח _3.1.17.</w:t>
      </w:r>
    </w:p>
    <w:p w14:paraId="3DFE955F"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AB5431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קרא את החוזה לפני חתימתו, וכי החוזה על כל נספחיו כולל את כל הדרוש למילוי תנאיו.</w:t>
      </w:r>
    </w:p>
    <w:p w14:paraId="46DC9510"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Pr>
      </w:pPr>
    </w:p>
    <w:p w14:paraId="174F656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ביקר באתר, בדקו והינו יודע את מצבו, את התנאים והנסיבות בהם יהיה עליו לבצע את העבודות ואת כל שאר הגורמים העלולים להשפיע על בצוע העבודות ועל קצב התקדמותן, לרבות - אך מבלי לגרוע מכלליות האמור - טיב הקרקע, התשתיות באזור, צנרת ומתקנים תת-קרקעיים, מפגעים ואלמנטים אחרים שיש לסלקם ו/או לעבוד במשנה זהירות בסמוך אליהם, התנהלותה של תנועה ערה של עוברים ושבים ואחרים בסביבת האתר וחובתו להתאים פעולותיו, כך שלא יפריעו לה, דרכי גישה לאתר ובאתר, מבנים סמוכים קיימים ומתוכננים הימצאותה של פסולת מעל ומתחת לפני השטח אשר עליו לסלקה, אתרי פינוי פסולת, מכיר את כל דרישות הרשויות בכלל והרשות המקומית בפרט וכל גורמים אחרים לרבות אלה המפורטים בנספח 3.1.1. ידוע ומוסכם עליו כי אין באזכורם או באי אזכורם של גורמים אלו או אחרים בנספח 3.1.1, שיש או שיכולה להיות להם השפעה על העבודות וקצב בצוען, כדי לגרוע מהצהרת הקבלן או מאחריותו על פי סעיף זה ו/או כדי לבסס דרישה כספית כלשהי או טענה כלשהי מצידו בדבר איחור כלשהו והוא מוותר בקשר לכך על כל טענה ו/או תביעה כלפי המזמין לרבות אך לא רק על יסוד טענת אי ידיעה ו/או אי הבנה כולל סטנדרט החומרים ורמת הספקים וקבלני המשנה.</w:t>
      </w:r>
    </w:p>
    <w:p w14:paraId="5BF0D031"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406FCA1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בדק ומצא את האתר במצבו הנוכחי "</w:t>
      </w:r>
      <w:r w:rsidRPr="00E56613">
        <w:rPr>
          <w:rFonts w:ascii="David" w:eastAsia="Times New Roman" w:hAnsi="David" w:cs="David"/>
          <w:b/>
          <w:i/>
          <w:snapToGrid w:val="0"/>
          <w:sz w:val="26"/>
          <w:szCs w:val="24"/>
        </w:rPr>
        <w:t>AS IS</w:t>
      </w:r>
      <w:r w:rsidRPr="00E56613">
        <w:rPr>
          <w:rFonts w:ascii="David" w:eastAsia="Times New Roman" w:hAnsi="David" w:cs="David"/>
          <w:b/>
          <w:i/>
          <w:snapToGrid w:val="0"/>
          <w:sz w:val="26"/>
          <w:szCs w:val="24"/>
          <w:rtl/>
        </w:rPr>
        <w:t>" כשהוא ראוי ומוכן לתחילת בצוע העבודות, וידוע לו כי עם תחילת ביצוע העבודות, יקבל קובץ ממוחשב המכיל קואורדינטות ארציות לסימון גבולותיו. כל עבודות המדידה והעמדת מבנים בפרויקט תבוצענה ע"י הקבלן ועל חשבונו.</w:t>
      </w:r>
    </w:p>
    <w:p w14:paraId="1BA953A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ידועים לו החומרים, </w:t>
      </w:r>
      <w:proofErr w:type="spellStart"/>
      <w:r w:rsidRPr="00E56613">
        <w:rPr>
          <w:rFonts w:ascii="David" w:eastAsia="Times New Roman" w:hAnsi="David" w:cs="David"/>
          <w:b/>
          <w:i/>
          <w:snapToGrid w:val="0"/>
          <w:sz w:val="26"/>
          <w:szCs w:val="24"/>
          <w:rtl/>
        </w:rPr>
        <w:t>כח</w:t>
      </w:r>
      <w:proofErr w:type="spellEnd"/>
      <w:r w:rsidRPr="00E56613">
        <w:rPr>
          <w:rFonts w:ascii="David" w:eastAsia="Times New Roman" w:hAnsi="David" w:cs="David"/>
          <w:b/>
          <w:i/>
          <w:snapToGrid w:val="0"/>
          <w:sz w:val="26"/>
          <w:szCs w:val="24"/>
          <w:rtl/>
        </w:rPr>
        <w:t xml:space="preserve"> האדם והאמצעים הנדרשים לבצוע העבודות בהתאם להוראות החוזה וכיצד ניתן לספקם והם נמצאים ברשותו או בהישג ידו לרבות קשר יעיל שוטף ותקין לספק אינטרנט, והינו מסוגל מכל הבחינות לבצע את העבודות בהתאם להוראות החוזה.</w:t>
      </w:r>
    </w:p>
    <w:p w14:paraId="49FA684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267F8AB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קיבל את כל ההסברים מהם יכול היה לקבל תמונה מספקת על פרטי העבודות והיקפן, הביא בחשבון שההסברים שקיבל אינם מהווים מפרטים מלאים, אולם הם היו מספיקים על מנת לתת לקבלן תמונה נאמנה של העבודות שעליו לבצע וכן די בהם כדי להביא בחשבון את כל הפרטים החסרים והנוספים שיחדיו יהוו מפרט מלא של העבודות.</w:t>
      </w:r>
    </w:p>
    <w:p w14:paraId="05F9724A" w14:textId="77777777" w:rsidR="00E56613" w:rsidRPr="00E56613" w:rsidRDefault="00E56613" w:rsidP="00E56613">
      <w:pPr>
        <w:spacing w:before="0" w:beforeAutospacing="0" w:after="0" w:afterAutospacing="0" w:line="240" w:lineRule="auto"/>
        <w:ind w:left="1588" w:right="1588"/>
        <w:jc w:val="both"/>
        <w:outlineLvl w:val="2"/>
        <w:rPr>
          <w:rFonts w:ascii="David" w:eastAsia="Times New Roman" w:hAnsi="David" w:cs="David"/>
          <w:snapToGrid w:val="0"/>
          <w:sz w:val="26"/>
          <w:szCs w:val="24"/>
          <w:rtl/>
        </w:rPr>
      </w:pPr>
    </w:p>
    <w:p w14:paraId="4DA2324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ידוע לו כי הבקשה להיתר הבניה (גרמושקה) שתחייב אותו עפ"י חוזה זה הינה </w:t>
      </w:r>
      <w:proofErr w:type="spellStart"/>
      <w:r w:rsidRPr="00E56613">
        <w:rPr>
          <w:rFonts w:ascii="David" w:eastAsia="Times New Roman" w:hAnsi="David" w:cs="David"/>
          <w:b/>
          <w:i/>
          <w:snapToGrid w:val="0"/>
          <w:sz w:val="26"/>
          <w:szCs w:val="24"/>
          <w:rtl/>
        </w:rPr>
        <w:t>התכנית</w:t>
      </w:r>
      <w:proofErr w:type="spellEnd"/>
      <w:r w:rsidRPr="00E56613">
        <w:rPr>
          <w:rFonts w:ascii="David" w:eastAsia="Times New Roman" w:hAnsi="David" w:cs="David"/>
          <w:b/>
          <w:i/>
          <w:snapToGrid w:val="0"/>
          <w:sz w:val="26"/>
          <w:szCs w:val="24"/>
          <w:rtl/>
        </w:rPr>
        <w:t xml:space="preserve">, כפי שתאושר בפועל ע"י רשויות התכנון ושתהיה מצורפת להיתר הבניה לרבות שינויים </w:t>
      </w:r>
      <w:proofErr w:type="spellStart"/>
      <w:r w:rsidRPr="00E56613">
        <w:rPr>
          <w:rFonts w:ascii="David" w:eastAsia="Times New Roman" w:hAnsi="David" w:cs="David"/>
          <w:b/>
          <w:i/>
          <w:snapToGrid w:val="0"/>
          <w:sz w:val="26"/>
          <w:szCs w:val="24"/>
          <w:rtl/>
        </w:rPr>
        <w:t>לתכנית</w:t>
      </w:r>
      <w:proofErr w:type="spellEnd"/>
      <w:r w:rsidRPr="00E56613">
        <w:rPr>
          <w:rFonts w:ascii="David" w:eastAsia="Times New Roman" w:hAnsi="David" w:cs="David"/>
          <w:b/>
          <w:i/>
          <w:snapToGrid w:val="0"/>
          <w:sz w:val="26"/>
          <w:szCs w:val="24"/>
          <w:rtl/>
        </w:rPr>
        <w:t xml:space="preserve"> הגשה זו ופיצולה לשלבים על כל הכרוך בכך ובתנאי שלא יהיו בה שינויים מהותיים לעומת תכנית ההגשה המצורפת כנספח 3.1.5 לחוזה. במקרה של שינויים מהותיים כאמור, יהיה זכאי הקבלן לתוספת תשלום, כפי שתקבע ע"י המפקח בהתאם לסעיף 22.4 להלן ובכפוף לאמור בסעיף 6.6.23 להלן. וזאת בכפיפה לכך שהשינוי יצדיק מתן תוספת עקב עבודה נוספת ועלויות נוספות לקבלן.</w:t>
      </w:r>
    </w:p>
    <w:p w14:paraId="626F02B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57C8002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 xml:space="preserve">קיבל </w:t>
      </w:r>
      <w:proofErr w:type="spellStart"/>
      <w:r w:rsidRPr="00E56613">
        <w:rPr>
          <w:rFonts w:ascii="David" w:eastAsia="Times New Roman" w:hAnsi="David" w:cs="David"/>
          <w:snapToGrid w:val="0"/>
          <w:sz w:val="26"/>
          <w:szCs w:val="24"/>
          <w:rtl/>
        </w:rPr>
        <w:t>תכניות</w:t>
      </w:r>
      <w:proofErr w:type="spellEnd"/>
      <w:r w:rsidRPr="00E56613">
        <w:rPr>
          <w:rFonts w:ascii="David" w:eastAsia="Times New Roman" w:hAnsi="David" w:cs="David"/>
          <w:snapToGrid w:val="0"/>
          <w:sz w:val="26"/>
          <w:szCs w:val="24"/>
          <w:rtl/>
        </w:rPr>
        <w:t xml:space="preserve"> עבודה ומפרטים המאפשרים את התחלת בצוע</w:t>
      </w:r>
      <w:r w:rsidRPr="00E56613">
        <w:rPr>
          <w:rFonts w:ascii="David" w:eastAsia="Times New Roman" w:hAnsi="David" w:cs="David"/>
          <w:b/>
          <w:i/>
          <w:snapToGrid w:val="0"/>
          <w:sz w:val="26"/>
          <w:szCs w:val="24"/>
          <w:rtl/>
        </w:rPr>
        <w:t xml:space="preserve"> העבודות.</w:t>
      </w:r>
    </w:p>
    <w:p w14:paraId="2EBB5BB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בכפוף למותנה בסעיף 5.7.8 להלן, על המזמין לספק לקבלן באמצעות המפקח, את מסמכי התכנון עד לא יאוחר מהמועד, שלפי קביעת המפקח, יאפשר ביצוע העבודות במועדן המאוחר עפ"י לוח הזמנים המפורט, בכפוף לאספקת המידע </w:t>
      </w:r>
      <w:proofErr w:type="spellStart"/>
      <w:r w:rsidRPr="00E56613">
        <w:rPr>
          <w:rFonts w:ascii="David" w:eastAsia="Times New Roman" w:hAnsi="David" w:cs="David"/>
          <w:b/>
          <w:i/>
          <w:snapToGrid w:val="0"/>
          <w:sz w:val="26"/>
          <w:szCs w:val="24"/>
          <w:rtl/>
        </w:rPr>
        <w:t>והתכניות</w:t>
      </w:r>
      <w:proofErr w:type="spellEnd"/>
      <w:r w:rsidRPr="00E56613">
        <w:rPr>
          <w:rFonts w:ascii="David" w:eastAsia="Times New Roman" w:hAnsi="David" w:cs="David"/>
          <w:b/>
          <w:i/>
          <w:snapToGrid w:val="0"/>
          <w:sz w:val="26"/>
          <w:szCs w:val="24"/>
          <w:rtl/>
        </w:rPr>
        <w:t xml:space="preserve"> שבאחריות מתכנני ויועצי הקבלן הנזכרים בסעיף 5.7.8 להלן במועד סביר מראש, למזמין. ואולם כל עוד לא מונה מפקח, הקבלן מתחייב לפנות ישירות ליועצים על מנת לקבל מהם </w:t>
      </w:r>
      <w:proofErr w:type="spellStart"/>
      <w:r w:rsidRPr="00E56613">
        <w:rPr>
          <w:rFonts w:ascii="David" w:eastAsia="Times New Roman" w:hAnsi="David" w:cs="David"/>
          <w:b/>
          <w:i/>
          <w:snapToGrid w:val="0"/>
          <w:sz w:val="26"/>
          <w:szCs w:val="24"/>
          <w:rtl/>
        </w:rPr>
        <w:t>התכניות</w:t>
      </w:r>
      <w:proofErr w:type="spellEnd"/>
      <w:r w:rsidRPr="00E56613">
        <w:rPr>
          <w:rFonts w:ascii="David" w:eastAsia="Times New Roman" w:hAnsi="David" w:cs="David"/>
          <w:b/>
          <w:i/>
          <w:snapToGrid w:val="0"/>
          <w:sz w:val="26"/>
          <w:szCs w:val="24"/>
          <w:rtl/>
        </w:rPr>
        <w:t xml:space="preserve"> הדרושות, ורק במקרה של אי שיתוף פעולה מצד היועצים, יפנה הקבלן למזמין לצורך זירוז היועצים. המזמין רשאי אך לא חייב, להורות לקבלן לפנות ישירות למתכננים במועד הנדרש לקבלת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ביצוע, נתונים חסרים והבהרות ולתאם בין המתכננים במקרים של חוסר התאמה בין </w:t>
      </w:r>
      <w:proofErr w:type="spellStart"/>
      <w:r w:rsidRPr="00E56613">
        <w:rPr>
          <w:rFonts w:ascii="David" w:eastAsia="Times New Roman" w:hAnsi="David" w:cs="David"/>
          <w:b/>
          <w:i/>
          <w:snapToGrid w:val="0"/>
          <w:sz w:val="26"/>
          <w:szCs w:val="24"/>
          <w:rtl/>
        </w:rPr>
        <w:t>תכניותיהם</w:t>
      </w:r>
      <w:proofErr w:type="spellEnd"/>
      <w:r w:rsidRPr="00E56613">
        <w:rPr>
          <w:rFonts w:ascii="David" w:eastAsia="Times New Roman" w:hAnsi="David" w:cs="David"/>
          <w:b/>
          <w:i/>
          <w:snapToGrid w:val="0"/>
          <w:sz w:val="26"/>
          <w:szCs w:val="24"/>
          <w:rtl/>
        </w:rPr>
        <w:t xml:space="preserve">. בכל מקרה בו קיבל הקבלן הנחיות ישירות מהמתכננים ולדעתו יש ביישום הנחיות אלה או כל חלק מהן משום סתירה עם מסמך ממסמכי החוזה, עליו להודיע על כך מיד למזמין ולקבל את אישורו ליישום כאמור. </w:t>
      </w:r>
    </w:p>
    <w:p w14:paraId="64BA8379"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6252ACC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להגיש למפקח סמוך לאחר חתימת חוזה זה הצעה לגבי רשימת מסמכי התכנון הנדרשים לו לבצוע העבודות והמועדים לאספקתם, ככל שאלה לא צורפו כנספחים לחוזה עובר לחתימתו. המפקח יהיה הקובע בלעדית מהם מסמכי התכנון ומועדי אספקתם הנדרשים לבצוע העבודות לפי לוח הזמנים.</w:t>
      </w:r>
    </w:p>
    <w:p w14:paraId="18BBE0E8" w14:textId="77777777" w:rsidR="00E56613" w:rsidRPr="00E56613" w:rsidRDefault="00E56613" w:rsidP="00E56613">
      <w:pPr>
        <w:tabs>
          <w:tab w:val="num" w:pos="1366"/>
        </w:tabs>
        <w:spacing w:before="0" w:beforeAutospacing="0" w:after="0" w:afterAutospacing="0" w:line="240" w:lineRule="auto"/>
        <w:ind w:left="1224" w:right="3140" w:hanging="1000"/>
        <w:jc w:val="both"/>
        <w:rPr>
          <w:rFonts w:ascii="David" w:eastAsia="Times New Roman" w:hAnsi="David" w:cs="David"/>
          <w:snapToGrid w:val="0"/>
          <w:sz w:val="24"/>
          <w:szCs w:val="24"/>
          <w:rtl/>
        </w:rPr>
      </w:pPr>
    </w:p>
    <w:p w14:paraId="7AAFF31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אי אספקת מסמך תכנון ע"י המזמין במועד שנקבע ע"י המפקח לא תיחשב כהפרת החוזה אולם אפשר שתובא בחשבון ע"י המפקח כגורם המצדיק איחור בבצוע העבודות, ובלבד שאם סופק מסמך תכנון עשרה ימים לפני הבצוע בפועל של אותו חלק של העבודות שמסמך התכנון </w:t>
      </w:r>
      <w:proofErr w:type="spellStart"/>
      <w:r w:rsidRPr="00E56613">
        <w:rPr>
          <w:rFonts w:ascii="David" w:eastAsia="Times New Roman" w:hAnsi="David" w:cs="David"/>
          <w:b/>
          <w:i/>
          <w:snapToGrid w:val="0"/>
          <w:sz w:val="26"/>
          <w:szCs w:val="24"/>
          <w:rtl/>
        </w:rPr>
        <w:t>מתיחס</w:t>
      </w:r>
      <w:proofErr w:type="spellEnd"/>
      <w:r w:rsidRPr="00E56613">
        <w:rPr>
          <w:rFonts w:ascii="David" w:eastAsia="Times New Roman" w:hAnsi="David" w:cs="David"/>
          <w:b/>
          <w:i/>
          <w:snapToGrid w:val="0"/>
          <w:sz w:val="26"/>
          <w:szCs w:val="24"/>
          <w:rtl/>
        </w:rPr>
        <w:t xml:space="preserve"> אליו יחשב מסמך התכנון כמוגש לקבלן במועד אף אם הוגש שלא במועד שנקבע להגשתו.</w:t>
      </w:r>
    </w:p>
    <w:p w14:paraId="4B0E2FF2" w14:textId="77777777" w:rsidR="00E56613" w:rsidRPr="00E56613" w:rsidRDefault="00E56613" w:rsidP="00E56613">
      <w:pPr>
        <w:tabs>
          <w:tab w:val="num" w:pos="1366"/>
        </w:tabs>
        <w:spacing w:before="0" w:beforeAutospacing="0" w:after="0" w:afterAutospacing="0" w:line="240" w:lineRule="auto"/>
        <w:ind w:left="1224" w:right="2140" w:hanging="600"/>
        <w:jc w:val="both"/>
        <w:rPr>
          <w:rFonts w:ascii="David" w:eastAsia="Times New Roman" w:hAnsi="David" w:cs="David"/>
          <w:snapToGrid w:val="0"/>
          <w:sz w:val="24"/>
          <w:szCs w:val="24"/>
          <w:rtl/>
        </w:rPr>
      </w:pPr>
    </w:p>
    <w:p w14:paraId="7A52285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אין באמור לעיל כדי לגרוע מזכות המזמין ו/או המפקח להוסיף</w:t>
      </w:r>
      <w:r w:rsidRPr="00E56613">
        <w:rPr>
          <w:rFonts w:ascii="David" w:eastAsia="Times New Roman" w:hAnsi="David" w:cs="David"/>
          <w:b/>
          <w:i/>
          <w:snapToGrid w:val="0"/>
          <w:sz w:val="26"/>
          <w:szCs w:val="24"/>
          <w:rtl/>
        </w:rPr>
        <w:t xml:space="preserve"> מעת לעת תוך כדי ביצוע העבודות ובהתאם לקצב התקדמותן הוראות נוספות לרבות מסמכי תכנון וביאורים לפי הצורך, על אלה שפורטו על ידי המפקח כאמור בסעיף 5.7.4 לעיל, והקבלן מתחייב לבצע את העבודות בהתאם לאותן הוראות,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ובאורים, מבלי שיהא זכאי לתוספת תשלום בשל כך.</w:t>
      </w:r>
    </w:p>
    <w:p w14:paraId="3CE33C45" w14:textId="77777777" w:rsidR="00E56613" w:rsidRPr="00E56613" w:rsidRDefault="00E56613" w:rsidP="00E56613">
      <w:pPr>
        <w:tabs>
          <w:tab w:val="num" w:pos="1366"/>
          <w:tab w:val="right" w:pos="6880"/>
        </w:tabs>
        <w:spacing w:before="0" w:beforeAutospacing="0" w:after="0" w:afterAutospacing="0" w:line="240" w:lineRule="auto"/>
        <w:ind w:left="1224" w:right="3140" w:hanging="1600"/>
        <w:jc w:val="both"/>
        <w:rPr>
          <w:rFonts w:ascii="David" w:eastAsia="Times New Roman" w:hAnsi="David" w:cs="David"/>
          <w:snapToGrid w:val="0"/>
          <w:sz w:val="24"/>
          <w:szCs w:val="24"/>
          <w:rtl/>
        </w:rPr>
      </w:pPr>
    </w:p>
    <w:p w14:paraId="748BFDC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מאחר ולא קיימת אפשרות טכנית לתאר כל פרט ופרט מן השאלות הטכניות שתתעוררנה במהלך ביצוע העבודות, ובשים לב לכך שחלק </w:t>
      </w:r>
      <w:proofErr w:type="spellStart"/>
      <w:r w:rsidRPr="00E56613">
        <w:rPr>
          <w:rFonts w:ascii="David" w:eastAsia="Times New Roman" w:hAnsi="David" w:cs="David"/>
          <w:b/>
          <w:i/>
          <w:snapToGrid w:val="0"/>
          <w:sz w:val="26"/>
          <w:szCs w:val="24"/>
          <w:rtl/>
        </w:rPr>
        <w:t>מהתכניות</w:t>
      </w:r>
      <w:proofErr w:type="spellEnd"/>
      <w:r w:rsidRPr="00E56613">
        <w:rPr>
          <w:rFonts w:ascii="David" w:eastAsia="Times New Roman" w:hAnsi="David" w:cs="David"/>
          <w:b/>
          <w:i/>
          <w:snapToGrid w:val="0"/>
          <w:sz w:val="26"/>
          <w:szCs w:val="24"/>
          <w:rtl/>
        </w:rPr>
        <w:t xml:space="preserve"> עדיין אינו מוכן בשלב זה, ואלה תצורפנה לחוזה בעתיד, מוסכם בין הצדדים שכל שאלה שתתעורר עקב זאת, תיפתר בעת מהלך העבודה ע"י המפקח וכל הוראה שתינתן על ידו תיחשב כאילו פורטה בחוזה מראש. עוד מובהר כי האמור בסעיף זה כבר נכלל ע"י הצדדים במחיר הכולל כהגדרתו בסעיף 6 להלן, והקבלן לא יהיה זכאי לכל תמורה ו/או תשלום נוסף בקשר לכך.</w:t>
      </w:r>
    </w:p>
    <w:p w14:paraId="3994A067" w14:textId="77777777" w:rsidR="00E56613" w:rsidRPr="00E56613" w:rsidRDefault="00E56613" w:rsidP="00E56613">
      <w:pPr>
        <w:tabs>
          <w:tab w:val="num" w:pos="1366"/>
        </w:tabs>
        <w:spacing w:before="120" w:beforeAutospacing="0" w:after="0" w:afterAutospacing="0" w:line="240" w:lineRule="auto"/>
        <w:ind w:left="1224"/>
        <w:jc w:val="both"/>
        <w:outlineLvl w:val="2"/>
        <w:rPr>
          <w:rFonts w:ascii="David" w:eastAsia="Times New Roman" w:hAnsi="David" w:cs="David"/>
          <w:snapToGrid w:val="0"/>
          <w:sz w:val="26"/>
          <w:szCs w:val="24"/>
          <w:rtl/>
        </w:rPr>
      </w:pPr>
    </w:p>
    <w:p w14:paraId="15DA5DD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בסעיף 5.7.3 לעיל מוסכם ומובהר בזאת כי</w:t>
      </w:r>
      <w:r w:rsidRPr="00E56613">
        <w:rPr>
          <w:rFonts w:ascii="David" w:eastAsia="Times New Roman" w:hAnsi="David" w:cs="David"/>
          <w:b/>
          <w:i/>
          <w:snapToGrid w:val="0"/>
          <w:sz w:val="26"/>
          <w:szCs w:val="24"/>
          <w:rtl/>
        </w:rPr>
        <w:t xml:space="preserve"> המזמין לא יספק בכל מקרה מסמכי תכנון מפורט בקשר למפורט להלן, ועל הקבלן להעסיק מתכננים, על </w:t>
      </w:r>
      <w:r w:rsidRPr="00E56613">
        <w:rPr>
          <w:rFonts w:ascii="David" w:eastAsia="Times New Roman" w:hAnsi="David" w:cs="David"/>
          <w:snapToGrid w:val="0"/>
          <w:sz w:val="26"/>
          <w:szCs w:val="24"/>
          <w:rtl/>
        </w:rPr>
        <w:t xml:space="preserve">חשבונו ובאחריותו (שלא ייפסלו ע"י המזמין) ולהכין את התכנון </w:t>
      </w:r>
      <w:proofErr w:type="spellStart"/>
      <w:r w:rsidRPr="00E56613">
        <w:rPr>
          <w:rFonts w:ascii="David" w:eastAsia="Times New Roman" w:hAnsi="David" w:cs="David"/>
          <w:snapToGrid w:val="0"/>
          <w:sz w:val="26"/>
          <w:szCs w:val="24"/>
          <w:rtl/>
        </w:rPr>
        <w:t>והתכניות</w:t>
      </w:r>
      <w:proofErr w:type="spellEnd"/>
      <w:r w:rsidRPr="00E56613">
        <w:rPr>
          <w:rFonts w:ascii="David" w:eastAsia="Times New Roman" w:hAnsi="David" w:cs="David"/>
          <w:b/>
          <w:i/>
          <w:snapToGrid w:val="0"/>
          <w:sz w:val="26"/>
          <w:szCs w:val="24"/>
          <w:rtl/>
        </w:rPr>
        <w:t xml:space="preserve"> המפורטות בנספח 3.1.1.</w:t>
      </w:r>
    </w:p>
    <w:p w14:paraId="754FEE4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הקבלן מתחייב להגיש </w:t>
      </w:r>
      <w:proofErr w:type="spellStart"/>
      <w:r w:rsidRPr="00E56613">
        <w:rPr>
          <w:rFonts w:ascii="David" w:eastAsia="Times New Roman" w:hAnsi="David" w:cs="David"/>
          <w:snapToGrid w:val="0"/>
          <w:sz w:val="24"/>
          <w:szCs w:val="24"/>
          <w:rtl/>
        </w:rPr>
        <w:t>התכניות</w:t>
      </w:r>
      <w:proofErr w:type="spellEnd"/>
      <w:r w:rsidRPr="00E56613">
        <w:rPr>
          <w:rFonts w:ascii="David" w:eastAsia="Times New Roman" w:hAnsi="David" w:cs="David"/>
          <w:snapToGrid w:val="0"/>
          <w:sz w:val="24"/>
          <w:szCs w:val="24"/>
          <w:rtl/>
        </w:rPr>
        <w:t xml:space="preserve"> הנ"ל לאישור המזמין, המפקח והיועצים אשר רשאים לדרוש ביצוע תיקונים </w:t>
      </w:r>
      <w:proofErr w:type="spellStart"/>
      <w:r w:rsidRPr="00E56613">
        <w:rPr>
          <w:rFonts w:ascii="David" w:eastAsia="Times New Roman" w:hAnsi="David" w:cs="David"/>
          <w:snapToGrid w:val="0"/>
          <w:sz w:val="24"/>
          <w:szCs w:val="24"/>
          <w:rtl/>
        </w:rPr>
        <w:t>בתכניות</w:t>
      </w:r>
      <w:proofErr w:type="spellEnd"/>
      <w:r w:rsidRPr="00E56613">
        <w:rPr>
          <w:rFonts w:ascii="David" w:eastAsia="Times New Roman" w:hAnsi="David" w:cs="David"/>
          <w:snapToGrid w:val="0"/>
          <w:sz w:val="24"/>
          <w:szCs w:val="24"/>
          <w:rtl/>
        </w:rPr>
        <w:t xml:space="preserve"> וכן רשאים לפסול אלמנטים המוצעים ע"י הקבלן ו/או מי מטעמו והקבלן יישא באחריות המלאה והבלעדית בכל הכרוך </w:t>
      </w:r>
      <w:proofErr w:type="spellStart"/>
      <w:r w:rsidRPr="00E56613">
        <w:rPr>
          <w:rFonts w:ascii="David" w:eastAsia="Times New Roman" w:hAnsi="David" w:cs="David"/>
          <w:snapToGrid w:val="0"/>
          <w:sz w:val="24"/>
          <w:szCs w:val="24"/>
          <w:rtl/>
        </w:rPr>
        <w:t>בתכניות</w:t>
      </w:r>
      <w:proofErr w:type="spellEnd"/>
      <w:r w:rsidRPr="00E56613">
        <w:rPr>
          <w:rFonts w:ascii="David" w:eastAsia="Times New Roman" w:hAnsi="David" w:cs="David"/>
          <w:snapToGrid w:val="0"/>
          <w:sz w:val="24"/>
          <w:szCs w:val="24"/>
          <w:rtl/>
        </w:rPr>
        <w:t xml:space="preserve"> אלה. המתכננים יחתמו בפני רשויות התכנון כאחראים לתכנון ולביקורת ו/או כעורכי הבקשה בתחומם, ככל שיידרש ע"י המזמין.</w:t>
      </w:r>
    </w:p>
    <w:p w14:paraId="16760C51"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p>
    <w:p w14:paraId="49C33B2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רשאי להמציא לאישור מוקדם של המזמין ויועציו, מסמכי תכנון חלופיים לאלה שהומצאו לו. אין באמור כדי לגרוע מזכות המזמין ו/או יועציו שלא לאשר ו/או לאשר בתנאים, מסמכי תכנון חלופיים אלה.</w:t>
      </w:r>
    </w:p>
    <w:p w14:paraId="61C0CB5D"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3C468F3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באחריות הקבלן לוודא התאמה בין מסמכי התכנון של המתכננים והיועצים לבין עצמם לרבות בינם לבין </w:t>
      </w:r>
      <w:proofErr w:type="spellStart"/>
      <w:r w:rsidRPr="00E56613">
        <w:rPr>
          <w:rFonts w:ascii="David" w:eastAsia="Times New Roman" w:hAnsi="David" w:cs="David"/>
          <w:b/>
          <w:i/>
          <w:snapToGrid w:val="0"/>
          <w:sz w:val="26"/>
          <w:szCs w:val="24"/>
          <w:rtl/>
        </w:rPr>
        <w:t>התכניות</w:t>
      </w:r>
      <w:proofErr w:type="spellEnd"/>
      <w:r w:rsidRPr="00E56613">
        <w:rPr>
          <w:rFonts w:ascii="David" w:eastAsia="Times New Roman" w:hAnsi="David" w:cs="David"/>
          <w:b/>
          <w:i/>
          <w:snapToGrid w:val="0"/>
          <w:sz w:val="26"/>
          <w:szCs w:val="24"/>
          <w:rtl/>
        </w:rPr>
        <w:t xml:space="preserve"> שיוכנו באחריותו כאמור בסעיף 5.7.8 לעיל, בינם לבין ההיתר ותנאיו וכן בין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המכר המצורפות לחוזי המכר שבין המזמין לרוכשים לבין ההיתר </w:t>
      </w:r>
      <w:proofErr w:type="spellStart"/>
      <w:r w:rsidRPr="00E56613">
        <w:rPr>
          <w:rFonts w:ascii="David" w:eastAsia="Times New Roman" w:hAnsi="David" w:cs="David"/>
          <w:b/>
          <w:i/>
          <w:snapToGrid w:val="0"/>
          <w:sz w:val="26"/>
          <w:szCs w:val="24"/>
          <w:rtl/>
        </w:rPr>
        <w:t>והתכניות</w:t>
      </w:r>
      <w:proofErr w:type="spellEnd"/>
      <w:r w:rsidRPr="00E56613">
        <w:rPr>
          <w:rFonts w:ascii="David" w:eastAsia="Times New Roman" w:hAnsi="David" w:cs="David"/>
          <w:b/>
          <w:i/>
          <w:snapToGrid w:val="0"/>
          <w:sz w:val="26"/>
          <w:szCs w:val="24"/>
          <w:rtl/>
        </w:rPr>
        <w:t xml:space="preserve"> לביצוע. כל שינוי שיהיה צורך לבצע בשל אי התאמה בין </w:t>
      </w:r>
      <w:proofErr w:type="spellStart"/>
      <w:r w:rsidRPr="00E56613">
        <w:rPr>
          <w:rFonts w:ascii="David" w:eastAsia="Times New Roman" w:hAnsi="David" w:cs="David"/>
          <w:b/>
          <w:i/>
          <w:snapToGrid w:val="0"/>
          <w:sz w:val="26"/>
          <w:szCs w:val="24"/>
          <w:rtl/>
        </w:rPr>
        <w:t>התכניות</w:t>
      </w:r>
      <w:proofErr w:type="spellEnd"/>
      <w:r w:rsidRPr="00E56613">
        <w:rPr>
          <w:rFonts w:ascii="David" w:eastAsia="Times New Roman" w:hAnsi="David" w:cs="David"/>
          <w:b/>
          <w:i/>
          <w:snapToGrid w:val="0"/>
          <w:sz w:val="26"/>
          <w:szCs w:val="24"/>
          <w:rtl/>
        </w:rPr>
        <w:t xml:space="preserve"> כאמור לבין עצמן יחול על הקבלן. באחריות הקבלן לתאם התכנון שלו מול כל מתכנני ויועצי המזמין ואלה של הרשויות הרלוונטיות.</w:t>
      </w:r>
    </w:p>
    <w:p w14:paraId="79F1286A"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4"/>
          <w:szCs w:val="24"/>
        </w:rPr>
      </w:pPr>
    </w:p>
    <w:p w14:paraId="33A858E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לקבלן רשות להשתמש במסמכי התכנון לצורך אחר פרט לשם ביצוע העבודות עפ"י החוזה.</w:t>
      </w:r>
    </w:p>
    <w:p w14:paraId="5C6678A4"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622F21A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על אף האמור בסעיף 5.7 לעיל, לבצוע העבודות ישמשו מסמכי התכנון אך ורק אם נשאו חותמת "לבצוע" של המפקח או נציג המזמין במידה ולא מונה, שכן מסמכי התכנון שצורפו כנספחים לחוזה הינם עקרוניים בלבד. קיבל הקבלן מסמכי תכנון שאינם נושאים חותמת "לבצוע", עליו להפנות מיד תשומת לב המפקח לכך ולנהוג לפי הוראותיו.</w:t>
      </w:r>
    </w:p>
    <w:p w14:paraId="452B5AC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להעביר לאישור המזמין פרטי כל קבלני המשנה עד לא יאוחר מ-3 חודשים ממועד צו התחלת עבודה, ולהתקשר עם הקבלנים ו/או הספקים הממונים שיימסרו לו ע"י המזמין לביצוע מטבחים, אספקת ריצוף, חיפויים, כלים סניטריים וברזים, דלתות כניסה ודלתות פנים בדירות. המזמין רשאי להורות לקבלן להתקשר עם אחד, שנים או שלושה קבלני משנה ו/או ספקים בכל תחום. אין באמור לגרוע מזכות המזמין כמפורט בסעיף 19.16 להלן.</w:t>
      </w:r>
    </w:p>
    <w:p w14:paraId="2B46BDA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ממונה</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בטיחות </w:t>
      </w:r>
      <w:r w:rsidRPr="00E56613">
        <w:rPr>
          <w:rFonts w:ascii="David" w:eastAsia="Times New Roman" w:hAnsi="David" w:cs="David" w:hint="cs"/>
          <w:b/>
          <w:i/>
          <w:snapToGrid w:val="0"/>
          <w:sz w:val="26"/>
          <w:szCs w:val="24"/>
          <w:rtl/>
        </w:rPr>
        <w:t xml:space="preserve">בעבודה באתר וזאת ע"פ דרישות מפקח עבודה אזורי.  אישור מינוי מפקח עבודה אזורי על היקף פעילות ממונה הבטיחות באתר יועבר לידי המזמין עם הגשת חשבון ראשון וזאת </w:t>
      </w:r>
      <w:r w:rsidRPr="00E56613">
        <w:rPr>
          <w:rFonts w:ascii="David" w:eastAsia="Times New Roman" w:hAnsi="David" w:cs="David"/>
          <w:b/>
          <w:i/>
          <w:snapToGrid w:val="0"/>
          <w:sz w:val="26"/>
          <w:szCs w:val="24"/>
          <w:rtl/>
        </w:rPr>
        <w:t xml:space="preserve">על פי תקנות ארגון הפיקוח על העבודה (ממונים על הבטיחות) תשנ"ו 1996 (להלן בהתאמה: </w:t>
      </w:r>
      <w:r w:rsidRPr="00E56613">
        <w:rPr>
          <w:rFonts w:ascii="David" w:eastAsia="Times New Roman" w:hAnsi="David" w:cs="David"/>
          <w:bCs/>
          <w:i/>
          <w:snapToGrid w:val="0"/>
          <w:sz w:val="26"/>
          <w:szCs w:val="24"/>
          <w:rtl/>
        </w:rPr>
        <w:t>"הממונה על הבטיחות"</w:t>
      </w:r>
      <w:r w:rsidRPr="00E56613">
        <w:rPr>
          <w:rFonts w:ascii="David" w:eastAsia="Times New Roman" w:hAnsi="David" w:cs="David"/>
          <w:b/>
          <w:i/>
          <w:snapToGrid w:val="0"/>
          <w:sz w:val="26"/>
          <w:szCs w:val="24"/>
          <w:rtl/>
        </w:rPr>
        <w:t>, "</w:t>
      </w:r>
      <w:r w:rsidRPr="00E56613">
        <w:rPr>
          <w:rFonts w:ascii="David" w:eastAsia="Times New Roman" w:hAnsi="David" w:cs="David"/>
          <w:bCs/>
          <w:i/>
          <w:snapToGrid w:val="0"/>
          <w:sz w:val="26"/>
          <w:szCs w:val="24"/>
          <w:rtl/>
        </w:rPr>
        <w:t>התקנות</w:t>
      </w:r>
      <w:r w:rsidRPr="00E56613">
        <w:rPr>
          <w:rFonts w:ascii="David" w:eastAsia="Times New Roman" w:hAnsi="David" w:cs="David"/>
          <w:b/>
          <w:i/>
          <w:snapToGrid w:val="0"/>
          <w:sz w:val="26"/>
          <w:szCs w:val="24"/>
          <w:rtl/>
        </w:rPr>
        <w:t xml:space="preserve">"). </w:t>
      </w:r>
    </w:p>
    <w:p w14:paraId="53E70B22"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4"/>
          <w:szCs w:val="24"/>
          <w:rtl/>
        </w:rPr>
        <w:t xml:space="preserve">להסרת ספקות יובהר כי הקבלן יהא אחראי בלעדית למינויו ולכל עניין הכרוך בהפעלתו ובפעולתו על פי התקנות ועפ"י כל דין, של ממונה על הבטיחות מטעם מבצע בניה כהגדרתו בתקנות וזאת על חשבונו של הקבלן בלבד. </w:t>
      </w:r>
    </w:p>
    <w:p w14:paraId="61A2F22A"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ולרשויות בדבר מינויו ו/או החלפתו עפ"י דין של ממונה על הבטיחות, בדבר קבלת אישור על פי דין למינוי וכן ידווח הקבלן למזמין בדבר כל עניין אחר הכרוך בממונה על הבטיחות.</w:t>
      </w:r>
    </w:p>
    <w:p w14:paraId="433114CB"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 xml:space="preserve">הקבלן יהיה אחראי לכל נזק אשר יגרם למזמין בגין הפרת התחייבויותיו של הקבלן </w:t>
      </w:r>
      <w:proofErr w:type="spellStart"/>
      <w:r w:rsidRPr="00E56613">
        <w:rPr>
          <w:rFonts w:ascii="David" w:eastAsia="Times New Roman" w:hAnsi="David" w:cs="David"/>
          <w:snapToGrid w:val="0"/>
          <w:sz w:val="24"/>
          <w:szCs w:val="24"/>
          <w:rtl/>
        </w:rPr>
        <w:t>כדלעיל</w:t>
      </w:r>
      <w:proofErr w:type="spellEnd"/>
      <w:r w:rsidRPr="00E56613">
        <w:rPr>
          <w:rFonts w:ascii="David" w:eastAsia="Times New Roman" w:hAnsi="David" w:cs="David"/>
          <w:snapToGrid w:val="0"/>
          <w:sz w:val="24"/>
          <w:szCs w:val="24"/>
          <w:rtl/>
        </w:rPr>
        <w:t>.</w:t>
      </w:r>
    </w:p>
    <w:p w14:paraId="4CF779ED"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הממונה על הבטיחות יחתום לפי דרישת המזמין על כל מסמך שיידרש ע"י הרשויות לשם דיווח בדבר מינויו.</w:t>
      </w:r>
    </w:p>
    <w:p w14:paraId="4D0D4C3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 xml:space="preserve">הקבלן ידאג להעברת הצהרה חתומה ע"י הממונה על הבטיחות בדבר היעדר יחסי עובד מעביד בינו לבין המזמין בנוסח </w:t>
      </w:r>
      <w:proofErr w:type="spellStart"/>
      <w:r w:rsidRPr="00E56613">
        <w:rPr>
          <w:rFonts w:ascii="David" w:eastAsia="Times New Roman" w:hAnsi="David" w:cs="David"/>
          <w:b/>
          <w:i/>
          <w:snapToGrid w:val="0"/>
          <w:sz w:val="24"/>
          <w:szCs w:val="24"/>
          <w:rtl/>
        </w:rPr>
        <w:t>המצ"ב</w:t>
      </w:r>
      <w:proofErr w:type="spellEnd"/>
      <w:r w:rsidRPr="00E56613">
        <w:rPr>
          <w:rFonts w:ascii="David" w:eastAsia="Times New Roman" w:hAnsi="David" w:cs="David"/>
          <w:b/>
          <w:i/>
          <w:snapToGrid w:val="0"/>
          <w:sz w:val="24"/>
          <w:szCs w:val="24"/>
          <w:rtl/>
        </w:rPr>
        <w:t xml:space="preserve"> כנספח 3.1.19 לחוזה זה.</w:t>
      </w:r>
    </w:p>
    <w:p w14:paraId="1230DE8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77D4A126" w14:textId="77777777" w:rsidR="00E56613" w:rsidRPr="00E56613" w:rsidRDefault="00E56613" w:rsidP="00E56613">
      <w:pPr>
        <w:spacing w:before="0" w:beforeAutospacing="0" w:after="0" w:afterAutospacing="0" w:line="240" w:lineRule="auto"/>
        <w:ind w:left="964"/>
        <w:jc w:val="both"/>
        <w:rPr>
          <w:rFonts w:ascii="Times New Roman" w:eastAsia="Times New Roman" w:hAnsi="Times New Roman" w:cs="David"/>
          <w:sz w:val="24"/>
          <w:szCs w:val="24"/>
        </w:rPr>
      </w:pPr>
      <w:r w:rsidRPr="00E56613">
        <w:rPr>
          <w:rFonts w:ascii="Times New Roman" w:eastAsia="Times New Roman" w:hAnsi="Times New Roman" w:cs="David"/>
          <w:sz w:val="24"/>
          <w:szCs w:val="24"/>
          <w:rtl/>
        </w:rPr>
        <w:t xml:space="preserve">מבלי לגרוע מהאמור לעיל, ובנוסף לכל המינויים החלים על הקבלן על פי הוראות סעיף 5 זה, </w:t>
      </w:r>
      <w:r w:rsidRPr="00E56613">
        <w:rPr>
          <w:rFonts w:ascii="Times New Roman" w:eastAsia="Times New Roman" w:hAnsi="Times New Roman" w:cs="David" w:hint="cs"/>
          <w:sz w:val="24"/>
          <w:szCs w:val="24"/>
          <w:rtl/>
        </w:rPr>
        <w:t>רשאי המזמין</w:t>
      </w:r>
      <w:r w:rsidRPr="00E56613">
        <w:rPr>
          <w:rFonts w:ascii="Times New Roman" w:eastAsia="Times New Roman" w:hAnsi="Times New Roman" w:cs="David"/>
          <w:sz w:val="24"/>
          <w:szCs w:val="24"/>
          <w:rtl/>
        </w:rPr>
        <w:t xml:space="preserve"> להתקשר עם </w:t>
      </w:r>
      <w:r w:rsidRPr="00E56613">
        <w:rPr>
          <w:rFonts w:ascii="Times New Roman" w:eastAsia="Times New Roman" w:hAnsi="Times New Roman" w:cs="David" w:hint="cs"/>
          <w:sz w:val="24"/>
          <w:szCs w:val="24"/>
          <w:rtl/>
        </w:rPr>
        <w:t>מנהל</w:t>
      </w:r>
      <w:r w:rsidRPr="00E56613">
        <w:rPr>
          <w:rFonts w:ascii="Times New Roman" w:eastAsia="Times New Roman" w:hAnsi="Times New Roman" w:cs="David"/>
          <w:sz w:val="24"/>
          <w:szCs w:val="24"/>
          <w:rtl/>
        </w:rPr>
        <w:t xml:space="preserve"> בטיחות(להלן: "</w:t>
      </w:r>
      <w:r w:rsidRPr="00E56613">
        <w:rPr>
          <w:rFonts w:ascii="Times New Roman" w:eastAsia="Times New Roman" w:hAnsi="Times New Roman" w:cs="David"/>
          <w:b/>
          <w:bCs/>
          <w:sz w:val="24"/>
          <w:szCs w:val="24"/>
          <w:rtl/>
        </w:rPr>
        <w:t>יועץ הבטיחות</w:t>
      </w:r>
      <w:r w:rsidRPr="00E56613">
        <w:rPr>
          <w:rFonts w:ascii="Times New Roman" w:eastAsia="Times New Roman" w:hAnsi="Times New Roman" w:cs="David"/>
          <w:sz w:val="24"/>
          <w:szCs w:val="24"/>
          <w:rtl/>
        </w:rPr>
        <w:t xml:space="preserve">"), </w:t>
      </w:r>
      <w:r w:rsidRPr="00E56613">
        <w:rPr>
          <w:rFonts w:ascii="Times New Roman" w:eastAsia="Times New Roman" w:hAnsi="Times New Roman" w:cs="David" w:hint="cs"/>
          <w:sz w:val="24"/>
          <w:szCs w:val="24"/>
          <w:rtl/>
        </w:rPr>
        <w:t xml:space="preserve">מטעמו </w:t>
      </w:r>
      <w:r w:rsidRPr="00E56613">
        <w:rPr>
          <w:rFonts w:ascii="Times New Roman" w:eastAsia="Times New Roman" w:hAnsi="Times New Roman" w:cs="David"/>
          <w:sz w:val="24"/>
          <w:szCs w:val="24"/>
          <w:rtl/>
        </w:rPr>
        <w:t>לצורך ביצוע פיקוח עליון על הבטיחות באתר ומתן חוות דעת מקצועית בנושא. על הקבלן לפעול בהתאם לדו"חות אשר יופקו על ידי יועץ הבטיחות החיצוני.</w:t>
      </w:r>
    </w:p>
    <w:p w14:paraId="3337280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6607DD93"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6CC375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 xml:space="preserve">מבלי לגרוע מן האמור בחוזה זה מתחייב הקבלן למנות אחראי/ים לביקורת כמובנו על פי תקנות התכנון והבניה (בקשה להיתר, תנאיו ואגרות), </w:t>
      </w:r>
      <w:proofErr w:type="spellStart"/>
      <w:r w:rsidRPr="00E56613">
        <w:rPr>
          <w:rFonts w:ascii="David" w:eastAsia="Times New Roman" w:hAnsi="David" w:cs="David"/>
          <w:bCs/>
          <w:i/>
          <w:snapToGrid w:val="0"/>
          <w:sz w:val="26"/>
          <w:szCs w:val="24"/>
          <w:u w:val="single"/>
          <w:rtl/>
        </w:rPr>
        <w:t>התש"ל</w:t>
      </w:r>
      <w:proofErr w:type="spellEnd"/>
      <w:r w:rsidRPr="00E56613">
        <w:rPr>
          <w:rFonts w:ascii="David" w:eastAsia="Times New Roman" w:hAnsi="David" w:cs="David"/>
          <w:bCs/>
          <w:i/>
          <w:snapToGrid w:val="0"/>
          <w:sz w:val="26"/>
          <w:szCs w:val="24"/>
          <w:u w:val="single"/>
          <w:rtl/>
        </w:rPr>
        <w:t xml:space="preserve"> - 1970 (להלן בהתאמה: "האחראי על הביקורת", "תקנות התכנון"). </w:t>
      </w:r>
    </w:p>
    <w:p w14:paraId="7374678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המזמין לא יתנגד, בכפיפה לקבלת אישור העירייה, קבלת כל אישור על פי דין ובכפיפה לקיום כל הוראות תקנות התכנון, כי אותו אדם ישמש כאחראי על הביקורת ו/או על הביצוע מטעם הקבלן.</w:t>
      </w:r>
    </w:p>
    <w:p w14:paraId="53B5E06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ידווח למזמין בדבר מינויו של האחראי על הביקורת, בדבר קבלת אישור על פי דין למיני וכן ידווח הקבלן למזמין בדבר כל עניין אחר הכרוך באחראי על הביקורת לרבות הליכים הקשורים בהחלפתו עפ"י דין.</w:t>
      </w:r>
    </w:p>
    <w:p w14:paraId="036F524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 xml:space="preserve">הקבלן יהיה אחראי לכל נזק אשר יגרם למזמין בגין הפרת התחייבויותיו של הקבלן </w:t>
      </w:r>
      <w:proofErr w:type="spellStart"/>
      <w:r w:rsidRPr="00E56613">
        <w:rPr>
          <w:rFonts w:ascii="David" w:eastAsia="Times New Roman" w:hAnsi="David" w:cs="David"/>
          <w:bCs/>
          <w:i/>
          <w:snapToGrid w:val="0"/>
          <w:sz w:val="24"/>
          <w:szCs w:val="24"/>
          <w:u w:val="single"/>
          <w:rtl/>
        </w:rPr>
        <w:t>כדלעיל</w:t>
      </w:r>
      <w:proofErr w:type="spellEnd"/>
      <w:r w:rsidRPr="00E56613">
        <w:rPr>
          <w:rFonts w:ascii="David" w:eastAsia="Times New Roman" w:hAnsi="David" w:cs="David"/>
          <w:bCs/>
          <w:i/>
          <w:snapToGrid w:val="0"/>
          <w:sz w:val="24"/>
          <w:szCs w:val="24"/>
          <w:u w:val="single"/>
          <w:rtl/>
        </w:rPr>
        <w:t>.</w:t>
      </w:r>
    </w:p>
    <w:p w14:paraId="60B4F6E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האחראי על הביקורת יחתום לפי דרישת המזמין על כל מסמך שיידרש ע"י הרשויות לשם דיווח בדבר מינויו.</w:t>
      </w:r>
    </w:p>
    <w:p w14:paraId="19705508"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057AE35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מן האמור בחוזה זה מתחייב הקבלן למנות אחראי על ביצוע השלד כמובנו על פי תקנות התכנון (להלן: </w:t>
      </w:r>
      <w:r w:rsidRPr="00E56613">
        <w:rPr>
          <w:rFonts w:ascii="David" w:eastAsia="Times New Roman" w:hAnsi="David" w:cs="David"/>
          <w:bCs/>
          <w:i/>
          <w:snapToGrid w:val="0"/>
          <w:sz w:val="26"/>
          <w:szCs w:val="24"/>
          <w:rtl/>
        </w:rPr>
        <w:t>"האחראי על ביצוע השלד"</w:t>
      </w:r>
      <w:r w:rsidRPr="00E56613">
        <w:rPr>
          <w:rFonts w:ascii="David" w:eastAsia="Times New Roman" w:hAnsi="David" w:cs="David"/>
          <w:b/>
          <w:i/>
          <w:snapToGrid w:val="0"/>
          <w:sz w:val="26"/>
          <w:szCs w:val="24"/>
          <w:rtl/>
        </w:rPr>
        <w:t>).</w:t>
      </w:r>
    </w:p>
    <w:p w14:paraId="566FFC0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להסרת ספקות יובהר כי הקבלן יהא אחראי בלעדית למינויו ולכל עניין הכרוך בהפעלתו ובפעולתו על פי תקנות התכנון ועפ"י כל דין, של האחראי על ביצוע השלד, וזאת על חשבונו של הקבלן בלבד.</w:t>
      </w:r>
    </w:p>
    <w:p w14:paraId="2124BC0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בדבר מינויו של האחראי על ביצוע השלד, בדבר קבלת אישור על פי דין למינוי וכן ידווח הקבלן למזמין בדבר כל עניין אחר הכרוך באחראי על ביצוע השלד לרבות בהליכים הקשורים בהחלפתו עפ"י דין.</w:t>
      </w:r>
    </w:p>
    <w:p w14:paraId="194E8C2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הקבלן יהיה אחראי לכל נזק אשר יגרם למזמין בגין הפרת התחייבויותיו של הקבלן </w:t>
      </w:r>
      <w:proofErr w:type="spellStart"/>
      <w:r w:rsidRPr="00E56613">
        <w:rPr>
          <w:rFonts w:ascii="David" w:eastAsia="Times New Roman" w:hAnsi="David" w:cs="David"/>
          <w:snapToGrid w:val="0"/>
          <w:sz w:val="24"/>
          <w:szCs w:val="24"/>
          <w:rtl/>
        </w:rPr>
        <w:t>כדלעיל</w:t>
      </w:r>
      <w:proofErr w:type="spellEnd"/>
      <w:r w:rsidRPr="00E56613">
        <w:rPr>
          <w:rFonts w:ascii="David" w:eastAsia="Times New Roman" w:hAnsi="David" w:cs="David"/>
          <w:snapToGrid w:val="0"/>
          <w:sz w:val="24"/>
          <w:szCs w:val="24"/>
          <w:rtl/>
        </w:rPr>
        <w:t>.</w:t>
      </w:r>
    </w:p>
    <w:p w14:paraId="7563505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האחראי על ביצוע השלד יחתום לפי דרישת המזמין על כל מסמך שיידרש ע"י הרשויות לשם דיווח בדבר מינויו.</w:t>
      </w:r>
    </w:p>
    <w:p w14:paraId="7E0DFED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9F61A8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trike/>
          <w:snapToGrid w:val="0"/>
          <w:sz w:val="24"/>
          <w:szCs w:val="24"/>
          <w:rtl/>
        </w:rPr>
      </w:pPr>
    </w:p>
    <w:p w14:paraId="71639AB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הינו אחראי בלעדית, על חשבונו, להתאמת העבודות לתקנים ישראליים (בין שהוכרו כ"תקן רשמי" ובין שלא) ולדרישות המפרט הכללי, וכן אחראי כאמור להשגת כל האישורים ו/או הרישיונות ו/או ההיתרים הדרושים לצורך ביצוע העבודות מכל רשות מוסמכת, לרבות אך לא רק הרשות המקומית על כל מחלקותיה, הועדה המקומית לתכנון ובניה, משרד הבריאות, חברת החשמל, בזק, משטרה, מקורות, רשות הגנים הלאומיים, רשות שמורות הטבע, רשויות ניקוז, רשות העתיקות, קק"ל, מע"צ, רשות הנמלים והרכבות וכל רשות מוסמכת אחרת ויישום כל דרישותיהן ודרישות כל דין. על אף האמור לעיל, האחריות לקבלת היתר בניה חלה על המזמין. בכל מקרה יהיה הקבלן אחראי בלעדית להשגת כל אישור ו/או היתר שיידרש לצורך שימוש כלשהו בשטחים </w:t>
      </w:r>
      <w:r w:rsidRPr="00E56613">
        <w:rPr>
          <w:rFonts w:ascii="David" w:eastAsia="Times New Roman" w:hAnsi="David" w:cs="David"/>
          <w:b/>
          <w:i/>
          <w:snapToGrid w:val="0"/>
          <w:sz w:val="26"/>
          <w:szCs w:val="24"/>
          <w:rtl/>
        </w:rPr>
        <w:lastRenderedPageBreak/>
        <w:t xml:space="preserve">שמחוץ לאתר לרבות דרכים, דרכים זמניות, שימוש בשטחים ציבוריים פתוחים ויישא בכל העלויות הכרוכות בכך. </w:t>
      </w:r>
    </w:p>
    <w:p w14:paraId="1532F57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יבדוק את מסמכי התכנון וכן כל מסמך המתייחס לקבלנים אחרים (להלן - "</w:t>
      </w:r>
      <w:r w:rsidRPr="00E56613">
        <w:rPr>
          <w:rFonts w:ascii="David" w:eastAsia="Times New Roman" w:hAnsi="David" w:cs="David"/>
          <w:bCs/>
          <w:i/>
          <w:snapToGrid w:val="0"/>
          <w:sz w:val="26"/>
          <w:szCs w:val="24"/>
          <w:rtl/>
        </w:rPr>
        <w:t>מסמכי הפרויקט</w:t>
      </w:r>
      <w:r w:rsidRPr="00E56613">
        <w:rPr>
          <w:rFonts w:ascii="David" w:eastAsia="Times New Roman" w:hAnsi="David" w:cs="David"/>
          <w:b/>
          <w:i/>
          <w:snapToGrid w:val="0"/>
          <w:sz w:val="26"/>
          <w:szCs w:val="24"/>
          <w:rtl/>
        </w:rPr>
        <w:t>") ויביא לתשומת לב המפקח כל אי התאמה, או סתירה, בין אלה לבין עצמם או/וגם בין איזה מהם לבין נתונים אחרים הקשורים לעבודות, לרבות ההיתר והוראות כל דין או כל טעות או השמטה בהם אשר ניתן לגלותם בבדיקה סבירה על ידי בעל מקצוע מעולה. הקבלן מתחייב להודיע למפקח מיד על כל אי התאמה, סתירה, טעות או השמטה כאמור ולנהוג לפי הוראות המפקח ובהתאם לחוק מכר (דירות).</w:t>
      </w:r>
    </w:p>
    <w:p w14:paraId="5F0066E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תוצא לפועל עבודה כלשהי על יסוד מסמך הכולל אי התאמה, סתירה, טעות או השמטה כאמור מבלי שהתגלה אותו פגם, יהיה על הקבלן לשאת בכל ההוצאות שידרשו לשם ביצוע העבודה באופן נאות. המפקח יכריע בלעדית בכל הנוגע לעניינים שפסקה זו מתייחסת אליהם.</w:t>
      </w:r>
    </w:p>
    <w:p w14:paraId="2D7838A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8225A3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יביא לתשומת לב המפקח כל הסתייגות שיש לו מהתכנון ומההוראות הכלולות בנספחים ו/או מאלה שיקבל במהלך העבודות, ומהתוצאות הצפויות מביצוען. הסתייגות כאמור תיעשה סמוך לקבלת התכנון, הנספחים או ההוראות ובמידה ולא תימסר למפקח כאמור, תוך 14 ימים בכתב, יחשב הקבלן כמאשר הסכמתו להן.</w:t>
      </w:r>
    </w:p>
    <w:p w14:paraId="58EC2AB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הינו ערוך לביצוע העבודות, בין היתר, גם במערכת ניהול ותיאום פרויקטים באמצעות האינטרנט, כדוגמת "</w:t>
      </w:r>
      <w:r w:rsidRPr="00E56613">
        <w:rPr>
          <w:rFonts w:ascii="David" w:eastAsia="Times New Roman" w:hAnsi="David" w:cs="David"/>
          <w:b/>
          <w:i/>
          <w:snapToGrid w:val="0"/>
          <w:sz w:val="26"/>
          <w:szCs w:val="24"/>
        </w:rPr>
        <w:t>view</w:t>
      </w:r>
      <w:r w:rsidRPr="00E56613">
        <w:rPr>
          <w:rFonts w:ascii="David" w:eastAsia="Times New Roman" w:hAnsi="David" w:cs="David"/>
          <w:b/>
          <w:i/>
          <w:snapToGrid w:val="0"/>
          <w:sz w:val="26"/>
          <w:szCs w:val="24"/>
          <w:rtl/>
        </w:rPr>
        <w:t xml:space="preserve">@" של </w:t>
      </w:r>
      <w:proofErr w:type="spellStart"/>
      <w:r w:rsidRPr="00E56613">
        <w:rPr>
          <w:rFonts w:ascii="David" w:eastAsia="Times New Roman" w:hAnsi="David" w:cs="David"/>
          <w:b/>
          <w:i/>
          <w:snapToGrid w:val="0"/>
          <w:sz w:val="26"/>
          <w:szCs w:val="24"/>
          <w:rtl/>
        </w:rPr>
        <w:t>רמדור</w:t>
      </w:r>
      <w:proofErr w:type="spellEnd"/>
      <w:r w:rsidRPr="00E56613">
        <w:rPr>
          <w:rFonts w:ascii="David" w:eastAsia="Times New Roman" w:hAnsi="David" w:cs="David"/>
          <w:b/>
          <w:i/>
          <w:snapToGrid w:val="0"/>
          <w:sz w:val="26"/>
          <w:szCs w:val="24"/>
          <w:rtl/>
        </w:rPr>
        <w:t xml:space="preserve"> או אחרת המאושרת ע"י המזמין וכן במערכת ניהול דירות כדוגמת "</w:t>
      </w:r>
      <w:proofErr w:type="spellStart"/>
      <w:r w:rsidRPr="00E56613">
        <w:rPr>
          <w:rFonts w:ascii="David" w:eastAsia="Times New Roman" w:hAnsi="David" w:cs="David"/>
          <w:b/>
          <w:i/>
          <w:snapToGrid w:val="0"/>
          <w:sz w:val="26"/>
          <w:szCs w:val="24"/>
          <w:rtl/>
        </w:rPr>
        <w:t>אדג'י</w:t>
      </w:r>
      <w:proofErr w:type="spellEnd"/>
      <w:r w:rsidRPr="00E56613">
        <w:rPr>
          <w:rFonts w:ascii="David" w:eastAsia="Times New Roman" w:hAnsi="David" w:cs="David"/>
          <w:b/>
          <w:i/>
          <w:snapToGrid w:val="0"/>
          <w:sz w:val="26"/>
          <w:szCs w:val="24"/>
          <w:rtl/>
        </w:rPr>
        <w:t>" או אחרת המאושרת על ידי המזמין, ויפעל במערכות אלו ללא כל תמורה נוספת.</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מובהר בזאת שמערכת זו נועדה לשרת גם את הקבלן וגם את </w:t>
      </w:r>
      <w:proofErr w:type="spellStart"/>
      <w:r w:rsidRPr="00E56613">
        <w:rPr>
          <w:rFonts w:ascii="David" w:eastAsia="Times New Roman" w:hAnsi="David" w:cs="David"/>
          <w:b/>
          <w:i/>
          <w:snapToGrid w:val="0"/>
          <w:sz w:val="26"/>
          <w:szCs w:val="24"/>
          <w:rtl/>
        </w:rPr>
        <w:t>הייזם</w:t>
      </w:r>
      <w:proofErr w:type="spellEnd"/>
      <w:r w:rsidRPr="00E56613">
        <w:rPr>
          <w:rFonts w:ascii="David" w:eastAsia="Times New Roman" w:hAnsi="David" w:cs="David"/>
          <w:b/>
          <w:i/>
          <w:snapToGrid w:val="0"/>
          <w:sz w:val="26"/>
          <w:szCs w:val="24"/>
          <w:rtl/>
        </w:rPr>
        <w:t xml:space="preserve"> </w:t>
      </w:r>
      <w:proofErr w:type="spellStart"/>
      <w:r w:rsidRPr="00E56613">
        <w:rPr>
          <w:rFonts w:ascii="David" w:eastAsia="Times New Roman" w:hAnsi="David" w:cs="David"/>
          <w:b/>
          <w:i/>
          <w:snapToGrid w:val="0"/>
          <w:sz w:val="26"/>
          <w:szCs w:val="24"/>
          <w:rtl/>
        </w:rPr>
        <w:t>ולייזם</w:t>
      </w:r>
      <w:proofErr w:type="spellEnd"/>
      <w:r w:rsidRPr="00E56613">
        <w:rPr>
          <w:rFonts w:ascii="David" w:eastAsia="Times New Roman" w:hAnsi="David" w:cs="David"/>
          <w:b/>
          <w:i/>
          <w:snapToGrid w:val="0"/>
          <w:sz w:val="26"/>
          <w:szCs w:val="24"/>
          <w:rtl/>
        </w:rPr>
        <w:t xml:space="preserve"> תהיה זכות לנהל את כל המידע במערכת בכפוף לעדכון הקבלן. וכן כל המידע אשמור במערכת יוגדר קניינו של היזם</w:t>
      </w:r>
      <w:r w:rsidRPr="00E56613">
        <w:rPr>
          <w:rFonts w:ascii="David" w:eastAsia="Times New Roman" w:hAnsi="David" w:cs="Arial" w:hint="cs"/>
          <w:b/>
          <w:i/>
          <w:snapToGrid w:val="0"/>
          <w:sz w:val="26"/>
          <w:szCs w:val="24"/>
          <w:rtl/>
        </w:rPr>
        <w:t>.</w:t>
      </w:r>
    </w:p>
    <w:p w14:paraId="772F07B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יבצע את העבודות בהתאם להוראות כל דין. הקבלן מודע ומסכים לכך שלא יהא רשאי לתבוע בגין טענת אי ידיעת הדין ו/או בגין ציות לדין.</w:t>
      </w:r>
      <w:r w:rsidRPr="00E56613">
        <w:rPr>
          <w:rFonts w:ascii="David" w:eastAsia="Times New Roman" w:hAnsi="David" w:cs="David"/>
          <w:b/>
          <w:i/>
          <w:snapToGrid w:val="0"/>
          <w:sz w:val="24"/>
          <w:szCs w:val="24"/>
          <w:rtl/>
        </w:rPr>
        <w:t xml:space="preserve"> </w:t>
      </w:r>
      <w:r w:rsidRPr="00E56613">
        <w:rPr>
          <w:rFonts w:ascii="David" w:eastAsia="Times New Roman" w:hAnsi="David" w:cs="David"/>
          <w:b/>
          <w:i/>
          <w:snapToGrid w:val="0"/>
          <w:sz w:val="26"/>
          <w:szCs w:val="24"/>
          <w:rtl/>
        </w:rPr>
        <w:t xml:space="preserve">במקרה ויתגלו באתר עתיקות כמשמעותן בפקודת העתיקות או בכל דין בדבר עתיקות שיהיה בתוקף מזמן לזמן, או חפצים אחרים כלשהם בעלי ערך גיאולוגי או ארכיאולוגי, ינקוט הקבלן באמצעי זהירות מתאימים למניעת הפגיעה בהם או הזזתם. מיד לאחר גלוי החפץ ולפני </w:t>
      </w:r>
      <w:proofErr w:type="spellStart"/>
      <w:r w:rsidRPr="00E56613">
        <w:rPr>
          <w:rFonts w:ascii="David" w:eastAsia="Times New Roman" w:hAnsi="David" w:cs="David"/>
          <w:b/>
          <w:i/>
          <w:snapToGrid w:val="0"/>
          <w:sz w:val="26"/>
          <w:szCs w:val="24"/>
          <w:rtl/>
        </w:rPr>
        <w:t>הזזתו</w:t>
      </w:r>
      <w:proofErr w:type="spellEnd"/>
      <w:r w:rsidRPr="00E56613">
        <w:rPr>
          <w:rFonts w:ascii="David" w:eastAsia="Times New Roman" w:hAnsi="David" w:cs="David"/>
          <w:b/>
          <w:i/>
          <w:snapToGrid w:val="0"/>
          <w:sz w:val="26"/>
          <w:szCs w:val="24"/>
          <w:rtl/>
        </w:rPr>
        <w:t xml:space="preserve"> ממקומו יודיע למפקח על התגלית, ויקיים את הוראות הדין בדבר עתיקות. הוצאות ממשיות בפועל בגין הוצאת העתיקות יחולו על המזמין.</w:t>
      </w:r>
    </w:p>
    <w:p w14:paraId="6248E16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תהיה לו כל טענה ו/או דרישה ו/או תביעה כלפי המזמין בגין כל עיכוב שיגרם בביצוע העבודות בשל מניעה כלשהי בביצוע העבודות שמקורה הוראת רשות מוסמכת לרבות אך לא רק בשל גילוי עתיקות באתר, אף אם יגרמו לו נזקים והוצאות בגין עיכוב כאמור.</w:t>
      </w:r>
    </w:p>
    <w:p w14:paraId="20FB530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עוד יבצע עבודות בפרויקט וישתמש לצורך כך בשטחים משותפים, ו/או מערכות משותפות, שנמסרו או עתידים להימסר לרוכשים, יישא בתשלום בגין הוצאות מים, חשמל, ניקיון, אחזקת מעליות וכד', לפי קביעת המזמין.</w:t>
      </w:r>
    </w:p>
    <w:p w14:paraId="64AD18F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ימסור את העבודות כשהן מושלמות לשביעות רצון המזמין, המפקח והרוכשים והינו אחראי לטיב העבודות לרבות במשך תקופות הבדק והאחריות בהתאם לחוק המכר (דירות).</w:t>
      </w:r>
    </w:p>
    <w:p w14:paraId="5FA4C63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יכין, על חשבונו, ספר הוראות תחזוקה ושימוש כאמור בסעיף 27.2.6 להלן וימסור אותו למזמין ולרוכשים עד מועד מסירת הנכס ובכפוף להוראות חוק המכר (דירות).</w:t>
      </w:r>
    </w:p>
    <w:p w14:paraId="4F5585DF" w14:textId="77777777" w:rsidR="00E56613" w:rsidRPr="00CE1CB0"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CE1CB0">
        <w:rPr>
          <w:rFonts w:ascii="David" w:eastAsia="Times New Roman" w:hAnsi="David" w:cs="David"/>
          <w:b/>
          <w:i/>
          <w:snapToGrid w:val="0"/>
          <w:sz w:val="24"/>
          <w:szCs w:val="24"/>
          <w:rtl/>
        </w:rPr>
        <w:t>ינהל מערך אבטחת איכות (</w:t>
      </w:r>
      <w:r w:rsidRPr="00CE1CB0">
        <w:rPr>
          <w:rFonts w:ascii="David" w:eastAsia="Times New Roman" w:hAnsi="David" w:cs="David"/>
          <w:b/>
          <w:i/>
          <w:snapToGrid w:val="0"/>
          <w:sz w:val="24"/>
          <w:szCs w:val="24"/>
        </w:rPr>
        <w:t>ISO</w:t>
      </w:r>
      <w:r w:rsidRPr="00CE1CB0">
        <w:rPr>
          <w:rFonts w:ascii="David" w:eastAsia="Times New Roman" w:hAnsi="David" w:cs="David"/>
          <w:b/>
          <w:i/>
          <w:snapToGrid w:val="0"/>
          <w:sz w:val="24"/>
          <w:szCs w:val="24"/>
          <w:rtl/>
        </w:rPr>
        <w:t>) ויציג מעת לעת, לבקשת המזמין, את רשימות התיוג.</w:t>
      </w:r>
    </w:p>
    <w:p w14:paraId="1EFD9DF2" w14:textId="77777777" w:rsidR="000206B7"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לקיים את הוראות חוק שוויון זכויות לאנשים עם מוגבלות, תשנ"ח-1998, וכן את תקנות שוויון זכויות לאנשים עם מוגבלות (התאמות נגישות לשירות), תשע"ג-2013.</w:t>
      </w:r>
      <w:r w:rsidR="000206B7" w:rsidRPr="00CE1CB0">
        <w:rPr>
          <w:rFonts w:ascii="David" w:eastAsia="Times New Roman" w:hAnsi="David" w:cs="David"/>
          <w:b/>
          <w:i/>
          <w:snapToGrid w:val="0"/>
          <w:sz w:val="24"/>
          <w:szCs w:val="24"/>
          <w:rtl/>
        </w:rPr>
        <w:t xml:space="preserve"> </w:t>
      </w:r>
    </w:p>
    <w:p w14:paraId="02A10FE7" w14:textId="77777777" w:rsidR="000206B7" w:rsidRPr="00CE1CB0" w:rsidRDefault="000206B7"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להכשיר את עובדיו ולבצע הדרכות לנותני השירות ו/או עובדי מחלקת התאמות שינויי דיירים, בהתאם להוראות תקנה 90 לתקנות שוויון זכויות לאנשים עם מוגבלות (התאמות נגישות לשירות), תשע"ג-2013.</w:t>
      </w:r>
      <w:r w:rsidRPr="00CE1CB0">
        <w:rPr>
          <w:rFonts w:ascii="David" w:hAnsi="David" w:cs="David"/>
          <w:color w:val="000000"/>
          <w:sz w:val="20"/>
          <w:szCs w:val="20"/>
          <w:rtl/>
        </w:rPr>
        <w:t>.</w:t>
      </w:r>
    </w:p>
    <w:p w14:paraId="77EBD33A" w14:textId="77777777" w:rsidR="0038219B"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tl/>
        </w:rPr>
      </w:pPr>
      <w:r w:rsidRPr="00CE1CB0">
        <w:rPr>
          <w:rFonts w:ascii="David" w:eastAsia="Times New Roman" w:hAnsi="David" w:cs="David"/>
          <w:b/>
          <w:i/>
          <w:snapToGrid w:val="0"/>
          <w:sz w:val="24"/>
          <w:szCs w:val="24"/>
          <w:rtl/>
        </w:rPr>
        <w:lastRenderedPageBreak/>
        <w:t>מבלי לגרוע מן האמור בחוזה זה, מתחייב הקבלן לפעול בהתאם לתקנות התכנון והבניה (בקשה להיתר, תנאיו ואגרות), תש"ל-1970, לרבות ביצוע כלל התאמות הנגישות הדרושות במשרדי שינויי דיירים ובמשרדים באתר.</w:t>
      </w:r>
    </w:p>
    <w:p w14:paraId="2D134EC3"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4"/>
          <w:szCs w:val="24"/>
          <w:rtl/>
        </w:rPr>
      </w:pPr>
    </w:p>
    <w:p w14:paraId="58C14E9A"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מחיר העבודות</w:t>
      </w:r>
    </w:p>
    <w:p w14:paraId="0AF159E4" w14:textId="66BB6FFF"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תמורת בצוע כל העבודות ומלוי מלא ומדויק של כל התחייבויות הקבלן בהתאם להוראות החוזה, ישלם המזמין לקבלן מחיר </w:t>
      </w:r>
      <w:proofErr w:type="spellStart"/>
      <w:r w:rsidRPr="00E56613">
        <w:rPr>
          <w:rFonts w:ascii="David" w:eastAsia="Times New Roman" w:hAnsi="David" w:cs="David"/>
          <w:snapToGrid w:val="0"/>
          <w:sz w:val="24"/>
          <w:szCs w:val="24"/>
          <w:rtl/>
        </w:rPr>
        <w:t>פאושלי</w:t>
      </w:r>
      <w:proofErr w:type="spellEnd"/>
      <w:r w:rsidRPr="00E56613">
        <w:rPr>
          <w:rFonts w:ascii="David" w:eastAsia="Times New Roman" w:hAnsi="David" w:cs="David"/>
          <w:snapToGrid w:val="0"/>
          <w:sz w:val="24"/>
          <w:szCs w:val="24"/>
          <w:rtl/>
        </w:rPr>
        <w:t xml:space="preserve"> כולל וסופי (להלן:</w:t>
      </w:r>
      <w:ins w:id="92" w:author="מרול אטמן" w:date="2024-10-30T16:48:00Z" w16du:dateUtc="2024-10-30T14:48:00Z">
        <w:r w:rsidR="0080793C">
          <w:rPr>
            <w:rFonts w:ascii="David" w:eastAsia="Times New Roman" w:hAnsi="David" w:cs="David" w:hint="cs"/>
            <w:snapToGrid w:val="0"/>
            <w:sz w:val="24"/>
            <w:szCs w:val="24"/>
            <w:rtl/>
          </w:rPr>
          <w:t xml:space="preserve"> </w:t>
        </w:r>
      </w:ins>
      <w:r w:rsidRPr="00E56613">
        <w:rPr>
          <w:rFonts w:ascii="David" w:eastAsia="Times New Roman" w:hAnsi="David" w:cs="David"/>
          <w:snapToGrid w:val="0"/>
          <w:sz w:val="24"/>
          <w:szCs w:val="24"/>
          <w:rtl/>
        </w:rPr>
        <w:t>"</w:t>
      </w:r>
      <w:r w:rsidRPr="00E56613">
        <w:rPr>
          <w:rFonts w:ascii="David" w:eastAsia="Times New Roman" w:hAnsi="David" w:cs="David"/>
          <w:b/>
          <w:bCs/>
          <w:snapToGrid w:val="0"/>
          <w:sz w:val="24"/>
          <w:szCs w:val="24"/>
          <w:rtl/>
        </w:rPr>
        <w:t>המחיר הכולל</w:t>
      </w:r>
      <w:r w:rsidRPr="00E56613">
        <w:rPr>
          <w:rFonts w:ascii="David" w:eastAsia="Times New Roman" w:hAnsi="David" w:cs="David"/>
          <w:snapToGrid w:val="0"/>
          <w:sz w:val="24"/>
          <w:szCs w:val="24"/>
          <w:rtl/>
        </w:rPr>
        <w:t>") כנקוב בנספח 3.1.1.</w:t>
      </w:r>
    </w:p>
    <w:p w14:paraId="6812418A"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התמורה בגין מילוי כל התחייבויות הקבלן המפורטות בחוזה זה כלולה במחיר הכולל פרט להתחייבויות אשר נאמר בחוזה זה מפורשות כי התמורה בגין ביצוען אינה כלולה במחיר הכולל.</w:t>
      </w:r>
    </w:p>
    <w:p w14:paraId="1F693070"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21740258" w14:textId="77777777" w:rsidR="00E56613" w:rsidRPr="00E56613" w:rsidRDefault="00E56613" w:rsidP="00E56613">
      <w:pPr>
        <w:spacing w:before="0" w:beforeAutospacing="0" w:after="0" w:afterAutospacing="0" w:line="240" w:lineRule="auto"/>
        <w:ind w:firstLine="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ההוראות הבאות תחולנה על המחיר הכולל:</w:t>
      </w:r>
    </w:p>
    <w:p w14:paraId="7A8AB2A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כוחו יפה בין אם העבודה תבוצע בזמן אחד או בשלבים, בין אם יוזמן מהקבלן ביצוע שלב אחד בלבד ובין אם ביצוע כל השלבים או חלקם, בהתאם למפורט בנספח 3.1.1, במקום אחד או במקומות שונים באתר בכמויות גדולות או קטנות.</w:t>
      </w:r>
    </w:p>
    <w:p w14:paraId="35F46B7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CCC648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מוסכם ומובהר כי המחיר הכולל כולל את אספקת כל החומרים והמתקנים המתוארים במפרט, ובתוכניות, לרבות שווה ערך טכני לרבות חומרים ומתקנים שלא נזכרו בחוזה זה בכל כמות ובכל תקן הנדרשים על מנת להקים את הפרויקט באיכות מעולה על פי </w:t>
      </w:r>
      <w:proofErr w:type="spellStart"/>
      <w:r w:rsidRPr="00E56613">
        <w:rPr>
          <w:rFonts w:ascii="David" w:eastAsia="Times New Roman" w:hAnsi="David" w:cs="David"/>
          <w:b/>
          <w:i/>
          <w:snapToGrid w:val="0"/>
          <w:sz w:val="26"/>
          <w:szCs w:val="24"/>
          <w:rtl/>
        </w:rPr>
        <w:t>התכניות</w:t>
      </w:r>
      <w:proofErr w:type="spellEnd"/>
      <w:r w:rsidRPr="00E56613">
        <w:rPr>
          <w:rFonts w:ascii="David" w:eastAsia="Times New Roman" w:hAnsi="David" w:cs="David"/>
          <w:b/>
          <w:i/>
          <w:snapToGrid w:val="0"/>
          <w:sz w:val="26"/>
          <w:szCs w:val="24"/>
          <w:rtl/>
        </w:rPr>
        <w:t xml:space="preserve"> ועל פי כל דין. שיהיו בתוקף במועד קבלת ההיתר/ים ולרבות אלה שיהיו בתוקף במועד המסירה של כל חלק בפרויקט, כך שכל חלקי הפרויקט יהיו מושלמים וראויים לאכלוס. יובהר כי במקרה של שינוי בדין המבטל תנאי שהיה בתוקף במועד קבלת ההיתר, יהא הקבלן פטור מביצוע התנאי שבוטל כאמור, רק בכפוף להסכמת המזמין מראש ובכתב.</w:t>
      </w:r>
    </w:p>
    <w:p w14:paraId="4838E81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A2C3616" w14:textId="77777777" w:rsid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גם הובלה טעינה ופריקה של כל חומר מתקן או אמצעי לאתר וממנו וכן כל הרכבה הנחה וחיפוי של כל חומר או אמצעי או מתקן שהוא הדרושים לביצוע העבודות.</w:t>
      </w:r>
      <w:r w:rsidR="00EB50C8">
        <w:rPr>
          <w:rFonts w:ascii="David" w:eastAsia="Times New Roman" w:hAnsi="David" w:cs="David" w:hint="cs"/>
          <w:b/>
          <w:i/>
          <w:snapToGrid w:val="0"/>
          <w:sz w:val="26"/>
          <w:szCs w:val="24"/>
          <w:rtl/>
        </w:rPr>
        <w:t xml:space="preserve"> </w:t>
      </w:r>
    </w:p>
    <w:p w14:paraId="1D23B646" w14:textId="77777777" w:rsidR="00EB50C8" w:rsidRPr="00E56613" w:rsidRDefault="00EB50C8"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E144B7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B9FB1E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כי המחיר הכולל מהווה תמורה מלאה וסופית לקבלן בגין ביצוע העבודות בהתאם לכל הוראות החוזה ולכל הפרטים המסומנים בתוכניות, במפרטים, בתנאים הכלליים לביצוע העבודה ובשאר מסמכי החוזה, והוא לא ישתנה מכל סיבה שהיא, לרבות,  ומבלי לפגוע בכלליות האמור לעיל, כתוצאה משינוי בשכר העבודה, במחירי החומרים, בהוצאות ההובלה, בשער המטבע, במדדים שונים, מיסים, היטלים ותשלומי חובה קיימים או חדשים למעט הפרשי הצמדה למדד כמפורט בסעיף 7 להלן.</w:t>
      </w:r>
    </w:p>
    <w:p w14:paraId="6878C20F"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BB99CE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הקבלן מצהיר כי בשעת קביעת המחיר הכולל היה היקף העבודות מוכר לו על כל פרטיו, ובכלל זה ביקר באתר וערך את כל הבדיקות המוקדמות ידועים לו התנאים במקום והוא הביא בחשבון מצב שוק העבודה ושכר העבודה ומצב אספקת החומרים האמצעים והשירותים הנדרשים לבצוע העבודות ומחירם, זה הקיים כיום וכל מצב או שנוי אפשרי בתהליך בצוע העבודות.</w:t>
      </w:r>
    </w:p>
    <w:p w14:paraId="1AC43F0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5B1C621" w14:textId="77777777" w:rsidR="00E56613" w:rsidRPr="00E56613" w:rsidRDefault="00E56613" w:rsidP="00237720">
      <w:pPr>
        <w:numPr>
          <w:ilvl w:val="1"/>
          <w:numId w:val="23"/>
        </w:numPr>
        <w:spacing w:before="120" w:beforeAutospacing="0" w:after="120" w:afterAutospacing="0" w:line="240" w:lineRule="auto"/>
        <w:ind w:left="941"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כולל את כל הנדרש לעבודות לביצוען ולמסירתן למזמין ו/או לרוכשים, לפי העניין, וביצוע העבודות בתקופות הבדק והאחריות לגביהן, בהתאם להוראות חוק המכר (דירות) ולהוראות החוזה לרבות רווח הקבלן, ומבלי לגרוע מכלליות האמור לעיל הינו כולל את:-</w:t>
      </w:r>
    </w:p>
    <w:p w14:paraId="400AC5B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תאום עם כל הגורמים הפועלים באתר, ובסמוך לו לרבות כל היועצים, המזמין וכל הרשויות.</w:t>
      </w:r>
    </w:p>
    <w:p w14:paraId="7850D74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החומרים, הפחת שלהם </w:t>
      </w:r>
      <w:proofErr w:type="spellStart"/>
      <w:r w:rsidRPr="00E56613">
        <w:rPr>
          <w:rFonts w:ascii="David" w:eastAsia="Times New Roman" w:hAnsi="David" w:cs="David"/>
          <w:b/>
          <w:i/>
          <w:snapToGrid w:val="0"/>
          <w:sz w:val="26"/>
          <w:szCs w:val="24"/>
          <w:rtl/>
        </w:rPr>
        <w:t>והמסים</w:t>
      </w:r>
      <w:proofErr w:type="spellEnd"/>
      <w:r w:rsidRPr="00E56613">
        <w:rPr>
          <w:rFonts w:ascii="David" w:eastAsia="Times New Roman" w:hAnsi="David" w:cs="David"/>
          <w:b/>
          <w:i/>
          <w:snapToGrid w:val="0"/>
          <w:sz w:val="26"/>
          <w:szCs w:val="24"/>
          <w:rtl/>
        </w:rPr>
        <w:t xml:space="preserve"> החלים ו/או שיחולו עליהם לרבות מס קניה, בלו, מכס, מע"מ </w:t>
      </w:r>
      <w:proofErr w:type="spellStart"/>
      <w:r w:rsidRPr="00E56613">
        <w:rPr>
          <w:rFonts w:ascii="David" w:eastAsia="Times New Roman" w:hAnsi="David" w:cs="David"/>
          <w:b/>
          <w:i/>
          <w:snapToGrid w:val="0"/>
          <w:sz w:val="26"/>
          <w:szCs w:val="24"/>
          <w:rtl/>
        </w:rPr>
        <w:t>וכו</w:t>
      </w:r>
      <w:proofErr w:type="spellEnd"/>
      <w:r w:rsidRPr="00E56613">
        <w:rPr>
          <w:rFonts w:ascii="David" w:eastAsia="Times New Roman" w:hAnsi="David" w:cs="David"/>
          <w:b/>
          <w:i/>
          <w:snapToGrid w:val="0"/>
          <w:sz w:val="26"/>
          <w:szCs w:val="24"/>
          <w:rtl/>
        </w:rPr>
        <w:t>'.</w:t>
      </w:r>
    </w:p>
    <w:p w14:paraId="505F7CA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עבור כל הכרוך בהקמה, שימוש ופינוי האמצעים כמפורט בסעיף 18 להלן.</w:t>
      </w:r>
    </w:p>
    <w:p w14:paraId="7A3F20E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לבצוע העבודות בהתאם לתנאי החוזה, לרבות עבודות שתאורן לא מצא את ביטויו בנספחים אולם הן דרושות לבצוע העבודות או מתחייבות באופן אחר מהחוזה או מהנספחים, ולרבות כל עבודה ו/או פעולה שידרשו בכל עת עד למסירת כל חלק מחלקי הפרויקט ע"י רשות כלשהי ובכלל זה ע"י רשויות התכנון, חברת החשמל, חברת תקשורת פנים לרבות בזק, חברת הגז, רשות כיבוי אש, הג"א, פיקוד העורף, המשרד לאיכות הסביבה חברת טלוויזיה בכבלים, חברת שידורי לווין וכיו"ב. למען הסר ספק מובהר כי המחיר הכולל כולל גם תמורה מלאה לקבלן עבור כל הכרוך בהישארותו באתר והמשך ביצוע העבודות במשך 3 חודשים מהמועד הקובע. המועד הקובע הינו המאוחר מבין המועדים הבאים:</w:t>
      </w:r>
    </w:p>
    <w:p w14:paraId="62DE7497"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6"/>
          <w:szCs w:val="24"/>
          <w:rtl/>
        </w:rPr>
        <w:t xml:space="preserve">מועד מסירה לרוכשים של כל הדירות שנמכרו </w:t>
      </w:r>
      <w:proofErr w:type="spellStart"/>
      <w:r w:rsidRPr="00E56613">
        <w:rPr>
          <w:rFonts w:ascii="David" w:eastAsia="Times New Roman" w:hAnsi="David" w:cs="David"/>
          <w:b/>
          <w:i/>
          <w:snapToGrid w:val="0"/>
          <w:sz w:val="26"/>
          <w:szCs w:val="24"/>
          <w:rtl/>
        </w:rPr>
        <w:t>בבנין</w:t>
      </w:r>
      <w:proofErr w:type="spellEnd"/>
      <w:r w:rsidRPr="00E56613">
        <w:rPr>
          <w:rFonts w:ascii="David" w:eastAsia="Times New Roman" w:hAnsi="David" w:cs="David"/>
          <w:b/>
          <w:i/>
          <w:snapToGrid w:val="0"/>
          <w:sz w:val="26"/>
          <w:szCs w:val="24"/>
          <w:rtl/>
        </w:rPr>
        <w:t xml:space="preserve"> האחרון ובבניינים</w:t>
      </w:r>
      <w:r w:rsidRPr="00E56613">
        <w:rPr>
          <w:rFonts w:ascii="David" w:eastAsia="Times New Roman" w:hAnsi="David" w:cs="David"/>
          <w:snapToGrid w:val="0"/>
          <w:sz w:val="24"/>
          <w:szCs w:val="24"/>
          <w:rtl/>
        </w:rPr>
        <w:t>;</w:t>
      </w:r>
    </w:p>
    <w:p w14:paraId="0B2BBF11"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מסירת הרכוש המשותף בכל שלב או בפרויקט;</w:t>
      </w:r>
    </w:p>
    <w:p w14:paraId="284DAC78"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גמר הפיתוח הציבורי בכל שלב או בפרויקט;</w:t>
      </w:r>
    </w:p>
    <w:p w14:paraId="46DE416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ניקוי האתר מפסולת עפ"י הוראות המפקח ולפחות אחת ליום.</w:t>
      </w:r>
    </w:p>
    <w:p w14:paraId="577FBCA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הכשרת דרכי גישה לאתר ובאתר, דרכים זמניות ועוקפות, אחזקתן וביטולן לאחר גמר העבודות, לרבות תשלום לרשות המקומית בגין הכשרת דרכי גישה זמניות שבוצעו/יבוצעו על ידה, לאתר ולרבות תשלום עבור העסקת שוטרים בשכר להכוונת התנועה.</w:t>
      </w:r>
    </w:p>
    <w:p w14:paraId="5A75EB6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הובלת כל החומרים והאמצעים לאתר ובכלל זה העמסתם, פריקתם והתקנתם  וכן הובלת</w:t>
      </w:r>
      <w:r w:rsidRPr="00E56613">
        <w:rPr>
          <w:rFonts w:ascii="David" w:eastAsia="Times New Roman" w:hAnsi="David" w:cs="David"/>
          <w:b/>
          <w:i/>
          <w:snapToGrid w:val="0"/>
          <w:sz w:val="26"/>
          <w:szCs w:val="24"/>
          <w:rtl/>
        </w:rPr>
        <w:t xml:space="preserve"> העובדים לאתר וממנו. </w:t>
      </w:r>
    </w:p>
    <w:p w14:paraId="78D57F5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יצור, אספקה והצבת שלטים מוארים בגבול מגרש האתר במיקום שייקבע ע"י המזמין, בגודל שלא יפחת מ- 4 </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 xml:space="preserve"> 2 מ"ר וכן שני שלטים מוארים בגודל שלא יפחת מ- 10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2 מ"ר על גבי המנוף/ים שיוצבו באתר בנוסח שיקבע ע"י המזמין ושעיצובו יוכן ע"י הקבלן ויאושר ע"י המזמין לרבות קבלת היתר לשילוט, אגרת שילוט הוצאות חשמל להארת השילוט וכל הוצאה אחרת הכרוכה בכך. תוכן השלטים יקבע ע"י המזמין.</w:t>
      </w:r>
    </w:p>
    <w:p w14:paraId="31846A5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סיוע להתקנת שלטים לפי דרישת המזמין על גבי חזיתות הבניינים לצרכים שיווקי</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ם ושמירה עליהם.</w:t>
      </w:r>
    </w:p>
    <w:p w14:paraId="3FF0EED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התקנת גופי תאורה לפי דרישת המזמין להארת הצפה של חזיתות הבניינים לצרכים שיווקיים לרבות אחזקתם והוצאות צריכת החשמל הכרוכות בכך.</w:t>
      </w:r>
    </w:p>
    <w:p w14:paraId="19086AE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התקנת מעלית שירות/משא והפעלתה בין היתר לצרכי שיווק של המזמין כמפורט בסעיף 18.2.15 להלן. להסרת ספק מובהר כי הקבלן אינו </w:t>
      </w:r>
      <w:r w:rsidR="00EB50C8" w:rsidRPr="00E56613">
        <w:rPr>
          <w:rFonts w:ascii="David" w:eastAsia="Times New Roman" w:hAnsi="David" w:cs="David" w:hint="cs"/>
          <w:b/>
          <w:i/>
          <w:snapToGrid w:val="0"/>
          <w:sz w:val="26"/>
          <w:szCs w:val="24"/>
          <w:rtl/>
        </w:rPr>
        <w:t>מחויב</w:t>
      </w:r>
      <w:r w:rsidRPr="00E56613">
        <w:rPr>
          <w:rFonts w:ascii="David" w:eastAsia="Times New Roman" w:hAnsi="David" w:cs="David"/>
          <w:b/>
          <w:i/>
          <w:snapToGrid w:val="0"/>
          <w:sz w:val="26"/>
          <w:szCs w:val="24"/>
          <w:rtl/>
        </w:rPr>
        <w:t xml:space="preserve"> בהתקנת מעלית בבניינים עד 6 קומות כאמור. אך ככל שתוקם, השימוש בה על ידי המזמין כאמור לא יחויב בכל תשלום. בבניינים מעל 6 קומות יקים הקבלן מעליות שירות/משא אשר ישמשו את השיווק לכל אורך תקופת הקמת המבנה, ולא יאוחר מיציקת קומה 6.</w:t>
      </w:r>
    </w:p>
    <w:p w14:paraId="72F9F8D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תחזוקת מבנה המכירות שהוקם/יוקם באתר, (רק במקרה של תקלות שבר ובעבודה בלבד), בין אם מדובר במבנה חדש ובין אם אינו חדש. הקמת מבנה המכירות, במובחן מתחזוקתו, תיעשה ע"י המזמין ועל חשבונו.</w:t>
      </w:r>
    </w:p>
    <w:p w14:paraId="7ACCDAB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ושמירה על העבודות, החומרים, האמצעים, (לרבות חומרים ואמצעים של המזמין), העובדים וצד שלישי בפני גניבה, אבדן ופגיעה.</w:t>
      </w:r>
    </w:p>
    <w:p w14:paraId="1FEEE9A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lastRenderedPageBreak/>
        <w:t>כלל העלויות הכרוכות ברכישת ובקיום הביטוחים בהתאם ובכפוף להוראות חוזה זה.</w:t>
      </w:r>
    </w:p>
    <w:p w14:paraId="2B86A9C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הנהלת עבודה, מדידה, סימון, הכנת לוחות זמנים וניהולם והוצאות משרדיות, לרבות הוצאות בגין הכנת חשבונות באופן המפורט בסעיף 8 להלן.</w:t>
      </w:r>
    </w:p>
    <w:p w14:paraId="682BDF4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proofErr w:type="spellStart"/>
      <w:r w:rsidRPr="00E56613">
        <w:rPr>
          <w:rFonts w:ascii="David" w:eastAsia="Times New Roman" w:hAnsi="David" w:cs="David"/>
          <w:b/>
          <w:i/>
          <w:snapToGrid w:val="0"/>
          <w:sz w:val="26"/>
          <w:szCs w:val="24"/>
          <w:rtl/>
        </w:rPr>
        <w:t>המסים</w:t>
      </w:r>
      <w:proofErr w:type="spellEnd"/>
      <w:r w:rsidRPr="00E56613">
        <w:rPr>
          <w:rFonts w:ascii="David" w:eastAsia="Times New Roman" w:hAnsi="David" w:cs="David"/>
          <w:b/>
          <w:i/>
          <w:snapToGrid w:val="0"/>
          <w:sz w:val="26"/>
          <w:szCs w:val="24"/>
          <w:rtl/>
        </w:rPr>
        <w:t xml:space="preserve">, ההיטלים, האגרות ותשלומי חובה, כולל </w:t>
      </w:r>
      <w:proofErr w:type="spellStart"/>
      <w:r w:rsidRPr="00E56613">
        <w:rPr>
          <w:rFonts w:ascii="David" w:eastAsia="Times New Roman" w:hAnsi="David" w:cs="David"/>
          <w:b/>
          <w:i/>
          <w:snapToGrid w:val="0"/>
          <w:sz w:val="26"/>
          <w:szCs w:val="24"/>
          <w:rtl/>
        </w:rPr>
        <w:t>המסים</w:t>
      </w:r>
      <w:proofErr w:type="spellEnd"/>
      <w:r w:rsidRPr="00E56613">
        <w:rPr>
          <w:rFonts w:ascii="David" w:eastAsia="Times New Roman" w:hAnsi="David" w:cs="David"/>
          <w:b/>
          <w:i/>
          <w:snapToGrid w:val="0"/>
          <w:sz w:val="26"/>
          <w:szCs w:val="24"/>
          <w:rtl/>
        </w:rPr>
        <w:t xml:space="preserve"> הסוציאליים, כגון - תשלומים למוסד לבטוח לאומי, מס מקביל, תשלומים לקרן לבטוח של פועלי הבניין. </w:t>
      </w:r>
    </w:p>
    <w:p w14:paraId="76228D0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הנפקת הערבויות, ויתר ההוצאות הקשורות בקיום החוזה.</w:t>
      </w:r>
    </w:p>
    <w:p w14:paraId="2689094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לטיב העבודות ובצוע העבודות בתקופות הבדק והאחריות, בהתאם להוראות כל דין.</w:t>
      </w:r>
    </w:p>
    <w:p w14:paraId="7235CA6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רווח הקבלן.</w:t>
      </w:r>
    </w:p>
    <w:p w14:paraId="14A3851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ביצוע עבודות זמניות להפרדה בין אזורים המיועדים לאכלוס לבין אזורי עבודה ו/או אחרים. התאמות זמניות במערכות, בהסדרי תנועה, אמצעי בטיחות וכיו"ב, כפי שיידרשו ע"י המזמין ו/או הרשויות הרלוונטיות לאור אכלוס הפרויקט בשלבים.</w:t>
      </w:r>
    </w:p>
    <w:p w14:paraId="6034FCD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ביצוע אחזקת רכוש משותף וניקיון השטחים המשותפים באתר, באופן רציף, במועדים לפי דרישת המזמין, בקשר עם הדירות שלא נמסרו באותו בנין </w:t>
      </w:r>
      <w:proofErr w:type="spellStart"/>
      <w:r w:rsidRPr="00E56613">
        <w:rPr>
          <w:rFonts w:ascii="David" w:eastAsia="Times New Roman" w:hAnsi="David" w:cs="David"/>
          <w:b/>
          <w:i/>
          <w:snapToGrid w:val="0"/>
          <w:sz w:val="26"/>
          <w:szCs w:val="24"/>
          <w:rtl/>
        </w:rPr>
        <w:t>לרוכשיהן</w:t>
      </w:r>
      <w:proofErr w:type="spellEnd"/>
      <w:r w:rsidRPr="00E56613">
        <w:rPr>
          <w:rFonts w:ascii="David" w:eastAsia="Times New Roman" w:hAnsi="David" w:cs="David"/>
          <w:b/>
          <w:i/>
          <w:snapToGrid w:val="0"/>
          <w:sz w:val="26"/>
          <w:szCs w:val="24"/>
          <w:rtl/>
        </w:rPr>
        <w:t xml:space="preserve"> ו/או למזמין, בגין התקופה המתחילה במועד מסירת הדירה הראשונה בבניין ומסתיימת בחלוף 3 חודשים מאז או עם מסירת כל הדירות בבניין </w:t>
      </w:r>
      <w:proofErr w:type="spellStart"/>
      <w:r w:rsidRPr="00E56613">
        <w:rPr>
          <w:rFonts w:ascii="David" w:eastAsia="Times New Roman" w:hAnsi="David" w:cs="David"/>
          <w:b/>
          <w:i/>
          <w:snapToGrid w:val="0"/>
          <w:sz w:val="26"/>
          <w:szCs w:val="24"/>
          <w:rtl/>
        </w:rPr>
        <w:t>לרוכשיהן</w:t>
      </w:r>
      <w:proofErr w:type="spellEnd"/>
      <w:r w:rsidRPr="00E56613">
        <w:rPr>
          <w:rFonts w:ascii="David" w:eastAsia="Times New Roman" w:hAnsi="David" w:cs="David"/>
          <w:b/>
          <w:i/>
          <w:snapToGrid w:val="0"/>
          <w:sz w:val="26"/>
          <w:szCs w:val="24"/>
          <w:rtl/>
        </w:rPr>
        <w:t xml:space="preserve"> ו/או למזמין, לפי המאוחר </w:t>
      </w:r>
      <w:proofErr w:type="spellStart"/>
      <w:r w:rsidRPr="00E56613">
        <w:rPr>
          <w:rFonts w:ascii="David" w:eastAsia="Times New Roman" w:hAnsi="David" w:cs="David"/>
          <w:b/>
          <w:i/>
          <w:snapToGrid w:val="0"/>
          <w:sz w:val="26"/>
          <w:szCs w:val="24"/>
          <w:rtl/>
        </w:rPr>
        <w:t>מביניהם</w:t>
      </w:r>
      <w:proofErr w:type="spellEnd"/>
      <w:r w:rsidRPr="00E56613">
        <w:rPr>
          <w:rFonts w:ascii="David" w:eastAsia="Times New Roman" w:hAnsi="David" w:cs="David"/>
          <w:b/>
          <w:i/>
          <w:snapToGrid w:val="0"/>
          <w:sz w:val="26"/>
          <w:szCs w:val="24"/>
          <w:rtl/>
        </w:rPr>
        <w:t>.</w:t>
      </w:r>
    </w:p>
    <w:p w14:paraId="6BD4ED9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הוצאות דמי בדיקות של מערכות הכלולות בעבודות לרבות חשמל, גז, מעליות, כיבוי אש לרבות תיקי שטח, איטום, אינסטלציה וכיו"ב לרבות דמי בדיקות חוזרות ודמי בדיקות כאמור בסעיף 19 להלן.</w:t>
      </w:r>
    </w:p>
    <w:p w14:paraId="62ABB51C"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ההוצאות המתחייבות לשם השגת טפסי 4 חלקיים או מלאים ותעודות גמר לרבות בטוחות להבטחת השלמת התחייבויות הקבלן לגמר ביצוע עד לקבלת תעודת גמר כדין, לפי דרישת המזמין  ו/או הרשות המקומית. ואולם יודגש כי תשלומים לחברת חשמל בגין חיבורי חשמל למבנה/ים, היטל השבחה, אגרות בניה והיטלי פיתוח יחולו על המזמין.</w:t>
      </w:r>
    </w:p>
    <w:p w14:paraId="704FEBB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הישירות והבלתי ישירות של הקבלן, הקשורות בעבודות קבלני המשנה והוצאות הקבלנים האחרים באתר.</w:t>
      </w:r>
    </w:p>
    <w:p w14:paraId="451348B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בהקשר לסעיף זה, מוסכם בין הצדדים כי המחיר הכולל עבור כל שלב, כולל תמורה גם בגין תביעות כספיות נוספות ומוצדקות של הקבלן לרבות בגין תוספות ושינויים בביסוס, ביסודות ובפיתוח הצמוד וכן בגין השלמת פרטי תכנון ושינויים ו/או תוספות הנובעים מדרישות הדין, דרישות התקן ודרישות הרשויות השונות (כגון:</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רשות מקומית, כיבוי אש, פיקוד העורף, מוסד תכנון, חברת החשמל, בזק) וכל זאת הן במהלך הביצוע והן בסיומו ועד לקבלת תעודת גמר לאותו שלב.</w:t>
      </w:r>
    </w:p>
    <w:p w14:paraId="0FDA5268"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דרישות כספיות של הקבלן ככל ובמידה שתאושרנה ע"י המזמין תשולמנה רק במקרים המפורטים כדלהלן:</w:t>
      </w:r>
    </w:p>
    <w:p w14:paraId="459807CB"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שיפורי סטנדרט שנועדו לשיפור הפרויקט שיוזמו והוזמנו בנפרד ובכתב על ידי המזמין מעבר למצוין בחוזה על נספחיו. (במקרה של הפחתות בסטנדרט כאמור, יזוכה המזמין בעלות העבודות שבוטלו ו/או שונו).</w:t>
      </w:r>
    </w:p>
    <w:p w14:paraId="746FD06F"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עבודות שתידרשנה בעקבות טעויות תכנוניות </w:t>
      </w:r>
      <w:proofErr w:type="spellStart"/>
      <w:r w:rsidRPr="00E56613">
        <w:rPr>
          <w:rFonts w:ascii="David" w:eastAsia="Times New Roman" w:hAnsi="David" w:cs="David"/>
          <w:b/>
          <w:i/>
          <w:snapToGrid w:val="0"/>
          <w:sz w:val="26"/>
          <w:szCs w:val="24"/>
          <w:rtl/>
        </w:rPr>
        <w:t>בתכניות</w:t>
      </w:r>
      <w:proofErr w:type="spellEnd"/>
      <w:r w:rsidRPr="00E56613">
        <w:rPr>
          <w:rFonts w:ascii="David" w:eastAsia="Times New Roman" w:hAnsi="David" w:cs="David"/>
          <w:b/>
          <w:i/>
          <w:snapToGrid w:val="0"/>
          <w:sz w:val="26"/>
          <w:szCs w:val="24"/>
          <w:rtl/>
        </w:rPr>
        <w:t xml:space="preserve"> שסופקו ע"י המזמין ו/או שתכנונן באחריותו עפ"י חוזה זה, שנתגלו לאחר ביצוע ושלא ניתן היה לגלותן כאמור בסעיף 5.15 לחוזה. מובהר כי האמור לא יחול בקשר עם טעויות תכנוניות </w:t>
      </w:r>
      <w:proofErr w:type="spellStart"/>
      <w:r w:rsidRPr="00E56613">
        <w:rPr>
          <w:rFonts w:ascii="David" w:eastAsia="Times New Roman" w:hAnsi="David" w:cs="David"/>
          <w:b/>
          <w:i/>
          <w:snapToGrid w:val="0"/>
          <w:sz w:val="26"/>
          <w:szCs w:val="24"/>
          <w:rtl/>
        </w:rPr>
        <w:t>בתכניות</w:t>
      </w:r>
      <w:proofErr w:type="spellEnd"/>
      <w:r w:rsidRPr="00E56613">
        <w:rPr>
          <w:rFonts w:ascii="David" w:eastAsia="Times New Roman" w:hAnsi="David" w:cs="David"/>
          <w:b/>
          <w:i/>
          <w:snapToGrid w:val="0"/>
          <w:sz w:val="26"/>
          <w:szCs w:val="24"/>
          <w:rtl/>
        </w:rPr>
        <w:t xml:space="preserve"> שיוכנו ע"י הקבלן ו/או ע"י מי מטעמו לרבות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קונסטרוקציה ו/או טעויות בגין תיאום תכנון שבאחריות הקבלן לתאמו עפ"י החוזה. מובהר כי האמור לא </w:t>
      </w:r>
      <w:r w:rsidRPr="00E56613">
        <w:rPr>
          <w:rFonts w:ascii="David" w:eastAsia="Times New Roman" w:hAnsi="David" w:cs="David"/>
          <w:b/>
          <w:i/>
          <w:snapToGrid w:val="0"/>
          <w:sz w:val="26"/>
          <w:szCs w:val="24"/>
          <w:rtl/>
        </w:rPr>
        <w:lastRenderedPageBreak/>
        <w:t xml:space="preserve">יחול בקשר עם טעויות </w:t>
      </w:r>
      <w:proofErr w:type="spellStart"/>
      <w:r w:rsidRPr="00E56613">
        <w:rPr>
          <w:rFonts w:ascii="David" w:eastAsia="Times New Roman" w:hAnsi="David" w:cs="David"/>
          <w:b/>
          <w:i/>
          <w:snapToGrid w:val="0"/>
          <w:sz w:val="26"/>
          <w:szCs w:val="24"/>
          <w:rtl/>
        </w:rPr>
        <w:t>בתכניות</w:t>
      </w:r>
      <w:proofErr w:type="spellEnd"/>
      <w:r w:rsidRPr="00E56613">
        <w:rPr>
          <w:rFonts w:ascii="David" w:eastAsia="Times New Roman" w:hAnsi="David" w:cs="David"/>
          <w:b/>
          <w:i/>
          <w:snapToGrid w:val="0"/>
          <w:sz w:val="26"/>
          <w:szCs w:val="24"/>
          <w:rtl/>
        </w:rPr>
        <w:t xml:space="preserve"> ו/במפרטים שסופקו על ידי המזמין, שנתגלו לפני ביצוע (גם אם הקבלן התקשר עם קבלני משנה וספקים לפי התוכניות ו/או המפרטים השגויים.</w:t>
      </w:r>
    </w:p>
    <w:p w14:paraId="009C1C6D"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השיפוי בגין תיקון הטעות לא יכלול את שאמור היה להתבצע לולא הטעות, ויהיה בגין עבודות בפועל ולא בגין </w:t>
      </w:r>
      <w:proofErr w:type="spellStart"/>
      <w:r w:rsidRPr="00E56613">
        <w:rPr>
          <w:rFonts w:ascii="David" w:eastAsia="Times New Roman" w:hAnsi="David" w:cs="David"/>
          <w:b/>
          <w:i/>
          <w:snapToGrid w:val="0"/>
          <w:sz w:val="26"/>
          <w:szCs w:val="24"/>
          <w:rtl/>
        </w:rPr>
        <w:t>תקורות</w:t>
      </w:r>
      <w:proofErr w:type="spellEnd"/>
      <w:r w:rsidRPr="00E56613">
        <w:rPr>
          <w:rFonts w:ascii="David" w:eastAsia="Times New Roman" w:hAnsi="David" w:cs="David"/>
          <w:b/>
          <w:i/>
          <w:snapToGrid w:val="0"/>
          <w:sz w:val="26"/>
          <w:szCs w:val="24"/>
          <w:rtl/>
        </w:rPr>
        <w:t xml:space="preserve"> לו"ז, רווח, וכיוצא בזה, והכול בהסכמת ובאישור המפקח.</w:t>
      </w:r>
    </w:p>
    <w:p w14:paraId="7FFB3CDD"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הגדלת שטחי בנייה.</w:t>
      </w:r>
    </w:p>
    <w:p w14:paraId="645ADE2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 יתר ההוצאות המתחייבות מהחוזה ומביצועו, הן הישירות והן העקיפות, ובכלל זה התקורה והוצאות המימון.</w:t>
      </w:r>
    </w:p>
    <w:p w14:paraId="0D084FF7" w14:textId="77777777" w:rsidR="00E56613" w:rsidRPr="00E56613" w:rsidRDefault="00E56613" w:rsidP="00EB50C8">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אלה אלא אם הותנה במפורש אחרת בחוזה.</w:t>
      </w:r>
    </w:p>
    <w:p w14:paraId="12F05E25"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2A5879C0"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הצמדה</w:t>
      </w:r>
    </w:p>
    <w:p w14:paraId="1F437918"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המגיע לקבלן לפי כל חשבון ביניים לאחר בצוע הניכויים לפי סעיף 8.2.4 להלן, ויתרת המגיע לפי החשבון הסופי, יהיו צמודים למדד תשומות הבניה למגורים בעיקור שעות קיץ בהתאם ובכפוף למפורט בנספח 3.1.1.</w:t>
      </w:r>
    </w:p>
    <w:p w14:paraId="7A8945FD"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 מובהר בזאת כי תוספת תשלום בגין הפרשי הצמדה למדד לא תחול על התקופה שבין סיום העבודות עפ"י לוח הזמנים המפורט כהגדרתו בסעיף 1.1 לעיל, לבין סיום העבודה בפועל והקבלן לא יהיה זכאי לכל תוספת תשלום עקב כך, אלא באם אושרה לו הארכת מועד לביצוע ע"י המפקח, בכתב.</w:t>
      </w:r>
    </w:p>
    <w:p w14:paraId="7F4EE48E" w14:textId="7C4E30BB" w:rsidR="00D904AB" w:rsidDel="0080793C" w:rsidRDefault="00D904AB">
      <w:pPr>
        <w:bidi w:val="0"/>
        <w:spacing w:before="0" w:beforeAutospacing="0" w:after="160" w:afterAutospacing="0" w:line="259" w:lineRule="auto"/>
        <w:rPr>
          <w:del w:id="93" w:author="מרול אטמן" w:date="2024-10-30T16:48:00Z" w16du:dateUtc="2024-10-30T14:48:00Z"/>
          <w:rFonts w:ascii="David" w:eastAsia="Times New Roman" w:hAnsi="David" w:cs="David"/>
          <w:snapToGrid w:val="0"/>
          <w:sz w:val="24"/>
          <w:szCs w:val="24"/>
          <w:rtl/>
        </w:rPr>
      </w:pPr>
      <w:del w:id="94" w:author="מרול אטמן" w:date="2024-10-30T16:48:00Z" w16du:dateUtc="2024-10-30T14:48:00Z">
        <w:r w:rsidDel="0080793C">
          <w:rPr>
            <w:rFonts w:ascii="David" w:eastAsia="Times New Roman" w:hAnsi="David" w:cs="David"/>
            <w:snapToGrid w:val="0"/>
            <w:sz w:val="24"/>
            <w:szCs w:val="24"/>
            <w:rtl/>
          </w:rPr>
          <w:br w:type="page"/>
        </w:r>
      </w:del>
    </w:p>
    <w:p w14:paraId="10A3204A" w14:textId="77777777" w:rsidR="00E56613" w:rsidRPr="00E56613" w:rsidRDefault="00E56613" w:rsidP="00E56613">
      <w:pPr>
        <w:spacing w:before="0" w:beforeAutospacing="0" w:after="0" w:afterAutospacing="0" w:line="360" w:lineRule="auto"/>
        <w:ind w:left="1480" w:hanging="709"/>
        <w:jc w:val="both"/>
        <w:rPr>
          <w:rFonts w:ascii="David" w:eastAsia="Times New Roman" w:hAnsi="David" w:cs="David"/>
          <w:snapToGrid w:val="0"/>
          <w:sz w:val="24"/>
          <w:szCs w:val="24"/>
          <w:rtl/>
        </w:rPr>
      </w:pPr>
    </w:p>
    <w:p w14:paraId="5D1A5E5E"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הגשת חשבונות ותשלומם</w:t>
      </w:r>
    </w:p>
    <w:p w14:paraId="57A331C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בוטל.</w:t>
      </w:r>
    </w:p>
    <w:p w14:paraId="2AB9CC9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בראשית כל חודש ולא יאוחר מאשר עד ה- 5 בו, על הקבלן להגיש למפקח חשבון ביניים (במדיה מגנטית בפורמט משרד השיכון) בצירוף העתק מודפס וחתום, המתייחס ומפרט את העבודות שבוצעו מיום תחילת העבודות ועד תום החודש הגרגוריאני החולף במדד היסודי. החשבונות יוגשו ע"י הקבלן תוך פירוט חלוקה ליחידות דיור ולשטחים משותפים על פי לוח התשלומים.</w:t>
      </w:r>
    </w:p>
    <w:p w14:paraId="34EB0EF5" w14:textId="77777777" w:rsidR="00E56613" w:rsidRPr="00E56613" w:rsidRDefault="00E56613" w:rsidP="00237720">
      <w:pPr>
        <w:numPr>
          <w:ilvl w:val="2"/>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z w:val="26"/>
          <w:szCs w:val="24"/>
          <w:rtl/>
        </w:rPr>
        <w:t xml:space="preserve">    על אף האמור לעיל הקבלן לא יהיה רשאי להגיש חשבון ביניים ולקבל סכום כלשהו בגינו בקשר לעבודות שבוצעו בחודש הגרגוריאני החולף אשר בוצעו בהקדמה לעומת לוח הזמנים הכללי שאושר ע"י המזמין, ואשר הקדמת</w:t>
      </w:r>
      <w:r w:rsidRPr="00E56613">
        <w:rPr>
          <w:rFonts w:ascii="David" w:eastAsia="Times New Roman" w:hAnsi="David" w:cs="David"/>
          <w:b/>
          <w:i/>
          <w:snapToGrid w:val="0"/>
          <w:sz w:val="26"/>
          <w:szCs w:val="24"/>
          <w:rtl/>
        </w:rPr>
        <w:t xml:space="preserve"> ביצוען בגינן לא אושרה מראש ובכתב ע"י המפקח.</w:t>
      </w:r>
    </w:p>
    <w:p w14:paraId="38A98CC5"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יהיה רשאי להגיש חשבון ביניים אלא בצירוף יומני עבודה בגין החודש הרלוונטי הנכונים עד למועד הגשת החשבון.</w:t>
      </w:r>
    </w:p>
    <w:p w14:paraId="5B8A2B2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חשבון ביניים שהוגש כאמור ייבדק על ידי המפקח תוך פרק הזמן מהגשתו הנקוב בנספח 3.1.1, והמפקח יאשר או יאשר חלקית או ידחה בכתב, כפי שימצא לנכון, בתוך אותו מועד, את התשלום המגיע לקבלן שיחושב על פי מועד הביצוע והעבודות שבוצעו בפועל במסגרת אותו שלב. אשור המפקח בכתב כאמור הוא תנאי מוקדם לבצוע כל תשלום.</w:t>
      </w:r>
    </w:p>
    <w:p w14:paraId="5EA6128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החשבונות יהיו מצטברים ויפורטו עפ"י העבודה שבוצעה כאמור, </w:t>
      </w:r>
      <w:proofErr w:type="spellStart"/>
      <w:r w:rsidRPr="00E56613">
        <w:rPr>
          <w:rFonts w:ascii="David" w:eastAsia="Times New Roman" w:hAnsi="David" w:cs="David"/>
          <w:b/>
          <w:i/>
          <w:snapToGrid w:val="0"/>
          <w:sz w:val="26"/>
          <w:szCs w:val="24"/>
          <w:rtl/>
        </w:rPr>
        <w:t>הכל</w:t>
      </w:r>
      <w:proofErr w:type="spellEnd"/>
      <w:r w:rsidRPr="00E56613">
        <w:rPr>
          <w:rFonts w:ascii="David" w:eastAsia="Times New Roman" w:hAnsi="David" w:cs="David"/>
          <w:b/>
          <w:i/>
          <w:snapToGrid w:val="0"/>
          <w:sz w:val="26"/>
          <w:szCs w:val="24"/>
          <w:rtl/>
        </w:rPr>
        <w:t xml:space="preserve"> לפי הנחיות המפקח. </w:t>
      </w:r>
    </w:p>
    <w:p w14:paraId="2421374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בכפוף לכך שהקבלן יגיש את חשבון הביניים כאמור בסעיף 8.2.1 לעיל ויקיים את כל יתר התחייבויותיו עפ"י חוזה זה שהגיע המועד לביצוען במועדן ישלם המזמין לקבלן את סכום חשבון הביניים שאושר בכתב על ידי המפקח תוך פרק הזמן הנקוב בנספח 3.1.1, אך זאת בניכוי</w:t>
      </w:r>
    </w:p>
    <w:p w14:paraId="2951A8A2"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האחוז הנקוב בנספח 3.1.1 מחשבון הביניים אשר יעוכב בידי המזמין וישולם על ידו רק לאחר אשור החשבון הסופי ע"י המפקח ועד כמה </w:t>
      </w:r>
      <w:r w:rsidRPr="00E56613">
        <w:rPr>
          <w:rFonts w:ascii="David" w:eastAsia="Times New Roman" w:hAnsi="David" w:cs="David"/>
          <w:b/>
          <w:i/>
          <w:snapToGrid w:val="0"/>
          <w:sz w:val="26"/>
          <w:szCs w:val="24"/>
          <w:rtl/>
        </w:rPr>
        <w:lastRenderedPageBreak/>
        <w:t>שיקבע ע"י המפקח כמגיע לקבלן. הסכום המנוכה יישא הפרשי הצמדה למדד אך לא יישא כל ריבית.</w:t>
      </w:r>
    </w:p>
    <w:p w14:paraId="3CBF1788"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הסכומים ששולמו או שנזקפו כמשולמים ע"ח חשבונות הביניים הקודמים במדד היסודי וכל סכום שהמזמין זכאי לקבל או לגבות מהקבלן לפי סעיף 8.4 להלן לסכום זה יוסיף המזמין את תוספת ההצמדה כאמור בסעיף 7 לעיל, ינכה את החלק היחסי במקדמה, ככל וניתנה לקבלן, כשהיא צמודה למדד ואת דמי הביטוח כמפורט בסעיף 16.2 להלן.</w:t>
      </w:r>
    </w:p>
    <w:p w14:paraId="09F69D9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לעיל לא ישולם חשבון הביניים הראשון אלא אם הגיש הקבלן למזמין את לוח</w:t>
      </w:r>
      <w:r w:rsidRPr="00E56613">
        <w:rPr>
          <w:rFonts w:ascii="David" w:eastAsia="Times New Roman" w:hAnsi="David" w:cs="David"/>
          <w:b/>
          <w:i/>
          <w:snapToGrid w:val="0"/>
          <w:sz w:val="26"/>
          <w:szCs w:val="24"/>
          <w:rtl/>
        </w:rPr>
        <w:t xml:space="preserve"> הזמנים המעודכן כמותנה בסעיף 10.7 להלן, את המפורט בסעיף 10.10.2 להלן ואת אישור קיום הביטוחים הנזכר בסעיף 16.9 להלן, ולא ישולם כל חשבון ביניים אחר אלא אם הגיש הקבלן למזמין דו"ח על התקדמות בצוע העבודות, הגיש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עדות ומדידות של העבודות חתומות ע"י מודד מוסמך ועדכן את לוח הזמנים בהתאם להוראות החוזה ולשביעות רצון המפקח.</w:t>
      </w:r>
    </w:p>
    <w:p w14:paraId="550873E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תנאי לביצוע תשלום כלשהו ע"ח המחיר הכולל הינו המצאת אישור בדבר ניהול ספרי הקבלן כדין, חתום ע"י רו"ח או רשויות המס, כנדרש. </w:t>
      </w:r>
    </w:p>
    <w:p w14:paraId="405290A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p>
    <w:p w14:paraId="3A8316B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כמו כן ככל שהקבלן לא ימציא למזמין אישור תקף בדבר פטור מניכוי מס במקור, קודם לביצוע כל תשלום ע"ח המחיר הכולל, ינוכה מס במקור כדין, מכל סכום ע"ח המחיר הכולל שישולם ע"י המזמין. למען הסר ספק מובהר ומוסכם כי המצאת אישור בדבר ניכוי המס במקור, תיחשב כביצוע תשלום של המזמין ע"ח המחיר הכולל, בגובה הסכום הנקוב באישור.</w:t>
      </w:r>
    </w:p>
    <w:p w14:paraId="520AC34B"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01F2EE2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כל עוד לא בוצע שלב הביניים האחרון, כל תשלום יחשב כתשלום ע"ח החשבון הסופי כמוגדר להלן, וכי אשור חשבון ביניים ע"י המפקח או/וגם בצוע איזה תשלום שהוא לא יחשב כאשור איזה מחשבונות הביניים או/וגם כאשור או קבלה של כל חלק של העבודות.</w:t>
      </w:r>
    </w:p>
    <w:p w14:paraId="5FA77388"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3608240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סמוך לאחר תאריך גמר כל העבודות והתחייבויות הקבלן, בכל שלב בפרויקט, ובכפוף להשלמת האמור בסעיף 8.3.4 להלן על הקבלן להגיש למזמין חשבון סופי (להלן - "</w:t>
      </w:r>
      <w:r w:rsidRPr="00E56613">
        <w:rPr>
          <w:rFonts w:ascii="David" w:eastAsia="Times New Roman" w:hAnsi="David" w:cs="David"/>
          <w:bCs/>
          <w:i/>
          <w:snapToGrid w:val="0"/>
          <w:sz w:val="26"/>
          <w:szCs w:val="24"/>
          <w:rtl/>
        </w:rPr>
        <w:t>החשבון הסופי</w:t>
      </w:r>
      <w:r w:rsidRPr="00E56613">
        <w:rPr>
          <w:rFonts w:ascii="David" w:eastAsia="Times New Roman" w:hAnsi="David" w:cs="David"/>
          <w:b/>
          <w:i/>
          <w:snapToGrid w:val="0"/>
          <w:sz w:val="26"/>
          <w:szCs w:val="24"/>
          <w:rtl/>
        </w:rPr>
        <w:t xml:space="preserve">") אשר יתייחס לכל העבודות שבוצעו ע"י הקבלן באותו השלב ויבוסס על ביצוע מלא ומדויק על פי כל הוראות החוזה, </w:t>
      </w:r>
      <w:proofErr w:type="spellStart"/>
      <w:r w:rsidRPr="00E56613">
        <w:rPr>
          <w:rFonts w:ascii="David" w:eastAsia="Times New Roman" w:hAnsi="David" w:cs="David"/>
          <w:b/>
          <w:i/>
          <w:snapToGrid w:val="0"/>
          <w:sz w:val="26"/>
          <w:szCs w:val="24"/>
          <w:rtl/>
        </w:rPr>
        <w:t>התכניות</w:t>
      </w:r>
      <w:proofErr w:type="spellEnd"/>
      <w:r w:rsidRPr="00E56613">
        <w:rPr>
          <w:rFonts w:ascii="David" w:eastAsia="Times New Roman" w:hAnsi="David" w:cs="David"/>
          <w:b/>
          <w:i/>
          <w:snapToGrid w:val="0"/>
          <w:sz w:val="26"/>
          <w:szCs w:val="24"/>
          <w:rtl/>
        </w:rPr>
        <w:t xml:space="preserve"> והמפרטים.</w:t>
      </w:r>
    </w:p>
    <w:p w14:paraId="715B793C"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הקבלן יגיש חשבון סופי כאמור אף לפני השלמת עבודות גמר בחלק מהדירות אשר לגביהן ניתנה הנחיה מפורשת בכתב מאת המזמין, לעכב השלמתן. להבטחת השלמת הגמר בדירות אלה, יעכב המזמין סכום מהחשבון הסופי, כפי שיקבע ע"י המפקח, עד להשלמתן.</w:t>
      </w:r>
    </w:p>
    <w:p w14:paraId="5D46D85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החשבון הסופי שיגיש הקבלן, ימצה את כל דרישותיו ותביעותיו מהמזמין, ואין לקבלן הזכות לבוא למזמין בכל תביעה או דרישה שלא מצאה ביטוי מפורט בחשבון הסופי והוא יהיה מנוע מלהציג דרישה או תביעה כזאת.</w:t>
      </w:r>
    </w:p>
    <w:p w14:paraId="01E5C6CA"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חשבון סופי שהוגש למפקח ייבדק על ידו תוך פרק הזמן מהגשתו הנקוב בנספח 3.1.1, והמפקח יאשר בתעודה בכתב תוך אותו מועד את החשבון, כולו או חלקו, כפי שימצא לנכון. אשור בכתב כאמור הוא תנאי מוקדם לבצוע כל תשלום. האמור לעיל לגבי מועד הבדיקה ע"י המפקח מותנה במילוי התחייבויות הקבלן לפי סעיף 25 להלן.</w:t>
      </w:r>
    </w:p>
    <w:p w14:paraId="6707F6AB" w14:textId="77777777" w:rsidR="007C2C6F" w:rsidRDefault="007C2C6F" w:rsidP="007C2C6F">
      <w:pPr>
        <w:numPr>
          <w:ilvl w:val="2"/>
          <w:numId w:val="24"/>
        </w:num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Pr>
      </w:pPr>
      <w:r w:rsidRPr="007C2C6F">
        <w:rPr>
          <w:rFonts w:ascii="David" w:eastAsia="Times New Roman" w:hAnsi="David" w:cs="David"/>
          <w:b/>
          <w:i/>
          <w:snapToGrid w:val="0"/>
          <w:sz w:val="26"/>
          <w:szCs w:val="24"/>
          <w:rtl/>
        </w:rPr>
        <w:t>שחרור החשבון הסופי לקבלן יתבצע רק לאחר גמר תיקון הליקויים המופיעים בפרוטוקולי המסירה של הדירות והשטחים הציבוריים וחתימת הדיירים על גמר התיקון.</w:t>
      </w:r>
    </w:p>
    <w:p w14:paraId="378EDC4F" w14:textId="77777777" w:rsidR="00E56613" w:rsidRPr="00E56613" w:rsidRDefault="00E56613" w:rsidP="00936C35">
      <w:p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יתרת המגיע לקבלן על פי החשבון הסופי (לאחר הפחתת התשלומים ששולמו בגין חשבונות הביניים), עד כמה שאושר על-ידי המפקח, תשולם לקבלן תוך פרק הזמן הנקוב בנספח 3.1.1 מהמועד בו התמלאו כל התנאים המוקדמים הבאים:-</w:t>
      </w:r>
    </w:p>
    <w:p w14:paraId="7EA6998A"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מסירת העבודות למזמין ולרוכשים ועמידה בכל תנאי </w:t>
      </w:r>
      <w:proofErr w:type="spellStart"/>
      <w:r w:rsidRPr="00E56613">
        <w:rPr>
          <w:rFonts w:ascii="David" w:eastAsia="Times New Roman" w:hAnsi="David" w:cs="David"/>
          <w:b/>
          <w:i/>
          <w:snapToGrid w:val="0"/>
          <w:sz w:val="26"/>
          <w:szCs w:val="24"/>
          <w:rtl/>
        </w:rPr>
        <w:t>התכניות</w:t>
      </w:r>
      <w:proofErr w:type="spellEnd"/>
      <w:r w:rsidRPr="00E56613">
        <w:rPr>
          <w:rFonts w:ascii="David" w:eastAsia="Times New Roman" w:hAnsi="David" w:cs="David"/>
          <w:b/>
          <w:i/>
          <w:snapToGrid w:val="0"/>
          <w:sz w:val="26"/>
          <w:szCs w:val="24"/>
          <w:rtl/>
        </w:rPr>
        <w:t>, המפרט הטכני ויתר הוראות החוזה.</w:t>
      </w:r>
    </w:p>
    <w:p w14:paraId="585D30FA"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אשור החשבון הסופי ע"י המפקח.</w:t>
      </w:r>
    </w:p>
    <w:p w14:paraId="0A2CCBC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גמר חתומה כדין ע"י הרשויות המוסמכות.</w:t>
      </w:r>
    </w:p>
    <w:p w14:paraId="739151E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הערבות הבנקאית כאמור בסעיף 9.4 להלן למזמין.</w:t>
      </w:r>
    </w:p>
    <w:p w14:paraId="2900CE63" w14:textId="77777777" w:rsidR="00E56613" w:rsidRPr="00E56613" w:rsidRDefault="00EB50C8"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Pr>
          <w:rFonts w:ascii="David" w:eastAsia="Times New Roman" w:hAnsi="David" w:cs="David"/>
          <w:b/>
          <w:i/>
          <w:snapToGrid w:val="0"/>
          <w:sz w:val="26"/>
          <w:szCs w:val="24"/>
          <w:rtl/>
        </w:rPr>
        <w:t xml:space="preserve">מסירת </w:t>
      </w:r>
      <w:proofErr w:type="spellStart"/>
      <w:r>
        <w:rPr>
          <w:rFonts w:ascii="David" w:eastAsia="Times New Roman" w:hAnsi="David" w:cs="David"/>
          <w:b/>
          <w:i/>
          <w:snapToGrid w:val="0"/>
          <w:sz w:val="26"/>
          <w:szCs w:val="24"/>
          <w:rtl/>
        </w:rPr>
        <w:t>ת</w:t>
      </w:r>
      <w:r w:rsidR="00E56613" w:rsidRPr="00E56613">
        <w:rPr>
          <w:rFonts w:ascii="David" w:eastAsia="Times New Roman" w:hAnsi="David" w:cs="David"/>
          <w:b/>
          <w:i/>
          <w:snapToGrid w:val="0"/>
          <w:sz w:val="26"/>
          <w:szCs w:val="24"/>
          <w:rtl/>
        </w:rPr>
        <w:t>כניות</w:t>
      </w:r>
      <w:proofErr w:type="spellEnd"/>
      <w:r w:rsidR="00E56613" w:rsidRPr="00E56613">
        <w:rPr>
          <w:rFonts w:ascii="David" w:eastAsia="Times New Roman" w:hAnsi="David" w:cs="David"/>
          <w:b/>
          <w:i/>
          <w:snapToGrid w:val="0"/>
          <w:sz w:val="26"/>
          <w:szCs w:val="24"/>
          <w:rtl/>
        </w:rPr>
        <w:t xml:space="preserve"> עדות (</w:t>
      </w:r>
      <w:r w:rsidR="00E56613" w:rsidRPr="00E56613">
        <w:rPr>
          <w:rFonts w:ascii="David" w:eastAsia="Times New Roman" w:hAnsi="David" w:cs="David"/>
          <w:b/>
          <w:i/>
          <w:snapToGrid w:val="0"/>
          <w:sz w:val="20"/>
          <w:szCs w:val="24"/>
        </w:rPr>
        <w:t>AS MADE</w:t>
      </w:r>
      <w:r w:rsidR="00E56613" w:rsidRPr="00E56613">
        <w:rPr>
          <w:rFonts w:ascii="David" w:eastAsia="Times New Roman" w:hAnsi="David" w:cs="David"/>
          <w:b/>
          <w:i/>
          <w:snapToGrid w:val="0"/>
          <w:sz w:val="26"/>
          <w:szCs w:val="24"/>
          <w:rtl/>
        </w:rPr>
        <w:t>) הסברים מילוליים וכל ספרי המתקנים ו/או הוראות התחזוקה והשימוש של כל המערכות, לפי קביעת המפקח.</w:t>
      </w:r>
    </w:p>
    <w:p w14:paraId="1EFA64FD"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המצאת הצהרת היעדר תביעות חתומה בנוסח נספח 3.1.16 לחוזה.</w:t>
      </w:r>
    </w:p>
    <w:p w14:paraId="0700FA28" w14:textId="77777777" w:rsidR="00E56613" w:rsidRPr="00E56613" w:rsidRDefault="00E56613" w:rsidP="00E56613">
      <w:pPr>
        <w:widowControl w:val="0"/>
        <w:spacing w:before="0" w:beforeAutospacing="0" w:after="0" w:afterAutospacing="0" w:line="240" w:lineRule="auto"/>
        <w:ind w:left="3660" w:hanging="520"/>
        <w:jc w:val="both"/>
        <w:rPr>
          <w:rFonts w:ascii="David" w:eastAsia="Times New Roman" w:hAnsi="David" w:cs="David"/>
          <w:snapToGrid w:val="0"/>
          <w:sz w:val="24"/>
          <w:szCs w:val="24"/>
          <w:rtl/>
        </w:rPr>
      </w:pPr>
    </w:p>
    <w:p w14:paraId="4B898581"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מלוי התנאים המוקדמים הנ"ל הוא תנאי לכל זכאות של הקבלן לפי החשבון הסופי.</w:t>
      </w:r>
    </w:p>
    <w:p w14:paraId="75D38FCF"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על אף האמור לעיל, תשלום בגין עבודה שטרם בוצעה ו/או הושלמה לפי קביעת המפקח, יעוכב ממילא וישולם בתוך פרק זמן כאמור לעיל, מהמועד בו נתקיימו התנאים המוקדמים דלעיל בקשר לאותה עבודה.</w:t>
      </w:r>
    </w:p>
    <w:p w14:paraId="5040F242" w14:textId="77777777" w:rsidR="00E56613" w:rsidRPr="00E56613" w:rsidRDefault="00E56613" w:rsidP="00E56613">
      <w:pPr>
        <w:widowControl w:val="0"/>
        <w:spacing w:before="0" w:beforeAutospacing="0" w:after="0" w:afterAutospacing="0" w:line="240" w:lineRule="auto"/>
        <w:ind w:left="2620" w:hanging="640"/>
        <w:jc w:val="both"/>
        <w:rPr>
          <w:rFonts w:ascii="David" w:eastAsia="Times New Roman" w:hAnsi="David" w:cs="David"/>
          <w:snapToGrid w:val="0"/>
          <w:sz w:val="24"/>
          <w:szCs w:val="24"/>
          <w:rtl/>
        </w:rPr>
      </w:pPr>
    </w:p>
    <w:p w14:paraId="669AA3C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של פיגור בתשלום חשבון ביניים מאושר או החשבון הסופי המאושר מעבר למועדים הנקובים לעיל לתשלומם, יישא התשלום בפיגור </w:t>
      </w:r>
      <w:proofErr w:type="spellStart"/>
      <w:r w:rsidRPr="00E56613">
        <w:rPr>
          <w:rFonts w:ascii="David" w:eastAsia="Times New Roman" w:hAnsi="David" w:cs="David"/>
          <w:b/>
          <w:i/>
          <w:snapToGrid w:val="0"/>
          <w:sz w:val="26"/>
          <w:szCs w:val="24"/>
          <w:rtl/>
        </w:rPr>
        <w:t>רבית</w:t>
      </w:r>
      <w:proofErr w:type="spellEnd"/>
      <w:r w:rsidRPr="00E56613">
        <w:rPr>
          <w:rFonts w:ascii="David" w:eastAsia="Times New Roman" w:hAnsi="David" w:cs="David"/>
          <w:b/>
          <w:i/>
          <w:snapToGrid w:val="0"/>
          <w:sz w:val="26"/>
          <w:szCs w:val="24"/>
          <w:rtl/>
        </w:rPr>
        <w:t xml:space="preserve"> בשיעור הנקוב בנספח 3.1.1 והוא לא יהיה צמוד למדד. היה והקבלן איחר בהגשת חשבון ביניים - ייווסף לפרק הזמן לתשלום חשבון הביניים ממועד אישורו, אותו פרק זמן שבו איחר הקבלן בהגשת חשבון הביניים. אין באמור כדי לגרוע מסעיף 30.4 להלן.</w:t>
      </w:r>
    </w:p>
    <w:p w14:paraId="55899595"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1A3C46E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היה והתברר לפי החשבון הסופי כי שולם לקבלן יותר מהמגיע לו אזי יחזיר הקבלן את תשלום היתרה מיד לפי דרישת המזמין כשתשלום זה צמוד למדד, כשהמדד היסודי הוא המדד במועד בו נוצר תשלום היתר והמדד הקובע הוא המדד שהתפרסם לאחרונה לפני החזרתו למזמין. במידה והקבלן יפגר בביצוע תשלום היתרה ו/או כל חלק הימנה מעבר ל-15 יום מיום קבלת דרישת המזמין, יישא התשלום בפיגור ריבית החשב הכללי, כפי שתהא מעת לעת.</w:t>
      </w:r>
    </w:p>
    <w:p w14:paraId="1577DFBC"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היה והקבלן איחר בהגשת החשבון הסופי ייווסף לפרק הזמן לתשלום החשבון הסופי ממועד אישורו, אותו פרק זמן שבו איחר הקבלן בהגשת החשבון הסופי.</w:t>
      </w:r>
    </w:p>
    <w:p w14:paraId="32CEF96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מכל תשלום מהתשלומים לפי סעיפים 8.2 ו/או 8.3 לעיל כל סכום המגיע אותה עת מהקבלן למזמין עפ"י הוראות החוזה וזאת בין אם נזכרה זכות כזו מפורשות בחוזה ובין אם לאו, ומבלי לגרוע מזכות המזמין לגבות כל סכום המגיע לו מהקבלן בכל דרך אחרת.</w:t>
      </w:r>
    </w:p>
    <w:p w14:paraId="4942B08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חשבון ביניים והחשבון הסופי יערכו על בסיס מצטבר ובמתואם עם </w:t>
      </w:r>
      <w:proofErr w:type="spellStart"/>
      <w:r w:rsidRPr="00E56613">
        <w:rPr>
          <w:rFonts w:ascii="David" w:eastAsia="Times New Roman" w:hAnsi="David" w:cs="David"/>
          <w:b/>
          <w:i/>
          <w:snapToGrid w:val="0"/>
          <w:sz w:val="26"/>
          <w:szCs w:val="24"/>
          <w:rtl/>
        </w:rPr>
        <w:t>התכניות</w:t>
      </w:r>
      <w:proofErr w:type="spellEnd"/>
      <w:r w:rsidRPr="00E56613">
        <w:rPr>
          <w:rFonts w:ascii="David" w:eastAsia="Times New Roman" w:hAnsi="David" w:cs="David"/>
          <w:b/>
          <w:i/>
          <w:snapToGrid w:val="0"/>
          <w:sz w:val="26"/>
          <w:szCs w:val="24"/>
          <w:rtl/>
        </w:rPr>
        <w:t xml:space="preserve"> והמפרטים ויכללו את הבאות:</w:t>
      </w:r>
    </w:p>
    <w:p w14:paraId="1E7BB35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פירוט העבודות שבוצעו בפועל בהתייחס לחשבון המוגש ובמצטבר.</w:t>
      </w:r>
    </w:p>
    <w:p w14:paraId="0A9AF6B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על התקדמות העבודות.</w:t>
      </w:r>
    </w:p>
    <w:p w14:paraId="75F72DC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חישוב הצמדה.</w:t>
      </w:r>
    </w:p>
    <w:p w14:paraId="26A43C0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פירוט ונתונים אחרים שידרשו ע"י המפקח.</w:t>
      </w:r>
    </w:p>
    <w:p w14:paraId="05A0BC3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 xml:space="preserve">    יחד עם כל חשבון ביניים יגיש הקבלן למזמין במסמך נפרד, חשבון המתייחס לשנויים שבוצעו בחודש שקדם לחודש הגשת החשבון ואשר יכלול את פירוט השינויים ומחיריהם. למען הסר ספק מובהר כי הקבלן לא יהיה זכאי לתשלום בעבור שינוי או תוספת למעט בגין האמור בסעיף 6.6.25.1-6.6.25.3.</w:t>
      </w:r>
    </w:p>
    <w:p w14:paraId="0261E06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שהקבלן יכלול בחשבון ביניים או בחשבון הסופי, לראשונה, כמויות או עבודות שבוצעו בתקופה שלפני החודש החולף להגשת החשבון, אזי הוא לא יהא זכאי לכל הפרשי הצמדה ולכל תשלום אחר הנובעים מתביעתן על ידו באחור.</w:t>
      </w:r>
    </w:p>
    <w:p w14:paraId="7FEB89E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כמו כן לא יהא הקבלן זכאי לכל הצמדה ולכל תשלום אחר בגין אחור בתשלום עבור פריטי חשבון ביניים או סופי שהמפקח לא אישר תשלומם עקב הפרת סעיף 8.5 לעיל ע"י הקבלן.</w:t>
      </w:r>
    </w:p>
    <w:p w14:paraId="0A15D6E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המזמין ישלם לקבלן את מס הערך המוסף בגין הסכומים ששולמו על ידו לקבלן לפי סעיף 8 זה, ובלבד שהוגשה למזמין חשבונית מס כדין. מס הערך המוסף ישולם סמוך לפני המועד שבו על הקבלן לדווח לשלטונות מס ערך מוסף על ההכנסה שמס הערך המוסף מתייחס אליה.</w:t>
      </w:r>
    </w:p>
    <w:p w14:paraId="02E356F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מס מהמגיע לקבלן ככל שנדרש עפ"י הדין.</w:t>
      </w:r>
    </w:p>
    <w:p w14:paraId="668CB1F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הזכות למזמין לעכב בצוע תשלום לקבלן עד להגשת דיווח כמותנה בסעיף 10.7 להלן ולקבלן לא יגיע פיצוי כלשהו, ובכלל זה גם לא הפרשי הצמדה בגין עיכוב זה.</w:t>
      </w:r>
    </w:p>
    <w:p w14:paraId="3E939E2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40273E1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יגיש למפקח בסוף כל חודש רשימה שתפרט את כל תביעותיו לתשלומים שלא הוסכם עליהם במפורש ואשר לפי דעתו הוא זכאי להם עקב בצוע העבודות או כל אירוע אחר במשך החודש החולף. אין באמור לעיל כדי לגרוע מחובת הקבלן לכלול כל תביעות כאמור בחשבונות הביניים ובחשבון הסופי.</w:t>
      </w:r>
    </w:p>
    <w:p w14:paraId="3C8514B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תביעה שלא הוכללה ברשימת התביעות כאמור בסעיף 8.12.1 רואים את הקבלן כאילו ויתר עליה לחלוטין וללא תנאי אלא אם הודיע בכתב בסוף החודש כאמור על כוונתו להגיש את התביעה ואכן הגישה לא יאוחר מאשר תוך חודש נוסף.</w:t>
      </w:r>
    </w:p>
    <w:p w14:paraId="587800E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שיתברר כי אכן מגיע לקבלן תשלום בגין נשוא התביעה כאמור, יקבע תשלום זה לפי ערך התביעה בחודש בו בוצעה העבודה נשוא התביעה ובלבד שנכללה ברשימת התביעות, במועדה כמפורט בסעיף 8.12.2 לעיל.</w:t>
      </w:r>
    </w:p>
    <w:p w14:paraId="0EC76AA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האמור בסעיף זה אינו גורע מהמותנה בסעיף 22 להלן.</w:t>
      </w:r>
    </w:p>
    <w:p w14:paraId="135315C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אף האמור לעיל במקרה והקבלן יקדים ביוזמתו ביצוע עבודות או כל חלק מהן לעומת לוח הזמנים המאושר ע"י המזמין, רשאי המזמין שלא לשלם לקבלן את חשבונות הביניים ו/או את החשבון הסופי לפי מועד הביצוע בפועל אלא לפי המועד שנקבע לביצועו עפ"י לוח הזמנים המאושר. כמו כן, אין המזמין חייב לספק לקבלן הנחיות ביצוע </w:t>
      </w:r>
      <w:proofErr w:type="spellStart"/>
      <w:r w:rsidRPr="00E56613">
        <w:rPr>
          <w:rFonts w:ascii="David" w:eastAsia="Times New Roman" w:hAnsi="David" w:cs="David"/>
          <w:b/>
          <w:i/>
          <w:snapToGrid w:val="0"/>
          <w:sz w:val="26"/>
          <w:szCs w:val="24"/>
          <w:rtl/>
        </w:rPr>
        <w:t>ותכניות</w:t>
      </w:r>
      <w:proofErr w:type="spellEnd"/>
      <w:r w:rsidRPr="00E56613">
        <w:rPr>
          <w:rFonts w:ascii="David" w:eastAsia="Times New Roman" w:hAnsi="David" w:cs="David"/>
          <w:b/>
          <w:i/>
          <w:snapToGrid w:val="0"/>
          <w:sz w:val="26"/>
          <w:szCs w:val="24"/>
          <w:rtl/>
        </w:rPr>
        <w:t xml:space="preserve"> ביצוע בהתאם לקצב עבודתו של הקבלן אלא לפי לוח הזמנים שאושר.</w:t>
      </w:r>
    </w:p>
    <w:p w14:paraId="75776B53" w14:textId="77777777" w:rsidR="00E56613" w:rsidRPr="00E56613" w:rsidRDefault="00E56613" w:rsidP="00E56613">
      <w:pPr>
        <w:spacing w:before="0" w:beforeAutospacing="0" w:after="0" w:afterAutospacing="0" w:line="360" w:lineRule="auto"/>
        <w:ind w:left="3140" w:hanging="1000"/>
        <w:jc w:val="both"/>
        <w:rPr>
          <w:rFonts w:ascii="David" w:eastAsia="Times New Roman" w:hAnsi="David" w:cs="David"/>
          <w:snapToGrid w:val="0"/>
          <w:sz w:val="24"/>
          <w:szCs w:val="24"/>
          <w:rtl/>
        </w:rPr>
      </w:pPr>
    </w:p>
    <w:p w14:paraId="015D4EE9"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ערבויות</w:t>
      </w:r>
    </w:p>
    <w:p w14:paraId="73A8E894" w14:textId="77777777" w:rsidR="00E56613" w:rsidRPr="00E56613" w:rsidRDefault="00E56613" w:rsidP="00237720">
      <w:pPr>
        <w:numPr>
          <w:ilvl w:val="1"/>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תוך 3 ימים מחתימת חוזה זה ימסור הקבלן למזמין ערבות בנקאית בסכום השווה לאחוז הנקוב בנספח 3.1.1 ממחיר העבודות, ללא מע"מ בגינו, בהתאם לשיעורו עפ"י דין, אשר תשמש להבטחת תשלום כל סכומים שיגיעו מהקבלן למזמין או לרוכשים שהזמינו שינויים ו/או שדרוגים מהקבלן בהתאם להוראות החוזה, לרבות אך מבלי לפגוע בכלליות האמור לעיל:</w:t>
      </w:r>
    </w:p>
    <w:p w14:paraId="31EF6ED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הפיצויים, דמי הנזק, השפוי, ההפסדים וההוצאות שיגיעו למזמין מאת הקבלן בכל מקרה של הפרת התחייבות כלשהי מהתחייבויותיו של הקבלן לפי החוזה.</w:t>
      </w:r>
    </w:p>
    <w:p w14:paraId="497C749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סכומים שהמזמין ישלם לקבלן או/וגם ע"ח הקבלן בהתאם להוראות חוזה זה.</w:t>
      </w:r>
    </w:p>
    <w:p w14:paraId="4691A51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 xml:space="preserve">ההוראות הבאות תחולנה על הערבויות הנזכרות בסעיפים 9.1 לעיל ו- 9.3  להלן: </w:t>
      </w:r>
    </w:p>
    <w:p w14:paraId="5C76395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הערבויות יהיה כמפורט בנספח 3.1.11.</w:t>
      </w:r>
    </w:p>
    <w:p w14:paraId="3E82B95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הערבויות יהיה צמוד במלואו למדד כשהמדד היסודי הוא כהגדרתו בנספח 3.1.1.</w:t>
      </w:r>
    </w:p>
    <w:p w14:paraId="380D065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להאריך את תוקפן של הערבויות למשך שנה כל פעם, או למשך תקופה אחרת ככל שיורה המזמין בכתב, ובלבד שאלה תהיינה בתוקף רצוף עד למתן תעודת הגמר הנזכרת בסעיף 27.2 להלן וזאת מבלי לגרוע מזכות המזמין לפי סעיף 9.3.4 להלן.</w:t>
      </w:r>
    </w:p>
    <w:p w14:paraId="66B7FE6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שיגיע למזמין סכום כלשהו מהקבלן, או במקרה שלא ניתנה תעודת הגמר עד למועד המיועד לגמר העבודות כקבוע בסעיף 10.1 להלן או בכל מקרה של איחור במסירה מעבר למועד הקבוע בחוזה זה, או בכל מקרה שהקבלן לא מבצע תיקונים באופן ובמועדים לפי דרישת המפקח או נכשל בתיקונם או מתנער מליתן אחריות בדק למזמין ו/או לרוכשים בהתאם לחוק המכר (דירות) ו/או מסרב להצטרף כנתבע בהליך כמתואר בסעיף 15.8 להלן ו/או נמנע מלפעול בהתאם לאמור בסעיף 15 כאמור, או נמנע מלהאריך תוקף ערבות מהערבויות המפורטות בסעיף 9 לעיל ולהלן עד 30 יום לפני מועד תפוגת תוקפן או נמנע מלפעול בהתאם להוראות סעיף 9.4 להלן במועד שנקבע ע"י אותה רשות או בכל מקרה אחר בו הקבלן אינו ממלא אחר הוראות החוזה, יהיה המזמין זכאי לדרוש את פירעון הערבויות, כולן או חלקן, בבת אחת או בחלקים חלקים במספר פעמים, וזאת בלא שיהיה חייב להוכיח או לבסס את דרישתו, והקבלן מתחייב שלא לנקוט בכל פעולה למניעת או לעיכוב כל תשלום שהמזמין ידרוש בתוקף הערבויות ובכלל זה, מתחייב שלא לבקש צו מניעה זמני ו/או קבוע ו/או עיכוב ביצוע בקשר עם חילוט הערבויות.</w:t>
      </w:r>
    </w:p>
    <w:p w14:paraId="3BA6CED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מוצהר למניעת ספקות, כי אין סכום הערבויות מגביל את המזמין בתביעותיו מהקבלן, ובמידה והמגיע למזמין מהקבלן יעלה על סכום הערבויות, יהיה המזמין זכאי לגבות מהקבלן את הסכום העודף בכל דרך שימצא לנכון.</w:t>
      </w:r>
    </w:p>
    <w:p w14:paraId="0959F4C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עם גמר בצוע כל העבודות בכל שלב בפרויקט ומסירתן למזמין ולרוכשים ולפני סילוק החשבון הסופי ימסור הקבלן למזמין ערבות בנקאית וזאת בהתאם להוראות דלקמן:</w:t>
      </w:r>
    </w:p>
    <w:p w14:paraId="5B0F8A7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הערבות תהיה על סך 5% מהמחיר הכולל ללא המע"מ בגינו כשהוא צמוד במלואו למדד עד למועד מסירת העבודות ותקופתה תהיה שווה לתקופת הבדק כנקוב בסעיף 28 להלן.</w:t>
      </w:r>
    </w:p>
    <w:p w14:paraId="7E400F2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החשבון הסופי תוספות למחיר הכולל בסך העולה על 5% - תגדל הערבות הבנקאית ב- 5% מסכום התוספת (להלן: "</w:t>
      </w:r>
      <w:r w:rsidRPr="00E56613">
        <w:rPr>
          <w:rFonts w:ascii="David" w:eastAsia="Times New Roman" w:hAnsi="David" w:cs="David"/>
          <w:b/>
          <w:bCs/>
          <w:snapToGrid w:val="0"/>
          <w:sz w:val="24"/>
          <w:szCs w:val="24"/>
          <w:rtl/>
        </w:rPr>
        <w:t>מחיר העבודות</w:t>
      </w:r>
      <w:r w:rsidRPr="00E56613">
        <w:rPr>
          <w:rFonts w:ascii="David" w:eastAsia="Times New Roman" w:hAnsi="David" w:cs="David"/>
          <w:snapToGrid w:val="0"/>
          <w:sz w:val="24"/>
          <w:szCs w:val="24"/>
          <w:rtl/>
        </w:rPr>
        <w:t>").</w:t>
      </w:r>
    </w:p>
    <w:p w14:paraId="7A9365FF"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בתום 36 חודשים מיום מסירת העבודות ולאחר קבלת אישור</w:t>
      </w:r>
      <w:r w:rsidRPr="00E56613">
        <w:rPr>
          <w:rFonts w:ascii="David" w:eastAsia="Times New Roman" w:hAnsi="David" w:cs="David"/>
          <w:snapToGrid w:val="0"/>
          <w:sz w:val="24"/>
          <w:szCs w:val="24"/>
        </w:rPr>
        <w:t xml:space="preserve"> </w:t>
      </w:r>
      <w:r w:rsidRPr="00E56613">
        <w:rPr>
          <w:rFonts w:ascii="David" w:eastAsia="Times New Roman" w:hAnsi="David" w:cs="David"/>
          <w:snapToGrid w:val="0"/>
          <w:sz w:val="24"/>
          <w:szCs w:val="24"/>
          <w:rtl/>
        </w:rPr>
        <w:t>המפקח באשר לביצוע תיקוני הבדק והאחריות במועד זה ע"י הקבלן, וכן בכפיפה להיעדר תביעות מצד הרוכשים באשר לאיכות הבניה וכל הכרוך בכך, תוקטן הערבות באופן שתהיה על סך  2.5% ממחיר העבודות הצמוד כאמור, ללא המע"מ בגינו.</w:t>
      </w:r>
    </w:p>
    <w:p w14:paraId="03BCE57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בתום 60 חודשים מיום מסירת העבודות ובכפוף לקבלת אישור המפקח באשר להשלמת ביצוע תיקוני הבדק והאחריות עד למועד זה ע"י הקבלן, וכן בכפיפה להיעדר תביעות מצד הרוכשים באשר לאיכות הבניה וכל הכרוך בכך, תוחזר הערבות לקבלן.</w:t>
      </w:r>
    </w:p>
    <w:p w14:paraId="00BAF8FF" w14:textId="77777777" w:rsidR="00E56613" w:rsidRPr="00E56613" w:rsidRDefault="00E56613" w:rsidP="00E56613">
      <w:pPr>
        <w:spacing w:before="0" w:beforeAutospacing="0" w:after="0" w:afterAutospacing="0" w:line="240" w:lineRule="auto"/>
        <w:ind w:left="2783"/>
        <w:jc w:val="both"/>
        <w:rPr>
          <w:rFonts w:ascii="David" w:eastAsia="Times New Roman" w:hAnsi="David" w:cs="David"/>
          <w:snapToGrid w:val="0"/>
          <w:sz w:val="24"/>
          <w:szCs w:val="24"/>
          <w:rtl/>
        </w:rPr>
      </w:pPr>
    </w:p>
    <w:p w14:paraId="1FEEF30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הערבות תהיה להבטחת תשלום כל הנזקים (ובכלל זה כל תשלום שיעשה ע"י המזמין) שיגרמו למזמין בגין מעשה ו/או מחדל של הקבלן לרבות אך לא רק הפרת התחייבות מהתחייבויותיו עפ"י חוזה זה. המזמין רשאי להורות לקבלן והקבלן מתחייב לפעול בתוך 7 ימים ממועד קבלת הוראה כאמור, לתיקון נוסח ערבות זו כך שהעירייה תתווסף כמוטב על פיה, להבטחת תשלום כל הנזקים שיגרמו גם לעירייה בגין מעשה ו/או מחדל של הקבלן כאמור.</w:t>
      </w:r>
    </w:p>
    <w:p w14:paraId="2CEF1E3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9.1 לעיל תחולנה בשנויים המחויבים גם על הערבות שתינתן בהתאם להוראות סעיף 9.3 זה.</w:t>
      </w:r>
    </w:p>
    <w:p w14:paraId="6C66861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 xml:space="preserve">מבלי לגרוע מהאמור </w:t>
      </w:r>
      <w:proofErr w:type="spellStart"/>
      <w:r w:rsidRPr="00E56613">
        <w:rPr>
          <w:rFonts w:ascii="David" w:eastAsia="Times New Roman" w:hAnsi="David" w:cs="David"/>
          <w:b/>
          <w:i/>
          <w:snapToGrid w:val="0"/>
          <w:sz w:val="26"/>
          <w:szCs w:val="24"/>
          <w:rtl/>
        </w:rPr>
        <w:t>בס"ק</w:t>
      </w:r>
      <w:proofErr w:type="spellEnd"/>
      <w:r w:rsidRPr="00E56613">
        <w:rPr>
          <w:rFonts w:ascii="David" w:eastAsia="Times New Roman" w:hAnsi="David" w:cs="David"/>
          <w:b/>
          <w:i/>
          <w:snapToGrid w:val="0"/>
          <w:sz w:val="26"/>
          <w:szCs w:val="24"/>
          <w:rtl/>
        </w:rPr>
        <w:t xml:space="preserve"> 9.3.1 לעיל מוסכם כדלקמן:</w:t>
      </w:r>
    </w:p>
    <w:p w14:paraId="3434318F"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להאריך תוקף הערבות מעת לעת, עד לגמר תקופת הבדק כהגדרתה בסעיף 28 להלן או עד לקבלת אישור המזמין בדבר השלמת ביצוע התיקונים הנדרשים בתקופות הבדק והאחריות, או עד למשך התקופה שתידרש לשם הבטחת זכות המזמין לשיפוי מלא מהקבלן בגין תביעות ליקויי בניה לפי המאוחר </w:t>
      </w:r>
      <w:proofErr w:type="spellStart"/>
      <w:r w:rsidRPr="00E56613">
        <w:rPr>
          <w:rFonts w:ascii="David" w:eastAsia="Times New Roman" w:hAnsi="David" w:cs="David"/>
          <w:b/>
          <w:i/>
          <w:snapToGrid w:val="0"/>
          <w:sz w:val="26"/>
          <w:szCs w:val="24"/>
          <w:rtl/>
        </w:rPr>
        <w:t>מביניהם</w:t>
      </w:r>
      <w:proofErr w:type="spellEnd"/>
      <w:r w:rsidRPr="00E56613">
        <w:rPr>
          <w:rFonts w:ascii="David" w:eastAsia="Times New Roman" w:hAnsi="David" w:cs="David"/>
          <w:b/>
          <w:i/>
          <w:snapToGrid w:val="0"/>
          <w:sz w:val="26"/>
          <w:szCs w:val="24"/>
          <w:rtl/>
        </w:rPr>
        <w:t>.</w:t>
      </w:r>
    </w:p>
    <w:p w14:paraId="515E188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די בקיומן של טענות ו/או דרישות ו/או תביעות רוכשים בעניין ליקויי בניה, מכל מין וסוג שהוא, כדי להוות עילה למימוש הערבות ו/או להארכת תוקפה, לפי קביעת המזמין וזאת מבלי לגרוע מטענות המזמין וזכויותיו הדיוניות להתגונן מפני דרישות ו/או תביעות כאמור ו/או להכחישן.</w:t>
      </w:r>
    </w:p>
    <w:p w14:paraId="21E01497"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המזמין זכאי להוסיף ולהחזיק בערבות, גם לאחר תום תקופת הבדק כהגדרתה בסעיף 28 להלן,</w:t>
      </w:r>
      <w:r w:rsidRPr="00E56613">
        <w:rPr>
          <w:rFonts w:ascii="David" w:eastAsia="Times New Roman" w:hAnsi="David" w:cs="David"/>
          <w:b/>
          <w:i/>
          <w:snapToGrid w:val="0"/>
          <w:sz w:val="26"/>
          <w:szCs w:val="24"/>
          <w:rtl/>
        </w:rPr>
        <w:t xml:space="preserve"> ככל שהדבר דרוש להבטחת התחייבויות הקבלן להשלים את ביצוע כל התיקונים הנדרשים בתקופות הבדק והאחריות וזאת מבלי לגרוע מיתר האמור בסעיף 9.3.4 לעיל ולהלן.</w:t>
      </w:r>
    </w:p>
    <w:p w14:paraId="2C82B003"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 הארכה או אי תיקון ליקויים בתקופות הבדק והאחריות כאמור מהווה, כשלעצמו, מבלי לגרוע מכל סיבה אחרת, עילה למימוש הערבות ו/או להארכת תוקפה ו/או זכות לעכבה בידי המזמין.</w:t>
      </w:r>
    </w:p>
    <w:p w14:paraId="2CA71DAF"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אין בזכויות המזמין לעכב הערבות בידיו ו/או להאריך תוקפה כאמור לעיל, כדי לגרוע מזכויות המזמין עפ"י החוזה ועפ"י כל דין לרבות זכותו למימוש הערבות בהתקיים כל אחת משאר העילות הקבועות בסעיף 27 להלן.</w:t>
      </w:r>
    </w:p>
    <w:p w14:paraId="222A9E1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מבלי לגרוע מהאמור לעיל, הקבלן ימציא בטחונות לפי דרישת כל רשות מוסמכת, כתנאי לאישורה לקבלת טפסי 4 ו/או טפסי 4 חלקיים, להבטחת קיום דרישות אותה רשות, ככל שקיום דרישות אלה חל עפ"י חוזה זה על הקבלן.</w:t>
      </w:r>
    </w:p>
    <w:p w14:paraId="57FE9D55"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5DE6B7B2"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לוח זמנים שלבי בצוע ודיווח</w:t>
      </w:r>
    </w:p>
    <w:p w14:paraId="7721FE2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להתחיל בבצוע העבודות לא יאוחר מאשר תוך 10 ימים מדרישת המזמין בכתב (להלן -"</w:t>
      </w:r>
      <w:r w:rsidRPr="00E56613">
        <w:rPr>
          <w:rFonts w:ascii="David" w:eastAsia="Times New Roman" w:hAnsi="David" w:cs="David"/>
          <w:bCs/>
          <w:i/>
          <w:snapToGrid w:val="0"/>
          <w:sz w:val="26"/>
          <w:szCs w:val="24"/>
          <w:rtl/>
        </w:rPr>
        <w:t>צו התחלת עבודה</w:t>
      </w:r>
      <w:r w:rsidRPr="00E56613">
        <w:rPr>
          <w:rFonts w:ascii="David" w:eastAsia="Times New Roman" w:hAnsi="David" w:cs="David"/>
          <w:b/>
          <w:i/>
          <w:snapToGrid w:val="0"/>
          <w:sz w:val="26"/>
          <w:szCs w:val="24"/>
          <w:rtl/>
        </w:rPr>
        <w:t>") ולהשלים בצוען, כמפורט בסעיף 27 להלן, תוך פרק הזמן מצו התחלת עבודה לאותו שלב הנקוב בנספח 3.1.1 (להלן ולעיל - "</w:t>
      </w:r>
      <w:r w:rsidRPr="00E56613">
        <w:rPr>
          <w:rFonts w:ascii="David" w:eastAsia="Times New Roman" w:hAnsi="David" w:cs="David"/>
          <w:bCs/>
          <w:i/>
          <w:snapToGrid w:val="0"/>
          <w:sz w:val="26"/>
          <w:szCs w:val="24"/>
          <w:rtl/>
        </w:rPr>
        <w:t>המועד המיועד למסירת העבודות</w:t>
      </w:r>
      <w:r w:rsidRPr="00E56613">
        <w:rPr>
          <w:rFonts w:ascii="David" w:eastAsia="Times New Roman" w:hAnsi="David" w:cs="David"/>
          <w:b/>
          <w:i/>
          <w:snapToGrid w:val="0"/>
          <w:sz w:val="26"/>
          <w:szCs w:val="24"/>
          <w:rtl/>
        </w:rPr>
        <w:t xml:space="preserve">") ובהתאם ללוח הזמנים הכללי המצורף כנספח 3.1.10 לחוזה זה, ובלבד שהקבלן קיבל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עבודה ומפרטים המאפשרים את התחלת ביצוע העבודות. במקרה וימונה מפקח, המזמין ידאג להעביר לקבלן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ומפרטים כאמור, בכפוף לסעיף 5.7.3 לעיל.</w:t>
      </w:r>
    </w:p>
    <w:p w14:paraId="6E1F295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הקבלן להעביר לאישור המפקח לוח זמנים מפורט לביצוע העבודות על בסיס לוח הזמנים הכללי עד לא יאוחר מ- 30 יום ממועד קבלת צו התחלת עבודה.</w:t>
      </w:r>
    </w:p>
    <w:p w14:paraId="3C825B28"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6FEFD1F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מוסכם כי באם לא יינתן צו התחלת עבודה בתוך 120 יום ממועד חתימת חוזה זה ע"י כל הצדדים, יבוטל חוזה זה מאליו והקבלן לא יהא זכאי לכל סעד נוסף בגין זאת.</w:t>
      </w:r>
    </w:p>
    <w:p w14:paraId="5E55DE2B"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1F390CB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 זכאי להורות לקבלן לבצע שלב אחד או יותר משלבי הבניה בפרויקט. לגבי כל שלב, יינתן צו התחלת עבודה בנפרד. הקבלן מתחייב לבצע שלב אחד או יותר משלבי הבניה בפרויקט, לפי הוראת המזמין, בהתאם למחירים הנקובים בנספח 3.1.1.</w:t>
      </w:r>
    </w:p>
    <w:p w14:paraId="6AAA5E7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24F6D0B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לפני מתן או בעת מתן צו התחלת העבודה יעמיד המזמין לרשות הקבלן את האתר או אותו חלק ממנו הדרוש להתחלת בצוע העבודות בהתאם ללוח הזמנים לפי דעתו של המפקח, ולאחר מכן יעמיד המזמין לרשות הקבלן מזמן לזמן חלקים נוספים מהאתר הכול כפי שיידרש לבצוע העבודות בהתאם ללוח הזמנים.</w:t>
      </w:r>
    </w:p>
    <w:p w14:paraId="2BB22CB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או/וגם של האתר עוד לפני השלמת כל העבודות והקבלן חייב למלא אחר דרישת המזמין.</w:t>
      </w:r>
    </w:p>
    <w:p w14:paraId="6D6A245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הזכות למזמין לדרוש מהקבלן לדחות מסירת חלקים של העבודות שהושלמו עד למסירת כל העבודות נשוא חוזה זה.</w:t>
      </w:r>
    </w:p>
    <w:p w14:paraId="1C01493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הזכות למזמין להכניס ולהתקין באתר ציוד, אביזרים, ריהוט ומכונות אף קודם להשלמת כל העבודות בכל עת ומקום שיקבעו ויאושרו ע"י המפקח בדירות לדוגמא ובמבואות הראשיות בלבד, אף אם טרם נמסרו העבודות ע"י הקבלן למזמין ו/או לרוכשים לרבות </w:t>
      </w:r>
      <w:proofErr w:type="spellStart"/>
      <w:r w:rsidRPr="00E56613">
        <w:rPr>
          <w:rFonts w:ascii="David" w:eastAsia="Times New Roman" w:hAnsi="David" w:cs="David"/>
          <w:b/>
          <w:i/>
          <w:snapToGrid w:val="0"/>
          <w:sz w:val="26"/>
          <w:szCs w:val="24"/>
          <w:rtl/>
        </w:rPr>
        <w:t>מטלטלין</w:t>
      </w:r>
      <w:proofErr w:type="spellEnd"/>
      <w:r w:rsidRPr="00E56613">
        <w:rPr>
          <w:rFonts w:ascii="David" w:eastAsia="Times New Roman" w:hAnsi="David" w:cs="David"/>
          <w:b/>
          <w:i/>
          <w:snapToGrid w:val="0"/>
          <w:sz w:val="26"/>
          <w:szCs w:val="24"/>
          <w:rtl/>
        </w:rPr>
        <w:t xml:space="preserve"> של הרוכשים, בהתאם להנחיית המזמין, והקבלן מתחייב לאפשר זאת למזמין ולרוכשים ולנקוט בכל האמצעים אשר יבטיחו את שלמות הציוד, האביזרים, הריהוט והמכונות ואת העוסקים בהם.</w:t>
      </w:r>
    </w:p>
    <w:p w14:paraId="7861B523" w14:textId="77777777" w:rsidR="00E56613" w:rsidRPr="00E56613" w:rsidDel="0080793C" w:rsidRDefault="00E56613" w:rsidP="00E56613">
      <w:pPr>
        <w:spacing w:before="120" w:beforeAutospacing="0" w:after="0" w:afterAutospacing="0" w:line="240" w:lineRule="auto"/>
        <w:jc w:val="both"/>
        <w:outlineLvl w:val="1"/>
        <w:rPr>
          <w:del w:id="95" w:author="מרול אטמן" w:date="2024-10-30T16:49:00Z" w16du:dateUtc="2024-10-30T14:49:00Z"/>
          <w:rFonts w:ascii="David" w:eastAsia="Times New Roman" w:hAnsi="David" w:cs="David"/>
          <w:b/>
          <w:i/>
          <w:snapToGrid w:val="0"/>
          <w:sz w:val="26"/>
          <w:szCs w:val="24"/>
          <w:rtl/>
        </w:rPr>
      </w:pPr>
    </w:p>
    <w:p w14:paraId="576F05D6"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593FC1F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E01687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מצהיר כי ידוע לו עד כמה חיונית השלמת בצוע העבודות במועד המיועד לגמר העבודות בשים לב לכך שכל עיכוב בהשלמת העבודות יגרום מאליו לעיכוב בשימוש בעבודות למטרתם.</w:t>
      </w:r>
    </w:p>
    <w:p w14:paraId="171266F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איחור במסירת העבודות למזמין, כמפורט בסעיף 27 להלן, ישלם הקבלן למזמין כפיצוי מוסכם ומוערך מראש את הסכום הנקוב בנספח 3.1.1 לכל יום של אחור.</w:t>
      </w:r>
    </w:p>
    <w:p w14:paraId="3805E12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סכומי הפיצויים הנ"ל צמודים למדד כשהמדד היסודי הוא כנקוב בנספח 3.1.1 והמדד הקובע הוא המדד שהתפרסם לאחרונה לפני מועד תשלום הפיצויים בפועל.</w:t>
      </w:r>
    </w:p>
    <w:p w14:paraId="549CA9C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לנכות סכומי הפיצויים הנ"ל מהמגיע לקבלן או/וגם לגבותם בכל דרך אחרת.</w:t>
      </w:r>
    </w:p>
    <w:p w14:paraId="192A321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הפיצויים הנ"ל נקבע לאחר הערכה שקולה וזהירה של מינימום הנזקים שיגרמו למזמין עקב אי השלמת בצוע העבודות ומסירתן במועד, אולם במקרה והנזק בפועל, יעלה על סכומי הפיצויים הנ"ל יהיה המזמין זכאי לגבות מהקבלן את הפיצויים הנ"ל וכל סכום נוסף עד לכסוי הנזק בפועל.</w:t>
      </w:r>
    </w:p>
    <w:p w14:paraId="02D0DE2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בתשלום הפיצויים הנ"ל כדי לשחרר את הקבלן מאיזה מהתחייבויותיו לפי חוזה זה.</w:t>
      </w:r>
    </w:p>
    <w:p w14:paraId="21E61A7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העבודות באופן התואם את לוח הזמנים המפורט המאושר ע"י המפקח ונציג המזמין ולשלבן בעבודות הקבלנים האחרים באתר באופן שלא תעוכב כל עבודה שהיא.</w:t>
      </w:r>
    </w:p>
    <w:p w14:paraId="1391FA7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rtl/>
        </w:rPr>
      </w:pPr>
      <w:r w:rsidRPr="00E56613">
        <w:rPr>
          <w:rFonts w:ascii="David" w:eastAsia="Times New Roman" w:hAnsi="David" w:cs="David"/>
          <w:b/>
          <w:i/>
          <w:snapToGrid w:val="0"/>
          <w:sz w:val="26"/>
          <w:szCs w:val="24"/>
          <w:rtl/>
        </w:rPr>
        <w:t xml:space="preserve">על הקבלן </w:t>
      </w:r>
      <w:r w:rsidRPr="00E56613">
        <w:rPr>
          <w:rFonts w:ascii="David" w:eastAsia="Times New Roman" w:hAnsi="David" w:cs="David"/>
          <w:b/>
          <w:i/>
          <w:snapToGrid w:val="0"/>
          <w:rtl/>
        </w:rPr>
        <w:t>לדווח מדי כל חודש למפקח  בדיווח פרטני בכתב  על התקדמות העבודות ועבודות הקבלנים האחרים, ולעדכן את לוח הזמנים המפורט בתוכנת "</w:t>
      </w:r>
      <w:proofErr w:type="spellStart"/>
      <w:r w:rsidRPr="00E56613">
        <w:rPr>
          <w:rFonts w:ascii="David" w:eastAsia="Times New Roman" w:hAnsi="David" w:cs="David"/>
          <w:b/>
          <w:i/>
          <w:snapToGrid w:val="0"/>
        </w:rPr>
        <w:t>m.s.</w:t>
      </w:r>
      <w:proofErr w:type="spellEnd"/>
      <w:r w:rsidRPr="00E56613">
        <w:rPr>
          <w:rFonts w:ascii="David" w:eastAsia="Times New Roman" w:hAnsi="David" w:cs="David"/>
          <w:b/>
          <w:i/>
          <w:snapToGrid w:val="0"/>
        </w:rPr>
        <w:t xml:space="preserve"> project</w:t>
      </w:r>
      <w:r w:rsidRPr="00E56613">
        <w:rPr>
          <w:rFonts w:ascii="David" w:eastAsia="Times New Roman" w:hAnsi="David" w:cs="David"/>
          <w:b/>
          <w:i/>
          <w:snapToGrid w:val="0"/>
          <w:rtl/>
        </w:rPr>
        <w:t xml:space="preserve">", או בתוכנה </w:t>
      </w:r>
      <w:proofErr w:type="gramStart"/>
      <w:r w:rsidRPr="00E56613">
        <w:rPr>
          <w:rFonts w:ascii="David" w:eastAsia="Times New Roman" w:hAnsi="David" w:cs="David"/>
          <w:b/>
          <w:i/>
          <w:snapToGrid w:val="0"/>
          <w:rtl/>
        </w:rPr>
        <w:t>דומה  לפי</w:t>
      </w:r>
      <w:proofErr w:type="gramEnd"/>
      <w:r w:rsidRPr="00E56613">
        <w:rPr>
          <w:rFonts w:ascii="David" w:eastAsia="Times New Roman" w:hAnsi="David" w:cs="David"/>
          <w:b/>
          <w:i/>
          <w:snapToGrid w:val="0"/>
          <w:rtl/>
        </w:rPr>
        <w:t xml:space="preserve"> קביעת המזמין מעת לעת, הכול לפי דרישת המפקח ולהנחת דעתו.</w:t>
      </w:r>
    </w:p>
    <w:p w14:paraId="62433AD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עדכון לוח הזמנים המפורט והשנויים שיתחייבו מכך מיועדים רק על מנת לשקף סדר העבודות, הקשר ביניהן והזמן המוקצב לביצוען, ואין בהם כדי לקבוע תאריכים חדשים לבצוע העבודות ומסירתן ו/או כדי להקדים המועדים שנקבעו לביצוע תשלומים בגינם עפ"י לוח התשלומים המפורט בנספח 3.1.11 ו/או כדי לשחרר הקבלן מהתחייבותו לבצוע העבודות ומסירתן בהתאם ללוח הזמנים הכללי.</w:t>
      </w:r>
    </w:p>
    <w:p w14:paraId="4834409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79F94F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המועדים לבצוע העבודות הקבועים בלוח הזמנים יהא המפקח קובע בלעדית באיזה מועדים תתבצענה העבודות ויהא זכאי מעת לעת להורות לקבלן את מועדי העבודה ולשנות מועדים אלה, ובכלל זה להאט ו/או לעכב ביצוע חלק מהעבודות לרבות אך לא רק לעכב ביצוע עבודות גמר בכל שלב שלהם בדירות (לאחר שנחתמה בקשת התקשרות לרכישת הדירה) ולעכב התקנת ארונות, משטח (שיש), כיור, סוללה וחיפוי קירות במטבח, ריצוף, הקמת מחיצות ע"ג ריצוף, חיפוי קירות, התקנת ארונות, כלים סניטריים וסוללות בחדרים רטובים והתקנת יחידות מיזוג אויר, מאיידים ומעבים ככל שנדרשו בחוזה זה (בדירות שטרם נמכרו) ו/או להאיץ ביצוע עבודות בחלק מהדירות, הכול לפי קביעת המפקח אף אם זו מנוגדת לסדר הביצוע שקבע לעצמו הקבלן, ועל הקבלן לבצע את העבודות בהתאם להוראות המפקח. יחד עם זאת הקבלן יהיה רשאי להבהיר עמדתו בפני המפקח.</w:t>
      </w:r>
    </w:p>
    <w:p w14:paraId="6022779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למניעת ספקות מוצהר במפורש, כי מועדי העבודה שיקבעו ע"י המפקח וכל שנוי שיערך בהם על ידו, לא יצדיקו דחית מועד השלמת בצוע העבודות ולא יהוו צידוק לאחור בהשלמת בצוע העבודות, אלא אם אושרה דחייה לפי סעיף 10.12 להלן. כמו כן, לא יצדיק הדבר שנוי במחיר הכולל.</w:t>
      </w:r>
    </w:p>
    <w:p w14:paraId="2553782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כמו כן המזמין רשאי להורות לקבלן לדחות את השלמת העבודות המתוארות לעיל בדירות לא מכורות בתנאים כדלקמן -בדירות שאינן דירות גג עד 6 חודשים לאחר קבלת טופס 4, תהיה ללא תמורה נוספת. בגין השלמת עבודות בדירה שעבודות בה עוכבו למעלה 6 חודשים כאמור לעיל, יהיה זכאי הקבלן לקבלת תוספת קבועה סופית וממצה כמפורט בנספח 3.1.1. בכל הנוגע לדירות גג המזמין רשאי להורות על עיכוב בכל עבודות הגמר בדירות גג עד ל-12 חודשים לאחר קבלת טופס 4. בגין השלמת עבודות בדירה שעבודות בה עוכבו למעלה מ-12 חודשים כאמור יהיה זכאי הקבלן לקבלת תוספת קבועה סופית וממצה כמפורט בנספח 3.1.1.</w:t>
      </w:r>
    </w:p>
    <w:p w14:paraId="0E348FB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17B01E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להתמיד בבצוע העבודות בשקידה, באמצעים ובקצב המבטיחים השלמתן במועד המיועד לגמר העבודות, ובלבד שקצב זה לא יהיה איטי מזה הקבוע בלוח הזמנים.</w:t>
      </w:r>
    </w:p>
    <w:p w14:paraId="3704D64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המפקח יהיה קובע בלעדית, סופית וללא עוררין אם באיזה שלב שהוא של בצוע העבודות אין הקבלן ממלא אחר התחייבותו כאמור, ובמקרה של קביעה כזו יהיה המזמין זכאי לפעול בהתאם להוראות סעיף 24 להלן. </w:t>
      </w:r>
    </w:p>
    <w:p w14:paraId="4F9C659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הקבלן מצהיר ומתחייב כי בהתחייבו להשלים את בצוע העבודות במועד המיועד לגמר העבודות הביא בחשבון את כל גורמי העיכוב האפשריים ובכלל זה - אך מבלי לפגוע בכלליות האמור לעיל - שרות מילואים של עובדים ושוק העבודה, החומרים והשירותים כפי שהוא עלול להיות במשך בצוע העבודה, עבודות המבוצעות ע"י קבלני משנה, קבלנים מיוחדים וקבלנים אחרים, עבודות נוספות או/וגם שנויים אפשריים בעבודות וכן כל גורמי טבע כגון: מזג אויר </w:t>
      </w:r>
      <w:proofErr w:type="spellStart"/>
      <w:r w:rsidRPr="00E56613">
        <w:rPr>
          <w:rFonts w:ascii="David" w:eastAsia="Times New Roman" w:hAnsi="David" w:cs="David"/>
          <w:snapToGrid w:val="0"/>
          <w:sz w:val="24"/>
          <w:szCs w:val="24"/>
          <w:rtl/>
        </w:rPr>
        <w:t>וכו</w:t>
      </w:r>
      <w:proofErr w:type="spellEnd"/>
      <w:r w:rsidRPr="00E56613">
        <w:rPr>
          <w:rFonts w:ascii="David" w:eastAsia="Times New Roman" w:hAnsi="David" w:cs="David"/>
          <w:snapToGrid w:val="0"/>
          <w:sz w:val="24"/>
          <w:szCs w:val="24"/>
          <w:rtl/>
        </w:rPr>
        <w:t>', ואולם אין באמור לעיל כדי להביא בחשבון גיוס כללי לצבא.</w:t>
      </w:r>
    </w:p>
    <w:p w14:paraId="3DF1190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559377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ימציא למפקח, לפי דרישתו מזמן לזמן, פירוט ודיווח מלא בכתב על בצוע העבודות ודרכי הבצוע, לרבות רשימת מתקנים ומבני עזר שיש בדעת הקבלן להשתמש בהם, רשימת בתי המלאכה בהם תבוצענה עבודות, מצבת כוח אדם, תזרים מזומנים וכל מידע אחר שהמפקח ידרוש. המצאת החומר האמור ע"י הקבלן למפקח, בין שאישר אותו המפקח במפורש ובין שלא אישרו, אינה פוטרת את הקבלן מאחריות כלשהי המוטלת עליו. נדרש הקבלן ע"י המפקח להגיש דיווח איזה שהוא כאמור לעיל, יהיה כל תשלום שעל המזמין לשלם לקבלן מותנה בהגשת הדיווח קודם לכן.</w:t>
      </w:r>
    </w:p>
    <w:p w14:paraId="2AB0E27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ימציא לפי דרישת המזמין, תכנית שתפרט את אמצעי ההרמה ו/או אמצעי ההובלה ו/או השינוע ו/או האכסון של החומרים וכל ציוד אחר ו/או את התבניות לביצוע החלקים היצוקים באתר, ו/או את אופן הרכבתם ופירוקם ו/או מועדי ההרכבה והפירוק, ו/או תיאור הפיגומים ו/או התבניות ו/או שיטות היציקה ו/או סוג מעליות המשא הזמניות והיכן בכוונתו </w:t>
      </w:r>
      <w:proofErr w:type="spellStart"/>
      <w:r w:rsidRPr="00E56613">
        <w:rPr>
          <w:rFonts w:ascii="David" w:eastAsia="Times New Roman" w:hAnsi="David" w:cs="David"/>
          <w:b/>
          <w:i/>
          <w:snapToGrid w:val="0"/>
          <w:sz w:val="26"/>
          <w:szCs w:val="24"/>
          <w:rtl/>
        </w:rPr>
        <w:t>למקמן</w:t>
      </w:r>
      <w:proofErr w:type="spellEnd"/>
      <w:r w:rsidRPr="00E56613">
        <w:rPr>
          <w:rFonts w:ascii="David" w:eastAsia="Times New Roman" w:hAnsi="David" w:cs="David"/>
          <w:b/>
          <w:i/>
          <w:snapToGrid w:val="0"/>
          <w:sz w:val="26"/>
          <w:szCs w:val="24"/>
          <w:rtl/>
        </w:rPr>
        <w:t xml:space="preserve">. אישור המזמין ו/או </w:t>
      </w:r>
      <w:proofErr w:type="spellStart"/>
      <w:r w:rsidRPr="00E56613">
        <w:rPr>
          <w:rFonts w:ascii="David" w:eastAsia="Times New Roman" w:hAnsi="David" w:cs="David"/>
          <w:b/>
          <w:i/>
          <w:snapToGrid w:val="0"/>
          <w:sz w:val="26"/>
          <w:szCs w:val="24"/>
          <w:rtl/>
        </w:rPr>
        <w:t>מתכנניו</w:t>
      </w:r>
      <w:proofErr w:type="spellEnd"/>
      <w:r w:rsidRPr="00E56613">
        <w:rPr>
          <w:rFonts w:ascii="David" w:eastAsia="Times New Roman" w:hAnsi="David" w:cs="David"/>
          <w:b/>
          <w:i/>
          <w:snapToGrid w:val="0"/>
          <w:sz w:val="26"/>
          <w:szCs w:val="24"/>
          <w:rtl/>
        </w:rPr>
        <w:t xml:space="preserve"> ו/או מנהל הפרויקט מטעמו לכל אשר יוצע בפניהם עפ"י סעיף זה, לא ישחרר את הקבלן מאחריות לביצוע כל אלה ולא יגרע הימנה והקבלן יוותר האחראי הבלעדי לביצוע ויישא בכל ההוצאות הכרוכות בכך. על הקבלן להגיש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התארגנות באתר. כל שטחי ההתארגנות של הקבלן יהיו בתחומי המגרש.</w:t>
      </w:r>
    </w:p>
    <w:p w14:paraId="5EEC9EBC"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רשאי לבקש מהרשות המקומית, אישורים להתארגנות או להצבת ציוד מחוץ לתחומי המגרש, אך מחויבותו כלפי המזמין לא תהיה מותנית בקבלת אישורים אלה.</w:t>
      </w:r>
    </w:p>
    <w:p w14:paraId="3692724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כי המזמין לא יישא בהוצאות כלשהן שתיגרמנה לקבלן בגין או לשם קבלת אישורים כאמור.</w:t>
      </w:r>
    </w:p>
    <w:p w14:paraId="2B3701C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מהאמור בסעיף 10.10.1 ימציא הקבלן תוך 7 ימים מתאריך חתימת חוזה זה למפקח את האישורים למינוי ממונה על בטיחות, אחראי על הביקורת, </w:t>
      </w:r>
      <w:r w:rsidRPr="00E56613">
        <w:rPr>
          <w:rFonts w:ascii="David" w:eastAsia="Times New Roman" w:hAnsi="David" w:cs="David"/>
          <w:b/>
          <w:i/>
          <w:snapToGrid w:val="0"/>
          <w:sz w:val="26"/>
          <w:szCs w:val="24"/>
          <w:rtl/>
        </w:rPr>
        <w:lastRenderedPageBreak/>
        <w:t xml:space="preserve">אחראי על תכנון השלד ואחראי על ביצוע השלד </w:t>
      </w:r>
      <w:proofErr w:type="spellStart"/>
      <w:r w:rsidRPr="00E56613">
        <w:rPr>
          <w:rFonts w:ascii="David" w:eastAsia="Times New Roman" w:hAnsi="David" w:cs="David"/>
          <w:b/>
          <w:i/>
          <w:snapToGrid w:val="0"/>
          <w:sz w:val="26"/>
          <w:szCs w:val="24"/>
          <w:rtl/>
        </w:rPr>
        <w:t>ותכנית</w:t>
      </w:r>
      <w:proofErr w:type="spellEnd"/>
      <w:r w:rsidRPr="00E56613">
        <w:rPr>
          <w:rFonts w:ascii="David" w:eastAsia="Times New Roman" w:hAnsi="David" w:cs="David"/>
          <w:b/>
          <w:i/>
          <w:snapToGrid w:val="0"/>
          <w:sz w:val="26"/>
          <w:szCs w:val="24"/>
          <w:rtl/>
        </w:rPr>
        <w:t xml:space="preserve"> התארגנות שתפרט את מקום התקנת והפעלת האמצעים, דרכי הגישה וכל יתר הנדרש לבצוע העבודות וכל מידע אחר שיידרש ע"י המפקח. </w:t>
      </w:r>
    </w:p>
    <w:p w14:paraId="784C366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תכנית ההתארגנות טעונה אשור המפקח ובכל מקרה הקבלן לא יתחיל בבצוע העבודות אם טרם מונו האחראים הנזכרים לעיל. לא הגיש הקבלן למפקח את תכנית ההתארגנות כאמור, יראו את התקופה בה על הקבלן לבצע העבודות כאילו התחילה בתום 7 ימים מהמועד בו היה עליו להגיש למפקח את תכנית ההתארגנות אף שלא ניתן צו התחלת עבודה.</w:t>
      </w:r>
    </w:p>
    <w:p w14:paraId="1ECF60EA"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14C5A8A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בכל זמן שהוא יהיה המפקח בדעה שקצב בצוע העבודות איטי מדי מכדי להבטיח את השלמת בצוע העבודות במועד המיועד לגמר העבודות, או השלמת חלק של העבודות לפי לוח הזמנים, יודיע המפקח לקבלן בכתב והקבלן ינקוט מיד באמצעים הדרושים בכדי להבטיח את השלמת בצוע העבודות במועד ויודיע על אמצעים אלה למפקח בכתב.</w:t>
      </w:r>
    </w:p>
    <w:p w14:paraId="7DE4F37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המפקח בדעה שהאמצעים שנקט בהם הקבלן כאמור בסעיף 10.11.1 לעיל אינם מספיקים בכדי להבטיח השלמת בצוע העבודות במועד המיועד לגמר העבודות, יורה המפקח לקבלן בכתב על האמצעים שלדעת המפקח יש לנקוט בהם - לרבות אך מבלי לפגוע בכלליות האמור לעיל - תוספת כוח אדם (לרבות שעות נוספות ומשמרות נוספות) ו/או תוספת אמצעים, ועל הקבלן לנקוט מיד בצעדים המתחייבים.</w:t>
      </w:r>
    </w:p>
    <w:p w14:paraId="535D681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הקבלן לא יהיה רשאי לתבוע כל תשלום נוסף בגין עבודה ביותר מאשר משמרת אחת של פועלים ליום, אף לא בגין עבודת לילה.</w:t>
      </w:r>
    </w:p>
    <w:p w14:paraId="416FDD7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מלא הקבלן את התחייבותו כאמור בסעיפים 10.11.1 ו</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10.11.2 לעיל, יהיה המזמין זכאי לנהוג באחת או יותר מהדרכים הבאות:</w:t>
      </w:r>
    </w:p>
    <w:p w14:paraId="7B8F7877"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שקצב הבצוע איטי מחמת שחומרים הנדרשים לעבודות לא סופקו ו/או נאגרו ע"י הקבלן במועד הנדרש לבצוע העבודות לפי לוח הזמנים, זכאי המזמין לספק חומרים לקבלן ובמקרה זה יפחת ממחיר העבודות סכום השווה לעלות החומרים ואספקתם בפועל כשהיא צמודה למדד.</w:t>
      </w:r>
    </w:p>
    <w:p w14:paraId="4A0D5874"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לבצע את העבודות או כל חלק מהן באמצעות קבלן אחר או נוסף ובמקרה זה יפחת ממחיר העבודות הסכום שישולם לאותו קבלן כשהוא צמוד למדד.</w:t>
      </w:r>
    </w:p>
    <w:p w14:paraId="7D073147"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לנהוג בהתאם להוראות סעיף 24 להלן.</w:t>
      </w:r>
    </w:p>
    <w:p w14:paraId="17FA7A84"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אלה מבלי לגרוע מכל זכות אחרת של המזמין לפי החוזה ולפי כל דין.</w:t>
      </w:r>
    </w:p>
    <w:p w14:paraId="7F3AC808" w14:textId="77777777" w:rsidR="00E56613" w:rsidRPr="00E56613" w:rsidRDefault="00E56613" w:rsidP="00E56613">
      <w:pPr>
        <w:spacing w:before="0" w:beforeAutospacing="0" w:after="0" w:afterAutospacing="0" w:line="240" w:lineRule="auto"/>
        <w:ind w:left="2900" w:hanging="340"/>
        <w:jc w:val="both"/>
        <w:rPr>
          <w:rFonts w:ascii="David" w:eastAsia="Times New Roman" w:hAnsi="David" w:cs="David"/>
          <w:snapToGrid w:val="0"/>
          <w:sz w:val="24"/>
          <w:szCs w:val="24"/>
          <w:rtl/>
        </w:rPr>
      </w:pPr>
    </w:p>
    <w:p w14:paraId="0D18CFF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דחיות במועד לגמר בצוע העבודות תינתנה על ידי המפקח אם תופרע עבודת הקבלן עקב רשלנותם של המזמין או של המפקח או עקב שנויים או </w:t>
      </w:r>
      <w:proofErr w:type="spellStart"/>
      <w:r w:rsidRPr="00E56613">
        <w:rPr>
          <w:rFonts w:ascii="David" w:eastAsia="Times New Roman" w:hAnsi="David" w:cs="David"/>
          <w:b/>
          <w:i/>
          <w:snapToGrid w:val="0"/>
          <w:sz w:val="26"/>
          <w:szCs w:val="24"/>
          <w:rtl/>
        </w:rPr>
        <w:t>כח</w:t>
      </w:r>
      <w:proofErr w:type="spellEnd"/>
      <w:r w:rsidRPr="00E56613">
        <w:rPr>
          <w:rFonts w:ascii="David" w:eastAsia="Times New Roman" w:hAnsi="David" w:cs="David"/>
          <w:b/>
          <w:i/>
          <w:snapToGrid w:val="0"/>
          <w:sz w:val="26"/>
          <w:szCs w:val="24"/>
          <w:rtl/>
        </w:rPr>
        <w:t xml:space="preserve"> עליון, כל אלה במידה שהמפקח קבע כי התקיימו וכי הם מצדיקים דחיית מועד גמר העבודות. המונח "</w:t>
      </w:r>
      <w:proofErr w:type="spellStart"/>
      <w:r w:rsidRPr="00E56613">
        <w:rPr>
          <w:rFonts w:ascii="David" w:eastAsia="Times New Roman" w:hAnsi="David" w:cs="David"/>
          <w:b/>
          <w:i/>
          <w:snapToGrid w:val="0"/>
          <w:sz w:val="26"/>
          <w:szCs w:val="24"/>
          <w:rtl/>
        </w:rPr>
        <w:t>כח</w:t>
      </w:r>
      <w:proofErr w:type="spellEnd"/>
      <w:r w:rsidRPr="00E56613">
        <w:rPr>
          <w:rFonts w:ascii="David" w:eastAsia="Times New Roman" w:hAnsi="David" w:cs="David"/>
          <w:b/>
          <w:i/>
          <w:snapToGrid w:val="0"/>
          <w:sz w:val="26"/>
          <w:szCs w:val="24"/>
          <w:rtl/>
        </w:rPr>
        <w:t xml:space="preserve"> עליון" בסעיף זה יכלול אך ורק שריפה ורעידת אדמה שפגעו בעבודות או גיוס כללי או שביתה כללית. כל דחייה עפ"י סעיף זה תהיה אך ורק לתקופה שנקבעה ע"י המפקח כמוצדקת בנסיבות הקבועות בסעיף זה, ולא תשמש עילה לכל תשלום נוסף או/וגם לפיצוי לקבלן אלא אם אישר המפקח אחרת. </w:t>
      </w:r>
    </w:p>
    <w:p w14:paraId="0BEE464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לדיון בבקשת דחייה עפ"י סעיף זה הוא שהקבלן בקש זאת לא יאוחר מאשר תוך 15 יום מהמועד בו חל האירוע אשר לטענתו מצדיק הדחייה, והוכיח להנחת דעת המפקח קיומו של אירוע זה, רישומו במועד התרחשותו ביומן העבודה ומידת השפעתו על בצוע העבודות.</w:t>
      </w:r>
    </w:p>
    <w:p w14:paraId="4F0A5FE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במקרה שנתנה פקודת שנויים המצמצמת היקף העבודות, יקבע המפקח את הזמן הנחסך ולפי דרישתו, יוקדם המועד לגמר בצוע העבודות.</w:t>
      </w:r>
    </w:p>
    <w:p w14:paraId="5C0D88B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התקופה לבצוע העבודות כמוגדר בלוח הזמנים, בכפוף אך ורק להתאמות בלוח הזמנים שהמפקח אישר לפי סעיף 10.12 לעיל, תחשב כתקופת הבצוע המאושרת לצרכי חוזה זה.</w:t>
      </w:r>
    </w:p>
    <w:p w14:paraId="0E42BAF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יעשה כל האפשרי להחשת קצב ביצוע העבודות או </w:t>
      </w:r>
      <w:proofErr w:type="spellStart"/>
      <w:r w:rsidRPr="00E56613">
        <w:rPr>
          <w:rFonts w:ascii="David" w:eastAsia="Times New Roman" w:hAnsi="David" w:cs="David"/>
          <w:b/>
          <w:i/>
          <w:snapToGrid w:val="0"/>
          <w:sz w:val="26"/>
          <w:szCs w:val="24"/>
          <w:rtl/>
        </w:rPr>
        <w:t>להאטתו</w:t>
      </w:r>
      <w:proofErr w:type="spellEnd"/>
      <w:r w:rsidRPr="00E56613">
        <w:rPr>
          <w:rFonts w:ascii="David" w:eastAsia="Times New Roman" w:hAnsi="David" w:cs="David"/>
          <w:b/>
          <w:i/>
          <w:snapToGrid w:val="0"/>
          <w:sz w:val="26"/>
          <w:szCs w:val="24"/>
          <w:rtl/>
        </w:rPr>
        <w:t xml:space="preserve"> אף מעבר למתחייב מלוח הזמנים אם יתבקש לעשות זאת ע"י המפקח ויהיה נכון וערוך להחשת או האטת הקצב כאמור ויחולו הוראות סעיף 10.8 לעיל.</w:t>
      </w:r>
    </w:p>
    <w:p w14:paraId="310C1B9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שומר לעצמו זכות לא לקבל מהקבלן את העבודות לפני המועד המיועד למסירת העבודות.</w:t>
      </w:r>
    </w:p>
    <w:p w14:paraId="388BDCC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ירצה המזמין בהמשך שרותיו של הקבלן לעניין תחזוקת דירות לא מכורות ודחיית מועד מסירתן מעבר ל-3 חודשים מהמועד הקובע כאמור בסעיף 6.6.5 לעיל ישלם המזמין לקבלן סכום סופי נוסף בסך 500 ₪ לחודש לכל יח"ד שמועד מסירתה נדחה, יובהר כי הקבלן לא יישא בתשלומי ארנונה וועד הבית החל מהמועד הקובע ואלה ישולמו על ידי המזמין, ככל ויחולו.</w:t>
      </w:r>
    </w:p>
    <w:p w14:paraId="68A1A57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תקופת הביצוע שנקבעה כוללת 60 יום בגין תביעת הקבלן להארכת זמן הביצוע. תביעות הקבלן להארכת תקופת הביצוע תידונה לאחר ניכוי 60 יום מתקופת הביצוע כאמור לעיל. המזמין רשאי שלא לאשר את מסירת החזקה במבנה/דירה ו/או את החשבון הסופי שיוגש בקשר לכך לפני גמר תקופת הביצוע המוגדרת בסעיף זה.</w:t>
      </w:r>
    </w:p>
    <w:p w14:paraId="1C55CB02" w14:textId="77777777" w:rsidR="00E56613" w:rsidRPr="00E56613" w:rsidRDefault="00E56613" w:rsidP="00E56613">
      <w:pPr>
        <w:spacing w:before="0" w:beforeAutospacing="0" w:after="0" w:afterAutospacing="0" w:line="360" w:lineRule="auto"/>
        <w:ind w:left="2140" w:hanging="600"/>
        <w:jc w:val="both"/>
        <w:rPr>
          <w:rFonts w:ascii="David" w:eastAsia="Times New Roman" w:hAnsi="David" w:cs="David"/>
          <w:snapToGrid w:val="0"/>
          <w:sz w:val="24"/>
          <w:szCs w:val="24"/>
          <w:rtl/>
        </w:rPr>
      </w:pPr>
    </w:p>
    <w:p w14:paraId="2259BA1C"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הסבת החוזה וקבלני משנה</w:t>
      </w:r>
    </w:p>
    <w:p w14:paraId="6745885B"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718CF02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אין הקבלן רשאי למסור, להסב, </w:t>
      </w:r>
      <w:proofErr w:type="spellStart"/>
      <w:r w:rsidRPr="00E56613">
        <w:rPr>
          <w:rFonts w:ascii="David" w:eastAsia="Times New Roman" w:hAnsi="David" w:cs="David"/>
          <w:b/>
          <w:i/>
          <w:snapToGrid w:val="0"/>
          <w:sz w:val="26"/>
          <w:szCs w:val="24"/>
          <w:rtl/>
        </w:rPr>
        <w:t>להמחות</w:t>
      </w:r>
      <w:proofErr w:type="spellEnd"/>
      <w:r w:rsidRPr="00E56613">
        <w:rPr>
          <w:rFonts w:ascii="David" w:eastAsia="Times New Roman" w:hAnsi="David" w:cs="David"/>
          <w:b/>
          <w:i/>
          <w:snapToGrid w:val="0"/>
          <w:sz w:val="26"/>
          <w:szCs w:val="24"/>
          <w:rtl/>
        </w:rPr>
        <w:t xml:space="preserve"> או להעביר לאחרים כל זכויות ו/או התחייבויות לפי החוזה, אלא בתנאים ובמידה שהמזמין הסכים בכתב ומראש, לרבות לזהות הנמחים ו/או הנעברים. העסקת קבלני משנה תהא באישור מוקדם של המזמין בפועל בכתב.</w:t>
      </w:r>
    </w:p>
    <w:p w14:paraId="46E549D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מסעדי המזמין עפ"י חוזה זה ועפ"י כל דין, במקרה של הפרת התחייבות זו ע"י הקבלן, לא יהיה זכאי הקבלן ו/או אותו נמחה ו/או נעבר לתמורה כלשהי בגין ביצוע העבודות שתעשנה ע"י אותו נמחה ו/או נעבר.</w:t>
      </w:r>
    </w:p>
    <w:p w14:paraId="654E1F0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להסב ו/או להעביר ו/או לשעבד בכל צורה שהיא את הזכויות והערבויות עפ"י החוזה לכל גורם ולרבות לבנק המלווה את הפרויקט וזאת ללא צורך בהסכמת הקבלן.</w:t>
      </w:r>
    </w:p>
    <w:p w14:paraId="010A628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להסב לאחר את החוזה או כל חלק ממנו או לבצע עבודה כלשהי ע"י קבלן משנה מבלי הסכמת המפקח בכתב, ואף אם יקבל הסכמה זאת, לא יופטר מאחריותו ומהתחייבויותיו לפי החוזה, יישא באחריות מלאה לכל מעשיו ומחדליו של כל קבלן משנה כזה ויהיה אחראי כלפי המזמין באופן מלא בכל הנוגע לעבודה המבוצעת ע"י קבלן המשנה, כאילו על הקבלן לבצעה ואכן בצעה בעצמו.</w:t>
      </w:r>
    </w:p>
    <w:p w14:paraId="0671E9D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ביצוע עבודות פיתוח ותשתיות מחוץ לגבולות מקרקעי הפרויקט ע"י קבלני משנה, טעון בנוסף גם אישורם ע"י הרשות המקומית, ככל שזו תדרוש זאת.</w:t>
      </w:r>
    </w:p>
    <w:p w14:paraId="5B23F9E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מאחריות הקבלן לפי סעיף 11.3 לעיל, על הקבלן להבטיח כי על כל קבלן משנה תחולנה כל התחייבויות הקבלן לפי החוזה וכי ימלא אחריהם, ומבלי לגרוע מכלליות האמור לעיל להבטיח שקבלן המשנה יציית להוראות המפקח כמפורט בחוזה. על הקבלן לכלול בכל חוזה שיעשה בינו לבין קבלן משנה הוראות המבטאות את האמור לעיל בסעיף זה והמבטיחות את ביצועו.</w:t>
      </w:r>
    </w:p>
    <w:p w14:paraId="0E36E56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עבודת קבלן משנה לפי דרישת המפקח, ועליו לגרום לכך שקבלן המשנה לא יבוא בכל טענה ובכל תביעה כלפי המזמין בקשר עם הפסקת עבודתו.</w:t>
      </w:r>
    </w:p>
    <w:p w14:paraId="6B0A4EE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המפקח רשאי להורות לקבלן והקבלן מתחייב להרחיק משטח העבודה כל עובד של הקבלן ו/או כל קבלן משנה ו/או כל  מי מטעמו ועל הקבלן להחליפו באחר למען ביצוע העבודה. ההחלפה הנ"ל תיעשה באחריותו ועל חשבונו של הקבלן. </w:t>
      </w:r>
    </w:p>
    <w:p w14:paraId="05826C4F" w14:textId="77777777" w:rsidR="00E56613" w:rsidRPr="00E56613" w:rsidRDefault="00E56613" w:rsidP="00E56613">
      <w:pPr>
        <w:spacing w:before="0" w:beforeAutospacing="0" w:after="0" w:afterAutospacing="0" w:line="360" w:lineRule="auto"/>
        <w:ind w:left="2900" w:right="2900" w:hanging="340"/>
        <w:jc w:val="both"/>
        <w:rPr>
          <w:rFonts w:ascii="David" w:eastAsia="Times New Roman" w:hAnsi="David" w:cs="David"/>
          <w:snapToGrid w:val="0"/>
          <w:sz w:val="24"/>
          <w:szCs w:val="24"/>
          <w:rtl/>
        </w:rPr>
      </w:pPr>
    </w:p>
    <w:p w14:paraId="7781CB91"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קבלנים וגורמים אחרים באתר</w:t>
      </w:r>
    </w:p>
    <w:p w14:paraId="496B74B5" w14:textId="77777777" w:rsidR="00E56613" w:rsidRPr="00E56613" w:rsidRDefault="00E56613" w:rsidP="00E56613">
      <w:pPr>
        <w:spacing w:before="120" w:beforeAutospacing="0" w:after="0" w:afterAutospacing="0" w:line="240" w:lineRule="auto"/>
        <w:ind w:left="397"/>
        <w:jc w:val="both"/>
        <w:outlineLvl w:val="0"/>
        <w:rPr>
          <w:rFonts w:ascii="David" w:eastAsia="Times New Roman" w:hAnsi="David" w:cs="David"/>
          <w:b/>
          <w:bCs/>
          <w:snapToGrid w:val="0"/>
          <w:sz w:val="26"/>
          <w:szCs w:val="24"/>
          <w:rtl/>
        </w:rPr>
      </w:pPr>
      <w:r w:rsidRPr="00E56613">
        <w:rPr>
          <w:rFonts w:ascii="David" w:eastAsia="Times New Roman" w:hAnsi="David" w:cs="David"/>
          <w:b/>
          <w:bCs/>
          <w:snapToGrid w:val="0"/>
          <w:sz w:val="26"/>
          <w:szCs w:val="24"/>
          <w:rtl/>
        </w:rPr>
        <w:t>קבלנים מיוחדים</w:t>
      </w:r>
    </w:p>
    <w:p w14:paraId="3A69277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זכאי למסור כל עבודה שאינה כלולה בעבודות, לביצועם של קבלנים אחרים שיקבעו ע"י המזמין לפי החלטתו הבלעדית (להלן - "</w:t>
      </w:r>
      <w:r w:rsidRPr="00E56613">
        <w:rPr>
          <w:rFonts w:ascii="David" w:eastAsia="Times New Roman" w:hAnsi="David" w:cs="David"/>
          <w:bCs/>
          <w:i/>
          <w:snapToGrid w:val="0"/>
          <w:sz w:val="26"/>
          <w:szCs w:val="24"/>
          <w:rtl/>
        </w:rPr>
        <w:t>קבלנים מיוחדים</w:t>
      </w:r>
      <w:r w:rsidRPr="00E56613">
        <w:rPr>
          <w:rFonts w:ascii="David" w:eastAsia="Times New Roman" w:hAnsi="David" w:cs="David"/>
          <w:b/>
          <w:i/>
          <w:snapToGrid w:val="0"/>
          <w:sz w:val="26"/>
          <w:szCs w:val="24"/>
          <w:rtl/>
        </w:rPr>
        <w:t>").</w:t>
      </w:r>
    </w:p>
    <w:p w14:paraId="6F1C90D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הקבלן מתחייב לספק ללא תשלום את השירותים הבאים ככל הנדרש לבצוע עבודות הקבלנים המיוחדים ולתעדם ביומן העבודה:</w:t>
      </w:r>
    </w:p>
    <w:p w14:paraId="35EC9AC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השאלת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הפרויקט לעיון ומתן הדרכה והסברים על הפרויקט, שלבי הבצוע ושילוב עבודות הגורמים השונים הפועלים באתר.</w:t>
      </w:r>
    </w:p>
    <w:p w14:paraId="50FAEA6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מתן מידע על העבודות שכבר בוצעו באתר והמערכות הקיימות בו או בסביבתו.</w:t>
      </w:r>
    </w:p>
    <w:p w14:paraId="44FF8C5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נקודות מיקום וגובה בכל חלקי האתר.</w:t>
      </w:r>
    </w:p>
    <w:p w14:paraId="1AB8E44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הדרכה על כללי העבודה הנדרשים מבחינת בטיחות האתר וכל המבוצע בו ומבחינת בטיחות מבנים וכבישים בסביבתו.</w:t>
      </w:r>
    </w:p>
    <w:p w14:paraId="4219D0A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מקומות התארגנות ואחסון בתחומי האתר (בשטחים פתוחים או במחסנים נעולים כפי שיקבע ע"י המפקח).</w:t>
      </w:r>
    </w:p>
    <w:p w14:paraId="7367841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שמירה על חומרי ואמצעי הקבלנים המיוחדים ועל עבודותיהם.</w:t>
      </w:r>
    </w:p>
    <w:p w14:paraId="6543613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באמצעי הרמה ושינוע כולל שימוש בעגורן ובמעלית שרות.</w:t>
      </w:r>
    </w:p>
    <w:p w14:paraId="64F636C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בשירותים, וכן שימוש חלקי במשרד הקבלן באתר.</w:t>
      </w:r>
    </w:p>
    <w:p w14:paraId="54A147E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בחשמל ובמים ובמוליכיהם.</w:t>
      </w:r>
    </w:p>
    <w:p w14:paraId="4A50B5F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הצבת פגומים, כולל פיגום למעלית, סעדים ומתקנים אחרים, או שימוש באמצעים כאמור.</w:t>
      </w:r>
    </w:p>
    <w:p w14:paraId="1562D74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אספקה של חומר קטן כגון טיט, צמנט, אגרגט </w:t>
      </w:r>
      <w:proofErr w:type="spellStart"/>
      <w:r w:rsidRPr="00E56613">
        <w:rPr>
          <w:rFonts w:ascii="David" w:eastAsia="Times New Roman" w:hAnsi="David" w:cs="David"/>
          <w:b/>
          <w:i/>
          <w:snapToGrid w:val="0"/>
          <w:sz w:val="26"/>
          <w:szCs w:val="24"/>
          <w:rtl/>
        </w:rPr>
        <w:t>וכו</w:t>
      </w:r>
      <w:proofErr w:type="spellEnd"/>
      <w:r w:rsidRPr="00E56613">
        <w:rPr>
          <w:rFonts w:ascii="David" w:eastAsia="Times New Roman" w:hAnsi="David" w:cs="David"/>
          <w:b/>
          <w:i/>
          <w:snapToGrid w:val="0"/>
          <w:sz w:val="26"/>
          <w:szCs w:val="24"/>
          <w:rtl/>
        </w:rPr>
        <w:t>'.</w:t>
      </w:r>
    </w:p>
    <w:p w14:paraId="0BE85D0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שלוב עבודת הקבלנים המיוחדים בלוח הזמנים, ותאום עבודותיהם עם עבודות אחרות בבנ</w:t>
      </w:r>
      <w:r w:rsidR="00762722">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ין בהתאם ללוח הזמנים באופן שיבטיח את השלמת העבודות (לרבות אלה של הקבלנים המיוחדים) לא יאוחר מאשר במועד המיועד לגמר העבודות (ובלבד שבכל מקרה שקבלן מיוחד יפסיק עבודתו לפני השלמתה ידאג המזמין למסירת השלמת העבודה לקבלן מיוחד אחר בהקדם האפשרי).</w:t>
      </w:r>
    </w:p>
    <w:p w14:paraId="6C45F13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בצוע עבודות הכנה לבצוע עבודות הקבלנים המיוחדים (כגון - מגרעות, חורים, חריצים, </w:t>
      </w:r>
      <w:proofErr w:type="spellStart"/>
      <w:r w:rsidRPr="00E56613">
        <w:rPr>
          <w:rFonts w:ascii="David" w:eastAsia="Times New Roman" w:hAnsi="David" w:cs="David"/>
          <w:b/>
          <w:i/>
          <w:snapToGrid w:val="0"/>
          <w:sz w:val="26"/>
          <w:szCs w:val="24"/>
          <w:rtl/>
        </w:rPr>
        <w:t>סיתותים</w:t>
      </w:r>
      <w:proofErr w:type="spellEnd"/>
      <w:r w:rsidRPr="00E56613">
        <w:rPr>
          <w:rFonts w:ascii="David" w:eastAsia="Times New Roman" w:hAnsi="David" w:cs="David"/>
          <w:b/>
          <w:i/>
          <w:snapToGrid w:val="0"/>
          <w:sz w:val="26"/>
          <w:szCs w:val="24"/>
          <w:rtl/>
        </w:rPr>
        <w:t xml:space="preserve"> וחציבות ואיטומם, על כל הכרוך בכך).</w:t>
      </w:r>
    </w:p>
    <w:p w14:paraId="5244C29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השתתפות במסירת עבודות קבלנים מיוחדים, פקוח על בצוע התיקונים עד למסירה הסופית, וסיוע בבדיקת אישור חשבונות הקבלנים המיוחדים.</w:t>
      </w:r>
    </w:p>
    <w:p w14:paraId="32EA30C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כל התיקונים שיהיו מתחייבים מעבודות הקבלנים המיוחדים, לרבות אלה שיתחייבו מתיקונים שיעשו ע"י הקבלנים המיוחדים בתוקף האחריות שאלה יתנו בגין העבודות שיבוצעו על ידם.</w:t>
      </w:r>
    </w:p>
    <w:p w14:paraId="5D5E7A9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יודיע לקבלן שם כל קבלן מיוחד ופרטי העבודה שנמסרה לו, לרבות מועד סיומה המיועד, סמוך לאחר ההתקשרות עמו.</w:t>
      </w:r>
    </w:p>
    <w:p w14:paraId="0C92D2F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בתמורה להתחייבויות הקבלן לפי סעיף 12 זה לעיל ולהלן ולביצוען, כולל כסוי כל הוצאותיו ורווחיו, ישלם המזמין לקבלן סכום בשיעור הנקוב בנספח 3.1.1 ממחיר עבודות מסוימות של קבלנים מיוחדים (להלן-"</w:t>
      </w:r>
      <w:r w:rsidRPr="00E56613">
        <w:rPr>
          <w:rFonts w:ascii="David" w:eastAsia="Times New Roman" w:hAnsi="David" w:cs="David"/>
          <w:bCs/>
          <w:i/>
          <w:snapToGrid w:val="0"/>
          <w:sz w:val="26"/>
          <w:szCs w:val="24"/>
          <w:rtl/>
        </w:rPr>
        <w:t>עמלת הקבלן</w:t>
      </w:r>
      <w:r w:rsidRPr="00E56613">
        <w:rPr>
          <w:rFonts w:ascii="David" w:eastAsia="Times New Roman" w:hAnsi="David" w:cs="David"/>
          <w:b/>
          <w:i/>
          <w:snapToGrid w:val="0"/>
          <w:sz w:val="26"/>
          <w:szCs w:val="24"/>
          <w:rtl/>
        </w:rPr>
        <w:t>").</w:t>
      </w:r>
    </w:p>
    <w:p w14:paraId="77B355B1" w14:textId="77777777" w:rsidR="00E56613" w:rsidRPr="00E56613" w:rsidRDefault="00E56613" w:rsidP="00E56613">
      <w:pPr>
        <w:spacing w:before="120" w:beforeAutospacing="0" w:after="0" w:afterAutospacing="0" w:line="240" w:lineRule="auto"/>
        <w:ind w:left="964"/>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עמלת הקבלן תשולם עם תשלום חשבון ביניים של הקבלן הכולל את עמלת הקבלן בגין חשבונות ביניים ששולמו לקבלנים מיוחדים, לפני הגשתו.</w:t>
      </w:r>
    </w:p>
    <w:p w14:paraId="35EB67F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למען הסר ספק מובהר כי בכל מקרה רשויות מוסמכות, חברת חשמל, בזק, חברות הכבלים, חברת </w:t>
      </w:r>
      <w:proofErr w:type="spellStart"/>
      <w:r w:rsidRPr="00E56613">
        <w:rPr>
          <w:rFonts w:ascii="David" w:eastAsia="Times New Roman" w:hAnsi="David" w:cs="David"/>
          <w:snapToGrid w:val="0"/>
          <w:sz w:val="24"/>
          <w:szCs w:val="24"/>
          <w:rtl/>
        </w:rPr>
        <w:t>הלוין</w:t>
      </w:r>
      <w:proofErr w:type="spellEnd"/>
      <w:r w:rsidRPr="00E56613">
        <w:rPr>
          <w:rFonts w:ascii="David" w:eastAsia="Times New Roman" w:hAnsi="David" w:cs="David"/>
          <w:snapToGrid w:val="0"/>
          <w:sz w:val="24"/>
          <w:szCs w:val="24"/>
          <w:rtl/>
        </w:rPr>
        <w:t xml:space="preserve"> וכל גוף שיבוא במקומם, לא יהוו קבלנים מיוחדים לעניין זכאות הקבלן לעמלה כאמור, ובכלל זה גם קבלני ריהוט, ציוד ואביזרים בדירות/קומה </w:t>
      </w:r>
      <w:r w:rsidRPr="00E56613">
        <w:rPr>
          <w:rFonts w:ascii="David" w:eastAsia="Times New Roman" w:hAnsi="David" w:cs="David"/>
          <w:snapToGrid w:val="0"/>
          <w:sz w:val="24"/>
          <w:szCs w:val="24"/>
          <w:rtl/>
        </w:rPr>
        <w:lastRenderedPageBreak/>
        <w:t>לדוגמא. לרבות קבלני ריהוט וציוד עבור השטחים המשותפים למניעת ספקות מוצהר במפורש כי התחייבותו של הקבלן לספק שירותים כמוגדר בסעיף 12.2 לעיל, תתייחס גם לאותו חלק מעבודות הקבלנים המיוחדים מהם לא משולמת עמלת הקבלן.</w:t>
      </w:r>
    </w:p>
    <w:p w14:paraId="22FFD0D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רשאי להתקשר עם חברת גז שתיקבע על-ידו, באישור המזמין, לבצוע עבודות הגז בבניין. בהתקשרות בין הקבלן לבין חברת הגז יובטח שחברת הגז לא תיגבה מדיירי הבניין מעבר לתשלום החודשי הקבוע ולתשלום בגין צריכת הגז, יותר מ- 380 ₪ כולל מע"מ (לרבות בגין: ריכוז מונים, התקנת מונה וחיבור לרשת הגז, ברזי בטחון לנקודות הגז, צנרת, השלמה ואביזרים ממוצע הגז הראשי בדירה ועד למכשירים, מס קניה, פיקדון עבור ציוד מושאל, תוספת אחסון ומלאי גז ומקדמה על חשבון צריכת הגז), ובכל מקרה לא יותר מהסכום המותר על פי דין.</w:t>
      </w:r>
    </w:p>
    <w:p w14:paraId="4AFB696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הזכות למזמין לדרוש מהקבלן כי ההתקשרות עם קבלן מיוחד תהיה ישירות בין הקבלן לבין הקבלן המיוחד. על הקבלן למלא אחר דרישה כאמור של המזמין, ובמקרה זה תחולנה ההוראות דלקמן: </w:t>
      </w:r>
    </w:p>
    <w:p w14:paraId="2A06543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יחתום על הסכם עם הקבלן המיוחד בנוסח שיקבע ע"י המזמין, או במקרה שהמזמין כבר חתם על הסכם עם הקבלן המיוחד - על חוזה משולש שהצדדים לו הקבלן המזמין והקבלן המיוחד בנוסח הרצוף לחוזה (נספח 3.1.13) או בנוסח אחר כפי שיוסכם בין המזמין לבין הקבלנים המיוחדים (להלן - "</w:t>
      </w:r>
      <w:r w:rsidRPr="00E56613">
        <w:rPr>
          <w:rFonts w:ascii="David" w:eastAsia="Times New Roman" w:hAnsi="David" w:cs="David"/>
          <w:bCs/>
          <w:i/>
          <w:snapToGrid w:val="0"/>
          <w:sz w:val="26"/>
          <w:szCs w:val="24"/>
          <w:rtl/>
        </w:rPr>
        <w:t>הסכם הקבלן המיוחד</w:t>
      </w:r>
      <w:r w:rsidRPr="00E56613">
        <w:rPr>
          <w:rFonts w:ascii="David" w:eastAsia="Times New Roman" w:hAnsi="David" w:cs="David"/>
          <w:b/>
          <w:i/>
          <w:snapToGrid w:val="0"/>
          <w:sz w:val="26"/>
          <w:szCs w:val="24"/>
          <w:rtl/>
        </w:rPr>
        <w:t>").</w:t>
      </w:r>
    </w:p>
    <w:p w14:paraId="4FDA126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יראו את העבודה נשוא הסכם הקבלן המיוחד כאילו נכללה בעבודות נשוא חוזה זה, הקבלן יהיה</w:t>
      </w:r>
      <w:r w:rsidRPr="00E56613">
        <w:rPr>
          <w:rFonts w:ascii="David" w:eastAsia="Times New Roman" w:hAnsi="David" w:cs="David"/>
          <w:b/>
          <w:i/>
          <w:snapToGrid w:val="0"/>
          <w:sz w:val="26"/>
          <w:szCs w:val="24"/>
          <w:rtl/>
        </w:rPr>
        <w:t xml:space="preserve"> אחראי כלפי המזמין לבצועה, וכל הוראות חוזה זה המתייחסות לעבודות, לביצוען ומועד מסירתן יחולו על עבודות הקבלן המיוחד.</w:t>
      </w:r>
    </w:p>
    <w:p w14:paraId="7C01EC3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יראו את הקבלן המיוחד לכל עניין כקבלן משנה של הקבלן, והאחריות המלאה בכל הנוגע לעבודה המתבצעת על ידו תחול על הקבלן. ואולם עריכת המדידות והחשבונות עם הקבלן המיוחד ותשלום המגיע לו יעשו ע"י קבלן או ישירות ע"י המזמין, כפי שהמזמין יקבע לפני ההתקשרות עם הקבלן המיוחד.</w:t>
      </w:r>
    </w:p>
    <w:p w14:paraId="70D0B7A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לדאוג לבטוח הקבלן המיוחד והעבודות שתבוצענה על ידו, וכן לדאוג לבטוח צד ג' בגינו, הכול לפי העקרונות המפורטים בסעיף 16 להלן.</w:t>
      </w:r>
    </w:p>
    <w:p w14:paraId="122347AF"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6E81C45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הערבויות לקיום תנאי החוזה עם הקבלנים המיוחדים יהיו </w:t>
      </w:r>
      <w:proofErr w:type="spellStart"/>
      <w:r w:rsidRPr="00E56613">
        <w:rPr>
          <w:rFonts w:ascii="David" w:eastAsia="Times New Roman" w:hAnsi="David" w:cs="David"/>
          <w:b/>
          <w:i/>
          <w:snapToGrid w:val="0"/>
          <w:sz w:val="26"/>
          <w:szCs w:val="24"/>
          <w:rtl/>
        </w:rPr>
        <w:t>וישארו</w:t>
      </w:r>
      <w:proofErr w:type="spellEnd"/>
      <w:r w:rsidRPr="00E56613">
        <w:rPr>
          <w:rFonts w:ascii="David" w:eastAsia="Times New Roman" w:hAnsi="David" w:cs="David"/>
          <w:b/>
          <w:i/>
          <w:snapToGrid w:val="0"/>
          <w:sz w:val="26"/>
          <w:szCs w:val="24"/>
          <w:rtl/>
        </w:rPr>
        <w:t xml:space="preserve"> לטובת המזמין.</w:t>
      </w:r>
    </w:p>
    <w:p w14:paraId="0356073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למרות האמור בסעיפים 12.4 ו </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12.5 לעיל לא יהיה הקבלן זכאי לכל עמלה שהיא בגין כל עבודה נוספת שזכה בה בהשתתפו במכרז של המזמין לקבלנים מיוחדים. למטרות פסקת משנה זו "הקבלן" משמעו - לרבות כל חברת בת, או חברת אם של הקבלן או כל חברה הנשלטת ע"י הקבלן, או כל גוף אחר שלפי שקול דעתו הבלעדי של המפקח קיימת בינו לבין הקבלן זיקה כזו המצדיקה שלילת העמלה הנ"ל מהקבלן.</w:t>
      </w:r>
    </w:p>
    <w:p w14:paraId="165E7E4D" w14:textId="77777777" w:rsidR="00E56613" w:rsidRPr="00E56613" w:rsidRDefault="00E56613" w:rsidP="00EB50C8">
      <w:pPr>
        <w:spacing w:before="120" w:beforeAutospacing="0" w:after="120" w:afterAutospacing="0" w:line="240" w:lineRule="auto"/>
        <w:ind w:left="397"/>
        <w:jc w:val="both"/>
        <w:outlineLvl w:val="1"/>
        <w:rPr>
          <w:rFonts w:ascii="David" w:eastAsia="Times New Roman" w:hAnsi="David" w:cs="David"/>
          <w:bCs/>
          <w:i/>
          <w:snapToGrid w:val="0"/>
          <w:sz w:val="26"/>
          <w:szCs w:val="24"/>
        </w:rPr>
      </w:pPr>
      <w:r w:rsidRPr="00E56613">
        <w:rPr>
          <w:rFonts w:ascii="David" w:eastAsia="Times New Roman" w:hAnsi="David" w:cs="David"/>
          <w:bCs/>
          <w:i/>
          <w:snapToGrid w:val="0"/>
          <w:sz w:val="26"/>
          <w:szCs w:val="24"/>
          <w:rtl/>
        </w:rPr>
        <w:t>קבלנים אחרים</w:t>
      </w:r>
    </w:p>
    <w:p w14:paraId="42201CD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להורות כי על קבלנים מיוחדים שיקבעו על ידו תחולנה הוראות סעיף 12.7 זה (להלן - "</w:t>
      </w:r>
      <w:r w:rsidRPr="00E56613">
        <w:rPr>
          <w:rFonts w:ascii="David" w:eastAsia="Times New Roman" w:hAnsi="David" w:cs="David"/>
          <w:bCs/>
          <w:i/>
          <w:snapToGrid w:val="0"/>
          <w:sz w:val="26"/>
          <w:szCs w:val="24"/>
          <w:rtl/>
        </w:rPr>
        <w:t>קבלנים אחרים</w:t>
      </w:r>
      <w:r w:rsidRPr="00E56613">
        <w:rPr>
          <w:rFonts w:ascii="David" w:eastAsia="Times New Roman" w:hAnsi="David" w:cs="David"/>
          <w:b/>
          <w:i/>
          <w:snapToGrid w:val="0"/>
          <w:sz w:val="26"/>
          <w:szCs w:val="24"/>
          <w:rtl/>
        </w:rPr>
        <w:t>") ואזי לא תחולנה עליהם הוראות סעיפים 12.2 ו- 12.4 לעיל.  למטרות סעיף 12.7 זה יראו את עובדי המזמין כ"קבלנים אחרים".</w:t>
      </w:r>
    </w:p>
    <w:p w14:paraId="64FF989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יאפשר עבודת הקבלנים האחרים וישתף ויתאם פעולה אתם בהתאם להוראות המפקח. לפי דרישת המזמין יאפשר הקבלן לקבלנים האחרים את השימוש במידת המצוי והאפשר בשירותים ובאמצעים שברשותו, לרבות אמצעי הרמה, מים וחשמל וזאת ללא תשלום. למניעת ספק מוצהר במפורש כי הקבלנים האחרים יהיו רשאים לנצל שטחים לאכסון, להקים מחסנים ולעשות באתר כל הנדרש לבצוע עבודותיהם.</w:t>
      </w:r>
    </w:p>
    <w:p w14:paraId="3C8E621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בצוע העבודות כולו או חלקו תלוי ו/או קשור בבצוע הנכון של עבודת קבלנים מיוחדים, או כל גורם אחר הפועל באתר (לרבות חברת החשמל, משרד התקשורת וכו') (להלן בשם הכולל - "</w:t>
      </w:r>
      <w:r w:rsidRPr="00E56613">
        <w:rPr>
          <w:rFonts w:ascii="David" w:eastAsia="Times New Roman" w:hAnsi="David" w:cs="David"/>
          <w:bCs/>
          <w:i/>
          <w:snapToGrid w:val="0"/>
          <w:sz w:val="26"/>
          <w:szCs w:val="24"/>
          <w:rtl/>
        </w:rPr>
        <w:t>שאר הקבלנים</w:t>
      </w:r>
      <w:r w:rsidRPr="00E56613">
        <w:rPr>
          <w:rFonts w:ascii="David" w:eastAsia="Times New Roman" w:hAnsi="David" w:cs="David"/>
          <w:b/>
          <w:i/>
          <w:snapToGrid w:val="0"/>
          <w:sz w:val="26"/>
          <w:szCs w:val="24"/>
          <w:rtl/>
        </w:rPr>
        <w:t xml:space="preserve">"), על הקבלן לבדוק את עבודתם של שאר הקבלנים, ולהודיע מיד למפקח בכתב על כל גורם בעבודתם העלול לגרום קושי או שבוש בבצוע העבודות על ידי הקבלן. העדר הודעתו של הקבלן למפקח כנ"ל יתפרש כהסכמה מצד </w:t>
      </w:r>
      <w:r w:rsidRPr="00E56613">
        <w:rPr>
          <w:rFonts w:ascii="David" w:eastAsia="Times New Roman" w:hAnsi="David" w:cs="David"/>
          <w:b/>
          <w:i/>
          <w:snapToGrid w:val="0"/>
          <w:sz w:val="26"/>
          <w:szCs w:val="24"/>
          <w:rtl/>
        </w:rPr>
        <w:lastRenderedPageBreak/>
        <w:t>הקבלן, כי עבודות שאר הקבלנים בוצעו כיאות ומתאימות לבצוע עבודות הקבלן לפי החוזה.</w:t>
      </w:r>
    </w:p>
    <w:p w14:paraId="3D56599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לקבלן כי אף לפני מסירת העבודות יתכן ויפעלו באתר שאר הקבלנים, ופעולתם עלולה לגרום להפרעה לעבודות הקבלן ולפגיעה בהם. הקבלן לא יבוא בכל טענה בגין פגיעה בעבודות כתוצאה מפעולת קבלנים אחרים, ובלבד שתיקון פגיעות ונזקים שיגרמו לעבודות ע"י קבלנים אחרים באשמתם, ובלא שהקבלן יכול היה למנעם ע"י אמצעי שמירה, הגנה ו/או תאום, יעשה ע"י הקבלן תמורת תשלום שיקבע ע"י המפקח.</w:t>
      </w:r>
    </w:p>
    <w:p w14:paraId="34B796A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דרישה כספית כאמור, ככל שתועלה ע"י הקבלן ותימצא מוצדקת, תקוזז בהתאם לגובהה מהתוספת בשיעור 5% הכלולה במחיר הכולל כאמור בסעיף 6.6.23 לעיל.</w:t>
      </w:r>
    </w:p>
    <w:p w14:paraId="021C33C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את עבודתו תוך שיתוף פעולה ותיאום מלא עם כל שאר הקבלנים להגן על העבודות בפניהם ולציית לכל הוראות המפקח בנדון.</w:t>
      </w:r>
    </w:p>
    <w:p w14:paraId="0EFA42D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יהיה זכאי לקבל תשלום כלשהו תמורת מלוי התחייבויותיו לפי סעיפים 12.7, 12.8 ו- 12.9 לעיל.</w:t>
      </w:r>
    </w:p>
    <w:p w14:paraId="31E2EFC6" w14:textId="77777777" w:rsidR="00E56613" w:rsidRPr="00E56613" w:rsidRDefault="00E56613" w:rsidP="00E56613">
      <w:pPr>
        <w:spacing w:before="120" w:beforeAutospacing="0" w:after="120" w:afterAutospacing="0" w:line="240" w:lineRule="auto"/>
        <w:ind w:left="39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12.12 </w:t>
      </w:r>
      <w:r w:rsidRPr="00E56613">
        <w:rPr>
          <w:rFonts w:ascii="David" w:eastAsia="Times New Roman" w:hAnsi="David" w:cs="David"/>
          <w:b/>
          <w:i/>
          <w:snapToGrid w:val="0"/>
          <w:sz w:val="26"/>
          <w:szCs w:val="24"/>
          <w:rtl/>
        </w:rPr>
        <w:t>ספק ממונה</w:t>
      </w:r>
    </w:p>
    <w:p w14:paraId="6A155C37"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להנחות את הקבלן והקבלן מתחייב  להתקשר עם ספק (להלן: "</w:t>
      </w:r>
      <w:r w:rsidRPr="00E56613">
        <w:rPr>
          <w:rFonts w:ascii="David" w:eastAsia="Times New Roman" w:hAnsi="David" w:cs="David"/>
          <w:bCs/>
          <w:i/>
          <w:snapToGrid w:val="0"/>
          <w:sz w:val="26"/>
          <w:szCs w:val="24"/>
          <w:rtl/>
        </w:rPr>
        <w:t>הספק הממונה</w:t>
      </w:r>
      <w:r w:rsidRPr="00E56613">
        <w:rPr>
          <w:rFonts w:ascii="David" w:eastAsia="Times New Roman" w:hAnsi="David" w:cs="David"/>
          <w:b/>
          <w:i/>
          <w:snapToGrid w:val="0"/>
          <w:sz w:val="26"/>
          <w:szCs w:val="24"/>
          <w:rtl/>
        </w:rPr>
        <w:t>"), וזאת מבלי שיהיה בכך להטיל על המזמין חבות ו/או אחריות כלשהי. לפי דרישת המזמין יעביר הקבלן למזמין, נוסח ותנאי ההסכם שבכוונת הקבלן לחתום עם הספק הממונה. התקשר הקבלן עם ספק ממונה כאמור, תחול עליו מלוא האחריות בקשר עם ההתקשרות עם אותו ספק ממונה.</w:t>
      </w:r>
      <w:r w:rsidRPr="00E56613">
        <w:rPr>
          <w:rFonts w:ascii="David" w:eastAsia="Times New Roman" w:hAnsi="David" w:cs="David" w:hint="cs"/>
          <w:b/>
          <w:i/>
          <w:snapToGrid w:val="0"/>
          <w:sz w:val="26"/>
          <w:szCs w:val="24"/>
          <w:rtl/>
        </w:rPr>
        <w:t xml:space="preserve"> ול</w:t>
      </w:r>
      <w:r w:rsidRPr="00E56613">
        <w:rPr>
          <w:rFonts w:ascii="David" w:eastAsia="Times New Roman" w:hAnsi="David" w:cs="Arial" w:hint="cs"/>
          <w:b/>
          <w:i/>
          <w:snapToGrid w:val="0"/>
          <w:sz w:val="26"/>
          <w:szCs w:val="24"/>
          <w:rtl/>
        </w:rPr>
        <w:t>א תהיה לקבלן כל טענה מכל סוג שהו כלפי המזמין בקשר עם התקשרות זו.</w:t>
      </w:r>
    </w:p>
    <w:p w14:paraId="507F894A"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עבודות/חומרים שלגביהן נקבע בחוזה זה מחיר יסוד יוזמנו ע"י הקבלן מהספק הממונה שיקבע ע"י המזמין. תנאי ההתקשרות בין הקבלן ממונים לספק הממונה לאביזרים קצה בתחום החשמל, כולל תאורה, ספק אבן, פרקט, דקים,  ארונות מטבח, שיש למטבח, ספק לרצוף, לחפוי, לכלים סניטריים, לברזים וארונות אמבטיה, לדלתות פנים וחוץ ולפרקט, יקבעו ע"י המזמין בהתאם לנספחים 3.1.26,3.1.27,3.1.28,3.1.29. למען הסר ספק, לא תשולם לקבלן כל עמלה בגין הנ"ל.</w:t>
      </w:r>
    </w:p>
    <w:p w14:paraId="47C2B785"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6"/>
          <w:szCs w:val="24"/>
          <w:rtl/>
        </w:rPr>
      </w:pPr>
    </w:p>
    <w:p w14:paraId="140748C7"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שמירה השגחה ובטיחות</w:t>
      </w:r>
    </w:p>
    <w:p w14:paraId="767FBD8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מיום חתימת החוזה ועד למתן תעודת גמר העבודות (להלן -"</w:t>
      </w:r>
      <w:r w:rsidRPr="00E56613">
        <w:rPr>
          <w:rFonts w:ascii="David" w:eastAsia="Times New Roman" w:hAnsi="David" w:cs="David"/>
          <w:bCs/>
          <w:i/>
          <w:snapToGrid w:val="0"/>
          <w:sz w:val="26"/>
          <w:szCs w:val="24"/>
          <w:rtl/>
        </w:rPr>
        <w:t>תקופת העבודות</w:t>
      </w:r>
      <w:r w:rsidRPr="00E56613">
        <w:rPr>
          <w:rFonts w:ascii="David" w:eastAsia="Times New Roman" w:hAnsi="David" w:cs="David"/>
          <w:b/>
          <w:i/>
          <w:snapToGrid w:val="0"/>
          <w:sz w:val="26"/>
          <w:szCs w:val="24"/>
          <w:rtl/>
        </w:rPr>
        <w:t>") אחראי הקבלן לשמירת האתר ולהשגחה עליו ועל כל הנמצא ושימצא בו, ועליו לנקוט בכל האמצעים המתחייבים מאחריות זו.</w:t>
      </w:r>
    </w:p>
    <w:p w14:paraId="1D95D51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לקיים בקפדנות אחר הוראות כל החוקים המתייחסים להעסקת עובדים ולבצוע העבודות נשוא חוזה זה, ומסכים ומצהיר בזה כי למטרות העבודות הוא בלעדית הינו "מבצע הבניה" ו"מנהל העבודה" למטרות החוקים הנ"ל, אחראי בלעדית לכל חובותיהם של אלה עפ"י החוקים הנ"ל, והינו מתחייב לשפות את המזמין בגין כל תביעה שתוגש נגדו בכל הנוגע לכך מיד לפי דרישתו של המזמין.</w:t>
      </w:r>
    </w:p>
    <w:p w14:paraId="181C4A9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מנהל העבודה</w:t>
      </w:r>
      <w:r w:rsidRPr="00E56613">
        <w:rPr>
          <w:rFonts w:ascii="David" w:eastAsia="Times New Roman" w:hAnsi="David" w:cs="David" w:hint="cs"/>
          <w:b/>
          <w:i/>
          <w:snapToGrid w:val="0"/>
          <w:sz w:val="26"/>
          <w:szCs w:val="24"/>
          <w:rtl/>
        </w:rPr>
        <w:t>, מנהל הפרויקט מטעם הקבלן ו</w:t>
      </w:r>
      <w:r w:rsidRPr="00E56613">
        <w:rPr>
          <w:rFonts w:ascii="David" w:eastAsia="Times New Roman" w:hAnsi="David" w:cs="David"/>
          <w:b/>
          <w:i/>
          <w:snapToGrid w:val="0"/>
          <w:sz w:val="26"/>
          <w:szCs w:val="24"/>
          <w:rtl/>
        </w:rPr>
        <w:t>מהנדס האתר כמוגדר בסעיף 17.3 להלן יהיו מצויים באתר בכל זמן בו מבוצעות העבודות וישגיחו ברציפות על בצוען בהתאם להוראות חוזה זה וינהגו לפי הוראות תקנות הבטיחות בעבודה (עבודות בניה), התשמ"ח-1988.</w:t>
      </w:r>
    </w:p>
    <w:p w14:paraId="10665308"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408C1B0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59F562B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אחראי לשלמות כל החומרים והעבודות וזאת עד למועד מסירת העבודות למזמין, ועליו לתקן או להחליף באחר על חשבונו ולפי הוראות המפקח כל חלק של העבודות וכל חומר שיאבד או ייפגם. אחריות הקבלן כאמור חלה גם לגבי ח</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מרים שנמסרו למזמין בתהליך בצוע העבודות, כל עוד לא הושלמה העבודה לגביהם ואושרה מסירתם למזמין באופן הקבוע בסעיף 27 להלן.</w:t>
      </w:r>
    </w:p>
    <w:p w14:paraId="35D9B0E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 xml:space="preserve">מבלי לגרוע מהוראות סעיף 13.1 לעיל, במקרה של קלקול, </w:t>
      </w:r>
      <w:proofErr w:type="spellStart"/>
      <w:r w:rsidRPr="00E56613">
        <w:rPr>
          <w:rFonts w:ascii="David" w:eastAsia="Times New Roman" w:hAnsi="David" w:cs="David"/>
          <w:b/>
          <w:i/>
          <w:snapToGrid w:val="0"/>
          <w:sz w:val="26"/>
          <w:szCs w:val="24"/>
          <w:rtl/>
        </w:rPr>
        <w:t>אבידה</w:t>
      </w:r>
      <w:proofErr w:type="spellEnd"/>
      <w:r w:rsidRPr="00E56613">
        <w:rPr>
          <w:rFonts w:ascii="David" w:eastAsia="Times New Roman" w:hAnsi="David" w:cs="David"/>
          <w:b/>
          <w:i/>
          <w:snapToGrid w:val="0"/>
          <w:sz w:val="26"/>
          <w:szCs w:val="24"/>
          <w:rtl/>
        </w:rPr>
        <w:t xml:space="preserve"> או גניבת חומרים או אמצעים מרכוש הקבלן, יישא הקבלן בכל ההפסד, ושום אחריות לא תחול על המזמין, ואילו במקרה של קלקול, </w:t>
      </w:r>
      <w:proofErr w:type="spellStart"/>
      <w:r w:rsidRPr="00E56613">
        <w:rPr>
          <w:rFonts w:ascii="David" w:eastAsia="Times New Roman" w:hAnsi="David" w:cs="David"/>
          <w:b/>
          <w:i/>
          <w:snapToGrid w:val="0"/>
          <w:sz w:val="26"/>
          <w:szCs w:val="24"/>
          <w:rtl/>
        </w:rPr>
        <w:t>אבידה</w:t>
      </w:r>
      <w:proofErr w:type="spellEnd"/>
      <w:r w:rsidRPr="00E56613">
        <w:rPr>
          <w:rFonts w:ascii="David" w:eastAsia="Times New Roman" w:hAnsi="David" w:cs="David"/>
          <w:b/>
          <w:i/>
          <w:snapToGrid w:val="0"/>
          <w:sz w:val="26"/>
          <w:szCs w:val="24"/>
          <w:rtl/>
        </w:rPr>
        <w:t xml:space="preserve"> או גניבת חומרים, ציוד כלים מכשירים וכל רכוש אחר של המזמין שיהיו באתר, יהיה על הקבלן לשפות את המזמין באופן מלא לפי דרישתו הראשונה.</w:t>
      </w:r>
    </w:p>
    <w:p w14:paraId="7B65136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מכלליות התחייבויות הקבלן בהתאם להוראות החוזה מתחייב הקבלן על חשבונו:</w:t>
      </w:r>
    </w:p>
    <w:p w14:paraId="6FA6C6D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להקים גדר מלוחות חדשים עשויים מפח </w:t>
      </w:r>
      <w:r w:rsidR="00EB50C8" w:rsidRPr="00E56613">
        <w:rPr>
          <w:rFonts w:ascii="David" w:eastAsia="Times New Roman" w:hAnsi="David" w:cs="David" w:hint="cs"/>
          <w:b/>
          <w:i/>
          <w:snapToGrid w:val="0"/>
          <w:sz w:val="26"/>
          <w:szCs w:val="24"/>
          <w:rtl/>
        </w:rPr>
        <w:t>מגולוו</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צבוע כדוגמת </w:t>
      </w:r>
      <w:proofErr w:type="spellStart"/>
      <w:r w:rsidRPr="00E56613">
        <w:rPr>
          <w:rFonts w:ascii="David" w:eastAsia="Times New Roman" w:hAnsi="David" w:cs="David"/>
          <w:b/>
          <w:i/>
          <w:snapToGrid w:val="0"/>
          <w:sz w:val="26"/>
          <w:szCs w:val="24"/>
          <w:rtl/>
        </w:rPr>
        <w:t>איסכורית</w:t>
      </w:r>
      <w:proofErr w:type="spellEnd"/>
      <w:r w:rsidRPr="00E56613">
        <w:rPr>
          <w:rFonts w:ascii="David" w:eastAsia="Times New Roman" w:hAnsi="David" w:cs="David"/>
          <w:b/>
          <w:i/>
          <w:snapToGrid w:val="0"/>
          <w:sz w:val="26"/>
          <w:szCs w:val="24"/>
          <w:rtl/>
        </w:rPr>
        <w:t xml:space="preserve"> או </w:t>
      </w:r>
      <w:proofErr w:type="spellStart"/>
      <w:r w:rsidRPr="00E56613">
        <w:rPr>
          <w:rFonts w:ascii="David" w:eastAsia="Times New Roman" w:hAnsi="David" w:cs="David"/>
          <w:b/>
          <w:i/>
          <w:snapToGrid w:val="0"/>
          <w:sz w:val="26"/>
          <w:szCs w:val="24"/>
          <w:rtl/>
        </w:rPr>
        <w:t>שו"ע</w:t>
      </w:r>
      <w:proofErr w:type="spellEnd"/>
      <w:r w:rsidRPr="00E56613">
        <w:rPr>
          <w:rFonts w:ascii="David" w:eastAsia="Times New Roman" w:hAnsi="David" w:cs="David"/>
          <w:b/>
          <w:i/>
          <w:snapToGrid w:val="0"/>
          <w:sz w:val="26"/>
          <w:szCs w:val="24"/>
          <w:rtl/>
        </w:rPr>
        <w:t xml:space="preserve"> טכני צמודים אחד לשני באופן שיהוו קיר אטום בגובה שלא יפחת מ- </w:t>
      </w:r>
      <w:smartTag w:uri="urn:schemas-microsoft-com:office:smarttags" w:element="metricconverter">
        <w:smartTagPr>
          <w:attr w:name="ProductID" w:val="2 מטר"/>
        </w:smartTagPr>
        <w:r w:rsidRPr="00E56613">
          <w:rPr>
            <w:rFonts w:ascii="David" w:eastAsia="Times New Roman" w:hAnsi="David" w:cs="David"/>
            <w:b/>
            <w:i/>
            <w:snapToGrid w:val="0"/>
            <w:sz w:val="26"/>
            <w:szCs w:val="24"/>
            <w:rtl/>
          </w:rPr>
          <w:t>2 מטר</w:t>
        </w:r>
      </w:smartTag>
      <w:r w:rsidRPr="00E56613">
        <w:rPr>
          <w:rFonts w:ascii="David" w:eastAsia="Times New Roman" w:hAnsi="David" w:cs="David"/>
          <w:b/>
          <w:i/>
          <w:snapToGrid w:val="0"/>
          <w:sz w:val="26"/>
          <w:szCs w:val="24"/>
          <w:rtl/>
        </w:rPr>
        <w:t xml:space="preserve"> לרבות כיסויי הגנה לאנשים ומכוניות בשילוב שערים או גידור אחר בכל מקום לפי דרישת הרשויות, או לפי כל מפרט אחר שיקבע ע"י המפקח </w:t>
      </w:r>
      <w:r w:rsidRPr="00E56613">
        <w:rPr>
          <w:rFonts w:ascii="David" w:eastAsia="Times New Roman" w:hAnsi="David" w:cs="David" w:hint="cs"/>
          <w:b/>
          <w:i/>
          <w:snapToGrid w:val="0"/>
          <w:sz w:val="26"/>
          <w:szCs w:val="24"/>
          <w:rtl/>
        </w:rPr>
        <w:t xml:space="preserve">ובלבד שלא יפחת מהמפרט האמור בנספח 3.1.33 ולנספח 3.1.43 </w:t>
      </w:r>
      <w:r w:rsidRPr="00E56613">
        <w:rPr>
          <w:rFonts w:ascii="David" w:eastAsia="Times New Roman" w:hAnsi="David" w:cs="David"/>
          <w:b/>
          <w:i/>
          <w:snapToGrid w:val="0"/>
          <w:sz w:val="26"/>
          <w:szCs w:val="24"/>
          <w:rtl/>
        </w:rPr>
        <w:t>וכן למקם הגדר בהתחשב בחפירה, מרחב עבודה ודיפון בקו מגרש והכול בכפיפה להוראות רשויות מוסמכות</w:t>
      </w:r>
      <w:r w:rsidRPr="00E56613">
        <w:rPr>
          <w:rFonts w:ascii="David" w:eastAsia="Times New Roman" w:hAnsi="David" w:cs="David" w:hint="cs"/>
          <w:b/>
          <w:i/>
          <w:snapToGrid w:val="0"/>
          <w:sz w:val="26"/>
          <w:szCs w:val="24"/>
          <w:rtl/>
        </w:rPr>
        <w:t>.</w:t>
      </w:r>
    </w:p>
    <w:p w14:paraId="6C27E1C7"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המזמין רשאי להתקין שלטי פרסומת ו/או אחרים על הגדר או בכל מקום בשטח האתר לפי שיקול דעתו הבלעדי והמוחלט.</w:t>
      </w:r>
    </w:p>
    <w:p w14:paraId="510D72DF"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מובהר כי כל פרסום מטעם הקבלן ו/או קבלני המשנה ו/או הספקים אסור בתחום האתר </w:t>
      </w:r>
      <w:r w:rsidR="00EB50C8" w:rsidRPr="00E56613">
        <w:rPr>
          <w:rFonts w:ascii="David" w:eastAsia="Times New Roman" w:hAnsi="David" w:cs="David" w:hint="cs"/>
          <w:b/>
          <w:i/>
          <w:snapToGrid w:val="0"/>
          <w:sz w:val="26"/>
          <w:szCs w:val="24"/>
          <w:rtl/>
        </w:rPr>
        <w:t>ובבניי</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למרות האמור לעיל, תותר התקנת שלטים לצורכי התמצאות בלבד ע"ג מכולות ו/או מחסנים של הקבלן ו/או קבלני המשנה ו/או הספקים ובלבד שהשלטים כאמור לא יהיו גדולים מ- 80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80 ס"מ לכל גורם ולא יהיו גבוהים מגובה הגדר התוחמת את האתר.</w:t>
      </w:r>
    </w:p>
    <w:p w14:paraId="0BFCBE4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שמירה באתר בכל שעות</w:t>
      </w:r>
      <w:r w:rsidRPr="00E56613">
        <w:rPr>
          <w:rFonts w:ascii="David" w:eastAsia="Times New Roman" w:hAnsi="David" w:cs="David" w:hint="cs"/>
          <w:b/>
          <w:i/>
          <w:snapToGrid w:val="0"/>
          <w:sz w:val="26"/>
          <w:szCs w:val="24"/>
          <w:rtl/>
        </w:rPr>
        <w:t xml:space="preserve"> העבודה ובכל השעות</w:t>
      </w:r>
      <w:r w:rsidRPr="00E56613">
        <w:rPr>
          <w:rFonts w:ascii="David" w:eastAsia="Times New Roman" w:hAnsi="David" w:cs="David"/>
          <w:b/>
          <w:i/>
          <w:snapToGrid w:val="0"/>
          <w:sz w:val="26"/>
          <w:szCs w:val="24"/>
          <w:rtl/>
        </w:rPr>
        <w:t xml:space="preserve"> בהן לא מתבצעת עבודה באתר לרבות בחגים ושבתות ובמועדי ישראל ולמנוע כל כניסה לאתר אלא ברשות הקבלן, המזמין או המפקח. להציב שמירה כאמור גם במשרד המכירות, בין אם הוא מצוי באתר ובין אם הוא סמוך לו. אין באמור לעיל כדי לגרוע מאחריותו של הקבלן לכל אובדן, נזק, פגיעה או גניבה שייגרמו כתוצאה מכך שהקבלן לא הציב שמירה בשעות העבודה.</w:t>
      </w:r>
    </w:p>
    <w:p w14:paraId="7A1CD83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לקיים סידורי בטיחות מקסימאליים אשר יבטיחו את שלום כל הנמצא באתר. ידוע לקבלן כי אי קיום נהלים אלה עלול לפגוע בזכויות עפ"י פוליסת הביטוח שנערכה בגין ביצוע הפרויקט. לספק ולקיים שמירה ושאר אמצעי זהירות ובטיחות להגנתו בטחונו ונוחיותו של הצבור בכל מקום שיהיה צורך בכך או שיידרש ע"י המפקח ו/או ע"י הרשות המקומית או שיהיה דרוש עפ"י הדין לרבות במשרד המכירות באתר או הסמוך לאתר, לפי העניין.</w:t>
      </w:r>
    </w:p>
    <w:p w14:paraId="3F9FFD8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לשמור על ניקיון האתר וכל הכלול בו.</w:t>
      </w:r>
    </w:p>
    <w:p w14:paraId="77CD7FB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להרחיק מהאתר כל פסולת ושיירי בנין בכל עת שיידרש ע"י המפקח ולהעבירה למקום המיועד להשלכת פסולת מסוגה על פי דין.</w:t>
      </w:r>
    </w:p>
    <w:p w14:paraId="21A8F28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לדאוג שהדרכים והשבילים לאתר וממנו יהיו פנויים בכל עת לתנועה חופשית.</w:t>
      </w:r>
    </w:p>
    <w:p w14:paraId="696E2D9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בהתאם להוראות בטיחות למבקרים כדלקמן:</w:t>
      </w:r>
    </w:p>
    <w:p w14:paraId="42D7EB4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שלטי אזהרה בכניסה לאתר, בכניסה למבנה, ולפני משרד המכירות בהם יירשם: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"הכניסה לאתר דרך משרד המכירות ובליווי נציג הקבלן. אין להיכנס למבנה/ים ללא ליווי וללא הצטיידות ב</w:t>
      </w:r>
      <w:r w:rsidRPr="00E56613">
        <w:rPr>
          <w:rFonts w:ascii="David" w:eastAsia="Times New Roman" w:hAnsi="David" w:cs="David" w:hint="cs"/>
          <w:b/>
          <w:i/>
          <w:snapToGrid w:val="0"/>
          <w:sz w:val="26"/>
          <w:szCs w:val="24"/>
          <w:rtl/>
        </w:rPr>
        <w:t>קסדת</w:t>
      </w:r>
      <w:r w:rsidRPr="00E56613">
        <w:rPr>
          <w:rFonts w:ascii="David" w:eastAsia="Times New Roman" w:hAnsi="David" w:cs="David"/>
          <w:b/>
          <w:i/>
          <w:snapToGrid w:val="0"/>
          <w:sz w:val="26"/>
          <w:szCs w:val="24"/>
          <w:rtl/>
        </w:rPr>
        <w:t xml:space="preserve"> מגן."</w:t>
      </w:r>
    </w:p>
    <w:p w14:paraId="706A9C98"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להעמיד לרשות המבקרים </w:t>
      </w:r>
      <w:r w:rsidRPr="00E56613">
        <w:rPr>
          <w:rFonts w:ascii="David" w:eastAsia="Times New Roman" w:hAnsi="David" w:cs="David" w:hint="cs"/>
          <w:b/>
          <w:i/>
          <w:snapToGrid w:val="0"/>
          <w:sz w:val="26"/>
          <w:szCs w:val="24"/>
          <w:rtl/>
        </w:rPr>
        <w:t>קסדות</w:t>
      </w:r>
      <w:r w:rsidRPr="00E56613">
        <w:rPr>
          <w:rFonts w:ascii="David" w:eastAsia="Times New Roman" w:hAnsi="David" w:cs="David"/>
          <w:b/>
          <w:i/>
          <w:snapToGrid w:val="0"/>
          <w:sz w:val="26"/>
          <w:szCs w:val="24"/>
          <w:rtl/>
        </w:rPr>
        <w:t xml:space="preserve"> מגן במשרד המכירות ובמשרד לשינויי רוכשים. להדריך וללוות מבקרים לדירות בדרך בטוחה וללא מכשולים.</w:t>
      </w:r>
    </w:p>
    <w:p w14:paraId="4506793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בהתאם לדרישות ולתכנון היזם, הקבלן יבנה מעבר בטוח לדיירים ורוכשי דירות פוטנציאליים שיאפשר גישה מכובדת ובטוחה ממשרד </w:t>
      </w:r>
      <w:r w:rsidRPr="00E56613">
        <w:rPr>
          <w:rFonts w:ascii="David" w:eastAsia="Times New Roman" w:hAnsi="David" w:cs="David"/>
          <w:b/>
          <w:i/>
          <w:snapToGrid w:val="0"/>
          <w:sz w:val="26"/>
          <w:szCs w:val="24"/>
          <w:rtl/>
        </w:rPr>
        <w:t xml:space="preserve">המכירות ו/או חוץ הפרויקט אל תוך הפרויקט לרבות לדירה לדוגמא והלובי </w:t>
      </w:r>
      <w:proofErr w:type="spellStart"/>
      <w:r w:rsidRPr="00E56613">
        <w:rPr>
          <w:rFonts w:ascii="David" w:eastAsia="Times New Roman" w:hAnsi="David" w:cs="David"/>
          <w:b/>
          <w:i/>
          <w:snapToGrid w:val="0"/>
          <w:sz w:val="26"/>
          <w:szCs w:val="24"/>
          <w:rtl/>
        </w:rPr>
        <w:t>הקומתי</w:t>
      </w:r>
      <w:proofErr w:type="spellEnd"/>
      <w:r w:rsidRPr="00E56613">
        <w:rPr>
          <w:rFonts w:ascii="David" w:eastAsia="Times New Roman" w:hAnsi="David" w:cs="David"/>
          <w:b/>
          <w:i/>
          <w:snapToGrid w:val="0"/>
          <w:sz w:val="26"/>
          <w:szCs w:val="24"/>
          <w:rtl/>
        </w:rPr>
        <w:t xml:space="preserve">  בהתאם למפרט המצורף _</w:t>
      </w:r>
      <w:r w:rsidRPr="00E56613">
        <w:rPr>
          <w:rFonts w:ascii="David" w:eastAsia="Times New Roman" w:hAnsi="David" w:cs="David" w:hint="cs"/>
          <w:b/>
          <w:i/>
          <w:snapToGrid w:val="0"/>
          <w:sz w:val="26"/>
          <w:szCs w:val="24"/>
          <w:rtl/>
        </w:rPr>
        <w:t>3.1.43</w:t>
      </w:r>
      <w:r w:rsidRPr="00E56613">
        <w:rPr>
          <w:rFonts w:ascii="David" w:eastAsia="Times New Roman" w:hAnsi="David" w:cs="David"/>
          <w:b/>
          <w:i/>
          <w:snapToGrid w:val="0"/>
          <w:sz w:val="26"/>
          <w:szCs w:val="24"/>
          <w:rtl/>
        </w:rPr>
        <w:t xml:space="preserve"> בנוסף, על הקבלן </w:t>
      </w:r>
      <w:r w:rsidRPr="00E56613">
        <w:rPr>
          <w:rFonts w:ascii="David" w:eastAsia="Times New Roman" w:hAnsi="David" w:cs="David"/>
          <w:b/>
          <w:i/>
          <w:snapToGrid w:val="0"/>
          <w:sz w:val="26"/>
          <w:szCs w:val="24"/>
          <w:rtl/>
        </w:rPr>
        <w:lastRenderedPageBreak/>
        <w:t>לבנות בכל הכניסות למבנה/ים גגוני הגנה בפני נפילת חומרים/אמצעים מהמבנה.</w:t>
      </w:r>
      <w:r w:rsidRPr="00E56613">
        <w:rPr>
          <w:rFonts w:ascii="David" w:eastAsia="Times New Roman" w:hAnsi="David" w:cs="David" w:hint="cs"/>
          <w:b/>
          <w:i/>
          <w:snapToGrid w:val="0"/>
          <w:sz w:val="26"/>
          <w:szCs w:val="24"/>
          <w:rtl/>
        </w:rPr>
        <w:t xml:space="preserve"> </w:t>
      </w:r>
    </w:p>
    <w:p w14:paraId="24641DF3" w14:textId="77777777" w:rsidR="00E56613" w:rsidRPr="00E56613" w:rsidRDefault="00E56613" w:rsidP="00E56613">
      <w:pPr>
        <w:spacing w:before="0" w:beforeAutospacing="0" w:after="0" w:afterAutospacing="0" w:line="240" w:lineRule="auto"/>
        <w:ind w:left="4120" w:hanging="960"/>
        <w:jc w:val="both"/>
        <w:rPr>
          <w:rFonts w:ascii="David" w:eastAsia="Times New Roman" w:hAnsi="David" w:cs="David"/>
          <w:snapToGrid w:val="0"/>
          <w:sz w:val="24"/>
          <w:szCs w:val="24"/>
          <w:rtl/>
        </w:rPr>
      </w:pPr>
    </w:p>
    <w:p w14:paraId="2FDDC24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למניעת מפגעים לרבות חיתוך חוטים, מסמרים וברזלים היוצאים מן הקירות/ מעקה חדר המדרגות, התקנת והפעלת  תאורה בחדרי מדרגות ובמקומות חשוכים, שלבי דריכה רחבים ומעוגנים במהלכי מדרגות משופעים שלא הושלמו וכד'.</w:t>
      </w:r>
    </w:p>
    <w:p w14:paraId="6971FC5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54E9C54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שתוך כדי בצוע העבודות לא תהיה פגיעה בנוחות הצבור (לרבות מתקנים, בנינים ו/או הדיירים בסביבה וביכולתם לתפקד באופן תקין), ולא תהיה כל הפרעה בזכות השימוש והמעבר של כל אדם בכביש, דרך וכיו"ב או בזכות השימוש וההחזקה ברכוש ציבורי כלשהו ובכלל זה ימנע מיצירת מטרדי רעש ומטרדים אחרים.</w:t>
      </w:r>
    </w:p>
    <w:p w14:paraId="27423FC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שכל נזק או קלקול שיגרם עקב בצוע העבודות לכביש, דרך, מדרכה, שביל, רשת מים, ביוב, תיעול, חשמל, תשתיות ו/או מערכות </w:t>
      </w:r>
      <w:r w:rsidR="00EB50C8" w:rsidRPr="00E56613">
        <w:rPr>
          <w:rFonts w:ascii="David" w:eastAsia="Times New Roman" w:hAnsi="David" w:cs="David" w:hint="cs"/>
          <w:b/>
          <w:i/>
          <w:snapToGrid w:val="0"/>
          <w:sz w:val="26"/>
          <w:szCs w:val="24"/>
          <w:rtl/>
        </w:rPr>
        <w:t>טלוויזי</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בכבלים, טלגרף, טלפון, צינורות או מובילים אחרים וכיו"ב, (להלן בסעיף זה בשם הכולל - "</w:t>
      </w:r>
      <w:r w:rsidRPr="00E56613">
        <w:rPr>
          <w:rFonts w:ascii="David" w:eastAsia="Times New Roman" w:hAnsi="David" w:cs="David"/>
          <w:bCs/>
          <w:i/>
          <w:snapToGrid w:val="0"/>
          <w:sz w:val="26"/>
          <w:szCs w:val="24"/>
          <w:rtl/>
        </w:rPr>
        <w:t>מתקנים</w:t>
      </w:r>
      <w:r w:rsidRPr="00E56613">
        <w:rPr>
          <w:rFonts w:ascii="David" w:eastAsia="Times New Roman" w:hAnsi="David" w:cs="David"/>
          <w:b/>
          <w:i/>
          <w:snapToGrid w:val="0"/>
          <w:sz w:val="26"/>
          <w:szCs w:val="24"/>
          <w:rtl/>
        </w:rPr>
        <w:t>") בין בתחומי האתר ובין מחוצה לו, בין ברשות היחיד ובין ברשות הרבים, בין שהנזק או הקלקול נגרמו באקראי ובין שהיו מעשה הכרחי וצפוי מראש בבצוע העבודות, יתוקן מיידית על חשבונו הוא באופן היעיל ביותר ולשביעות רצונו של המפקח ושל כל אדם או רשות המוסמכים לפקח על המתקנים.</w:t>
      </w:r>
    </w:p>
    <w:p w14:paraId="3395D9B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לפני בצוע עבודות העשויות לפגוע במתקנים המצויים מתחת לפני הקרקע, מתחייב הקבלן להיוודע אצל המפקח וכן אצל הרשויות המוסמכות בדבר המצאות מתקן כאמור במקום בצוע אותן עבודות, ולנקוט בכל האמצעים שידרשו ע"י המפקח או הרשויות המוסמכות לשם ההגנה והטפול במתקנים.</w:t>
      </w:r>
    </w:p>
    <w:p w14:paraId="16CCFC5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אחראי שתוך כדי בצוע העבודות, לא תהיינה הדרכים המובילות לאתר נתונות שלא לצורך</w:t>
      </w:r>
      <w:r w:rsidRPr="00E56613">
        <w:rPr>
          <w:rFonts w:ascii="David" w:eastAsia="Times New Roman" w:hAnsi="David" w:cs="David"/>
          <w:b/>
          <w:i/>
          <w:snapToGrid w:val="0"/>
          <w:sz w:val="26"/>
          <w:szCs w:val="24"/>
          <w:rtl/>
        </w:rPr>
        <w:t xml:space="preserve"> לתנועה או הפרעות אחרות שיקשו על התנועה הרגילה בהן, ושלצורך הובלתם של משאות מיוחדים יתקבל תחילה הרישיון הדרוש לשם כך מהרשות המוסמכת, וינקטו כל האמצעים לרבות - בחירתן של הדרכים, כלי הרכב וזמני ההובלה - כך שתמעט ככל האפשר ההפרעה לתנועה הרגילה בדרכים האמורות וימנע ככל האפשר נזק לדרכים.</w:t>
      </w:r>
    </w:p>
    <w:p w14:paraId="50F999C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אם לשם בצוע העבודות יהא צורך להעביר חפץ כלשהו, באופן שההעברה עלולה לגרום נזק למתקנים באם לא ישתמשו באמצעי הגנה מיוחדים - יודיע הקבלן בכתב למפקח, לפני ההעברה, על פרטי החפץ שיש להעבירו, ועל </w:t>
      </w:r>
      <w:proofErr w:type="spellStart"/>
      <w:r w:rsidRPr="00E56613">
        <w:rPr>
          <w:rFonts w:ascii="David" w:eastAsia="Times New Roman" w:hAnsi="David" w:cs="David"/>
          <w:b/>
          <w:i/>
          <w:snapToGrid w:val="0"/>
          <w:sz w:val="26"/>
          <w:szCs w:val="24"/>
          <w:rtl/>
        </w:rPr>
        <w:t>תכניתו</w:t>
      </w:r>
      <w:proofErr w:type="spellEnd"/>
      <w:r w:rsidRPr="00E56613">
        <w:rPr>
          <w:rFonts w:ascii="David" w:eastAsia="Times New Roman" w:hAnsi="David" w:cs="David"/>
          <w:b/>
          <w:i/>
          <w:snapToGrid w:val="0"/>
          <w:sz w:val="26"/>
          <w:szCs w:val="24"/>
          <w:rtl/>
        </w:rPr>
        <w:t xml:space="preserve"> להבטחת אמצעי הגנה מתאימים. הקבלן יהיה רשאי לבצע את אמצעי ההגנה בהתאם </w:t>
      </w:r>
      <w:proofErr w:type="spellStart"/>
      <w:r w:rsidRPr="00E56613">
        <w:rPr>
          <w:rFonts w:ascii="David" w:eastAsia="Times New Roman" w:hAnsi="David" w:cs="David"/>
          <w:b/>
          <w:i/>
          <w:snapToGrid w:val="0"/>
          <w:sz w:val="26"/>
          <w:szCs w:val="24"/>
          <w:rtl/>
        </w:rPr>
        <w:t>לתכניתו</w:t>
      </w:r>
      <w:proofErr w:type="spellEnd"/>
      <w:r w:rsidRPr="00E56613">
        <w:rPr>
          <w:rFonts w:ascii="David" w:eastAsia="Times New Roman" w:hAnsi="David" w:cs="David"/>
          <w:b/>
          <w:i/>
          <w:snapToGrid w:val="0"/>
          <w:sz w:val="26"/>
          <w:szCs w:val="24"/>
          <w:rtl/>
        </w:rPr>
        <w:t xml:space="preserve"> אך ורק לאחר שיקבל את א</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שורו של המפקח ולאחר שיהיה בידו רישיון מתאים מהרשויות המוסמכות.</w:t>
      </w:r>
    </w:p>
    <w:p w14:paraId="128D510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מבלי לגרוע מהתחייבויות הקבלן דלעיל ולהלן, הקבלן יהיה האחראי הבלעדי לבטיחות העבודות, העובדים והציבור ולנקיטת כל אמצעי הזהירות הדרושים למניעת תאונות עבודה לרבות תאונות הקשורות בעבודות חפירה, הנחת הצינורות, הובלת חומרים, הפעלת ציוד חפירה וציוד מכני </w:t>
      </w:r>
      <w:proofErr w:type="spellStart"/>
      <w:r w:rsidRPr="00E56613">
        <w:rPr>
          <w:rFonts w:ascii="David" w:eastAsia="Times New Roman" w:hAnsi="David" w:cs="David"/>
          <w:b/>
          <w:i/>
          <w:snapToGrid w:val="0"/>
          <w:sz w:val="26"/>
          <w:szCs w:val="24"/>
          <w:rtl/>
        </w:rPr>
        <w:t>וכו</w:t>
      </w:r>
      <w:proofErr w:type="spellEnd"/>
      <w:r w:rsidRPr="00E56613">
        <w:rPr>
          <w:rFonts w:ascii="David" w:eastAsia="Times New Roman" w:hAnsi="David" w:cs="David"/>
          <w:b/>
          <w:i/>
          <w:snapToGrid w:val="0"/>
          <w:sz w:val="26"/>
          <w:szCs w:val="24"/>
          <w:rtl/>
        </w:rPr>
        <w:t xml:space="preserve">'. הקבלן ינקוט בכל אמצעי הזהירות הדרושים להבטחת חיי אדם ורכוש באתר או בסביבתו בעת ביצוע העבודות ויקפיד על קיום כל הוראות דיני התכנון והבניה, הוראות משרד העבודה והוראות כל דין. הקבלן יתקין דרכי גישה זמניות, פיגומים, </w:t>
      </w:r>
      <w:proofErr w:type="spellStart"/>
      <w:r w:rsidRPr="00E56613">
        <w:rPr>
          <w:rFonts w:ascii="David" w:eastAsia="Times New Roman" w:hAnsi="David" w:cs="David"/>
          <w:b/>
          <w:i/>
          <w:snapToGrid w:val="0"/>
          <w:sz w:val="26"/>
          <w:szCs w:val="24"/>
          <w:rtl/>
        </w:rPr>
        <w:t>דיפונים</w:t>
      </w:r>
      <w:proofErr w:type="spellEnd"/>
      <w:r w:rsidRPr="00E56613">
        <w:rPr>
          <w:rFonts w:ascii="David" w:eastAsia="Times New Roman" w:hAnsi="David" w:cs="David"/>
          <w:b/>
          <w:i/>
          <w:snapToGrid w:val="0"/>
          <w:sz w:val="26"/>
          <w:szCs w:val="24"/>
          <w:rtl/>
        </w:rPr>
        <w:t xml:space="preserve">, מעקות, גדרות זמניות, אורות ושלטי אזהרה כנדרש, לרבות שמירה, כדי להזהיר את הציבור מתאונות העלולות להיגרם בשל הימצאותם של חפירות, בורות, תעלות, </w:t>
      </w:r>
      <w:proofErr w:type="spellStart"/>
      <w:r w:rsidRPr="00E56613">
        <w:rPr>
          <w:rFonts w:ascii="David" w:eastAsia="Times New Roman" w:hAnsi="David" w:cs="David"/>
          <w:b/>
          <w:i/>
          <w:snapToGrid w:val="0"/>
          <w:sz w:val="26"/>
          <w:szCs w:val="24"/>
          <w:rtl/>
        </w:rPr>
        <w:t>ערימות</w:t>
      </w:r>
      <w:proofErr w:type="spellEnd"/>
      <w:r w:rsidRPr="00E56613">
        <w:rPr>
          <w:rFonts w:ascii="David" w:eastAsia="Times New Roman" w:hAnsi="David" w:cs="David"/>
          <w:b/>
          <w:i/>
          <w:snapToGrid w:val="0"/>
          <w:sz w:val="26"/>
          <w:szCs w:val="24"/>
          <w:rtl/>
        </w:rPr>
        <w:t xml:space="preserve"> עפר, חומרים ומכשולים אחרים באתר. בשעות החשיכה ידאג הקבלן לתאורה מספקת בפינות ולאורך התעלות המגודרות. מיד עם סיום יום העבודה בכל חלק של האתר חייב הקבלן למלא את כל הבורות והחפירות, ליישר את </w:t>
      </w:r>
      <w:proofErr w:type="spellStart"/>
      <w:r w:rsidRPr="00E56613">
        <w:rPr>
          <w:rFonts w:ascii="David" w:eastAsia="Times New Roman" w:hAnsi="David" w:cs="David"/>
          <w:b/>
          <w:i/>
          <w:snapToGrid w:val="0"/>
          <w:sz w:val="26"/>
          <w:szCs w:val="24"/>
          <w:rtl/>
        </w:rPr>
        <w:t>הערימות</w:t>
      </w:r>
      <w:proofErr w:type="spellEnd"/>
      <w:r w:rsidRPr="00E56613">
        <w:rPr>
          <w:rFonts w:ascii="David" w:eastAsia="Times New Roman" w:hAnsi="David" w:cs="David"/>
          <w:b/>
          <w:i/>
          <w:snapToGrid w:val="0"/>
          <w:sz w:val="26"/>
          <w:szCs w:val="24"/>
          <w:rtl/>
        </w:rPr>
        <w:t xml:space="preserve"> והעפר ולסלק את כל המכשולים שנותרו באתר כתוצאה מביצוע העבודות.</w:t>
      </w:r>
    </w:p>
    <w:p w14:paraId="5269EB9B"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lastRenderedPageBreak/>
        <w:t>טרם אכלוס, ממונה הבטיחות מטעם הקבלן יאשר את מוכנות הפרויקט הכולל את שטח הפיתוח, המבנה והחניון לכניסת דיירים. ככל והפרויקט יאוכלס בצורה הדרגתית, ממונה הבטיחות מטעם הקבלן הראשי יאשר את מוכנות המבנה לאכלוס ביחס לשאר חלקי האתר שנמצאים עדיין בבניה.</w:t>
      </w:r>
    </w:p>
    <w:p w14:paraId="44807B64"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100A7C41"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קומה ודירה לדוגמא</w:t>
      </w:r>
    </w:p>
    <w:p w14:paraId="7D4D83AE"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לפי דרישת המזמין  לבצע דירה לדוגמא כמבנה עצמאי בסמוך למבנה המכירות של המזמין וכן קומה לדוגמא או כל חלק ממנה (לרבות השלמה מלאה של כל הדירות בקומה ושטחים משותפים בכל אחד מהבניינים המפורטים בנספח 3.1.1 לרבות השלמת עבודות גמר בהן ובשטחים המשותפים שבקומה, לשם קבלת אישור המפקח לפרטי ביצוע אופייניים לצרכי השיווק של המזמין ולשימושו בכל עת. כולל פיתוח צמוד ודרכי גישה נוחות ומוגנות לשימוש לקוחות המזמין (אף אם זמניות) לרבות הכשרת מקומות חניה בסמוך למבנה/ים לצרכים שיווקיים של המזמין. מועד השלמת הקומה לדוגמא - תוך 3 חודשים ממועד גמר יציקת תקרת הקומה. מועד השלמת הדירה לדוגמא בסמוך למבנה המכירות- תוך 3 חודשים ממועד צו התחלת עבודה. מיקום הקומה לדוגמא - עפ"י הנחיות המפקח. הקומה והדירה לדוגמא תיבנינה לפי המפרט הסטנדרטי אלא אם ניתנה הוראה אחרת מאת המזמין. הקבלן יבצע ויהיה אחראי לתחזוקת מעבר מוגן לקומה לדוגמא.</w:t>
      </w:r>
    </w:p>
    <w:p w14:paraId="21C1A1A6"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שינויים לעומת מפרטי המכר שיוזמנו ע"י המזמין בהיקף של עד 1</w:t>
      </w:r>
      <w:r w:rsidRPr="00E56613">
        <w:rPr>
          <w:rFonts w:ascii="David" w:eastAsia="Times New Roman" w:hAnsi="David" w:cs="David" w:hint="cs"/>
          <w:snapToGrid w:val="0"/>
          <w:sz w:val="26"/>
          <w:szCs w:val="24"/>
          <w:rtl/>
        </w:rPr>
        <w:t>5</w:t>
      </w:r>
      <w:r w:rsidRPr="00E56613">
        <w:rPr>
          <w:rFonts w:ascii="David" w:eastAsia="Times New Roman" w:hAnsi="David" w:cs="David"/>
          <w:snapToGrid w:val="0"/>
          <w:sz w:val="26"/>
          <w:szCs w:val="24"/>
          <w:rtl/>
        </w:rPr>
        <w:t>,000 ש"ח לכל קומה לדוגמא ולדירה לדוגמא בהתאם למפורט בסעי</w:t>
      </w:r>
      <w:r w:rsidR="00345EDB">
        <w:rPr>
          <w:rFonts w:ascii="David" w:eastAsia="Times New Roman" w:hAnsi="David" w:cs="David" w:hint="cs"/>
          <w:snapToGrid w:val="0"/>
          <w:sz w:val="26"/>
          <w:szCs w:val="24"/>
          <w:rtl/>
        </w:rPr>
        <w:t>ף</w:t>
      </w:r>
      <w:r w:rsidRPr="00E56613">
        <w:rPr>
          <w:rFonts w:ascii="David" w:eastAsia="Times New Roman" w:hAnsi="David" w:cs="David"/>
          <w:snapToGrid w:val="0"/>
          <w:sz w:val="26"/>
          <w:szCs w:val="24"/>
          <w:rtl/>
        </w:rPr>
        <w:t xml:space="preserve"> 22 (שינויי המזמין) כלולים במחיר הכולל.</w:t>
      </w:r>
    </w:p>
    <w:p w14:paraId="1C632577"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לבצע בקומה תיקונים, חידוש צבע, ניקיון, פוליש הריצוף וכל יתר העבודות הדרושות לצורך מסירתה לרוכשים בתוך 60 יום ממועד קבלת הודעת המזמין בדבר הכנתה למסירה לרוכשים. על אף האמור לעיל, תיקונים מהותיים שאינם נובעים מבלאי סביר ואשר נגרמו בגין רשלנות המזמין ו/או לקוחותיו ימומנו ע"י המזמין.</w:t>
      </w:r>
    </w:p>
    <w:p w14:paraId="22A0F6A3"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ימסור מפתחות לקומה ולדירות בקומה לשימוש נציג המכירות ולקוחות המזמין. מבלי לגרוע מהאמור לעיל, אחראי הקבלן לניקיונה השוטף של הקומה לדוגמא.</w:t>
      </w:r>
    </w:p>
    <w:p w14:paraId="14228BB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C574779"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אחריות לנזקים ולעבודות</w:t>
      </w:r>
    </w:p>
    <w:p w14:paraId="0B5DABD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אחראי לכל נזק כמפורט להלן, הנגרם, במישרין או בעקיפין, עקב בצוע העבודות , בגין מעשה או מחדל של הקבלן, עובדיו, קבלני משנה ועובדיהם וכל מי שנתון למרות הקבלן או קבלני משנה או פועל לפי הזמנתם או ברשותם, וכן לכל נזק שהוא תוצאה של גורם אחר אשר על הקבלן לכסותו בבטוח כמוגדר בסעיף 16 להלן. ואלה הנזקים:</w:t>
      </w:r>
    </w:p>
    <w:p w14:paraId="2395805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נזק גוף (כולל - מוות, חבלה, פגיעה או לקוי גופני נפשי או שכלי) לכל אדם, לרבות המפקח, המזמין ועובדיו, הקבלן, קבלני משנה, קבלנים מיוחדים ואחרים ועובדיהם ו/או רוכשים.</w:t>
      </w:r>
    </w:p>
    <w:p w14:paraId="3969566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אבדן, פגיעה או/וגם נזק לעבודות, לחומרים, לאמצעים ולכל רכוש איזה שהוא, כולל רכושם של אלה המפורטים בסעיף 15.1.1 לעיל.</w:t>
      </w:r>
    </w:p>
    <w:p w14:paraId="1924B497"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הוראות סעיף זה תחולנה גם על כל פגיעה, אבדן או נזק שיגרמו תוך כדי או עקב בצוע עבודות בדק בהתאם להוראות סעיף 28 להלן. האחריות דלעיל חלה בין אם הנזק אירע או נתגלה בתקופת העבודות או בתקופת הבדק ובין אם בכל זמן אחר.</w:t>
      </w:r>
    </w:p>
    <w:p w14:paraId="3030D268"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5C04B98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לשפות ולפצות את המזמין מיד לפי דרישתו הראשונה באופן מלא בעד כל הוצאה, הפסד, מניעת רווח, אחריות תביעה, דרישה לרבות דרישות תיקונים ודרישות כספיות, או הליכים משפטיים בגין אותן פגיעות, אובדן או נזק שהקבלן אחראי להם כאמור בסעיף 15.1 לעיל ובלבד שהמזמין לא מנע מהקבלן הזדמנות לטפל בעניין לרבות כאמור בסעיף 15.3 להסכם זה. במידה והקבלן סבור כי קיים ניגוד עניינים בין ייצוג המזמין לייצוג הקבלן ידאג הקבלן כי הטיפול ייעשה ע"י שני עו"ד שונים ממשרדים נפרדים. היה והקבלן לא יעשה כן, לא יהיה רשאי הקבלן לחזור בכל טענה למזמין והקבלן יישא במלוא האחריות בגין התביעה.</w:t>
      </w:r>
    </w:p>
    <w:p w14:paraId="3C4EFA9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 xml:space="preserve">על אף האמור לעיל, הקבלן מתחייב לשפות ולפצות את המזמין באופן מלא, בתוך 7 ימים ממועד קבלת דרישת המזמין בכתב, ואף קודם לקיומו ו/או השלמתו של בירור </w:t>
      </w:r>
      <w:r w:rsidRPr="00E56613">
        <w:rPr>
          <w:rFonts w:ascii="David" w:eastAsia="Times New Roman" w:hAnsi="David" w:cs="David"/>
          <w:snapToGrid w:val="0"/>
          <w:sz w:val="26"/>
          <w:szCs w:val="24"/>
          <w:rtl/>
        </w:rPr>
        <w:lastRenderedPageBreak/>
        <w:t>משפטי כאמור בסעיף 15.3 להלן, בעד כל הוצאה ו/או הפסד ו/או אובדן ו/או נזק לתשתיות ו/או מערכות ציבוריות/עירוניות אשר הפיצוי בגין גרימתם יידרש מהמזמין ע"י הרשות המקומית ו/או ע"י מי מטעמה. זאת בכפיפה לקביעת המפקח כי שוכנע בנסיבות העניין, שהקבלן אחראי כאמור בסעיף 15.1 לגרימת ההוצאה ו/או ההפסד ו/או האובדן ו/או הנזק דנן וכי אלה אכן נגרמו לתשתיות ו/או מערכות ציבוריות/עירוניות. מוסכם כי הוראת סעיף 15.5 להלן תחול גם במקרה כאמור.</w:t>
      </w:r>
    </w:p>
    <w:p w14:paraId="3CEF43D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בכל מקרה בו יקבל המזמין דרישה או תביעה כלשהיא שעילתה נזכרת בסעיף זה לעיל ולהלן, יעביר העתק הימנה לקבלן. הקבלן, ימנה על חשבונו, פרקליט, על מנת להתגונן בפני אותה תביעה או דרישה בשם המזמין. הקבלן מתחייב לדאוג כי קיום תביעה או דרישה כלשהם לא יגרמו למזמין כל נזק לרבות, מבלי לפגוע בכלליות האמור, הטלת עיקולים או סנקציות משפטיות אחרות כנגד המזמין. </w:t>
      </w:r>
    </w:p>
    <w:p w14:paraId="4209C38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מחובת הקבלן כאמור, הקבלן מתחייב לעשות כל שביכולתו להסיר כל עיקול ו/או צו שפוטי או מעין שפוטי אחר אשר יוטל כנגד המזמין, בתוך 60 יום מיום הטלתו של אותו צו.</w:t>
      </w:r>
    </w:p>
    <w:p w14:paraId="0B9DFB2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באמור לעיל כדי לגרוע מזכותו של המזמין למנות פרקליט מטעמו על מנת להתגונן בפני אותה התביעה.</w:t>
      </w:r>
    </w:p>
    <w:p w14:paraId="46B84E4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לפגוע באחריות הקבלן כאמור לעיל בסעיף זה חייב הקבלן לתקן, מיד לפי דרישת המזמין או הניזוק, כל נזק לרכוש שנגרם בעטיו על חשבונו הוא ולשביעות רצונו של המפקח. למפקח הרשות לבחון בכל עת את האמצעים בהם נקט הקבלן למניעת נזק כאמור ולתיקונו, ועל הקבלן לציית להוראות שתינתנה ע"י המפקח. לא תוקן הנזק ע"י הקבלן במועד שנקבע ע"י המפקח, אזי הזכות למזמין לתקן הנזק על חשבון הקבלן ועל הקבלן לשפות את המזמין מיד לפי דרישתו בגין כל הוצאה שהמזמין הוציא לשם תיקון הנזק.</w:t>
      </w:r>
    </w:p>
    <w:p w14:paraId="27A0989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מהאמור, הסכומים שעל הקבלן לשלם למזמין לפי סעיף 15 זה לעיל ולהלן יחשבו כחוב המגיע מהקבלן למזמין לפי החוזה והמזמין יהיה זכאי לנכותו מכל סכום שיגיע ממנו לקבלן או/וגם לגבותו בכל דרך אחרת לרבות בדרך של חילוט הערבויות שבידיו או/וגם </w:t>
      </w:r>
      <w:proofErr w:type="spellStart"/>
      <w:r w:rsidRPr="00E56613">
        <w:rPr>
          <w:rFonts w:ascii="David" w:eastAsia="Times New Roman" w:hAnsi="David" w:cs="David"/>
          <w:b/>
          <w:i/>
          <w:snapToGrid w:val="0"/>
          <w:sz w:val="26"/>
          <w:szCs w:val="24"/>
          <w:rtl/>
        </w:rPr>
        <w:t>להסיבו</w:t>
      </w:r>
      <w:proofErr w:type="spellEnd"/>
      <w:r w:rsidRPr="00E56613">
        <w:rPr>
          <w:rFonts w:ascii="David" w:eastAsia="Times New Roman" w:hAnsi="David" w:cs="David"/>
          <w:b/>
          <w:i/>
          <w:snapToGrid w:val="0"/>
          <w:sz w:val="26"/>
          <w:szCs w:val="24"/>
          <w:rtl/>
        </w:rPr>
        <w:t xml:space="preserve"> לאחר ללא צורך בהסכמת הקבלן. תעודה חתומה ע"י המפקח המאשרת החוב הנ"ל תהיה ראיה מכרעת ללא עוררין בדבר הסכום הנקוב בה.</w:t>
      </w:r>
    </w:p>
    <w:p w14:paraId="570BCB8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לעיל לא יהיה הקבלן אחראי לכל נזק שיגרם מחמת מלחמה, פעולות איבה, פלישת אויב ופעולות מדינה אויבת, ואולם הוא חייב לפי דרישת המזמין ותמורת המחיר שיוסכם ביניהם לשקם כל נזק כאמור. בהעדר הסכמה לגבי המחיר יקבע זה ע"י המפקח.</w:t>
      </w:r>
    </w:p>
    <w:p w14:paraId="7A8BC39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לתקן לפי דרישת המזמין גם כל נזק הנגרם לעבודות מחמת גורם שהקבלן אינו אחראי לו ו/או גורם שלא חלה על הקבלן החובה לבטחו, ואולם במקרה זה תחולנה הוצאות התיקון על המזמין.</w:t>
      </w:r>
    </w:p>
    <w:p w14:paraId="5EDC92D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על פי סעיף זה תחול גם בקשר לכל מעשה או מחדל של הקבלן או מי מטעמו כאמור בסעיף 15.1 בקשר עם עבודות הבדק והאחריות בהן מחויב הקבלן בתקופת הבדק בהתאם להוראות חוזה זה והדין בכלל וסעיף 28 בפרט.</w:t>
      </w:r>
    </w:p>
    <w:p w14:paraId="4EFA011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מובהר כדלקמן:</w:t>
      </w:r>
    </w:p>
    <w:p w14:paraId="6809D2E2"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5BEC130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ליתן תגובה מפורטת בכתב תוך 7 ימים ממועד קבלת תלונה כלשהי מצד הרשות המקומית ו/או מאן דהוא אחר בקשר עם העבודות שבוצעו על ידו למתלונן, לאחר שנוסחה אושר מראש ע"י המזמין וכן לצורך כך להמציא למזמין מיידית העתק כל תלונה כאמור בקשר עם העבודות ו/או הפרויקט שנתקבלה אצלו והעתק מכתב התגובה מטעמו שנשלח בפועל.</w:t>
      </w:r>
    </w:p>
    <w:p w14:paraId="0AA2AEB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להצטרף לטיפול בתלונת רוכשים, אף אם נתקבלה לראשונה אצל המזמין ובכל מקרה מתחייב לנהל את ההגנה בגין תביעה זו שעילתה ליקויי בניה. </w:t>
      </w:r>
    </w:p>
    <w:p w14:paraId="1E164F2C"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 xml:space="preserve">מבלי לגרוע משאר סעדי המזמין עפ"י חוזה זה ועפ"י כל דין. במידה והקבלן לא יטפל בהליך ולא יתגונן למרות האמור בסעיף 15 דלעיל, יהא המזמין רשאי </w:t>
      </w:r>
      <w:r w:rsidRPr="00E56613">
        <w:rPr>
          <w:rFonts w:ascii="David" w:eastAsia="Times New Roman" w:hAnsi="David" w:cs="David"/>
          <w:snapToGrid w:val="0"/>
          <w:sz w:val="26"/>
          <w:szCs w:val="24"/>
          <w:rtl/>
        </w:rPr>
        <w:lastRenderedPageBreak/>
        <w:t>לטפל בעניין בעצמו ו/או להתפשר ולעשות כמיטב שיקול דעתו ולקבלן לא תהא כל טענה או תביעה בשל כך כנגד המזמין.</w:t>
      </w:r>
    </w:p>
    <w:p w14:paraId="58E7FB8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בכל דין, הקבלן יישא באחריות מלאה ובלעדית בכל הנוגע לתלונות ו/או תביעות שעילתן ליקויי בניה בפרויקט, מכל מין וסוג שהוא לרבות מצד המזמין.</w:t>
      </w:r>
    </w:p>
    <w:p w14:paraId="56A9AB9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 xml:space="preserve">בכל מקרה שבו ישלח המזמין לקבלן, הודעת צד ג', יחולו כל הוצאות ההליך, לרבות סכומים שייפסקו לחובת המזמין, על הקבלן, ללא כל קשר לתוצאות פסק הדין והקבלן מתחייב </w:t>
      </w:r>
      <w:proofErr w:type="spellStart"/>
      <w:r w:rsidRPr="00E56613">
        <w:rPr>
          <w:rFonts w:ascii="David" w:eastAsia="Times New Roman" w:hAnsi="David" w:cs="David"/>
          <w:b/>
          <w:i/>
          <w:snapToGrid w:val="0"/>
          <w:sz w:val="26"/>
          <w:szCs w:val="24"/>
          <w:rtl/>
        </w:rPr>
        <w:t>לשלמם</w:t>
      </w:r>
      <w:proofErr w:type="spellEnd"/>
      <w:r w:rsidRPr="00E56613">
        <w:rPr>
          <w:rFonts w:ascii="David" w:eastAsia="Times New Roman" w:hAnsi="David" w:cs="David"/>
          <w:b/>
          <w:i/>
          <w:snapToGrid w:val="0"/>
          <w:sz w:val="26"/>
          <w:szCs w:val="24"/>
          <w:rtl/>
        </w:rPr>
        <w:t xml:space="preserve"> מיד לפי דרישת המזמין.</w:t>
      </w:r>
    </w:p>
    <w:p w14:paraId="462853C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הליך משפטי שעילתו ליקויי בניה בפרויקט יישא הקבלן בעלויות המומחה וכן בשכרו של המומחה מטעם בית המשפט הן בגין חוות דעת שתוגשנה על ידו, הן בגין תשובותיו לשאלות הבהרה והן בגין זימונו לעדות.</w:t>
      </w:r>
    </w:p>
    <w:p w14:paraId="14232C0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בעלויות בגין לקויי בניה שמקורם בתכנון לקוי, ככל שהתכנון לא הוזמן על ידי הקבלן או מי מטעמו, יישא המזמין לרבות בגין הוצאות ההגנה והמומחים.</w:t>
      </w:r>
    </w:p>
    <w:p w14:paraId="245BB7A5" w14:textId="77777777" w:rsidR="00E56613" w:rsidRPr="00E56613" w:rsidRDefault="00E56613" w:rsidP="0038219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15 זה תחולנה גם במקרה של ניהול גישור או הליך משפטי אחר מחוץ לכותלי בית המשפט.</w:t>
      </w:r>
    </w:p>
    <w:p w14:paraId="6DA0FEE5"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545F7BB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הפרת התחייבות מהתחייבויות הקבלן הנזכרות בסעיף זה לעיל שלא תוקנה בתוך 15 יום ממועד קבלת דרישת המזמין בכתב, תיחשב הפרה יסודית של חוזה זה.</w:t>
      </w:r>
    </w:p>
    <w:p w14:paraId="6E1B1F3B"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218A1A43"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ביטוח</w:t>
      </w:r>
    </w:p>
    <w:p w14:paraId="4A1E51AF" w14:textId="77777777" w:rsidR="00281271" w:rsidRDefault="00281271" w:rsidP="00F9429A">
      <w:pPr>
        <w:numPr>
          <w:ilvl w:val="1"/>
          <w:numId w:val="24"/>
        </w:numPr>
        <w:spacing w:before="120" w:beforeAutospacing="0" w:after="120" w:afterAutospacing="0" w:line="240" w:lineRule="auto"/>
        <w:ind w:left="964" w:hanging="567"/>
        <w:jc w:val="both"/>
        <w:outlineLvl w:val="1"/>
        <w:rPr>
          <w:rFonts w:cs="David"/>
          <w:szCs w:val="24"/>
        </w:rPr>
      </w:pPr>
      <w:r w:rsidRPr="00BF5A2A">
        <w:rPr>
          <w:rFonts w:cs="David"/>
          <w:szCs w:val="24"/>
          <w:rtl/>
        </w:rPr>
        <w:t>מבלי לגרוע  מאחריות הקבלן לפי חוזה זה או לפי כל דין, ומבלי שהמזמין נוטל</w:t>
      </w:r>
      <w:r w:rsidRPr="00BF5A2A">
        <w:rPr>
          <w:rFonts w:cs="David" w:hint="cs"/>
          <w:szCs w:val="24"/>
          <w:rtl/>
        </w:rPr>
        <w:t xml:space="preserve"> </w:t>
      </w:r>
      <w:r w:rsidRPr="00BF5A2A">
        <w:rPr>
          <w:rFonts w:cs="David"/>
          <w:szCs w:val="24"/>
          <w:rtl/>
        </w:rPr>
        <w:t xml:space="preserve">על עצמו </w:t>
      </w:r>
      <w:r w:rsidRPr="00BF5A2A">
        <w:rPr>
          <w:rFonts w:cs="David" w:hint="cs"/>
          <w:szCs w:val="24"/>
          <w:rtl/>
        </w:rPr>
        <w:t>א</w:t>
      </w:r>
      <w:r w:rsidRPr="00BF5A2A">
        <w:rPr>
          <w:rFonts w:cs="David"/>
          <w:szCs w:val="24"/>
          <w:rtl/>
        </w:rPr>
        <w:t xml:space="preserve">חריות כלשהי כלפי הקבלן, מצהיר המזמין כי ערך פוליסות ביטוח </w:t>
      </w:r>
      <w:r w:rsidRPr="00BF5A2A">
        <w:rPr>
          <w:rFonts w:cs="David" w:hint="cs"/>
          <w:szCs w:val="24"/>
          <w:rtl/>
        </w:rPr>
        <w:t xml:space="preserve"> </w:t>
      </w:r>
      <w:r w:rsidRPr="00BF5A2A">
        <w:rPr>
          <w:rFonts w:cs="David"/>
          <w:szCs w:val="24"/>
          <w:rtl/>
        </w:rPr>
        <w:t>עבודות קבלניות כמפורט בהמשך (להלן - "</w:t>
      </w:r>
      <w:r w:rsidRPr="00720409">
        <w:rPr>
          <w:rFonts w:cs="David"/>
          <w:bCs/>
          <w:szCs w:val="24"/>
          <w:rtl/>
        </w:rPr>
        <w:t>ביטוח עבודות קבלניות</w:t>
      </w:r>
      <w:r w:rsidRPr="00BF5A2A">
        <w:rPr>
          <w:rFonts w:cs="David"/>
          <w:szCs w:val="24"/>
          <w:rtl/>
        </w:rPr>
        <w:t xml:space="preserve">") על מנת להגן על עצמו ו/או על הבאים מכוחו מפני אבדן, נזק או אחריות הקשורים או </w:t>
      </w:r>
      <w:r w:rsidRPr="00BF5A2A">
        <w:rPr>
          <w:rFonts w:cs="David" w:hint="cs"/>
          <w:szCs w:val="24"/>
          <w:rtl/>
        </w:rPr>
        <w:t xml:space="preserve"> </w:t>
      </w:r>
      <w:r w:rsidRPr="00BF5A2A">
        <w:rPr>
          <w:rFonts w:cs="David"/>
          <w:szCs w:val="24"/>
          <w:rtl/>
        </w:rPr>
        <w:t>הנובעים מביצוע העבודות נשוא חוזה זה. בכפוף לתנאים, סייגים, גבולות אחריות המבטח וסכומי ההשתתפות העצמית הכלולים בביטוח עבודות ההקמה, יכלול ביטוח העבודות הקבלניות את פרקי הביטוח המפורטים להלן:</w:t>
      </w:r>
    </w:p>
    <w:p w14:paraId="08307C25" w14:textId="77777777" w:rsidR="00281271" w:rsidRPr="00F9429A" w:rsidRDefault="00281271" w:rsidP="00281271">
      <w:pPr>
        <w:pStyle w:val="Heading21"/>
        <w:keepNext w:val="0"/>
        <w:widowControl/>
        <w:numPr>
          <w:ilvl w:val="2"/>
          <w:numId w:val="24"/>
        </w:numPr>
        <w:spacing w:before="120" w:after="240"/>
        <w:jc w:val="both"/>
        <w:rPr>
          <w:b/>
          <w:bCs w:val="0"/>
          <w:rtl/>
        </w:rPr>
      </w:pPr>
      <w:r w:rsidRPr="00F9429A">
        <w:rPr>
          <w:b/>
          <w:bCs w:val="0"/>
          <w:rtl/>
        </w:rPr>
        <w:t xml:space="preserve">פרק (1) - ביטוח מפני אבדן או נזק פיזי ובלתי צפוי </w:t>
      </w:r>
      <w:r w:rsidRPr="00F9429A">
        <w:rPr>
          <w:rFonts w:hint="cs"/>
          <w:b/>
          <w:bCs w:val="0"/>
          <w:rtl/>
        </w:rPr>
        <w:t xml:space="preserve">שייגרם </w:t>
      </w:r>
      <w:r w:rsidRPr="00F9429A">
        <w:rPr>
          <w:b/>
          <w:bCs w:val="0"/>
          <w:rtl/>
        </w:rPr>
        <w:t>ל</w:t>
      </w:r>
      <w:r w:rsidRPr="00F9429A">
        <w:rPr>
          <w:rFonts w:hint="cs"/>
          <w:b/>
          <w:bCs w:val="0"/>
          <w:rtl/>
        </w:rPr>
        <w:t xml:space="preserve">עבודות באתר </w:t>
      </w:r>
      <w:r w:rsidRPr="00F9429A">
        <w:rPr>
          <w:b/>
          <w:bCs w:val="0"/>
          <w:rtl/>
        </w:rPr>
        <w:t>במשך תקופת ביצוע</w:t>
      </w:r>
      <w:r w:rsidRPr="00F9429A">
        <w:rPr>
          <w:rFonts w:hint="cs"/>
          <w:b/>
          <w:bCs w:val="0"/>
          <w:rtl/>
        </w:rPr>
        <w:t>ן</w:t>
      </w:r>
      <w:r w:rsidRPr="00F9429A">
        <w:rPr>
          <w:b/>
          <w:bCs w:val="0"/>
          <w:rtl/>
        </w:rPr>
        <w:t>. למען הסר ספק, מודגש כי פרק זה אינו חל על ציוד</w:t>
      </w:r>
      <w:r w:rsidRPr="00F9429A">
        <w:rPr>
          <w:rFonts w:hint="cs"/>
          <w:b/>
          <w:bCs w:val="0"/>
          <w:rtl/>
        </w:rPr>
        <w:t>, כלים</w:t>
      </w:r>
      <w:r w:rsidRPr="00F9429A">
        <w:rPr>
          <w:b/>
          <w:bCs w:val="0"/>
          <w:rtl/>
        </w:rPr>
        <w:t xml:space="preserve"> ואמצעים אחרים המשמשים את הקבלן לצורך ביצוע ה</w:t>
      </w:r>
      <w:r w:rsidRPr="00F9429A">
        <w:rPr>
          <w:rFonts w:hint="cs"/>
          <w:b/>
          <w:bCs w:val="0"/>
          <w:rtl/>
        </w:rPr>
        <w:t>עבודות</w:t>
      </w:r>
      <w:r w:rsidRPr="00F9429A">
        <w:rPr>
          <w:b/>
          <w:bCs w:val="0"/>
          <w:rtl/>
        </w:rPr>
        <w:t>, כאשר חובת ביטוחם מוטלת על הקבלן כאמור בסעי</w:t>
      </w:r>
      <w:r w:rsidRPr="00F9429A">
        <w:rPr>
          <w:rFonts w:hint="cs"/>
          <w:b/>
          <w:bCs w:val="0"/>
          <w:rtl/>
        </w:rPr>
        <w:t xml:space="preserve">ף </w:t>
      </w:r>
      <w:r w:rsidRPr="00F9429A">
        <w:rPr>
          <w:b/>
          <w:bCs w:val="0"/>
          <w:rtl/>
        </w:rPr>
        <w:fldChar w:fldCharType="begin"/>
      </w:r>
      <w:r w:rsidRPr="00F9429A">
        <w:rPr>
          <w:b/>
          <w:bCs w:val="0"/>
          <w:rtl/>
        </w:rPr>
        <w:instrText xml:space="preserve"> </w:instrText>
      </w:r>
      <w:r w:rsidRPr="00F9429A">
        <w:rPr>
          <w:rFonts w:hint="cs"/>
          <w:b/>
          <w:bCs w:val="0"/>
        </w:rPr>
        <w:instrText>REF</w:instrText>
      </w:r>
      <w:r w:rsidRPr="00F9429A">
        <w:rPr>
          <w:rFonts w:hint="cs"/>
          <w:b/>
          <w:bCs w:val="0"/>
          <w:rtl/>
        </w:rPr>
        <w:instrText xml:space="preserve"> _</w:instrText>
      </w:r>
      <w:r w:rsidRPr="00F9429A">
        <w:rPr>
          <w:rFonts w:hint="cs"/>
          <w:b/>
          <w:bCs w:val="0"/>
        </w:rPr>
        <w:instrText>Ref323461429 \r \h</w:instrText>
      </w:r>
      <w:r w:rsidRPr="00F9429A">
        <w:rPr>
          <w:b/>
          <w:bCs w:val="0"/>
          <w:rtl/>
        </w:rPr>
        <w:instrText xml:space="preserve">  \* </w:instrText>
      </w:r>
      <w:r w:rsidRPr="00F9429A">
        <w:rPr>
          <w:b/>
          <w:bCs w:val="0"/>
        </w:rPr>
        <w:instrText>MERGEFORMAT</w:instrText>
      </w:r>
      <w:r w:rsidRPr="00F9429A">
        <w:rPr>
          <w:b/>
          <w:bCs w:val="0"/>
          <w:rtl/>
        </w:rPr>
        <w:instrText xml:space="preserve"> </w:instrText>
      </w:r>
      <w:r w:rsidRPr="00F9429A">
        <w:rPr>
          <w:b/>
          <w:bCs w:val="0"/>
          <w:rtl/>
        </w:rPr>
      </w:r>
      <w:r w:rsidRPr="00F9429A">
        <w:rPr>
          <w:b/>
          <w:bCs w:val="0"/>
          <w:rtl/>
        </w:rPr>
        <w:fldChar w:fldCharType="separate"/>
      </w:r>
      <w:r w:rsidRPr="00F9429A">
        <w:rPr>
          <w:b/>
          <w:bCs w:val="0"/>
          <w:cs/>
        </w:rPr>
        <w:t>‎</w:t>
      </w:r>
      <w:r w:rsidRPr="00F9429A">
        <w:rPr>
          <w:b/>
          <w:bCs w:val="0"/>
          <w:rtl/>
        </w:rPr>
        <w:fldChar w:fldCharType="end"/>
      </w:r>
      <w:r w:rsidRPr="00F9429A">
        <w:rPr>
          <w:rFonts w:hint="cs"/>
          <w:b/>
          <w:bCs w:val="0"/>
          <w:rtl/>
        </w:rPr>
        <w:t xml:space="preserve">16.6 </w:t>
      </w:r>
      <w:r w:rsidRPr="00F9429A">
        <w:rPr>
          <w:b/>
          <w:bCs w:val="0"/>
          <w:rtl/>
        </w:rPr>
        <w:t>ל</w:t>
      </w:r>
      <w:r w:rsidRPr="00F9429A">
        <w:rPr>
          <w:rFonts w:hint="cs"/>
          <w:b/>
          <w:bCs w:val="0"/>
          <w:rtl/>
        </w:rPr>
        <w:t>הל</w:t>
      </w:r>
      <w:r w:rsidRPr="00F9429A">
        <w:rPr>
          <w:b/>
          <w:bCs w:val="0"/>
          <w:rtl/>
        </w:rPr>
        <w:t>ן.</w:t>
      </w:r>
    </w:p>
    <w:p w14:paraId="47175B8D" w14:textId="77777777" w:rsidR="00281271" w:rsidRPr="00F9429A" w:rsidRDefault="00281271" w:rsidP="00281271">
      <w:pPr>
        <w:pStyle w:val="Heading21"/>
        <w:keepNext w:val="0"/>
        <w:widowControl/>
        <w:numPr>
          <w:ilvl w:val="2"/>
          <w:numId w:val="24"/>
        </w:numPr>
        <w:spacing w:before="120" w:after="240"/>
        <w:jc w:val="both"/>
        <w:rPr>
          <w:b/>
          <w:bCs w:val="0"/>
          <w:rtl/>
        </w:rPr>
      </w:pPr>
      <w:r w:rsidRPr="00F9429A">
        <w:rPr>
          <w:b/>
          <w:bCs w:val="0"/>
          <w:rtl/>
        </w:rPr>
        <w:t>פרק (2) - אחריות כלפי צד ג'</w:t>
      </w:r>
      <w:r w:rsidRPr="00F9429A">
        <w:rPr>
          <w:rFonts w:hint="cs"/>
          <w:b/>
          <w:bCs w:val="0"/>
          <w:rtl/>
        </w:rPr>
        <w:t xml:space="preserve"> </w:t>
      </w:r>
      <w:r w:rsidRPr="00F9429A">
        <w:rPr>
          <w:b/>
          <w:bCs w:val="0"/>
          <w:rtl/>
        </w:rPr>
        <w:t>חבות כלפי צד שלישי בגין פגיעה גופנית או נזק לרכוש שייגרמו במשך תקופת ביצוע</w:t>
      </w:r>
      <w:r w:rsidRPr="00F9429A">
        <w:rPr>
          <w:rFonts w:hint="cs"/>
          <w:b/>
          <w:bCs w:val="0"/>
          <w:rtl/>
        </w:rPr>
        <w:t xml:space="preserve"> העבודות ועקב ביצוען</w:t>
      </w:r>
      <w:r w:rsidRPr="00F9429A">
        <w:rPr>
          <w:b/>
          <w:bCs w:val="0"/>
          <w:rtl/>
        </w:rPr>
        <w:t xml:space="preserve"> בגבול אחריות </w:t>
      </w:r>
      <w:r w:rsidRPr="00F9429A">
        <w:rPr>
          <w:rFonts w:hint="cs"/>
          <w:b/>
          <w:bCs w:val="0"/>
          <w:rtl/>
        </w:rPr>
        <w:t>ב</w:t>
      </w:r>
      <w:r w:rsidRPr="00F9429A">
        <w:rPr>
          <w:b/>
          <w:bCs w:val="0"/>
          <w:rtl/>
        </w:rPr>
        <w:t>סך</w:t>
      </w:r>
      <w:r w:rsidRPr="00F9429A">
        <w:rPr>
          <w:rFonts w:hint="cs"/>
          <w:b/>
          <w:bCs w:val="0"/>
          <w:rtl/>
        </w:rPr>
        <w:t xml:space="preserve"> של 20,000,000 ₪  בגין מקרה ביטוח אחד ובמצטבר ע"פ הפרק.</w:t>
      </w:r>
    </w:p>
    <w:p w14:paraId="66200E55" w14:textId="77777777" w:rsidR="00281271" w:rsidRPr="00F9429A" w:rsidRDefault="00281271" w:rsidP="00281271">
      <w:pPr>
        <w:pStyle w:val="Heading21"/>
        <w:keepNext w:val="0"/>
        <w:widowControl/>
        <w:numPr>
          <w:ilvl w:val="2"/>
          <w:numId w:val="24"/>
        </w:numPr>
        <w:spacing w:before="120" w:after="240"/>
        <w:jc w:val="both"/>
        <w:rPr>
          <w:b/>
          <w:bCs w:val="0"/>
        </w:rPr>
      </w:pPr>
      <w:r w:rsidRPr="00F9429A">
        <w:rPr>
          <w:b/>
          <w:bCs w:val="0"/>
          <w:rtl/>
        </w:rPr>
        <w:t>פרק (3) - אחריות מעבידים</w:t>
      </w:r>
      <w:r w:rsidRPr="00F9429A">
        <w:rPr>
          <w:rFonts w:hint="cs"/>
          <w:b/>
          <w:bCs w:val="0"/>
          <w:rtl/>
        </w:rPr>
        <w:t xml:space="preserve"> </w:t>
      </w:r>
      <w:r w:rsidRPr="00F9429A">
        <w:rPr>
          <w:b/>
          <w:bCs w:val="0"/>
          <w:rtl/>
        </w:rPr>
        <w:t>חבות כלפי עובדים בגין פגיעה גופנית הנגרמת באתר במשך תקופת הביצוע, תוך כדי ועקב ביצוע העבודות.</w:t>
      </w:r>
      <w:r w:rsidRPr="00F9429A">
        <w:rPr>
          <w:rFonts w:hint="cs"/>
          <w:b/>
          <w:bCs w:val="0"/>
          <w:rtl/>
        </w:rPr>
        <w:t xml:space="preserve"> בגבול אחריות בסך של 20,000,000 ש"ח לתובע, לאירוע ובמצטבר ע"פ הפרק. למען הסר ספק, יצוין כי השיפוי ע"פ הפרק חל מעבר לכל סכום המשולם או אמור להיות משולם ע"י המוסד לביטוח לאומי.</w:t>
      </w:r>
    </w:p>
    <w:p w14:paraId="76D2B21C" w14:textId="77777777" w:rsidR="00281271" w:rsidRPr="00F9429A" w:rsidRDefault="00281271" w:rsidP="00281271">
      <w:pPr>
        <w:pStyle w:val="Heading21"/>
        <w:keepNext w:val="0"/>
        <w:widowControl/>
        <w:numPr>
          <w:ilvl w:val="1"/>
          <w:numId w:val="24"/>
        </w:numPr>
        <w:spacing w:before="120" w:after="240"/>
        <w:jc w:val="both"/>
        <w:rPr>
          <w:b/>
          <w:bCs w:val="0"/>
        </w:rPr>
      </w:pPr>
      <w:r w:rsidRPr="00F9429A">
        <w:rPr>
          <w:rFonts w:hint="cs"/>
          <w:b/>
          <w:bCs w:val="0"/>
          <w:rtl/>
        </w:rPr>
        <w:t>מובהר בזאת כי ביטוח העבודות הקבלניות חל במשותף על עבודות קבלניות נוספות המבוצעות מטעם המזמין.</w:t>
      </w:r>
    </w:p>
    <w:p w14:paraId="0C07D735" w14:textId="05FC50F4" w:rsidR="00281271" w:rsidRPr="00F9429A" w:rsidRDefault="00281271" w:rsidP="00281271">
      <w:pPr>
        <w:pStyle w:val="Heading21"/>
        <w:keepNext w:val="0"/>
        <w:widowControl/>
        <w:numPr>
          <w:ilvl w:val="1"/>
          <w:numId w:val="24"/>
        </w:numPr>
        <w:spacing w:before="120" w:after="240"/>
        <w:jc w:val="both"/>
        <w:rPr>
          <w:b/>
          <w:bCs w:val="0"/>
          <w:rtl/>
        </w:rPr>
      </w:pPr>
      <w:r w:rsidRPr="00F9429A">
        <w:rPr>
          <w:b/>
          <w:bCs w:val="0"/>
          <w:rtl/>
        </w:rPr>
        <w:t xml:space="preserve">שם המבוטח בביטוח העבודות הקבלניות יכלול גם את הקבלן </w:t>
      </w:r>
      <w:r w:rsidRPr="00F9429A">
        <w:rPr>
          <w:rFonts w:hint="cs"/>
          <w:b/>
          <w:bCs w:val="0"/>
          <w:rtl/>
        </w:rPr>
        <w:t xml:space="preserve">ו/או קבלני המשנה </w:t>
      </w:r>
      <w:r w:rsidRPr="00F9429A">
        <w:rPr>
          <w:b/>
          <w:bCs w:val="0"/>
          <w:rtl/>
        </w:rPr>
        <w:t>והקבלן ישתתף בדמי הביטוח של ביטוח זה.</w:t>
      </w:r>
      <w:r w:rsidRPr="00F9429A">
        <w:rPr>
          <w:rFonts w:hint="cs"/>
          <w:b/>
          <w:bCs w:val="0"/>
          <w:rtl/>
        </w:rPr>
        <w:t xml:space="preserve"> </w:t>
      </w:r>
      <w:ins w:id="96" w:author="מרול אטמן" w:date="2024-10-30T16:56:00Z" w16du:dateUtc="2024-10-30T14:56:00Z">
        <w:r w:rsidR="00F76C9F" w:rsidRPr="00F76C9F">
          <w:rPr>
            <w:rFonts w:ascii="David" w:hAnsi="David"/>
            <w:bCs w:val="0"/>
            <w:sz w:val="24"/>
            <w:rtl/>
            <w:rPrChange w:id="97" w:author="מרול אטמן" w:date="2024-10-30T16:57:00Z" w16du:dateUtc="2024-10-30T14:57:00Z">
              <w:rPr>
                <w:rFonts w:ascii="David" w:hAnsi="David"/>
                <w:b/>
                <w:sz w:val="24"/>
                <w:rtl/>
              </w:rPr>
            </w:rPrChange>
          </w:rPr>
          <w:t xml:space="preserve">הקבלן יישא בדמי הביטוח בגין פוליסת העבודות, לרבות כל תוספת לפוליסה, ובעלות כל הארכה ו/או חידוש פוליסת העבודות מעת לעת, </w:t>
        </w:r>
        <w:r w:rsidR="00F76C9F" w:rsidRPr="00F76C9F">
          <w:rPr>
            <w:rFonts w:ascii="David" w:hAnsi="David" w:hint="eastAsia"/>
            <w:bCs w:val="0"/>
            <w:sz w:val="24"/>
            <w:rtl/>
            <w:rPrChange w:id="98" w:author="מרול אטמן" w:date="2024-10-30T16:57:00Z" w16du:dateUtc="2024-10-30T14:57:00Z">
              <w:rPr>
                <w:rFonts w:ascii="David" w:hAnsi="David" w:hint="eastAsia"/>
                <w:b/>
                <w:sz w:val="24"/>
                <w:rtl/>
              </w:rPr>
            </w:rPrChange>
          </w:rPr>
          <w:t>לפי</w:t>
        </w:r>
        <w:r w:rsidR="00F76C9F" w:rsidRPr="00F76C9F">
          <w:rPr>
            <w:rFonts w:ascii="David" w:hAnsi="David"/>
            <w:bCs w:val="0"/>
            <w:sz w:val="24"/>
            <w:rtl/>
            <w:rPrChange w:id="99" w:author="מרול אטמן" w:date="2024-10-30T16:57:00Z" w16du:dateUtc="2024-10-30T14:57:00Z">
              <w:rPr>
                <w:rFonts w:ascii="David" w:hAnsi="David"/>
                <w:b/>
                <w:sz w:val="24"/>
                <w:rtl/>
              </w:rPr>
            </w:rPrChange>
          </w:rPr>
          <w:t xml:space="preserve"> </w:t>
        </w:r>
        <w:r w:rsidR="00F76C9F" w:rsidRPr="00F76C9F">
          <w:rPr>
            <w:rFonts w:ascii="David" w:hAnsi="David" w:hint="eastAsia"/>
            <w:bCs w:val="0"/>
            <w:sz w:val="24"/>
            <w:rtl/>
            <w:rPrChange w:id="100" w:author="מרול אטמן" w:date="2024-10-30T16:57:00Z" w16du:dateUtc="2024-10-30T14:57:00Z">
              <w:rPr>
                <w:rFonts w:ascii="David" w:hAnsi="David" w:hint="eastAsia"/>
                <w:b/>
                <w:sz w:val="24"/>
                <w:rtl/>
              </w:rPr>
            </w:rPrChange>
          </w:rPr>
          <w:t>עלות</w:t>
        </w:r>
        <w:r w:rsidR="00F76C9F" w:rsidRPr="00F76C9F">
          <w:rPr>
            <w:rFonts w:ascii="David" w:hAnsi="David"/>
            <w:bCs w:val="0"/>
            <w:sz w:val="24"/>
            <w:rtl/>
            <w:rPrChange w:id="101" w:author="מרול אטמן" w:date="2024-10-30T16:57:00Z" w16du:dateUtc="2024-10-30T14:57:00Z">
              <w:rPr>
                <w:rFonts w:ascii="David" w:hAnsi="David"/>
                <w:b/>
                <w:sz w:val="24"/>
                <w:rtl/>
              </w:rPr>
            </w:rPrChange>
          </w:rPr>
          <w:t xml:space="preserve"> </w:t>
        </w:r>
        <w:r w:rsidR="00F76C9F" w:rsidRPr="00F76C9F">
          <w:rPr>
            <w:rFonts w:ascii="David" w:hAnsi="David" w:hint="eastAsia"/>
            <w:bCs w:val="0"/>
            <w:sz w:val="24"/>
            <w:rtl/>
            <w:rPrChange w:id="102" w:author="מרול אטמן" w:date="2024-10-30T16:57:00Z" w16du:dateUtc="2024-10-30T14:57:00Z">
              <w:rPr>
                <w:rFonts w:ascii="David" w:hAnsi="David" w:hint="eastAsia"/>
                <w:b/>
                <w:sz w:val="24"/>
                <w:rtl/>
              </w:rPr>
            </w:rPrChange>
          </w:rPr>
          <w:t>בפועל</w:t>
        </w:r>
      </w:ins>
      <w:ins w:id="103" w:author="מרול אטמן" w:date="2024-10-30T16:57:00Z" w16du:dateUtc="2024-10-30T14:57:00Z">
        <w:r w:rsidR="00F76C9F">
          <w:rPr>
            <w:rFonts w:hint="cs"/>
            <w:b/>
            <w:bCs w:val="0"/>
            <w:rtl/>
          </w:rPr>
          <w:t>.</w:t>
        </w:r>
      </w:ins>
      <w:ins w:id="104" w:author="מרול אטמן" w:date="2024-10-30T16:56:00Z" w16du:dateUtc="2024-10-30T14:56:00Z">
        <w:r w:rsidR="00F76C9F" w:rsidRPr="00F9429A">
          <w:rPr>
            <w:b/>
            <w:bCs w:val="0"/>
            <w:rtl/>
          </w:rPr>
          <w:t xml:space="preserve"> </w:t>
        </w:r>
      </w:ins>
      <w:r w:rsidRPr="00F9429A">
        <w:rPr>
          <w:b/>
          <w:bCs w:val="0"/>
          <w:rtl/>
        </w:rPr>
        <w:t xml:space="preserve">השתתפות הקבלן תהיה על ידי ניכוי משכר החוזה, כשהוא </w:t>
      </w:r>
      <w:r w:rsidRPr="00F9429A">
        <w:rPr>
          <w:b/>
          <w:bCs w:val="0"/>
          <w:rtl/>
        </w:rPr>
        <w:lastRenderedPageBreak/>
        <w:t xml:space="preserve">צמוד למדד </w:t>
      </w:r>
      <w:del w:id="105" w:author="מרול אטמן" w:date="2024-10-30T16:55:00Z" w16du:dateUtc="2024-10-30T14:55:00Z">
        <w:r w:rsidRPr="00F9429A" w:rsidDel="00F76C9F">
          <w:rPr>
            <w:b/>
            <w:bCs w:val="0"/>
            <w:rtl/>
          </w:rPr>
          <w:delText xml:space="preserve">של סכום השווה ל- </w:delText>
        </w:r>
        <w:r w:rsidRPr="00F76C9F" w:rsidDel="00F76C9F">
          <w:rPr>
            <w:rFonts w:hint="cs"/>
            <w:b/>
            <w:bCs w:val="0"/>
            <w:rtl/>
            <w:rPrChange w:id="106" w:author="מרול אטמן" w:date="2024-10-30T16:58:00Z" w16du:dateUtc="2024-10-30T14:58:00Z">
              <w:rPr>
                <w:rFonts w:hint="cs"/>
                <w:b/>
                <w:bCs w:val="0"/>
                <w:highlight w:val="yellow"/>
                <w:rtl/>
              </w:rPr>
            </w:rPrChange>
          </w:rPr>
          <w:delText>_______</w:delText>
        </w:r>
        <w:r w:rsidRPr="00F9429A" w:rsidDel="00F76C9F">
          <w:rPr>
            <w:b/>
            <w:bCs w:val="0"/>
            <w:rtl/>
          </w:rPr>
          <w:delText xml:space="preserve"> פרומיל</w:delText>
        </w:r>
        <w:r w:rsidRPr="00F9429A" w:rsidDel="00F76C9F">
          <w:rPr>
            <w:rFonts w:hint="cs"/>
            <w:b/>
            <w:bCs w:val="0"/>
            <w:rtl/>
          </w:rPr>
          <w:delText xml:space="preserve"> </w:delText>
        </w:r>
        <w:r w:rsidRPr="00F9429A" w:rsidDel="00F76C9F">
          <w:rPr>
            <w:b/>
            <w:bCs w:val="0"/>
            <w:rtl/>
          </w:rPr>
          <w:delText>ממנו</w:delText>
        </w:r>
      </w:del>
      <w:r w:rsidRPr="00F9429A">
        <w:rPr>
          <w:b/>
          <w:bCs w:val="0"/>
          <w:rtl/>
        </w:rPr>
        <w:t xml:space="preserve">. </w:t>
      </w:r>
      <w:ins w:id="107" w:author="מרול אטמן" w:date="2024-10-30T16:57:00Z" w16du:dateUtc="2024-10-30T14:57:00Z">
        <w:r w:rsidR="00F76C9F" w:rsidRPr="00F76C9F">
          <w:rPr>
            <w:rFonts w:ascii="David" w:hAnsi="David"/>
            <w:b/>
            <w:bCs w:val="0"/>
            <w:sz w:val="24"/>
            <w:rtl/>
            <w:rPrChange w:id="108" w:author="מרול אטמן" w:date="2024-10-30T16:58:00Z" w16du:dateUtc="2024-10-30T14:58:00Z">
              <w:rPr>
                <w:rFonts w:ascii="David" w:hAnsi="David"/>
                <w:sz w:val="24"/>
                <w:rtl/>
              </w:rPr>
            </w:rPrChange>
          </w:rPr>
          <w:t>סכום השתתפות הקבלן בעלות הביטוח, כאמור, ינוכה באופן יחסי מכל התחשבנות חלקית וכן מההתחשבנות הסופית שתיערך עם הקבלן</w:t>
        </w:r>
      </w:ins>
      <w:del w:id="109" w:author="מרול אטמן" w:date="2024-10-30T16:58:00Z" w16du:dateUtc="2024-10-30T14:58:00Z">
        <w:r w:rsidRPr="00F9429A" w:rsidDel="00F76C9F">
          <w:rPr>
            <w:b/>
            <w:bCs w:val="0"/>
            <w:rtl/>
          </w:rPr>
          <w:delText>הניכוי יבוצע מכל חשבון חלקי או אחר שיגיש הקבלן למזמין</w:delText>
        </w:r>
      </w:del>
      <w:r w:rsidRPr="00F9429A">
        <w:rPr>
          <w:b/>
          <w:bCs w:val="0"/>
          <w:rtl/>
        </w:rPr>
        <w:t>.</w:t>
      </w:r>
    </w:p>
    <w:p w14:paraId="23D7C99F" w14:textId="77777777" w:rsidR="00281271" w:rsidRPr="00F9429A" w:rsidRDefault="00281271" w:rsidP="00281271">
      <w:pPr>
        <w:pStyle w:val="Heading21"/>
        <w:keepNext w:val="0"/>
        <w:widowControl/>
        <w:numPr>
          <w:ilvl w:val="1"/>
          <w:numId w:val="24"/>
        </w:numPr>
        <w:spacing w:before="120" w:after="240"/>
        <w:jc w:val="both"/>
        <w:rPr>
          <w:b/>
          <w:bCs w:val="0"/>
          <w:rtl/>
        </w:rPr>
      </w:pPr>
      <w:r w:rsidRPr="00F9429A">
        <w:rPr>
          <w:b/>
          <w:bCs w:val="0"/>
          <w:rtl/>
        </w:rPr>
        <w:t>בכפוף למילוי כל התחייבויותיו של הקבלן על פי החוזה, מוסכם כי בקרות מקרה ביטוח, המבוטח על פי פרק (1) של ביטוח העבודות הקבלניות לעבודות נשוא חוזה זה, מתחייב המזמין להעביר לקבלן כספים מתוך תגמולי הביטוח אשר יתקבלו בפועל מאת המבטח (אם יתקבלו) בגין הנזק שנגרם לקבלן עד לסכום הדרוש לשם קימום האובדן או הנזק לעבודות על ידי הקבלן.</w:t>
      </w:r>
    </w:p>
    <w:p w14:paraId="285EA989" w14:textId="77777777" w:rsidR="00281271" w:rsidRPr="00F9429A" w:rsidRDefault="00281271" w:rsidP="00281271">
      <w:pPr>
        <w:pStyle w:val="Heading21"/>
        <w:keepNext w:val="0"/>
        <w:widowControl/>
        <w:numPr>
          <w:ilvl w:val="1"/>
          <w:numId w:val="24"/>
        </w:numPr>
        <w:spacing w:before="120" w:after="240"/>
        <w:jc w:val="both"/>
        <w:rPr>
          <w:b/>
          <w:bCs w:val="0"/>
          <w:rtl/>
        </w:rPr>
      </w:pPr>
      <w:r w:rsidRPr="00F9429A">
        <w:rPr>
          <w:rFonts w:hint="cs"/>
          <w:b/>
          <w:bCs w:val="0"/>
          <w:rtl/>
        </w:rPr>
        <w:t>בכפוף להתחייבות הקבלן לשמירת סודיות</w:t>
      </w:r>
      <w:r w:rsidRPr="00F9429A">
        <w:rPr>
          <w:b/>
          <w:bCs w:val="0"/>
          <w:rtl/>
        </w:rPr>
        <w:t xml:space="preserve"> </w:t>
      </w:r>
      <w:r w:rsidRPr="00F9429A">
        <w:rPr>
          <w:rFonts w:hint="cs"/>
          <w:b/>
          <w:bCs w:val="0"/>
          <w:rtl/>
        </w:rPr>
        <w:t>ו</w:t>
      </w:r>
      <w:r w:rsidRPr="00F9429A">
        <w:rPr>
          <w:b/>
          <w:bCs w:val="0"/>
          <w:rtl/>
        </w:rPr>
        <w:t>לדרישת הקבלן בכתב יאפשר המזמין לקבלן לעיין בפוליסת ביטוח העבודות הקבלניות</w:t>
      </w:r>
      <w:r w:rsidRPr="00F9429A">
        <w:rPr>
          <w:rFonts w:hint="cs"/>
          <w:b/>
          <w:bCs w:val="0"/>
          <w:rtl/>
        </w:rPr>
        <w:t xml:space="preserve"> במשרדי המזמין בעותק מפוליסת ביטוח העבודות הקבלניות</w:t>
      </w:r>
      <w:r w:rsidRPr="00F9429A">
        <w:rPr>
          <w:b/>
          <w:bCs w:val="0"/>
          <w:rtl/>
        </w:rPr>
        <w:t xml:space="preserve">, </w:t>
      </w:r>
      <w:r w:rsidRPr="00F9429A">
        <w:rPr>
          <w:rFonts w:hint="cs"/>
          <w:b/>
          <w:bCs w:val="0"/>
          <w:rtl/>
        </w:rPr>
        <w:t>וה</w:t>
      </w:r>
      <w:r w:rsidRPr="00F9429A">
        <w:rPr>
          <w:b/>
          <w:bCs w:val="0"/>
          <w:rtl/>
        </w:rPr>
        <w:t xml:space="preserve">קבלן מתחייב ללמוד את תוכן פוליסת ביטוח העבודות הקבלניות ולהיות בקי בכל תנאיה וזאת לפני תחילת ביצוע העבודות. </w:t>
      </w:r>
    </w:p>
    <w:p w14:paraId="529ABF44" w14:textId="77777777" w:rsidR="00281271" w:rsidRPr="00F9429A" w:rsidRDefault="00281271" w:rsidP="00281271">
      <w:pPr>
        <w:pStyle w:val="Heading21"/>
        <w:keepNext w:val="0"/>
        <w:widowControl/>
        <w:numPr>
          <w:ilvl w:val="1"/>
          <w:numId w:val="24"/>
        </w:numPr>
        <w:spacing w:before="120" w:after="240"/>
        <w:jc w:val="both"/>
        <w:rPr>
          <w:b/>
          <w:bCs w:val="0"/>
          <w:rtl/>
        </w:rPr>
      </w:pPr>
      <w:r w:rsidRPr="00F9429A">
        <w:rPr>
          <w:b/>
          <w:bCs w:val="0"/>
          <w:rtl/>
        </w:rPr>
        <w:t>הקבלן מצהיר ומאשר בזה</w:t>
      </w:r>
      <w:r w:rsidRPr="00F9429A">
        <w:rPr>
          <w:rFonts w:hint="cs"/>
          <w:b/>
          <w:bCs w:val="0"/>
          <w:rtl/>
        </w:rPr>
        <w:t xml:space="preserve"> בשמו ובשם קבלני משנה מטעמו</w:t>
      </w:r>
      <w:r w:rsidRPr="00F9429A">
        <w:rPr>
          <w:b/>
          <w:bCs w:val="0"/>
          <w:rtl/>
        </w:rPr>
        <w:t xml:space="preserve"> כי הוא יהיה מנוע מלהעלות טענה, תביעה או דרישה מכל מין או סוג שהוא באשר לתוכן או היקף ביטוח העבודות הקבלניות.</w:t>
      </w:r>
      <w:r w:rsidRPr="00F9429A">
        <w:rPr>
          <w:rFonts w:hint="cs"/>
          <w:b/>
          <w:bCs w:val="0"/>
          <w:rtl/>
        </w:rPr>
        <w:t xml:space="preserve"> </w:t>
      </w:r>
      <w:r w:rsidRPr="00F9429A">
        <w:rPr>
          <w:b/>
          <w:bCs w:val="0"/>
          <w:rtl/>
        </w:rPr>
        <w:t>ככל שלדעת הקבלן קיים צורך להרחיב את היקף ביטוח העבודות הקבלניות או לערוך ביטוחים נוספים, מתחייב הקבלן להוסיף או לערוך את הביטוח הנוסף כאמור, על חשבונו הוא.</w:t>
      </w:r>
    </w:p>
    <w:p w14:paraId="15A86D05" w14:textId="77777777" w:rsidR="00281271" w:rsidRPr="00F9429A" w:rsidRDefault="00281271" w:rsidP="00281271">
      <w:pPr>
        <w:pStyle w:val="Heading21"/>
        <w:keepNext w:val="0"/>
        <w:widowControl/>
        <w:numPr>
          <w:ilvl w:val="1"/>
          <w:numId w:val="24"/>
        </w:numPr>
        <w:spacing w:before="120" w:after="240"/>
        <w:jc w:val="both"/>
        <w:rPr>
          <w:b/>
          <w:bCs w:val="0"/>
        </w:rPr>
      </w:pPr>
      <w:r w:rsidRPr="00F9429A">
        <w:rPr>
          <w:b/>
          <w:bCs w:val="0"/>
          <w:rtl/>
        </w:rPr>
        <w:t>הצדדים מתחייבים לשתף פעולה ככל שיידרש לשם שמירה ומימוש של זכויותיהם על פי ביטוח העבודות הקבלניות.</w:t>
      </w:r>
      <w:r w:rsidRPr="00F9429A">
        <w:rPr>
          <w:rFonts w:hint="cs"/>
          <w:b/>
          <w:bCs w:val="0"/>
          <w:rtl/>
        </w:rPr>
        <w:t xml:space="preserve"> כמו כן מתחייב הקבלן לקיים את תנאי ביטוח העבודות הקבלניות במלואם, ובכלל זה להודיע בכתב למזמין ולמבטח מייד עם היוודע לו על קרות אירוע העשוי לשמש עילה לתביעה ע"פ ביטוח העבודות הקבלניות.</w:t>
      </w:r>
    </w:p>
    <w:p w14:paraId="796B2012" w14:textId="77777777" w:rsidR="00281271" w:rsidRPr="00F9429A" w:rsidRDefault="00281271" w:rsidP="00F9429A">
      <w:pPr>
        <w:pStyle w:val="Heading21"/>
        <w:keepNext w:val="0"/>
        <w:widowControl/>
        <w:numPr>
          <w:ilvl w:val="1"/>
          <w:numId w:val="24"/>
        </w:numPr>
        <w:spacing w:before="120" w:after="240"/>
        <w:jc w:val="both"/>
        <w:rPr>
          <w:b/>
          <w:bCs w:val="0"/>
          <w:rtl/>
        </w:rPr>
      </w:pPr>
      <w:r w:rsidRPr="00F9429A">
        <w:rPr>
          <w:b/>
          <w:bCs w:val="0"/>
          <w:rtl/>
        </w:rPr>
        <w:t xml:space="preserve">בקרות מקרה ביטוח </w:t>
      </w:r>
      <w:r w:rsidRPr="00F9429A">
        <w:rPr>
          <w:rFonts w:hint="cs"/>
          <w:b/>
          <w:bCs w:val="0"/>
          <w:rtl/>
        </w:rPr>
        <w:t xml:space="preserve">בקשר עם העבודות </w:t>
      </w:r>
      <w:r w:rsidRPr="00F9429A">
        <w:rPr>
          <w:b/>
          <w:bCs w:val="0"/>
          <w:rtl/>
        </w:rPr>
        <w:t>שבאחריותו של הקבלן</w:t>
      </w:r>
      <w:r w:rsidRPr="00F9429A">
        <w:rPr>
          <w:rFonts w:hint="cs"/>
          <w:b/>
          <w:bCs w:val="0"/>
          <w:rtl/>
        </w:rPr>
        <w:t>,</w:t>
      </w:r>
      <w:r w:rsidRPr="00F9429A">
        <w:rPr>
          <w:b/>
          <w:bCs w:val="0"/>
          <w:rtl/>
        </w:rPr>
        <w:t xml:space="preserve"> או הנגרם לאדם המועסק על ידי הקבלן או </w:t>
      </w:r>
      <w:r w:rsidRPr="00F9429A">
        <w:rPr>
          <w:rFonts w:hint="cs"/>
          <w:b/>
          <w:bCs w:val="0"/>
          <w:rtl/>
        </w:rPr>
        <w:t xml:space="preserve">ע"י </w:t>
      </w:r>
      <w:r w:rsidRPr="00F9429A">
        <w:rPr>
          <w:b/>
          <w:bCs w:val="0"/>
          <w:rtl/>
        </w:rPr>
        <w:t>מי מטעמו או הנגרם לצד ג' כלשהו עקב מעשה או מחדל</w:t>
      </w:r>
      <w:r w:rsidRPr="00F9429A">
        <w:rPr>
          <w:rFonts w:hint="cs"/>
          <w:b/>
          <w:bCs w:val="0"/>
          <w:rtl/>
        </w:rPr>
        <w:t xml:space="preserve"> </w:t>
      </w:r>
      <w:r w:rsidRPr="00F9429A">
        <w:rPr>
          <w:b/>
          <w:bCs w:val="0"/>
          <w:rtl/>
        </w:rPr>
        <w:t xml:space="preserve">של הקבלן או מי מטעמו, </w:t>
      </w:r>
      <w:proofErr w:type="spellStart"/>
      <w:r w:rsidRPr="00F9429A">
        <w:rPr>
          <w:rFonts w:hint="cs"/>
          <w:b/>
          <w:bCs w:val="0"/>
          <w:rtl/>
        </w:rPr>
        <w:t>ישא</w:t>
      </w:r>
      <w:proofErr w:type="spellEnd"/>
      <w:r w:rsidRPr="00F9429A">
        <w:rPr>
          <w:b/>
          <w:bCs w:val="0"/>
          <w:rtl/>
        </w:rPr>
        <w:t xml:space="preserve"> הקבלן באופן בלעדי בסכו</w:t>
      </w:r>
      <w:r w:rsidRPr="00F9429A">
        <w:rPr>
          <w:rFonts w:hint="cs"/>
          <w:b/>
          <w:bCs w:val="0"/>
          <w:rtl/>
        </w:rPr>
        <w:t>מי</w:t>
      </w:r>
      <w:r w:rsidRPr="00F9429A">
        <w:rPr>
          <w:b/>
          <w:bCs w:val="0"/>
          <w:rtl/>
        </w:rPr>
        <w:t xml:space="preserve"> ההשתתפו</w:t>
      </w:r>
      <w:r w:rsidRPr="00F9429A">
        <w:rPr>
          <w:rFonts w:hint="cs"/>
          <w:b/>
          <w:bCs w:val="0"/>
          <w:rtl/>
        </w:rPr>
        <w:t>יו</w:t>
      </w:r>
      <w:r w:rsidRPr="00F9429A">
        <w:rPr>
          <w:b/>
          <w:bCs w:val="0"/>
          <w:rtl/>
        </w:rPr>
        <w:t>ת העצמי</w:t>
      </w:r>
      <w:r w:rsidRPr="00F9429A">
        <w:rPr>
          <w:rFonts w:hint="cs"/>
          <w:b/>
          <w:bCs w:val="0"/>
          <w:rtl/>
        </w:rPr>
        <w:t>ו</w:t>
      </w:r>
      <w:r w:rsidRPr="00F9429A">
        <w:rPr>
          <w:b/>
          <w:bCs w:val="0"/>
          <w:rtl/>
        </w:rPr>
        <w:t>ת (בהתאם למקרה) החל</w:t>
      </w:r>
      <w:r w:rsidRPr="00F9429A">
        <w:rPr>
          <w:rFonts w:hint="cs"/>
          <w:b/>
          <w:bCs w:val="0"/>
          <w:rtl/>
        </w:rPr>
        <w:t>ים</w:t>
      </w:r>
      <w:r w:rsidRPr="00F9429A">
        <w:rPr>
          <w:b/>
          <w:bCs w:val="0"/>
          <w:rtl/>
        </w:rPr>
        <w:t xml:space="preserve"> על הפוליס</w:t>
      </w:r>
      <w:r w:rsidRPr="00F9429A">
        <w:rPr>
          <w:rFonts w:hint="cs"/>
          <w:b/>
          <w:bCs w:val="0"/>
          <w:rtl/>
        </w:rPr>
        <w:t>ות</w:t>
      </w:r>
      <w:r w:rsidRPr="00F9429A">
        <w:rPr>
          <w:b/>
          <w:bCs w:val="0"/>
          <w:rtl/>
        </w:rPr>
        <w:t xml:space="preserve"> לביטוח עבודות קבלניות.</w:t>
      </w:r>
      <w:r w:rsidRPr="00F9429A">
        <w:rPr>
          <w:b/>
          <w:bCs w:val="0"/>
        </w:rPr>
        <w:t xml:space="preserve"> </w:t>
      </w:r>
    </w:p>
    <w:p w14:paraId="1DBA48C7" w14:textId="77777777" w:rsidR="00281271" w:rsidRPr="00F9429A" w:rsidRDefault="00281271" w:rsidP="00F9429A">
      <w:pPr>
        <w:pStyle w:val="Heading21"/>
        <w:keepNext w:val="0"/>
        <w:widowControl/>
        <w:numPr>
          <w:ilvl w:val="1"/>
          <w:numId w:val="24"/>
        </w:numPr>
        <w:spacing w:before="120" w:after="240"/>
        <w:jc w:val="both"/>
        <w:rPr>
          <w:b/>
          <w:bCs w:val="0"/>
          <w:rtl/>
        </w:rPr>
      </w:pPr>
      <w:r w:rsidRPr="00F9429A">
        <w:rPr>
          <w:rFonts w:hint="cs"/>
          <w:b/>
          <w:bCs w:val="0"/>
          <w:rtl/>
        </w:rPr>
        <w:t>ביטוח העבודות הקבלניות יהיה בתוקף בתקופת הביצוע על-פי לוח הזמנים המקורי של העבודות. היה ובמועד סיום תקופת הביצוע, על פי ביטוח העבודות הקבלניות, נותרו עבודות כלשהן לביצוע על ידי הקבלן, מכל סיבה שהיא, אזי רשאי המזמין על-פי בחירתו, להצהיר על הארכת תוקף ביטוח העבודות הקבלניות או להורות לקבלן כי יערוך על חשבונו, ביטוח עבודות קבלניות על שמו, על שם קבלני משנה מטעמו ועל שם המזמין, המבטח את עבודות הקבלן שנותרו לביצוע בפרויקט, וזאת בהיקף כיסוי אשר לא יפחת מהיקף הכיסוי הניתן על פי נוסח הפוליסה הידועה "ביט 2013" (או נוסח פוליסת "ביט" המקביל לו במועד עריכת הביטוח), על כל הרחבותיו.</w:t>
      </w:r>
      <w:r w:rsidRPr="00F9429A">
        <w:rPr>
          <w:rFonts w:hint="cs"/>
          <w:b/>
          <w:bCs w:val="0"/>
          <w:rtl/>
        </w:rPr>
        <w:tab/>
      </w:r>
      <w:r w:rsidRPr="00F9429A">
        <w:rPr>
          <w:b/>
          <w:bCs w:val="0"/>
          <w:rtl/>
        </w:rPr>
        <w:br/>
      </w:r>
      <w:r w:rsidRPr="00F9429A">
        <w:rPr>
          <w:rFonts w:hint="cs"/>
          <w:b/>
          <w:bCs w:val="0"/>
          <w:rtl/>
        </w:rPr>
        <w:t xml:space="preserve">במקרה כזה, יכסה הביטוח כאמור את מלוא ערכן של העבודות שטרם בוצעו על-ידי הקבלן ו/או טרם נמסרו לידי המזמין, ויכלול פרק אחריות כלפי צד ג' בגבול אחריות של 8,000,000 ש"ח לאירוע ובמצטבר לתקופת הביטוח וכן פרק ביטוח אחריות מעבידים בגבול אחריות של 20,000,000 ש"ח לתובע, לאירוע ובמצטבר על פי הפרק. עוד יצוין כי הביטוח יהיה קודם לכל ביטוח אחר הנערך על ידי המזמין וכי הביטוח לא יבוטל ולא ישונה לרעה אלא אם תשלח למזמין הודעה על כך בדואר רשום, לפחות 60 יום מראש.   </w:t>
      </w:r>
    </w:p>
    <w:p w14:paraId="0E86C60C"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b/>
          <w:rtl/>
        </w:rPr>
      </w:pPr>
      <w:r w:rsidRPr="00F9429A">
        <w:rPr>
          <w:rFonts w:cs="David"/>
          <w:b/>
          <w:szCs w:val="24"/>
          <w:rtl/>
        </w:rPr>
        <w:t xml:space="preserve">מבלי לגרוע מאחריות הקבלן על-פי חוזה זה או על פי כל דין, מתחייב הקבלן </w:t>
      </w:r>
      <w:r w:rsidRPr="00F9429A">
        <w:rPr>
          <w:rFonts w:cs="David" w:hint="cs"/>
          <w:b/>
          <w:szCs w:val="24"/>
          <w:rtl/>
        </w:rPr>
        <w:t xml:space="preserve">כי לפני תחילת ביצוע עבודתו ו/או העמדת אתר העבודה לרשותו </w:t>
      </w:r>
      <w:r w:rsidRPr="00F9429A">
        <w:rPr>
          <w:rFonts w:cs="David"/>
          <w:b/>
          <w:szCs w:val="24"/>
          <w:rtl/>
        </w:rPr>
        <w:t>–</w:t>
      </w:r>
      <w:r w:rsidRPr="00F9429A">
        <w:rPr>
          <w:rFonts w:cs="David" w:hint="cs"/>
          <w:b/>
          <w:szCs w:val="24"/>
          <w:rtl/>
        </w:rPr>
        <w:t xml:space="preserve"> המוקדם </w:t>
      </w:r>
      <w:proofErr w:type="spellStart"/>
      <w:r w:rsidRPr="00F9429A">
        <w:rPr>
          <w:rFonts w:cs="David" w:hint="cs"/>
          <w:b/>
          <w:szCs w:val="24"/>
          <w:rtl/>
        </w:rPr>
        <w:t>מביניכם</w:t>
      </w:r>
      <w:proofErr w:type="spellEnd"/>
      <w:r w:rsidRPr="00F9429A">
        <w:rPr>
          <w:rFonts w:cs="David" w:hint="cs"/>
          <w:b/>
          <w:szCs w:val="24"/>
          <w:rtl/>
        </w:rPr>
        <w:t xml:space="preserve"> ועד מסירתה הסופית של העבודה לחברה ו/או למזמין תהיינה בידיו פוליסות ביטוח תקפות שהוצאו </w:t>
      </w:r>
      <w:r w:rsidRPr="00F9429A">
        <w:rPr>
          <w:rFonts w:cs="David"/>
          <w:b/>
          <w:szCs w:val="24"/>
          <w:rtl/>
        </w:rPr>
        <w:t xml:space="preserve">על חשבונו </w:t>
      </w:r>
      <w:r w:rsidRPr="00F9429A">
        <w:rPr>
          <w:rFonts w:cs="David" w:hint="cs"/>
          <w:b/>
          <w:szCs w:val="24"/>
          <w:rtl/>
        </w:rPr>
        <w:t xml:space="preserve">ועל שמו </w:t>
      </w:r>
      <w:proofErr w:type="spellStart"/>
      <w:r w:rsidRPr="00F9429A">
        <w:rPr>
          <w:rFonts w:cs="David" w:hint="cs"/>
          <w:b/>
          <w:szCs w:val="24"/>
          <w:rtl/>
        </w:rPr>
        <w:t>הכל</w:t>
      </w:r>
      <w:proofErr w:type="spellEnd"/>
      <w:r w:rsidRPr="00F9429A">
        <w:rPr>
          <w:rFonts w:cs="David" w:hint="cs"/>
          <w:b/>
          <w:szCs w:val="24"/>
          <w:rtl/>
        </w:rPr>
        <w:t xml:space="preserve"> כמפורט </w:t>
      </w:r>
      <w:r w:rsidRPr="00F9429A">
        <w:rPr>
          <w:rFonts w:cs="David"/>
          <w:b/>
          <w:szCs w:val="24"/>
          <w:rtl/>
        </w:rPr>
        <w:t>להלן (שכולם יחד יקראו "ביטוחי הקבלן")</w:t>
      </w:r>
      <w:r w:rsidRPr="00F9429A">
        <w:rPr>
          <w:rFonts w:cs="David" w:hint="cs"/>
          <w:b/>
          <w:szCs w:val="24"/>
          <w:rtl/>
        </w:rPr>
        <w:t xml:space="preserve"> וזאת בתנאים המפורטים ב"במפרט ביטוח עבודות קבלניות" המצורף להסכם זה ומהווה חלק בלתי נפרד הימנו ומסומן כנספח "ו</w:t>
      </w:r>
      <w:r w:rsidRPr="00F9429A">
        <w:rPr>
          <w:rFonts w:cs="David" w:hint="cs"/>
          <w:b/>
          <w:szCs w:val="24"/>
        </w:rPr>
        <w:t>X</w:t>
      </w:r>
      <w:r w:rsidRPr="00F9429A">
        <w:rPr>
          <w:rFonts w:cs="David" w:hint="cs"/>
          <w:b/>
          <w:szCs w:val="24"/>
          <w:rtl/>
        </w:rPr>
        <w:t xml:space="preserve">1" (להלן: "מפרט ביטוחי הקבלן") המבוטחות אצל חברת ביטוח מורשית בישראל ובעלת מוניטין  וכן יועבר אישור ביטוח המסומן כנספח </w:t>
      </w:r>
      <w:r w:rsidRPr="00F9429A">
        <w:rPr>
          <w:rFonts w:cs="David"/>
          <w:b/>
          <w:szCs w:val="24"/>
        </w:rPr>
        <w:t>X</w:t>
      </w:r>
      <w:r w:rsidRPr="00F9429A">
        <w:rPr>
          <w:rFonts w:cs="David" w:hint="cs"/>
          <w:b/>
          <w:szCs w:val="24"/>
          <w:rtl/>
        </w:rPr>
        <w:t xml:space="preserve"> 2 (להלן: "</w:t>
      </w:r>
      <w:r w:rsidRPr="00F9429A">
        <w:rPr>
          <w:rFonts w:cs="David"/>
          <w:b/>
          <w:szCs w:val="24"/>
          <w:rtl/>
        </w:rPr>
        <w:t xml:space="preserve"> אישור קיום ביטוחים</w:t>
      </w:r>
      <w:r w:rsidRPr="00F9429A">
        <w:rPr>
          <w:rFonts w:cs="David" w:hint="cs"/>
          <w:b/>
          <w:szCs w:val="24"/>
          <w:rtl/>
        </w:rPr>
        <w:t xml:space="preserve">)". </w:t>
      </w:r>
    </w:p>
    <w:p w14:paraId="63688656"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lastRenderedPageBreak/>
        <w:t>ביטוח חובה כנדרש על-פי דין בגין פגיעה גופנית עקב השימוש בכלי רכב</w:t>
      </w:r>
      <w:r w:rsidRPr="00F9429A">
        <w:rPr>
          <w:rFonts w:cs="David" w:hint="cs"/>
          <w:b/>
          <w:szCs w:val="24"/>
          <w:rtl/>
        </w:rPr>
        <w:t xml:space="preserve"> בבעלות ו/או בשימושו של הקבלן</w:t>
      </w:r>
      <w:r w:rsidRPr="00F9429A">
        <w:rPr>
          <w:rFonts w:cs="David"/>
          <w:b/>
          <w:szCs w:val="24"/>
          <w:rtl/>
        </w:rPr>
        <w:t xml:space="preserve">, וכן ביטוח אחריות בגין </w:t>
      </w:r>
      <w:r w:rsidRPr="00F9429A">
        <w:rPr>
          <w:rFonts w:cs="David" w:hint="cs"/>
          <w:b/>
          <w:szCs w:val="24"/>
          <w:rtl/>
        </w:rPr>
        <w:t>נזק ל</w:t>
      </w:r>
      <w:r w:rsidRPr="00F9429A">
        <w:rPr>
          <w:rFonts w:cs="David"/>
          <w:b/>
          <w:szCs w:val="24"/>
          <w:rtl/>
        </w:rPr>
        <w:t xml:space="preserve">רכוש של צד שלישי עקב השימוש בכלי רכב עד לסך  </w:t>
      </w:r>
      <w:r w:rsidRPr="00F9429A">
        <w:rPr>
          <w:rFonts w:cs="David" w:hint="cs"/>
          <w:b/>
          <w:szCs w:val="24"/>
          <w:rtl/>
        </w:rPr>
        <w:t xml:space="preserve">500,000 ₪ </w:t>
      </w:r>
      <w:r w:rsidRPr="00F9429A">
        <w:rPr>
          <w:rFonts w:cs="David"/>
          <w:b/>
          <w:szCs w:val="24"/>
          <w:rtl/>
        </w:rPr>
        <w:t xml:space="preserve"> בגין נזק אחד.</w:t>
      </w:r>
    </w:p>
    <w:p w14:paraId="3BF67220"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 לציוד המשמש לעבודות הפרו</w:t>
      </w:r>
      <w:del w:id="110" w:author="מרול אטמן" w:date="2024-10-30T16:50:00Z" w16du:dateUtc="2024-10-30T14:50:00Z">
        <w:r w:rsidRPr="00F9429A" w:rsidDel="00A44952">
          <w:rPr>
            <w:rFonts w:cs="David"/>
            <w:b/>
            <w:szCs w:val="24"/>
            <w:rtl/>
          </w:rPr>
          <w:delText>י</w:delText>
        </w:r>
      </w:del>
      <w:r w:rsidRPr="00F9429A">
        <w:rPr>
          <w:rFonts w:cs="David"/>
          <w:b/>
          <w:szCs w:val="24"/>
          <w:rtl/>
        </w:rPr>
        <w:t>יקט ואינו מהווה חלק ממנו</w:t>
      </w:r>
      <w:r w:rsidRPr="00F9429A">
        <w:rPr>
          <w:rFonts w:cs="David" w:hint="cs"/>
          <w:b/>
          <w:szCs w:val="24"/>
          <w:rtl/>
        </w:rPr>
        <w:t>, ומבלי לגרוע מכלליות האמור לרבות לציוד עבודה, כלי עבודה, ציוד מכני הנדסי וכיו"ב</w:t>
      </w:r>
      <w:r w:rsidRPr="00F9429A">
        <w:rPr>
          <w:rFonts w:cs="David"/>
          <w:b/>
          <w:szCs w:val="24"/>
          <w:rtl/>
        </w:rPr>
        <w:t>.</w:t>
      </w:r>
    </w:p>
    <w:p w14:paraId="78850A24"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ביטוח אחריות המוצר שגבול אחריות המבטח על פיו לא יפחת מסך </w:t>
      </w:r>
      <w:r w:rsidRPr="00F9429A">
        <w:rPr>
          <w:rFonts w:cs="David" w:hint="cs"/>
          <w:b/>
          <w:szCs w:val="24"/>
          <w:rtl/>
        </w:rPr>
        <w:t>16,000,000 ₪ (במילים: שישה עשר מיליון ₪) למקרה ובסה"כ לתקופת ביטוח שנתית</w:t>
      </w:r>
      <w:r w:rsidRPr="00F9429A">
        <w:rPr>
          <w:rFonts w:cs="David"/>
          <w:b/>
          <w:szCs w:val="24"/>
          <w:rtl/>
        </w:rPr>
        <w:t>, בגין כל פגיעה או נזק העלול לה</w:t>
      </w:r>
      <w:r w:rsidRPr="00F9429A">
        <w:rPr>
          <w:rFonts w:cs="David" w:hint="cs"/>
          <w:b/>
          <w:szCs w:val="24"/>
          <w:rtl/>
        </w:rPr>
        <w:t>י</w:t>
      </w:r>
      <w:r w:rsidRPr="00F9429A">
        <w:rPr>
          <w:rFonts w:cs="David"/>
          <w:b/>
          <w:szCs w:val="24"/>
          <w:rtl/>
        </w:rPr>
        <w:t>גרם עקב פגם כלשהו בעבודות, וזאת ממועד מסירת העבודות או חלקן למזמין ולמשך כל התקופה בה קיימת אחריות זו לפי החוזה או לפי כל דין. שם המבוטח יורחב לכלול גם את המזמין. הכיסוי יכלול במפורש גם סעיף "חבות צולבת".</w:t>
      </w:r>
    </w:p>
    <w:p w14:paraId="22E30316"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b/>
          <w:szCs w:val="24"/>
          <w:rtl/>
        </w:rPr>
        <w:t xml:space="preserve">ביטוח אחריות מקצועית שגבול אחריות המבטח על פיו לא יפחת מסך </w:t>
      </w:r>
      <w:r w:rsidRPr="00F9429A">
        <w:rPr>
          <w:rFonts w:cs="David" w:hint="cs"/>
          <w:b/>
          <w:szCs w:val="24"/>
          <w:rtl/>
        </w:rPr>
        <w:t>6,000,000 ₪  (במילים: שישה מיליון ₪) למקרה ולתקופת ביטוח שנתית</w:t>
      </w:r>
      <w:r w:rsidRPr="00F9429A">
        <w:rPr>
          <w:rFonts w:cs="David"/>
          <w:b/>
          <w:szCs w:val="24"/>
          <w:rtl/>
        </w:rPr>
        <w:t xml:space="preserve">, וזאת למשך כל התקופה בה קיימת אחריות זו לפי החוזה או לפי כל דין. שם המבוטח יורחב לכלול גם את המזמין. הכיסוי יכלול במפורש גם סעיף </w:t>
      </w:r>
      <w:r w:rsidRPr="00F9429A">
        <w:rPr>
          <w:rFonts w:cs="David" w:hint="cs"/>
          <w:b/>
          <w:szCs w:val="24"/>
          <w:rtl/>
        </w:rPr>
        <w:t>"</w:t>
      </w:r>
      <w:r w:rsidRPr="00F9429A">
        <w:rPr>
          <w:rFonts w:cs="David"/>
          <w:b/>
          <w:szCs w:val="24"/>
          <w:rtl/>
        </w:rPr>
        <w:t>חבות צולבת</w:t>
      </w:r>
      <w:r w:rsidRPr="00F9429A">
        <w:rPr>
          <w:rFonts w:cs="David" w:hint="cs"/>
          <w:b/>
          <w:szCs w:val="24"/>
          <w:rtl/>
        </w:rPr>
        <w:t>"</w:t>
      </w:r>
      <w:r w:rsidRPr="00F9429A">
        <w:rPr>
          <w:rFonts w:cs="David"/>
          <w:b/>
          <w:szCs w:val="24"/>
          <w:rtl/>
        </w:rPr>
        <w:t>.</w:t>
      </w:r>
    </w:p>
    <w:p w14:paraId="79FA2E24"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hint="cs"/>
          <w:b/>
          <w:szCs w:val="24"/>
          <w:rtl/>
        </w:rPr>
        <w:t>היקף הכיסוי בפוליסות חבות המוצר והאחריות המקצועית יהיה כמפורט באישור עריכת הביטוח המצורף להסכם זה ומהווה חלק בלתי נפרד ממנו.</w:t>
      </w:r>
    </w:p>
    <w:p w14:paraId="0DC92267"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היה ולדעת הקבלן יש צורך בעריכת ביטוחים נוספים ו/או משלימים כלשהם לביטוחי הקבלן או לביטוח העבודות הקבלניות, מתחייב הקבלן לערוך ולקיים את הביטוח המשלים ו/או הביטוח הנוסף כאמור, כאשר בכל ביטוח נוסף ו/או משלים </w:t>
      </w:r>
      <w:r w:rsidRPr="00F9429A">
        <w:rPr>
          <w:rFonts w:cs="David" w:hint="cs"/>
          <w:b/>
          <w:szCs w:val="24"/>
          <w:rtl/>
        </w:rPr>
        <w:t xml:space="preserve">לעניין ביטוח רכוש </w:t>
      </w:r>
      <w:r w:rsidRPr="00F9429A">
        <w:rPr>
          <w:rFonts w:cs="David"/>
          <w:b/>
          <w:szCs w:val="24"/>
          <w:rtl/>
        </w:rPr>
        <w:t xml:space="preserve">ייכלל סעיף בדבר ויתור על זכות תחלוף לטובת </w:t>
      </w:r>
      <w:r w:rsidRPr="00F9429A">
        <w:rPr>
          <w:rFonts w:cs="David" w:hint="cs"/>
          <w:b/>
          <w:szCs w:val="24"/>
          <w:rtl/>
        </w:rPr>
        <w:t xml:space="preserve">המזמין </w:t>
      </w:r>
      <w:r w:rsidRPr="00F9429A">
        <w:rPr>
          <w:rFonts w:cs="David"/>
          <w:b/>
          <w:szCs w:val="24"/>
          <w:rtl/>
        </w:rPr>
        <w:t>והבאים מטעמ</w:t>
      </w:r>
      <w:r w:rsidRPr="00F9429A">
        <w:rPr>
          <w:rFonts w:cs="David" w:hint="cs"/>
          <w:b/>
          <w:szCs w:val="24"/>
          <w:rtl/>
        </w:rPr>
        <w:t>ו, ו</w:t>
      </w:r>
      <w:r w:rsidRPr="00F9429A">
        <w:rPr>
          <w:rFonts w:cs="David"/>
          <w:b/>
          <w:szCs w:val="24"/>
          <w:rtl/>
        </w:rPr>
        <w:t xml:space="preserve">בכל ביטוח נוסף ו/או משלים </w:t>
      </w:r>
      <w:r w:rsidRPr="00F9429A">
        <w:rPr>
          <w:rFonts w:cs="David" w:hint="cs"/>
          <w:b/>
          <w:szCs w:val="24"/>
          <w:rtl/>
        </w:rPr>
        <w:t xml:space="preserve">לעניין ביטוחי חבויות </w:t>
      </w:r>
      <w:r w:rsidRPr="00F9429A">
        <w:rPr>
          <w:rFonts w:cs="David"/>
          <w:b/>
          <w:szCs w:val="24"/>
          <w:rtl/>
        </w:rPr>
        <w:t xml:space="preserve">יורחב הביטוח לשפות את </w:t>
      </w:r>
      <w:r w:rsidRPr="00F9429A">
        <w:rPr>
          <w:rFonts w:cs="David" w:hint="cs"/>
          <w:b/>
          <w:szCs w:val="24"/>
          <w:rtl/>
        </w:rPr>
        <w:t>המזמין בגין אחריות שעלולה להיות מוטלת עליו עקב מעשה ו/או מחדל של הקבלן ו/או של מי מהבאים מטעמו וזאת</w:t>
      </w:r>
      <w:r w:rsidRPr="00F9429A">
        <w:rPr>
          <w:rFonts w:cs="David"/>
          <w:b/>
          <w:szCs w:val="24"/>
          <w:rtl/>
        </w:rPr>
        <w:t xml:space="preserve"> בכפוף לסעיף אחריות צולבת.</w:t>
      </w:r>
      <w:r w:rsidRPr="00F9429A">
        <w:rPr>
          <w:rFonts w:cs="David"/>
          <w:b/>
          <w:szCs w:val="24"/>
        </w:rPr>
        <w:t xml:space="preserve"> </w:t>
      </w:r>
    </w:p>
    <w:p w14:paraId="78397EB0"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ביטוחי הקבלן יכללו תנאי מפורש על-פיו המבטח אינו רשאי לבטלם ו/או לצמצם את היקפם,</w:t>
      </w:r>
      <w:r w:rsidRPr="00F9429A">
        <w:rPr>
          <w:rFonts w:cs="David" w:hint="cs"/>
          <w:b/>
          <w:szCs w:val="24"/>
          <w:rtl/>
        </w:rPr>
        <w:t xml:space="preserve"> ו/או שלא לחדשם</w:t>
      </w:r>
      <w:r w:rsidRPr="00F9429A">
        <w:rPr>
          <w:rFonts w:cs="David"/>
          <w:b/>
          <w:szCs w:val="24"/>
          <w:rtl/>
        </w:rPr>
        <w:t xml:space="preserve"> אלא אם כן מסר המבטח למזמין הודעה בדואר רשום על כוונתו לעשות כן 60 יום מראש.</w:t>
      </w:r>
    </w:p>
    <w:p w14:paraId="50BE2BC2"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ביטוחי הקבלן יכללו תנאי מפורש על פיו הינם ביטוחים ראשוניים לכל ביטוח אחר שנערך על ידי המזמין או לטובתו. כן יצוין בביטוחי הקבלן כי רק הוא לבדו יהיה חייב בתשלום הפרמיה.</w:t>
      </w:r>
    </w:p>
    <w:p w14:paraId="2AA19B34"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ביטוחי הקבלן יכללו סעיף מפורש בדבר ויתור על זכותו לתחלוף (</w:t>
      </w:r>
      <w:r w:rsidRPr="00F9429A">
        <w:rPr>
          <w:rFonts w:cs="David"/>
          <w:b/>
          <w:szCs w:val="24"/>
        </w:rPr>
        <w:t>SUBROGATION</w:t>
      </w:r>
      <w:r w:rsidRPr="00F9429A">
        <w:rPr>
          <w:rFonts w:cs="David"/>
          <w:b/>
          <w:szCs w:val="24"/>
          <w:rtl/>
        </w:rPr>
        <w:t xml:space="preserve">) </w:t>
      </w:r>
      <w:r w:rsidRPr="00F9429A">
        <w:rPr>
          <w:rFonts w:cs="David" w:hint="cs"/>
          <w:b/>
          <w:szCs w:val="24"/>
          <w:rtl/>
        </w:rPr>
        <w:t>נ</w:t>
      </w:r>
      <w:r w:rsidRPr="00F9429A">
        <w:rPr>
          <w:rFonts w:cs="David"/>
          <w:b/>
          <w:szCs w:val="24"/>
          <w:rtl/>
        </w:rPr>
        <w:t>גד כל יחיד מיחידי המבוטח, בני משפחותיהם, וכל אדם או גוף שלמבוטח זיקה אליו או שהמבוטח התחייב בכתב לשפותו, או הקשור לעבודה.</w:t>
      </w:r>
    </w:p>
    <w:p w14:paraId="14CBD8AF"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hint="cs"/>
          <w:b/>
          <w:szCs w:val="24"/>
          <w:rtl/>
        </w:rPr>
        <w:t>ה</w:t>
      </w:r>
      <w:r w:rsidRPr="00F9429A">
        <w:rPr>
          <w:rFonts w:cs="David"/>
          <w:b/>
          <w:szCs w:val="24"/>
          <w:rtl/>
        </w:rPr>
        <w:t xml:space="preserve">קבלן מתחייב להמציא </w:t>
      </w:r>
      <w:r w:rsidRPr="00F9429A">
        <w:rPr>
          <w:rFonts w:cs="David" w:hint="cs"/>
          <w:b/>
          <w:szCs w:val="24"/>
          <w:rtl/>
        </w:rPr>
        <w:t xml:space="preserve">לידי המזמין לא יאוחר משבעה ימים מקבלת צו התחלת העבודה ובכל מקרה טרם כניסתו לאתר העבודה, את אישור עריכת הביטוח המצורף להסכם זה כחלק בלתי נפרד הימנו ומסומן </w:t>
      </w:r>
      <w:r w:rsidRPr="00F9429A">
        <w:rPr>
          <w:rFonts w:cs="David" w:hint="cs"/>
          <w:b/>
          <w:szCs w:val="24"/>
          <w:highlight w:val="yellow"/>
          <w:rtl/>
        </w:rPr>
        <w:t>כנספח #</w:t>
      </w:r>
      <w:r w:rsidRPr="00F9429A">
        <w:rPr>
          <w:rFonts w:cs="David" w:hint="cs"/>
          <w:b/>
          <w:szCs w:val="24"/>
          <w:rtl/>
        </w:rPr>
        <w:t xml:space="preserve">, כשהוא חתום על ידי מבטחו. </w:t>
      </w:r>
      <w:r w:rsidRPr="00F9429A">
        <w:rPr>
          <w:rFonts w:cs="David"/>
          <w:b/>
          <w:szCs w:val="24"/>
          <w:rtl/>
        </w:rPr>
        <w:t xml:space="preserve">בכל מקרה של אי התאמה בין האמור בהעתקי ביטוחי הקבלן לבין האמור בחוזה זה, לדרישת המזמין, מתחייב הקבלן לגרום לשינוי הביטוחים האמורים על מנת להתאימם להוראות חוזה זה. מוסכם בזה במפורש כי אין בעריכת הביטוחים האמורים, בהמצאתם </w:t>
      </w:r>
      <w:r w:rsidRPr="00F9429A">
        <w:rPr>
          <w:rFonts w:cs="David" w:hint="cs"/>
          <w:b/>
          <w:szCs w:val="24"/>
          <w:rtl/>
        </w:rPr>
        <w:t>ו</w:t>
      </w:r>
      <w:r w:rsidRPr="00F9429A">
        <w:rPr>
          <w:rFonts w:cs="David"/>
          <w:b/>
          <w:szCs w:val="24"/>
          <w:rtl/>
        </w:rPr>
        <w:t xml:space="preserve">/או בשינוים כדי להוות אישור בדבר התאמתם ולא תטיל אחריות כלשהו על המזמין </w:t>
      </w:r>
      <w:r w:rsidRPr="00F9429A">
        <w:rPr>
          <w:rFonts w:cs="David" w:hint="cs"/>
          <w:b/>
          <w:szCs w:val="24"/>
          <w:rtl/>
        </w:rPr>
        <w:t xml:space="preserve">ו/או מי מטעמו </w:t>
      </w:r>
      <w:r w:rsidRPr="00F9429A">
        <w:rPr>
          <w:rFonts w:cs="David"/>
          <w:b/>
          <w:szCs w:val="24"/>
          <w:rtl/>
        </w:rPr>
        <w:t>ולא תצמצם את אחריותו של הקבלן על-פי הסכם זה או על-פי כל דין.</w:t>
      </w:r>
    </w:p>
    <w:p w14:paraId="6B446D4A"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למען הסר ספק, מודגש במפורש כי הקבלן </w:t>
      </w:r>
      <w:proofErr w:type="spellStart"/>
      <w:r w:rsidRPr="00F9429A">
        <w:rPr>
          <w:rFonts w:cs="David"/>
          <w:b/>
          <w:szCs w:val="24"/>
          <w:rtl/>
        </w:rPr>
        <w:t>ישא</w:t>
      </w:r>
      <w:proofErr w:type="spellEnd"/>
      <w:r w:rsidRPr="00F9429A">
        <w:rPr>
          <w:rFonts w:cs="David"/>
          <w:b/>
          <w:szCs w:val="24"/>
          <w:rtl/>
        </w:rPr>
        <w:t xml:space="preserve"> בעצמו בסכומי ההשתתפות העצמית הנקובים בפוליסות הביטוח. סכומים אלה יהיו נתונים לקיזוז על ידי המזמין מכל סכום שיגיע לקבלן על פי הסכם זה.</w:t>
      </w:r>
    </w:p>
    <w:p w14:paraId="3B21A72B"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הקבלן מתחייב לקיים את תנאי כל הביטוחים הנערכים על פי האמור </w:t>
      </w:r>
      <w:r w:rsidRPr="00F9429A">
        <w:rPr>
          <w:rFonts w:cs="David" w:hint="cs"/>
          <w:b/>
          <w:szCs w:val="24"/>
          <w:rtl/>
        </w:rPr>
        <w:t xml:space="preserve">בסעיף 16 זה. </w:t>
      </w:r>
      <w:r w:rsidRPr="00F9429A">
        <w:rPr>
          <w:rFonts w:cs="David"/>
          <w:b/>
          <w:szCs w:val="24"/>
          <w:rtl/>
        </w:rPr>
        <w:t>כן מתחייב הקבלן לשתף פעולה עם המזמין לשם שמירה ומימוש של זכויות</w:t>
      </w:r>
      <w:r w:rsidRPr="00F9429A">
        <w:rPr>
          <w:rFonts w:cs="David" w:hint="cs"/>
          <w:b/>
          <w:szCs w:val="24"/>
          <w:rtl/>
        </w:rPr>
        <w:t xml:space="preserve"> </w:t>
      </w:r>
      <w:r w:rsidRPr="00F9429A">
        <w:rPr>
          <w:rFonts w:cs="David"/>
          <w:b/>
          <w:szCs w:val="24"/>
          <w:rtl/>
        </w:rPr>
        <w:t>המזמין</w:t>
      </w:r>
      <w:r w:rsidRPr="00F9429A">
        <w:rPr>
          <w:rFonts w:cs="David" w:hint="cs"/>
          <w:b/>
          <w:szCs w:val="24"/>
          <w:rtl/>
        </w:rPr>
        <w:t xml:space="preserve"> על </w:t>
      </w:r>
      <w:r w:rsidRPr="00F9429A">
        <w:rPr>
          <w:rFonts w:cs="David"/>
          <w:b/>
          <w:szCs w:val="24"/>
          <w:rtl/>
        </w:rPr>
        <w:t>פיהם.</w:t>
      </w:r>
    </w:p>
    <w:p w14:paraId="1516FD0F"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b/>
          <w:szCs w:val="24"/>
          <w:rtl/>
        </w:rPr>
        <w:lastRenderedPageBreak/>
        <w:t>הקבלן מתחייב כי בהתקשרותו עם קבלני משנה שיבצעו עבודות מטעמו, לא יכלול הודעה כלשהי על פיה הוא מוותר (בשמו, בשם המזמין, או בשם המבטחת שתערוך את הפוליסה לביטוח עבודות ההקמה) על זכות חזרה, שיפוי או שיבוב כנגד אותם קבלנים או פוטר אותם מאחריותם על פי דין או הסכם. האמור בסעיף זה מתייחס בין היתר גם לקבלני שמירה, קבלני מזון, קבלני הובלה קבלני הרמה (הנפה), או נותני ש</w:t>
      </w:r>
      <w:r w:rsidRPr="00F9429A">
        <w:rPr>
          <w:rFonts w:cs="David" w:hint="cs"/>
          <w:b/>
          <w:szCs w:val="24"/>
          <w:rtl/>
        </w:rPr>
        <w:t>י</w:t>
      </w:r>
      <w:r w:rsidRPr="00F9429A">
        <w:rPr>
          <w:rFonts w:cs="David"/>
          <w:b/>
          <w:szCs w:val="24"/>
          <w:rtl/>
        </w:rPr>
        <w:t>רותים דומים, יצרנים או ספקים של ציוד וחומרים.</w:t>
      </w:r>
      <w:r w:rsidRPr="00F9429A">
        <w:rPr>
          <w:rFonts w:cs="David" w:hint="cs"/>
          <w:b/>
          <w:szCs w:val="24"/>
          <w:rtl/>
        </w:rPr>
        <w:t xml:space="preserve"> </w:t>
      </w:r>
      <w:r w:rsidRPr="00F9429A">
        <w:rPr>
          <w:rFonts w:cs="David"/>
          <w:b/>
          <w:szCs w:val="24"/>
          <w:rtl/>
        </w:rPr>
        <w:t>הקבלן מצהיר כי ידוע לו כי אי ויתור על זכויות כאמור, מהווה תנאי לזכויות הקבלן והמזמין על פי פוליסת ביטוח עבודות ההקמה, והוא ישפה את המזמין בגין הפרת דרישה זו.</w:t>
      </w:r>
    </w:p>
    <w:p w14:paraId="2DF6D329"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המזמין שומר לעצמו את הזכות לבצע שינויים בפוליסת ביטוח העבודות הקבלניות הנזכרת בסעיף </w:t>
      </w:r>
      <w:r w:rsidRPr="00F9429A">
        <w:rPr>
          <w:rFonts w:cs="David" w:hint="cs"/>
          <w:b/>
          <w:szCs w:val="24"/>
          <w:rtl/>
        </w:rPr>
        <w:t xml:space="preserve">16.1 </w:t>
      </w:r>
      <w:r w:rsidRPr="00F9429A">
        <w:rPr>
          <w:rFonts w:cs="David"/>
          <w:b/>
          <w:szCs w:val="24"/>
          <w:rtl/>
        </w:rPr>
        <w:t>לעיל, אולם כל שינוי שיש בו כדי לצמצם את היקף הכיסוי הניתן לקבלן יובא לידיעתו בכתב.</w:t>
      </w:r>
    </w:p>
    <w:p w14:paraId="710F93E6"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hint="cs"/>
          <w:b/>
          <w:szCs w:val="24"/>
          <w:rtl/>
        </w:rPr>
        <w:t>ה</w:t>
      </w:r>
      <w:r w:rsidRPr="00F9429A">
        <w:rPr>
          <w:rFonts w:cs="David"/>
          <w:b/>
          <w:szCs w:val="24"/>
          <w:rtl/>
        </w:rPr>
        <w:t>וראות סעיפים אלה אינן באות לגרוע מחיובי הקבלן לפי חוזה זה.</w:t>
      </w:r>
    </w:p>
    <w:p w14:paraId="7DA9CDBF"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לא התקשר הקבלן בכל חוזי הביטוח, אשר עליו להתקשר בהם על פי הוראות החוזה, או שלא קיים במלואן ו/או במועדן את כל דרישות חוזי הביטוח, יחולו ההוראות הבאות:</w:t>
      </w:r>
    </w:p>
    <w:p w14:paraId="76470781"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המזמין רשאי, לאחר שנתן לקבלן התראה של 15 (חמישה עשר) ימים, להתקשר בחוזי ביטוח תחתיו ו/או לשלם דמי ביטוח, לרבות דמים, ריב</w:t>
      </w:r>
      <w:r w:rsidRPr="00F9429A">
        <w:rPr>
          <w:rFonts w:cs="David" w:hint="cs"/>
          <w:b/>
          <w:szCs w:val="24"/>
          <w:rtl/>
        </w:rPr>
        <w:t>י</w:t>
      </w:r>
      <w:r w:rsidRPr="00F9429A">
        <w:rPr>
          <w:rFonts w:cs="David"/>
          <w:b/>
          <w:szCs w:val="24"/>
          <w:rtl/>
        </w:rPr>
        <w:t>ת והפרשי הצמדה,</w:t>
      </w:r>
      <w:r w:rsidRPr="00F9429A">
        <w:rPr>
          <w:rFonts w:cs="David" w:hint="cs"/>
          <w:b/>
          <w:szCs w:val="24"/>
          <w:rtl/>
        </w:rPr>
        <w:t xml:space="preserve"> </w:t>
      </w:r>
      <w:r w:rsidRPr="00F9429A">
        <w:rPr>
          <w:rFonts w:cs="David"/>
          <w:b/>
          <w:szCs w:val="24"/>
          <w:rtl/>
        </w:rPr>
        <w:t>לפי חוזי הביטוח.</w:t>
      </w:r>
      <w:r w:rsidRPr="00F9429A">
        <w:rPr>
          <w:rFonts w:cs="David" w:hint="cs"/>
          <w:b/>
          <w:szCs w:val="24"/>
          <w:rtl/>
        </w:rPr>
        <w:t xml:space="preserve"> </w:t>
      </w:r>
    </w:p>
    <w:p w14:paraId="1DF7C817"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tl/>
        </w:rPr>
      </w:pPr>
      <w:r w:rsidRPr="00F9429A">
        <w:rPr>
          <w:rFonts w:cs="David"/>
          <w:b/>
          <w:szCs w:val="24"/>
          <w:rtl/>
        </w:rPr>
        <w:t xml:space="preserve">עשה המזמין כאמור </w:t>
      </w:r>
      <w:r w:rsidRPr="00F9429A">
        <w:rPr>
          <w:rFonts w:cs="David" w:hint="cs"/>
          <w:b/>
          <w:szCs w:val="24"/>
          <w:rtl/>
        </w:rPr>
        <w:t>בפסקה</w:t>
      </w:r>
      <w:r w:rsidRPr="00F9429A">
        <w:rPr>
          <w:rFonts w:cs="David"/>
          <w:b/>
          <w:szCs w:val="24"/>
          <w:rtl/>
        </w:rPr>
        <w:t xml:space="preserve"> </w:t>
      </w:r>
      <w:r w:rsidRPr="00F9429A">
        <w:rPr>
          <w:rFonts w:cs="David" w:hint="cs"/>
          <w:b/>
          <w:szCs w:val="24"/>
          <w:rtl/>
        </w:rPr>
        <w:t>16.27</w:t>
      </w:r>
      <w:r w:rsidRPr="00F9429A">
        <w:rPr>
          <w:rFonts w:cs="David"/>
          <w:b/>
          <w:szCs w:val="24"/>
          <w:rtl/>
        </w:rPr>
        <w:t xml:space="preserve"> יחולו כל הוצאותיו על הקבלן</w:t>
      </w:r>
      <w:r w:rsidRPr="00F9429A">
        <w:rPr>
          <w:rFonts w:cs="David" w:hint="cs"/>
          <w:b/>
          <w:szCs w:val="24"/>
          <w:rtl/>
        </w:rPr>
        <w:t xml:space="preserve"> בשיעור שלא יפחת מ-0.5% מסך הסכומים המגיעים לקבלן מאת המזמין</w:t>
      </w:r>
      <w:r w:rsidRPr="00F9429A">
        <w:rPr>
          <w:rFonts w:cs="David"/>
          <w:b/>
          <w:szCs w:val="24"/>
          <w:rtl/>
        </w:rPr>
        <w:t>.</w:t>
      </w:r>
    </w:p>
    <w:p w14:paraId="45C3E74F"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b/>
          <w:szCs w:val="24"/>
          <w:rtl/>
        </w:rPr>
        <w:t>אין בהוראות סעיף קטן זה כדי לגרוע מחובות הקבלן המפורטות בסעיף זה, או כדי להטיל על המזמין חבות כשלהי.</w:t>
      </w:r>
    </w:p>
    <w:p w14:paraId="078D8A15" w14:textId="77777777" w:rsidR="00281271" w:rsidRPr="00F9429A" w:rsidRDefault="00281271" w:rsidP="00F9429A">
      <w:pPr>
        <w:numPr>
          <w:ilvl w:val="1"/>
          <w:numId w:val="24"/>
        </w:numPr>
        <w:spacing w:before="120" w:beforeAutospacing="0" w:after="120" w:afterAutospacing="0" w:line="240" w:lineRule="auto"/>
        <w:ind w:left="964" w:hanging="567"/>
        <w:jc w:val="both"/>
        <w:outlineLvl w:val="1"/>
        <w:rPr>
          <w:rFonts w:cs="David"/>
          <w:b/>
          <w:szCs w:val="24"/>
        </w:rPr>
      </w:pPr>
      <w:r w:rsidRPr="00F9429A">
        <w:rPr>
          <w:rFonts w:cs="David" w:hint="cs"/>
          <w:b/>
          <w:szCs w:val="24"/>
          <w:rtl/>
        </w:rPr>
        <w:t xml:space="preserve">הקבלן מצהיר בזה כי ידוע לו כי המזמין אינו מתחייב לקיים שמירה ו/או אמצעי ביטחון אחרים באתר בכלל ועל העבודות בפרט ואם יעשה כן, אין בכך כדי ליצור כל התחייבות או חבות כלפי הקבלן. למען הסדר ספק, מוסכם במפורש כי על המזמין לא תחול אחריות לפי חוק השומרים </w:t>
      </w:r>
      <w:proofErr w:type="spellStart"/>
      <w:r w:rsidRPr="00F9429A">
        <w:rPr>
          <w:rFonts w:cs="David" w:hint="cs"/>
          <w:b/>
          <w:szCs w:val="24"/>
          <w:rtl/>
        </w:rPr>
        <w:t>התשכ"ז</w:t>
      </w:r>
      <w:proofErr w:type="spellEnd"/>
      <w:r w:rsidRPr="00F9429A">
        <w:rPr>
          <w:rFonts w:cs="David" w:hint="cs"/>
          <w:b/>
          <w:szCs w:val="24"/>
          <w:rtl/>
        </w:rPr>
        <w:t>- 1967.</w:t>
      </w:r>
    </w:p>
    <w:p w14:paraId="5BF70CF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FB82DB4"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עובדים</w:t>
      </w:r>
    </w:p>
    <w:p w14:paraId="47BE160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יספק על חשבונו ועל אחריותו את כל כוח האדם הדרוש לבצוע העבודות ואת ההשגחה עליו.</w:t>
      </w:r>
    </w:p>
    <w:p w14:paraId="6260CB6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באתר, ובכל מקום אשר בו תבוצענה פעולות כלשהן בקשר עם העבודות, עובדים מקצועיים מנוסים ומורשים במספר הנחוץ להשלמת העבודות במועד. על הקבלן להעסיק רק עובדים שיתקבלו לעבודה באמצעות לשכות העבודה של שרות התעסוקה. הקבלן לא יעסיק עובדים של המזמין או/וגם של קבלנים אחרים. מבלי לגרוע מן האמור לעיל יובהר כי הקבלן יעסיק אך ורק עובדים ישראלים או עובדים זרים שהעסקתם אושרה ע"י משרד העבודה ו/או על פי כל דין.</w:t>
      </w:r>
    </w:p>
    <w:p w14:paraId="3667669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מנהל עבודה אחד או יותר לפי הוראות המזמין וגם מהנדס אתר. מנהל העבודה ומהנדס האתר יהיו מומחים מורשים ומנוסים במקצועם, בעלי ניסיון מספק לביצוע עבודות מהסוג הנדרש בחוזה זה, לדעת המפקח. מבלי לגרוע מהאמור לעיל, מנהל העבודה יהא בעל תעודת הסמכה תקפה של משרד העבודה בעל ניסיון של לפחות 5 שנים ומהנדס האתר יהא מהנדס בעל רישיון תקף עפ"י חוק המהנדסים והאדריכלים ובעל ניסיון של לפחות 5 שנים. מנהל העבודה ומהנדס האתר ימצאו בקביעות באתר, יפקחו על העבודות ויקבלו את הוראותיו של המהנדס או המפקח, לפי העניין. מנויים של אלה טעון אשור המפקח. מנהל העבודה יחשב כבא כוחו המוסמך של הקבלן למטרות חוזה זה.</w:t>
      </w:r>
      <w:r w:rsidRPr="00E56613">
        <w:rPr>
          <w:rFonts w:ascii="David" w:eastAsia="Times New Roman" w:hAnsi="David" w:cs="David" w:hint="cs"/>
          <w:b/>
          <w:i/>
          <w:snapToGrid w:val="0"/>
          <w:sz w:val="26"/>
          <w:szCs w:val="24"/>
          <w:rtl/>
        </w:rPr>
        <w:t xml:space="preserve"> ליזם שמורה הזכות לדרוש צוות עבודה נוסף בניהולו של מנהל עבודה, לצורך השלמת הדירות המיוחדות כפי שיוגדרו ע"י היזם.  למען הסר ספק, מדובר בצוות נוסף על צוותי האתר הרגילים המיומן בביצוע עבודות ברמת גמר גבוהה במיוחד בדירות יוקרה.</w:t>
      </w:r>
    </w:p>
    <w:p w14:paraId="37D674B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lastRenderedPageBreak/>
        <w:t>הקבלן יודיע למזמין את זהות מנהל העבודה באתר וינהג בעניין זה לפי הוראות תקנות הבטיחות בעבודה (עבודות בניה), התשמ"ח-1988.</w:t>
      </w:r>
    </w:p>
    <w:p w14:paraId="394922A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מבלי לגרוע מן האמור בחוזה זה מתחייב הקבלן למנות אחראי/ים לביקורת כמובנו על פי תקנות התכנון והבניה (בקשה להיתר, תנאיו ואגרות), </w:t>
      </w:r>
      <w:proofErr w:type="spellStart"/>
      <w:r w:rsidRPr="00E56613">
        <w:rPr>
          <w:rFonts w:ascii="David" w:eastAsia="Times New Roman" w:hAnsi="David" w:cs="David"/>
          <w:b/>
          <w:i/>
          <w:snapToGrid w:val="0"/>
          <w:sz w:val="26"/>
          <w:szCs w:val="24"/>
          <w:rtl/>
        </w:rPr>
        <w:t>התש"ל</w:t>
      </w:r>
      <w:proofErr w:type="spellEnd"/>
      <w:r w:rsidRPr="00E56613">
        <w:rPr>
          <w:rFonts w:ascii="David" w:eastAsia="Times New Roman" w:hAnsi="David" w:cs="David"/>
          <w:b/>
          <w:i/>
          <w:snapToGrid w:val="0"/>
          <w:sz w:val="26"/>
          <w:szCs w:val="24"/>
          <w:rtl/>
        </w:rPr>
        <w:t xml:space="preserve"> - 1970 (להלן בהתאמה: "האחראי על הביקורת", "תקנות התכנון").  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הקבלן ידווח למזמין בדבר מינויו של האחראי על הביקורת, בדבר קבלת אישור על פי דין למינוי וכן ידווח הקבלן למזמין בדבר כל עניין אחר הכרוך באחראי על הביקורת לרבות הליכים הקשורים בהחלפתו עפ"י דין. הקבלן יהיה אחראי לכל נזק אשר יגרם למזמין בגין הפרת התחייבויותיו של הקבלן </w:t>
      </w:r>
      <w:proofErr w:type="spellStart"/>
      <w:r w:rsidRPr="00E56613">
        <w:rPr>
          <w:rFonts w:ascii="David" w:eastAsia="Times New Roman" w:hAnsi="David" w:cs="David"/>
          <w:b/>
          <w:i/>
          <w:snapToGrid w:val="0"/>
          <w:sz w:val="26"/>
          <w:szCs w:val="24"/>
          <w:rtl/>
        </w:rPr>
        <w:t>כדלעיל</w:t>
      </w:r>
      <w:proofErr w:type="spellEnd"/>
      <w:r w:rsidRPr="00E56613">
        <w:rPr>
          <w:rFonts w:ascii="David" w:eastAsia="Times New Roman" w:hAnsi="David" w:cs="David"/>
          <w:b/>
          <w:i/>
          <w:snapToGrid w:val="0"/>
          <w:sz w:val="26"/>
          <w:szCs w:val="24"/>
          <w:rtl/>
        </w:rPr>
        <w:t>.</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האחראי על הביקורת יחתום לפי דרישת המזמין על כל מסמך שיידרש ע"י הרשויות לשם דיווח בדבר מינויו.</w:t>
      </w:r>
    </w:p>
    <w:p w14:paraId="45C2DF5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יעסיק באתר, על חשבונו, איש מקצוע מטעמו (אדריכל או הנדסאי אדריכלות או בנין) בעל ידע בהפעלת תוכנת </w:t>
      </w:r>
      <w:proofErr w:type="spellStart"/>
      <w:r w:rsidRPr="00E56613">
        <w:rPr>
          <w:rFonts w:ascii="David" w:eastAsia="Times New Roman" w:hAnsi="David" w:cs="David"/>
          <w:b/>
          <w:i/>
          <w:snapToGrid w:val="0"/>
          <w:sz w:val="26"/>
          <w:szCs w:val="24"/>
          <w:rtl/>
        </w:rPr>
        <w:t>אוטוקאד</w:t>
      </w:r>
      <w:proofErr w:type="spellEnd"/>
      <w:r w:rsidR="00EB50C8">
        <w:rPr>
          <w:rFonts w:ascii="David" w:eastAsia="Times New Roman" w:hAnsi="David" w:cs="David" w:hint="cs"/>
          <w:b/>
          <w:i/>
          <w:snapToGrid w:val="0"/>
          <w:sz w:val="26"/>
          <w:szCs w:val="24"/>
          <w:rtl/>
        </w:rPr>
        <w:t xml:space="preserve"> ו/או </w:t>
      </w:r>
      <w:proofErr w:type="spellStart"/>
      <w:r w:rsidR="00EB50C8">
        <w:rPr>
          <w:rFonts w:ascii="David" w:eastAsia="Times New Roman" w:hAnsi="David" w:cs="David" w:hint="cs"/>
          <w:b/>
          <w:i/>
          <w:snapToGrid w:val="0"/>
          <w:sz w:val="26"/>
          <w:szCs w:val="24"/>
          <w:rtl/>
        </w:rPr>
        <w:t>רביט</w:t>
      </w:r>
      <w:proofErr w:type="spellEnd"/>
      <w:r w:rsidRPr="00E56613">
        <w:rPr>
          <w:rFonts w:ascii="David" w:eastAsia="Times New Roman" w:hAnsi="David" w:cs="David"/>
          <w:b/>
          <w:i/>
          <w:snapToGrid w:val="0"/>
          <w:sz w:val="26"/>
          <w:szCs w:val="24"/>
          <w:rtl/>
        </w:rPr>
        <w:t xml:space="preserve"> אשר יטפל בדרישות השינויים שתימסרנה לו באופן ישיר ע"י הרוכשים ואשר ימצא בקביעות באתר ככל שיידרש ולא פחות מ- 25 שעות בשבוע, בימים ובשעות שתקבענה ע"י המזמין.</w:t>
      </w:r>
    </w:p>
    <w:p w14:paraId="5FFE1C4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לפי דרישת המזמין יכין הקבלן אומדנים לשינויים בדירות שלא נמכרו, לפי צרכי המזמין.</w:t>
      </w:r>
    </w:p>
    <w:p w14:paraId="3290120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בידי המזמין הזכות לא לאשר את איש המקצוע הנ"ל מטעם הקבלן ולדרוש החלפתו בכל עת.</w:t>
      </w:r>
    </w:p>
    <w:p w14:paraId="5C0FA95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ימלא כל דרישה מטעם המפקח, בדבר הרחקתו מהאתר של כל אדם המועסק על ידי הקבלן (לרבות מנהל העבדה, מהנדס האתר ואיש המקצוע אשר מטפל בדרישות השינויים מטעם הרוכשים). אדם שהורחק לפי דרישה כאמור, לא יחזור הקבלן להעסיקו בעבודות, בין במישרין ובין בעקיפין, ובמקרה כזה ימציא הקבלן תוך 7 ימים עובד חליף ברמה שתאושר על ידי המפקח. </w:t>
      </w:r>
    </w:p>
    <w:p w14:paraId="5FE188C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מקום בו יעבדו עובדים בקשר עם בצוע חוזה זה, יקיים הקבלן תנאי עבודה הוגנים, יקיים כלפיהם את כל הוראות החוק והנוהג, ויקיים סידורי תברואה רווחה ובטיחות העונים על דרישות החוק ועל הדרישות המיוחדות המתחייבות מהעבודות, לרבות, אך מבלי לגרוע מכלליות האמור לעיל - חוק ארגון ופקוח על העבודה, תשי"ד - 1954 וכן בכפוף לכל דין המסדיר מקום המנוחה והשהייה לאחר שעות העבודה בדבר תנאי שיכון עובדים זרים.</w:t>
      </w:r>
    </w:p>
    <w:p w14:paraId="6A48863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מהאמור לעיל מובהר בזאת כי הקבלן אינו רשאי לשכן באתר מי מעובדיו וכי עליו לדאוג בפועל כי אלה לא יתגוררו באתר.</w:t>
      </w:r>
    </w:p>
    <w:p w14:paraId="7B51E2F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הקבלן הינו קבלן עצמאי והוא לבדו יישא באחריות לכל הזכויות הסוציאליות של עובדים אלה (כגון - ניכויי מס הכנסה ובטוח לאומי, הלנה, הסעות, כלכלה ,תשלומים לקרנות איגודים מקצועיים ותשלומים סוציאליים אחרים) ולכל החובות החלות עפ"י דין על מעביד כלפי עובדיו. כן מוצהר במפורש כי לא קיימים כל יחסי עובד ומעביד בין המזמין לבין הקבלן, עובדיו וכל המשתתף בבצוע העבודות, והמזמין אינו חייב כלפי הנ"ל בכל חובה הנובעת במישרין או בעקיפין מיחסי עובד ומעביד.</w:t>
      </w:r>
    </w:p>
    <w:p w14:paraId="0F7D08A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לשביעות רצונו של המפקח, פנקס כוח אדם בו ירשם שמו, מס' תעודת הזהות, מקצועו וסיווגו המקצועי של כל עובד וכן ימי ושעות עבודתו.</w:t>
      </w:r>
    </w:p>
    <w:p w14:paraId="4AC1D04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להמציא למפקח לפי דרישתו את מצבת כוח אדם לכל תקופה שהמפקח יקבע, שתכלול את חלוקת העובדים לפי מקצועותיהם סוגיהם והעסקתם.</w:t>
      </w:r>
    </w:p>
    <w:p w14:paraId="0860E77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תעשה כל עבודה באתר בימי שבת ומועדי ישראל. הקבלן מתחייב בזאת שלא לבצע בעצמו ו/או ע"י מי מעובדיו ו/או ע"י כל מי מטעמו במישרין ו/או בעקיפין, עבודות מכל סוג שהוא באתר בשבתות ובמועדי ישראל ובשעה קודם כניסתם ועד שעה אחר יציאתם הקבלן יתכנן את עבודתו באופן שלא יסוכל קיומה של הוראה זו.</w:t>
      </w:r>
    </w:p>
    <w:p w14:paraId="089BF99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 xml:space="preserve">מובהר כי הפרה של התחייבות זו תיצור נזקים ניכרים למזמין ומהווה הפרה יסודית של החוזה אשר בגינה יהיה זכאי המזמין לפיצוי מוסכם בשיעור של 0.5% משווי העבודות </w:t>
      </w:r>
      <w:r w:rsidRPr="00E56613">
        <w:rPr>
          <w:rFonts w:ascii="David" w:eastAsia="Times New Roman" w:hAnsi="David" w:cs="David"/>
          <w:snapToGrid w:val="0"/>
          <w:sz w:val="26"/>
          <w:szCs w:val="24"/>
          <w:rtl/>
        </w:rPr>
        <w:lastRenderedPageBreak/>
        <w:t>נשוא חוזה זה (בגין כל הפרה) וזאת מבלי לפגוע בכל תרופה ו/או סעד שעומד למזמין על פי חוזה זה ו/או על פי דין.</w:t>
      </w:r>
    </w:p>
    <w:p w14:paraId="62C24B3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נדרשה באופן דחוף עבודה הכרחית לשמירה על בטחון העבודות בשבת או ביום מועד,  יפעל הקבלן לקבלת האשורים המתאימים מהרשויות ולאחר קבלת האישורים המתאימים כאמור, יעסיק הקבלן לבצועה במידת האפשר עובדים שאינם יהודים, ויודיע למפקח מיד על הנסיבות שבגינן נדרש בצוע העבודה כאמור.</w:t>
      </w:r>
    </w:p>
    <w:p w14:paraId="52CCCD35"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הוראות סעיף זה חלות על עבודה שהיא הכרחית ובלתי נמנעת להצלת נפש.</w:t>
      </w:r>
    </w:p>
    <w:p w14:paraId="15E93BA1"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מוסמך לקבוע נוהלי כניסה ויציאה של עובדים לאתר לרבות בקורת חפציהם ואופן אכסונם ועל הקבלן לציית לנהלים אלו.</w:t>
      </w:r>
    </w:p>
    <w:p w14:paraId="2FA14D01" w14:textId="77777777" w:rsidR="00D904AB" w:rsidRDefault="00D904AB">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tl/>
        </w:rPr>
        <w:br w:type="page"/>
      </w:r>
    </w:p>
    <w:p w14:paraId="5A13FE12"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p>
    <w:p w14:paraId="4C06E928"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אמצעים</w:t>
      </w:r>
    </w:p>
    <w:p w14:paraId="402B7D9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5F7E16C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לספק על חשבונו, והינו מצהיר כי ברשותו או בהישג ידו, האמצעים הדרושים לביצוען היעיל של העבודות בקצב הדרוש להשלמתן.</w:t>
      </w:r>
    </w:p>
    <w:p w14:paraId="033D5D2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לאגור עד למועד תחילת בצוע העבודות את האמצעים באתר, או להבטיח את אספקתם לפי לוח זמנים שיוגש למפקח עד לאותו מועד ושיניח את דעתו.</w:t>
      </w:r>
    </w:p>
    <w:p w14:paraId="642AD71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לא הגיש הקבלן לוח זמנים כאמור, או שלוח הזמנים שהגיש לא הניח דעתו של המפקח, יקבע לוח הזמנים לאספקת האמצעים ע"י המפקח והוא יחייב את הקבלן.</w:t>
      </w:r>
    </w:p>
    <w:p w14:paraId="5A89685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לפי דרישת המפקח מעת לעת ימציא הקבלן למפקח העתקים מטופסי הזמנת האמצעים ומאשורי</w:t>
      </w:r>
      <w:r w:rsidRPr="00E56613">
        <w:rPr>
          <w:rFonts w:ascii="David" w:eastAsia="Times New Roman" w:hAnsi="David" w:cs="David"/>
          <w:b/>
          <w:i/>
          <w:snapToGrid w:val="0"/>
          <w:sz w:val="26"/>
          <w:szCs w:val="24"/>
          <w:rtl/>
        </w:rPr>
        <w:t xml:space="preserve"> ההזמנות ע"י הספקים.</w:t>
      </w:r>
    </w:p>
    <w:p w14:paraId="6475A9A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אמצעים שהובאו לאתר אין הקבלן רשאי להוציאם מהאתר ללא הסכמת המפקח בכתב.</w:t>
      </w:r>
    </w:p>
    <w:p w14:paraId="10FB2F4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18.1 לעיל מתחייב הקבלן לספק על חשבונו לאתר:-</w:t>
      </w:r>
    </w:p>
    <w:p w14:paraId="0F51CA6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האמצעים וכל דבר אחר הדרוש לבצוע העבודות, לבטיחות האתר.</w:t>
      </w:r>
    </w:p>
    <w:p w14:paraId="4FCEA4D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תאורה לשימוש ולהגנת הצבור והעובדים.</w:t>
      </w:r>
    </w:p>
    <w:p w14:paraId="45959FC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בפני שיטפונות, לרבות חבור לרשת התיעול במידה וקיימת.</w:t>
      </w:r>
    </w:p>
    <w:p w14:paraId="181F2B1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סידורי תברואה בהתאם לדרישות המבנה, לרבות חבור לרשת הביוב במידה וקיימת ושירותים כימיים ניידים, לפי דרישת הרשות המקומית.</w:t>
      </w:r>
    </w:p>
    <w:p w14:paraId="7EC53273" w14:textId="77777777" w:rsidR="00E56613" w:rsidRPr="00E56613" w:rsidRDefault="00E56613" w:rsidP="00D904A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מים לרבות צינורות על אביזריהם ומוני מים (אשר יהיו ע"ש המזמין). על הקבלן להתקין באתר משאבות </w:t>
      </w:r>
      <w:proofErr w:type="spellStart"/>
      <w:r w:rsidRPr="00E56613">
        <w:rPr>
          <w:rFonts w:ascii="David" w:eastAsia="Times New Roman" w:hAnsi="David" w:cs="David"/>
          <w:b/>
          <w:i/>
          <w:snapToGrid w:val="0"/>
          <w:sz w:val="26"/>
          <w:szCs w:val="24"/>
          <w:rtl/>
        </w:rPr>
        <w:t>ומיכלים</w:t>
      </w:r>
      <w:proofErr w:type="spellEnd"/>
      <w:r w:rsidRPr="00E56613">
        <w:rPr>
          <w:rFonts w:ascii="David" w:eastAsia="Times New Roman" w:hAnsi="David" w:cs="David"/>
          <w:b/>
          <w:i/>
          <w:snapToGrid w:val="0"/>
          <w:sz w:val="26"/>
          <w:szCs w:val="24"/>
          <w:rtl/>
        </w:rPr>
        <w:t xml:space="preserve"> רזרביים למים למקרה שתהיה הפרעה באספקת מים. מיקום </w:t>
      </w:r>
      <w:proofErr w:type="spellStart"/>
      <w:r w:rsidRPr="00E56613">
        <w:rPr>
          <w:rFonts w:ascii="David" w:eastAsia="Times New Roman" w:hAnsi="David" w:cs="David"/>
          <w:b/>
          <w:i/>
          <w:snapToGrid w:val="0"/>
          <w:sz w:val="26"/>
          <w:szCs w:val="24"/>
          <w:rtl/>
        </w:rPr>
        <w:t>המיכלים</w:t>
      </w:r>
      <w:proofErr w:type="spellEnd"/>
      <w:r w:rsidRPr="00E56613">
        <w:rPr>
          <w:rFonts w:ascii="David" w:eastAsia="Times New Roman" w:hAnsi="David" w:cs="David"/>
          <w:b/>
          <w:i/>
          <w:snapToGrid w:val="0"/>
          <w:sz w:val="26"/>
          <w:szCs w:val="24"/>
          <w:rtl/>
        </w:rPr>
        <w:t xml:space="preserve">, גודלם גובהם ותכולתם יהיו כאלה שיוכלו לספק מים לצרכי עבודות כולל אשפרת </w:t>
      </w:r>
      <w:proofErr w:type="spellStart"/>
      <w:r w:rsidRPr="00E56613">
        <w:rPr>
          <w:rFonts w:ascii="David" w:eastAsia="Times New Roman" w:hAnsi="David" w:cs="David"/>
          <w:b/>
          <w:i/>
          <w:snapToGrid w:val="0"/>
          <w:sz w:val="26"/>
          <w:szCs w:val="24"/>
          <w:rtl/>
        </w:rPr>
        <w:t>הבטונים</w:t>
      </w:r>
      <w:proofErr w:type="spellEnd"/>
      <w:r w:rsidRPr="00E56613">
        <w:rPr>
          <w:rFonts w:ascii="David" w:eastAsia="Times New Roman" w:hAnsi="David" w:cs="David"/>
          <w:b/>
          <w:i/>
          <w:snapToGrid w:val="0"/>
          <w:sz w:val="26"/>
          <w:szCs w:val="24"/>
          <w:rtl/>
        </w:rPr>
        <w:t xml:space="preserve"> בכמויות מספיקות במשך יום שלם של יציקה, וכמו כן יוכלו לספק מים בכמויות מספיקות </w:t>
      </w:r>
      <w:r w:rsidR="00D904AB" w:rsidRPr="00E56613">
        <w:rPr>
          <w:rFonts w:ascii="David" w:eastAsia="Times New Roman" w:hAnsi="David" w:cs="David" w:hint="cs"/>
          <w:b/>
          <w:i/>
          <w:snapToGrid w:val="0"/>
          <w:sz w:val="26"/>
          <w:szCs w:val="24"/>
          <w:rtl/>
        </w:rPr>
        <w:t>לשתיי</w:t>
      </w:r>
      <w:r w:rsidR="00D904AB"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ולצרכים אחרים באתר.</w:t>
      </w:r>
    </w:p>
    <w:p w14:paraId="6E2D53D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הקמת מבנה או מבנים זמניים, לרבות שירותים ,ציודם ואחזקתם לשימוש הקבלן, המפקח והמזמין בהם יוקצו חדרים נפרדים למפקח ולקבלן, מטיפוס, חומר, גודל, חלוקה ומיקום שיאושרו ע"י המפקח, ובכלל זה הריהוט והציוד (לרבות תאורה ומזוג אויר) הדרושים למשרדים אלה.</w:t>
      </w:r>
    </w:p>
    <w:p w14:paraId="5BF67F3A"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אחד ממשרדי המפקח, והקבלן יהיה טלפון ופקס בקווים נפרדים וכן קו טלפון פנימי ביניהם והכול כמפורט בנספח 3.1.24 המצורף לחוזה זה. על הקבלן לדאוג על חשבונו לניקוי יום יומי של משרדי הקבלן והמפקח.  כל ההוצאות בגין השימוש במבנים אלה ובציוד האמור יחולו ע"ח הקבלן.</w:t>
      </w:r>
    </w:p>
    <w:p w14:paraId="1A7BB45B"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הקמת המבנה/המבנים הנ"ל תהא כפופה לתנאים הבאים:</w:t>
      </w:r>
    </w:p>
    <w:p w14:paraId="16C2CA32"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חייב לאשר מראש אצל המפקח את כל המבנים והציוד, טרם הבאתם לאתר.</w:t>
      </w:r>
    </w:p>
    <w:p w14:paraId="49D3B06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רשאי לדרוש, מעת לעת, על חשבון הקבלן, את העתקת המבנים והציוד למקום אחר באתר, עם התקדמות הביצוע.</w:t>
      </w:r>
    </w:p>
    <w:p w14:paraId="59239A96"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הציוד האמור בנספח זה יהיה רכושו של הקבלן בשימוש המזמין ו/או המפקח ולאחר אישור החשבון הסופי על ידי המפקח, יפנה הקבלן את כל המבנים והציוד אל מחוץ לאתר.</w:t>
      </w:r>
    </w:p>
    <w:p w14:paraId="45EE62A7"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על אף האמור לעיל, למזמין תהיה אופציה לרכוש את המבנה עם כל הציוד האמור בו, כנגד תשלום בסך 30,000 ש"ח אשר אינו כלול במחיר הכולל.</w:t>
      </w:r>
    </w:p>
    <w:p w14:paraId="654B8BA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מבנים ושטחי אחסנה להחסנת החומרים והאמצעים.</w:t>
      </w:r>
    </w:p>
    <w:p w14:paraId="1E39E14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המכשירים הדרושים לסימון העבודות ולמדידתן, וכל המכשירים הדרושים למפקח, לאדריכל המזמין, לשם הביקורת, וכן אלה הדרושים לקבלן ו/או לקבלנים המיוחדים.</w:t>
      </w:r>
    </w:p>
    <w:p w14:paraId="2D846FE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אזהרה לרבות שלטי אזהרה ושלטים אחרים במידות ככל שידרוש המפקח.</w:t>
      </w:r>
    </w:p>
    <w:p w14:paraId="4CC5EE9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גדרות, שערים, סככות ואמצעי הגנה ושמירה אחרים כפי שיקבע המפקח.</w:t>
      </w:r>
    </w:p>
    <w:p w14:paraId="605E485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הכרוך ביצור, אספקה והצבת שלטים מוארים בגבול מגרש האתר כאמור בסעיף 6.6.9 לעיל.</w:t>
      </w:r>
    </w:p>
    <w:p w14:paraId="1C09B0E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חשמל לאתר ובאתר ובכל קומה מקומות המבנה עם הקמתה, ובכלל זה, בדירות שבקומה לדוגמא, במשרד המכירות, בחניה, בדירה לדוגמא, ככל שתוקם בסמוך למבנה המכירות לרבות רשת חשמל ותאורה זמניים, מוליכים, כבלים, גופי-תאורה, לוחות חשמל, שקעים, מוני חשמל (לקומה לדוגמא, למשרד המכירות ולדירה לדוגמא יהיו ע"ש המזמין) </w:t>
      </w:r>
      <w:proofErr w:type="spellStart"/>
      <w:r w:rsidRPr="00E56613">
        <w:rPr>
          <w:rFonts w:ascii="David" w:eastAsia="Times New Roman" w:hAnsi="David" w:cs="David"/>
          <w:b/>
          <w:i/>
          <w:snapToGrid w:val="0"/>
          <w:sz w:val="26"/>
          <w:szCs w:val="24"/>
          <w:rtl/>
        </w:rPr>
        <w:t>וכו</w:t>
      </w:r>
      <w:proofErr w:type="spellEnd"/>
      <w:r w:rsidRPr="00E56613">
        <w:rPr>
          <w:rFonts w:ascii="David" w:eastAsia="Times New Roman" w:hAnsi="David" w:cs="David"/>
          <w:b/>
          <w:i/>
          <w:snapToGrid w:val="0"/>
          <w:sz w:val="26"/>
          <w:szCs w:val="24"/>
          <w:rtl/>
        </w:rPr>
        <w:t xml:space="preserve">'. </w:t>
      </w:r>
    </w:p>
    <w:p w14:paraId="3AD5825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שהמערבלים, מעליות ואמצעים אחרים של הקבלן פועלים בעזרת חשמל, יהיה על הקבלן להחזיק באתר גנראטור, אשר יוכל לספק זרם מתאים להפעלת כל האמצעים הנ"ל במקרה של הפסקת חשמל ברשת הכללית.</w:t>
      </w:r>
    </w:p>
    <w:p w14:paraId="2BF5077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בטיחות וציוד כבוי אש.</w:t>
      </w:r>
    </w:p>
    <w:p w14:paraId="722C0FE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הרמה לרבות מנופים ומעלית שירות/משא. מעלית שירות/משא (חיצונית או פנימית) תעמוד לשימוש כל הגורמים הפועלים באתר וכל ספקי ציוד, ריהוט, מתקנים ואביזרים הדרושים להכנת המבנה לצורך תפעולו לרבות שימושו בכל עת. המעלית תהיה בגודל המתאים להעברת משאות כפי שיקבע ע"י המפקח, ותופעל ע"י עובד מנוסה של הקבלן במשך כל שעות העבודה. מועד הפסקת הפעלתה ופירוקה יקבע בתיאום עם המזמין ובכפוף להסכמתו.</w:t>
      </w:r>
    </w:p>
    <w:p w14:paraId="1F6A3F0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מיד עם השלמת השלד של הקומה ה- 7 בכל בנין (לרבות קומת הקרקע), ככל שיש כזו, תותקן מעלית שירות שתופעל תוך חודשיים מיום יציקת הקומה ה-7 עם תחנות עצירה בכל קומה ותהיה זמינה לשימוש המזמין בכל עת.</w:t>
      </w:r>
    </w:p>
    <w:p w14:paraId="4A008EA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לשם התקנת קו ו/או קווי טלפון במשרדי הקבלן והמפקח באתר.</w:t>
      </w:r>
    </w:p>
    <w:p w14:paraId="126CEBA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יתר הדרוש לבצוע העבודות, בין אם נזכר במפורש ובין אם לאו.</w:t>
      </w:r>
    </w:p>
    <w:p w14:paraId="7799BA8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 xml:space="preserve">למען הסר ספק מובהר בזאת כי הקבלן יהא אחראי לתשלום כל הוצאות האתר, לרבות בגין תשלומי חובה, מיסים והיטלים לרשות המקומית צריכת חשמל, מים, טלפון </w:t>
      </w:r>
      <w:proofErr w:type="spellStart"/>
      <w:r w:rsidRPr="00E56613">
        <w:rPr>
          <w:rFonts w:ascii="David" w:eastAsia="Times New Roman" w:hAnsi="David" w:cs="David"/>
          <w:snapToGrid w:val="0"/>
          <w:sz w:val="26"/>
          <w:szCs w:val="24"/>
          <w:rtl/>
        </w:rPr>
        <w:t>וכיוצ"ב</w:t>
      </w:r>
      <w:proofErr w:type="spellEnd"/>
      <w:r w:rsidRPr="00E56613">
        <w:rPr>
          <w:rFonts w:ascii="David" w:eastAsia="Times New Roman" w:hAnsi="David" w:cs="David"/>
          <w:snapToGrid w:val="0"/>
          <w:sz w:val="26"/>
          <w:szCs w:val="24"/>
          <w:rtl/>
        </w:rPr>
        <w:t>.</w:t>
      </w:r>
    </w:p>
    <w:p w14:paraId="5F961B8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שיש לבצע לפי סעיף 18.2 לעיל יעשה בתאום וברישוי הרשויות המוסמכות, ובתיאום (לרבות לגבי מיקום, גודל, צורה, היקף ואופן בצוע) עם המפקח ובאישורו.</w:t>
      </w:r>
    </w:p>
    <w:p w14:paraId="1CAB946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והמפקח ימצא לנכון במהלך העבודות שיש צורך בהעברת איזה מהאמצעים הנ"ל ממקומם והתקנתם במקום אחר, יהיה הקבלן חייב לבצע ההעברה על חשבונו ואולם אם ההעברה נעשתה ממקום שאושר קודם לכן ע"י המפקח וההעברה לא התחייבה מסטייה מלוח הזמנים שהקבלן אחראי לה לפי קביעת המפקח אזי יהיה הקבלן זכאי להחזר הוצאות ההעברה כפי שיקבעו ע"י המפקח.</w:t>
      </w:r>
    </w:p>
    <w:p w14:paraId="7D69761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והמזמין יספק איזה מהאמצעים הנזכרים בסעיף 18.2 לעיל (ואין עליו כל חובה לעשות כן), אז ישלם הקבלן למזמין את כל ההוצאות שהוצאו על ידו בקשר לכך וסכום זה יפחת מהמגיע לקבלן עפ"י החוזה.</w:t>
      </w:r>
    </w:p>
    <w:p w14:paraId="51E3D9B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ולפי שיקול דעתו הבלעדי והסופי של המפקח, האמצעים או חלק מהם אינו מספיק ו/או אינו מתאים לבצוע העבודות, יהיה על הקבלן להחליפו על חשבונו, לשביעת רצונו של המפקח, ובתוך הזמן שנקבע על ידי המפקח, וזאת ללא תמורה נוספת כלשהי, ומבלי שההחלפה כאמור תזכה את הקבלן לסטייה כלשהי מהקבוע בלוח הזמנים.</w:t>
      </w:r>
    </w:p>
    <w:p w14:paraId="2D245CC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הכרוכות בהספקת האמצעים, התקנתם וקיומם וכל יתר התחייבויות הקבלן לפי סעיף 18, לרבות אגרות צריכת מים וחשמל, יחולו על הקבלן ועל חשבונו.</w:t>
      </w:r>
    </w:p>
    <w:p w14:paraId="6709396E" w14:textId="41623CC8" w:rsidR="00D904AB" w:rsidDel="00457B40" w:rsidRDefault="00D904AB">
      <w:pPr>
        <w:bidi w:val="0"/>
        <w:spacing w:before="0" w:beforeAutospacing="0" w:after="160" w:afterAutospacing="0" w:line="259" w:lineRule="auto"/>
        <w:rPr>
          <w:del w:id="111" w:author="מרול אטמן" w:date="2024-10-30T17:01:00Z" w16du:dateUtc="2024-10-30T15:01:00Z"/>
          <w:rFonts w:ascii="David" w:eastAsia="Times New Roman" w:hAnsi="David" w:cs="David"/>
          <w:snapToGrid w:val="0"/>
          <w:sz w:val="24"/>
          <w:szCs w:val="24"/>
          <w:rtl/>
        </w:rPr>
      </w:pPr>
      <w:del w:id="112" w:author="מרול אטמן" w:date="2024-10-30T17:01:00Z" w16du:dateUtc="2024-10-30T15:01:00Z">
        <w:r w:rsidDel="00457B40">
          <w:rPr>
            <w:rFonts w:ascii="David" w:eastAsia="Times New Roman" w:hAnsi="David" w:cs="David"/>
            <w:snapToGrid w:val="0"/>
            <w:sz w:val="24"/>
            <w:szCs w:val="24"/>
            <w:rtl/>
          </w:rPr>
          <w:lastRenderedPageBreak/>
          <w:br w:type="page"/>
        </w:r>
      </w:del>
    </w:p>
    <w:p w14:paraId="67ED0EB2"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חומרים וטיב בצוע</w:t>
      </w:r>
    </w:p>
    <w:p w14:paraId="0C59A56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בכל עת תוך כדי מהלך העבודה, לדאוג באופן ובצורה שיתחייבו מדי פעם בפעם מתנאי השוק ואופי החומרים, להבטיח מראש את אספקתם השוטפת כך שלא יחול כל עיכוב בעבודה לפי לוח הזמנים, הכול להנחת דעתו של המפקח.</w:t>
      </w:r>
    </w:p>
    <w:p w14:paraId="662BE32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CB5E42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שהובאו על ידי הקבלן לאתר למטרות העבודות אין הקבלן רשאי להוציאם מהאתר ללא הסכמת המפקח בכתב, והם יעברו עם הבאתם לאתר לבעלות המזמין, אך לא למטרת אשור קבלתם עפ"י חוזה זה, האחריות לשמירתם ולשלמותם, והמיסוי החל עליהם. על אף האמור לעיל יהיה הקבלן רשאי להוציא חומרים מהאתר אם הפסיק המזמין העבודות, שלא מסיבה הנובעת מהקבלן, לתקופה העולה על 3 חודשים.</w:t>
      </w:r>
    </w:p>
    <w:p w14:paraId="28FE5A4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לשמירת החומרים, והוא רשאי להשתמש בהם לצורך בצוע החוזה, אולם בכל מקרה מן המקרים המפורטים בסעיף 24 רשאי המזמין להשתמש בזכויות המוקנות לו עפ"י אותו סעיף, וזכות השימוש של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כפופה לזכויות המזמין עפ"י סעיף 24.2.</w:t>
      </w:r>
    </w:p>
    <w:p w14:paraId="40D917E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לא יישא בכל אחריות בקשר לנזק או אבדן לחומרים, בין שהבעלות עליהם בידי המזמין ובין שאינה בידו, ופרט לנזק שנגרם בזדון ע"י המזמין או המפקח או באי כחם המוסמכים.</w:t>
      </w:r>
    </w:p>
    <w:p w14:paraId="6377AE4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להסיק מהוראות סעיף זה, וכל התנהגות לפיו ע"י המזמין או המפקח, מתן אישור ע"י המפקח לטיבם של חומרים כלשהם, והמפקח רשאי לפסלם בכל זמן שהוא.</w:t>
      </w:r>
    </w:p>
    <w:p w14:paraId="0166733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אימת שנפסלו חומרים ע"י המפקח או אם הורה המפקח בכתב שחומרים אינם נחוצים לבצוע העבודות, חייב הקבלן לפי דרישת המפקח להוציאם מהאתר, ועם מתן דרישה כאמור חדלים החומרים מלהיות בבעלות המזמין. נקבע בדרישה מועד לסילוק החומרים, חייב הקבלן להוציאם בהקדם האפשרי ולא יאוחר מאשר במועד שנקבע כאמור. נמנע הקבלן מלעשות כן - רשאי המזמין למכרם במחיר ובתנאים שימצא לנכון, ולאחר שינכה ממחירם את כל ההוצאות הכרוכות במכירתם, יזכה המזמין את חשבון הקבלן בכל עודף שיוותר.</w:t>
      </w:r>
    </w:p>
    <w:p w14:paraId="525F34D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בכפוף להוראות המפקח:-</w:t>
      </w:r>
    </w:p>
    <w:p w14:paraId="297ADB7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ישתמש הקבלן אך ורק בחומרים ממין משובח ובכמויות מספיקות, והוא מתחייב שהמלאכה</w:t>
      </w:r>
      <w:r w:rsidRPr="00E56613">
        <w:rPr>
          <w:rFonts w:ascii="David" w:eastAsia="Times New Roman" w:hAnsi="David" w:cs="David"/>
          <w:b/>
          <w:i/>
          <w:snapToGrid w:val="0"/>
          <w:sz w:val="26"/>
          <w:szCs w:val="24"/>
          <w:rtl/>
        </w:rPr>
        <w:t xml:space="preserve"> שתעשה בבצוע העבודות תהיה בעלת רמה גבוהה.</w:t>
      </w:r>
    </w:p>
    <w:p w14:paraId="69436FB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חומרים שלגביהם קיימים תקנים מטעם מכון התקנים הישראלי </w:t>
      </w:r>
      <w:proofErr w:type="spellStart"/>
      <w:r w:rsidRPr="00E56613">
        <w:rPr>
          <w:rFonts w:ascii="David" w:eastAsia="Times New Roman" w:hAnsi="David" w:cs="David"/>
          <w:b/>
          <w:i/>
          <w:snapToGrid w:val="0"/>
          <w:sz w:val="26"/>
          <w:szCs w:val="24"/>
          <w:rtl/>
        </w:rPr>
        <w:t>ישאו</w:t>
      </w:r>
      <w:proofErr w:type="spellEnd"/>
      <w:r w:rsidRPr="00E56613">
        <w:rPr>
          <w:rFonts w:ascii="David" w:eastAsia="Times New Roman" w:hAnsi="David" w:cs="David"/>
          <w:b/>
          <w:i/>
          <w:snapToGrid w:val="0"/>
          <w:sz w:val="26"/>
          <w:szCs w:val="24"/>
          <w:rtl/>
        </w:rPr>
        <w:t xml:space="preserve"> תו תקן מהאיכות הגבוהה ביותר, ובהעדר תקן כאמור יתאימו לתקן שיקבע ע"י המפקח.</w:t>
      </w:r>
    </w:p>
    <w:p w14:paraId="5B211AB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להגיש לאשור המפקח מפרטים, תרשימים ושמות יצרנים וספקים של חומרים שבדעתו להשתמש בהם. הקבלן מתחייב שלא ישתמש בבצוע העבודות אלא בחומרים שמקור אספקתם אושר ע"י המפקח ושנבדקו ונמצאו כשרים לייעודם ע"י המפקח. סופקו חומרים ע"י המזמין - אין עובדה זו כשלעצמה גורעת מאחריות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אלא אם הודיע למזמין בכתב בהזדמנות הראשונה הסתייגותו מהשימוש בחומרים תוך פירוט נימוקיו.</w:t>
      </w:r>
    </w:p>
    <w:p w14:paraId="2009CB0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 בדיקה ואשור מוקדמים של חומרים הוא תנאי מוקדם ליצור חומרים בסדרות ותנאי מוקדם לשימושם בעבודות.</w:t>
      </w:r>
    </w:p>
    <w:p w14:paraId="32BE6D0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 xml:space="preserve">על הקבלן להגיש לאישור המפקח פרטים </w:t>
      </w:r>
      <w:proofErr w:type="spellStart"/>
      <w:r w:rsidRPr="00E56613">
        <w:rPr>
          <w:rFonts w:ascii="David" w:eastAsia="Times New Roman" w:hAnsi="David" w:cs="David"/>
          <w:snapToGrid w:val="0"/>
          <w:sz w:val="26"/>
          <w:szCs w:val="24"/>
          <w:rtl/>
        </w:rPr>
        <w:t>ותכניות</w:t>
      </w:r>
      <w:proofErr w:type="spellEnd"/>
      <w:r w:rsidRPr="00E56613">
        <w:rPr>
          <w:rFonts w:ascii="David" w:eastAsia="Times New Roman" w:hAnsi="David" w:cs="David"/>
          <w:snapToGrid w:val="0"/>
          <w:sz w:val="26"/>
          <w:szCs w:val="24"/>
          <w:rtl/>
        </w:rPr>
        <w:t xml:space="preserve"> יצור </w:t>
      </w:r>
      <w:proofErr w:type="spellStart"/>
      <w:r w:rsidRPr="00E56613">
        <w:rPr>
          <w:rFonts w:ascii="David" w:eastAsia="Times New Roman" w:hAnsi="David" w:cs="David"/>
          <w:snapToGrid w:val="0"/>
          <w:sz w:val="26"/>
          <w:szCs w:val="24"/>
          <w:rtl/>
        </w:rPr>
        <w:t>ותכניות</w:t>
      </w:r>
      <w:proofErr w:type="spellEnd"/>
      <w:r w:rsidRPr="00E56613">
        <w:rPr>
          <w:rFonts w:ascii="David" w:eastAsia="Times New Roman" w:hAnsi="David" w:cs="David"/>
          <w:snapToGrid w:val="0"/>
          <w:sz w:val="26"/>
          <w:szCs w:val="24"/>
          <w:rtl/>
        </w:rPr>
        <w:t xml:space="preserve"> לביצוע באתר, המשלימים את </w:t>
      </w:r>
      <w:proofErr w:type="spellStart"/>
      <w:r w:rsidRPr="00E56613">
        <w:rPr>
          <w:rFonts w:ascii="David" w:eastAsia="Times New Roman" w:hAnsi="David" w:cs="David"/>
          <w:snapToGrid w:val="0"/>
          <w:sz w:val="26"/>
          <w:szCs w:val="24"/>
          <w:rtl/>
        </w:rPr>
        <w:t>התכניות</w:t>
      </w:r>
      <w:proofErr w:type="spellEnd"/>
      <w:r w:rsidRPr="00E56613">
        <w:rPr>
          <w:rFonts w:ascii="David" w:eastAsia="Times New Roman" w:hAnsi="David" w:cs="David"/>
          <w:snapToGrid w:val="0"/>
          <w:sz w:val="26"/>
          <w:szCs w:val="24"/>
          <w:rtl/>
        </w:rPr>
        <w:t xml:space="preserve"> שיסופקו לו.</w:t>
      </w:r>
    </w:p>
    <w:p w14:paraId="4E69D387"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לבצע דוגמאות מכל מין וסוג באתר לאישור המפקח, לפי דרישתו.</w:t>
      </w:r>
    </w:p>
    <w:p w14:paraId="4CE4B30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CB56E0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לפי הוראות המפקח יהיה על הקבלן לספק על חשבונו הוא דוגמאות של חומרים הדרושים לבדיקות. כן יהיה עליו לספק את הכלים, </w:t>
      </w:r>
      <w:proofErr w:type="spellStart"/>
      <w:r w:rsidRPr="00E56613">
        <w:rPr>
          <w:rFonts w:ascii="David" w:eastAsia="Times New Roman" w:hAnsi="David" w:cs="David"/>
          <w:b/>
          <w:i/>
          <w:snapToGrid w:val="0"/>
          <w:sz w:val="26"/>
          <w:szCs w:val="24"/>
          <w:rtl/>
        </w:rPr>
        <w:t>כח</w:t>
      </w:r>
      <w:proofErr w:type="spellEnd"/>
      <w:r w:rsidRPr="00E56613">
        <w:rPr>
          <w:rFonts w:ascii="David" w:eastAsia="Times New Roman" w:hAnsi="David" w:cs="David"/>
          <w:b/>
          <w:i/>
          <w:snapToGrid w:val="0"/>
          <w:sz w:val="26"/>
          <w:szCs w:val="24"/>
          <w:rtl/>
        </w:rPr>
        <w:t xml:space="preserve"> האדם וכל האמצעים האחרים הדרושים לנטילת הדוגמאות, העברתן לבדיקה באתר או במעבדה ובדיקתן, הכול כפי שהמפקח יורה.</w:t>
      </w:r>
    </w:p>
    <w:p w14:paraId="574B1C3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על הקבלן להתקשר עם מכון התקנים הישראלי ו/או הטכניון ו/או מכון מוסמך דומה שיאושר על ידי המזמין לביצוע בדיקות התאמה לתקנים ובדיקות התאמה לדרישות הרשויות, המפרטים, היועצים והמתכננים. פרוגראמת הבדיקות תיקבע ע"י המפקח ולכל הפחות תכלול את המפורט בנספח 3.1.30 בהתקשרות בין הקבלן למעבדה יקבע שהעתק מכל תוצאות הבדיקה ישלח ישירות למפקח, במקביל להעברתו לקבלן. זימון עובדי המעבדה לביצוע הבדיקות במועד הנדרש הינו באחריות הקבלן. אם תידרשנה בדיקות חוזרות או בדיקות נוספות ע"י המפקח ו/או ע"י רשויות מוסמכות מכל סיבה שהיא, יהיה על הקבלן לשלם גם את הוצאות הבדיקות החוזרות ו/או הנוספות. על הקבלן להמציא למזמין הודעה נפרדת בכתב בדבר קבלת תוצאות שליליות, ככל שתהיינה. על הקבלן להגיש את כל העזרה הדרושה להכנת הבדיקות ולביצוען, לרבות אספקת חומרים, פועלים, כלי עבודה וציוד הכול לפי הוראות המפקח. על הקבלן תחולנה כל הוצאות הבדיקות, הבדיקות החוזרות ו/או הנוספות.</w:t>
      </w:r>
    </w:p>
    <w:p w14:paraId="77867F2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 xml:space="preserve">בכל מקרה בו שולמו בפועל הוצאות בדיקות ע"י המזמין בעוד שהקבלן מחויב לשאת בהן עפ"י חוזה זה, יהיה המזמין זכאי לנכותן מכל סכום שיגיע ממנו לקבלן ו/או לגבותו בכל דרך אחרת ו/או </w:t>
      </w:r>
      <w:proofErr w:type="spellStart"/>
      <w:r w:rsidRPr="00E56613">
        <w:rPr>
          <w:rFonts w:ascii="David" w:eastAsia="Times New Roman" w:hAnsi="David" w:cs="David"/>
          <w:snapToGrid w:val="0"/>
          <w:sz w:val="26"/>
          <w:szCs w:val="24"/>
          <w:rtl/>
        </w:rPr>
        <w:t>להסיבן</w:t>
      </w:r>
      <w:proofErr w:type="spellEnd"/>
      <w:r w:rsidRPr="00E56613">
        <w:rPr>
          <w:rFonts w:ascii="David" w:eastAsia="Times New Roman" w:hAnsi="David" w:cs="David"/>
          <w:snapToGrid w:val="0"/>
          <w:sz w:val="26"/>
          <w:szCs w:val="24"/>
          <w:rtl/>
        </w:rPr>
        <w:t xml:space="preserve"> לאחר ללא צורך בהסכמת הקבלן.</w:t>
      </w:r>
    </w:p>
    <w:p w14:paraId="7DC93A8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יהיה הפוסק הבלעדי בגין תוצאות הבדיקה של החומרים או של טיב העבודה, וכן בגין התאמת החומרים לדוגמאות שאושרו על ידו לפי סעיף 19.8 לעיל.</w:t>
      </w:r>
    </w:p>
    <w:p w14:paraId="2BD7705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02FC7F1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לפי הוראות המפקח או לפי צווים חוקיים של רשויות מוסמכות יהיה צורך בבצוע בדיקות כלשהן או יידרש אשור בקשר לעבודה כלשהי (כגון - יציקה), יהיה על הקבלן לתת למפקח הודעה מוקדמת של 48 שעות בדבר התאריך בו יהיה נכון לבצוע הביקורת או הבדיקה.</w:t>
      </w:r>
    </w:p>
    <w:p w14:paraId="2BA52B0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בוצעו עבודות כאלה ללא אשור המפקח, יהיה המפקח רשאי לדרוש את פתיחת העבודה הגמורה או את הריסת העבודות, כדי לאפשר את הבדיקה או הביקורת, ועל הקבלן יהיה לציית ללא דחוי להוראות אלה. נמצאה העבודה הטעונה אשור, בקורת או בדיקה פגומה, כולה או מקצתה, יתקנה הקבלן על חשבונו הוא, בהתאם להוראות המפקח, ובמקרים אלה תחולנה הוצאות הבדיקה, הביקורת, ההריסה והתיקון על הקבלן. אין בתיקונים אלה כדי לגרוע מאחריות הקבלן לעמוד בלוח הזמנים לביצוע העבודות.</w:t>
      </w:r>
    </w:p>
    <w:p w14:paraId="7A70FE9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לא יופיע המפקח לביקורת או בדיקה לפי הזמנת הקבלן במועד שצוין בהודעה מוקדמת סבירה של הקבלן, תהיה הרשות בידי הקבלן להמשיך בעבודות, רק לאחר קבלת הסכמת נציג המזמין מראש ובכתב.</w:t>
      </w:r>
    </w:p>
    <w:p w14:paraId="5BE4D80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5405C4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הושלם חלק מהעבודות שנועד להיות מכוסה או מוסתר, יודיע הקבלן למפקח בכתב שהחלק האמור מוכן לבדיקה והקבלן יאפשר ויעזור למפקח לבדוק, לבחון ולמדוד את החלק האמור לפני כיסויו או הסתרתו.</w:t>
      </w:r>
    </w:p>
    <w:p w14:paraId="41212AE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למנוע את כיסויו או הסתרתו של חלק כלשהו מהעבודות שנועד להיות מכוסה או מוסתר ללא הסכמתו של המפקח.</w:t>
      </w:r>
    </w:p>
    <w:p w14:paraId="30776D0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יחשוף, יגלה, יקדח קידוחים ויעשה חורים בכל חלק מהעבודות לפי הוראות המפקח לצורך בדיקתו, בחינתו ומדידתו, ולאחר מכן יחזירו לתיקונו לשביעות רצונו של המפקח. לא מילא הקבלן אחר הוראות המפקח לפי </w:t>
      </w:r>
      <w:proofErr w:type="spellStart"/>
      <w:r w:rsidRPr="00E56613">
        <w:rPr>
          <w:rFonts w:ascii="David" w:eastAsia="Times New Roman" w:hAnsi="David" w:cs="David"/>
          <w:b/>
          <w:i/>
          <w:snapToGrid w:val="0"/>
          <w:sz w:val="26"/>
          <w:szCs w:val="24"/>
          <w:rtl/>
        </w:rPr>
        <w:t>פסקא</w:t>
      </w:r>
      <w:proofErr w:type="spellEnd"/>
      <w:r w:rsidRPr="00E56613">
        <w:rPr>
          <w:rFonts w:ascii="David" w:eastAsia="Times New Roman" w:hAnsi="David" w:cs="David"/>
          <w:b/>
          <w:i/>
          <w:snapToGrid w:val="0"/>
          <w:sz w:val="26"/>
          <w:szCs w:val="24"/>
          <w:rtl/>
        </w:rPr>
        <w:t xml:space="preserve"> זו, רשאי המזמין לחשוף, לגלות, לקדוח קידוחים ולעשות חורים בכל חלק מהעבודות, ולאחר מכן יהא על הקבלן להחזירו לתיקונו.</w:t>
      </w:r>
    </w:p>
    <w:p w14:paraId="709E9D9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ההוצאות הכרוכות בעבודה האמורה בסעיף 19.11.3 תחולנה על הקבלן פרט אם קיים הקבלן את התחייבותו לפי סעיף 19.11.1 והבדיקות הוכיחו שהמלאכה בוצעה לשביעות רצון המפקח, בכפוף לאמור בסעיף 6.6.21 לעיל.</w:t>
      </w:r>
    </w:p>
    <w:p w14:paraId="1010102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ab/>
        <w:t>המפקח יהיה רשאי להורות לקבלן מזמן לזמן, תוך כדי מהלך העבודה:</w:t>
      </w:r>
    </w:p>
    <w:p w14:paraId="53489CD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סילוק כל חומרים שהם מהאתר בתוך תקופת זמן אשר תצוין בהוראה, בכל מקרה שלדעת המפקח אין החומרים מתאימים לתפקידם.</w:t>
      </w:r>
    </w:p>
    <w:p w14:paraId="23B56A1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הבאת חומרים כשרים ומתאימים לתפקידם במקום החומרים האמורים בסעיף 19.12.1.</w:t>
      </w:r>
    </w:p>
    <w:p w14:paraId="01B42F4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אחד מהמקרים הבאים:-</w:t>
      </w:r>
    </w:p>
    <w:p w14:paraId="78877E3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ישתמש הקבלן בחומרים שלא אושרו ע"י המפקח.</w:t>
      </w:r>
    </w:p>
    <w:p w14:paraId="01026E7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נעשתה עבודה באופן שאינו תואם את הוראות החוזה.</w:t>
      </w:r>
    </w:p>
    <w:p w14:paraId="5553705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תוצאות בדיקה הוכיחו שהטיב או החוזק של החומרים אינם לשביעת רצון המפקח, אזי יהיה המפקח זכאי להפסיק את העבודה ולצוות על הריסת עבודות שלבנייתן השתמש הקבלן בחומרים שנפסלו או שהיו בלתי מתאימים לחוזה או שבוצעו באופן שאינו תואם הוראות החוזה, ועל הקבלן לציית להוראות המפקח ולהוציאן לפועל על חשבונו, וכן יהיה עליו לבצע מחדש על חשבונו אותה עבודה שנהרסה.</w:t>
      </w:r>
    </w:p>
    <w:p w14:paraId="7D0A8A0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למפקח תהיה הרשות לוותר על הריסת עבודות כאמור ולקבוע לפי הערכתו את ההפרש בין שווי העבודות לעומת שווין אילו נעשו בחומרים שאושרו על ידו או בחומרים ובטיב, בחוזק ובאופן שהיו לשביעת רצונו. הפרש זה יהיה סכום המגיע מהקבלן למזמין.</w:t>
      </w:r>
    </w:p>
    <w:p w14:paraId="185E4FF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חו של המפקח לפי סעיף 19.13 לעיל יפה לכל דבר, על אף כל בדיקה שנערכה על ידי המפקח, ועל אף כל תשלום ביניים שבוצע בקשר לחומרים ולמלאכה האמורים.</w:t>
      </w:r>
    </w:p>
    <w:p w14:paraId="752D8DE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פגם בעבודות בזמן בצוען, רשאי המפקח לדרוש מהקבלן שיחקור אחר סיבות הפגם ויתקנו לפי שיטה שתאושר ע"י המפקח. היה הפגם כזה שלדעת המפקח אין הקבלן אחראי לו לפי החוזה, יחולו הוצאות החקירה והתיקון על המזמין.</w:t>
      </w:r>
    </w:p>
    <w:p w14:paraId="6FAA412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היה הפגם לפי דעת המפקח כזה שהקבלן אחראי לו לפי החוזה - יחולו הוצאות החקירה על הקבלן וכן יהא הקבלן חייב לתקן על חשבונו הוא את הפגם וכל הכרוך בו. אם הפגם אינו ניתן לתקון יהיה הקבלן חייב בתשלום פיצויים למזמין בשיעור שיקבע ע"י המפקח.</w:t>
      </w:r>
    </w:p>
    <w:p w14:paraId="7191FB1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לא מילא הקבלן אחר איזה מהוראות סעיף 19 לעיל רשאי המזמין לבצע על חשבון הקבלן את אשר היה על הקבלן לבצע, הקבלן יישא בכל ההוצאות הכרוכות בכך ויהיה חייב </w:t>
      </w:r>
      <w:proofErr w:type="spellStart"/>
      <w:r w:rsidRPr="00E56613">
        <w:rPr>
          <w:rFonts w:ascii="David" w:eastAsia="Times New Roman" w:hAnsi="David" w:cs="David"/>
          <w:b/>
          <w:i/>
          <w:snapToGrid w:val="0"/>
          <w:sz w:val="26"/>
          <w:szCs w:val="24"/>
          <w:rtl/>
        </w:rPr>
        <w:t>לשלמם</w:t>
      </w:r>
      <w:proofErr w:type="spellEnd"/>
      <w:r w:rsidRPr="00E56613">
        <w:rPr>
          <w:rFonts w:ascii="David" w:eastAsia="Times New Roman" w:hAnsi="David" w:cs="David"/>
          <w:b/>
          <w:i/>
          <w:snapToGrid w:val="0"/>
          <w:sz w:val="26"/>
          <w:szCs w:val="24"/>
          <w:rtl/>
        </w:rPr>
        <w:t xml:space="preserve"> למזמין.</w:t>
      </w:r>
    </w:p>
    <w:p w14:paraId="085A6252"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E7AA9DA"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סימון</w:t>
      </w:r>
    </w:p>
    <w:p w14:paraId="12D2BD4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יבצע באמצעות מודדים מוסמכים, על חשבונו, סימון נכון ומדויק לשם ביצוע העבודות שלו ושל הקבלנים המיוחדים, יבדוק את נכונותם של הגבהים </w:t>
      </w:r>
      <w:proofErr w:type="spellStart"/>
      <w:r w:rsidRPr="00E56613">
        <w:rPr>
          <w:rFonts w:ascii="David" w:eastAsia="Times New Roman" w:hAnsi="David" w:cs="David"/>
          <w:b/>
          <w:i/>
          <w:snapToGrid w:val="0"/>
          <w:sz w:val="26"/>
          <w:szCs w:val="24"/>
          <w:rtl/>
        </w:rPr>
        <w:t>המימדים</w:t>
      </w:r>
      <w:proofErr w:type="spellEnd"/>
      <w:r w:rsidRPr="00E56613">
        <w:rPr>
          <w:rFonts w:ascii="David" w:eastAsia="Times New Roman" w:hAnsi="David" w:cs="David"/>
          <w:b/>
          <w:i/>
          <w:snapToGrid w:val="0"/>
          <w:sz w:val="26"/>
          <w:szCs w:val="24"/>
          <w:rtl/>
        </w:rPr>
        <w:t xml:space="preserve"> וההכוונה ויספק את כל המכשירים וכ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 xml:space="preserve">ח האדם הדרושים בקשר לכך. </w:t>
      </w:r>
    </w:p>
    <w:p w14:paraId="39B51A2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הוטל על הקבלן לבצע את הסימון לפי נקודות שנקבעו על ידי המפקח, חייב הקבלן לשמור על קיומן ושלמותן של נקודות אלה, ולחדשן על חשבונו בכל מקרה שהושחתו.</w:t>
      </w:r>
    </w:p>
    <w:p w14:paraId="73B9023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לסימון חלה אף אם הסימון לא נערך על ידו אלא אם הודיע למפקח לא יאוחר מאשר 5 ימים לפני המועד לבצוע עבודה עפ"י הסימון על הסתייגותו ממנו כשהיא נתמכת במדידות, פירושים וכל מידע אחר הנדרש לבצוע הסימון.</w:t>
      </w:r>
    </w:p>
    <w:p w14:paraId="1B96CCB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"סימון" למטרות סעיף זה כולל כל סימון המתייחס לעבודות בין אם בתכנון ובין אם באתר.</w:t>
      </w:r>
    </w:p>
    <w:p w14:paraId="0338BFD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3241410"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proofErr w:type="spellStart"/>
      <w:r w:rsidRPr="00E56613">
        <w:rPr>
          <w:rFonts w:ascii="David" w:eastAsia="Times New Roman" w:hAnsi="David" w:cs="David"/>
          <w:b/>
          <w:bCs/>
          <w:snapToGrid w:val="0"/>
          <w:sz w:val="26"/>
          <w:szCs w:val="24"/>
          <w:u w:val="single"/>
          <w:rtl/>
        </w:rPr>
        <w:t>תכניות</w:t>
      </w:r>
      <w:proofErr w:type="spellEnd"/>
      <w:r w:rsidRPr="00E56613">
        <w:rPr>
          <w:rFonts w:ascii="David" w:eastAsia="Times New Roman" w:hAnsi="David" w:cs="David"/>
          <w:b/>
          <w:bCs/>
          <w:snapToGrid w:val="0"/>
          <w:sz w:val="26"/>
          <w:szCs w:val="24"/>
          <w:u w:val="single"/>
          <w:rtl/>
        </w:rPr>
        <w:t xml:space="preserve"> יומנים ושמירת מסמכים</w:t>
      </w:r>
    </w:p>
    <w:p w14:paraId="0A2280CF"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68B44B4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 xml:space="preserve">ארבעה העתקים </w:t>
      </w:r>
      <w:proofErr w:type="spellStart"/>
      <w:r w:rsidRPr="00E56613">
        <w:rPr>
          <w:rFonts w:ascii="David" w:eastAsia="Times New Roman" w:hAnsi="David" w:cs="David"/>
          <w:b/>
          <w:i/>
          <w:snapToGrid w:val="0"/>
          <w:sz w:val="26"/>
          <w:szCs w:val="24"/>
          <w:rtl/>
        </w:rPr>
        <w:t>מהתכניות</w:t>
      </w:r>
      <w:proofErr w:type="spellEnd"/>
      <w:r w:rsidRPr="00E56613">
        <w:rPr>
          <w:rFonts w:ascii="David" w:eastAsia="Times New Roman" w:hAnsi="David" w:cs="David"/>
          <w:b/>
          <w:i/>
          <w:snapToGrid w:val="0"/>
          <w:sz w:val="26"/>
          <w:szCs w:val="24"/>
          <w:rtl/>
        </w:rPr>
        <w:t xml:space="preserve"> ימסרו לקבלן ללא תשלום. כל עותק נוסף שיידרש יוכן על חשבון הקבלן.</w:t>
      </w:r>
    </w:p>
    <w:p w14:paraId="67B7F67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ההוראות הבאות תחולנה על כל </w:t>
      </w:r>
      <w:proofErr w:type="spellStart"/>
      <w:r w:rsidRPr="00E56613">
        <w:rPr>
          <w:rFonts w:ascii="David" w:eastAsia="Times New Roman" w:hAnsi="David" w:cs="David"/>
          <w:b/>
          <w:i/>
          <w:snapToGrid w:val="0"/>
          <w:sz w:val="26"/>
          <w:szCs w:val="24"/>
          <w:rtl/>
        </w:rPr>
        <w:t>התכניות</w:t>
      </w:r>
      <w:proofErr w:type="spellEnd"/>
      <w:r w:rsidRPr="00E56613">
        <w:rPr>
          <w:rFonts w:ascii="David" w:eastAsia="Times New Roman" w:hAnsi="David" w:cs="David"/>
          <w:b/>
          <w:i/>
          <w:snapToGrid w:val="0"/>
          <w:sz w:val="26"/>
          <w:szCs w:val="24"/>
          <w:rtl/>
        </w:rPr>
        <w:t>, השרטוטים, הפרטים והמסמכים שימסרו לקבלן למטרת העבודות:-</w:t>
      </w:r>
    </w:p>
    <w:p w14:paraId="17765A9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הם יישארו רכושו הבלעדי של המזמין אשר הינו בעל זכות היוצרים בהם, והקבלן ישמרם בסוד לא יערוך מהם העתקים ולא יעבירם לזולתו שלא לצורך בצוע העבודות.</w:t>
      </w:r>
    </w:p>
    <w:p w14:paraId="327E314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הקבלן להחזיקם במקום באתר שיתואם עם המפקח ולאפשר למפקח וכל מי שהורשה על ידו</w:t>
      </w:r>
      <w:r w:rsidRPr="00E56613">
        <w:rPr>
          <w:rFonts w:ascii="David" w:eastAsia="Times New Roman" w:hAnsi="David" w:cs="David"/>
          <w:b/>
          <w:i/>
          <w:snapToGrid w:val="0"/>
          <w:sz w:val="26"/>
          <w:szCs w:val="24"/>
          <w:rtl/>
        </w:rPr>
        <w:t xml:space="preserve"> לבדקם ולהשתמש בהם.</w:t>
      </w:r>
    </w:p>
    <w:p w14:paraId="2E34D27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אסור לקבלן להשתמש בהם למטרה כלשהי בלתי אם למטרת החוזה.</w:t>
      </w:r>
    </w:p>
    <w:p w14:paraId="3B7A49F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לפי דרישת המזמין, עם השלמת העבודות על הקבלן להחזירם בשלמות למזמין, בין אם הם הומצאו לו ע"י המזמין ובין אם הוכנו ע"י הקבלן בעצמו או ע"י אחרים.</w:t>
      </w:r>
    </w:p>
    <w:p w14:paraId="5D74477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ינהל תיקיה שתאפשר גישה נוחה והתמצאות בכל </w:t>
      </w:r>
      <w:proofErr w:type="spellStart"/>
      <w:r w:rsidRPr="00E56613">
        <w:rPr>
          <w:rFonts w:ascii="David" w:eastAsia="Times New Roman" w:hAnsi="David" w:cs="David"/>
          <w:b/>
          <w:i/>
          <w:snapToGrid w:val="0"/>
          <w:sz w:val="26"/>
          <w:szCs w:val="24"/>
          <w:rtl/>
        </w:rPr>
        <w:t>התכניות</w:t>
      </w:r>
      <w:proofErr w:type="spellEnd"/>
      <w:r w:rsidRPr="00E56613">
        <w:rPr>
          <w:rFonts w:ascii="David" w:eastAsia="Times New Roman" w:hAnsi="David" w:cs="David"/>
          <w:b/>
          <w:i/>
          <w:snapToGrid w:val="0"/>
          <w:sz w:val="26"/>
          <w:szCs w:val="24"/>
          <w:rtl/>
        </w:rPr>
        <w:t xml:space="preserve"> ואשר תעמוד לרשות המפקח. כמו כן ידביק הקבלן על לוחות את </w:t>
      </w:r>
      <w:proofErr w:type="spellStart"/>
      <w:r w:rsidRPr="00E56613">
        <w:rPr>
          <w:rFonts w:ascii="David" w:eastAsia="Times New Roman" w:hAnsi="David" w:cs="David"/>
          <w:b/>
          <w:i/>
          <w:snapToGrid w:val="0"/>
          <w:sz w:val="26"/>
          <w:szCs w:val="24"/>
          <w:rtl/>
        </w:rPr>
        <w:t>התכניות</w:t>
      </w:r>
      <w:proofErr w:type="spellEnd"/>
      <w:r w:rsidRPr="00E56613">
        <w:rPr>
          <w:rFonts w:ascii="David" w:eastAsia="Times New Roman" w:hAnsi="David" w:cs="David"/>
          <w:b/>
          <w:i/>
          <w:snapToGrid w:val="0"/>
          <w:sz w:val="26"/>
          <w:szCs w:val="24"/>
          <w:rtl/>
        </w:rPr>
        <w:t xml:space="preserve"> המשמשות לבצוע העבודות.</w:t>
      </w:r>
    </w:p>
    <w:p w14:paraId="50E5BB8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המפקח ינהל יומן שיסופק ע"י הקבלן בפורמט שיקבע ע"י המפקח, לפחות במקור </w:t>
      </w:r>
      <w:proofErr w:type="spellStart"/>
      <w:r w:rsidRPr="00E56613">
        <w:rPr>
          <w:rFonts w:ascii="David" w:eastAsia="Times New Roman" w:hAnsi="David" w:cs="David"/>
          <w:b/>
          <w:i/>
          <w:snapToGrid w:val="0"/>
          <w:sz w:val="26"/>
          <w:szCs w:val="24"/>
          <w:rtl/>
        </w:rPr>
        <w:t>וב</w:t>
      </w:r>
      <w:proofErr w:type="spellEnd"/>
      <w:r w:rsidRPr="00E56613">
        <w:rPr>
          <w:rFonts w:ascii="David" w:eastAsia="Times New Roman" w:hAnsi="David" w:cs="David"/>
          <w:b/>
          <w:i/>
          <w:snapToGrid w:val="0"/>
          <w:sz w:val="26"/>
          <w:szCs w:val="24"/>
          <w:rtl/>
        </w:rPr>
        <w:t xml:space="preserve"> -2 עותקים בו יירשמו כל הפרטים הנוגעים למהלך העבודה, הוראות שניתנו ע"י המפקח וכל פרטים נוספים שרישומם יידרש ע"י המפקח. על הקבלן לדאוג לכך שהיומן ישקף את כל מהלך בצוע העבודות.</w:t>
      </w:r>
    </w:p>
    <w:p w14:paraId="1857FF1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על הקבלן לרשום ביומן מדי יום פרטים בדבר:-</w:t>
      </w:r>
    </w:p>
    <w:p w14:paraId="02E1CF0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מספרם של העובדים לסוגיהם המועסקים על ידי הקבלן בבצוע העבודות.</w:t>
      </w:r>
    </w:p>
    <w:p w14:paraId="2BD0FA5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החומרים למיניהם המובאים לאתר או המוצאים ממנו, והשימוש בהם בעבודות.</w:t>
      </w:r>
    </w:p>
    <w:p w14:paraId="0B1FD20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הציוד המכאני המובא לאתר והשימוש בו, והוצאת ציוד מכני מהאתר.</w:t>
      </w:r>
    </w:p>
    <w:p w14:paraId="5EC9A79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תנאי מזג האוויר השוררים באתר.</w:t>
      </w:r>
    </w:p>
    <w:p w14:paraId="792F438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תקלות והפרעות בבצוע העבודות.</w:t>
      </w:r>
    </w:p>
    <w:p w14:paraId="253DFBD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התקדמות בצוע העבודות במשך היום.</w:t>
      </w:r>
    </w:p>
    <w:p w14:paraId="55F4301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המפקח ירשום ביומן :</w:t>
      </w:r>
    </w:p>
    <w:p w14:paraId="13E6B8C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שניתנו לקבלן על ידי המפקח.</w:t>
      </w:r>
    </w:p>
    <w:p w14:paraId="154B87E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הערות המפקח או היועץ בדבר מהלך בצוע העבודות.</w:t>
      </w:r>
    </w:p>
    <w:p w14:paraId="0DA8978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רישום מלא ושוטף של כל </w:t>
      </w:r>
      <w:proofErr w:type="spellStart"/>
      <w:r w:rsidRPr="00E56613">
        <w:rPr>
          <w:rFonts w:ascii="David" w:eastAsia="Times New Roman" w:hAnsi="David" w:cs="David"/>
          <w:b/>
          <w:i/>
          <w:snapToGrid w:val="0"/>
          <w:sz w:val="26"/>
          <w:szCs w:val="24"/>
          <w:rtl/>
        </w:rPr>
        <w:t>התכניות</w:t>
      </w:r>
      <w:proofErr w:type="spellEnd"/>
      <w:r w:rsidRPr="00E56613">
        <w:rPr>
          <w:rFonts w:ascii="David" w:eastAsia="Times New Roman" w:hAnsi="David" w:cs="David"/>
          <w:b/>
          <w:i/>
          <w:snapToGrid w:val="0"/>
          <w:sz w:val="26"/>
          <w:szCs w:val="24"/>
          <w:rtl/>
        </w:rPr>
        <w:t xml:space="preserve"> שנמסרו לקבלן, תוך ציון מספריהם הסידוריים.</w:t>
      </w:r>
    </w:p>
    <w:p w14:paraId="17CB141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היומן ישמש לפי הצורך גם למתן ורישום הערות המפקח ו/או מפקח הרשות המקומית ו/או היועצים לקבלן, ועל הקבלן לציית לכל הערות והוראות המפקח שנרשמו ביומן, בין אם בנוכחותו ובין אם בהעדרו.</w:t>
      </w:r>
    </w:p>
    <w:p w14:paraId="64CF0A6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למפקח לערוך ביומן כל רישום שיראה לנכון המתייחס בכל דרך שהיא לעבודות.</w:t>
      </w:r>
    </w:p>
    <w:p w14:paraId="75CEECE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לחתום מדי כל יום על היומן, ואולם הקבלן רשאי להסתייג מכל פרט מהפרטים הרשומים ביומן ע"י המפקח תוך 3 ימים מרישומם על ידי מסירת הודעה בכתב למפקח, ובלבד שדבר הסתייגותו של הקבלן ירשם ביומן.</w:t>
      </w:r>
    </w:p>
    <w:p w14:paraId="1E6351C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הודיע הקבלן על הסתייגות כאמור רואים אותו כאילו אישר את  נכונות הפרטים הרשומים ביומן, בין אם חתם עליהם ובין אם לאו.</w:t>
      </w:r>
    </w:p>
    <w:p w14:paraId="6346174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רישומים ביומן, פרט לאלה שהקבלן הסתייג מהם במפורש באופן האמור לעיל, יחייבו את הקבלן וישמשו כראיה בין הצדדים על העבודות הכלולות בהם. רישומים ביומן לא </w:t>
      </w:r>
      <w:r w:rsidRPr="00E56613">
        <w:rPr>
          <w:rFonts w:ascii="David" w:eastAsia="Times New Roman" w:hAnsi="David" w:cs="David"/>
          <w:b/>
          <w:i/>
          <w:snapToGrid w:val="0"/>
          <w:sz w:val="26"/>
          <w:szCs w:val="24"/>
          <w:rtl/>
        </w:rPr>
        <w:lastRenderedPageBreak/>
        <w:t>יחייבו את המזמין אלא אם נחתמו ע"י המפקח, וגם במקרה זה לא ישמשו כשלעצמם עילה לדרישת כל תשלום.</w:t>
      </w:r>
    </w:p>
    <w:p w14:paraId="12F8485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באחריות הקבלן לוודא רישום ביומן של הוראות המפקח וחתימת המפקח בצד כל הנחיה שנתן המפקח לקבלן. נתן המפקח הנחיה בע"פ, יוודא הקבלן רישומה ביומן והחתמת המפקח בתוך 24 שעות ממועד נתינתה.</w:t>
      </w:r>
    </w:p>
    <w:p w14:paraId="59FC6FB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עותק אחד מהיומן יימסר מדי יום למפקח ועותק אחד ישמר באתר.</w:t>
      </w:r>
    </w:p>
    <w:p w14:paraId="4455F90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יערוך וימסור למפקח בכל עת לפי דרישתו ולא יאוחר מאשר עד למסירת העבודות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המשקפות את העבודות כפי שבוצעו בפועל (להלן - "</w:t>
      </w:r>
      <w:proofErr w:type="spellStart"/>
      <w:r w:rsidRPr="00E56613">
        <w:rPr>
          <w:rFonts w:ascii="David" w:eastAsia="Times New Roman" w:hAnsi="David" w:cs="David"/>
          <w:bCs/>
          <w:i/>
          <w:snapToGrid w:val="0"/>
          <w:sz w:val="26"/>
          <w:szCs w:val="24"/>
          <w:rtl/>
        </w:rPr>
        <w:t>תכניות</w:t>
      </w:r>
      <w:proofErr w:type="spellEnd"/>
      <w:r w:rsidRPr="00E56613">
        <w:rPr>
          <w:rFonts w:ascii="David" w:eastAsia="Times New Roman" w:hAnsi="David" w:cs="David"/>
          <w:bCs/>
          <w:i/>
          <w:snapToGrid w:val="0"/>
          <w:sz w:val="26"/>
          <w:szCs w:val="24"/>
          <w:rtl/>
        </w:rPr>
        <w:t xml:space="preserve"> עדות</w:t>
      </w:r>
      <w:r w:rsidRPr="00E56613">
        <w:rPr>
          <w:rFonts w:ascii="David" w:eastAsia="Times New Roman" w:hAnsi="David" w:cs="David"/>
          <w:b/>
          <w:i/>
          <w:snapToGrid w:val="0"/>
          <w:sz w:val="26"/>
          <w:szCs w:val="24"/>
          <w:rtl/>
        </w:rPr>
        <w:t>" -"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00EB50C8">
        <w:rPr>
          <w:rFonts w:ascii="David" w:eastAsia="Times New Roman" w:hAnsi="David" w:cs="David"/>
          <w:b/>
          <w:i/>
          <w:snapToGrid w:val="0"/>
          <w:sz w:val="26"/>
          <w:szCs w:val="24"/>
          <w:rtl/>
        </w:rPr>
        <w:t xml:space="preserve"> ") במדיה מגנטית. </w:t>
      </w:r>
      <w:proofErr w:type="spellStart"/>
      <w:r w:rsidR="00EB50C8">
        <w:rPr>
          <w:rFonts w:ascii="David" w:eastAsia="Times New Roman" w:hAnsi="David" w:cs="David"/>
          <w:b/>
          <w:i/>
          <w:snapToGrid w:val="0"/>
          <w:sz w:val="26"/>
          <w:szCs w:val="24"/>
          <w:rtl/>
        </w:rPr>
        <w:t>ת</w:t>
      </w:r>
      <w:r w:rsidRPr="00E56613">
        <w:rPr>
          <w:rFonts w:ascii="David" w:eastAsia="Times New Roman" w:hAnsi="David" w:cs="David"/>
          <w:b/>
          <w:i/>
          <w:snapToGrid w:val="0"/>
          <w:sz w:val="26"/>
          <w:szCs w:val="24"/>
          <w:rtl/>
        </w:rPr>
        <w:t>כניות</w:t>
      </w:r>
      <w:proofErr w:type="spellEnd"/>
      <w:r w:rsidRPr="00E56613">
        <w:rPr>
          <w:rFonts w:ascii="David" w:eastAsia="Times New Roman" w:hAnsi="David" w:cs="David"/>
          <w:b/>
          <w:i/>
          <w:snapToGrid w:val="0"/>
          <w:sz w:val="26"/>
          <w:szCs w:val="24"/>
          <w:rtl/>
        </w:rPr>
        <w:t xml:space="preserve"> העדות תהיינה ערוכות באופן שיקבע ע"י המפקח ולהנחת דעתו וחתומות ע"י מודד מוסמך.</w:t>
      </w:r>
    </w:p>
    <w:p w14:paraId="3140251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4DBB422"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שינויים, הוספות והפחתות</w:t>
      </w:r>
    </w:p>
    <w:p w14:paraId="7B9A287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i/>
          <w:snapToGrid w:val="0"/>
          <w:sz w:val="26"/>
          <w:szCs w:val="24"/>
          <w:rtl/>
        </w:rPr>
        <w:t>בכפוף להוראות סעיף 22.2 להלן רשאי המפקח להורות בכל עת שימצא  לנכון על כל שנוי בעבודות</w:t>
      </w:r>
      <w:r w:rsidRPr="00E56613">
        <w:rPr>
          <w:rFonts w:ascii="David" w:eastAsia="Times New Roman" w:hAnsi="David" w:cs="David"/>
          <w:b/>
          <w:i/>
          <w:snapToGrid w:val="0"/>
          <w:sz w:val="26"/>
          <w:szCs w:val="24"/>
          <w:rtl/>
        </w:rPr>
        <w:t xml:space="preserve"> לרבות - צורתן, אופיין, סגנונן, איכותן, סוגן, גודלן, כמותן, גובהן, מתארן וממדיהן, לרבות תוספות ועבודות נוספות, או צמצום, הפחתות או בטול עבודות ובכלל זה שינויים בדירות מסוימות בהתאם לדרישת המזמין (להלן בשם הכולל - "</w:t>
      </w:r>
      <w:r w:rsidRPr="00E56613">
        <w:rPr>
          <w:rFonts w:ascii="David" w:eastAsia="Times New Roman" w:hAnsi="David" w:cs="David"/>
          <w:bCs/>
          <w:i/>
          <w:snapToGrid w:val="0"/>
          <w:sz w:val="26"/>
          <w:szCs w:val="24"/>
          <w:rtl/>
        </w:rPr>
        <w:t>שנויים</w:t>
      </w:r>
      <w:r w:rsidRPr="00E56613">
        <w:rPr>
          <w:rFonts w:ascii="David" w:eastAsia="Times New Roman" w:hAnsi="David" w:cs="David"/>
          <w:b/>
          <w:i/>
          <w:snapToGrid w:val="0"/>
          <w:sz w:val="26"/>
          <w:szCs w:val="24"/>
          <w:rtl/>
        </w:rPr>
        <w:t>") הכול כפי שימצא לנכון, והקבלן מתחייב למלא אחר הוראותיו.</w:t>
      </w:r>
    </w:p>
    <w:p w14:paraId="640FF65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הוראת המפקח על שנוי בעבודות לפי סעיף 22.1 לעיל תקרא פקודת שנויים ותינתן בכתב.</w:t>
      </w:r>
    </w:p>
    <w:p w14:paraId="536B150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בכל מקרה שהקבלן צופה שבשל הוראה או היעדר הוראה של המפקח, צפויה תוספת למחיר הכולל, ידווח הקבלן בכתב למזמין וידרוש את אישורו לתוספת המבוקשת על ידי הקבלן.</w:t>
      </w:r>
    </w:p>
    <w:p w14:paraId="4E1316D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בכפיפה להוראות סעיף 22.12 להלן, לקבלן לא תהיה רשות לעשות שנוי כלשהו על דעת עצמו, ואם שנוי כזה הוצא לפועל, על הקבלן להרוס את העבודה הנדונה או לשנותה על חשבונו בהתאם להוראות המפקח.</w:t>
      </w:r>
    </w:p>
    <w:p w14:paraId="4D61349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 xml:space="preserve">ערכו של כל שנוי שבוצע בהתאם לפקודת שנויים יקבע ע"י המפקח. אין הקבלן רשאי </w:t>
      </w:r>
      <w:r w:rsidRPr="00E56613">
        <w:rPr>
          <w:rFonts w:ascii="David" w:eastAsia="Times New Roman" w:hAnsi="David" w:cs="David"/>
          <w:b/>
          <w:i/>
          <w:snapToGrid w:val="0"/>
          <w:sz w:val="26"/>
          <w:szCs w:val="24"/>
          <w:rtl/>
        </w:rPr>
        <w:t>לעכב את ביצועו של השנוי מחמת אי קביעת ערכו.</w:t>
      </w:r>
    </w:p>
    <w:p w14:paraId="252C4F7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לצורך קביעת ערכם של השינויים יתחשב המפקח ב-"מאגר המחירים לענף הבניה", בהוצאת "דקל", הידוע במועד הזמנת השינוי, ללא תוספת % קבלן ראשי ובהנחה בשיעור 20%. בהיעדר מחירי יחידות במחירון דקל הנ"ל, יתחשב המפקח בניתוח מחיר על בסיס מחירים הידועים לו בפרויקטים אחרים לעבודות דומות או לחלופין בהצעות מחיר סופיות של לפחות שלושה קבלני משנה ו/או ספקים שיגיש הקבלן בתוספת 8%. המפקח רשאי להתחשב גם בהצעה ו/או הצעות סופיות נוספות של קבלני משנה ו/או ספקים אחרים שיקבעו על ידו בתוספת בשיעור הנקוב בנספח 3.1.1. על אף האמור לעיל ולהלן, שינויים שיידרשו ע"י המזמין לפני ביצוע אותן עבודות רלוונטיות אשר לפי קביעת המפקח אין בהם תוספת עלות עבור הקבלן, יבוצעו ע"י הקבלן ללא תמורה נוספת.</w:t>
      </w:r>
    </w:p>
    <w:p w14:paraId="2FF064D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דרש המפקח באישור המזמין בפקודת שנויים את בצועה של עבודה על בסיס עבודה יומית, יודיע על כך לקבלן בפקודת השנויים והקבלן יבוא על שכרו בעד בצוע העבודה כדלקמן:-</w:t>
      </w:r>
    </w:p>
    <w:p w14:paraId="3458535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זכאי לתשלומים בגין עלות החומרים ושכר העבודה שהושקעו בעבודות. העלות תקבע לפי אופן קביעת המחירים כמפורט בסעיף 22.4.</w:t>
      </w:r>
    </w:p>
    <w:p w14:paraId="3B81C091"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בגין הוצאות טעינה, הובלה, פריקה וציוד מכני כבד, לא תשולם תוספת נפרדת.</w:t>
      </w:r>
    </w:p>
    <w:p w14:paraId="7BC5489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עלויות החומרים, העבודה וההוצאות לצורך סעיף זה תקבענה ע"י המפקח על יסוד דו"חות שיגיש הקבלן לשביעת רצונו של המפקח ואשר יכללו:-</w:t>
      </w:r>
    </w:p>
    <w:p w14:paraId="5A7F123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כמויות החומרים שהושקעו בעבודה. </w:t>
      </w:r>
    </w:p>
    <w:p w14:paraId="57E997F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שמות העובדים, מקצועותיהם, סוגיהם במקצוע, וכן ימי העבודה, שעות העבודה, ושכר העבודה, כולל הטבות סוציאליות בטוח לאומי ותשלומי חובה אחרים של כל עובד ועובד.</w:t>
      </w:r>
    </w:p>
    <w:p w14:paraId="377811CF"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טעינה, הובלה ופריקה.</w:t>
      </w:r>
    </w:p>
    <w:p w14:paraId="145010B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ציוד מכני כבד.</w:t>
      </w:r>
    </w:p>
    <w:p w14:paraId="5E9CE549"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41507F2"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הדוחות האמורים בפסקאות 22.5.2.1, 22.5.2.3 ו - 22.5.2.4  לעיל ימסרו למפקח בשני העתקים בסוף כל שבוע ודוחות על העובדים כאמור </w:t>
      </w:r>
      <w:r w:rsidR="00EB50C8" w:rsidRPr="00E56613">
        <w:rPr>
          <w:rFonts w:ascii="David" w:eastAsia="Times New Roman" w:hAnsi="David" w:cs="David" w:hint="cs"/>
          <w:snapToGrid w:val="0"/>
          <w:sz w:val="24"/>
          <w:szCs w:val="24"/>
          <w:rtl/>
        </w:rPr>
        <w:t>בפסקה</w:t>
      </w:r>
      <w:r w:rsidRPr="00E56613">
        <w:rPr>
          <w:rFonts w:ascii="David" w:eastAsia="Times New Roman" w:hAnsi="David" w:cs="David"/>
          <w:snapToGrid w:val="0"/>
          <w:sz w:val="24"/>
          <w:szCs w:val="24"/>
          <w:rtl/>
        </w:rPr>
        <w:t xml:space="preserve"> 22.5.2.2 לעיל ימסרו למפקח בשני העתקים לאחר כל יום עבודה; אחד ההעתקים מכל דו"ח יאושר ע"י המפקח, אם ימצאנו ראוי לאשור ויוחזר לקבלן לשם הגשתו לתשלום.</w:t>
      </w:r>
    </w:p>
    <w:p w14:paraId="75DEB45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לעכב בצוע שנויים מחמת שלא נקבע ערכם אלא באשור המפקח.</w:t>
      </w:r>
    </w:p>
    <w:p w14:paraId="7BBA51B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 הקבלן פקודת שנויים שלא נקבע בה ערכו של השנוי, והוא בדעה שהשנוי מחייב את העלאת שכר הקבלן - יודיע בכתב למפקח ולמזמין בהקדם האפשרי על כוונתו לבקש העלאת שכר הקבלן כאמור. עברו עשרה ימים מיום מתן פקודת השנויים מבלי שהקבלן פנה בכתב כאמור, רואים אותו כאילו הסכים לכך שהשנוי לא ישפיע על שכר הקבלן. הודיע הקבלן על דרישה כאמור אין בשתיקת המזמין כדי לחייבו במאומה.</w:t>
      </w:r>
    </w:p>
    <w:p w14:paraId="35DEA68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מחיר העבודות יגדל או יפחת, לפי המקרה, בהתאם לערכם של השנויים כמפורט לעיל.</w:t>
      </w:r>
    </w:p>
    <w:p w14:paraId="39A7BEB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נדרש הקבלן לבצע שנויים לאחר שהחל בעבודות אליהן מתייחסים השנויים או לאחר שהזמין את החומרים הנדרשים לבצוע אותן עבודות, יחזיר המזמין לקבלן את הוצאותיו בקשר לעבודות וחומרים כנ"ל לאחר שתובא בחשבון התועלת שהקבלן עשוי עדיין להפיק מהם. המפקח יהיה הקובע את הסכום שיהא על המזמין להחזיר לקבלן בהתאם להוראות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w:t>
      </w:r>
    </w:p>
    <w:p w14:paraId="734D6B3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ומוסכם במפורש כי בצוע שנויים אינו דוחה את המועד הקבוע להשלמת בצוע העבודות ומסירתן למזמין, וכי הקבלן אחראי גם להשלמת בצוע השנויים במועד הנקוב לגמר בצוע העבודות, בכפיפה אך ורק להוראות סעיף 10.12 לעיל.</w:t>
      </w:r>
    </w:p>
    <w:p w14:paraId="7C17284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מחובת הקבלן שלא לעכב ביצוע שינויים מחמת אי קביעת ערכם, הרי שבמקרה והתגלעה מחלוקת בין הצדדים לגבי מחיר שנויים וטרם הוחל בביצועם, יהא המזמין זכאי אך לא חייב, לבצע השנויים באמצעות קבלן אחר. אין באמור כדי לגרוע מאחריות הקבלן לשפות את המזמין במידה והמחיר ששילם לקבלן האחר גבוה מהמחיר שהיה עליו לשלם לקבלן.</w:t>
      </w:r>
    </w:p>
    <w:p w14:paraId="1F70D2A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Cs/>
          <w:i/>
          <w:snapToGrid w:val="0"/>
          <w:sz w:val="26"/>
          <w:szCs w:val="24"/>
          <w:rtl/>
        </w:rPr>
      </w:pPr>
      <w:r w:rsidRPr="00E56613">
        <w:rPr>
          <w:rFonts w:ascii="David" w:eastAsia="Times New Roman" w:hAnsi="David" w:cs="David"/>
          <w:bCs/>
          <w:i/>
          <w:snapToGrid w:val="0"/>
          <w:sz w:val="26"/>
          <w:szCs w:val="24"/>
          <w:u w:val="single"/>
          <w:rtl/>
        </w:rPr>
        <w:t>שינויים ותוספות שיוזמנו ע"י רוכשים</w:t>
      </w:r>
    </w:p>
    <w:p w14:paraId="464F418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הפקת </w:t>
      </w:r>
      <w:proofErr w:type="spellStart"/>
      <w:r w:rsidRPr="00E56613">
        <w:rPr>
          <w:rFonts w:ascii="David" w:eastAsia="Times New Roman" w:hAnsi="David" w:cs="David"/>
          <w:snapToGrid w:val="0"/>
          <w:sz w:val="24"/>
          <w:szCs w:val="24"/>
          <w:rtl/>
        </w:rPr>
        <w:t>תכניות</w:t>
      </w:r>
      <w:proofErr w:type="spellEnd"/>
      <w:r w:rsidRPr="00E56613">
        <w:rPr>
          <w:rFonts w:ascii="David" w:eastAsia="Times New Roman" w:hAnsi="David" w:cs="David"/>
          <w:snapToGrid w:val="0"/>
          <w:sz w:val="24"/>
          <w:szCs w:val="24"/>
          <w:rtl/>
        </w:rPr>
        <w:t xml:space="preserve"> שינויי דיירים יבוצעו בתכנת שרטוט של </w:t>
      </w:r>
      <w:proofErr w:type="spellStart"/>
      <w:r w:rsidRPr="00E56613">
        <w:rPr>
          <w:rFonts w:ascii="David" w:eastAsia="Times New Roman" w:hAnsi="David" w:cs="David"/>
          <w:snapToGrid w:val="0"/>
          <w:sz w:val="24"/>
          <w:szCs w:val="24"/>
          <w:rtl/>
        </w:rPr>
        <w:t>אוטוקד</w:t>
      </w:r>
      <w:proofErr w:type="spellEnd"/>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Pr>
        <w:t>AUTOCAD</w:t>
      </w:r>
      <w:r w:rsidRPr="00E56613">
        <w:rPr>
          <w:rFonts w:ascii="David" w:eastAsia="Times New Roman" w:hAnsi="David" w:cs="David"/>
          <w:snapToGrid w:val="0"/>
          <w:sz w:val="24"/>
          <w:szCs w:val="24"/>
          <w:rtl/>
        </w:rPr>
        <w:t xml:space="preserve">) הקבלן יקבל את קבצי </w:t>
      </w:r>
      <w:proofErr w:type="spellStart"/>
      <w:r w:rsidRPr="00E56613">
        <w:rPr>
          <w:rFonts w:ascii="David" w:eastAsia="Times New Roman" w:hAnsi="David" w:cs="David"/>
          <w:snapToGrid w:val="0"/>
          <w:sz w:val="24"/>
          <w:szCs w:val="24"/>
          <w:rtl/>
        </w:rPr>
        <w:t>התכניות</w:t>
      </w:r>
      <w:proofErr w:type="spellEnd"/>
      <w:r w:rsidRPr="00E56613">
        <w:rPr>
          <w:rFonts w:ascii="David" w:eastAsia="Times New Roman" w:hAnsi="David" w:cs="David"/>
          <w:snapToGrid w:val="0"/>
          <w:sz w:val="24"/>
          <w:szCs w:val="24"/>
          <w:rtl/>
        </w:rPr>
        <w:t xml:space="preserve"> לביצוע של הפרויקט מאת מתכנני ויועצי הפרויקט (אדריכל, חשמל, אינסטלציה ומיזוג אוויר) בפורמט </w:t>
      </w:r>
      <w:proofErr w:type="spellStart"/>
      <w:r w:rsidRPr="00E56613">
        <w:rPr>
          <w:rFonts w:ascii="David" w:eastAsia="Times New Roman" w:hAnsi="David" w:cs="David"/>
          <w:snapToGrid w:val="0"/>
          <w:sz w:val="24"/>
          <w:szCs w:val="24"/>
          <w:rtl/>
        </w:rPr>
        <w:t>אוטוקאד</w:t>
      </w:r>
      <w:proofErr w:type="spellEnd"/>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Pr>
        <w:t>DWG</w:t>
      </w:r>
      <w:r w:rsidRPr="00E56613">
        <w:rPr>
          <w:rFonts w:ascii="David" w:eastAsia="Times New Roman" w:hAnsi="David" w:cs="David"/>
          <w:snapToGrid w:val="0"/>
          <w:sz w:val="24"/>
          <w:szCs w:val="24"/>
          <w:rtl/>
        </w:rPr>
        <w:t xml:space="preserve">) ויכין </w:t>
      </w:r>
      <w:proofErr w:type="spellStart"/>
      <w:r w:rsidRPr="00E56613">
        <w:rPr>
          <w:rFonts w:ascii="David" w:eastAsia="Times New Roman" w:hAnsi="David" w:cs="David"/>
          <w:snapToGrid w:val="0"/>
          <w:sz w:val="24"/>
          <w:szCs w:val="24"/>
          <w:rtl/>
        </w:rPr>
        <w:t>תכניות</w:t>
      </w:r>
      <w:proofErr w:type="spellEnd"/>
      <w:r w:rsidRPr="00E56613">
        <w:rPr>
          <w:rFonts w:ascii="David" w:eastAsia="Times New Roman" w:hAnsi="David" w:cs="David"/>
          <w:snapToGrid w:val="0"/>
          <w:sz w:val="24"/>
          <w:szCs w:val="24"/>
          <w:rtl/>
        </w:rPr>
        <w:t xml:space="preserve"> אדריכליות, חשמל, אינסטלציה ומיזוג אוויר/אוורור לכל דירה בנפרד </w:t>
      </w:r>
      <w:proofErr w:type="spellStart"/>
      <w:r w:rsidRPr="00E56613">
        <w:rPr>
          <w:rFonts w:ascii="David" w:eastAsia="Times New Roman" w:hAnsi="David" w:cs="David"/>
          <w:snapToGrid w:val="0"/>
          <w:sz w:val="24"/>
          <w:szCs w:val="24"/>
          <w:rtl/>
        </w:rPr>
        <w:t>קנ"מ</w:t>
      </w:r>
      <w:proofErr w:type="spellEnd"/>
      <w:r w:rsidRPr="00E56613">
        <w:rPr>
          <w:rFonts w:ascii="David" w:eastAsia="Times New Roman" w:hAnsi="David" w:cs="David"/>
          <w:snapToGrid w:val="0"/>
          <w:sz w:val="24"/>
          <w:szCs w:val="24"/>
          <w:rtl/>
        </w:rPr>
        <w:t xml:space="preserve"> 1:50 כאשר בתוכניות אלה יופיעו רק חלק מפרטי </w:t>
      </w:r>
      <w:proofErr w:type="spellStart"/>
      <w:r w:rsidRPr="00E56613">
        <w:rPr>
          <w:rFonts w:ascii="David" w:eastAsia="Times New Roman" w:hAnsi="David" w:cs="David"/>
          <w:snapToGrid w:val="0"/>
          <w:sz w:val="24"/>
          <w:szCs w:val="24"/>
          <w:rtl/>
        </w:rPr>
        <w:t>התכניות</w:t>
      </w:r>
      <w:proofErr w:type="spellEnd"/>
      <w:r w:rsidRPr="00E56613">
        <w:rPr>
          <w:rFonts w:ascii="David" w:eastAsia="Times New Roman" w:hAnsi="David" w:cs="David"/>
          <w:snapToGrid w:val="0"/>
          <w:sz w:val="24"/>
          <w:szCs w:val="24"/>
          <w:rtl/>
        </w:rPr>
        <w:t xml:space="preserve"> "לביצוע", בהתאם להנחיות </w:t>
      </w:r>
      <w:r w:rsidR="00EB50C8" w:rsidRPr="00E56613">
        <w:rPr>
          <w:rFonts w:ascii="David" w:eastAsia="Times New Roman" w:hAnsi="David" w:cs="David" w:hint="cs"/>
          <w:snapToGrid w:val="0"/>
          <w:sz w:val="24"/>
          <w:szCs w:val="24"/>
          <w:rtl/>
        </w:rPr>
        <w:t>שיינתנ</w:t>
      </w:r>
      <w:r w:rsidR="00EB50C8"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על</w:t>
      </w:r>
      <w:r w:rsidR="00EB50C8">
        <w:rPr>
          <w:rFonts w:ascii="David" w:eastAsia="Times New Roman" w:hAnsi="David" w:cs="David"/>
          <w:snapToGrid w:val="0"/>
          <w:sz w:val="24"/>
          <w:szCs w:val="24"/>
          <w:rtl/>
        </w:rPr>
        <w:t xml:space="preserve"> ידי המפקח. כמו כן יכין הקבלן </w:t>
      </w:r>
      <w:proofErr w:type="spellStart"/>
      <w:r w:rsidR="00EB50C8">
        <w:rPr>
          <w:rFonts w:ascii="David" w:eastAsia="Times New Roman" w:hAnsi="David" w:cs="David"/>
          <w:snapToGrid w:val="0"/>
          <w:sz w:val="24"/>
          <w:szCs w:val="24"/>
          <w:rtl/>
        </w:rPr>
        <w:t>ת</w:t>
      </w:r>
      <w:r w:rsidRPr="00E56613">
        <w:rPr>
          <w:rFonts w:ascii="David" w:eastAsia="Times New Roman" w:hAnsi="David" w:cs="David"/>
          <w:snapToGrid w:val="0"/>
          <w:sz w:val="24"/>
          <w:szCs w:val="24"/>
          <w:rtl/>
        </w:rPr>
        <w:t>כניות</w:t>
      </w:r>
      <w:proofErr w:type="spellEnd"/>
      <w:r w:rsidRPr="00E56613">
        <w:rPr>
          <w:rFonts w:ascii="David" w:eastAsia="Times New Roman" w:hAnsi="David" w:cs="David"/>
          <w:snapToGrid w:val="0"/>
          <w:sz w:val="24"/>
          <w:szCs w:val="24"/>
          <w:rtl/>
        </w:rPr>
        <w:t xml:space="preserve"> ופריסות </w:t>
      </w:r>
      <w:proofErr w:type="spellStart"/>
      <w:r w:rsidRPr="00E56613">
        <w:rPr>
          <w:rFonts w:ascii="David" w:eastAsia="Times New Roman" w:hAnsi="David" w:cs="David"/>
          <w:snapToGrid w:val="0"/>
          <w:sz w:val="24"/>
          <w:szCs w:val="24"/>
          <w:rtl/>
        </w:rPr>
        <w:t>בקנ"מ</w:t>
      </w:r>
      <w:proofErr w:type="spellEnd"/>
      <w:r w:rsidRPr="00E56613">
        <w:rPr>
          <w:rFonts w:ascii="David" w:eastAsia="Times New Roman" w:hAnsi="David" w:cs="David"/>
          <w:snapToGrid w:val="0"/>
          <w:sz w:val="24"/>
          <w:szCs w:val="24"/>
          <w:rtl/>
        </w:rPr>
        <w:t xml:space="preserve"> 1:25 למטבחים בכל דירה. הקבלן ישלח לרוכשי הדירות "תיק דייר" שיכלול העתקים מתוכניות הדירה, טבלה המפרטת את רשימת הספקים בפרויקט, אפשרויות הבחירה (כולל קטלוגים) של הריצופים, החיפויים, הכלים הסניטאריים, הברזים, ארונות המטבח, ארונות האמבטיה/חדרי הרחצה, המטחים במטבח ובחדרי האמבטיה/רחצה, רחצה, דלתות הפנים, דלתות הכניסה, כמויות הפריטים, מחירון שינויי דיירים ותוספות, סך הזיכוי בגין כל פריט אצל הספק (במקרה בו הרוכש יזמין פריט חלופי אצל הספק בהתאם למחיר הזיכוי שנקבע בין הספק או הקבלן הממונה למזמין) ובחברה (במקרה בו הרוכש לא יזמין פריט חלופי ואז מחירי הזיכוי לא יהיו קטנים ממחירי היסוד שנקבעו בחוזה זה ונספחיו). פורמט קלסר, נוסח ופרטי  "תיק הדייר" יועבר לאישור המזמין והמפקח לפני שליחתו לרוכשי הדירות.</w:t>
      </w:r>
    </w:p>
    <w:p w14:paraId="69922D49" w14:textId="77777777" w:rsidR="00E56613" w:rsidRPr="00E56613" w:rsidRDefault="00E56613" w:rsidP="00E56613">
      <w:pPr>
        <w:spacing w:before="0" w:beforeAutospacing="0" w:after="0" w:afterAutospacing="0" w:line="240" w:lineRule="auto"/>
        <w:ind w:left="964"/>
        <w:jc w:val="both"/>
        <w:rPr>
          <w:rFonts w:ascii="David" w:eastAsia="Times New Roman" w:hAnsi="David" w:cs="Arial"/>
          <w:snapToGrid w:val="0"/>
          <w:sz w:val="24"/>
          <w:szCs w:val="24"/>
          <w:rtl/>
        </w:rPr>
      </w:pPr>
    </w:p>
    <w:p w14:paraId="27E047C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lastRenderedPageBreak/>
        <w:t>באחריות הקבלן לקבל מנציג המכירות של המזמין עדכון מדי שבוע לפחות בדבר חתימת חוזי מכר או בקשות רכישה בפרויקט.</w:t>
      </w:r>
    </w:p>
    <w:p w14:paraId="622E533D" w14:textId="77777777" w:rsidR="00E56613" w:rsidRPr="00E56613" w:rsidRDefault="00E56613" w:rsidP="00E56613">
      <w:pPr>
        <w:spacing w:before="0" w:beforeAutospacing="0" w:after="0" w:afterAutospacing="0" w:line="240" w:lineRule="auto"/>
        <w:ind w:left="1963" w:hanging="251"/>
        <w:jc w:val="both"/>
        <w:rPr>
          <w:rFonts w:ascii="David" w:eastAsia="Times New Roman" w:hAnsi="David" w:cs="David"/>
          <w:snapToGrid w:val="0"/>
          <w:sz w:val="24"/>
          <w:szCs w:val="24"/>
          <w:u w:val="single"/>
          <w:rtl/>
        </w:rPr>
      </w:pPr>
    </w:p>
    <w:p w14:paraId="263C42F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לבצע עבור רוכש/ים שיבקש/ו זאת, עבודות "שינויים ותוספות" (להלן ביחד - "</w:t>
      </w:r>
      <w:r w:rsidRPr="00E56613">
        <w:rPr>
          <w:rFonts w:ascii="David" w:eastAsia="Times New Roman" w:hAnsi="David" w:cs="David"/>
          <w:b/>
          <w:bCs/>
          <w:snapToGrid w:val="0"/>
          <w:sz w:val="24"/>
          <w:szCs w:val="24"/>
          <w:rtl/>
        </w:rPr>
        <w:t>שינויים</w:t>
      </w:r>
      <w:r w:rsidRPr="00E56613">
        <w:rPr>
          <w:rFonts w:ascii="David" w:eastAsia="Times New Roman" w:hAnsi="David" w:cs="David"/>
          <w:snapToGrid w:val="0"/>
          <w:sz w:val="24"/>
          <w:szCs w:val="24"/>
          <w:rtl/>
        </w:rPr>
        <w:t>"), בהתאם למחירון שינויי דיירים המפורסם ב"מאגר מחירי שיפוצים, תחזוקה ובניה בהיקפים קטנים בהוצאת דקל שרותי מחשב להנדסה בע"מ" הידוע במועד חתימת חוזה זה, ובהעדר סעיף מתאים במחירון הנ"ל, בהתאם למחירים המפורסמים ב"מאגר מחירים לענף הבניה" בהוצאת דקל שרותי מחשב להנדסה בע"מ, בכפוף לקיומם המצטבר של התנאים וההוראות המפורטים להלן ובהתאם לאמור בסעיף 17.6 לעיל:</w:t>
      </w:r>
    </w:p>
    <w:p w14:paraId="70E20EF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שינויים שהרוכש יהיה זכאי להזמין אצל הקבלן והקבלן יהיה מחויב לבצעם, מתייחסים אך ורק לעבודות בתוך הדירה, ללא פגיעה בקירות חיצוניים של הדירה או בחזות החיצונית של הבניין ו/או בחדר המדרגות ו/או ברכוש משותף של הבניין ו/או בזכויות הרוכשים האחרים והינם מסוג עבודות שאינן דורשות שינוי להיתר הבניה, ו/או שינוי באלמנטים קונסטרוקטיביים של המבנה (למעט אם המזמין ידרוש זאת בכתב) רוכש יהיה זכאי להזמין במסגרת "שינויים ותוספות", אספקת מוצר </w:t>
      </w:r>
      <w:r w:rsidR="00EB50C8" w:rsidRPr="00E56613">
        <w:rPr>
          <w:rFonts w:ascii="David" w:eastAsia="Times New Roman" w:hAnsi="David" w:cs="David" w:hint="cs"/>
          <w:b/>
          <w:i/>
          <w:snapToGrid w:val="0"/>
          <w:sz w:val="26"/>
          <w:szCs w:val="24"/>
          <w:rtl/>
        </w:rPr>
        <w:t>סטנדרטי</w:t>
      </w:r>
      <w:r w:rsidRPr="00E56613">
        <w:rPr>
          <w:rFonts w:ascii="David" w:eastAsia="Times New Roman" w:hAnsi="David" w:cs="David"/>
          <w:b/>
          <w:i/>
          <w:snapToGrid w:val="0"/>
          <w:sz w:val="26"/>
          <w:szCs w:val="24"/>
          <w:rtl/>
        </w:rPr>
        <w:t xml:space="preserve">/ מוצר משודרג, ללא הרכבתו/ או התקנתו. </w:t>
      </w:r>
    </w:p>
    <w:p w14:paraId="2B640E2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לקבל מכל רוכש שיהיה מעוניין בכך, רשימת שינויים מסודרת, למסור אותה, לפי הצורך המקצועי ליועץ ו/או ליועצים ע"ח הרוכש, אשר השינויים מתייחסים לתחום ייעוצם, ולקבל על כך את אישורו ו/או אישורם כאמור, להכין </w:t>
      </w:r>
      <w:proofErr w:type="spellStart"/>
      <w:r w:rsidRPr="00E56613">
        <w:rPr>
          <w:rFonts w:ascii="David" w:eastAsia="Times New Roman" w:hAnsi="David" w:cs="David"/>
          <w:b/>
          <w:i/>
          <w:snapToGrid w:val="0"/>
          <w:sz w:val="26"/>
          <w:szCs w:val="24"/>
          <w:rtl/>
        </w:rPr>
        <w:t>תכניות</w:t>
      </w:r>
      <w:proofErr w:type="spellEnd"/>
      <w:r w:rsidRPr="00E56613">
        <w:rPr>
          <w:rFonts w:ascii="David" w:eastAsia="Times New Roman" w:hAnsi="David" w:cs="David"/>
          <w:b/>
          <w:i/>
          <w:snapToGrid w:val="0"/>
          <w:sz w:val="26"/>
          <w:szCs w:val="24"/>
          <w:rtl/>
        </w:rPr>
        <w:t xml:space="preserve"> שינוי דיירים ממוחשבות בקנה מידה 1:50 לבינוי, חשמל, אינסטלציה מיזוג אוויר ואוורור ופקודת שינויים הכוללת את מחיר השינויים המוצע על ידו, ובה פירוט ההפחתות ו/או התוספות הכרוכות בביצוע השינויים ולהמציא כל אלה למפקח לאישורו.</w:t>
      </w:r>
    </w:p>
    <w:p w14:paraId="387F45C8"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הצעות מחיר לביצוע שינויים יינתנו גם לרוכשים אשר טרם חתמו על הסכם המכר ומתנים רכישת הדירה במידע על עלויות השינויים (המזמין רשאי לבקש גם אומדן).</w:t>
      </w:r>
    </w:p>
    <w:p w14:paraId="05A4E72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2452A7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מחיר השינויים לא יעלה על המפורט לעיל, כשהוא צמוד למדד ובתוספת מע"מ כדין.</w:t>
      </w:r>
    </w:p>
    <w:p w14:paraId="527B333B"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התשלום בגין ביצוע השינויים יסוכמו בין הקבלן לרוכשים.</w:t>
      </w:r>
    </w:p>
    <w:p w14:paraId="5B693F0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כל התקשרות לביצוע שינויים בין הקבלן לרוכש כפופה לזכות המזמין ו/או מי מטעמו להתנגד לביצועה. על הקבלן לקבל אישור המזמין בטרם יבצע התקשרות לביצוע שינויים בין הקבלן לרוכש, כי אכן נחתם הסכם מכר בין המזמין לרוכש וכי שולמו במסגרתו לפחות 15% ממחיר הדירה.</w:t>
      </w:r>
    </w:p>
    <w:p w14:paraId="6FA35B7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snapToGrid w:val="0"/>
          <w:sz w:val="26"/>
          <w:szCs w:val="24"/>
          <w:rtl/>
        </w:rPr>
        <w:t>הקבלן מתחייב כי הסכם השינויים שיחתם בינו לבין רוכשים שיהיו מעוניינים בביצוע שינויים</w:t>
      </w:r>
      <w:r w:rsidRPr="00E56613">
        <w:rPr>
          <w:rFonts w:ascii="David" w:eastAsia="Times New Roman" w:hAnsi="David" w:cs="David"/>
          <w:b/>
          <w:i/>
          <w:snapToGrid w:val="0"/>
          <w:sz w:val="24"/>
          <w:szCs w:val="24"/>
          <w:rtl/>
        </w:rPr>
        <w:t xml:space="preserve"> יהיה בנוסח המצורף כנספח 3.1.25 לחוזה זה ו/או בנוסח אחר אשר הוראותיו יתאמו את הוראות סעיף 22.12 זה ואשר יאושר מראש ע"י המזמין.</w:t>
      </w:r>
    </w:p>
    <w:p w14:paraId="68F8A3F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יתקשר עם הרוכש בהסכם נפרד בנוסח האמור בסעיף 22.12.4 לעיל והעתק ממנו יועבר למזמין ב- 2 עותקים (אחד מהם למפקח) מיד עם חתימתו ולא יאוחר מ-7 ימים ממועד חתימתו. ההסכמים יכללו תכנית השינויים (בצבעים) שבה יסומנו השינויים ביחס </w:t>
      </w:r>
      <w:proofErr w:type="spellStart"/>
      <w:r w:rsidRPr="00E56613">
        <w:rPr>
          <w:rFonts w:ascii="David" w:eastAsia="Times New Roman" w:hAnsi="David" w:cs="David"/>
          <w:b/>
          <w:i/>
          <w:snapToGrid w:val="0"/>
          <w:sz w:val="26"/>
          <w:szCs w:val="24"/>
          <w:rtl/>
        </w:rPr>
        <w:t>לתכנית</w:t>
      </w:r>
      <w:proofErr w:type="spellEnd"/>
      <w:r w:rsidRPr="00E56613">
        <w:rPr>
          <w:rFonts w:ascii="David" w:eastAsia="Times New Roman" w:hAnsi="David" w:cs="David"/>
          <w:b/>
          <w:i/>
          <w:snapToGrid w:val="0"/>
          <w:sz w:val="26"/>
          <w:szCs w:val="24"/>
          <w:rtl/>
        </w:rPr>
        <w:t xml:space="preserve"> המקורית, מפרט כולל כתב כמויות ומחירים וכן לוח זמנים לביצוע השינויים. להסרת ספקות יובהר כי אין בהעברת ההסכם למזמין כדי ליצור יריבות בין הרוכש לבין המזמין ואין בכך כדי לגרוע מאחריותו המוחלטת והבלעדית של הקבלן עפ"י הסכם השינויים הנפרד עם הרוכש.</w:t>
      </w:r>
    </w:p>
    <w:p w14:paraId="25B8374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התמורה מהרוכשים עבור השינויים תגיע במלואה לקבלן בכפוף לאמור בסעיף 22.12.12 להלן והוא יהיה האחראי הבלעדי לגבייתה ולא תחול על המזמין כל אחריות לכך. על הקבלן לגבות התשלום לביצוע השינויים מראש מהרוכשים כתנאי לביצוע השינויים.</w:t>
      </w:r>
    </w:p>
    <w:p w14:paraId="272E00EE"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lastRenderedPageBreak/>
        <w:t xml:space="preserve">הקבלן מתחייב לקבוע בהסכמים שיחתמו בינו לבין ספקים וקבלני משנה המבצעים את השינויים ו/או השדרוגים (להלן </w:t>
      </w:r>
      <w:proofErr w:type="spellStart"/>
      <w:r w:rsidRPr="00E56613">
        <w:rPr>
          <w:rFonts w:ascii="David" w:eastAsia="Times New Roman" w:hAnsi="David" w:cs="David"/>
          <w:b/>
          <w:i/>
          <w:snapToGrid w:val="0"/>
          <w:sz w:val="26"/>
          <w:szCs w:val="24"/>
          <w:rtl/>
        </w:rPr>
        <w:t>בס"ק</w:t>
      </w:r>
      <w:proofErr w:type="spellEnd"/>
      <w:r w:rsidRPr="00E56613">
        <w:rPr>
          <w:rFonts w:ascii="David" w:eastAsia="Times New Roman" w:hAnsi="David" w:cs="David"/>
          <w:b/>
          <w:i/>
          <w:snapToGrid w:val="0"/>
          <w:sz w:val="26"/>
          <w:szCs w:val="24"/>
          <w:rtl/>
        </w:rPr>
        <w:t xml:space="preserve"> זה: "</w:t>
      </w:r>
      <w:r w:rsidRPr="00E56613">
        <w:rPr>
          <w:rFonts w:ascii="David" w:eastAsia="Times New Roman" w:hAnsi="David" w:cs="David"/>
          <w:bCs/>
          <w:i/>
          <w:snapToGrid w:val="0"/>
          <w:sz w:val="26"/>
          <w:szCs w:val="24"/>
          <w:rtl/>
        </w:rPr>
        <w:t>הספקים</w:t>
      </w:r>
      <w:r w:rsidRPr="00E56613">
        <w:rPr>
          <w:rFonts w:ascii="David" w:eastAsia="Times New Roman" w:hAnsi="David" w:cs="David"/>
          <w:b/>
          <w:i/>
          <w:snapToGrid w:val="0"/>
          <w:sz w:val="26"/>
          <w:szCs w:val="24"/>
          <w:rtl/>
        </w:rPr>
        <w:t>"), כי עליהם לתת לרוכשים ערבות בנקאית אוטונומית על מלוא ההיקף הכספי של התשלומים שישולמו ע"י הרוכשים לספקים בגין השינויים ו/או שדרוגים (כולל מע"מ). עמלת הערבות תפורט מראש לרוכשים, ותחול על הרוכשים.</w:t>
      </w:r>
    </w:p>
    <w:p w14:paraId="2AE66548"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לרוכשים המפנה אותם אל הספקים, יצוין מפורשות כי הם זכאים לדרוש ערבות בנקאית מהספקים בגין התשלומים, תוך ציון כי עמלת הערבות תחול על הרוכשים.</w:t>
      </w:r>
    </w:p>
    <w:p w14:paraId="63C8452F"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1513079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שעליהם למסור לרוכשי דירות בפרויקט שמזמינים שינויים ו/או שדרוגים, ערבות בנקאית אוטונומית על מלוא ההיקף הכספי של התשלומים שישולמו ע"י רוכשי הדירות לספקים/קבלני המשנה בגין השינויים (כולל מע"מ) כאשר עמלת הערבות תשולם על ידי הרוכש.</w:t>
      </w:r>
    </w:p>
    <w:p w14:paraId="16174529"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 הדירות המפנה אותם לספקים ולקבלני משנה יצוין שעליהם להבטיח את התשלומים לקבלנים/ספקים על ידי קבלת ערבות בנקאית אוטונומית במלוא ערך התשלומים, כאשר עמלת הערבות תשולם על ידי הרוכש.</w:t>
      </w:r>
    </w:p>
    <w:p w14:paraId="15C501C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יהיה אחראי בלעדית כלפי הרוכש ו/או המזמין בכל הקשור לשינויים אשר יוזמנו ע"י</w:t>
      </w:r>
      <w:r w:rsidRPr="00E56613">
        <w:rPr>
          <w:rFonts w:ascii="David" w:eastAsia="Times New Roman" w:hAnsi="David" w:cs="David"/>
          <w:b/>
          <w:i/>
          <w:snapToGrid w:val="0"/>
          <w:sz w:val="26"/>
          <w:szCs w:val="24"/>
          <w:rtl/>
        </w:rPr>
        <w:t xml:space="preserve"> הרוכש. כל דרישה לתיקון פגמים ו/או ליקויים שתבוא מהרוכש ו/או מהמזמין, תחייב את הקבלן לביצוע התיקונים, כאילו הייתה דרישה בהתאם להוראות חוזה זה. ביצוע התיקון יהיה מיד לפי דרישת המזמין ובשום פנים ואופן לא יגרום לעיכוב כלשהו במסירת החזקה לרוכש עפ"י המועד החוזי הנקוב בחוזה המכר שבין המזמין לרוכש. הקבלן מתחייב לשפות את המזמין בגין כל נזק או דרישה שיופנו בעניין זה אל המזמין, מיד עם קבלת דרישתו הראשונה של המזמין בעניין זה.</w:t>
      </w:r>
    </w:p>
    <w:p w14:paraId="41E2C90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יימנע מלהתנות מסירת הדירה למזמין ו/או לרוכש בתשלום חוב כספי בקשר לשינויים והמזמין לא יהיה מנוע למסור חזקה בדירה לרוכש, גם כאשר יתגלעו חלוקי דעות כספיים ו/או אחרים בין הקבלן לרוכש בקשר לשינויים.</w:t>
      </w:r>
    </w:p>
    <w:p w14:paraId="3446C3D2"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שומר לעצמו זכות להתערב ולשנות מחירי השינויים שנקבעו ע"י הקבלן במקרים שמתעורר חשד לרווח מופרז.</w:t>
      </w:r>
    </w:p>
    <w:p w14:paraId="19D3248F" w14:textId="77777777" w:rsidR="00E56613" w:rsidRPr="00E56613" w:rsidRDefault="00E56613" w:rsidP="00E56613">
      <w:pPr>
        <w:spacing w:before="120" w:beforeAutospacing="0" w:after="0" w:afterAutospacing="0" w:line="240" w:lineRule="auto"/>
        <w:ind w:left="1701"/>
        <w:jc w:val="both"/>
        <w:outlineLvl w:val="2"/>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יחייב הקבלן את בעלי הקרקע בגין שינויים ותוספות בדירותיהם בשיעור הנמוך ב-10% מהמחיר עפ"י המחירון דלעיל שיהיה בתוקף אותה עת. בנוסף להנחות בעלי הקרקע המזמין יהיה רשאי להנחות את הקבלן ליתן לפי שיקול דעתו הנחה בשיעור של עד 10% מהמחיר עפ"י המחירון דלעיל לעוד כ-10% מהדירות בפרויקט.</w:t>
      </w:r>
    </w:p>
    <w:p w14:paraId="542E508C"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מצהיר ומתחייב כי לא יגבה מהרוכשים מחירים הגבוהים מהמפורט לעיל.</w:t>
      </w:r>
    </w:p>
    <w:p w14:paraId="0FD4F975"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ייתן הצעות מחיר לביצוע שינויים בדירות לפי המחירון ללקוחות שיפנה אליו המזמין גם לפני חתימת חוזה מכר. ובלבד שנחתם זיכרון דברים או שהתקבל מכתב מהמזמין כי מדובר במתעניין פוטנציאלי לרכישה.</w:t>
      </w:r>
    </w:p>
    <w:p w14:paraId="7872B4DF"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והקבלן קיבל כספים מהרוכש עבור שינויים אך לא ביצעם, יהא המזמין רשאי אך לא חייב, לקזז סכומים אלו מהמגיע לקבלן על פי חוזה זה ולהחזירם לרוכש, או לבצע את השינויים בעצמו או על ידי מי מטעמו.</w:t>
      </w:r>
    </w:p>
    <w:p w14:paraId="6391D821"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מוסכם בזה כי אין בביצוע השינויים כאמור לעיל בכדי לפגום ו/או לגרוע ו/או לשנות מתנאי חוזה זה וביצוע השינויים עבור הרוכשים לא יהווה כל סיבה/עילה להארכת תקופת הביצוע, לעיכוב במסירת הדירה/</w:t>
      </w:r>
      <w:proofErr w:type="spellStart"/>
      <w:r w:rsidRPr="00E56613">
        <w:rPr>
          <w:rFonts w:ascii="David" w:eastAsia="Times New Roman" w:hAnsi="David" w:cs="David"/>
          <w:b/>
          <w:i/>
          <w:snapToGrid w:val="0"/>
          <w:sz w:val="26"/>
          <w:szCs w:val="24"/>
          <w:rtl/>
        </w:rPr>
        <w:t>ות</w:t>
      </w:r>
      <w:proofErr w:type="spellEnd"/>
      <w:r w:rsidRPr="00E56613">
        <w:rPr>
          <w:rFonts w:ascii="David" w:eastAsia="Times New Roman" w:hAnsi="David" w:cs="David"/>
          <w:b/>
          <w:i/>
          <w:snapToGrid w:val="0"/>
          <w:sz w:val="26"/>
          <w:szCs w:val="24"/>
          <w:rtl/>
        </w:rPr>
        <w:t xml:space="preserve"> (גם אם סוכם אחרת בין הקבלן לבין הרוכש) ו/או לגרוע מאחריות הקבלן לטיב העבודות.</w:t>
      </w:r>
    </w:p>
    <w:p w14:paraId="6D1D5369"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u w:val="single"/>
          <w:rtl/>
        </w:rPr>
      </w:pPr>
      <w:r w:rsidRPr="00E56613">
        <w:rPr>
          <w:rFonts w:ascii="David" w:eastAsia="Times New Roman" w:hAnsi="David" w:cs="David"/>
          <w:b/>
          <w:i/>
          <w:snapToGrid w:val="0"/>
          <w:sz w:val="24"/>
          <w:szCs w:val="24"/>
          <w:rtl/>
        </w:rPr>
        <w:lastRenderedPageBreak/>
        <w:t>הקבלן יבהיר לרוכש בגוף הסכם השינויים כי אין בהסכם השינויים כדי לגרוע מחיוביו של הרוכש כלפי המזמין על פי חוזה המכר ו/או כדי לדחות את מועד ביצועם.</w:t>
      </w:r>
      <w:r w:rsidRPr="00E56613">
        <w:rPr>
          <w:rFonts w:ascii="David" w:eastAsia="Times New Roman" w:hAnsi="David" w:cs="David"/>
          <w:b/>
          <w:i/>
          <w:snapToGrid w:val="0"/>
          <w:sz w:val="24"/>
          <w:szCs w:val="24"/>
          <w:u w:val="single"/>
          <w:rtl/>
        </w:rPr>
        <w:t xml:space="preserve"> בנוסף, ככל שיקבע בהסכם השינויים שבין הקבלן לרוכש כי תחול דחייה במועד המסירה בגין השינויים (ובכל מקרה הקבלן אינו רשאי לקבוע איחור העולה על 45 ימים ללא קבלת הסכמת המזמין מראש ובכתב), יבהיר הקבלן לרוכש כי תקופת הדחייה בגין השינויים תיווסף על תקופות הדחייה על פי חוזה המכר עם המזמין, ובכלל זה תקופת "הגרייס" הקבועה בחוזה הנ"ל.</w:t>
      </w:r>
    </w:p>
    <w:p w14:paraId="1915D2CA"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שינויים בדירות שחוזה הרכישה שלהן בוטל ושטרם הביטול נערכו בהן שינויים, כך שהדירות תתאמנה בסופו של דבר לתכנון הסטנדרטי, לפי דרישת המזמין עפ"י פקודת שינויים, וזאת תמורת תשלום נוסף.</w:t>
      </w:r>
    </w:p>
    <w:p w14:paraId="75445BBB"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מחיצות הפנים של הדירה, למעט קירות המתוכננים מבטון ולמעט "קירות באזורים רטובים", בכמות המתוארת בתוכניות המכר ובקווים ישרים וניצבים ימוקמו לפי בקשת הקונה בכפוף להוראות כל דין, מבלי שהקבלן יגבה תשלום ובלבד שבקשה כאמור תוגש לקבלן, בצרוף שרטוט מפורט לפחות 30 ימים בטרם נוצקה רצפת הדירה.</w:t>
      </w:r>
    </w:p>
    <w:p w14:paraId="5A8018A8"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יגבה תשלום על הזזת שקע חשמל, מפסקי חשמל, נק' תאורה, כיור ו/או אסלה ו/או ברז בתוך החדרים לפני ביצוען לפי בקשת הקונה, בכפוף להוראות כל דין ובלבד שבקשה כאמור תוגש לקבלן, בצרוף שרטוט מפורט לפחות 30 ימים בטרם נוצקה רצפת הדירה.</w:t>
      </w:r>
    </w:p>
    <w:p w14:paraId="7F3ECB74"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Pr>
      </w:pPr>
    </w:p>
    <w:p w14:paraId="27102CF5"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הפסקת העבודות</w:t>
      </w:r>
    </w:p>
    <w:p w14:paraId="32998AB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את בצוע העבודות, כולן או מקצתן, לזמן מסוים או לצמיתות, לפי הוראה בכתב מאת המזמין בהתאם לתנאים ולתקופה שיצוינו בהוראה, ולא יחדשן אלא אם נתנה לו ע"י המזמין הוראה בכתב על כך.</w:t>
      </w:r>
    </w:p>
    <w:p w14:paraId="476C8FC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לפי האמור בסעיף 23.1 לעיל, ינקוט הקבלן באמצעים להבטחת העבודות והחומרים בכל מקום בו הם מצויים לרבות מחוץ לאתר ולהגנתן לפי הצורך לשביעות רצון המפקח ולאמצעי הגנה ובטיחות כלפי העוברים ושבים והסביבה.</w:t>
      </w:r>
    </w:p>
    <w:p w14:paraId="2AD4058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הוצאות שנגרמו לקבלן כתוצאה מהפסקה זמנית של בצוע העבודות לפי הוראות המזמין כאמור בסעיף 23.1 תחולנה על המזמין, ובלבד שהקבלן לא יהא רשאי לדרוש תשלום הוצאות כנ"ל אלא אם תוך 30 יום מיום קבלת הוראות המזמין נתן למפקח הודעה בכתב על כוונתו לדרוש את תשלום ההוצאות הנ"ל. שעור ההוצאות יקבע ע"י המפקח לאחר </w:t>
      </w:r>
      <w:r w:rsidR="00EB50C8" w:rsidRPr="00E56613">
        <w:rPr>
          <w:rFonts w:ascii="David" w:eastAsia="Times New Roman" w:hAnsi="David" w:cs="David" w:hint="cs"/>
          <w:b/>
          <w:i/>
          <w:snapToGrid w:val="0"/>
          <w:sz w:val="26"/>
          <w:szCs w:val="24"/>
          <w:rtl/>
        </w:rPr>
        <w:t>שיינת</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לקבלן להשמיע טענותיו ולהגיש חשבונותיו. </w:t>
      </w:r>
    </w:p>
    <w:p w14:paraId="22E4F62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לא יעלה שעור ההוצאות על הוצאותיו הממשיות של הקבלן בגין הפסקת העבודות. הוצאות ממשיות לעניין זה הינן שכר עבודה לעובדים בשטח והוצאות בגין מנוף ואלו בלבד בכפוף לאמור להלן:</w:t>
      </w:r>
    </w:p>
    <w:p w14:paraId="44C3A4B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עובדים - אם ניתנה התראה לקבלן 30 יום לפחות לפני הפסקת העבודות- לא יהא זכאי הקבלן, לפיצוי כלשהו בגין עובדים מהמזמין.</w:t>
      </w:r>
    </w:p>
    <w:p w14:paraId="2092A79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אם ניתנה התראה לקבלן בת פחות מ - 30 יום - ישלם המזמין לקבלן שכר עבודה עבור עובדים למשך פרק הזמן שממועד הפסקת העבודות בפועל ועד ל- 30 יום ממועד מתן ההודעה.</w:t>
      </w:r>
    </w:p>
    <w:p w14:paraId="3534450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מנוף - הוצאות בגין דמי שכירות או הוצאת פירוק המנוף והעברתו.  והכול לפי הוראת המפקח בכתב.</w:t>
      </w:r>
    </w:p>
    <w:p w14:paraId="31487947"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לא יגיע לקבלן תשלום לפי סעיף זה אם ההפסקה הזמנית נגרמה בשל מעשה ו/או מחדל של הקבלן ו/או במקרה שהקבלן לא עשה ככל יכולתו למזער את הנזק, ככל האפשר. מובהר בזאת למען הסדר הטוב, שפרט להוצאות הממשיות כאמור, לא יהיה הקבלן זכאי לפיצויים כלשהם.</w:t>
      </w:r>
    </w:p>
    <w:p w14:paraId="446175E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הייתה הפסקת בצוע העבודות נחוצה, לפי שקול דעתו הבלעדי של המפקח, ליעילות בצוע העבודות, או שנגרמה באשמת הקבלן - תחולנה על הקבלן ההוצאות שנגרמו לקבלן תוך כדי מילוי הוראות המפקח לפי סעיף זה.</w:t>
      </w:r>
    </w:p>
    <w:p w14:paraId="69F5FCD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הפסקה זמנית בבצוע העבודות יהיה הקבלן חייב לחדש בצוען מיד לפי דרישת המזמין במחירי החוזה וללא כל תוספת או פיצוי (בכפוף למותנה בסעיף 23.3 לעיל) אך יהיה זכאי לתאום לוח הזמנים באופן שמועדי הבצוע של עבודות שטרם בוצעו ידחו בתקופה השווה לתקופת הפסקת העבודות בתוספת 10 ימי התארגנות.</w:t>
      </w:r>
    </w:p>
    <w:p w14:paraId="1CF15B4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לצמיתות בכל שלב שהוא לאחר שהוחל בפועל בביצוען תעשה התחשבנות סופית על בסיס לוח התשלומים (נספח 3.1.11) בלבד לגבי העבודות שבוצעו או/וגם שנותרו לבצוע ולא הופסקו, לכל המאוחר תוך 30 יום מגמר בצוע אותן עבודות או תוך 30 יום מתאריך מתן ההוראה לפי סעיף 23.1 לעיל, הכול לפי המאוחר יותר וישולמו לקבלן הסכומים הבאים:-</w:t>
      </w:r>
    </w:p>
    <w:p w14:paraId="7246D1AF"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1E7173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הסכום המגיע בהתאם לתוצאות ההתחשבנות דלעיל; </w:t>
      </w:r>
    </w:p>
    <w:p w14:paraId="39718CF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מחיר החומרים שסופקו ע"י המזמין באם הקבלן חויב בהם ולא נעשה בהם שימוש בעבודות; ונמסרו למזמין כשהם שלמים ותקינים.</w:t>
      </w:r>
    </w:p>
    <w:p w14:paraId="5438C0B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מההפרש שבין 70% משווי העבודות שבגינן ניתן צו התחלת עבודה לבין שווי </w:t>
      </w:r>
      <w:r w:rsidRPr="00E56613">
        <w:rPr>
          <w:rFonts w:ascii="David" w:eastAsia="Times New Roman" w:hAnsi="David" w:cs="David"/>
          <w:snapToGrid w:val="0"/>
          <w:sz w:val="26"/>
          <w:szCs w:val="24"/>
          <w:rtl/>
        </w:rPr>
        <w:t>העבודות שבוצעו בפועל כמוגדר להלן ישולם לקבלן 10%.</w:t>
      </w:r>
    </w:p>
    <w:p w14:paraId="2046B534"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למטרת סעיף זה - "שווי העבודות" - שווי העבודות ללא תאום למדד.</w:t>
      </w:r>
    </w:p>
    <w:p w14:paraId="53A25B9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"שווי העבודות שבוצעו בפועל" - הסכום ששולם לפי סעיף 23.6.1 לעיל כשמעוקר ממנו סכום ההצמדה בלבד, ובלבד שאינו עולה על 50% משווי העבודות.</w:t>
      </w:r>
    </w:p>
    <w:p w14:paraId="16A17A1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לצמיתות אחרי חתימת החוזה אך לפני צו התחלת עבודה או לפני שהקבלן החל בבצוע העבודות למעשה, לא יהא זכאי הקבלן לפיצוי כלשהו מהמזמין.</w:t>
      </w:r>
    </w:p>
    <w:p w14:paraId="4BD4A47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הסכומים כאמור בסעיפים 23.6 או 23.7 לעיל, לפי העניין, יהווה סילוק סופי של כל תביעות הקבלן, כולל תביעות לפיצויים כתוצאה מהפסקת העבודות ותביעות לכסוי הוצאות מיוחדות שנגרמו לו וכל תביעה אחרת בקשר וכתוצאה מהפסקת העבודות, ופרט לכך לא יגיע לקבלן דבר מהמזמין. עם בצוע התשלום יהיה המזמין חפשי ומשוחרר מכל התחייבות כלפי הקבלן, ומבלי לגרוע מכלליות האמור יהיה זכאי להשלים העבודות באמצעות קבלן אחר מבלי שיגיע דבר לקבלן בגין זאת.</w:t>
      </w:r>
    </w:p>
    <w:p w14:paraId="37B604E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נגרמה הפסקת בצוע העבודות באשמת הקבלן, לרבות במקרה בו בעקבות הפרת מי מהתחייבויות הקבלן על פי חוזה זה, הורה המזמין על הפסקת ביצוע העבודות - תחולנה כל ההוצאות שנגרמו לקבלן ולמזמין עקב כך על הקבלן, ולא יגיע לקבלן כל פיצוי עקב כך, לרבות אך לא רק התשלומים הנזכרים בסעיף 23 זה לעיל ולהלן.</w:t>
      </w:r>
    </w:p>
    <w:p w14:paraId="5CE6068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23.3 לעיל, במידה ובצוע העבודות יופסק באמצע שלב שבגינו ניתן לקבלן צו התחלת עבודה לתקופה רצופה העולה על 9 חודשים עפ"י הוראת דין, אזי תהיה למזמין הברירה:</w:t>
      </w:r>
    </w:p>
    <w:p w14:paraId="7F962EC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F8C92A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להפסיק בצוע העבודות לצמיתות, ובמקרה זה יראו את העבודות כמופסקות בשיעור הנקוב בסעיף 23.6 אף אם בפועל שעור העבודות המופסק היה גבוה יותר, ויחולו הוראות סעיף 23 לעיל בהתאם.</w:t>
      </w:r>
    </w:p>
    <w:p w14:paraId="0EE30A4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במידה וביצוע העבודות יופסק למשך תקופה העולה על 9 חודשים, אך לא </w:t>
      </w:r>
      <w:r w:rsidRPr="00E56613">
        <w:rPr>
          <w:rFonts w:ascii="David" w:eastAsia="Times New Roman" w:hAnsi="David" w:cs="David"/>
          <w:snapToGrid w:val="0"/>
          <w:sz w:val="26"/>
          <w:szCs w:val="24"/>
          <w:rtl/>
        </w:rPr>
        <w:t>יותר מ- 15 חודשים, יהא רשאי המזמין להורות לקבלן לחדש את ביצוע</w:t>
      </w:r>
      <w:r w:rsidRPr="00E56613">
        <w:rPr>
          <w:rFonts w:ascii="David" w:eastAsia="Times New Roman" w:hAnsi="David" w:cs="David"/>
          <w:b/>
          <w:i/>
          <w:snapToGrid w:val="0"/>
          <w:sz w:val="26"/>
          <w:szCs w:val="24"/>
          <w:rtl/>
        </w:rPr>
        <w:t xml:space="preserve"> העבודות בתוספת בשיעור 3% ממחיר העבודות שטרם בוצעו עד אותה עת ואשר כבר ניתן לביצוען צו התחלת עבודה. במקרה כזה יהא הקבלן מחויב לבצע את העבודות במחיר כאמור. </w:t>
      </w:r>
    </w:p>
    <w:p w14:paraId="370E1811"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בכל מקרה של הפסקת בצוע העבודות עפ"י הוראות דין, יראו את כל המועדים בלוח הזמנים החל מצו ההפסקה כנדחים בתקופה השווה לתקופת ההפסקה.</w:t>
      </w:r>
    </w:p>
    <w:p w14:paraId="32BE0896"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3F5C361D"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סילוק יד הקבלן</w:t>
      </w:r>
    </w:p>
    <w:p w14:paraId="4F94C54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הקבלן לא ימלא אחר איזו מהתחייבויותיו עפ"י חוזה זה, או אם במהלך בצוע העבודות יקבע המפקח כי קבלן אינו ממלא את תנאי החוזה, או כי אינו מבצע את העבודות בקצב המתאים, או ברמה הנאותה או כי קיים חשש שהעבודות לא תושלמנה במועד - ידרוש המזמין או המפקח מהקבלן במכתב רשום לקיים את תנאי החוזה תוך זמן שיצוין במכתב המפקח.</w:t>
      </w:r>
    </w:p>
    <w:p w14:paraId="196157B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מילא הקבלן אחרי דרישת המזמין או המפקח כאמור תוך המועד הנקוב בדרישה, אזי יהיה המזמין או המפקח רשאי להפסיק את עבודות הקבלן ע"י הודעה במכתב רשום (להלן - "</w:t>
      </w:r>
      <w:r w:rsidRPr="00E56613">
        <w:rPr>
          <w:rFonts w:ascii="David" w:eastAsia="Times New Roman" w:hAnsi="David" w:cs="David"/>
          <w:b/>
          <w:bCs/>
          <w:snapToGrid w:val="0"/>
          <w:sz w:val="24"/>
          <w:szCs w:val="24"/>
          <w:rtl/>
        </w:rPr>
        <w:t>צו הפסקת עבודה</w:t>
      </w:r>
      <w:r w:rsidRPr="00E56613">
        <w:rPr>
          <w:rFonts w:ascii="David" w:eastAsia="Times New Roman" w:hAnsi="David" w:cs="David"/>
          <w:snapToGrid w:val="0"/>
          <w:sz w:val="24"/>
          <w:szCs w:val="24"/>
          <w:rtl/>
        </w:rPr>
        <w:t>") ובמקרה זה יהיה המזמין זכאי לתפוס את העבודות, לסלק את הקבלן מהאתר ולהשלים את העבודות בעצמו או באמצעות אחרים.</w:t>
      </w:r>
    </w:p>
    <w:p w14:paraId="466DD06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הופסקו העבודות על ידי המפקח כאמור בסעיף 24.1 לעיל, לא יהיה הקבלן רשאי לקבל או להוציא את האמצעים והחומרים מהאתר או/וגם מסביבתו עד לגמר העבודות ויחולו ההוראות דלקמן:-</w:t>
      </w:r>
    </w:p>
    <w:p w14:paraId="7DE1EF76"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5FAC8A7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עם מתן צו הפסקת עבודה יהיו האמצעים והחומרים משועבדים לטובת המזמין להבטחת כל סכום העשוי להגיע למזמין מהקבלן עפ"י החוזה. השעבוד יכנס לתוקפו מעצם מתן צו הפסקת עבודה ללא צורך בכל מסמך </w:t>
      </w:r>
      <w:r w:rsidRPr="00E56613">
        <w:rPr>
          <w:rFonts w:ascii="David" w:eastAsia="Times New Roman" w:hAnsi="David" w:cs="David"/>
          <w:snapToGrid w:val="0"/>
          <w:sz w:val="26"/>
          <w:szCs w:val="24"/>
          <w:rtl/>
        </w:rPr>
        <w:t>נוסף.</w:t>
      </w:r>
    </w:p>
    <w:p w14:paraId="7948AFC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המזמין או כל אדם אחר שיורשה על ידו (לרבות קבלן אחר) רשאים להשתמש </w:t>
      </w:r>
      <w:r w:rsidRPr="00E56613">
        <w:rPr>
          <w:rFonts w:ascii="David" w:eastAsia="Times New Roman" w:hAnsi="David" w:cs="David"/>
          <w:snapToGrid w:val="0"/>
          <w:sz w:val="26"/>
          <w:szCs w:val="24"/>
          <w:rtl/>
        </w:rPr>
        <w:t>באמצעים ובחומרים, ושום פיצוי לא יגיע לקבלן תמורת השימוש שיעשה בהם על</w:t>
      </w:r>
      <w:r w:rsidRPr="00E56613">
        <w:rPr>
          <w:rFonts w:ascii="David" w:eastAsia="Times New Roman" w:hAnsi="David" w:cs="David"/>
          <w:b/>
          <w:i/>
          <w:snapToGrid w:val="0"/>
          <w:sz w:val="26"/>
          <w:szCs w:val="24"/>
          <w:rtl/>
        </w:rPr>
        <w:t xml:space="preserve"> ידי המזמין או בהתאם להוראותיו אף אם השימוש בחומרים הביא לכלייתם, בכפוף אך ורק למותנה בסעיף 24.5 להלן.</w:t>
      </w:r>
    </w:p>
    <w:p w14:paraId="748D2AA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השמירה על האמצעים והחומרים בהם ישתמש המזמין בפועל יחולו על המזמין, אולם המזמין אחראי כלפי הקבלן בעד שלמות אמצעי הקבלן אך ורק עד לתאריך שיקבע לפי סעיף 24.2.4 להלן.</w:t>
      </w:r>
    </w:p>
    <w:p w14:paraId="66A956B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בכל עת לסלק את האמצעים והחומרים, כולם או מקצתם, על חשבונו הוא בתוך המועד שיצוין בהודעת המזמין.</w:t>
      </w:r>
    </w:p>
    <w:p w14:paraId="097006B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אם הקבלן לא יציית להוראות אלה בתוך המועד הנקוב בן, תפוג אחריותו של המזמין לשלמות אותם אמצעים וחומרים, והמזמין יהיה רשאי לעשות בהם כטוב בעיניו ובכלל זה למכרם, </w:t>
      </w:r>
      <w:proofErr w:type="spellStart"/>
      <w:r w:rsidRPr="00E56613">
        <w:rPr>
          <w:rFonts w:ascii="David" w:eastAsia="Times New Roman" w:hAnsi="David" w:cs="David"/>
          <w:snapToGrid w:val="0"/>
          <w:sz w:val="24"/>
          <w:szCs w:val="24"/>
          <w:rtl/>
        </w:rPr>
        <w:t>לנטשם</w:t>
      </w:r>
      <w:proofErr w:type="spellEnd"/>
      <w:r w:rsidRPr="00E56613">
        <w:rPr>
          <w:rFonts w:ascii="David" w:eastAsia="Times New Roman" w:hAnsi="David" w:cs="David"/>
          <w:snapToGrid w:val="0"/>
          <w:sz w:val="24"/>
          <w:szCs w:val="24"/>
          <w:rtl/>
        </w:rPr>
        <w:t>, להשמידם, לסלקם ע"ח הקבלן או אחרת, ולקבלן לא תהיה טענה או תביעה כלשהי בקשר אליהם כלפי המזמין.</w:t>
      </w:r>
    </w:p>
    <w:p w14:paraId="29BF683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הפסקת עבודת הקבלן וסילוק ידו של הקבלן לפי סעיף 24.1 לעיל אין בהם משום בטול החוזה ע"י המזמין, והקבלן יהא חייב לעמוד בכל התחייבויותיו לפי החוזה פרט להתחייבויות שהמזמין ימנע אותו </w:t>
      </w:r>
      <w:proofErr w:type="spellStart"/>
      <w:r w:rsidRPr="00E56613">
        <w:rPr>
          <w:rFonts w:ascii="David" w:eastAsia="Times New Roman" w:hAnsi="David" w:cs="David"/>
          <w:b/>
          <w:i/>
          <w:snapToGrid w:val="0"/>
          <w:sz w:val="26"/>
          <w:szCs w:val="24"/>
          <w:rtl/>
        </w:rPr>
        <w:t>מלמלאן</w:t>
      </w:r>
      <w:proofErr w:type="spellEnd"/>
      <w:r w:rsidRPr="00E56613">
        <w:rPr>
          <w:rFonts w:ascii="David" w:eastAsia="Times New Roman" w:hAnsi="David" w:cs="David"/>
          <w:b/>
          <w:i/>
          <w:snapToGrid w:val="0"/>
          <w:sz w:val="26"/>
          <w:szCs w:val="24"/>
          <w:rtl/>
        </w:rPr>
        <w:t>, ומאידך לא יהא המזמין חייב כלפי הקבלן אלא בהתחייבויות המפורטות בסעיף זה.</w:t>
      </w:r>
    </w:p>
    <w:p w14:paraId="2F0DBA8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ממועד תפיסת העבודות ע"י המזמין ועד להשלמת העבודות ותקופת הבדק לא יהיה הקבלן זכאי לכל תשלום מהמזמין.</w:t>
      </w:r>
    </w:p>
    <w:p w14:paraId="3CB8CD5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לצורך עריכת החשבון בין הקבלן והמזמין יקבע המפקח לפי שקול דעתו הבלעדי את הבאות:-</w:t>
      </w:r>
    </w:p>
    <w:p w14:paraId="18AB553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הסכום המגיע לקבלן בגין בצוע העבודות עד למועד סילוק יד הקבלן בניכוי הסכומים ששולמו לקבלן או שיש </w:t>
      </w:r>
      <w:proofErr w:type="spellStart"/>
      <w:r w:rsidRPr="00E56613">
        <w:rPr>
          <w:rFonts w:ascii="David" w:eastAsia="Times New Roman" w:hAnsi="David" w:cs="David"/>
          <w:b/>
          <w:i/>
          <w:snapToGrid w:val="0"/>
          <w:sz w:val="26"/>
          <w:szCs w:val="24"/>
          <w:rtl/>
        </w:rPr>
        <w:t>לזקפם</w:t>
      </w:r>
      <w:proofErr w:type="spellEnd"/>
      <w:r w:rsidRPr="00E56613">
        <w:rPr>
          <w:rFonts w:ascii="David" w:eastAsia="Times New Roman" w:hAnsi="David" w:cs="David"/>
          <w:b/>
          <w:i/>
          <w:snapToGrid w:val="0"/>
          <w:sz w:val="26"/>
          <w:szCs w:val="24"/>
          <w:rtl/>
        </w:rPr>
        <w:t xml:space="preserve"> כמשולמים (להלן - "</w:t>
      </w:r>
      <w:r w:rsidRPr="00E56613">
        <w:rPr>
          <w:rFonts w:ascii="David" w:eastAsia="Times New Roman" w:hAnsi="David" w:cs="David"/>
          <w:bCs/>
          <w:i/>
          <w:snapToGrid w:val="0"/>
          <w:sz w:val="26"/>
          <w:szCs w:val="24"/>
          <w:rtl/>
        </w:rPr>
        <w:t>שכר עבודות שבוצעו</w:t>
      </w:r>
      <w:r w:rsidRPr="00E56613">
        <w:rPr>
          <w:rFonts w:ascii="David" w:eastAsia="Times New Roman" w:hAnsi="David" w:cs="David"/>
          <w:b/>
          <w:i/>
          <w:snapToGrid w:val="0"/>
          <w:sz w:val="26"/>
          <w:szCs w:val="24"/>
          <w:rtl/>
        </w:rPr>
        <w:t>").</w:t>
      </w:r>
    </w:p>
    <w:p w14:paraId="7FF0A5B8" w14:textId="77777777" w:rsidR="00E56613" w:rsidRPr="00E56613" w:rsidRDefault="00EB50C8"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אומד</w:t>
      </w:r>
      <w:r w:rsidRPr="00E56613">
        <w:rPr>
          <w:rFonts w:ascii="David" w:eastAsia="Times New Roman" w:hAnsi="David" w:cs="David" w:hint="eastAsia"/>
          <w:b/>
          <w:i/>
          <w:snapToGrid w:val="0"/>
          <w:sz w:val="26"/>
          <w:szCs w:val="24"/>
          <w:rtl/>
        </w:rPr>
        <w:t>ן</w:t>
      </w:r>
      <w:r w:rsidR="00E56613" w:rsidRPr="00E56613">
        <w:rPr>
          <w:rFonts w:ascii="David" w:eastAsia="Times New Roman" w:hAnsi="David" w:cs="David"/>
          <w:b/>
          <w:i/>
          <w:snapToGrid w:val="0"/>
          <w:sz w:val="26"/>
          <w:szCs w:val="24"/>
          <w:rtl/>
        </w:rPr>
        <w:t xml:space="preserve"> הסכום שהיה מגיע לקבלן אילו השלים העבודות בניכוי הסכומים ששולמו לקבלן או שיש </w:t>
      </w:r>
      <w:proofErr w:type="spellStart"/>
      <w:r w:rsidR="00E56613" w:rsidRPr="00E56613">
        <w:rPr>
          <w:rFonts w:ascii="David" w:eastAsia="Times New Roman" w:hAnsi="David" w:cs="David"/>
          <w:b/>
          <w:i/>
          <w:snapToGrid w:val="0"/>
          <w:sz w:val="26"/>
          <w:szCs w:val="24"/>
          <w:rtl/>
        </w:rPr>
        <w:t>לזקפם</w:t>
      </w:r>
      <w:proofErr w:type="spellEnd"/>
      <w:r w:rsidR="00E56613" w:rsidRPr="00E56613">
        <w:rPr>
          <w:rFonts w:ascii="David" w:eastAsia="Times New Roman" w:hAnsi="David" w:cs="David"/>
          <w:b/>
          <w:i/>
          <w:snapToGrid w:val="0"/>
          <w:sz w:val="26"/>
          <w:szCs w:val="24"/>
          <w:rtl/>
        </w:rPr>
        <w:t xml:space="preserve"> כמשולמים (להלן - "</w:t>
      </w:r>
      <w:r w:rsidRPr="00E56613">
        <w:rPr>
          <w:rFonts w:ascii="David" w:eastAsia="Times New Roman" w:hAnsi="David" w:cs="David" w:hint="cs"/>
          <w:bCs/>
          <w:i/>
          <w:snapToGrid w:val="0"/>
          <w:sz w:val="26"/>
          <w:szCs w:val="24"/>
          <w:rtl/>
        </w:rPr>
        <w:t>אומד</w:t>
      </w:r>
      <w:r w:rsidRPr="00E56613">
        <w:rPr>
          <w:rFonts w:ascii="David" w:eastAsia="Times New Roman" w:hAnsi="David" w:cs="David" w:hint="eastAsia"/>
          <w:bCs/>
          <w:i/>
          <w:snapToGrid w:val="0"/>
          <w:sz w:val="26"/>
          <w:szCs w:val="24"/>
          <w:rtl/>
        </w:rPr>
        <w:t>ן</w:t>
      </w:r>
      <w:r w:rsidR="00E56613" w:rsidRPr="00E56613">
        <w:rPr>
          <w:rFonts w:ascii="David" w:eastAsia="Times New Roman" w:hAnsi="David" w:cs="David"/>
          <w:bCs/>
          <w:i/>
          <w:snapToGrid w:val="0"/>
          <w:sz w:val="26"/>
          <w:szCs w:val="24"/>
          <w:rtl/>
        </w:rPr>
        <w:t xml:space="preserve"> שכר החוזה</w:t>
      </w:r>
      <w:r w:rsidR="00E56613" w:rsidRPr="00E56613">
        <w:rPr>
          <w:rFonts w:ascii="David" w:eastAsia="Times New Roman" w:hAnsi="David" w:cs="David"/>
          <w:b/>
          <w:i/>
          <w:snapToGrid w:val="0"/>
          <w:sz w:val="26"/>
          <w:szCs w:val="24"/>
          <w:rtl/>
        </w:rPr>
        <w:t>").</w:t>
      </w:r>
    </w:p>
    <w:p w14:paraId="4E12916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השלמת העבודות ובדקן כפי ששולמו בפועל ע"י המזמין בתוספת 20% כהוצאות תקורה של המזמין (להלן -"</w:t>
      </w:r>
      <w:r w:rsidRPr="00E56613">
        <w:rPr>
          <w:rFonts w:ascii="David" w:eastAsia="Times New Roman" w:hAnsi="David" w:cs="David"/>
          <w:bCs/>
          <w:i/>
          <w:snapToGrid w:val="0"/>
          <w:sz w:val="26"/>
          <w:szCs w:val="24"/>
          <w:rtl/>
        </w:rPr>
        <w:t>הוצאות השלמת העבודות</w:t>
      </w:r>
      <w:r w:rsidRPr="00E56613">
        <w:rPr>
          <w:rFonts w:ascii="David" w:eastAsia="Times New Roman" w:hAnsi="David" w:cs="David"/>
          <w:b/>
          <w:i/>
          <w:snapToGrid w:val="0"/>
          <w:sz w:val="26"/>
          <w:szCs w:val="24"/>
          <w:rtl/>
        </w:rPr>
        <w:t>").</w:t>
      </w:r>
    </w:p>
    <w:p w14:paraId="39603B1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הנזק שנגרם למזמין בגין הדחייה בהשלמת העבודות, כל נזקים והוצאות אחרים שנגרמו למזמין בגין סילוק יד הקבלן וכל פיצוי אחר שהקבלן חייב בתשלומו למזמין (להלן - "</w:t>
      </w:r>
      <w:r w:rsidRPr="00E56613">
        <w:rPr>
          <w:rFonts w:ascii="David" w:eastAsia="Times New Roman" w:hAnsi="David" w:cs="David"/>
          <w:bCs/>
          <w:i/>
          <w:snapToGrid w:val="0"/>
          <w:sz w:val="26"/>
          <w:szCs w:val="24"/>
          <w:rtl/>
        </w:rPr>
        <w:t>נזקי המזמין</w:t>
      </w:r>
      <w:r w:rsidRPr="00E56613">
        <w:rPr>
          <w:rFonts w:ascii="David" w:eastAsia="Times New Roman" w:hAnsi="David" w:cs="David"/>
          <w:b/>
          <w:i/>
          <w:snapToGrid w:val="0"/>
          <w:sz w:val="26"/>
          <w:szCs w:val="24"/>
          <w:rtl/>
        </w:rPr>
        <w:t>").</w:t>
      </w:r>
    </w:p>
    <w:p w14:paraId="3BC796B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עלה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על הוצאות השלמת העבודות ונזקי המזמין, ישולם ההפרש לקבלן, ובלבד שהקבלן לא יהיה זכאי לקבל סכום העולה על שכר העבודות שבוצעו בצרוף ערך החומרים שנעשה בהם שימוש ע"י המזמין לפי סעיף 24.2 לעיל כפי שיקבע ע"י המפקח.</w:t>
      </w:r>
    </w:p>
    <w:p w14:paraId="72ED5DD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עלו הוצאות השלמת העבודות ונזקי המזמין על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יהא הקבלן חייב בתשלום ההפרש למזמין והמזמין יהא זכאי לגבותו מהקבלן בכל דרך שיראה לנכון. המזמין יהיה זכאי לתבוע ולקבל הפרש זה או כל חלק ממנו מהקבלן בכל עת ואף לפני מועד השלמת העבודות ובדקן ובלבד שהתביעה תבוסס </w:t>
      </w:r>
      <w:proofErr w:type="spellStart"/>
      <w:r w:rsidRPr="00E56613">
        <w:rPr>
          <w:rFonts w:ascii="David" w:eastAsia="Times New Roman" w:hAnsi="David" w:cs="David"/>
          <w:b/>
          <w:i/>
          <w:snapToGrid w:val="0"/>
          <w:sz w:val="26"/>
          <w:szCs w:val="24"/>
          <w:rtl/>
        </w:rPr>
        <w:t>באומדן</w:t>
      </w:r>
      <w:proofErr w:type="spellEnd"/>
      <w:r w:rsidRPr="00E56613">
        <w:rPr>
          <w:rFonts w:ascii="David" w:eastAsia="Times New Roman" w:hAnsi="David" w:cs="David"/>
          <w:b/>
          <w:i/>
          <w:snapToGrid w:val="0"/>
          <w:sz w:val="26"/>
          <w:szCs w:val="24"/>
          <w:rtl/>
        </w:rPr>
        <w:t xml:space="preserve"> חתום ע"י המפקח.</w:t>
      </w:r>
    </w:p>
    <w:p w14:paraId="1735006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הזכות למזמין לעשות שימוש מידי בזכויותיו לפי סעיף 24 ללא צורך בכל התראה מוקדמת גם בכל מקרה שהקבלן פושט את הרגל, או הגיש בקשה להקפאת הליכים או להסדר או סידור כלשהו עם או לטובת </w:t>
      </w:r>
      <w:proofErr w:type="spellStart"/>
      <w:r w:rsidRPr="00E56613">
        <w:rPr>
          <w:rFonts w:ascii="David" w:eastAsia="Times New Roman" w:hAnsi="David" w:cs="David"/>
          <w:b/>
          <w:i/>
          <w:snapToGrid w:val="0"/>
          <w:sz w:val="26"/>
          <w:szCs w:val="24"/>
          <w:rtl/>
        </w:rPr>
        <w:t>נושיו</w:t>
      </w:r>
      <w:proofErr w:type="spellEnd"/>
      <w:r w:rsidRPr="00E56613">
        <w:rPr>
          <w:rFonts w:ascii="David" w:eastAsia="Times New Roman" w:hAnsi="David" w:cs="David"/>
          <w:b/>
          <w:i/>
          <w:snapToGrid w:val="0"/>
          <w:sz w:val="26"/>
          <w:szCs w:val="24"/>
          <w:rtl/>
        </w:rPr>
        <w:t xml:space="preserve"> או שניתן לנגדו צו קבלת נכסים, או מונה לו או לנכסיו כונס או מפרק, זמני או קבוע, או אם הוגשה נגדו בקשת פירוק אשר לא בוטלה בתוך 30 יום ממועד שנמסרה לקבלן או ניתן צו או נתקבלה החלטה לפירוקו, או שאינו משלם את חובותיו או מתקשה בתשלומיו באופן שלפי שקול דעת המפקח או המזמין, עלול </w:t>
      </w:r>
      <w:r w:rsidRPr="00E56613">
        <w:rPr>
          <w:rFonts w:ascii="David" w:eastAsia="Times New Roman" w:hAnsi="David" w:cs="David"/>
          <w:b/>
          <w:i/>
          <w:snapToGrid w:val="0"/>
          <w:sz w:val="24"/>
          <w:szCs w:val="24"/>
          <w:rtl/>
        </w:rPr>
        <w:t>לפגוע בכושרו לממן ביצוע התחייבויותיו עפ"י חוזה זה, וכן במקרה שיש בידי המזמין הוכחות להנחת דעתו שהקבלן נתן או הציע, במישרין או בעקיפין, בעצמו או ע"י אחרים, לאדם אחר, שוחד, מענק או כל טובת הנאה בקשר להשגת ההתקשרות עפ"י חוזה זה ו/או לכל דבר הקשור בבצועה.</w:t>
      </w:r>
    </w:p>
    <w:p w14:paraId="675C60F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E014B8F"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בדיקות לצורך חשבונות ביניים</w:t>
      </w:r>
    </w:p>
    <w:p w14:paraId="72BC86A3" w14:textId="77777777" w:rsidR="00E56613" w:rsidRPr="00E56613" w:rsidRDefault="00E56613" w:rsidP="00E56613">
      <w:pPr>
        <w:spacing w:before="120" w:beforeAutospacing="0" w:after="120" w:afterAutospacing="0" w:line="240" w:lineRule="auto"/>
        <w:ind w:left="360"/>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 xml:space="preserve">ההסכם הנו </w:t>
      </w:r>
      <w:proofErr w:type="spellStart"/>
      <w:r w:rsidRPr="00E56613">
        <w:rPr>
          <w:rFonts w:ascii="David" w:eastAsia="Times New Roman" w:hAnsi="David" w:cs="David"/>
          <w:b/>
          <w:i/>
          <w:snapToGrid w:val="0"/>
          <w:sz w:val="24"/>
          <w:szCs w:val="24"/>
          <w:rtl/>
        </w:rPr>
        <w:t>פאושלי</w:t>
      </w:r>
      <w:proofErr w:type="spellEnd"/>
      <w:r w:rsidRPr="00E56613">
        <w:rPr>
          <w:rFonts w:ascii="David" w:eastAsia="Times New Roman" w:hAnsi="David" w:cs="David"/>
          <w:b/>
          <w:i/>
          <w:snapToGrid w:val="0"/>
          <w:sz w:val="24"/>
          <w:szCs w:val="24"/>
          <w:rtl/>
        </w:rPr>
        <w:t xml:space="preserve"> ובצוע העבודות מבוסס על החוזה ועל נספחיו. קצב התקדמות העבודה על פי לוח הזמנים והשלבים, ועמידת הקבלן בהתחייבויותיו על פי חוזה זה, יקבעו על סמך העקרונות הבאים:-</w:t>
      </w:r>
    </w:p>
    <w:p w14:paraId="4586055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בדיקת חשבונות הביניים תיעשה בהתאם להתקדמות הביצוע עפ"י לוח הזמנים ולוח התשלומים.</w:t>
      </w:r>
    </w:p>
    <w:p w14:paraId="4186AFB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בדיקות למטרת חשבון חלקי אין מהוות אשור על טיב העבודות או אישור לכך שהעבודות נעשו בהתאם לנספחים.</w:t>
      </w:r>
    </w:p>
    <w:p w14:paraId="670F0D2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מחלוקת בכל הנוגע לבדיקות ולתוצאותיהן יכריע המפקח.</w:t>
      </w:r>
    </w:p>
    <w:p w14:paraId="4777F0E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תכנית מדידה לאחר ביצוע תעודכן ותבוצע ע"י מודד מטעם הקבלן (על חשבון הקבלן) עם התקדמות (</w:t>
      </w:r>
      <w:r w:rsidRPr="00E56613">
        <w:rPr>
          <w:rFonts w:ascii="David" w:eastAsia="Times New Roman" w:hAnsi="David" w:cs="David"/>
          <w:b/>
          <w:i/>
          <w:snapToGrid w:val="0"/>
          <w:sz w:val="24"/>
          <w:szCs w:val="24"/>
        </w:rPr>
        <w:t>AS MADE</w:t>
      </w:r>
      <w:r w:rsidRPr="00E56613">
        <w:rPr>
          <w:rFonts w:ascii="David" w:eastAsia="Times New Roman" w:hAnsi="David" w:cs="David"/>
          <w:b/>
          <w:i/>
          <w:snapToGrid w:val="0"/>
          <w:sz w:val="24"/>
          <w:szCs w:val="24"/>
          <w:rtl/>
        </w:rPr>
        <w:t xml:space="preserve">) בכל שלב ושלב ובכל הנוגע לעבודות הקבלן לרבות לאחר ביצוע היסודות, לאחר יציקת ריצפת קומת קרקע, לאחר יציקת כל תקרת ביניים, מערכות ת"ק (קווי מים, ביוב, ניקוז, תאורה, חשמל תקשורת וכד') וכן ביצוע עבודות פיתוח לרבות כבישים, מדרכות וכו' בכל שלב שיידרש ע"י המפקח, לדוגמא: עם מיקום אבני שפה וכד'. המדידה והתוכניות יבוצעו ע"י מודד מוסמך אשר יאושר מראש ובכתב ע"י המזמין </w:t>
      </w:r>
      <w:proofErr w:type="spellStart"/>
      <w:r w:rsidRPr="00E56613">
        <w:rPr>
          <w:rFonts w:ascii="David" w:eastAsia="Times New Roman" w:hAnsi="David" w:cs="David"/>
          <w:b/>
          <w:i/>
          <w:snapToGrid w:val="0"/>
          <w:sz w:val="24"/>
          <w:szCs w:val="24"/>
          <w:rtl/>
        </w:rPr>
        <w:t>וע"ח</w:t>
      </w:r>
      <w:proofErr w:type="spellEnd"/>
      <w:r w:rsidRPr="00E56613">
        <w:rPr>
          <w:rFonts w:ascii="David" w:eastAsia="Times New Roman" w:hAnsi="David" w:cs="David"/>
          <w:b/>
          <w:i/>
          <w:snapToGrid w:val="0"/>
          <w:sz w:val="24"/>
          <w:szCs w:val="24"/>
          <w:rtl/>
        </w:rPr>
        <w:t xml:space="preserve"> הקבלן. למזמין שמורה הזכות שלא לאשר מודד מבלי צורך לתת הסבר לקבלן. הגשת </w:t>
      </w:r>
      <w:proofErr w:type="spellStart"/>
      <w:r w:rsidRPr="00E56613">
        <w:rPr>
          <w:rFonts w:ascii="David" w:eastAsia="Times New Roman" w:hAnsi="David" w:cs="David"/>
          <w:b/>
          <w:i/>
          <w:snapToGrid w:val="0"/>
          <w:sz w:val="24"/>
          <w:szCs w:val="24"/>
          <w:rtl/>
        </w:rPr>
        <w:t>תכניות</w:t>
      </w:r>
      <w:proofErr w:type="spellEnd"/>
      <w:r w:rsidRPr="00E56613">
        <w:rPr>
          <w:rFonts w:ascii="David" w:eastAsia="Times New Roman" w:hAnsi="David" w:cs="David"/>
          <w:b/>
          <w:i/>
          <w:snapToGrid w:val="0"/>
          <w:sz w:val="24"/>
          <w:szCs w:val="24"/>
          <w:rtl/>
        </w:rPr>
        <w:t xml:space="preserve"> כאמור הינה תנאי מוקדם לבדיקה ואישור חשבונות ביניים.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לפני </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בואו לבצע בדיקה או לאשר בדיקה, רשאי  המפקח ליתן הודעה מראש לקבלן על כוונתו לעשות כן ועל המועד הרצוי לו, והקבלן מתחייב להיות נוכח במועד הנקוב או לשלוח ממלא מקום לצורך זה, לסייע למפקח לבצע את הבדיקות הדרושות, לספק את כוח האדם והאמצעים הדרושים לצורך הבדיקות ולהמציא את הפרטים הדרושים בקשר לכך.</w:t>
      </w:r>
    </w:p>
    <w:p w14:paraId="5F60903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נכח הקבלן או ממלא מקומו במועד הנקוב לצורך בצוע הבדיקות  - רשאי המפקח לדחות מועד בצוע הבדיקות או לבצען בהעדרם, ויהיו רואים את תוצאות הבדיקות כפי שאושרו ע"י המפקח כתוצאותיהן הנכונות של הבדיקות והקבלן לא יהא רשאי לערער עליהן.</w:t>
      </w:r>
    </w:p>
    <w:p w14:paraId="1688D1A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lastRenderedPageBreak/>
        <w:t>נכח הקבלן או ממלא מקומו בשעת בצוע הבדיקות כאמור, רשאי הוא לערער בכתב תוך 48 שעות על כל תוצאה שנקבעה והמפקח יקבע מועד לבצוע הבדיקה מחדש. בדיקה שבוצעה מחדש תהיה סופית וללא עוררין כפי שנקבעה ע"י המפקח.</w:t>
      </w:r>
    </w:p>
    <w:p w14:paraId="19E03822"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49D62DDE"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Pr>
      </w:pPr>
      <w:r w:rsidRPr="00E56613">
        <w:rPr>
          <w:rFonts w:ascii="David" w:eastAsia="Times New Roman" w:hAnsi="David" w:cs="David"/>
          <w:bCs/>
          <w:i/>
          <w:snapToGrid w:val="0"/>
          <w:sz w:val="26"/>
          <w:szCs w:val="24"/>
          <w:u w:val="single"/>
          <w:rtl/>
        </w:rPr>
        <w:t>ניקוי העבודות ופנוי האתר</w:t>
      </w:r>
    </w:p>
    <w:p w14:paraId="38AA7C5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כל העבודות, יהיה הקבלן חייב לנקות ולפנות על חשבונו הוא את האתר מכל ציוד מתקנים אמצעים פסולת שיירי בנין וחומרים אחרים - בין אם הם נובעים מהעבודות ובין אם נובעים מקבלנים מיוחדים ו/או אחרים - ולהשאיר האתר נקי כשסביבתו מיושרת הכול לשביעת רצונו של המפקח. מבלי לגרוע מכלליות האמור לעיל - על הקבלן לנקות ולהוריד כל כתמי צבע או נוזלים אחרים וכן סימני לכלוך אחרים ועקבותיהם מחלקי העבודות השונים, ועליו להשאיר את כל העבודות מושלמות נקיות ומוכנות לשימוש.</w:t>
      </w:r>
    </w:p>
    <w:p w14:paraId="7F719FA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זימון </w:t>
      </w:r>
      <w:r w:rsidR="0037469F" w:rsidRPr="00E56613">
        <w:rPr>
          <w:rFonts w:ascii="David" w:eastAsia="Times New Roman" w:hAnsi="David" w:cs="David" w:hint="cs"/>
          <w:snapToGrid w:val="0"/>
          <w:sz w:val="24"/>
          <w:szCs w:val="24"/>
          <w:rtl/>
        </w:rPr>
        <w:t>לפרוטוקו</w:t>
      </w:r>
      <w:r w:rsidR="0037469F" w:rsidRPr="00E56613">
        <w:rPr>
          <w:rFonts w:ascii="David" w:eastAsia="Times New Roman" w:hAnsi="David" w:cs="David" w:hint="eastAsia"/>
          <w:snapToGrid w:val="0"/>
          <w:sz w:val="24"/>
          <w:szCs w:val="24"/>
          <w:rtl/>
        </w:rPr>
        <w:t>ל</w:t>
      </w:r>
      <w:r w:rsidRPr="00E56613">
        <w:rPr>
          <w:rFonts w:ascii="David" w:eastAsia="Times New Roman" w:hAnsi="David" w:cs="David"/>
          <w:snapToGrid w:val="0"/>
          <w:sz w:val="24"/>
          <w:szCs w:val="24"/>
          <w:rtl/>
        </w:rPr>
        <w:t xml:space="preserve"> מסירה ראשוני לדייר יתבצע ע"י הקבלן רק לאחר קבלת אישור על  השלמת העבודות </w:t>
      </w:r>
      <w:r w:rsidR="0037469F" w:rsidRPr="00E56613">
        <w:rPr>
          <w:rFonts w:ascii="David" w:eastAsia="Times New Roman" w:hAnsi="David" w:cs="David" w:hint="cs"/>
          <w:snapToGrid w:val="0"/>
          <w:sz w:val="24"/>
          <w:szCs w:val="24"/>
          <w:rtl/>
        </w:rPr>
        <w:t>המפורטות</w:t>
      </w:r>
      <w:r w:rsidRPr="00E56613">
        <w:rPr>
          <w:rFonts w:ascii="David" w:eastAsia="Times New Roman" w:hAnsi="David" w:cs="David"/>
          <w:snapToGrid w:val="0"/>
          <w:sz w:val="24"/>
          <w:szCs w:val="24"/>
          <w:rtl/>
        </w:rPr>
        <w:t xml:space="preserve"> בנספח 3.1.42 – "צ'ק ליסט לאישור דירות לפני פרוטוקול ראשוני"  ע"י הפיקוח.</w:t>
      </w:r>
    </w:p>
    <w:p w14:paraId="450789E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4D42965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לעיל, לקראת מסירת כל דירה לרוכש, על הקבלן לבצע ניקיון יסודי של הדירה והשטחים הציבוריים </w:t>
      </w:r>
      <w:r w:rsidRPr="00E56613">
        <w:rPr>
          <w:rFonts w:ascii="David" w:eastAsia="Times New Roman" w:hAnsi="David" w:cs="David" w:hint="cs"/>
          <w:snapToGrid w:val="0"/>
          <w:sz w:val="24"/>
          <w:szCs w:val="24"/>
          <w:rtl/>
        </w:rPr>
        <w:t xml:space="preserve">לרבות הגנות, כיסויים נדרשים ונעלית דירות/קומות </w:t>
      </w:r>
      <w:r w:rsidRPr="00E56613">
        <w:rPr>
          <w:rFonts w:ascii="David" w:eastAsia="Times New Roman" w:hAnsi="David" w:cs="David"/>
          <w:snapToGrid w:val="0"/>
          <w:sz w:val="24"/>
          <w:szCs w:val="24"/>
          <w:rtl/>
        </w:rPr>
        <w:t>באמצעות חברת ניקיון בעלת יכולת וניסיון מוכח שתאושר ע"י המפקח כאמור בסעיף 5.9 לעיל.</w:t>
      </w:r>
    </w:p>
    <w:p w14:paraId="0E8F957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3566306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מהוראות סעיף 26, על סעיפי המשנה בו, הקבלן מתחייב להעמיד מכולה, בגודל ובמיקום שיורה לו המפקח, לתקופת שמתחילת אכלוס הבניין ועד חודשיים לאחר סיום אכלוס הבניין, לשימוש הדיירים ולפינוי כל פסולת שהיא שתיווצר במהלך האכלוס. הקבלן יוודא כי המכולה תרוקן באופן שוטף ובפרטו מיד עם התמלאותה. </w:t>
      </w:r>
    </w:p>
    <w:p w14:paraId="2C5CADE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נמסרו לפי דרישת המזמין חלקים של העבודות קודם לגמר כל העבודות תחולנה הוראות סעיף זה על חלקי העבודות שנמסרו. האמור בסעיף זה מתייחס גם לכל הנוגע לעבודות קבלנים מיוחדים.</w:t>
      </w:r>
    </w:p>
    <w:p w14:paraId="7A88246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האמור בסעיף 26.1 לעיל באופן שוטף במהלך בצוע העבודות לפחות אחת ליום, ומבלי לגרוע מהאמור לעיל בכל מועד ואופן שהמפקח יורה.</w:t>
      </w:r>
    </w:p>
    <w:p w14:paraId="53E940B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ישפוך עודפי חומרים ואשפה אלא במקום שהרשות המוסמכת המתאימה הרשתה זאת, ויקפיד כי הובלת חומרים ואמצעים לאתר וממנו תיעשה ללא השלכת פסולת, נזילות וכתמים ומבלי שייגרמו נזקים בדרכים ובשטחים פרטיים וציבוריים ויהיה חייב לשפות את המזמין בגין כל דרישה, תביעה והליכים משפטיים, במידה וינקטו כנגד המזמין, בגין הפרת התחייבותו דלעיל של הקבלן. בכל מקרה  אין לקבור פסולת באתר. לפי דרישת המזמין, ימציא הקבלן אישור בדבר התקשרותו עם אתר פסולת מאושר לצורך הטמנת הפסולת מחוץ לאתר.</w:t>
      </w:r>
    </w:p>
    <w:p w14:paraId="3664501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שעל הקבלן לבצע לפי סעיף זה יהיה על חשבונו.</w:t>
      </w:r>
    </w:p>
    <w:p w14:paraId="4160A718" w14:textId="77777777" w:rsidR="00E56613" w:rsidRPr="00E56613" w:rsidRDefault="00E56613" w:rsidP="00E56613">
      <w:pPr>
        <w:spacing w:before="0" w:beforeAutospacing="0" w:after="0" w:afterAutospacing="0" w:line="360" w:lineRule="auto"/>
        <w:ind w:left="1480" w:hanging="660"/>
        <w:jc w:val="both"/>
        <w:rPr>
          <w:rFonts w:ascii="David" w:eastAsia="Times New Roman" w:hAnsi="David" w:cs="David"/>
          <w:snapToGrid w:val="0"/>
          <w:sz w:val="24"/>
          <w:szCs w:val="24"/>
          <w:rtl/>
        </w:rPr>
      </w:pPr>
    </w:p>
    <w:p w14:paraId="33F7146B"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השלמת העבודות ומסירתן</w:t>
      </w:r>
    </w:p>
    <w:p w14:paraId="28D7186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בגמר העבודות יודיע הקבלן בכתב למפקח כי העבודות מוכנות למסירה, ותוך 7 ימים מקבלת ההודעה יבקר המפקח באתר ויערוך </w:t>
      </w:r>
      <w:proofErr w:type="spellStart"/>
      <w:r w:rsidRPr="00E56613">
        <w:rPr>
          <w:rFonts w:ascii="David" w:eastAsia="Times New Roman" w:hAnsi="David" w:cs="David"/>
          <w:b/>
          <w:i/>
          <w:snapToGrid w:val="0"/>
          <w:sz w:val="26"/>
          <w:szCs w:val="24"/>
          <w:rtl/>
        </w:rPr>
        <w:t>פרטיכל</w:t>
      </w:r>
      <w:proofErr w:type="spellEnd"/>
      <w:r w:rsidRPr="00E56613">
        <w:rPr>
          <w:rFonts w:ascii="David" w:eastAsia="Times New Roman" w:hAnsi="David" w:cs="David"/>
          <w:b/>
          <w:i/>
          <w:snapToGrid w:val="0"/>
          <w:sz w:val="26"/>
          <w:szCs w:val="24"/>
          <w:rtl/>
        </w:rPr>
        <w:t xml:space="preserve"> המתייחס למידת גמר העבודות ומצבן.</w:t>
      </w:r>
    </w:p>
    <w:p w14:paraId="5ECFDE7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יאשר את השלמת העבודות, רק בהתמלא  כלל התנאים הבאים:-</w:t>
      </w:r>
    </w:p>
    <w:p w14:paraId="67974EA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העבודות, לרבות השנויים, הושלמו לשביעת רצונו של המפקח היועצים והמתכננים ועמדו במבחני קבלה כפי שיקבע המפקח.</w:t>
      </w:r>
    </w:p>
    <w:p w14:paraId="32B1566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העבודות עמדו בכל הבדיקות והמבחנים הנדרשים עפ"י חוזה זה ועפ"י כל דין וניתנו כל האישורים הנדרשים  לתקינותן המלאה ולתפעולן לרבות אישור בודק חשמל מוסמך, המתכנן, הרשות המקומית וטופס 4 רלוונטי.</w:t>
      </w:r>
    </w:p>
    <w:p w14:paraId="584D73C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בצע את התחייבותו לפי סעיף 26 לעיל.</w:t>
      </w:r>
    </w:p>
    <w:p w14:paraId="2E60885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תקן על חשבונו כל נזק שנגרם כתוצאה מהעבודות ושהוא אחראי לתיקונו.</w:t>
      </w:r>
    </w:p>
    <w:p w14:paraId="485C528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למפקח את התוכנית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xml:space="preserve"> ("תוכניות עדות") בהתאם להוראות סעיף 21.11 לעיל, ואת מפות המדידה שתידרשנה ע"י הועדה המקומית/הרשות המקומית כשהן חתומות ע"י מודד מוסמך.</w:t>
      </w:r>
    </w:p>
    <w:p w14:paraId="18D6800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ו/או לרוכשי היחידות במבנה הוראות תחזוקה ושימוש בהתאם לחוק המכר (דירות) לרבות באשר לרכוש המשותף.</w:t>
      </w:r>
    </w:p>
    <w:p w14:paraId="77FA397F"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על הקבלן להעביר למפקח עותק מהוראות התחזוקה והשימוש לאישורו.  </w:t>
      </w:r>
    </w:p>
    <w:p w14:paraId="557CBCB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ולרוכשים במסגרת תיק המסירה, את תעודות האחריות לבדק אשר נתקבלו מהספקים השונים .</w:t>
      </w:r>
    </w:p>
    <w:p w14:paraId="2D61856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קבלת כל האישורים בדבר תקינות כל הבדיקות המתחייבות עפ"י חוזה זה ועפ"י כל דין לרבות</w:t>
      </w:r>
      <w:r w:rsidRPr="00E56613">
        <w:rPr>
          <w:rFonts w:ascii="David" w:eastAsia="Times New Roman" w:hAnsi="David" w:cs="David"/>
          <w:b/>
          <w:i/>
          <w:snapToGrid w:val="0"/>
          <w:sz w:val="26"/>
          <w:szCs w:val="24"/>
          <w:rtl/>
        </w:rPr>
        <w:t xml:space="preserve"> אישור רשויות ו/או גופים מוסמכים נוספים בדבר גמר העבודות ובכללם: אישור בזק, חברת החשמל, </w:t>
      </w:r>
      <w:proofErr w:type="spellStart"/>
      <w:r w:rsidRPr="00E56613">
        <w:rPr>
          <w:rFonts w:ascii="David" w:eastAsia="Times New Roman" w:hAnsi="David" w:cs="David"/>
          <w:b/>
          <w:i/>
          <w:snapToGrid w:val="0"/>
          <w:sz w:val="26"/>
          <w:szCs w:val="24"/>
          <w:rtl/>
        </w:rPr>
        <w:t>טל"כ</w:t>
      </w:r>
      <w:proofErr w:type="spellEnd"/>
      <w:r w:rsidRPr="00E56613">
        <w:rPr>
          <w:rFonts w:ascii="David" w:eastAsia="Times New Roman" w:hAnsi="David" w:cs="David"/>
          <w:b/>
          <w:i/>
          <w:snapToGrid w:val="0"/>
          <w:sz w:val="26"/>
          <w:szCs w:val="24"/>
          <w:rtl/>
        </w:rPr>
        <w:t xml:space="preserve"> ומע"צ.</w:t>
      </w:r>
    </w:p>
    <w:p w14:paraId="114701E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ביחידות הדיור במבנה בוצע </w:t>
      </w:r>
      <w:proofErr w:type="spellStart"/>
      <w:r w:rsidRPr="00E56613">
        <w:rPr>
          <w:rFonts w:ascii="David" w:eastAsia="Times New Roman" w:hAnsi="David" w:cs="David"/>
          <w:b/>
          <w:i/>
          <w:snapToGrid w:val="0"/>
          <w:sz w:val="26"/>
          <w:szCs w:val="24"/>
          <w:rtl/>
        </w:rPr>
        <w:t>נקיון</w:t>
      </w:r>
      <w:proofErr w:type="spellEnd"/>
      <w:r w:rsidRPr="00E56613">
        <w:rPr>
          <w:rFonts w:ascii="David" w:eastAsia="Times New Roman" w:hAnsi="David" w:cs="David"/>
          <w:b/>
          <w:i/>
          <w:snapToGrid w:val="0"/>
          <w:sz w:val="26"/>
          <w:szCs w:val="24"/>
          <w:rtl/>
        </w:rPr>
        <w:t xml:space="preserve"> מקיף בהתאם לנהלי החברה</w:t>
      </w:r>
      <w:r w:rsidRPr="00E56613">
        <w:rPr>
          <w:rFonts w:ascii="David" w:eastAsia="Times New Roman" w:hAnsi="David" w:cs="David" w:hint="cs"/>
          <w:b/>
          <w:i/>
          <w:snapToGrid w:val="0"/>
          <w:sz w:val="26"/>
          <w:szCs w:val="24"/>
          <w:rtl/>
        </w:rPr>
        <w:t>.</w:t>
      </w:r>
    </w:p>
    <w:p w14:paraId="6C21CE91"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בכל הנוגע למוכנת הדירה למסירה או אי מוכנותה, מצבה, מידת גמר העבודות ומלוי התנאים הנזכרים בסעיף 27.2 לעיל יהיה המפקח קובע בלעדית סופי</w:t>
      </w:r>
      <w:r w:rsidR="00CE0A1F">
        <w:rPr>
          <w:rFonts w:ascii="David" w:eastAsia="Times New Roman" w:hAnsi="David" w:cs="David"/>
          <w:b/>
          <w:i/>
          <w:snapToGrid w:val="0"/>
          <w:sz w:val="26"/>
          <w:szCs w:val="24"/>
          <w:rtl/>
        </w:rPr>
        <w:t>ת וללא עוררין והחלטתו ת</w:t>
      </w:r>
      <w:r w:rsidR="00CE0A1F">
        <w:rPr>
          <w:rFonts w:ascii="David" w:eastAsia="Times New Roman" w:hAnsi="David" w:cs="David" w:hint="cs"/>
          <w:b/>
          <w:i/>
          <w:snapToGrid w:val="0"/>
          <w:sz w:val="26"/>
          <w:szCs w:val="24"/>
          <w:rtl/>
        </w:rPr>
        <w:t>י</w:t>
      </w:r>
      <w:r w:rsidR="00CE0A1F">
        <w:rPr>
          <w:rFonts w:ascii="David" w:eastAsia="Times New Roman" w:hAnsi="David" w:cs="David"/>
          <w:b/>
          <w:i/>
          <w:snapToGrid w:val="0"/>
          <w:sz w:val="26"/>
          <w:szCs w:val="24"/>
          <w:rtl/>
        </w:rPr>
        <w:t xml:space="preserve">רשם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 xml:space="preserve"> הנ"ל.</w:t>
      </w:r>
    </w:p>
    <w:p w14:paraId="67FE78F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זכאי לסרב לקבל את העבודות אם לא הושלמו כאמור בסעיף 27.2 לעיל, או לקבלן בכפוף להשלמתן בעתיד לשביעות רצונו, ובמקרה אחרון זה תחולנה ההוראות הבאות:-</w:t>
      </w:r>
    </w:p>
    <w:p w14:paraId="2873E2AB" w14:textId="77777777" w:rsidR="00E56613" w:rsidRPr="00E56613" w:rsidRDefault="00E56613" w:rsidP="00CE0A1F">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לבצע התיקונים בתוך המועד שיקבע לכך ע"י המפקח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w:t>
      </w:r>
    </w:p>
    <w:p w14:paraId="00CB776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לעכב מהיתרה שתגיע לקבלן אותה עת את העבודות שטרם הושלמו, שעל הקבלן לבצע לפי קביעת המפקח, בתוספת 25%. במקרה כאמור רשאי המזמין אך לא חייב, שלא לעכב כאמור, אם תומצא למזמין ערבות בנקאית להנחת דעתו ובסכום שהמפקח יקבע.</w:t>
      </w:r>
    </w:p>
    <w:p w14:paraId="18B0E75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את התיקונים במועד, יהיה המזמין זכאי לבצעם על חשבון הקבלן ועל הקבלן לשלם את הוצאות התיקונים למזמין.</w:t>
      </w:r>
    </w:p>
    <w:p w14:paraId="55A6BEA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לאחר ביצוע האמור </w:t>
      </w:r>
      <w:proofErr w:type="spellStart"/>
      <w:r w:rsidRPr="00E56613">
        <w:rPr>
          <w:rFonts w:ascii="David" w:eastAsia="Times New Roman" w:hAnsi="David" w:cs="David"/>
          <w:b/>
          <w:i/>
          <w:snapToGrid w:val="0"/>
          <w:sz w:val="26"/>
          <w:szCs w:val="24"/>
          <w:rtl/>
        </w:rPr>
        <w:t>בס"ק</w:t>
      </w:r>
      <w:proofErr w:type="spellEnd"/>
      <w:r w:rsidRPr="00E56613">
        <w:rPr>
          <w:rFonts w:ascii="David" w:eastAsia="Times New Roman" w:hAnsi="David" w:cs="David"/>
          <w:b/>
          <w:i/>
          <w:snapToGrid w:val="0"/>
          <w:sz w:val="26"/>
          <w:szCs w:val="24"/>
          <w:rtl/>
        </w:rPr>
        <w:t xml:space="preserve"> 27.1 עד 27.4 לעיל, ימסור הקבלן, באישור המפקח, הודעת זימון לסיור באתר העבודות בדרג סמנכ"ל המזמין וסמנכ"ל הקבלן. מועד הסיור יתואם בין הסמנכ"לים הנ"ל. במהלך הסיור יוודא הקבלן כי העבודות הושלמו ואין ליקויים נראים לעין בעבודות.</w:t>
      </w:r>
    </w:p>
    <w:p w14:paraId="78EDFDA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לאחר ביצוע האמור </w:t>
      </w:r>
      <w:proofErr w:type="spellStart"/>
      <w:r w:rsidRPr="00E56613">
        <w:rPr>
          <w:rFonts w:ascii="David" w:eastAsia="Times New Roman" w:hAnsi="David" w:cs="David"/>
          <w:b/>
          <w:i/>
          <w:snapToGrid w:val="0"/>
          <w:sz w:val="26"/>
          <w:szCs w:val="24"/>
          <w:rtl/>
        </w:rPr>
        <w:t>בס"ק</w:t>
      </w:r>
      <w:proofErr w:type="spellEnd"/>
      <w:r w:rsidRPr="00E56613">
        <w:rPr>
          <w:rFonts w:ascii="David" w:eastAsia="Times New Roman" w:hAnsi="David" w:cs="David"/>
          <w:b/>
          <w:i/>
          <w:snapToGrid w:val="0"/>
          <w:sz w:val="26"/>
          <w:szCs w:val="24"/>
          <w:rtl/>
        </w:rPr>
        <w:t xml:space="preserve"> 27.5 לעיל, יתואם סיור הנהלה באתר העבודות בדרג הנהלת המזמין והנהלת הקבלן, וזאת לצורך קבלת אישור הנהלת המזמין  להתחלת מסירות השטחים המשותפים ויחידות הדיור </w:t>
      </w:r>
      <w:proofErr w:type="spellStart"/>
      <w:r w:rsidRPr="00E56613">
        <w:rPr>
          <w:rFonts w:ascii="David" w:eastAsia="Times New Roman" w:hAnsi="David" w:cs="David"/>
          <w:b/>
          <w:i/>
          <w:snapToGrid w:val="0"/>
          <w:sz w:val="26"/>
          <w:szCs w:val="24"/>
          <w:rtl/>
        </w:rPr>
        <w:t>לרוכשיהן</w:t>
      </w:r>
      <w:proofErr w:type="spellEnd"/>
      <w:r w:rsidRPr="00E56613">
        <w:rPr>
          <w:rFonts w:ascii="David" w:eastAsia="Times New Roman" w:hAnsi="David" w:cs="David"/>
          <w:b/>
          <w:i/>
          <w:snapToGrid w:val="0"/>
          <w:sz w:val="26"/>
          <w:szCs w:val="24"/>
          <w:rtl/>
        </w:rPr>
        <w:t>.</w:t>
      </w:r>
    </w:p>
    <w:p w14:paraId="5D28C92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לאחר ביצוע האמור </w:t>
      </w:r>
      <w:proofErr w:type="spellStart"/>
      <w:r w:rsidRPr="00E56613">
        <w:rPr>
          <w:rFonts w:ascii="David" w:eastAsia="Times New Roman" w:hAnsi="David" w:cs="David"/>
          <w:b/>
          <w:i/>
          <w:snapToGrid w:val="0"/>
          <w:sz w:val="26"/>
          <w:szCs w:val="24"/>
          <w:rtl/>
        </w:rPr>
        <w:t>בס"ק</w:t>
      </w:r>
      <w:proofErr w:type="spellEnd"/>
      <w:r w:rsidRPr="00E56613">
        <w:rPr>
          <w:rFonts w:ascii="David" w:eastAsia="Times New Roman" w:hAnsi="David" w:cs="David"/>
          <w:b/>
          <w:i/>
          <w:snapToGrid w:val="0"/>
          <w:sz w:val="26"/>
          <w:szCs w:val="24"/>
          <w:rtl/>
        </w:rPr>
        <w:t xml:space="preserve"> 27.6 לעיל וקבלת אישור הנהלת המזמין, תבוצע תחילה מסירה של השטחים המשותפים, המערכות והמעליות בבניין לנציגות ראשונה של דיירי הבניין, ורק לאחר מכן תחל מסירת דירות לרוכשי דירות בבניין.</w:t>
      </w:r>
    </w:p>
    <w:p w14:paraId="00B8F2B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המזמין רשאי לוותר ו/או לבקש לבצע במקביל, כ"א מהתהליכים המפורטים </w:t>
      </w:r>
      <w:proofErr w:type="spellStart"/>
      <w:r w:rsidRPr="00E56613">
        <w:rPr>
          <w:rFonts w:ascii="David" w:eastAsia="Times New Roman" w:hAnsi="David" w:cs="David"/>
          <w:b/>
          <w:i/>
          <w:snapToGrid w:val="0"/>
          <w:sz w:val="26"/>
          <w:szCs w:val="24"/>
          <w:rtl/>
        </w:rPr>
        <w:t>בס"ק</w:t>
      </w:r>
      <w:proofErr w:type="spellEnd"/>
      <w:r w:rsidRPr="00E56613">
        <w:rPr>
          <w:rFonts w:ascii="David" w:eastAsia="Times New Roman" w:hAnsi="David" w:cs="David"/>
          <w:b/>
          <w:i/>
          <w:snapToGrid w:val="0"/>
          <w:sz w:val="26"/>
          <w:szCs w:val="24"/>
          <w:rtl/>
        </w:rPr>
        <w:t xml:space="preserve"> 27.5 עד 27.7 לעיל, ובכל מקרה מובהר כי אין באישורים ו/או ההליכים כאמור לגרוע מאחריות הקבלן על פי הסכם זה ו/או הדין, ואין בהם משום אישור לאיכות ו/או טיב ו/או העדר ליקויים בעבודות.</w:t>
      </w:r>
    </w:p>
    <w:p w14:paraId="52436C3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תאריך קבלת החזקה באותו שלב ע"י המזמין ו/או רוכשי הדירות, ללא כל הסתייגות בדבר ליקויים ופגמים, לרבות חיבור סופי של המערכות שהותקנו במסגרת העבודות, </w:t>
      </w:r>
      <w:r w:rsidRPr="00E56613">
        <w:rPr>
          <w:rFonts w:ascii="David" w:eastAsia="Times New Roman" w:hAnsi="David" w:cs="David"/>
          <w:b/>
          <w:i/>
          <w:snapToGrid w:val="0"/>
          <w:sz w:val="26"/>
          <w:szCs w:val="24"/>
          <w:rtl/>
        </w:rPr>
        <w:lastRenderedPageBreak/>
        <w:t>למערכות עירוניות קיימות ובכפוף לאחזקת העבודות ע"י הקבלן, ועל חשבונו, עד למועד הקבלה כאמור</w:t>
      </w:r>
      <w:r w:rsidRPr="00E56613">
        <w:rPr>
          <w:rFonts w:ascii="David" w:eastAsia="Times New Roman" w:hAnsi="David" w:cs="David"/>
          <w:bCs/>
          <w:i/>
          <w:snapToGrid w:val="0"/>
          <w:sz w:val="26"/>
          <w:szCs w:val="24"/>
          <w:rtl/>
        </w:rPr>
        <w:t>, ייחשב לתאריך גמר העבודות ולמועד בו תחל תקופת הבדק</w:t>
      </w:r>
      <w:r w:rsidRPr="00E56613">
        <w:rPr>
          <w:rFonts w:ascii="David" w:eastAsia="Times New Roman" w:hAnsi="David" w:cs="David"/>
          <w:b/>
          <w:i/>
          <w:snapToGrid w:val="0"/>
          <w:sz w:val="26"/>
          <w:szCs w:val="24"/>
          <w:rtl/>
        </w:rPr>
        <w:t xml:space="preserve"> וזאת מבלי לגרוע מכל יתר התחייבויותיו של הקבלן עפ"י הסכם זה, לרבות המצאת תעודת גמר מהעירייה ו/או הועדה המקומית (טופס 5).</w:t>
      </w:r>
    </w:p>
    <w:p w14:paraId="7F9BFDE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עוד לפני השלמת כל העבודות, ועל הקבלן למלא אחר דרישות המזמין. במקרה זה תחולנה הוראות החוזה המתייחסות להשלמת בצוע העבודות ומסירתן, בשנויים המחויבים, על חלקי העבודות הנמסרים.</w:t>
      </w:r>
    </w:p>
    <w:p w14:paraId="1E6896DC" w14:textId="77777777" w:rsid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יטפל בעצמו ועל אחריותו בקבלת טפסי 4 ובקבלת תעודות גמר מהרשות המקומית לביצוע כל חלק מהעבודות ובביצוע תיקונים והשלמות עפ"י דרישות הרשות המקומית.</w:t>
      </w:r>
    </w:p>
    <w:p w14:paraId="2D7026DA" w14:textId="77777777" w:rsidR="00110BDC" w:rsidRDefault="00110BDC" w:rsidP="00F9429A">
      <w:pPr>
        <w:numPr>
          <w:ilvl w:val="1"/>
          <w:numId w:val="24"/>
        </w:numPr>
        <w:spacing w:before="120" w:beforeAutospacing="0" w:after="120" w:afterAutospacing="0" w:line="240" w:lineRule="auto"/>
        <w:ind w:left="964" w:hanging="567"/>
        <w:jc w:val="both"/>
        <w:outlineLvl w:val="1"/>
        <w:rPr>
          <w:rFonts w:ascii="David" w:hAnsi="David"/>
          <w:b/>
          <w:i/>
          <w:snapToGrid w:val="0"/>
          <w:sz w:val="26"/>
          <w:szCs w:val="24"/>
        </w:rPr>
      </w:pPr>
      <w:r w:rsidRPr="00F9429A">
        <w:rPr>
          <w:rFonts w:ascii="David" w:eastAsia="Times New Roman" w:hAnsi="David" w:cs="David"/>
          <w:b/>
          <w:i/>
          <w:snapToGrid w:val="0"/>
          <w:sz w:val="26"/>
          <w:szCs w:val="24"/>
          <w:rtl/>
        </w:rPr>
        <w:t>הצדדים מסכימים ומאשרים כי התשלום עבור שירותי הניהול והאחזקה של הבניין, ביחס לכלל הדירות בבניין, בגין החודשיים הראשונים ממועד אכלוס הדירה הראשונה בבניין - יהא באחריותו ועל חשבונו של הקבלן הראשי.</w:t>
      </w:r>
    </w:p>
    <w:p w14:paraId="428F4420" w14:textId="77777777" w:rsidR="00D61873" w:rsidRPr="00F9429A" w:rsidRDefault="00D61873" w:rsidP="00F9429A">
      <w:pPr>
        <w:spacing w:before="120" w:beforeAutospacing="0" w:after="120" w:afterAutospacing="0" w:line="240" w:lineRule="auto"/>
        <w:ind w:left="964"/>
        <w:jc w:val="both"/>
        <w:outlineLvl w:val="1"/>
        <w:rPr>
          <w:rFonts w:ascii="David" w:hAnsi="David" w:cs="David"/>
          <w:b/>
          <w:i/>
          <w:snapToGrid w:val="0"/>
          <w:sz w:val="26"/>
          <w:szCs w:val="24"/>
          <w:rtl/>
        </w:rPr>
      </w:pPr>
    </w:p>
    <w:p w14:paraId="0D354BAE"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בדק</w:t>
      </w:r>
    </w:p>
    <w:p w14:paraId="50A513B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הקבלן מקבל על עצמו את כל התחייבויות המזמין כלפי הרוכשים בכל הקשור לביצוע והשלמת הדירות, ולמילוי חובותיו עפ"י חוק המכר (דירות) מבחינת טיב, בדק ואחריות. </w:t>
      </w:r>
    </w:p>
    <w:p w14:paraId="67F18A6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בעצמו ועל חשבונו, את הטיפול בשינויי רוכשים ובתלונות רוכשים באמצעות מערכת ממוחשבת.</w:t>
      </w:r>
    </w:p>
    <w:p w14:paraId="38584D9E"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במערכת הממוחשבת כאמור יתועדו ויישמרו כל התכתובות (מייל, פקס, מכתבים וכו') בין הקבלן לבין הרוכשים/הדיירים, המפקח והמזמין, בקשר עם פניות הרוכשים/דיירים וכן יתועדו תרשומות מסודרות של כל הפניות הטלפוניות של הרוכשים/דיירים בעניינים כאמור.</w:t>
      </w:r>
    </w:p>
    <w:p w14:paraId="2EA66DF5"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העתק מכל תכתובת ו/או פניה כאמור יועבר מייד עם קבלתה למפקח ולמזמין.</w:t>
      </w:r>
    </w:p>
    <w:p w14:paraId="41D51563"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כן יתועדו באופן מפורט במערכת הממוחשבת כל הפעולות שהקבלן נקט בטיפול בפניות ומועדן.</w:t>
      </w:r>
    </w:p>
    <w:p w14:paraId="26A25873"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המרכז את סטאטוס המעקב והטיפול בכל פניה, יועבר על ידי הקבלן למפקח ולמזמין בתדירות אשר תיקבע ע"י המפקח ו/או המזמין.</w:t>
      </w:r>
    </w:p>
    <w:p w14:paraId="3D27F351"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לקבל מראש את אישור המזמין לפרטי פורמט ניהול המידע של המערכת הממוחשבת וכן לפורמט דו"ח המעקב כאמור. המפקח ו/או המזמין יהיו רשאים להורות לקבלן לשנות את פורמט ניהול מידע ו/או דו"ח המעקב כאמור והקבלן יפעל בהתאם להוראות ולהנחיות המפקח ו/או המזמין כאמור, מיד עם קבלתן והכל על חשבונו.</w:t>
      </w:r>
    </w:p>
    <w:p w14:paraId="40AE4577"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לחבר, בעצמו ועל חשבונו ובתאום עם המזמין והמפקח, את המערכת הממוחשבת הנ"ל למחשב אשר במשרדי המפקח והמזמין (לצורך צפייה והפקת דו"חות בלבד).</w:t>
      </w:r>
    </w:p>
    <w:p w14:paraId="78ABB44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בנוסף לאמור לעיל, הקבלן מתחייב להעמיד, מיד עם תחילת האכלוס, מוקד טלפוני מתאים לקבלת תלונות הדיירים. מענה ביצועי לתלונות </w:t>
      </w:r>
      <w:r w:rsidRPr="00E56613">
        <w:rPr>
          <w:rFonts w:ascii="David" w:eastAsia="Times New Roman" w:hAnsi="David" w:cs="David" w:hint="cs"/>
          <w:b/>
          <w:i/>
          <w:snapToGrid w:val="0"/>
          <w:sz w:val="26"/>
          <w:szCs w:val="24"/>
          <w:rtl/>
        </w:rPr>
        <w:t xml:space="preserve">ותקלות המונעות שימוש סביר בדירה (נזילות חמורות, תקלות </w:t>
      </w:r>
      <w:r w:rsidR="00CE0A1F" w:rsidRPr="00E56613">
        <w:rPr>
          <w:rFonts w:ascii="David" w:eastAsia="Times New Roman" w:hAnsi="David" w:cs="David" w:hint="cs"/>
          <w:b/>
          <w:i/>
          <w:snapToGrid w:val="0"/>
          <w:sz w:val="26"/>
          <w:szCs w:val="24"/>
          <w:rtl/>
        </w:rPr>
        <w:t>תפקוד</w:t>
      </w:r>
      <w:r w:rsidRPr="00E56613">
        <w:rPr>
          <w:rFonts w:ascii="David" w:eastAsia="Times New Roman" w:hAnsi="David" w:cs="David" w:hint="cs"/>
          <w:b/>
          <w:i/>
          <w:snapToGrid w:val="0"/>
          <w:sz w:val="26"/>
          <w:szCs w:val="24"/>
          <w:rtl/>
        </w:rPr>
        <w:t xml:space="preserve"> במערכת הביוב והמים ו/או תקלות חשמל מהותיות </w:t>
      </w:r>
      <w:r w:rsidRPr="00E56613">
        <w:rPr>
          <w:rFonts w:ascii="David" w:eastAsia="Times New Roman" w:hAnsi="David" w:cs="David"/>
          <w:b/>
          <w:i/>
          <w:snapToGrid w:val="0"/>
          <w:sz w:val="26"/>
          <w:szCs w:val="24"/>
          <w:rtl/>
        </w:rPr>
        <w:t>יינתן תוך 24 שעות מקבלת התלונה במוקד</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יתר התקלות יתוקנו תוך זמן סביר בהתאם לנסיבות העניין ואופי התקלה. מעקב על הטיפול במוקד יעשה באמצעות המערכת הממוחשבת שהוזכרה לעיל. כמו כן הקבלן מתחייב למנות נציג מטעמו שירכז מול הרוכשים את התיאום והפיקוח והביקורת על אופן הטיפול בתלונות ופניות הרוכשים/דיירים. </w:t>
      </w:r>
    </w:p>
    <w:p w14:paraId="6E30F88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עוד מתחייב הקבלן להעמיד שני צוותים ייעודיים, האחד לטיפול בליקויים המופיעים בפרוטוקולי המסירות של יחידות הדיור אשר נמסרו </w:t>
      </w:r>
      <w:proofErr w:type="spellStart"/>
      <w:r w:rsidRPr="00E56613">
        <w:rPr>
          <w:rFonts w:ascii="David" w:eastAsia="Times New Roman" w:hAnsi="David" w:cs="David"/>
          <w:b/>
          <w:i/>
          <w:snapToGrid w:val="0"/>
          <w:sz w:val="26"/>
          <w:szCs w:val="24"/>
          <w:rtl/>
        </w:rPr>
        <w:t>לרוכשיהן</w:t>
      </w:r>
      <w:proofErr w:type="spellEnd"/>
      <w:r w:rsidRPr="00E56613">
        <w:rPr>
          <w:rFonts w:ascii="David" w:eastAsia="Times New Roman" w:hAnsi="David" w:cs="David"/>
          <w:b/>
          <w:i/>
          <w:snapToGrid w:val="0"/>
          <w:sz w:val="26"/>
          <w:szCs w:val="24"/>
          <w:rtl/>
        </w:rPr>
        <w:t xml:space="preserve">, והשני לטיפול בליקויים </w:t>
      </w:r>
      <w:r w:rsidRPr="00E56613">
        <w:rPr>
          <w:rFonts w:ascii="David" w:eastAsia="Times New Roman" w:hAnsi="David" w:cs="David"/>
          <w:b/>
          <w:i/>
          <w:snapToGrid w:val="0"/>
          <w:sz w:val="26"/>
          <w:szCs w:val="24"/>
          <w:rtl/>
        </w:rPr>
        <w:lastRenderedPageBreak/>
        <w:t>המופיעים בפרוטוקול מסירת הרכוש המשותף. היקף הצוותים ייקבע בתיאום עם המזמין, בהתאם לכמות יחידות הדיור בפרויקט ואופי הליקויים.</w:t>
      </w:r>
    </w:p>
    <w:p w14:paraId="67BAB43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p>
    <w:p w14:paraId="00A1BC1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פרטים לגבי הקמת המוקד, נציג הקבלן ומספרי הטלפון והפקס שלהם ימסרו ע"י הקבלן לרוכשים עם מסירת הדירות לרוכשים. יובהר כי המוקד הטלפוני יפעל עד להשלמת הטיפול במלוא הליקויים המנויים לעיל.</w:t>
      </w:r>
    </w:p>
    <w:p w14:paraId="57B8903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תקופות הבדק והאחריות הינן כנקוב בנספח 3.1.1 או כל תקופה אחרת שנקבעה, אם נקבעה, במפרט המיוחד ( 3.1.2 ,3.1.2.1.) ומפרט טכני מזמין (3.1.31, 3.1.32) ולא פחות מהקבועה עפ"י כל דין ומניינה מתאריך מסירת כל יחידת דיור לרוכש ללא צורך בתיקונים ו/או מתום 6 חודשים מהמועד הקובע כאמור בסעיף 6.6.5 לעיל, לפי המאוחר </w:t>
      </w:r>
      <w:proofErr w:type="spellStart"/>
      <w:r w:rsidRPr="00E56613">
        <w:rPr>
          <w:rFonts w:ascii="David" w:eastAsia="Times New Roman" w:hAnsi="David" w:cs="David"/>
          <w:b/>
          <w:i/>
          <w:snapToGrid w:val="0"/>
          <w:sz w:val="26"/>
          <w:szCs w:val="24"/>
          <w:rtl/>
        </w:rPr>
        <w:t>מביניהם</w:t>
      </w:r>
      <w:proofErr w:type="spellEnd"/>
      <w:r w:rsidRPr="00E56613">
        <w:rPr>
          <w:rFonts w:ascii="David" w:eastAsia="Times New Roman" w:hAnsi="David" w:cs="David"/>
          <w:b/>
          <w:i/>
          <w:snapToGrid w:val="0"/>
          <w:sz w:val="26"/>
          <w:szCs w:val="24"/>
          <w:rtl/>
        </w:rPr>
        <w:t>, ובאשר לרכוש המשותף - ממועד מסירתו לנציגות הבתים המשותפים היה וצוינו בפרוטוקול מסירה ליקויים, תחל תקופת הבדק לגבי אותם ליקויים ממועד תיקונם (להלן - "</w:t>
      </w:r>
      <w:r w:rsidRPr="00E56613">
        <w:rPr>
          <w:rFonts w:ascii="David" w:eastAsia="Times New Roman" w:hAnsi="David" w:cs="David"/>
          <w:bCs/>
          <w:i/>
          <w:snapToGrid w:val="0"/>
          <w:sz w:val="26"/>
          <w:szCs w:val="24"/>
          <w:rtl/>
        </w:rPr>
        <w:t>תקופת הבדק</w:t>
      </w:r>
      <w:r w:rsidRPr="00E56613">
        <w:rPr>
          <w:rFonts w:ascii="David" w:eastAsia="Times New Roman" w:hAnsi="David" w:cs="David"/>
          <w:b/>
          <w:i/>
          <w:snapToGrid w:val="0"/>
          <w:sz w:val="26"/>
          <w:szCs w:val="24"/>
          <w:rtl/>
        </w:rPr>
        <w:t>").</w:t>
      </w:r>
    </w:p>
    <w:p w14:paraId="5E81AF7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ועל אף האמור בכל מסמך נלווה או נספח, לא תפחת תקופת הבדק (כשהגדרה זאת כוללת כאמור גם את תקופת הבדק וגם את תקופת האחריות) מתקופות הבדק והאחריות המצטברות הנקובות בחוק המכר (דירות) על תיקוניו מעת לעת, אף אם העבודות או הפרויקט איננו לבניית דירה כהגדרתה בחוק הנ"ל.</w:t>
      </w:r>
    </w:p>
    <w:p w14:paraId="3034C4C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נתגלו בתקופת הבדק נזקים, מגרעות או קלקולים בעבודות הנובעים לדעת המפקח מעבודה לקויה או מחומרים גרועים או פגומים, או נתגלתה רטיבות במעטפת הבניין והקבלן יקבל הודעה בכתב על כך מאת המזמין או המפקח, יהיה הקבלן חייב לתקן על חשבונו מיידית את המגרעות, הקלקולים והנזקים או לבנות מחדש או להחליף על חשבונו, כל פריט מקולקל או פגום ולבצע את כל העבודות מתחייבות לשם כך (להלן - "</w:t>
      </w:r>
      <w:r w:rsidRPr="00E56613">
        <w:rPr>
          <w:rFonts w:ascii="David" w:eastAsia="Times New Roman" w:hAnsi="David" w:cs="David"/>
          <w:bCs/>
          <w:i/>
          <w:snapToGrid w:val="0"/>
          <w:sz w:val="26"/>
          <w:szCs w:val="24"/>
          <w:rtl/>
        </w:rPr>
        <w:t>עבודות בדק</w:t>
      </w:r>
      <w:r w:rsidRPr="00E56613">
        <w:rPr>
          <w:rFonts w:ascii="David" w:eastAsia="Times New Roman" w:hAnsi="David" w:cs="David"/>
          <w:b/>
          <w:i/>
          <w:snapToGrid w:val="0"/>
          <w:sz w:val="26"/>
          <w:szCs w:val="24"/>
          <w:rtl/>
        </w:rPr>
        <w:t>") וזאת מיד עם הדרישה.</w:t>
      </w:r>
    </w:p>
    <w:p w14:paraId="736E567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ליקוי שהתגלה בתקופת הבדק או התגלה לאחריה אך אירע בתקופת הבדק, יחשב  כאילו התגלה בתקופת הבדק.</w:t>
      </w:r>
    </w:p>
    <w:p w14:paraId="6AF71DD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למפקח להורות לקבלן את השיטה ולוח הזמנים לבצוע עבודות הבדק, ועל הקבלן למלא אחר הוראות המפקח, אך זאת מבלי שהדבר פוטר אותו מכל אחריות על פי סעיף זה.</w:t>
      </w:r>
    </w:p>
    <w:p w14:paraId="253FC30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זה לעיל יהיה על הקבלן לבצע כל עבודת בדק מיד ואף קודם לתום תקופת הבדק, בכל מקרה שהמגרעות או הקלקולים שנתגלו עלולים לפי קביעת המפקח לגרום נזק לעבודות או לכל חלק מהן או מונעים את אפשרות השימוש הסביר במקום בו יש לבצע התיקון או אחרת. במקרה זה יהיה על הקבלן ,לבצע מיד, במהירות וללא השהייה את כל התיקונים הנדרשים.</w:t>
      </w:r>
    </w:p>
    <w:p w14:paraId="1A28BC6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עבודת בדק לא יפטור את הקבלן מאחריותו לתיקוני מגרעות או קלקולים, אם יתגלו מגרעת או קלקול כלשהם פעם נוספת בעבודות למרות התיקון שכבר בוצע על ידי הקבלן, ואפילו נתגלו לאחר תקופת הבדק. במקרה זה יהיה על הקבלן לתקן שנית את אותה מגרעת או אותו הקלקול והוראות סעיף זה תחולנה גם על תיקון נוסף כזה.</w:t>
      </w:r>
    </w:p>
    <w:p w14:paraId="27CFA5DD" w14:textId="77777777" w:rsidR="00E56613" w:rsidRPr="00E56613" w:rsidRDefault="00E56613" w:rsidP="00E56613">
      <w:pPr>
        <w:spacing w:before="0" w:beforeAutospacing="0" w:after="0" w:afterAutospacing="0" w:line="240" w:lineRule="auto"/>
        <w:ind w:firstLine="79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אין בהוראות סעיף זה כדי לגרוע מהוראות סעיף 19 וסעיף 28.6.</w:t>
      </w:r>
    </w:p>
    <w:p w14:paraId="641AD3D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בכל עת שהיא ואף אם לאחר תום תקופת הבדק פגם בעבודות, הנובע מבצוע העבודות שלא בהתאם לנספחים, יהיה הקבלן חייב לתקן מיד את הפגם וכל הכרוך בו על חשבונו, ואם הפגם אינו ניתן לתקון יהיה הקבלן חייב בתשלום פיצויים למזמין.</w:t>
      </w:r>
    </w:p>
    <w:p w14:paraId="743DE70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איזה מהפעולות שעליו לבצע לפי סעיף 28 זה יהיה המזמין רשאי לעשותן בעצמו או ע"י קבלן אחר על חשבון הקבלן או להימנע מביצועם, ללא צורך בכל התראה. כל ההוצאות שהמזמין הוציא בבצוע הפעולות כאמור או ערכן של פעולות שלא בוצעו בתוספת של 20% שיחשבו כתקורה, הכול כפי שיקבע ע"י המפקח, ישולמו ע"י הקבלן למזמין מיד לפי דרישתו. המזמין יהיה רשאי לנכות או לקזז כל סכום על פי סעיף זה מכל סכום שיגיע לקבלן בכל זמן שהוא וכן יהיה המזמין רשאי לגבות את הסכום האמור בכל דרך אחרת לרבות על ידי הפעלת הערבות הבנקאית.</w:t>
      </w:r>
    </w:p>
    <w:p w14:paraId="05D4BE0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שעקב בצוע עבודות הבדק נגרם נזק לעבודות אחרות או לרכוש אחר של המזמין, יהיה על  קבלן לתקן את כל הנדרש על מנת להשיב המצב לקדמותו ולפצות המזמין על כל נזק שנגרם לו והכול מיד עם דרישה כאמור.</w:t>
      </w:r>
    </w:p>
    <w:p w14:paraId="4D8BCFB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כל החובות המוטלות עפ"י חוזה זה על הקבלן בתקופת העבודות ולגבי העבודות ובצוען, וכל נזק ואחריות בקשר אליהם, יחולו בשנויים המחויבים, גם על עבודות הבדק שהקבלן יבצע לפי סעיף זה ותקופת ביצועם.</w:t>
      </w:r>
    </w:p>
    <w:p w14:paraId="07AC74E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האמור לעיל בסעיף זה יחול, בשנויים המחויבים, גם על עבודות שבוצעו ע"י הקבלן במסגרת סעיף 15.3 ו- 15.6 לעיל.</w:t>
      </w:r>
    </w:p>
    <w:p w14:paraId="7E0D781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מה שעל הקבלן לבצע לפי סעיף 28 יבוצע במועד ובאופן שתגרם הפרעה מינימאלית למזמין, ולרוכשים בתאום עם המפקח, בהתאם להוראותיו, לשביעות רצון המפקח ובהתאם להוראותיו, ובכל מקרה של מחלוקת בין הצדדים בכל עניין הנוגע לסעיף זה - יחליט המפקח.</w:t>
      </w:r>
    </w:p>
    <w:p w14:paraId="65C4F0B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מוסכם כי בכל מקרה בו על הקבלן לבצע תיקון או לשאת בתשלום על פי סעיף זה והקבלן לא עשה כאמור מכל סיבה שהיא בין השאר עקב אי יכולתו הכלכלית, או עקב כניסתו להליכי פירוק, כינוס, הקפאה או כל הליך אחר הפוגע בכושרו למלא חיוביו על פי סעיף זה, ישלם הקבלן למזמין בנוסף לכל סעד על פי סעיף זה, פיצוי מוסכם בשיעור הקבוע בנספח 3.1.1 בהקשר זה לכל יחידת דיור בפרויקט שנכללה בעבודות. המזמין (/או מי מיחידיו בכפוף לקבלת הרשאה בין יחידי המזמין לבין עצמם), יהיה רשאי לעכב לקזז או לנכות את סכום הפיצוי המוסכם מכל סכום המגיע לקבלן מהמזמין. </w:t>
      </w:r>
    </w:p>
    <w:p w14:paraId="4F532E63"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4527759D"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r w:rsidRPr="00E56613">
        <w:rPr>
          <w:rFonts w:ascii="David" w:eastAsia="Times New Roman" w:hAnsi="David" w:cs="David"/>
          <w:sz w:val="24"/>
          <w:szCs w:val="24"/>
          <w:rtl/>
        </w:rPr>
        <w:t>במקרה וניתנה הודעה בכתב על הקיזוז, עיכוב ו/או ניכוי כאמור, יחושב סכום הפיצוי הנ"ל לפי השער היציג הידוע ביום ההודעה כאמור.</w:t>
      </w:r>
    </w:p>
    <w:p w14:paraId="15D7E639"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p>
    <w:p w14:paraId="16A7D88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מבלי לגרוע מהאמור לעיל, עבודות הבדק האמורות בסעיף 28, על סעיפי המשנה בו, תבוצענה אך ורק ע"י הגורם שביצע את העבודות עצמן, לפי העניין, במהלך הקמת הפרויקט.</w:t>
      </w:r>
    </w:p>
    <w:p w14:paraId="402B4368" w14:textId="77777777" w:rsidR="00E56613" w:rsidRPr="00E56613" w:rsidRDefault="00E56613" w:rsidP="00E56613">
      <w:pPr>
        <w:spacing w:before="0" w:beforeAutospacing="0" w:after="0" w:afterAutospacing="0" w:line="240" w:lineRule="auto"/>
        <w:ind w:left="1649"/>
        <w:jc w:val="both"/>
        <w:rPr>
          <w:rFonts w:ascii="David" w:eastAsia="Times New Roman" w:hAnsi="David" w:cs="David"/>
          <w:sz w:val="24"/>
          <w:szCs w:val="24"/>
          <w:rtl/>
        </w:rPr>
      </w:pPr>
    </w:p>
    <w:p w14:paraId="56C5D0B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DE5A1F9"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הזכויות בפרויקט</w:t>
      </w:r>
    </w:p>
    <w:p w14:paraId="6D83B9F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למען הסר כל ספק, מוצהר ומוסכם כי לקבלן אין ולא תהיינה זכויות מכל סוג שהוא לרבות עיכבון במקרקעי הפרויקט ו/או בכל חלק מהם </w:t>
      </w:r>
      <w:proofErr w:type="spellStart"/>
      <w:r w:rsidRPr="00E56613">
        <w:rPr>
          <w:rFonts w:ascii="David" w:eastAsia="Times New Roman" w:hAnsi="David" w:cs="David"/>
          <w:b/>
          <w:i/>
          <w:snapToGrid w:val="0"/>
          <w:sz w:val="26"/>
          <w:szCs w:val="24"/>
          <w:rtl/>
        </w:rPr>
        <w:t>מכח</w:t>
      </w:r>
      <w:proofErr w:type="spellEnd"/>
      <w:r w:rsidRPr="00E56613">
        <w:rPr>
          <w:rFonts w:ascii="David" w:eastAsia="Times New Roman" w:hAnsi="David" w:cs="David"/>
          <w:b/>
          <w:i/>
          <w:snapToGrid w:val="0"/>
          <w:sz w:val="26"/>
          <w:szCs w:val="24"/>
          <w:rtl/>
        </w:rPr>
        <w:t xml:space="preserve"> חוזה זה על נספחיו, לרבות אך לא רק בדירות ו/או משרדים ו/או מתקנים ו/או חדרי טרנספורמציה ו/או תקשורת שיקים ו/או יבנה בפרויקט ו/או זכות כלשהי לקבל כספים בגין מכירתם ו/או השכרתם ו/או עשיית עסקה אחרת בהם עם צד ג' כלשהו.</w:t>
      </w:r>
    </w:p>
    <w:p w14:paraId="7181A014"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מהתחייבויות הקבלן להציב שמירה באתר ולנקוט בכל האמצעים בכדי למנוע פלישה לאתר,</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w:t>
      </w:r>
      <w:r w:rsidR="00CE0A1F">
        <w:rPr>
          <w:rFonts w:ascii="David" w:eastAsia="Times New Roman" w:hAnsi="David" w:cs="David" w:hint="cs"/>
          <w:b/>
          <w:i/>
          <w:snapToGrid w:val="0"/>
          <w:sz w:val="26"/>
          <w:szCs w:val="24"/>
          <w:rtl/>
        </w:rPr>
        <w:t>ן</w:t>
      </w:r>
      <w:r w:rsidRPr="00E56613">
        <w:rPr>
          <w:rFonts w:ascii="David" w:eastAsia="Times New Roman" w:hAnsi="David" w:cs="David"/>
          <w:b/>
          <w:i/>
          <w:snapToGrid w:val="0"/>
          <w:sz w:val="26"/>
          <w:szCs w:val="24"/>
          <w:rtl/>
        </w:rPr>
        <w:t xml:space="preserve"> מתחייב לא לפעול נגד רוכש שפלש לאתר ו/או לדירה אלא בתיאום ובאישור מוקדם ובכתב מהמזמין. ובכל מקרה של פלישה כאמור, לדווח מיידית על כך למזמין ולמפקח.</w:t>
      </w:r>
    </w:p>
    <w:p w14:paraId="14E7026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D53C284"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הפרה ותרופות</w:t>
      </w:r>
    </w:p>
    <w:p w14:paraId="115A3C6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צד אשר יפר או לא יקיים איזה מהתחייבויותיו לפי חוזה זה, יהיה חייב לפצות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את הצד המקיים על כל הנזקים וההפסדים שיגרמו לצד המקיים עקב כך, וזאת מבלי לפגוע בזכות המזמין לפיצויים קבועים מראש במקרה של אחור בהשלמת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העבודות כאמור בסעיף 10.5.2 לעיל.</w:t>
      </w:r>
    </w:p>
    <w:p w14:paraId="4DCB744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הפרה יסודית של חוזה זה תהיה כל אימת שהצדדים לא בצעו במועד התחייבות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יסודית  על פיו וכל הפרה יסודית אחרת כהגדרתה בחוזה זה ו/או במשמעה על פי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הדין.</w:t>
      </w:r>
    </w:p>
    <w:p w14:paraId="1139EC72"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שעל הקבלן לבצע עבודות (לרבות עבודות בדק) או/וגם לנקוט באמצעים</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  כלשהם ו/או לשלם מס ו/או תשלום חובה ו/או הוצאה כלשהי שבאחריותו לשלם עפ"י חוזה זה למטרת העבודות והוא לא עשה כן, בתוך 14 יום ממועד קבלת דרישת המזמין בכתב והמזמין בצע עבודות אלה או נקט באמצעים כאמור בעצמו או ע"י אחרים או </w:t>
      </w:r>
      <w:r w:rsidR="00CE0A1F">
        <w:rPr>
          <w:rFonts w:ascii="David" w:eastAsia="Times New Roman" w:hAnsi="David" w:cs="David" w:hint="cs"/>
          <w:b/>
          <w:i/>
          <w:snapToGrid w:val="0"/>
          <w:sz w:val="26"/>
          <w:szCs w:val="24"/>
          <w:rtl/>
        </w:rPr>
        <w:t>ש</w:t>
      </w:r>
      <w:r w:rsidR="00CE0A1F">
        <w:rPr>
          <w:rFonts w:ascii="David" w:eastAsia="Times New Roman" w:hAnsi="David" w:cs="David"/>
          <w:b/>
          <w:i/>
          <w:snapToGrid w:val="0"/>
          <w:sz w:val="26"/>
          <w:szCs w:val="24"/>
          <w:rtl/>
        </w:rPr>
        <w:t>שיל</w:t>
      </w:r>
      <w:r w:rsidR="00CE0A1F">
        <w:rPr>
          <w:rFonts w:ascii="David" w:eastAsia="Times New Roman" w:hAnsi="David" w:cs="David" w:hint="cs"/>
          <w:b/>
          <w:i/>
          <w:snapToGrid w:val="0"/>
          <w:sz w:val="26"/>
          <w:szCs w:val="24"/>
          <w:rtl/>
        </w:rPr>
        <w:t>ם אותם</w:t>
      </w:r>
      <w:r w:rsidRPr="00E56613">
        <w:rPr>
          <w:rFonts w:ascii="David" w:eastAsia="Times New Roman" w:hAnsi="David" w:cs="David"/>
          <w:b/>
          <w:i/>
          <w:snapToGrid w:val="0"/>
          <w:sz w:val="26"/>
          <w:szCs w:val="24"/>
          <w:rtl/>
        </w:rPr>
        <w:t xml:space="preserve"> במקום הקבלן, הרי על כל סכום שהמזמין יוציא בקשר לכך יתווספו 15% </w:t>
      </w:r>
      <w:r w:rsidRPr="00E56613">
        <w:rPr>
          <w:rFonts w:ascii="David" w:eastAsia="Times New Roman" w:hAnsi="David" w:cs="David"/>
          <w:b/>
          <w:i/>
          <w:snapToGrid w:val="0"/>
          <w:sz w:val="26"/>
          <w:szCs w:val="24"/>
          <w:rtl/>
        </w:rPr>
        <w:lastRenderedPageBreak/>
        <w:t>כהוצאות התקורה של המזמין והם יתווספו לכל סכום שהמזמין יהיה זכאי לגבות מהקבלן. והקבלן מתחייב לשלם הסכום הנ"ל למזמין בתוך 14 יום ממועד דרישת המזמין בכתב.</w:t>
      </w:r>
    </w:p>
    <w:p w14:paraId="76307A8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לקזז כנגד כל סכום המגיע ממנו לקבלן או לנכות מכל סכום המגיע ממנו לקבלן ו/או לחלט מהערבויות שבידו כל סכום המגיע מהקבלן למזמין, וזאת מבלי לגרוע מזכות המזמין לגבות המגיע לו מהקבלן בכל דרך אחרת (המזמין יהיה רשאי לגרוע או לקזז סכומים על פי חוזה זה גם אם הסכומים המגיעים לקבלן הנם בגין התקשרויות אחרות עם המזמין) ו/או עם מי מיחידיו בכפוף לקבלת הרשאה בין יחידי המזמין. בצוע הקיזוז או הניכוי אינו מחייב הודעה מהמזמין, אולם לפי דרישת הקבלן ימציא המזמין לקבלן את פירוט הסכום שלטענת המזמין הגיע לו מהקבלן ואשר היה נשוא הקיזוז.</w:t>
      </w:r>
    </w:p>
    <w:p w14:paraId="3CDA4259"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שונות</w:t>
      </w:r>
    </w:p>
    <w:p w14:paraId="1C3022F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מוסכם במפורש כי בצוע כל וכל אחת מהתחייבויות המזמין עפ"י חוזה זה מותנה בכך שהקבלן יקיים תחילה את התחייבויותיו עפ"י חוזה זה שעליו לקיים עד לאותו מועד, והמזמין זכאי, מבלי לפגוע באמור בכל מקום אחר בחוזה זה,  לעכב בצוע </w:t>
      </w:r>
      <w:r w:rsidR="00CE0A1F" w:rsidRPr="00E56613">
        <w:rPr>
          <w:rFonts w:ascii="David" w:eastAsia="Times New Roman" w:hAnsi="David" w:cs="David" w:hint="cs"/>
          <w:b/>
          <w:i/>
          <w:snapToGrid w:val="0"/>
          <w:sz w:val="26"/>
          <w:szCs w:val="24"/>
          <w:rtl/>
        </w:rPr>
        <w:t>התחייבו</w:t>
      </w:r>
      <w:r w:rsidR="00CE0A1F" w:rsidRPr="00E56613">
        <w:rPr>
          <w:rFonts w:ascii="David" w:eastAsia="Times New Roman" w:hAnsi="David" w:cs="David" w:hint="eastAsia"/>
          <w:b/>
          <w:i/>
          <w:snapToGrid w:val="0"/>
          <w:sz w:val="26"/>
          <w:szCs w:val="24"/>
          <w:rtl/>
        </w:rPr>
        <w:t>ת</w:t>
      </w:r>
      <w:r w:rsidRPr="00E56613">
        <w:rPr>
          <w:rFonts w:ascii="David" w:eastAsia="Times New Roman" w:hAnsi="David" w:cs="David"/>
          <w:b/>
          <w:i/>
          <w:snapToGrid w:val="0"/>
          <w:sz w:val="26"/>
          <w:szCs w:val="24"/>
          <w:rtl/>
        </w:rPr>
        <w:t xml:space="preserve"> כלשהי מהתחייבויותיו עד לאחר שהקבלן קיים את התחייבויותיו כאמור.</w:t>
      </w:r>
    </w:p>
    <w:p w14:paraId="7DBAB81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שום התנהגות מצד איזה מהצדדים לא תחשב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על איזה מזכויותיו עפ"י החוזה או/וגם עפ"י הדין, או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7F346FE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מכלליות האמור לעיל -</w:t>
      </w:r>
    </w:p>
    <w:p w14:paraId="19B65B1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הסכמה מצד המזמין או המפקח או הקבלן לסטות מתנאי חוזה זה במקרה מסוים לא תהווה תקדים ולא ילמדו ממנה גזירה שווה למקרה אחר.</w:t>
      </w:r>
    </w:p>
    <w:p w14:paraId="03D08D2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השתמשו המזמין או המפקח או הקבלן בזכויות הניתנות להם לפי חוזה זה במקרה מסוים, אין לראות בכך ותור על אותן זכויות במקרה אחר ואין ללמוד מהתנהגות זו ותור כלשהו על זכויות וחובות לפי החוזה.</w:t>
      </w:r>
    </w:p>
    <w:p w14:paraId="72C3827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הקבלן רק כפי חלקו המפורט בנספח 3.1.1 בגין כל חיוב מחיובי המזמין עפ"י חוזה זה, ככל שיחולו, ובכל מקרה כל אחד מיחידי המזמין אינו אחראי, ביחד ולחוד, למלוא חיובי המזמין כלפי הקבלן עפ"י חוזה זה. וזאת מבלי לגרוע מהאמור להלן בסיפא </w:t>
      </w:r>
      <w:proofErr w:type="spellStart"/>
      <w:r w:rsidRPr="00E56613">
        <w:rPr>
          <w:rFonts w:ascii="David" w:eastAsia="Times New Roman" w:hAnsi="David" w:cs="David"/>
          <w:b/>
          <w:i/>
          <w:snapToGrid w:val="0"/>
          <w:sz w:val="26"/>
          <w:szCs w:val="24"/>
          <w:rtl/>
        </w:rPr>
        <w:t>לס"ק</w:t>
      </w:r>
      <w:proofErr w:type="spellEnd"/>
      <w:r w:rsidRPr="00E56613">
        <w:rPr>
          <w:rFonts w:ascii="David" w:eastAsia="Times New Roman" w:hAnsi="David" w:cs="David"/>
          <w:b/>
          <w:i/>
          <w:snapToGrid w:val="0"/>
          <w:sz w:val="26"/>
          <w:szCs w:val="24"/>
          <w:rtl/>
        </w:rPr>
        <w:t xml:space="preserve"> זה.</w:t>
      </w:r>
    </w:p>
    <w:p w14:paraId="517191C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3.1.1. אותו דין יחול לגבי תביעה של מי מיחידי המזמין כנגד הקבלן, קרי תביעה כאמור תוגבל עד לגובה חלקו היחסי של התובע במזמין כמפורט בנספח 3.1.1.</w:t>
      </w:r>
    </w:p>
    <w:p w14:paraId="0CF3860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ההוצאות ומס הבולים בגין החוזה ובגין כל המסמכים, החשבונות והערבויות שיערכו על פיו ובקשר אליו וכל הוצאות הערבויות הבנקאיות שעל הקבלן למסור למזמין, חלות על הקבלן ותשולמנה על ידו.</w:t>
      </w:r>
    </w:p>
    <w:p w14:paraId="756A37A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הסמכות הבלעדית להכריע בכל מחלוקת ו/או סכסוך בקשר עם פרשנות חוזה זה ו/או יישומו ו/או כל עניין אחר הכרוך בו, למעט בעניינים אשר לגביהם נקבע בחוזה זה מפורשות אחרת, תהא נתונה בידי בית המשפט המוסמך מבחינה עניינית בעיר תל-אביב ולבית משפט זה בלבד.</w:t>
      </w:r>
    </w:p>
    <w:p w14:paraId="06E5CB7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חוזה זה על נספחיו, יחייב את המזמין אך ורק בכפוף לחתימתו כדין ע"י </w:t>
      </w:r>
      <w:proofErr w:type="spellStart"/>
      <w:r w:rsidRPr="00E56613">
        <w:rPr>
          <w:rFonts w:ascii="David" w:eastAsia="Times New Roman" w:hAnsi="David" w:cs="David"/>
          <w:b/>
          <w:i/>
          <w:snapToGrid w:val="0"/>
          <w:sz w:val="26"/>
          <w:szCs w:val="24"/>
          <w:rtl/>
        </w:rPr>
        <w:t>מורשי</w:t>
      </w:r>
      <w:proofErr w:type="spellEnd"/>
      <w:r w:rsidRPr="00E56613">
        <w:rPr>
          <w:rFonts w:ascii="David" w:eastAsia="Times New Roman" w:hAnsi="David" w:cs="David"/>
          <w:b/>
          <w:i/>
          <w:snapToGrid w:val="0"/>
          <w:sz w:val="26"/>
          <w:szCs w:val="24"/>
          <w:rtl/>
        </w:rPr>
        <w:t xml:space="preserve"> החתימה של המזמין.</w:t>
      </w:r>
    </w:p>
    <w:p w14:paraId="38BBB7A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כתובות הצדדים הן כמפורט בצד שמותיהם בפתח החוזה וכל הודעה שתימסר למי מהצדדים לחוזה זה לפי הכתובת דלעיל תחשב כנמסרת לידו בתום 72 שעות מעת מסירתה בדואר במכתב רשום.</w:t>
      </w:r>
    </w:p>
    <w:p w14:paraId="14813B37" w14:textId="77777777" w:rsidR="00152923" w:rsidRDefault="00152923" w:rsidP="00E56613">
      <w:pPr>
        <w:spacing w:before="0" w:beforeAutospacing="0" w:after="0" w:afterAutospacing="0" w:line="360" w:lineRule="auto"/>
        <w:jc w:val="center"/>
        <w:rPr>
          <w:rFonts w:ascii="David" w:eastAsia="Times New Roman" w:hAnsi="David" w:cs="David"/>
          <w:b/>
          <w:bCs/>
          <w:snapToGrid w:val="0"/>
          <w:sz w:val="24"/>
          <w:szCs w:val="24"/>
          <w:rtl/>
        </w:rPr>
      </w:pPr>
    </w:p>
    <w:p w14:paraId="3CC973A3"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ולראיה  באו  הצדדים  על  החתום:</w:t>
      </w:r>
    </w:p>
    <w:p w14:paraId="17661912"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42DC8DBF"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2236B9CC"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28827FAF"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3169155F"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______________________</w:t>
      </w:r>
      <w:r w:rsidRPr="00E56613">
        <w:rPr>
          <w:rFonts w:ascii="David" w:eastAsia="Times New Roman" w:hAnsi="David" w:cs="David"/>
          <w:snapToGrid w:val="0"/>
          <w:sz w:val="24"/>
          <w:szCs w:val="24"/>
          <w:rtl/>
        </w:rPr>
        <w:tab/>
        <w:t>_______________________</w:t>
      </w:r>
    </w:p>
    <w:p w14:paraId="2765AB37" w14:textId="77777777" w:rsidR="00E56613" w:rsidRPr="00E56613" w:rsidRDefault="00E56613" w:rsidP="00E56613">
      <w:pPr>
        <w:tabs>
          <w:tab w:val="left" w:pos="799"/>
        </w:tabs>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 xml:space="preserve">                           ה מ ז מ י ן        </w:t>
      </w:r>
      <w:r w:rsidRPr="00E56613">
        <w:rPr>
          <w:rFonts w:ascii="David" w:eastAsia="Times New Roman" w:hAnsi="David" w:cs="David"/>
          <w:snapToGrid w:val="0"/>
          <w:sz w:val="24"/>
          <w:szCs w:val="24"/>
          <w:rtl/>
        </w:rPr>
        <w:tab/>
        <w:t xml:space="preserve">                                  ה ק ב ל ן  </w:t>
      </w:r>
    </w:p>
    <w:p w14:paraId="02661E52"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22A5F241"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534B5F83"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0D9C0267"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3514ECC8"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7ECC7371"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אני הח"מ, _________________ עו"ד/רו"ח מרח' ______________ מאשר כי ה"ה __________________ הם שחתמו בשם הקבלן על החוזה דלעיל וכי חתימתם המשותפת בצירוף חותמת החברה מחייבת את הקבלן לעניין זה.</w:t>
      </w:r>
    </w:p>
    <w:p w14:paraId="0475BE80"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תאריך: ______________</w:t>
      </w:r>
      <w:r w:rsidRPr="00E56613">
        <w:rPr>
          <w:rFonts w:ascii="David" w:eastAsia="Times New Roman" w:hAnsi="David" w:cs="David"/>
          <w:b/>
          <w:sz w:val="24"/>
          <w:szCs w:val="24"/>
          <w:rtl/>
        </w:rPr>
        <w:tab/>
        <w:t>חתימה וחותמת עו"ד/רו"ח: _________________</w:t>
      </w:r>
    </w:p>
    <w:p w14:paraId="3419DF23"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5F9202C0"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7F807310"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7DCB1B8E" w14:textId="77777777" w:rsidR="00D904AB" w:rsidRDefault="00D904AB">
      <w:pPr>
        <w:bidi w:val="0"/>
        <w:spacing w:before="0" w:beforeAutospacing="0" w:after="160" w:afterAutospacing="0" w:line="259" w:lineRule="auto"/>
        <w:rPr>
          <w:rFonts w:ascii="David" w:eastAsia="Times New Roman" w:hAnsi="David" w:cs="David"/>
          <w:sz w:val="26"/>
          <w:szCs w:val="26"/>
          <w:rtl/>
        </w:rPr>
      </w:pPr>
      <w:r>
        <w:rPr>
          <w:rFonts w:ascii="David" w:eastAsia="Times New Roman" w:hAnsi="David" w:cs="David"/>
          <w:sz w:val="26"/>
          <w:szCs w:val="26"/>
          <w:rtl/>
        </w:rPr>
        <w:br w:type="page"/>
      </w:r>
    </w:p>
    <w:p w14:paraId="73ED0268"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lastRenderedPageBreak/>
        <w:t xml:space="preserve">נספח 3.1.1 </w:t>
      </w:r>
    </w:p>
    <w:p w14:paraId="6682384E"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התאמות כללי לחוזה</w:t>
      </w:r>
    </w:p>
    <w:p w14:paraId="2CB6F12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14E902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האמור לצד הסעיפים המצוינים בנספח זה בא להשלים ולהוסיף על האמור </w:t>
      </w:r>
      <w:r w:rsidRPr="00E56613">
        <w:rPr>
          <w:rFonts w:ascii="David" w:eastAsia="Times New Roman" w:hAnsi="David" w:cs="David"/>
          <w:b/>
          <w:bCs/>
          <w:snapToGrid w:val="0"/>
          <w:sz w:val="24"/>
          <w:szCs w:val="24"/>
          <w:rtl/>
        </w:rPr>
        <w:t>באותם סעיפים בחוזה</w:t>
      </w:r>
      <w:r w:rsidRPr="00E56613">
        <w:rPr>
          <w:rFonts w:ascii="David" w:eastAsia="Times New Roman" w:hAnsi="David" w:cs="David"/>
          <w:snapToGrid w:val="0"/>
          <w:sz w:val="24"/>
          <w:szCs w:val="24"/>
          <w:rtl/>
        </w:rPr>
        <w:t xml:space="preserve">, אך לא לגרוע מהם, ואולם במקום בו קיימת סתירה בין הסעיפים </w:t>
      </w:r>
      <w:r w:rsidR="00436BCE" w:rsidRPr="00E56613">
        <w:rPr>
          <w:rFonts w:ascii="David" w:eastAsia="Times New Roman" w:hAnsi="David" w:cs="David" w:hint="cs"/>
          <w:snapToGrid w:val="0"/>
          <w:sz w:val="24"/>
          <w:szCs w:val="24"/>
          <w:rtl/>
        </w:rPr>
        <w:t>שיתווספ</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ו/או יתוקנו ו/או ימחקו בנספח זה לבין האמור בחוזה, יגברו הוראות נספח זה על האמור בחוזה. שאר תנאי החוזה </w:t>
      </w:r>
      <w:r w:rsidR="00436BCE" w:rsidRPr="00E56613">
        <w:rPr>
          <w:rFonts w:ascii="David" w:eastAsia="Times New Roman" w:hAnsi="David" w:cs="David" w:hint="cs"/>
          <w:snapToGrid w:val="0"/>
          <w:sz w:val="24"/>
          <w:szCs w:val="24"/>
          <w:rtl/>
        </w:rPr>
        <w:t>יישאר</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בתוקפם.</w:t>
      </w:r>
    </w:p>
    <w:p w14:paraId="3DFD155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1287709"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sz w:val="24"/>
          <w:szCs w:val="24"/>
          <w:rtl/>
        </w:rPr>
        <w:tab/>
        <w:t xml:space="preserve">למונחים הבאים יהיה הפרוש הנקוב </w:t>
      </w:r>
      <w:r w:rsidR="00436BCE" w:rsidRPr="00E56613">
        <w:rPr>
          <w:rFonts w:ascii="David" w:eastAsia="Times New Roman" w:hAnsi="David" w:cs="David" w:hint="cs"/>
          <w:snapToGrid w:val="0"/>
          <w:sz w:val="24"/>
          <w:szCs w:val="24"/>
          <w:rtl/>
        </w:rPr>
        <w:t>בצדם</w:t>
      </w:r>
      <w:r w:rsidRPr="00E56613">
        <w:rPr>
          <w:rFonts w:ascii="David" w:eastAsia="Times New Roman" w:hAnsi="David" w:cs="David"/>
          <w:snapToGrid w:val="0"/>
          <w:sz w:val="24"/>
          <w:szCs w:val="24"/>
          <w:rtl/>
        </w:rPr>
        <w:t>:</w:t>
      </w:r>
    </w:p>
    <w:p w14:paraId="786B5DB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9F6762A" w14:textId="2ACD3216" w:rsidR="00E56613" w:rsidRPr="00E56613" w:rsidDel="00457B40" w:rsidRDefault="00E56613" w:rsidP="00E56613">
      <w:pPr>
        <w:spacing w:before="0" w:beforeAutospacing="0" w:after="0" w:afterAutospacing="0" w:line="240" w:lineRule="auto"/>
        <w:ind w:left="2268" w:hanging="1701"/>
        <w:jc w:val="both"/>
        <w:rPr>
          <w:del w:id="113" w:author="מרול אטמן" w:date="2024-10-30T17:04:00Z" w16du:dateUtc="2024-10-30T15:04:00Z"/>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 xml:space="preserve">"הפרויקט"- </w:t>
      </w:r>
      <w:r w:rsidRPr="00E56613">
        <w:rPr>
          <w:rFonts w:ascii="David" w:eastAsia="Times New Roman" w:hAnsi="David" w:cs="David"/>
          <w:snapToGrid w:val="0"/>
          <w:color w:val="000000"/>
          <w:sz w:val="24"/>
          <w:szCs w:val="24"/>
          <w:rtl/>
        </w:rPr>
        <w:tab/>
      </w:r>
      <w:sdt>
        <w:sdtPr>
          <w:rPr>
            <w:rFonts w:ascii="David" w:eastAsia="Times New Roman" w:hAnsi="David" w:cs="David"/>
            <w:snapToGrid w:val="0"/>
            <w:color w:val="000000"/>
            <w:sz w:val="24"/>
            <w:szCs w:val="24"/>
            <w:rtl/>
          </w:rPr>
          <w:alias w:val="שם הפרויקט"/>
          <w:tag w:val="cntProjectName"/>
          <w:id w:val="-1267526868"/>
          <w:placeholder>
            <w:docPart w:val="3549C5C7B7EB4251A7D58D9EBFBFC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14" w:author="Meryl Etman" w:date="2024-10-30T16:26:00Z">
            <w:r w:rsidR="00853104">
              <w:rPr>
                <w:rFonts w:ascii="David" w:eastAsia="Times New Roman" w:hAnsi="David" w:cs="David"/>
                <w:snapToGrid w:val="0"/>
                <w:color w:val="000000"/>
                <w:sz w:val="24"/>
                <w:szCs w:val="24"/>
                <w:rtl/>
              </w:rPr>
              <w:t>סביוני גבעת שמואל מגרשים 1006-1007</w:t>
            </w:r>
          </w:ins>
        </w:sdtContent>
      </w:sdt>
      <w:r w:rsidRPr="00E56613">
        <w:rPr>
          <w:rFonts w:ascii="David" w:eastAsia="Times New Roman" w:hAnsi="David" w:cs="David"/>
          <w:snapToGrid w:val="0"/>
          <w:color w:val="000000"/>
          <w:sz w:val="24"/>
          <w:szCs w:val="24"/>
          <w:rtl/>
        </w:rPr>
        <w:t xml:space="preserve"> המתוכנן </w:t>
      </w:r>
      <w:del w:id="115" w:author="מרול אטמן" w:date="2024-10-30T17:04:00Z" w16du:dateUtc="2024-10-30T15:04:00Z">
        <w:r w:rsidRPr="00E56613" w:rsidDel="00457B40">
          <w:rPr>
            <w:rFonts w:ascii="David" w:eastAsia="Times New Roman" w:hAnsi="David" w:cs="David"/>
            <w:snapToGrid w:val="0"/>
            <w:color w:val="000000"/>
            <w:sz w:val="24"/>
            <w:szCs w:val="24"/>
            <w:rtl/>
          </w:rPr>
          <w:delText>ברח' __________</w:delText>
        </w:r>
      </w:del>
      <w:ins w:id="116" w:author="מרול אטמן" w:date="2024-10-30T17:04:00Z" w16du:dateUtc="2024-10-30T15:04:00Z">
        <w:r w:rsidR="00457B40">
          <w:rPr>
            <w:rFonts w:ascii="David" w:eastAsia="Times New Roman" w:hAnsi="David" w:cs="David" w:hint="cs"/>
            <w:snapToGrid w:val="0"/>
            <w:color w:val="000000"/>
            <w:sz w:val="24"/>
            <w:szCs w:val="24"/>
            <w:rtl/>
          </w:rPr>
          <w:t>בחלקות 84-85, גוש</w:t>
        </w:r>
      </w:ins>
      <w:r w:rsidRPr="00E56613">
        <w:rPr>
          <w:rFonts w:ascii="David" w:eastAsia="Times New Roman" w:hAnsi="David" w:cs="David"/>
          <w:snapToGrid w:val="0"/>
          <w:color w:val="000000"/>
          <w:sz w:val="24"/>
          <w:szCs w:val="24"/>
          <w:rtl/>
        </w:rPr>
        <w:t xml:space="preserve"> </w:t>
      </w:r>
      <w:sdt>
        <w:sdtPr>
          <w:rPr>
            <w:rFonts w:ascii="David" w:eastAsia="Times New Roman" w:hAnsi="David" w:cs="David"/>
            <w:snapToGrid w:val="0"/>
            <w:color w:val="008000"/>
            <w:sz w:val="24"/>
            <w:szCs w:val="24"/>
            <w:rtl/>
          </w:rPr>
          <w:alias w:val="שדה נוסף 1"/>
          <w:tag w:val="cntCustomField1"/>
          <w:id w:val="-883642892"/>
          <w:placeholder>
            <w:docPart w:val="31A4FD3535C84FA48DD861D92501AF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17" w:author="Meryl Etman" w:date="2024-10-30T16:29:00Z">
            <w:r w:rsidR="00853104">
              <w:rPr>
                <w:rFonts w:ascii="David" w:eastAsia="Times New Roman" w:hAnsi="David" w:cs="David"/>
                <w:snapToGrid w:val="0"/>
                <w:color w:val="008000"/>
                <w:sz w:val="24"/>
                <w:szCs w:val="24"/>
                <w:rtl/>
              </w:rPr>
              <w:t>6191</w:t>
            </w:r>
          </w:ins>
        </w:sdtContent>
      </w:sdt>
      <w:r w:rsidRPr="00E56613">
        <w:rPr>
          <w:rFonts w:ascii="David" w:eastAsia="Times New Roman" w:hAnsi="David" w:cs="David"/>
          <w:snapToGrid w:val="0"/>
          <w:color w:val="000000"/>
          <w:sz w:val="24"/>
          <w:szCs w:val="24"/>
          <w:rtl/>
        </w:rPr>
        <w:t xml:space="preserve"> </w:t>
      </w:r>
      <w:ins w:id="118" w:author="מרול אטמן" w:date="2024-10-30T17:04:00Z" w16du:dateUtc="2024-10-30T15:04:00Z">
        <w:r w:rsidR="00457B40">
          <w:rPr>
            <w:rFonts w:ascii="David" w:eastAsia="Times New Roman" w:hAnsi="David" w:cs="David" w:hint="cs"/>
            <w:snapToGrid w:val="0"/>
            <w:color w:val="000000"/>
            <w:sz w:val="24"/>
            <w:szCs w:val="24"/>
            <w:rtl/>
          </w:rPr>
          <w:t xml:space="preserve">בגבעת שמאל </w:t>
        </w:r>
      </w:ins>
      <w:r w:rsidRPr="00E56613">
        <w:rPr>
          <w:rFonts w:ascii="David" w:eastAsia="Times New Roman" w:hAnsi="David" w:cs="David"/>
          <w:snapToGrid w:val="0"/>
          <w:color w:val="000000"/>
          <w:sz w:val="24"/>
          <w:szCs w:val="24"/>
          <w:rtl/>
        </w:rPr>
        <w:t xml:space="preserve">ואשר עתיד להתבצע </w:t>
      </w:r>
      <w:del w:id="119" w:author="מרול אטמן" w:date="2024-10-30T17:04:00Z" w16du:dateUtc="2024-10-30T15:04:00Z">
        <w:r w:rsidRPr="00E56613" w:rsidDel="00457B40">
          <w:rPr>
            <w:rFonts w:ascii="David" w:eastAsia="Times New Roman" w:hAnsi="David" w:cs="David"/>
            <w:snapToGrid w:val="0"/>
            <w:color w:val="000000"/>
            <w:sz w:val="24"/>
            <w:szCs w:val="24"/>
            <w:rtl/>
          </w:rPr>
          <w:delText>בשלבים הבאים:</w:delText>
        </w:r>
      </w:del>
    </w:p>
    <w:p w14:paraId="0F2016E2" w14:textId="5C857AD0" w:rsidR="00E56613" w:rsidRPr="00E56613" w:rsidDel="00457B40" w:rsidRDefault="00E56613" w:rsidP="00E56613">
      <w:pPr>
        <w:spacing w:before="0" w:beforeAutospacing="0" w:after="0" w:afterAutospacing="0" w:line="240" w:lineRule="auto"/>
        <w:ind w:left="2268"/>
        <w:jc w:val="both"/>
        <w:rPr>
          <w:del w:id="120" w:author="מרול אטמן" w:date="2024-10-30T17:04:00Z" w16du:dateUtc="2024-10-30T15:04:00Z"/>
          <w:rFonts w:ascii="David" w:eastAsia="Times New Roman" w:hAnsi="David" w:cs="David"/>
          <w:snapToGrid w:val="0"/>
          <w:color w:val="000000"/>
          <w:sz w:val="24"/>
          <w:szCs w:val="24"/>
          <w:rtl/>
        </w:rPr>
      </w:pPr>
      <w:del w:id="121" w:author="מרול אטמן" w:date="2024-10-30T17:04:00Z" w16du:dateUtc="2024-10-30T15:04:00Z">
        <w:r w:rsidRPr="00E56613" w:rsidDel="00457B40">
          <w:rPr>
            <w:rFonts w:ascii="David" w:eastAsia="Times New Roman" w:hAnsi="David" w:cs="David"/>
            <w:snapToGrid w:val="0"/>
            <w:color w:val="000000"/>
            <w:sz w:val="24"/>
            <w:szCs w:val="24"/>
            <w:rtl/>
          </w:rPr>
          <w:delText xml:space="preserve">שלב א' </w:delText>
        </w:r>
        <w:r w:rsidRPr="00E56613" w:rsidDel="00457B40">
          <w:rPr>
            <w:rFonts w:ascii="David" w:eastAsia="Times New Roman" w:hAnsi="David" w:cs="David"/>
            <w:snapToGrid w:val="0"/>
            <w:color w:val="000000"/>
            <w:sz w:val="24"/>
            <w:szCs w:val="24"/>
          </w:rPr>
          <w:delText>–</w:delText>
        </w:r>
        <w:r w:rsidRPr="00E56613" w:rsidDel="00457B40">
          <w:rPr>
            <w:rFonts w:ascii="David" w:eastAsia="Times New Roman" w:hAnsi="David" w:cs="David"/>
            <w:snapToGrid w:val="0"/>
            <w:color w:val="000000"/>
            <w:sz w:val="24"/>
            <w:szCs w:val="24"/>
            <w:rtl/>
          </w:rPr>
          <w:delText xml:space="preserve"> בניית מפלס קומת קרקע תחתונה הכוללת בין היתר חניות, מחסנים וחדרים טכניים בתחום בנינים מס' __ ו-__. בניית בנין מגורים מס' __  ופיתוח צמוד.</w:delText>
        </w:r>
      </w:del>
    </w:p>
    <w:p w14:paraId="5D1A859C" w14:textId="4076BFA7" w:rsidR="00E56613" w:rsidRPr="00E56613" w:rsidRDefault="00E56613" w:rsidP="00457B40">
      <w:pPr>
        <w:spacing w:before="0" w:beforeAutospacing="0" w:after="0" w:afterAutospacing="0" w:line="240" w:lineRule="auto"/>
        <w:ind w:left="2268" w:hanging="1701"/>
        <w:jc w:val="both"/>
        <w:rPr>
          <w:rFonts w:ascii="David" w:eastAsia="Times New Roman" w:hAnsi="David" w:cs="David"/>
          <w:snapToGrid w:val="0"/>
          <w:sz w:val="24"/>
          <w:szCs w:val="24"/>
          <w:rtl/>
        </w:rPr>
        <w:pPrChange w:id="122" w:author="מרול אטמן" w:date="2024-10-30T17:04:00Z" w16du:dateUtc="2024-10-30T15:04:00Z">
          <w:pPr>
            <w:spacing w:before="0" w:beforeAutospacing="0" w:after="0" w:afterAutospacing="0" w:line="240" w:lineRule="auto"/>
            <w:ind w:left="2268"/>
            <w:jc w:val="both"/>
          </w:pPr>
        </w:pPrChange>
      </w:pPr>
      <w:del w:id="123" w:author="מרול אטמן" w:date="2024-10-30T17:04:00Z" w16du:dateUtc="2024-10-30T15:04:00Z">
        <w:r w:rsidRPr="00E56613" w:rsidDel="00457B40">
          <w:rPr>
            <w:rFonts w:ascii="David" w:eastAsia="Times New Roman" w:hAnsi="David" w:cs="David"/>
            <w:snapToGrid w:val="0"/>
            <w:color w:val="000000"/>
            <w:sz w:val="24"/>
            <w:szCs w:val="24"/>
            <w:rtl/>
          </w:rPr>
          <w:delText>שלב ב' -  בניית בנין מגורים מס'____, פיתוח צמוד ו____________.</w:delText>
        </w:r>
      </w:del>
      <w:ins w:id="124" w:author="מרול אטמן" w:date="2024-10-30T17:04:00Z" w16du:dateUtc="2024-10-30T15:04:00Z">
        <w:r w:rsidR="00457B40">
          <w:rPr>
            <w:rFonts w:ascii="David" w:eastAsia="Times New Roman" w:hAnsi="David" w:cs="David" w:hint="cs"/>
            <w:snapToGrid w:val="0"/>
            <w:color w:val="000000"/>
            <w:sz w:val="24"/>
            <w:szCs w:val="24"/>
            <w:rtl/>
          </w:rPr>
          <w:t>בשלב אחד.</w:t>
        </w:r>
      </w:ins>
    </w:p>
    <w:p w14:paraId="5D84A3A3"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4486889E" w14:textId="134AC683" w:rsidR="00E56613" w:rsidRPr="00E56613" w:rsidRDefault="00E56613" w:rsidP="00436BCE">
      <w:pPr>
        <w:spacing w:before="0" w:beforeAutospacing="0" w:after="0" w:afterAutospacing="0" w:line="240" w:lineRule="auto"/>
        <w:ind w:left="1791"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"העבודות" -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8000"/>
          <w:sz w:val="24"/>
          <w:szCs w:val="24"/>
          <w:rtl/>
        </w:rPr>
        <w:tab/>
      </w:r>
      <w:r w:rsidR="00436BCE" w:rsidRPr="004739EA">
        <w:rPr>
          <w:rFonts w:ascii="David" w:eastAsia="Times New Roman" w:hAnsi="David" w:cs="David" w:hint="cs"/>
          <w:bCs/>
          <w:sz w:val="26"/>
          <w:szCs w:val="26"/>
          <w:rtl/>
        </w:rPr>
        <w:t>בכתובת</w:t>
      </w:r>
      <w:del w:id="125" w:author="מרול אטמן" w:date="2024-10-30T17:05:00Z" w16du:dateUtc="2024-10-30T15:05:00Z">
        <w:r w:rsidR="00436BCE" w:rsidRPr="004739EA" w:rsidDel="00457B40">
          <w:rPr>
            <w:rFonts w:ascii="David" w:eastAsia="Times New Roman" w:hAnsi="David" w:cs="David" w:hint="cs"/>
            <w:bCs/>
            <w:sz w:val="26"/>
            <w:szCs w:val="26"/>
            <w:rtl/>
          </w:rPr>
          <w:delText xml:space="preserve">: </w:delText>
        </w:r>
        <w:r w:rsidR="00436BCE" w:rsidRPr="004739EA" w:rsidDel="00457B40">
          <w:rPr>
            <w:rFonts w:ascii="David" w:eastAsia="Times New Roman" w:hAnsi="David" w:cs="David" w:hint="cs"/>
            <w:bCs/>
            <w:sz w:val="26"/>
            <w:szCs w:val="26"/>
            <w:u w:val="single"/>
            <w:rtl/>
          </w:rPr>
          <w:delText xml:space="preserve">                            </w:delText>
        </w:r>
      </w:del>
      <w:ins w:id="126" w:author="מרול אטמן" w:date="2024-10-30T17:05:00Z" w16du:dateUtc="2024-10-30T15:05:00Z">
        <w:r w:rsidR="00457B40" w:rsidRPr="004739EA">
          <w:rPr>
            <w:rFonts w:ascii="David" w:eastAsia="Times New Roman" w:hAnsi="David" w:cs="David" w:hint="cs"/>
            <w:bCs/>
            <w:sz w:val="26"/>
            <w:szCs w:val="26"/>
            <w:rtl/>
          </w:rPr>
          <w:t xml:space="preserve">: </w:t>
        </w:r>
        <w:r w:rsidR="00457B40" w:rsidRPr="00457B40">
          <w:rPr>
            <w:rFonts w:ascii="David" w:eastAsia="Times New Roman" w:hAnsi="David" w:cs="David" w:hint="cs"/>
            <w:b/>
            <w:sz w:val="26"/>
            <w:szCs w:val="26"/>
            <w:rtl/>
            <w:rPrChange w:id="127" w:author="מרול אטמן" w:date="2024-10-30T17:05:00Z" w16du:dateUtc="2024-10-30T15:05:00Z">
              <w:rPr>
                <w:rFonts w:ascii="David" w:eastAsia="Times New Roman" w:hAnsi="David" w:cs="David" w:hint="cs"/>
                <w:bCs/>
                <w:sz w:val="26"/>
                <w:szCs w:val="26"/>
                <w:u w:val="single"/>
                <w:rtl/>
              </w:rPr>
            </w:rPrChange>
          </w:rPr>
          <w:t>מגרשים 1006-1007 בגבעת שמואל</w:t>
        </w:r>
        <w:r w:rsidR="00457B40">
          <w:rPr>
            <w:rFonts w:ascii="David" w:eastAsia="Times New Roman" w:hAnsi="David" w:cs="David" w:hint="cs"/>
            <w:bCs/>
            <w:sz w:val="26"/>
            <w:szCs w:val="26"/>
            <w:u w:val="single"/>
            <w:rtl/>
          </w:rPr>
          <w:t xml:space="preserve"> </w:t>
        </w:r>
      </w:ins>
      <w:r w:rsidRPr="00E56613">
        <w:rPr>
          <w:rFonts w:ascii="David" w:eastAsia="Times New Roman" w:hAnsi="David" w:cs="David"/>
          <w:snapToGrid w:val="0"/>
          <w:sz w:val="24"/>
          <w:szCs w:val="24"/>
          <w:rtl/>
        </w:rPr>
        <w:t>וכמתואר בחוזה זה ובנספחיו.</w:t>
      </w:r>
    </w:p>
    <w:p w14:paraId="7833FE85"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7DB82E72" w14:textId="77777777" w:rsidR="00E56613" w:rsidRPr="00E56613" w:rsidRDefault="003B5FE4" w:rsidP="003B5FE4">
      <w:pPr>
        <w:spacing w:before="0" w:beforeAutospacing="0" w:after="0" w:afterAutospacing="0" w:line="240" w:lineRule="auto"/>
        <w:ind w:left="2268" w:hanging="1701"/>
        <w:jc w:val="both"/>
        <w:rPr>
          <w:rFonts w:ascii="David" w:eastAsia="Times New Roman" w:hAnsi="David" w:cs="David"/>
          <w:snapToGrid w:val="0"/>
          <w:color w:val="008000"/>
          <w:sz w:val="24"/>
          <w:szCs w:val="24"/>
          <w:rtl/>
        </w:rPr>
      </w:pPr>
      <w:r>
        <w:rPr>
          <w:rFonts w:ascii="David" w:eastAsia="Times New Roman" w:hAnsi="David" w:cs="David"/>
          <w:snapToGrid w:val="0"/>
          <w:sz w:val="24"/>
          <w:szCs w:val="24"/>
          <w:rtl/>
        </w:rPr>
        <w:t>"מדד יסוד</w:t>
      </w:r>
      <w:r w:rsidR="00E56613" w:rsidRPr="00E56613">
        <w:rPr>
          <w:rFonts w:ascii="David" w:eastAsia="Times New Roman" w:hAnsi="David" w:cs="David"/>
          <w:snapToGrid w:val="0"/>
          <w:sz w:val="24"/>
          <w:szCs w:val="24"/>
          <w:rtl/>
        </w:rPr>
        <w:t>"</w:t>
      </w:r>
      <w:r w:rsidR="00E56613" w:rsidRPr="00E56613">
        <w:rPr>
          <w:rFonts w:ascii="David" w:eastAsia="Times New Roman" w:hAnsi="David" w:cs="David"/>
          <w:snapToGrid w:val="0"/>
          <w:color w:val="FF0000"/>
          <w:sz w:val="24"/>
          <w:szCs w:val="24"/>
          <w:rtl/>
        </w:rPr>
        <w:t xml:space="preserve"> -</w:t>
      </w:r>
      <w:r w:rsidR="00E56613" w:rsidRPr="00E56613">
        <w:rPr>
          <w:rFonts w:ascii="David" w:eastAsia="Times New Roman" w:hAnsi="David" w:cs="David"/>
          <w:snapToGrid w:val="0"/>
          <w:color w:val="FF0000"/>
          <w:sz w:val="24"/>
          <w:szCs w:val="24"/>
          <w:rtl/>
        </w:rPr>
        <w:tab/>
      </w:r>
      <w:sdt>
        <w:sdtPr>
          <w:rPr>
            <w:rFonts w:ascii="Times New Roman" w:eastAsia="Times New Roman" w:hAnsi="Times New Roman" w:cs="David"/>
            <w:color w:val="008000"/>
            <w:sz w:val="24"/>
            <w:szCs w:val="24"/>
            <w:rtl/>
          </w:rPr>
          <w:alias w:val="סוג מדד כותרת"/>
          <w:tag w:val="cntMadadTypeTitle"/>
          <w:id w:val="-2023535727"/>
          <w:placeholder>
            <w:docPart w:val="6C47E7DCBAFB44E8BF67035767FA49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B5036DB9C6B04A7DAE6BE12D534096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103A86A3B2C447189DCB277CC62BB4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EndPr/>
        <w:sdtContent>
          <w:r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D859EF29CD354A918D5B2672869927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w:t>
      </w:r>
    </w:p>
    <w:p w14:paraId="1DDACE9E"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6E3538F8"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0AD77D6E"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"המדד הקובע"-</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 המדד שהתפרסם בגין החודש בו בוצעו העבודות נשוא החשבון או בגין החודש בו היה על הקבלן לבצעו לפי לוח הזמנים, לפי המדד המוקדם יותר.</w:t>
      </w:r>
    </w:p>
    <w:p w14:paraId="07F397D7"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2714D365"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"תנודות המדד"-</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ההפרש בין המדד היסודי לבין המדד הקובע.</w:t>
      </w:r>
    </w:p>
    <w:p w14:paraId="64FE9DAF"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16F4342B"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חישוב הפרשי הצמדה למדד יעשה באופן הבא:</w:t>
      </w:r>
    </w:p>
    <w:p w14:paraId="3182172F" w14:textId="77777777" w:rsidR="00E56613" w:rsidRPr="00E56613" w:rsidRDefault="00E56613" w:rsidP="00E56613">
      <w:pPr>
        <w:spacing w:before="0" w:beforeAutospacing="0" w:after="0" w:afterAutospacing="0" w:line="240" w:lineRule="auto"/>
        <w:ind w:left="5448" w:hanging="2634"/>
        <w:jc w:val="both"/>
        <w:rPr>
          <w:rFonts w:ascii="David" w:eastAsia="Times New Roman" w:hAnsi="David" w:cs="David"/>
          <w:snapToGrid w:val="0"/>
          <w:sz w:val="24"/>
          <w:szCs w:val="24"/>
          <w:rtl/>
        </w:rPr>
      </w:pPr>
    </w:p>
    <w:p w14:paraId="66C03D70"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חלו תנודות במדד - יגדל או יפחת (לפי המקרה) הסכום שיש לשלם לפי החשבון הנוגע בדבר (לאחר בצוע הניכויים לפי החוזה) בשיעור התנודה במדד, אך זאת בכפיפה למותנה להלן.</w:t>
      </w:r>
    </w:p>
    <w:p w14:paraId="7801E9F2"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7C78D735"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נגרם עיכוב בבצוע העבודות ע"י הקבלן או ניתנה לקבלן אורכה, לפי דרישתו (פרט לאורכה שניתנה בהתאם לסעיף 10.12), אזי הזכות למזמין לראות כל עבודה כאילו בוצעה במועד בו היה על הקבלן לבצעה בהתאם ללוח הזמנים, והמדד לפיו יבחן מחיר אותה עבודה יהיה המדד המתייחס לחודש בו היה על הקבלן לבצעה בהתאם ללוח הזמנים כאמור. ואולם, אם המדד המתייחס לחודש בו בוצעה בפועל עבודה שבצועה עוכב כאמור היה נמוך מהמדד המתייחס לחודש בו היה על הקבלן לבצעה לפי לוח הזמנים כאמור, יבחן מחיר אותה עבודה לפי המדד המתייחס לחודש בו בוצעה העבודה למעשה. מחיר שנויים שערכם נקבע כמחיר סופי לא יושפע מהתנודות במדד. </w:t>
      </w:r>
    </w:p>
    <w:p w14:paraId="42E4F47B"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6483DFA2" w14:textId="2180D22C"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"העירייה" -</w:t>
      </w:r>
      <w:sdt>
        <w:sdtPr>
          <w:rPr>
            <w:rFonts w:ascii="David" w:eastAsia="Times New Roman" w:hAnsi="David" w:cs="David"/>
            <w:bCs/>
            <w:color w:val="008000"/>
            <w:sz w:val="26"/>
            <w:szCs w:val="26"/>
            <w:rtl/>
          </w:rPr>
          <w:alias w:val="רשות מקומית"/>
          <w:tag w:val="cntLocalAuth"/>
          <w:id w:val="-913618302"/>
          <w:placeholder>
            <w:docPart w:val="90D5C92E03A547C08D9F4632C4E495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28" w:author="Meryl Etman" w:date="2024-10-30T16:27:00Z">
            <w:r w:rsidR="00853104">
              <w:rPr>
                <w:rFonts w:ascii="David" w:eastAsia="Times New Roman" w:hAnsi="David" w:cs="David"/>
                <w:bCs/>
                <w:color w:val="008000"/>
                <w:sz w:val="26"/>
                <w:szCs w:val="26"/>
                <w:rtl/>
              </w:rPr>
              <w:t>גבעת שמואל</w:t>
            </w:r>
          </w:ins>
        </w:sdtContent>
      </w:sdt>
    </w:p>
    <w:p w14:paraId="32273899"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5B30AE5" w14:textId="6175CAA0" w:rsidR="00E56613" w:rsidRPr="00E56613" w:rsidRDefault="00E56613" w:rsidP="003B5FE4">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המפקח הוא </w:t>
      </w:r>
      <w:r w:rsidR="003B5FE4">
        <w:rPr>
          <w:rFonts w:ascii="David" w:eastAsia="Times New Roman" w:hAnsi="David" w:cs="David" w:hint="cs"/>
          <w:snapToGrid w:val="0"/>
          <w:sz w:val="24"/>
          <w:szCs w:val="24"/>
          <w:rtl/>
        </w:rPr>
        <w:t xml:space="preserve">: </w:t>
      </w:r>
      <w:del w:id="129" w:author="מרול אטמן" w:date="2024-10-30T17:05:00Z" w16du:dateUtc="2024-10-30T15:05:00Z">
        <w:r w:rsidR="003B5FE4" w:rsidDel="00457B40">
          <w:rPr>
            <w:rFonts w:ascii="David" w:eastAsia="Times New Roman" w:hAnsi="David" w:cs="David" w:hint="cs"/>
            <w:snapToGrid w:val="0"/>
            <w:sz w:val="24"/>
            <w:szCs w:val="24"/>
            <w:rtl/>
          </w:rPr>
          <w:delText>_________________</w:delText>
        </w:r>
      </w:del>
      <w:ins w:id="130" w:author="מרול אטמן" w:date="2024-10-30T17:05:00Z" w16du:dateUtc="2024-10-30T15:05:00Z">
        <w:r w:rsidR="00457B40">
          <w:rPr>
            <w:rFonts w:ascii="David" w:eastAsia="Times New Roman" w:hAnsi="David" w:cs="David" w:hint="cs"/>
            <w:snapToGrid w:val="0"/>
            <w:sz w:val="24"/>
            <w:szCs w:val="24"/>
            <w:rtl/>
          </w:rPr>
          <w:t xml:space="preserve">אחים מרגולין </w:t>
        </w:r>
      </w:ins>
      <w:ins w:id="131" w:author="מרול אטמן" w:date="2024-10-30T17:06:00Z" w16du:dateUtc="2024-10-30T15:06:00Z">
        <w:r w:rsidR="00457B40">
          <w:rPr>
            <w:rFonts w:ascii="David" w:eastAsia="Times New Roman" w:hAnsi="David" w:cs="David" w:hint="cs"/>
            <w:snapToGrid w:val="0"/>
            <w:sz w:val="24"/>
            <w:szCs w:val="24"/>
            <w:rtl/>
          </w:rPr>
          <w:t>הנדסה ויעוץ בע"מ</w:t>
        </w:r>
      </w:ins>
    </w:p>
    <w:p w14:paraId="60B5A75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3E19EA1" w14:textId="14B586EF" w:rsidR="00E56613" w:rsidRPr="00E56613" w:rsidDel="00457B40" w:rsidRDefault="00E56613" w:rsidP="00457B40">
      <w:pPr>
        <w:spacing w:before="0" w:beforeAutospacing="0" w:after="0" w:afterAutospacing="0" w:line="240" w:lineRule="auto"/>
        <w:ind w:left="567" w:hanging="567"/>
        <w:jc w:val="both"/>
        <w:rPr>
          <w:del w:id="132" w:author="מרול אטמן" w:date="2024-10-30T17:07:00Z" w16du:dateUtc="2024-10-30T15:07:00Z"/>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5.3</w:t>
      </w:r>
      <w:del w:id="133" w:author="מרול אטמן" w:date="2024-10-30T17:07:00Z" w16du:dateUtc="2024-10-30T15:07:00Z">
        <w:r w:rsidRPr="00E56613" w:rsidDel="00457B40">
          <w:rPr>
            <w:rFonts w:ascii="David" w:eastAsia="Times New Roman" w:hAnsi="David" w:cs="David"/>
            <w:snapToGrid w:val="0"/>
            <w:color w:val="000000"/>
            <w:sz w:val="24"/>
            <w:szCs w:val="24"/>
            <w:rtl/>
          </w:rPr>
          <w:tab/>
          <w:delText xml:space="preserve">מבלי לגרוע מהאמור בסעיף, </w:delText>
        </w:r>
        <w:r w:rsidRPr="00E56613" w:rsidDel="00457B40">
          <w:rPr>
            <w:rFonts w:ascii="David" w:eastAsia="Times New Roman" w:hAnsi="David" w:cs="David"/>
            <w:snapToGrid w:val="0"/>
            <w:sz w:val="24"/>
            <w:szCs w:val="24"/>
            <w:rtl/>
          </w:rPr>
          <w:delText xml:space="preserve">הקבלן מצהיר כי ידועים לו גורמים נוספים שעלולה להיות להם השפעה על העבודות וקצב ביצוען כדלקמן: </w:delText>
        </w:r>
      </w:del>
    </w:p>
    <w:p w14:paraId="718F6126" w14:textId="13063CA5" w:rsidR="00E56613" w:rsidRPr="00E56613" w:rsidRDefault="00E56613" w:rsidP="00457B40">
      <w:pPr>
        <w:spacing w:before="0" w:beforeAutospacing="0" w:after="0" w:afterAutospacing="0" w:line="240" w:lineRule="auto"/>
        <w:ind w:left="567" w:hanging="567"/>
        <w:jc w:val="both"/>
        <w:rPr>
          <w:rFonts w:ascii="David" w:eastAsia="Times New Roman" w:hAnsi="David" w:cs="David"/>
          <w:snapToGrid w:val="0"/>
          <w:sz w:val="24"/>
          <w:szCs w:val="24"/>
          <w:rtl/>
        </w:rPr>
        <w:pPrChange w:id="134" w:author="מרול אטמן" w:date="2024-10-30T17:07:00Z" w16du:dateUtc="2024-10-30T15:07:00Z">
          <w:pPr>
            <w:spacing w:before="0" w:beforeAutospacing="0" w:after="0" w:afterAutospacing="0" w:line="240" w:lineRule="auto"/>
            <w:ind w:left="567"/>
            <w:jc w:val="both"/>
          </w:pPr>
        </w:pPrChange>
      </w:pPr>
      <w:del w:id="135" w:author="מרול אטמן" w:date="2024-10-30T17:07:00Z" w16du:dateUtc="2024-10-30T15:07:00Z">
        <w:r w:rsidRPr="00E56613" w:rsidDel="00457B40">
          <w:rPr>
            <w:rFonts w:ascii="David" w:eastAsia="Times New Roman" w:hAnsi="David" w:cs="David"/>
            <w:snapToGrid w:val="0"/>
            <w:sz w:val="24"/>
            <w:szCs w:val="24"/>
            <w:rtl/>
          </w:rPr>
          <w:delText>כי ידוע לו שלמרות האמור במפרט המיוחד, בכוונת המזמין להגיש בקשה מתוקנת להיתר, אשר במסגרתה, יופחת מספר הקומות ומספר יחידות הדיור. היה ותאושר הפחתה כאמור, יופחת אותו חלק מהמחיר הכולל המהווה תמורה עבור אותו בנין, לאחר ניכוי התמורה בגין המרתף עפ"י נספח 3.1.11, בשיעור השווה להקטנה ביחס השטחים העיקריים המופיעים בהיתר הבניה החדש לעומת אלה המופיעים בבקשה להיתר הבניה המצורפת כנספח 3.1.5 לחוזה. הקבלן לא יהא זכאי לשום תשלום נוסף בגין זאת ובכלל זה, לא יחשב האמור לעיל כפקודת שינויים.</w:delText>
        </w:r>
      </w:del>
    </w:p>
    <w:p w14:paraId="248EE6C4" w14:textId="3471CBAE" w:rsidR="00E56613" w:rsidRPr="00E56613" w:rsidDel="0005444D" w:rsidRDefault="00E56613" w:rsidP="00E56613">
      <w:pPr>
        <w:spacing w:before="0" w:beforeAutospacing="0" w:after="0" w:afterAutospacing="0" w:line="240" w:lineRule="auto"/>
        <w:jc w:val="both"/>
        <w:rPr>
          <w:del w:id="136" w:author="מרול אטמן" w:date="2024-10-30T17:11:00Z" w16du:dateUtc="2024-10-30T15:11:00Z"/>
          <w:rFonts w:ascii="David" w:eastAsia="Times New Roman" w:hAnsi="David" w:cs="David"/>
          <w:snapToGrid w:val="0"/>
          <w:sz w:val="24"/>
          <w:szCs w:val="24"/>
          <w:rtl/>
        </w:rPr>
      </w:pPr>
    </w:p>
    <w:p w14:paraId="1937BFB4" w14:textId="6053F189" w:rsidR="00E56613" w:rsidRPr="00E56613" w:rsidDel="0005444D" w:rsidRDefault="00E56613" w:rsidP="00457B40">
      <w:pPr>
        <w:spacing w:before="0" w:beforeAutospacing="0" w:after="0" w:afterAutospacing="0" w:line="240" w:lineRule="auto"/>
        <w:ind w:left="567" w:hanging="567"/>
        <w:jc w:val="both"/>
        <w:rPr>
          <w:del w:id="137" w:author="מרול אטמן" w:date="2024-10-30T17:11:00Z" w16du:dateUtc="2024-10-30T15:11:00Z"/>
          <w:rFonts w:ascii="David" w:eastAsia="Times New Roman" w:hAnsi="David" w:cs="David"/>
          <w:snapToGrid w:val="0"/>
          <w:sz w:val="24"/>
          <w:szCs w:val="24"/>
          <w:rtl/>
        </w:rPr>
      </w:pPr>
      <w:del w:id="138" w:author="מרול אטמן" w:date="2024-10-30T17:11:00Z" w16du:dateUtc="2024-10-30T15:11:00Z">
        <w:r w:rsidRPr="00E56613" w:rsidDel="0005444D">
          <w:rPr>
            <w:rFonts w:ascii="David" w:eastAsia="Times New Roman" w:hAnsi="David" w:cs="David"/>
            <w:snapToGrid w:val="0"/>
            <w:sz w:val="24"/>
            <w:szCs w:val="24"/>
            <w:rtl/>
          </w:rPr>
          <w:delText>5.6.1</w:delText>
        </w:r>
        <w:r w:rsidRPr="00E56613" w:rsidDel="0005444D">
          <w:rPr>
            <w:rFonts w:ascii="David" w:eastAsia="Times New Roman" w:hAnsi="David" w:cs="David"/>
            <w:snapToGrid w:val="0"/>
            <w:sz w:val="24"/>
            <w:szCs w:val="24"/>
            <w:rtl/>
          </w:rPr>
          <w:tab/>
        </w:r>
      </w:del>
      <w:del w:id="139" w:author="מרול אטמן" w:date="2024-10-30T17:09:00Z" w16du:dateUtc="2024-10-30T15:09:00Z">
        <w:r w:rsidRPr="00E56613" w:rsidDel="00457B40">
          <w:rPr>
            <w:rFonts w:ascii="David" w:eastAsia="Times New Roman" w:hAnsi="David" w:cs="David"/>
            <w:snapToGrid w:val="0"/>
            <w:sz w:val="24"/>
            <w:szCs w:val="24"/>
            <w:rtl/>
          </w:rPr>
          <w:delText>במקרה בו המזמין משלם לבעלי הקרקע בביצוע דירות בעין, מתחייב הקבלן לבצע העבודות בדירות בעלי הקרקע בהתאם למפרט בעלי הקרקע המצורף כנספח 3.1.2.2 לחוזה זה.</w:delText>
        </w:r>
      </w:del>
    </w:p>
    <w:p w14:paraId="0AC20F58" w14:textId="5925B2CD" w:rsidR="00E56613" w:rsidRPr="00E56613" w:rsidDel="0005444D" w:rsidRDefault="00E56613" w:rsidP="00E56613">
      <w:pPr>
        <w:spacing w:before="0" w:beforeAutospacing="0" w:after="0" w:afterAutospacing="0" w:line="240" w:lineRule="auto"/>
        <w:ind w:left="567"/>
        <w:jc w:val="both"/>
        <w:rPr>
          <w:del w:id="140" w:author="מרול אטמן" w:date="2024-10-30T17:11:00Z" w16du:dateUtc="2024-10-30T15:11:00Z"/>
          <w:rFonts w:ascii="David" w:eastAsia="Times New Roman" w:hAnsi="David" w:cs="David"/>
          <w:snapToGrid w:val="0"/>
          <w:sz w:val="24"/>
          <w:szCs w:val="24"/>
          <w:rtl/>
        </w:rPr>
      </w:pPr>
      <w:del w:id="141" w:author="מרול אטמן" w:date="2024-10-30T17:11:00Z" w16du:dateUtc="2024-10-30T15:11:00Z">
        <w:r w:rsidRPr="00E56613" w:rsidDel="0005444D">
          <w:rPr>
            <w:rFonts w:ascii="David" w:eastAsia="Times New Roman" w:hAnsi="David" w:cs="David"/>
            <w:snapToGrid w:val="0"/>
            <w:sz w:val="24"/>
            <w:szCs w:val="24"/>
            <w:rtl/>
          </w:rPr>
          <w:lastRenderedPageBreak/>
          <w:delText>למען הסר ספק מובהר כי למרות שהקבלן מחויב בהתחייבויות המזמין כלפי הרוכשים, לבצע העבודות בהתאם למפרטי המכר, הרי שבכל מקום בו נקבעו למזמין זכויות ברירה לבחור מבין מס' חלופות או סמכויות אחרות כלפי הרוכשים, שמורות זכויות וסמכויות אלו למזמין בלבד ולא לקבלן.</w:delText>
        </w:r>
      </w:del>
    </w:p>
    <w:p w14:paraId="51D36A3A" w14:textId="77777777" w:rsidR="00E56613" w:rsidRPr="00E56613" w:rsidRDefault="00E56613" w:rsidP="00E56613">
      <w:pPr>
        <w:spacing w:before="0" w:beforeAutospacing="0" w:after="0" w:afterAutospacing="0" w:line="240" w:lineRule="auto"/>
        <w:ind w:left="657"/>
        <w:jc w:val="both"/>
        <w:rPr>
          <w:rFonts w:ascii="David" w:eastAsia="Times New Roman" w:hAnsi="David" w:cs="David"/>
          <w:snapToGrid w:val="0"/>
          <w:sz w:val="24"/>
          <w:szCs w:val="24"/>
          <w:rtl/>
        </w:rPr>
      </w:pPr>
    </w:p>
    <w:p w14:paraId="369F02F2" w14:textId="31E602A8"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w:t>
      </w:r>
      <w:del w:id="142" w:author="מרול אטמן" w:date="2024-10-30T17:11:00Z" w16du:dateUtc="2024-10-30T15:11:00Z">
        <w:r w:rsidRPr="00E56613" w:rsidDel="0005444D">
          <w:rPr>
            <w:rFonts w:ascii="David" w:eastAsia="Times New Roman" w:hAnsi="David" w:cs="David"/>
            <w:snapToGrid w:val="0"/>
            <w:sz w:val="24"/>
            <w:szCs w:val="24"/>
            <w:rtl/>
          </w:rPr>
          <w:delText>7</w:delText>
        </w:r>
      </w:del>
      <w:ins w:id="143" w:author="מרול אטמן" w:date="2024-10-30T17:11:00Z" w16du:dateUtc="2024-10-30T15:11:00Z">
        <w:r w:rsidR="0005444D">
          <w:rPr>
            <w:rFonts w:ascii="David" w:eastAsia="Times New Roman" w:hAnsi="David" w:cs="David" w:hint="cs"/>
            <w:snapToGrid w:val="0"/>
            <w:sz w:val="24"/>
            <w:szCs w:val="24"/>
            <w:rtl/>
          </w:rPr>
          <w:t>8</w:t>
        </w:r>
      </w:ins>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על הקבלן להכין כאמור בסעיף את התכנון </w:t>
      </w:r>
      <w:proofErr w:type="spellStart"/>
      <w:r w:rsidRPr="00E56613">
        <w:rPr>
          <w:rFonts w:ascii="David" w:eastAsia="Times New Roman" w:hAnsi="David" w:cs="David"/>
          <w:snapToGrid w:val="0"/>
          <w:sz w:val="24"/>
          <w:szCs w:val="24"/>
          <w:rtl/>
        </w:rPr>
        <w:t>והתכניות</w:t>
      </w:r>
      <w:proofErr w:type="spellEnd"/>
      <w:r w:rsidRPr="00E56613">
        <w:rPr>
          <w:rFonts w:ascii="David" w:eastAsia="Times New Roman" w:hAnsi="David" w:cs="David"/>
          <w:snapToGrid w:val="0"/>
          <w:sz w:val="24"/>
          <w:szCs w:val="24"/>
          <w:rtl/>
        </w:rPr>
        <w:t xml:space="preserve"> הבאות: </w:t>
      </w:r>
    </w:p>
    <w:p w14:paraId="0D40C985"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97FB15C"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קונסטרוקציה.</w:t>
      </w:r>
    </w:p>
    <w:p w14:paraId="02C3D930"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5.7.7.2</w:t>
      </w:r>
      <w:r w:rsidRPr="00E56613">
        <w:rPr>
          <w:rFonts w:ascii="David" w:eastAsia="Times New Roman" w:hAnsi="David" w:cs="David"/>
          <w:snapToGrid w:val="0"/>
          <w:sz w:val="24"/>
          <w:szCs w:val="24"/>
          <w:rtl/>
        </w:rPr>
        <w:tab/>
        <w:t>אלמנטים מתועשים, אם ידרשו.</w:t>
      </w:r>
    </w:p>
    <w:p w14:paraId="2E6FB3D8"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5.7.7.3</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Pr>
        <w:t>SHOP DRAWINGS"</w:t>
      </w:r>
      <w:r w:rsidRPr="00E56613">
        <w:rPr>
          <w:rFonts w:ascii="David" w:eastAsia="Times New Roman" w:hAnsi="David" w:cs="David"/>
          <w:snapToGrid w:val="0"/>
          <w:sz w:val="24"/>
          <w:szCs w:val="24"/>
          <w:rtl/>
        </w:rPr>
        <w:t xml:space="preserve"> לאלומיניום, לרבות תיבות דואר, אינטרקום ומעקות.</w:t>
      </w:r>
    </w:p>
    <w:p w14:paraId="0E534229"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5.7.7.4</w:t>
      </w:r>
      <w:r w:rsidRPr="00E56613">
        <w:rPr>
          <w:rFonts w:ascii="David" w:eastAsia="Times New Roman" w:hAnsi="David" w:cs="David"/>
          <w:snapToGrid w:val="0"/>
          <w:sz w:val="24"/>
          <w:szCs w:val="24"/>
          <w:rtl/>
        </w:rPr>
        <w:tab/>
        <w:t>מעליות.</w:t>
      </w:r>
    </w:p>
    <w:p w14:paraId="2B1DDD76"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5.7.7.5</w:t>
      </w:r>
      <w:r w:rsidRPr="00E56613">
        <w:rPr>
          <w:rFonts w:ascii="David" w:eastAsia="Times New Roman" w:hAnsi="David" w:cs="David"/>
          <w:snapToGrid w:val="0"/>
          <w:sz w:val="24"/>
          <w:szCs w:val="24"/>
          <w:rtl/>
        </w:rPr>
        <w:tab/>
        <w:t>לוחות חשמל.</w:t>
      </w:r>
    </w:p>
    <w:p w14:paraId="33C5C50B"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5.7.7.6</w:t>
      </w:r>
      <w:r w:rsidRPr="00E56613">
        <w:rPr>
          <w:rFonts w:ascii="David" w:eastAsia="Times New Roman" w:hAnsi="David" w:cs="David"/>
          <w:snapToGrid w:val="0"/>
          <w:sz w:val="24"/>
          <w:szCs w:val="24"/>
          <w:rtl/>
        </w:rPr>
        <w:tab/>
        <w:t>מתקני מיזוג אוויר ואוורור.</w:t>
      </w:r>
    </w:p>
    <w:p w14:paraId="45251448"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5.7.7.7</w:t>
      </w:r>
      <w:r w:rsidRPr="00E56613">
        <w:rPr>
          <w:rFonts w:ascii="David" w:eastAsia="Times New Roman" w:hAnsi="David" w:cs="David"/>
          <w:snapToGrid w:val="0"/>
          <w:sz w:val="24"/>
          <w:szCs w:val="24"/>
          <w:rtl/>
        </w:rPr>
        <w:tab/>
        <w:t>גנרטור/ים.</w:t>
      </w:r>
    </w:p>
    <w:p w14:paraId="3A87ED77"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5.7.7.8</w:t>
      </w:r>
      <w:r w:rsidRPr="00E56613">
        <w:rPr>
          <w:rFonts w:ascii="David" w:eastAsia="Times New Roman" w:hAnsi="David" w:cs="David"/>
          <w:snapToGrid w:val="0"/>
          <w:sz w:val="24"/>
          <w:szCs w:val="24"/>
          <w:rtl/>
        </w:rPr>
        <w:tab/>
        <w:t>מערכות סולריות, לרבות קונסטרוקציה.</w:t>
      </w:r>
    </w:p>
    <w:p w14:paraId="0BADC9DF"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5.7.7.9</w:t>
      </w:r>
      <w:r w:rsidRPr="00E56613">
        <w:rPr>
          <w:rFonts w:ascii="David" w:eastAsia="Times New Roman" w:hAnsi="David" w:cs="David"/>
          <w:snapToGrid w:val="0"/>
          <w:sz w:val="24"/>
          <w:szCs w:val="24"/>
          <w:rtl/>
        </w:rPr>
        <w:tab/>
        <w:t>משאבות.</w:t>
      </w:r>
    </w:p>
    <w:p w14:paraId="2526291C"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5.7.7.10 </w:t>
      </w:r>
      <w:r w:rsidRPr="00E56613">
        <w:rPr>
          <w:rFonts w:ascii="David" w:eastAsia="Times New Roman" w:hAnsi="David" w:cs="David"/>
          <w:snapToGrid w:val="0"/>
          <w:sz w:val="24"/>
          <w:szCs w:val="24"/>
          <w:rtl/>
        </w:rPr>
        <w:tab/>
        <w:t>קונסטרוקציה לתקרות תותבות.</w:t>
      </w:r>
    </w:p>
    <w:p w14:paraId="4403DA62"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5.7.7.11 </w:t>
      </w:r>
      <w:r w:rsidRPr="00E56613">
        <w:rPr>
          <w:rFonts w:ascii="David" w:eastAsia="Times New Roman" w:hAnsi="David" w:cs="David"/>
          <w:snapToGrid w:val="0"/>
          <w:sz w:val="24"/>
          <w:szCs w:val="24"/>
          <w:rtl/>
        </w:rPr>
        <w:tab/>
        <w:t>איטום.</w:t>
      </w:r>
    </w:p>
    <w:p w14:paraId="62DDB8D1"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5.7.7.12 </w:t>
      </w:r>
      <w:r w:rsidRPr="00E56613">
        <w:rPr>
          <w:rFonts w:ascii="David" w:eastAsia="Times New Roman" w:hAnsi="David" w:cs="David"/>
          <w:snapToGrid w:val="0"/>
          <w:sz w:val="24"/>
          <w:szCs w:val="24"/>
          <w:rtl/>
        </w:rPr>
        <w:tab/>
        <w:t>ארונות מטבח ואמבטיה.</w:t>
      </w:r>
    </w:p>
    <w:p w14:paraId="6F08143F"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5.7.7.13</w:t>
      </w:r>
      <w:r w:rsidRPr="00E56613">
        <w:rPr>
          <w:rFonts w:ascii="David" w:eastAsia="Times New Roman" w:hAnsi="David" w:cs="David"/>
          <w:snapToGrid w:val="0"/>
          <w:sz w:val="24"/>
          <w:szCs w:val="24"/>
          <w:rtl/>
        </w:rPr>
        <w:tab/>
        <w:t>תכנון ייצור שלטים.</w:t>
      </w:r>
    </w:p>
    <w:p w14:paraId="23FDAB6D"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5.7.7.14</w:t>
      </w:r>
      <w:r w:rsidRPr="00E56613">
        <w:rPr>
          <w:rFonts w:ascii="David" w:eastAsia="Times New Roman" w:hAnsi="David" w:cs="David"/>
          <w:snapToGrid w:val="0"/>
          <w:sz w:val="24"/>
          <w:szCs w:val="24"/>
          <w:rtl/>
        </w:rPr>
        <w:tab/>
        <w:t>תכנון מערכות לחיפוי קירות.</w:t>
      </w:r>
    </w:p>
    <w:p w14:paraId="55A635DC"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646D1AC7"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בסעיף האחראי על תכנון השלד ימונה ע"י המזמין ועל חשבונו והאחריות בדבר מינויו וכל ענין הכרוך בהפעלתו לא תחול על הקבלן.</w:t>
      </w:r>
    </w:p>
    <w:p w14:paraId="48A926A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C3D8148" w14:textId="77777777" w:rsidR="00E56613" w:rsidRPr="00E56613" w:rsidRDefault="00E56613" w:rsidP="003B5FE4">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"המחי</w:t>
      </w:r>
      <w:r w:rsidR="003B5FE4">
        <w:rPr>
          <w:rFonts w:ascii="David" w:eastAsia="Times New Roman" w:hAnsi="David" w:cs="David"/>
          <w:snapToGrid w:val="0"/>
          <w:sz w:val="24"/>
          <w:szCs w:val="24"/>
          <w:rtl/>
        </w:rPr>
        <w:t xml:space="preserve">ר הכולל"  הינו </w:t>
      </w:r>
      <w:sdt>
        <w:sdtPr>
          <w:rPr>
            <w:rFonts w:ascii="David" w:eastAsia="Times New Roman" w:hAnsi="David" w:cs="David"/>
            <w:snapToGrid w:val="0"/>
            <w:color w:val="008000"/>
            <w:sz w:val="24"/>
            <w:szCs w:val="24"/>
            <w:rtl/>
          </w:rPr>
          <w:alias w:val="היקף החוזה/נתוני עלות"/>
          <w:tag w:val="cntPaymentAmount"/>
          <w:id w:val="-153525489"/>
          <w:placeholder>
            <w:docPart w:val="4470821FFA46440EB8DC4AAAD7D21C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EndPr/>
        <w:sdtContent>
          <w:r w:rsidR="003B5FE4" w:rsidRPr="003B5FE4">
            <w:rPr>
              <w:rStyle w:val="a8"/>
              <w:color w:val="00B0F0"/>
              <w:rtl/>
            </w:rPr>
            <w:t>[היקף החוזה/נתוני עלות]</w:t>
          </w:r>
        </w:sdtContent>
      </w:sdt>
      <w:r w:rsidRPr="00E56613">
        <w:rPr>
          <w:rFonts w:ascii="David" w:eastAsia="Times New Roman" w:hAnsi="David" w:cs="David"/>
          <w:snapToGrid w:val="0"/>
          <w:color w:val="008000"/>
          <w:sz w:val="24"/>
          <w:szCs w:val="24"/>
          <w:rtl/>
        </w:rPr>
        <w:t xml:space="preserve"> </w:t>
      </w:r>
      <w:sdt>
        <w:sdtPr>
          <w:rPr>
            <w:rFonts w:ascii="David" w:eastAsia="Times New Roman" w:hAnsi="David" w:cs="David"/>
            <w:snapToGrid w:val="0"/>
            <w:color w:val="008000"/>
            <w:sz w:val="24"/>
            <w:szCs w:val="24"/>
            <w:rtl/>
          </w:rPr>
          <w:alias w:val="שם מטבע"/>
          <w:tag w:val="cntCrrncyType"/>
          <w:id w:val="1580949581"/>
          <w:placeholder>
            <w:docPart w:val="4E129FF625474F19AE3737064CD0A35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rrncyType[1]" w:storeItemID="{81709D4C-33DC-48CC-AC7E-130A245806EE}"/>
          <w:text/>
        </w:sdtPr>
        <w:sdtEndPr/>
        <w:sdtContent>
          <w:r w:rsidR="003B5FE4" w:rsidRPr="003B5FE4">
            <w:rPr>
              <w:rStyle w:val="a8"/>
              <w:color w:val="00B0F0"/>
              <w:rtl/>
            </w:rPr>
            <w:t>[שם מטבע]</w:t>
          </w:r>
        </w:sdtContent>
      </w:sdt>
      <w:r w:rsidRPr="00E56613">
        <w:rPr>
          <w:rFonts w:ascii="David" w:eastAsia="Times New Roman" w:hAnsi="David" w:cs="David"/>
          <w:snapToGrid w:val="0"/>
          <w:sz w:val="24"/>
          <w:szCs w:val="24"/>
          <w:rtl/>
        </w:rPr>
        <w:t>(לא כולל מע"מ) עפ"י החלוקה הבאה:</w:t>
      </w:r>
      <w:r w:rsidR="003B5FE4">
        <w:rPr>
          <w:rFonts w:ascii="David" w:eastAsia="Times New Roman" w:hAnsi="David" w:cs="David" w:hint="cs"/>
          <w:snapToGrid w:val="0"/>
          <w:sz w:val="24"/>
          <w:szCs w:val="24"/>
          <w:rtl/>
        </w:rPr>
        <w:t xml:space="preserve"> __________________________</w:t>
      </w:r>
    </w:p>
    <w:p w14:paraId="7E95771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707196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6657EAB"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בדיקת חשבון ביניים ע"י המפקח תיעשה תוך 30 יום ממועד קבלתו.</w:t>
      </w:r>
    </w:p>
    <w:p w14:paraId="2EB95D8F"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1846FF1C"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תשלום חשבון ביניים יבוצע ע"י המזמין תוך 30 ימים ממועד קבלת חשבון מאושר ע"י המפקח, או תוך 60 יום ממועד קבלתו ע"י המפקח לפי המאוחר מבניהם.</w:t>
      </w:r>
    </w:p>
    <w:p w14:paraId="76B58593" w14:textId="77777777" w:rsidR="00E56613" w:rsidRPr="00E56613" w:rsidRDefault="00E56613" w:rsidP="00E56613">
      <w:pPr>
        <w:spacing w:before="0" w:beforeAutospacing="0" w:after="0" w:afterAutospacing="0" w:line="240" w:lineRule="auto"/>
        <w:ind w:left="892" w:hanging="660"/>
        <w:jc w:val="both"/>
        <w:rPr>
          <w:rFonts w:ascii="David" w:eastAsia="Times New Roman" w:hAnsi="David" w:cs="David"/>
          <w:snapToGrid w:val="0"/>
          <w:sz w:val="24"/>
          <w:szCs w:val="24"/>
          <w:rtl/>
        </w:rPr>
      </w:pPr>
    </w:p>
    <w:p w14:paraId="2CD23F4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8.2.5.1 ינוכה עיכבון בשיעור 5%.</w:t>
      </w:r>
    </w:p>
    <w:p w14:paraId="18D26FC5"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5C169E66"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8.3.5</w:t>
      </w:r>
      <w:r w:rsidRPr="00E56613">
        <w:rPr>
          <w:rFonts w:ascii="David" w:eastAsia="Times New Roman" w:hAnsi="David" w:cs="David"/>
          <w:snapToGrid w:val="0"/>
          <w:sz w:val="24"/>
          <w:szCs w:val="24"/>
          <w:rtl/>
        </w:rPr>
        <w:tab/>
        <w:t>פרק הזמן לבדיקת החשבון הסופי ע"י המפקח הוא תוך 45 יום ממועד קבלתו ומהמועד שבו התמלאו כל התנאים המוקדמים.</w:t>
      </w:r>
    </w:p>
    <w:p w14:paraId="6AC793F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584F7B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8.3.6</w:t>
      </w:r>
      <w:r w:rsidRPr="00E56613">
        <w:rPr>
          <w:rFonts w:ascii="David" w:eastAsia="Times New Roman" w:hAnsi="David" w:cs="David"/>
          <w:snapToGrid w:val="0"/>
          <w:sz w:val="24"/>
          <w:szCs w:val="24"/>
          <w:rtl/>
        </w:rPr>
        <w:tab/>
        <w:t>תשלום החשבון הסופי יבוצע ע"י המזמין תוך 45 יום ממועד קבלת חשבון מאושר ע"י המפקח או תוך 90 יום ממועד קבלתו ע"י המפקח ומהמועד שבו התמלאו כל התנאים המוקדמים לפי המאוחר מבניהם.</w:t>
      </w:r>
    </w:p>
    <w:p w14:paraId="592051A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7E8EDD3"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8.3.7</w:t>
      </w:r>
      <w:r w:rsidRPr="00E56613">
        <w:rPr>
          <w:rFonts w:ascii="David" w:eastAsia="Times New Roman" w:hAnsi="David" w:cs="David"/>
          <w:snapToGrid w:val="0"/>
          <w:sz w:val="24"/>
          <w:szCs w:val="24"/>
          <w:rtl/>
        </w:rPr>
        <w:tab/>
        <w:t>שיעור הריבית הוא - פריים פחות 0.5% לשנה.</w:t>
      </w:r>
    </w:p>
    <w:p w14:paraId="4DF88B0C"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52FB2B9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הערבות להבטחת קיום התחייבויות הקבלן כאמור בסעיף תהא בשיעור 10% ממחיר העבודות.</w:t>
      </w:r>
    </w:p>
    <w:p w14:paraId="08C33C36"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למרות האמור לעיל כל עוד לא הוציא המזמין צו התחלת עבודה לבצוע כל העבודות, השיעור יהיה 10% ממחיר העבודות ללא מע"מ של שלב א' להן הוציא המזמין צו כאמור ו- 5% ממחיר העבודות ללא מע"מ להן טרם הוציא המזמין צו כאמור. עם הוצאת </w:t>
      </w:r>
      <w:proofErr w:type="spellStart"/>
      <w:r w:rsidRPr="00E56613">
        <w:rPr>
          <w:rFonts w:ascii="David" w:eastAsia="Times New Roman" w:hAnsi="David" w:cs="David"/>
          <w:snapToGrid w:val="0"/>
          <w:sz w:val="24"/>
          <w:szCs w:val="24"/>
          <w:rtl/>
        </w:rPr>
        <w:t>צ.ה.ע</w:t>
      </w:r>
      <w:proofErr w:type="spellEnd"/>
      <w:r w:rsidRPr="00E56613">
        <w:rPr>
          <w:rFonts w:ascii="David" w:eastAsia="Times New Roman" w:hAnsi="David" w:cs="David"/>
          <w:snapToGrid w:val="0"/>
          <w:sz w:val="24"/>
          <w:szCs w:val="24"/>
          <w:rtl/>
        </w:rPr>
        <w:t xml:space="preserve"> ע"י המזמין ליתרת העבודות, ישלים הקבלן ערבות בנקאית בשיעור 5% נוספים ממחיר עבודות ללא מע"מ אלה, כך שבסה"כ יעמיד ערבות בגובה שלא יפחת מ- 10% מהמחיר הכולל ללא מע"מ.</w:t>
      </w:r>
    </w:p>
    <w:p w14:paraId="44E991A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4F846ED5"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9.3.2</w:t>
      </w:r>
      <w:r w:rsidRPr="00E56613">
        <w:rPr>
          <w:rFonts w:ascii="David" w:eastAsia="Times New Roman" w:hAnsi="David" w:cs="David"/>
          <w:snapToGrid w:val="0"/>
          <w:sz w:val="24"/>
          <w:szCs w:val="24"/>
          <w:rtl/>
        </w:rPr>
        <w:tab/>
        <w:t>המדד היסודי הוא כמפורט בסעיף 1.1 לעיל.</w:t>
      </w:r>
    </w:p>
    <w:p w14:paraId="269CB4B3"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trike/>
          <w:snapToGrid w:val="0"/>
          <w:sz w:val="24"/>
          <w:szCs w:val="24"/>
          <w:rtl/>
        </w:rPr>
      </w:pPr>
    </w:p>
    <w:p w14:paraId="64CD104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10.1</w:t>
      </w:r>
      <w:r w:rsidRPr="00E56613">
        <w:rPr>
          <w:rFonts w:ascii="David" w:eastAsia="Times New Roman" w:hAnsi="David" w:cs="David"/>
          <w:snapToGrid w:val="0"/>
          <w:color w:val="000000"/>
          <w:sz w:val="24"/>
          <w:szCs w:val="24"/>
          <w:rtl/>
        </w:rPr>
        <w:tab/>
        <w:t xml:space="preserve">מבלי לגרוע מהוראות </w:t>
      </w:r>
      <w:r w:rsidRPr="00E56613">
        <w:rPr>
          <w:rFonts w:ascii="David" w:eastAsia="Times New Roman" w:hAnsi="David" w:cs="David"/>
          <w:b/>
          <w:bCs/>
          <w:snapToGrid w:val="0"/>
          <w:color w:val="000000"/>
          <w:sz w:val="24"/>
          <w:szCs w:val="24"/>
          <w:rtl/>
        </w:rPr>
        <w:t>לוח הזמן הכללי</w:t>
      </w:r>
      <w:r w:rsidRPr="00E56613">
        <w:rPr>
          <w:rFonts w:ascii="David" w:eastAsia="Times New Roman" w:hAnsi="David" w:cs="David"/>
          <w:snapToGrid w:val="0"/>
          <w:color w:val="000000"/>
          <w:sz w:val="24"/>
          <w:szCs w:val="24"/>
          <w:rtl/>
        </w:rPr>
        <w:t>:</w:t>
      </w:r>
    </w:p>
    <w:p w14:paraId="29F5E75B" w14:textId="77777777" w:rsidR="00E56613" w:rsidRPr="00E56613" w:rsidRDefault="00E56613" w:rsidP="00E56613">
      <w:pPr>
        <w:spacing w:before="0" w:beforeAutospacing="0" w:after="0" w:afterAutospacing="0" w:line="240" w:lineRule="auto"/>
        <w:ind w:left="851" w:hanging="660"/>
        <w:jc w:val="both"/>
        <w:rPr>
          <w:rFonts w:ascii="David" w:eastAsia="Times New Roman" w:hAnsi="David" w:cs="David"/>
          <w:snapToGrid w:val="0"/>
          <w:sz w:val="24"/>
          <w:szCs w:val="24"/>
          <w:rtl/>
        </w:rPr>
      </w:pPr>
    </w:p>
    <w:p w14:paraId="59B9620D"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המרתפים הוא __חודשים ממועד צו התחלת עבודה.</w:t>
      </w:r>
    </w:p>
    <w:p w14:paraId="37F37E51"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1 הוא __ חודשים ממועד צו התחלת עבודה.</w:t>
      </w:r>
    </w:p>
    <w:p w14:paraId="1341AAFE"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2 הוא __ חודשים ממועד צו התחלת עבודה</w:t>
      </w:r>
    </w:p>
    <w:p w14:paraId="59498346" w14:textId="62E76613"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פרק הזמן להשלמת </w:t>
      </w:r>
      <w:del w:id="144" w:author="מרול אטמן" w:date="2024-10-30T17:12:00Z" w16du:dateUtc="2024-10-30T15:12:00Z">
        <w:r w:rsidRPr="00E56613" w:rsidDel="0005444D">
          <w:rPr>
            <w:rFonts w:ascii="David" w:eastAsia="Times New Roman" w:hAnsi="David" w:cs="David"/>
            <w:snapToGrid w:val="0"/>
            <w:sz w:val="24"/>
            <w:szCs w:val="24"/>
            <w:rtl/>
          </w:rPr>
          <w:delText>בנין מס' 3</w:delText>
        </w:r>
      </w:del>
      <w:ins w:id="145" w:author="מרול אטמן" w:date="2024-10-30T17:12:00Z" w16du:dateUtc="2024-10-30T15:12:00Z">
        <w:r w:rsidR="0005444D">
          <w:rPr>
            <w:rFonts w:ascii="David" w:eastAsia="Times New Roman" w:hAnsi="David" w:cs="David" w:hint="cs"/>
            <w:snapToGrid w:val="0"/>
            <w:sz w:val="24"/>
            <w:szCs w:val="24"/>
            <w:rtl/>
          </w:rPr>
          <w:t xml:space="preserve">קומות המסחר </w:t>
        </w:r>
      </w:ins>
      <w:r w:rsidRPr="00E56613">
        <w:rPr>
          <w:rFonts w:ascii="David" w:eastAsia="Times New Roman" w:hAnsi="David" w:cs="David"/>
          <w:snapToGrid w:val="0"/>
          <w:sz w:val="24"/>
          <w:szCs w:val="24"/>
          <w:rtl/>
        </w:rPr>
        <w:t xml:space="preserve"> הוא __חודשים ממועד צו התחלת עבודה.</w:t>
      </w:r>
    </w:p>
    <w:p w14:paraId="743E0CB0" w14:textId="38F1FE51" w:rsidR="00E56613" w:rsidRPr="00E56613" w:rsidDel="0005444D" w:rsidRDefault="00E56613" w:rsidP="00E56613">
      <w:pPr>
        <w:spacing w:before="0" w:beforeAutospacing="0" w:after="0" w:afterAutospacing="0" w:line="240" w:lineRule="auto"/>
        <w:ind w:left="567"/>
        <w:jc w:val="both"/>
        <w:rPr>
          <w:del w:id="146" w:author="מרול אטמן" w:date="2024-10-30T17:12:00Z" w16du:dateUtc="2024-10-30T15:12:00Z"/>
          <w:rFonts w:ascii="David" w:eastAsia="Times New Roman" w:hAnsi="David" w:cs="David"/>
          <w:snapToGrid w:val="0"/>
          <w:sz w:val="24"/>
          <w:szCs w:val="24"/>
          <w:rtl/>
        </w:rPr>
      </w:pPr>
      <w:del w:id="147" w:author="מרול אטמן" w:date="2024-10-30T17:12:00Z" w16du:dateUtc="2024-10-30T15:12:00Z">
        <w:r w:rsidRPr="00E56613" w:rsidDel="0005444D">
          <w:rPr>
            <w:rFonts w:ascii="David" w:eastAsia="Times New Roman" w:hAnsi="David" w:cs="David"/>
            <w:snapToGrid w:val="0"/>
            <w:sz w:val="24"/>
            <w:szCs w:val="24"/>
            <w:rtl/>
          </w:rPr>
          <w:delText>פרק הזמן להשלמת בנין מס' 4 הוא __ חודשים ממועד צו התחלת עבודה.</w:delText>
        </w:r>
      </w:del>
    </w:p>
    <w:p w14:paraId="0B79AA3C"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p>
    <w:p w14:paraId="558481A8" w14:textId="77D0AFED"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חדר השנאים</w:t>
      </w:r>
      <w:del w:id="148" w:author="מרול אטמן" w:date="2024-10-30T17:12:00Z" w16du:dateUtc="2024-10-30T15:12:00Z">
        <w:r w:rsidRPr="00E56613" w:rsidDel="0005444D">
          <w:rPr>
            <w:rFonts w:ascii="David" w:eastAsia="Times New Roman" w:hAnsi="David" w:cs="David"/>
            <w:snapToGrid w:val="0"/>
            <w:sz w:val="24"/>
            <w:szCs w:val="24"/>
            <w:rtl/>
          </w:rPr>
          <w:delText xml:space="preserve"> וחדר הבזק </w:delText>
        </w:r>
      </w:del>
      <w:r w:rsidRPr="00E56613">
        <w:rPr>
          <w:rFonts w:ascii="David" w:eastAsia="Times New Roman" w:hAnsi="David" w:cs="David"/>
          <w:snapToGrid w:val="0"/>
          <w:sz w:val="24"/>
          <w:szCs w:val="24"/>
          <w:rtl/>
        </w:rPr>
        <w:t xml:space="preserve">– למועד שיאפשר חבור חשמל </w:t>
      </w:r>
      <w:del w:id="149" w:author="מרול אטמן" w:date="2024-10-30T17:13:00Z" w16du:dateUtc="2024-10-30T15:13:00Z">
        <w:r w:rsidRPr="00E56613" w:rsidDel="0005444D">
          <w:rPr>
            <w:rFonts w:ascii="David" w:eastAsia="Times New Roman" w:hAnsi="David" w:cs="David"/>
            <w:snapToGrid w:val="0"/>
            <w:sz w:val="24"/>
            <w:szCs w:val="24"/>
            <w:rtl/>
          </w:rPr>
          <w:delText xml:space="preserve">וטלפון </w:delText>
        </w:r>
      </w:del>
      <w:r w:rsidRPr="00E56613">
        <w:rPr>
          <w:rFonts w:ascii="David" w:eastAsia="Times New Roman" w:hAnsi="David" w:cs="David"/>
          <w:snapToGrid w:val="0"/>
          <w:sz w:val="24"/>
          <w:szCs w:val="24"/>
          <w:rtl/>
        </w:rPr>
        <w:t xml:space="preserve">לבניינים ולדירות למועד אכלוסם. </w:t>
      </w:r>
    </w:p>
    <w:p w14:paraId="576EFD45" w14:textId="77777777" w:rsidR="00E56613" w:rsidRPr="00E56613" w:rsidRDefault="00E56613" w:rsidP="00E56613">
      <w:pPr>
        <w:spacing w:before="0" w:beforeAutospacing="0" w:after="0" w:afterAutospacing="0" w:line="240" w:lineRule="auto"/>
        <w:ind w:left="851"/>
        <w:jc w:val="both"/>
        <w:rPr>
          <w:rFonts w:ascii="David" w:eastAsia="Times New Roman" w:hAnsi="David" w:cs="David"/>
          <w:snapToGrid w:val="0"/>
          <w:sz w:val="24"/>
          <w:szCs w:val="24"/>
          <w:rtl/>
        </w:rPr>
      </w:pPr>
    </w:p>
    <w:p w14:paraId="57F727D7" w14:textId="77777777" w:rsidR="00E56613" w:rsidRPr="00E56613" w:rsidRDefault="00E56613" w:rsidP="00237720">
      <w:pPr>
        <w:numPr>
          <w:ilvl w:val="2"/>
          <w:numId w:val="6"/>
        </w:numPr>
        <w:spacing w:before="0" w:beforeAutospacing="0" w:after="0" w:afterAutospacing="0" w:line="240" w:lineRule="auto"/>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 xml:space="preserve">סכום הפיצוי המוסכם </w:t>
      </w:r>
      <w:r w:rsidRPr="00E56613">
        <w:rPr>
          <w:rFonts w:ascii="David" w:eastAsia="Times New Roman" w:hAnsi="David" w:cs="David" w:hint="cs"/>
          <w:snapToGrid w:val="0"/>
          <w:sz w:val="24"/>
          <w:szCs w:val="24"/>
          <w:rtl/>
        </w:rPr>
        <w:t xml:space="preserve">יעמוד על  7,500 ₪ לכל יום איחור במועד השלמת העבודות. מבלי לגרוע מכל האמור לעיל, </w:t>
      </w:r>
      <w:proofErr w:type="spellStart"/>
      <w:r w:rsidRPr="00E56613">
        <w:rPr>
          <w:rFonts w:ascii="David" w:eastAsia="Times New Roman" w:hAnsi="David" w:cs="David" w:hint="cs"/>
          <w:snapToGrid w:val="0"/>
          <w:sz w:val="24"/>
          <w:szCs w:val="24"/>
          <w:rtl/>
        </w:rPr>
        <w:t>ישא</w:t>
      </w:r>
      <w:proofErr w:type="spellEnd"/>
      <w:r w:rsidRPr="00E56613">
        <w:rPr>
          <w:rFonts w:ascii="David" w:eastAsia="Times New Roman" w:hAnsi="David" w:cs="David" w:hint="cs"/>
          <w:snapToGrid w:val="0"/>
          <w:sz w:val="24"/>
          <w:szCs w:val="24"/>
          <w:rtl/>
        </w:rPr>
        <w:t xml:space="preserve"> הקבלן בכל הוצאות ונזקי המזמין, הישירים והעקיפים, הנובעים מהאיחור במועד השלמת העבודות.</w:t>
      </w:r>
    </w:p>
    <w:p w14:paraId="3FC052E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0391BB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p>
    <w:p w14:paraId="39E842D9"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בגין איחור העולה על 60 ימים מהמועד המיועד להשלמת העבודות בנכס, יהא המזמין רשאי לדרוש מהקבלן, החל מהיום הראשון לאיחור בעד כל חודש איחור, ועד שמונה חודשים לאחר אותו מועד, סכום השווה לדמי שכירות של נכס הדומה באופיו ובגודלו כשהוא מוכפל פי 1.5 (להלן: </w:t>
      </w:r>
      <w:r w:rsidRPr="00E56613">
        <w:rPr>
          <w:rFonts w:ascii="David" w:eastAsia="Times New Roman" w:hAnsi="David" w:cs="David"/>
          <w:b/>
          <w:bCs/>
          <w:snapToGrid w:val="0"/>
          <w:sz w:val="24"/>
          <w:szCs w:val="24"/>
          <w:rtl/>
        </w:rPr>
        <w:t>"סכום הפיצוי"</w:t>
      </w:r>
      <w:r w:rsidRPr="00E56613">
        <w:rPr>
          <w:rFonts w:ascii="David" w:eastAsia="Times New Roman" w:hAnsi="David" w:cs="David"/>
          <w:snapToGrid w:val="0"/>
          <w:sz w:val="24"/>
          <w:szCs w:val="24"/>
          <w:rtl/>
        </w:rPr>
        <w:t>).</w:t>
      </w:r>
    </w:p>
    <w:p w14:paraId="1E5947BD"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מובהר כי בכל מקרה לא יפחת סכום הפיצוי מכל סכום שיחויב בו המזמין כלפי רוכש הנכס על פי כל דין.</w:t>
      </w:r>
    </w:p>
    <w:p w14:paraId="6221ED62"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4A9CACA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7978922"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בגין השלמת עבודות בדירה שאינה דירת גג, שהעבודות בה עוכבו, לפי דרישת המזמין, למעלה  מ- 6 חודשים מטופס 4, כאמור בסעיף, ישלם המזמין לקבלן לאחר השלמת העבודות, תוספת עפ"י הפירוט הבא:</w:t>
      </w:r>
    </w:p>
    <w:p w14:paraId="0B74C5BB"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במטבח - 1,500 ש"ח.</w:t>
      </w:r>
    </w:p>
    <w:p w14:paraId="19D24B76"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העבודות בחדרים רטובים - 1,500 ש"ח.</w:t>
      </w:r>
    </w:p>
    <w:p w14:paraId="33A5AE02"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מיזוג אויר - 500 ש"ח.</w:t>
      </w:r>
    </w:p>
    <w:p w14:paraId="761148C8" w14:textId="77777777" w:rsidR="00E56613" w:rsidRPr="00E56613" w:rsidRDefault="00E56613" w:rsidP="00E56613">
      <w:pPr>
        <w:spacing w:before="0" w:beforeAutospacing="0" w:after="0" w:afterAutospacing="0" w:line="240" w:lineRule="auto"/>
        <w:ind w:left="1196" w:hanging="660"/>
        <w:jc w:val="both"/>
        <w:rPr>
          <w:rFonts w:ascii="David" w:eastAsia="Times New Roman" w:hAnsi="David" w:cs="David"/>
          <w:snapToGrid w:val="0"/>
          <w:sz w:val="24"/>
          <w:szCs w:val="24"/>
          <w:rtl/>
        </w:rPr>
      </w:pPr>
    </w:p>
    <w:p w14:paraId="10221A7E"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בגין השלמת כל עבודות הגמר בדירות </w:t>
      </w:r>
      <w:proofErr w:type="spellStart"/>
      <w:r w:rsidRPr="00E56613">
        <w:rPr>
          <w:rFonts w:ascii="David" w:eastAsia="Times New Roman" w:hAnsi="David" w:cs="David"/>
          <w:snapToGrid w:val="0"/>
          <w:sz w:val="24"/>
          <w:szCs w:val="24"/>
          <w:rtl/>
        </w:rPr>
        <w:t>הפנטהאוס</w:t>
      </w:r>
      <w:proofErr w:type="spellEnd"/>
      <w:r w:rsidRPr="00E56613">
        <w:rPr>
          <w:rFonts w:ascii="David" w:eastAsia="Times New Roman" w:hAnsi="David" w:cs="David"/>
          <w:snapToGrid w:val="0"/>
          <w:sz w:val="24"/>
          <w:szCs w:val="24"/>
          <w:rtl/>
        </w:rPr>
        <w:t>, לפי דרישת המזמין, למעלה מ-12 חודשים מהמועד הקובע כאמור בסעיף, ישלם המזמין לקבלן לאחר השלמת העבודות תוספת בסך 10,000 ₪ לכל דירה בה יעוכבו העבודות.</w:t>
      </w:r>
    </w:p>
    <w:p w14:paraId="075F14BD"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65AB5CA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A0DF27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עמלת הקבלן עבור ביצוע התחייבויותיו בנושא קבלנים מיוחדים כאמור בסעיף תהא בשיעור 6% ממחיר עבודות הקבלנים המיוחדים.</w:t>
      </w:r>
    </w:p>
    <w:p w14:paraId="041AC45A"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11EB685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trike/>
          <w:snapToGrid w:val="0"/>
          <w:sz w:val="24"/>
          <w:szCs w:val="24"/>
          <w:rtl/>
        </w:rPr>
      </w:pPr>
      <w:r w:rsidRPr="00E56613">
        <w:rPr>
          <w:rFonts w:ascii="David" w:eastAsia="Times New Roman" w:hAnsi="David" w:cs="David"/>
          <w:snapToGrid w:val="0"/>
          <w:sz w:val="24"/>
          <w:szCs w:val="24"/>
          <w:rtl/>
        </w:rPr>
        <w:t>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קומה לדוגמא בכל אחד מבניינים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וקומה לדוגמא נוספת באחד מבניינים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או __</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לפי בחירת המזמין. דירה לדוגמא בסמוך למבנה המכירות.</w:t>
      </w:r>
    </w:p>
    <w:p w14:paraId="0F0FB66B" w14:textId="351646FB" w:rsidR="00E56613" w:rsidRPr="00E56613" w:rsidDel="00F76C9F" w:rsidRDefault="00E56613" w:rsidP="00E56613">
      <w:pPr>
        <w:spacing w:before="0" w:beforeAutospacing="0" w:after="0" w:afterAutospacing="0" w:line="240" w:lineRule="auto"/>
        <w:ind w:left="1480" w:hanging="660"/>
        <w:jc w:val="both"/>
        <w:rPr>
          <w:del w:id="150" w:author="מרול אטמן" w:date="2024-10-30T16:58:00Z" w16du:dateUtc="2024-10-30T14:58:00Z"/>
          <w:rFonts w:ascii="David" w:eastAsia="Times New Roman" w:hAnsi="David" w:cs="David"/>
          <w:strike/>
          <w:snapToGrid w:val="0"/>
          <w:sz w:val="24"/>
          <w:szCs w:val="24"/>
          <w:rtl/>
        </w:rPr>
      </w:pPr>
    </w:p>
    <w:p w14:paraId="68D5D94C" w14:textId="760D00F1" w:rsidR="00E56613" w:rsidRPr="00E56613" w:rsidDel="00F76C9F" w:rsidRDefault="00E56613" w:rsidP="00E56613">
      <w:pPr>
        <w:spacing w:before="0" w:beforeAutospacing="0" w:after="0" w:afterAutospacing="0" w:line="240" w:lineRule="auto"/>
        <w:ind w:left="567" w:hanging="567"/>
        <w:jc w:val="both"/>
        <w:rPr>
          <w:del w:id="151" w:author="מרול אטמן" w:date="2024-10-30T16:58:00Z" w16du:dateUtc="2024-10-30T14:58:00Z"/>
          <w:rFonts w:ascii="David" w:eastAsia="Times New Roman" w:hAnsi="David" w:cs="David"/>
          <w:snapToGrid w:val="0"/>
          <w:sz w:val="26"/>
          <w:szCs w:val="24"/>
          <w:rtl/>
        </w:rPr>
      </w:pPr>
      <w:del w:id="152" w:author="מרול אטמן" w:date="2024-10-30T16:58:00Z" w16du:dateUtc="2024-10-30T14:58:00Z">
        <w:r w:rsidRPr="00E56613" w:rsidDel="00F76C9F">
          <w:rPr>
            <w:rFonts w:ascii="David" w:eastAsia="Times New Roman" w:hAnsi="David" w:cs="David"/>
            <w:snapToGrid w:val="0"/>
            <w:sz w:val="24"/>
            <w:szCs w:val="24"/>
            <w:rtl/>
          </w:rPr>
          <w:delText>16</w:delText>
        </w:r>
        <w:r w:rsidRPr="00E56613" w:rsidDel="00F76C9F">
          <w:rPr>
            <w:rFonts w:ascii="David" w:eastAsia="Times New Roman" w:hAnsi="David" w:cs="David"/>
            <w:snapToGrid w:val="0"/>
            <w:sz w:val="26"/>
            <w:szCs w:val="24"/>
            <w:rtl/>
          </w:rPr>
          <w:delText>.2</w:delText>
        </w:r>
        <w:r w:rsidRPr="00E56613" w:rsidDel="00F76C9F">
          <w:rPr>
            <w:rFonts w:ascii="David" w:eastAsia="Times New Roman" w:hAnsi="David" w:cs="David"/>
            <w:snapToGrid w:val="0"/>
            <w:sz w:val="26"/>
            <w:szCs w:val="24"/>
            <w:rtl/>
          </w:rPr>
          <w:tab/>
          <w:delText>שיעור השתתפות הקבלן הינו - 0.30%.</w:delText>
        </w:r>
      </w:del>
    </w:p>
    <w:p w14:paraId="6EFE1BD0"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6"/>
          <w:szCs w:val="24"/>
          <w:rtl/>
        </w:rPr>
      </w:pPr>
    </w:p>
    <w:p w14:paraId="257DE749"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18.2.7.3 למזמין תהיה אופציה לרכוש את משרדי המפקח על כל הציוד  שעל הקבלן לספק למשרד המפקח כנגד תשלום _________ ₪.</w:t>
      </w:r>
    </w:p>
    <w:p w14:paraId="6A1EA49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49C7910"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תקופות הבדק והאחריות תהיינה עפ"י חוק המכר (דירות), על תיקוניו, בתוספת 3 חודשים לכל תקופת בדק הקבועה בו ו- 12 חודשים אחריות לתקופת האחריות הקבועה בו, בכפוף לאמור בסעיף. מנין תקופת הבדק לגבי מעליות יחל בחלוף חודשיים ללא תקלות כלשהן ממועד מסירתן לנציגות. למען הסר ספק, תקופת הבדק והאחריות הינן עפ"י החוק התקף במועד חתימת חוזה זה. ככל ובמהלך ביצוע העבודות יהיה שינוי בתקופות הבדק והאחריות שיש לה השלכה על התמורה תבוצע התאמה לתמורה בהתאם ובהסמכה בין הצדדים. למען הסר ספק תקופות הבדק והאחריות תחלנה מיום מסירת כל דירה ללא ליקויים ולגבי כל ליקוי שתוקן מיום תיקון הליקוי.</w:t>
      </w:r>
    </w:p>
    <w:p w14:paraId="71DD3699"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4E8478F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28.14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על הקבלן לבצע תיקון או לשאת בתשלום עפ"י סעיף 28 הדן בנושא הבדק, והקבלן לא עשה כאמור מכל סיבה שהיא, ישלם הקבלן למזמין, בנוסף לכל סעד, פיצוי מוסכם בסך של 4,000ש"ח בתוספת מע"מ עבור כל יחידת דיור.</w:t>
      </w:r>
    </w:p>
    <w:p w14:paraId="4B21F027"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7006E022"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לכל אחד מיחידי המזמין זכויות והתחייבויות בשיעור המפורט להלן מזכויות והתחייבויות המזמין עפ"י חוזה זה:</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3A735357B2F4401C87DF2E2CE2EDC6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52D15BA1" w14:textId="6EC8D930" w:rsidR="003B5FE4" w:rsidRDefault="00853104" w:rsidP="003B5FE4">
          <w:pPr>
            <w:widowControl w:val="0"/>
            <w:spacing w:before="0" w:beforeAutospacing="0" w:after="0" w:afterAutospacing="0" w:line="240" w:lineRule="auto"/>
            <w:ind w:left="746"/>
          </w:pPr>
          <w:ins w:id="153" w:author="Meryl Etman" w:date="2024-10-30T16:28:00Z">
            <w:r>
              <w:rPr>
                <w:rFonts w:ascii="Times New Roman" w:eastAsia="Times New Roman" w:hAnsi="Times New Roman" w:cs="David"/>
                <w:color w:val="008000"/>
                <w:sz w:val="24"/>
                <w:szCs w:val="24"/>
                <w:rtl/>
                <w:lang w:eastAsia="he-IL"/>
              </w:rPr>
              <w:t>100%</w:t>
            </w:r>
          </w:ins>
        </w:p>
      </w:sdtContent>
    </w:sdt>
    <w:p w14:paraId="44B52341"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74164070"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14B30200"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32607079"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38C7ADD2" w14:textId="77777777" w:rsidR="00152923" w:rsidRDefault="00152923" w:rsidP="00E56613">
      <w:pPr>
        <w:spacing w:before="0" w:beforeAutospacing="0" w:after="0" w:afterAutospacing="0" w:line="240" w:lineRule="auto"/>
        <w:ind w:left="567"/>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5F641F4A"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1F113719"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3.1.10</w:t>
      </w:r>
    </w:p>
    <w:p w14:paraId="727B6C0E"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לוח זמנים כללי – יוכן ע"י הקבלן ויאושר ע"י המזמין</w:t>
      </w:r>
    </w:p>
    <w:p w14:paraId="03ED5B36"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6"/>
          <w:szCs w:val="26"/>
          <w:rtl/>
        </w:rPr>
      </w:pPr>
    </w:p>
    <w:p w14:paraId="43D0DF7D" w14:textId="77777777" w:rsidR="00E56613" w:rsidRPr="00E56613" w:rsidRDefault="00E56613" w:rsidP="00E56613">
      <w:pPr>
        <w:spacing w:before="0" w:beforeAutospacing="0" w:after="0" w:afterAutospacing="0" w:line="360" w:lineRule="auto"/>
        <w:jc w:val="center"/>
        <w:rPr>
          <w:rFonts w:ascii="David" w:eastAsia="Times New Roman" w:hAnsi="David" w:cs="David"/>
          <w:snapToGrid w:val="0"/>
          <w:sz w:val="26"/>
          <w:szCs w:val="26"/>
          <w:rtl/>
        </w:rPr>
      </w:pPr>
      <w:r w:rsidRPr="00E56613">
        <w:rPr>
          <w:rFonts w:ascii="David" w:eastAsia="Times New Roman" w:hAnsi="David" w:cs="David"/>
          <w:snapToGrid w:val="0"/>
          <w:sz w:val="26"/>
          <w:szCs w:val="26"/>
          <w:rtl/>
        </w:rPr>
        <w:br w:type="page"/>
      </w:r>
    </w:p>
    <w:p w14:paraId="3F1A9314"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lastRenderedPageBreak/>
        <w:t>נספח 3.1.11</w:t>
      </w:r>
    </w:p>
    <w:p w14:paraId="798949D8"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p>
    <w:p w14:paraId="22E2CCAC"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rtl/>
        </w:rPr>
        <w:t xml:space="preserve">(על בסיס אחוזים מתוך המחיר הכולל) </w:t>
      </w:r>
    </w:p>
    <w:p w14:paraId="71D296DB" w14:textId="77777777" w:rsidR="0059524A"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36F24E7D" w14:textId="77777777" w:rsidR="00E56613"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לוח תשלומים לחניה מקורה</w:t>
      </w:r>
    </w:p>
    <w:p w14:paraId="08B9DFDD"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tbl>
      <w:tblPr>
        <w:tblpPr w:leftFromText="180" w:rightFromText="180" w:vertAnchor="page" w:horzAnchor="margin" w:tblpXSpec="center" w:tblpY="2911"/>
        <w:bidiVisual/>
        <w:tblW w:w="6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2977"/>
        <w:gridCol w:w="1418"/>
        <w:gridCol w:w="1701"/>
      </w:tblGrid>
      <w:tr w:rsidR="0059524A" w:rsidRPr="00E56613" w14:paraId="2306057A" w14:textId="77777777" w:rsidTr="0059524A">
        <w:trPr>
          <w:trHeight w:val="435"/>
        </w:trPr>
        <w:tc>
          <w:tcPr>
            <w:tcW w:w="566" w:type="dxa"/>
          </w:tcPr>
          <w:p w14:paraId="5DCDDB94"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tl/>
              </w:rPr>
            </w:pPr>
          </w:p>
        </w:tc>
        <w:tc>
          <w:tcPr>
            <w:tcW w:w="2977" w:type="dxa"/>
            <w:noWrap/>
            <w:vAlign w:val="center"/>
          </w:tcPr>
          <w:p w14:paraId="3D6DA2BE"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השלב לתשלום</w:t>
            </w:r>
          </w:p>
        </w:tc>
        <w:tc>
          <w:tcPr>
            <w:tcW w:w="1418" w:type="dxa"/>
            <w:noWrap/>
            <w:vAlign w:val="center"/>
          </w:tcPr>
          <w:p w14:paraId="32093508"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לתשלום</w:t>
            </w:r>
          </w:p>
        </w:tc>
        <w:tc>
          <w:tcPr>
            <w:tcW w:w="1701" w:type="dxa"/>
            <w:noWrap/>
            <w:vAlign w:val="center"/>
          </w:tcPr>
          <w:p w14:paraId="26443DDD"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מצטבר</w:t>
            </w:r>
          </w:p>
        </w:tc>
      </w:tr>
      <w:tr w:rsidR="0059524A" w:rsidRPr="00E56613" w14:paraId="12B5AF28" w14:textId="77777777" w:rsidTr="0059524A">
        <w:trPr>
          <w:trHeight w:val="435"/>
        </w:trPr>
        <w:tc>
          <w:tcPr>
            <w:tcW w:w="566" w:type="dxa"/>
            <w:vAlign w:val="center"/>
          </w:tcPr>
          <w:p w14:paraId="390CEA05"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977" w:type="dxa"/>
            <w:noWrap/>
            <w:vAlign w:val="center"/>
          </w:tcPr>
          <w:p w14:paraId="3F7A8D58" w14:textId="734295B8" w:rsidR="0059524A" w:rsidRPr="00E56613" w:rsidRDefault="0059524A" w:rsidP="0059524A">
            <w:pPr>
              <w:spacing w:before="0" w:beforeAutospacing="0" w:after="0" w:afterAutospacing="0" w:line="24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גמר עבודות </w:t>
            </w:r>
            <w:del w:id="154" w:author="מרול אטמן" w:date="2024-10-30T17:14:00Z" w16du:dateUtc="2024-10-30T15:14:00Z">
              <w:r w:rsidRPr="00E56613" w:rsidDel="0005444D">
                <w:rPr>
                  <w:rFonts w:ascii="David" w:eastAsia="Times New Roman" w:hAnsi="David" w:cs="David"/>
                  <w:sz w:val="24"/>
                  <w:szCs w:val="24"/>
                  <w:rtl/>
                </w:rPr>
                <w:delText>חפירה דיפון ו</w:delText>
              </w:r>
            </w:del>
            <w:r w:rsidRPr="00E56613">
              <w:rPr>
                <w:rFonts w:ascii="David" w:eastAsia="Times New Roman" w:hAnsi="David" w:cs="David"/>
                <w:sz w:val="24"/>
                <w:szCs w:val="24"/>
                <w:rtl/>
              </w:rPr>
              <w:t>ביסוס</w:t>
            </w:r>
          </w:p>
        </w:tc>
        <w:tc>
          <w:tcPr>
            <w:tcW w:w="1418" w:type="dxa"/>
            <w:noWrap/>
            <w:vAlign w:val="center"/>
          </w:tcPr>
          <w:p w14:paraId="5B8D4667"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55D2CAA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r>
      <w:tr w:rsidR="0059524A" w:rsidRPr="00E56613" w14:paraId="1594F5B3" w14:textId="77777777" w:rsidTr="0059524A">
        <w:trPr>
          <w:trHeight w:val="435"/>
        </w:trPr>
        <w:tc>
          <w:tcPr>
            <w:tcW w:w="566" w:type="dxa"/>
            <w:vAlign w:val="center"/>
          </w:tcPr>
          <w:p w14:paraId="5F0D4B60"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2</w:t>
            </w:r>
          </w:p>
        </w:tc>
        <w:tc>
          <w:tcPr>
            <w:tcW w:w="2977" w:type="dxa"/>
            <w:noWrap/>
            <w:vAlign w:val="center"/>
          </w:tcPr>
          <w:p w14:paraId="1C118469"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רצפה ראשונה</w:t>
            </w:r>
          </w:p>
        </w:tc>
        <w:tc>
          <w:tcPr>
            <w:tcW w:w="1418" w:type="dxa"/>
            <w:noWrap/>
            <w:vAlign w:val="center"/>
          </w:tcPr>
          <w:p w14:paraId="67115E26"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2055C5E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18%</w:t>
            </w:r>
          </w:p>
        </w:tc>
      </w:tr>
      <w:tr w:rsidR="0059524A" w:rsidRPr="00E56613" w14:paraId="0B231B11" w14:textId="77777777" w:rsidTr="0059524A">
        <w:trPr>
          <w:trHeight w:val="435"/>
        </w:trPr>
        <w:tc>
          <w:tcPr>
            <w:tcW w:w="566" w:type="dxa"/>
            <w:vAlign w:val="center"/>
          </w:tcPr>
          <w:p w14:paraId="0EA286E8"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3</w:t>
            </w:r>
          </w:p>
        </w:tc>
        <w:tc>
          <w:tcPr>
            <w:tcW w:w="2977" w:type="dxa"/>
            <w:noWrap/>
            <w:vAlign w:val="center"/>
          </w:tcPr>
          <w:p w14:paraId="0C1E3293"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קירות</w:t>
            </w:r>
          </w:p>
        </w:tc>
        <w:tc>
          <w:tcPr>
            <w:tcW w:w="1418" w:type="dxa"/>
            <w:noWrap/>
            <w:vAlign w:val="center"/>
          </w:tcPr>
          <w:p w14:paraId="7D86DF0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3A27278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28%</w:t>
            </w:r>
          </w:p>
        </w:tc>
      </w:tr>
      <w:tr w:rsidR="0059524A" w:rsidRPr="00E56613" w14:paraId="615BBE53" w14:textId="77777777" w:rsidTr="0059524A">
        <w:trPr>
          <w:trHeight w:val="435"/>
        </w:trPr>
        <w:tc>
          <w:tcPr>
            <w:tcW w:w="566" w:type="dxa"/>
            <w:vAlign w:val="center"/>
          </w:tcPr>
          <w:p w14:paraId="5CD20C2D"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4</w:t>
            </w:r>
          </w:p>
        </w:tc>
        <w:tc>
          <w:tcPr>
            <w:tcW w:w="2977" w:type="dxa"/>
            <w:noWrap/>
            <w:vAlign w:val="center"/>
          </w:tcPr>
          <w:p w14:paraId="012A129D"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תקרה</w:t>
            </w:r>
          </w:p>
        </w:tc>
        <w:tc>
          <w:tcPr>
            <w:tcW w:w="1418" w:type="dxa"/>
            <w:noWrap/>
            <w:vAlign w:val="center"/>
          </w:tcPr>
          <w:p w14:paraId="4618B29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3C88A62C"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38%</w:t>
            </w:r>
          </w:p>
        </w:tc>
      </w:tr>
      <w:tr w:rsidR="0059524A" w:rsidRPr="00E56613" w14:paraId="2C984538" w14:textId="77777777" w:rsidTr="0059524A">
        <w:trPr>
          <w:trHeight w:val="435"/>
        </w:trPr>
        <w:tc>
          <w:tcPr>
            <w:tcW w:w="566" w:type="dxa"/>
            <w:vAlign w:val="center"/>
          </w:tcPr>
          <w:p w14:paraId="17A155EA"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5</w:t>
            </w:r>
          </w:p>
        </w:tc>
        <w:tc>
          <w:tcPr>
            <w:tcW w:w="2977" w:type="dxa"/>
            <w:noWrap/>
            <w:vAlign w:val="center"/>
          </w:tcPr>
          <w:p w14:paraId="2369AABB"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מסגרות</w:t>
            </w:r>
          </w:p>
        </w:tc>
        <w:tc>
          <w:tcPr>
            <w:tcW w:w="1418" w:type="dxa"/>
            <w:noWrap/>
            <w:vAlign w:val="center"/>
          </w:tcPr>
          <w:p w14:paraId="27C78EA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w:t>
            </w:r>
          </w:p>
        </w:tc>
        <w:tc>
          <w:tcPr>
            <w:tcW w:w="1701" w:type="dxa"/>
            <w:noWrap/>
            <w:vAlign w:val="center"/>
          </w:tcPr>
          <w:p w14:paraId="2DB8FB9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45%</w:t>
            </w:r>
          </w:p>
        </w:tc>
      </w:tr>
      <w:tr w:rsidR="0059524A" w:rsidRPr="00E56613" w14:paraId="0CA22D21" w14:textId="77777777" w:rsidTr="0059524A">
        <w:trPr>
          <w:trHeight w:val="435"/>
        </w:trPr>
        <w:tc>
          <w:tcPr>
            <w:tcW w:w="566" w:type="dxa"/>
            <w:vAlign w:val="center"/>
          </w:tcPr>
          <w:p w14:paraId="68A430C2"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6</w:t>
            </w:r>
          </w:p>
        </w:tc>
        <w:tc>
          <w:tcPr>
            <w:tcW w:w="2977" w:type="dxa"/>
            <w:noWrap/>
            <w:vAlign w:val="center"/>
          </w:tcPr>
          <w:p w14:paraId="7DEF8440"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418" w:type="dxa"/>
            <w:noWrap/>
            <w:vAlign w:val="center"/>
          </w:tcPr>
          <w:p w14:paraId="68B17C2A"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w:t>
            </w:r>
          </w:p>
        </w:tc>
        <w:tc>
          <w:tcPr>
            <w:tcW w:w="1701" w:type="dxa"/>
            <w:noWrap/>
            <w:vAlign w:val="center"/>
          </w:tcPr>
          <w:p w14:paraId="7BF54D4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50%</w:t>
            </w:r>
          </w:p>
        </w:tc>
      </w:tr>
      <w:tr w:rsidR="0059524A" w:rsidRPr="00E56613" w14:paraId="40620C80" w14:textId="77777777" w:rsidTr="0059524A">
        <w:trPr>
          <w:trHeight w:val="435"/>
        </w:trPr>
        <w:tc>
          <w:tcPr>
            <w:tcW w:w="566" w:type="dxa"/>
            <w:vAlign w:val="center"/>
          </w:tcPr>
          <w:p w14:paraId="44AA158B"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7</w:t>
            </w:r>
          </w:p>
        </w:tc>
        <w:tc>
          <w:tcPr>
            <w:tcW w:w="2977" w:type="dxa"/>
            <w:noWrap/>
            <w:vAlign w:val="center"/>
          </w:tcPr>
          <w:p w14:paraId="4C094512"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ניקוז</w:t>
            </w:r>
          </w:p>
        </w:tc>
        <w:tc>
          <w:tcPr>
            <w:tcW w:w="1418" w:type="dxa"/>
            <w:noWrap/>
            <w:vAlign w:val="center"/>
          </w:tcPr>
          <w:p w14:paraId="1AAB99A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4431AA6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58%</w:t>
            </w:r>
          </w:p>
        </w:tc>
      </w:tr>
      <w:tr w:rsidR="0059524A" w:rsidRPr="00E56613" w14:paraId="10053F36" w14:textId="77777777" w:rsidTr="0059524A">
        <w:trPr>
          <w:trHeight w:val="435"/>
        </w:trPr>
        <w:tc>
          <w:tcPr>
            <w:tcW w:w="566" w:type="dxa"/>
            <w:vAlign w:val="center"/>
          </w:tcPr>
          <w:p w14:paraId="0C866C5C"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8</w:t>
            </w:r>
          </w:p>
        </w:tc>
        <w:tc>
          <w:tcPr>
            <w:tcW w:w="2977" w:type="dxa"/>
            <w:noWrap/>
            <w:vAlign w:val="center"/>
          </w:tcPr>
          <w:p w14:paraId="1BF7C171"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 xml:space="preserve">גמר איטום </w:t>
            </w:r>
          </w:p>
        </w:tc>
        <w:tc>
          <w:tcPr>
            <w:tcW w:w="1418" w:type="dxa"/>
            <w:noWrap/>
            <w:vAlign w:val="center"/>
          </w:tcPr>
          <w:p w14:paraId="0AC4D27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3BCBAEFF"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68%</w:t>
            </w:r>
          </w:p>
        </w:tc>
      </w:tr>
      <w:tr w:rsidR="0059524A" w:rsidRPr="00E56613" w14:paraId="042F51E6" w14:textId="77777777" w:rsidTr="0059524A">
        <w:trPr>
          <w:trHeight w:val="435"/>
        </w:trPr>
        <w:tc>
          <w:tcPr>
            <w:tcW w:w="566" w:type="dxa"/>
            <w:vAlign w:val="center"/>
          </w:tcPr>
          <w:p w14:paraId="3456B48A"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9</w:t>
            </w:r>
          </w:p>
        </w:tc>
        <w:tc>
          <w:tcPr>
            <w:tcW w:w="2977" w:type="dxa"/>
            <w:noWrap/>
            <w:vAlign w:val="center"/>
          </w:tcPr>
          <w:p w14:paraId="7D58D544"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 xml:space="preserve">גמר </w:t>
            </w:r>
            <w:proofErr w:type="spellStart"/>
            <w:r w:rsidRPr="00E56613">
              <w:rPr>
                <w:rFonts w:ascii="David" w:eastAsia="Times New Roman" w:hAnsi="David" w:cs="David"/>
                <w:sz w:val="24"/>
                <w:szCs w:val="24"/>
                <w:rtl/>
              </w:rPr>
              <w:t>מתזים</w:t>
            </w:r>
            <w:proofErr w:type="spellEnd"/>
          </w:p>
        </w:tc>
        <w:tc>
          <w:tcPr>
            <w:tcW w:w="1418" w:type="dxa"/>
            <w:noWrap/>
            <w:vAlign w:val="center"/>
          </w:tcPr>
          <w:p w14:paraId="53FA885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4D4C539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76%</w:t>
            </w:r>
          </w:p>
        </w:tc>
      </w:tr>
      <w:tr w:rsidR="0059524A" w:rsidRPr="00E56613" w14:paraId="1FC30770" w14:textId="77777777" w:rsidTr="0059524A">
        <w:trPr>
          <w:trHeight w:val="435"/>
        </w:trPr>
        <w:tc>
          <w:tcPr>
            <w:tcW w:w="566" w:type="dxa"/>
            <w:vAlign w:val="center"/>
          </w:tcPr>
          <w:p w14:paraId="2665A512"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10</w:t>
            </w:r>
          </w:p>
        </w:tc>
        <w:tc>
          <w:tcPr>
            <w:tcW w:w="2977" w:type="dxa"/>
            <w:noWrap/>
            <w:vAlign w:val="center"/>
          </w:tcPr>
          <w:p w14:paraId="247A6614"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אוורור</w:t>
            </w:r>
          </w:p>
        </w:tc>
        <w:tc>
          <w:tcPr>
            <w:tcW w:w="1418" w:type="dxa"/>
            <w:noWrap/>
            <w:vAlign w:val="center"/>
          </w:tcPr>
          <w:p w14:paraId="06AACC2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6165F709"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84%</w:t>
            </w:r>
          </w:p>
        </w:tc>
      </w:tr>
      <w:tr w:rsidR="0059524A" w:rsidRPr="00E56613" w14:paraId="75C10B0B" w14:textId="77777777" w:rsidTr="0059524A">
        <w:trPr>
          <w:trHeight w:val="435"/>
        </w:trPr>
        <w:tc>
          <w:tcPr>
            <w:tcW w:w="566" w:type="dxa"/>
            <w:vAlign w:val="center"/>
          </w:tcPr>
          <w:p w14:paraId="18010E22"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2977" w:type="dxa"/>
            <w:noWrap/>
            <w:vAlign w:val="center"/>
          </w:tcPr>
          <w:p w14:paraId="7B87FBE6"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חשמל</w:t>
            </w:r>
          </w:p>
        </w:tc>
        <w:tc>
          <w:tcPr>
            <w:tcW w:w="1418" w:type="dxa"/>
            <w:noWrap/>
            <w:vAlign w:val="center"/>
          </w:tcPr>
          <w:p w14:paraId="2AD7A6AF"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2E22526E"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92%</w:t>
            </w:r>
          </w:p>
        </w:tc>
      </w:tr>
      <w:tr w:rsidR="0059524A" w:rsidRPr="00E56613" w14:paraId="0B7CDCE9" w14:textId="77777777" w:rsidTr="0059524A">
        <w:trPr>
          <w:trHeight w:val="435"/>
        </w:trPr>
        <w:tc>
          <w:tcPr>
            <w:tcW w:w="566" w:type="dxa"/>
            <w:vAlign w:val="center"/>
          </w:tcPr>
          <w:p w14:paraId="09D190F9"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12</w:t>
            </w:r>
          </w:p>
        </w:tc>
        <w:tc>
          <w:tcPr>
            <w:tcW w:w="2977" w:type="dxa"/>
            <w:noWrap/>
            <w:vAlign w:val="center"/>
          </w:tcPr>
          <w:p w14:paraId="47B34A31"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חוץ</w:t>
            </w:r>
          </w:p>
        </w:tc>
        <w:tc>
          <w:tcPr>
            <w:tcW w:w="1418" w:type="dxa"/>
            <w:noWrap/>
            <w:vAlign w:val="center"/>
          </w:tcPr>
          <w:p w14:paraId="44321A4F"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512820B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94%</w:t>
            </w:r>
          </w:p>
        </w:tc>
      </w:tr>
      <w:tr w:rsidR="0059524A" w:rsidRPr="00E56613" w14:paraId="148E842B" w14:textId="77777777" w:rsidTr="0059524A">
        <w:trPr>
          <w:trHeight w:val="435"/>
        </w:trPr>
        <w:tc>
          <w:tcPr>
            <w:tcW w:w="566" w:type="dxa"/>
            <w:vAlign w:val="center"/>
          </w:tcPr>
          <w:p w14:paraId="50339FD9"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13</w:t>
            </w:r>
          </w:p>
        </w:tc>
        <w:tc>
          <w:tcPr>
            <w:tcW w:w="2977" w:type="dxa"/>
            <w:noWrap/>
            <w:vAlign w:val="center"/>
          </w:tcPr>
          <w:p w14:paraId="6788336D"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סימון</w:t>
            </w:r>
          </w:p>
        </w:tc>
        <w:tc>
          <w:tcPr>
            <w:tcW w:w="1418" w:type="dxa"/>
            <w:noWrap/>
            <w:vAlign w:val="center"/>
          </w:tcPr>
          <w:p w14:paraId="6F29D68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w:t>
            </w:r>
          </w:p>
        </w:tc>
        <w:tc>
          <w:tcPr>
            <w:tcW w:w="1701" w:type="dxa"/>
            <w:noWrap/>
            <w:vAlign w:val="center"/>
          </w:tcPr>
          <w:p w14:paraId="3317010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95%</w:t>
            </w:r>
          </w:p>
        </w:tc>
      </w:tr>
      <w:tr w:rsidR="0059524A" w:rsidRPr="00E56613" w14:paraId="0EAA557F" w14:textId="77777777" w:rsidTr="0059524A">
        <w:trPr>
          <w:trHeight w:val="435"/>
        </w:trPr>
        <w:tc>
          <w:tcPr>
            <w:tcW w:w="566" w:type="dxa"/>
            <w:vAlign w:val="center"/>
          </w:tcPr>
          <w:p w14:paraId="3A712250"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14</w:t>
            </w:r>
          </w:p>
        </w:tc>
        <w:tc>
          <w:tcPr>
            <w:tcW w:w="2977" w:type="dxa"/>
            <w:noWrap/>
            <w:vAlign w:val="center"/>
          </w:tcPr>
          <w:p w14:paraId="213E35D9"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כללי וקבלת טופס 4</w:t>
            </w:r>
          </w:p>
        </w:tc>
        <w:tc>
          <w:tcPr>
            <w:tcW w:w="1418" w:type="dxa"/>
            <w:noWrap/>
            <w:vAlign w:val="center"/>
          </w:tcPr>
          <w:p w14:paraId="6AA4970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4743CA07"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97%</w:t>
            </w:r>
          </w:p>
        </w:tc>
      </w:tr>
      <w:tr w:rsidR="0059524A" w:rsidRPr="00E56613" w14:paraId="10ACAC5D" w14:textId="77777777" w:rsidTr="0059524A">
        <w:trPr>
          <w:trHeight w:val="435"/>
        </w:trPr>
        <w:tc>
          <w:tcPr>
            <w:tcW w:w="566" w:type="dxa"/>
            <w:vAlign w:val="center"/>
          </w:tcPr>
          <w:p w14:paraId="379EB2A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15</w:t>
            </w:r>
          </w:p>
        </w:tc>
        <w:tc>
          <w:tcPr>
            <w:tcW w:w="2977" w:type="dxa"/>
            <w:noWrap/>
            <w:vAlign w:val="center"/>
          </w:tcPr>
          <w:p w14:paraId="5E381EAF"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מסירה וחשבון סופי</w:t>
            </w:r>
          </w:p>
        </w:tc>
        <w:tc>
          <w:tcPr>
            <w:tcW w:w="1418" w:type="dxa"/>
            <w:noWrap/>
            <w:vAlign w:val="center"/>
          </w:tcPr>
          <w:p w14:paraId="29FE090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w:t>
            </w:r>
          </w:p>
        </w:tc>
        <w:tc>
          <w:tcPr>
            <w:tcW w:w="1701" w:type="dxa"/>
            <w:noWrap/>
            <w:vAlign w:val="center"/>
          </w:tcPr>
          <w:p w14:paraId="11AC0E4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100%</w:t>
            </w:r>
          </w:p>
        </w:tc>
      </w:tr>
    </w:tbl>
    <w:p w14:paraId="4B5D14D8"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4CF590FD"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03C810AE" w14:textId="77777777" w:rsidR="00553FFB"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2D34A3BA" w14:textId="77777777" w:rsidR="00553FFB" w:rsidRPr="00E56613"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5779D91B" w14:textId="77777777" w:rsidR="00E56613" w:rsidRPr="00E56613" w:rsidRDefault="00E56613" w:rsidP="00E56613">
      <w:pPr>
        <w:spacing w:before="0" w:beforeAutospacing="0" w:after="0" w:afterAutospacing="0" w:line="240" w:lineRule="auto"/>
        <w:ind w:left="2220" w:hanging="2130"/>
        <w:rPr>
          <w:rFonts w:ascii="David" w:eastAsia="Times New Roman" w:hAnsi="David" w:cs="David"/>
          <w:b/>
          <w:bCs/>
          <w:snapToGrid w:val="0"/>
          <w:sz w:val="24"/>
          <w:szCs w:val="24"/>
          <w:u w:val="single"/>
          <w:rtl/>
        </w:rPr>
      </w:pPr>
    </w:p>
    <w:p w14:paraId="788AC609" w14:textId="77777777" w:rsidR="00E56613" w:rsidRPr="00E56613" w:rsidRDefault="00E56613" w:rsidP="00553FFB">
      <w:pPr>
        <w:spacing w:before="0" w:beforeAutospacing="0" w:after="0" w:afterAutospacing="0" w:line="240" w:lineRule="auto"/>
        <w:rPr>
          <w:rFonts w:ascii="David" w:eastAsia="Times New Roman" w:hAnsi="David" w:cs="David"/>
          <w:b/>
          <w:bCs/>
          <w:snapToGrid w:val="0"/>
          <w:sz w:val="24"/>
          <w:szCs w:val="24"/>
          <w:u w:val="single"/>
          <w:rtl/>
        </w:rPr>
      </w:pPr>
    </w:p>
    <w:p w14:paraId="7EDC3051" w14:textId="77777777" w:rsidR="0059524A" w:rsidRDefault="0059524A" w:rsidP="00553FFB">
      <w:pPr>
        <w:spacing w:before="0" w:beforeAutospacing="0" w:after="0" w:afterAutospacing="0" w:line="240" w:lineRule="auto"/>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603686BD" w14:textId="77777777" w:rsidR="00E56613" w:rsidRPr="00E56613" w:rsidRDefault="00E56613" w:rsidP="0059524A">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lastRenderedPageBreak/>
        <w:t xml:space="preserve">לוח תשלומים </w:t>
      </w:r>
      <w:r w:rsidR="00553FFB" w:rsidRPr="00E56613">
        <w:rPr>
          <w:rFonts w:ascii="David" w:eastAsia="Times New Roman" w:hAnsi="David" w:cs="David" w:hint="cs"/>
          <w:b/>
          <w:bCs/>
          <w:snapToGrid w:val="0"/>
          <w:sz w:val="24"/>
          <w:szCs w:val="24"/>
          <w:u w:val="single"/>
          <w:rtl/>
        </w:rPr>
        <w:t>לבניי</w:t>
      </w:r>
      <w:r w:rsidR="00553FFB" w:rsidRPr="00E56613">
        <w:rPr>
          <w:rFonts w:ascii="David" w:eastAsia="Times New Roman" w:hAnsi="David" w:cs="David" w:hint="eastAsia"/>
          <w:b/>
          <w:bCs/>
          <w:snapToGrid w:val="0"/>
          <w:sz w:val="24"/>
          <w:szCs w:val="24"/>
          <w:u w:val="single"/>
          <w:rtl/>
        </w:rPr>
        <w:t>ן</w:t>
      </w:r>
    </w:p>
    <w:p w14:paraId="26DBEF7B" w14:textId="77777777" w:rsidR="00E56613" w:rsidRPr="00E56613" w:rsidRDefault="00E56613" w:rsidP="00E56613">
      <w:pPr>
        <w:spacing w:before="0" w:beforeAutospacing="0" w:after="0" w:afterAutospacing="0" w:line="240" w:lineRule="auto"/>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הערות</w:t>
      </w:r>
      <w:r w:rsidRPr="00E56613">
        <w:rPr>
          <w:rFonts w:ascii="David" w:eastAsia="Times New Roman" w:hAnsi="David" w:cs="David"/>
          <w:b/>
          <w:bCs/>
          <w:snapToGrid w:val="0"/>
          <w:sz w:val="24"/>
          <w:szCs w:val="24"/>
          <w:rtl/>
        </w:rPr>
        <w:t>:</w:t>
      </w:r>
    </w:p>
    <w:p w14:paraId="5E7F0DF6" w14:textId="77777777" w:rsidR="0059524A" w:rsidRPr="00E56613" w:rsidRDefault="00E56613"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סעיפים אלו ישולמו כל אחד מהם בתשלום אחד, עם השלמת ביצועם המלא בכל חלקי </w:t>
      </w:r>
      <w:r w:rsidR="0059524A" w:rsidRPr="00E56613">
        <w:rPr>
          <w:rFonts w:ascii="David" w:eastAsia="Times New Roman" w:hAnsi="David" w:cs="David"/>
          <w:snapToGrid w:val="0"/>
          <w:sz w:val="24"/>
          <w:szCs w:val="24"/>
          <w:rtl/>
        </w:rPr>
        <w:t>הבניין.</w:t>
      </w:r>
    </w:p>
    <w:p w14:paraId="4B476CC2" w14:textId="77777777" w:rsidR="0059524A" w:rsidRPr="00E56613" w:rsidRDefault="0059524A"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ב.</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סעיפים אלו ישולמו לפי גמר קומה.</w:t>
      </w:r>
    </w:p>
    <w:p w14:paraId="0E2438E1" w14:textId="77777777" w:rsidR="00E56613" w:rsidRPr="0059524A" w:rsidRDefault="0059524A" w:rsidP="0059524A">
      <w:pPr>
        <w:spacing w:before="0" w:beforeAutospacing="0" w:after="0" w:afterAutospacing="0" w:line="240" w:lineRule="auto"/>
        <w:ind w:left="567" w:hanging="567"/>
        <w:jc w:val="both"/>
        <w:rPr>
          <w:rFonts w:ascii="David" w:eastAsia="Times New Roman" w:hAnsi="David" w:cs="David"/>
          <w:sz w:val="26"/>
          <w:szCs w:val="26"/>
          <w:rtl/>
        </w:rPr>
      </w:pPr>
      <w:r w:rsidRPr="00E56613">
        <w:rPr>
          <w:rFonts w:ascii="David" w:eastAsia="Times New Roman" w:hAnsi="David" w:cs="David"/>
          <w:b/>
          <w:bCs/>
          <w:snapToGrid w:val="0"/>
          <w:sz w:val="24"/>
          <w:szCs w:val="24"/>
          <w:rtl/>
        </w:rPr>
        <w:t>ג.</w:t>
      </w:r>
      <w:r w:rsidRPr="00E56613">
        <w:rPr>
          <w:rFonts w:ascii="David" w:eastAsia="Times New Roman" w:hAnsi="David" w:cs="David"/>
          <w:snapToGrid w:val="0"/>
          <w:sz w:val="24"/>
          <w:szCs w:val="24"/>
          <w:rtl/>
        </w:rPr>
        <w:tab/>
        <w:t>סעיפים אלו ישולמו כל אחד מהם ובאופן יחסי לגמר ביצוע העבודה הנזכרת בהם בכל דירה בבניין.</w:t>
      </w:r>
      <w:r>
        <w:rPr>
          <w:rFonts w:ascii="David" w:eastAsia="Times New Roman" w:hAnsi="David" w:cs="David" w:hint="cs"/>
          <w:sz w:val="26"/>
          <w:szCs w:val="26"/>
          <w:rtl/>
        </w:rPr>
        <w:t xml:space="preserve"> </w:t>
      </w:r>
      <w:r>
        <w:rPr>
          <w:rFonts w:ascii="David" w:eastAsia="Times New Roman" w:hAnsi="David" w:cs="David"/>
          <w:snapToGrid w:val="0"/>
          <w:sz w:val="24"/>
          <w:szCs w:val="24"/>
          <w:rtl/>
        </w:rPr>
        <w:t xml:space="preserve">מנהל הפרויקט יתאים את אחוז </w:t>
      </w:r>
      <w:r>
        <w:rPr>
          <w:rFonts w:ascii="David" w:eastAsia="Times New Roman" w:hAnsi="David" w:cs="David" w:hint="cs"/>
          <w:snapToGrid w:val="0"/>
          <w:sz w:val="24"/>
          <w:szCs w:val="24"/>
          <w:rtl/>
        </w:rPr>
        <w:t>ה</w:t>
      </w:r>
      <w:r w:rsidRPr="00E56613">
        <w:rPr>
          <w:rFonts w:ascii="David" w:eastAsia="Times New Roman" w:hAnsi="David" w:cs="David"/>
          <w:snapToGrid w:val="0"/>
          <w:sz w:val="24"/>
          <w:szCs w:val="24"/>
          <w:rtl/>
        </w:rPr>
        <w:t>תשלום לאופי המבנה.</w:t>
      </w:r>
    </w:p>
    <w:tbl>
      <w:tblPr>
        <w:tblpPr w:leftFromText="180" w:rightFromText="180" w:vertAnchor="page" w:horzAnchor="margin" w:tblpXSpec="right" w:tblpY="3286"/>
        <w:bidiVisual/>
        <w:tblW w:w="9785" w:type="dxa"/>
        <w:tblLook w:val="0000" w:firstRow="0" w:lastRow="0" w:firstColumn="0" w:lastColumn="0" w:noHBand="0" w:noVBand="0"/>
      </w:tblPr>
      <w:tblGrid>
        <w:gridCol w:w="404"/>
        <w:gridCol w:w="5388"/>
        <w:gridCol w:w="1311"/>
        <w:gridCol w:w="1123"/>
        <w:gridCol w:w="1559"/>
      </w:tblGrid>
      <w:tr w:rsidR="0059524A" w:rsidRPr="00E56613" w14:paraId="1B62142F" w14:textId="77777777" w:rsidTr="0059524A">
        <w:trPr>
          <w:trHeight w:val="315"/>
        </w:trPr>
        <w:tc>
          <w:tcPr>
            <w:tcW w:w="404" w:type="dxa"/>
            <w:tcBorders>
              <w:top w:val="single" w:sz="4" w:space="0" w:color="auto"/>
              <w:left w:val="single" w:sz="4" w:space="0" w:color="auto"/>
              <w:bottom w:val="single" w:sz="4" w:space="0" w:color="auto"/>
              <w:right w:val="single" w:sz="4" w:space="0" w:color="auto"/>
            </w:tcBorders>
          </w:tcPr>
          <w:p w14:paraId="1EA6C085" w14:textId="77777777" w:rsidR="0059524A" w:rsidRPr="00E56613" w:rsidRDefault="0059524A" w:rsidP="0059524A">
            <w:pPr>
              <w:spacing w:before="0" w:beforeAutospacing="0" w:after="0" w:afterAutospacing="0" w:line="240" w:lineRule="auto"/>
              <w:ind w:left="281"/>
              <w:jc w:val="center"/>
              <w:rPr>
                <w:rFonts w:ascii="David" w:eastAsia="Times New Roman" w:hAnsi="David" w:cs="David"/>
                <w:b/>
                <w:bCs/>
                <w:sz w:val="24"/>
                <w:szCs w:val="24"/>
              </w:rPr>
            </w:pPr>
          </w:p>
        </w:tc>
        <w:tc>
          <w:tcPr>
            <w:tcW w:w="5388" w:type="dxa"/>
            <w:tcBorders>
              <w:top w:val="single" w:sz="4" w:space="0" w:color="auto"/>
              <w:left w:val="single" w:sz="4" w:space="0" w:color="auto"/>
              <w:bottom w:val="single" w:sz="4" w:space="0" w:color="auto"/>
              <w:right w:val="single" w:sz="4" w:space="0" w:color="auto"/>
            </w:tcBorders>
            <w:noWrap/>
            <w:vAlign w:val="center"/>
          </w:tcPr>
          <w:p w14:paraId="7E346B4E"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השלב לתשלום</w:t>
            </w:r>
          </w:p>
        </w:tc>
        <w:tc>
          <w:tcPr>
            <w:tcW w:w="1311" w:type="dxa"/>
            <w:tcBorders>
              <w:top w:val="single" w:sz="4" w:space="0" w:color="auto"/>
              <w:left w:val="single" w:sz="4" w:space="0" w:color="auto"/>
              <w:bottom w:val="single" w:sz="4" w:space="0" w:color="auto"/>
              <w:right w:val="single" w:sz="4" w:space="0" w:color="auto"/>
            </w:tcBorders>
            <w:noWrap/>
            <w:vAlign w:val="center"/>
          </w:tcPr>
          <w:p w14:paraId="3C0589FE"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האחוז</w:t>
            </w:r>
          </w:p>
        </w:tc>
        <w:tc>
          <w:tcPr>
            <w:tcW w:w="1123" w:type="dxa"/>
            <w:tcBorders>
              <w:top w:val="single" w:sz="4" w:space="0" w:color="auto"/>
              <w:left w:val="single" w:sz="4" w:space="0" w:color="auto"/>
              <w:bottom w:val="single" w:sz="4" w:space="0" w:color="auto"/>
              <w:right w:val="single" w:sz="4" w:space="0" w:color="auto"/>
            </w:tcBorders>
            <w:noWrap/>
            <w:vAlign w:val="center"/>
          </w:tcPr>
          <w:p w14:paraId="3B8BBC73"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מצטבר</w:t>
            </w:r>
          </w:p>
        </w:tc>
        <w:tc>
          <w:tcPr>
            <w:tcW w:w="1559" w:type="dxa"/>
            <w:tcBorders>
              <w:top w:val="single" w:sz="4" w:space="0" w:color="auto"/>
              <w:left w:val="single" w:sz="4" w:space="0" w:color="auto"/>
              <w:bottom w:val="single" w:sz="4" w:space="0" w:color="auto"/>
              <w:right w:val="single" w:sz="4" w:space="0" w:color="auto"/>
            </w:tcBorders>
            <w:noWrap/>
            <w:vAlign w:val="center"/>
          </w:tcPr>
          <w:p w14:paraId="7AC9662F"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שיטת תשלום</w:t>
            </w:r>
          </w:p>
        </w:tc>
      </w:tr>
      <w:tr w:rsidR="0059524A" w:rsidRPr="00E56613" w14:paraId="59B76895" w14:textId="77777777" w:rsidTr="0059524A">
        <w:trPr>
          <w:trHeight w:val="211"/>
        </w:trPr>
        <w:tc>
          <w:tcPr>
            <w:tcW w:w="404" w:type="dxa"/>
            <w:tcBorders>
              <w:top w:val="nil"/>
              <w:left w:val="single" w:sz="4" w:space="0" w:color="auto"/>
              <w:bottom w:val="single" w:sz="4" w:space="0" w:color="auto"/>
              <w:right w:val="single" w:sz="4" w:space="0" w:color="auto"/>
            </w:tcBorders>
          </w:tcPr>
          <w:p w14:paraId="1CAD135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36"/>
                <w:szCs w:val="36"/>
              </w:rPr>
            </w:pPr>
          </w:p>
        </w:tc>
        <w:tc>
          <w:tcPr>
            <w:tcW w:w="5388" w:type="dxa"/>
            <w:tcBorders>
              <w:top w:val="nil"/>
              <w:left w:val="single" w:sz="4" w:space="0" w:color="auto"/>
              <w:bottom w:val="single" w:sz="4" w:space="0" w:color="auto"/>
              <w:right w:val="single" w:sz="4" w:space="0" w:color="auto"/>
            </w:tcBorders>
            <w:noWrap/>
            <w:vAlign w:val="center"/>
          </w:tcPr>
          <w:p w14:paraId="36CB8FED" w14:textId="531AFE03" w:rsidR="0059524A" w:rsidRPr="00E56613" w:rsidRDefault="0059524A" w:rsidP="0059524A">
            <w:pPr>
              <w:tabs>
                <w:tab w:val="num" w:pos="1080"/>
              </w:tabs>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       גמר עבודות </w:t>
            </w:r>
            <w:del w:id="155" w:author="מרול אטמן" w:date="2024-10-30T17:15:00Z" w16du:dateUtc="2024-10-30T15:15:00Z">
              <w:r w:rsidRPr="00E56613" w:rsidDel="0005444D">
                <w:rPr>
                  <w:rFonts w:ascii="David" w:eastAsia="Times New Roman" w:hAnsi="David" w:cs="David"/>
                  <w:i/>
                  <w:iCs/>
                  <w:sz w:val="24"/>
                  <w:szCs w:val="24"/>
                  <w:rtl/>
                </w:rPr>
                <w:delText>עפר</w:delText>
              </w:r>
              <w:r w:rsidRPr="00E56613" w:rsidDel="0005444D">
                <w:rPr>
                  <w:rFonts w:ascii="David" w:eastAsia="Times New Roman" w:hAnsi="David" w:cs="David"/>
                  <w:sz w:val="24"/>
                  <w:szCs w:val="24"/>
                  <w:rtl/>
                </w:rPr>
                <w:delText xml:space="preserve"> </w:delText>
              </w:r>
            </w:del>
            <w:r w:rsidRPr="00E56613">
              <w:rPr>
                <w:rFonts w:ascii="David" w:eastAsia="Times New Roman" w:hAnsi="David" w:cs="David"/>
                <w:sz w:val="24"/>
                <w:szCs w:val="24"/>
                <w:rtl/>
              </w:rPr>
              <w:t>ניקוז וביסוס</w:t>
            </w:r>
          </w:p>
        </w:tc>
        <w:tc>
          <w:tcPr>
            <w:tcW w:w="1311" w:type="dxa"/>
            <w:tcBorders>
              <w:top w:val="nil"/>
              <w:left w:val="single" w:sz="4" w:space="0" w:color="auto"/>
              <w:bottom w:val="single" w:sz="4" w:space="0" w:color="auto"/>
              <w:right w:val="single" w:sz="4" w:space="0" w:color="auto"/>
            </w:tcBorders>
            <w:noWrap/>
            <w:vAlign w:val="center"/>
          </w:tcPr>
          <w:p w14:paraId="3A5D4E1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vAlign w:val="center"/>
          </w:tcPr>
          <w:p w14:paraId="28899DC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w:t>
            </w:r>
          </w:p>
        </w:tc>
        <w:tc>
          <w:tcPr>
            <w:tcW w:w="1559" w:type="dxa"/>
            <w:tcBorders>
              <w:top w:val="nil"/>
              <w:left w:val="single" w:sz="4" w:space="0" w:color="auto"/>
              <w:bottom w:val="single" w:sz="4" w:space="0" w:color="auto"/>
              <w:right w:val="single" w:sz="4" w:space="0" w:color="auto"/>
            </w:tcBorders>
            <w:noWrap/>
            <w:vAlign w:val="center"/>
          </w:tcPr>
          <w:p w14:paraId="4276917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616CFFCC" w14:textId="77777777" w:rsidTr="0059524A">
        <w:trPr>
          <w:trHeight w:val="315"/>
        </w:trPr>
        <w:tc>
          <w:tcPr>
            <w:tcW w:w="404" w:type="dxa"/>
            <w:tcBorders>
              <w:top w:val="nil"/>
              <w:left w:val="single" w:sz="4" w:space="0" w:color="auto"/>
              <w:bottom w:val="single" w:sz="4" w:space="0" w:color="auto"/>
              <w:right w:val="single" w:sz="4" w:space="0" w:color="auto"/>
            </w:tcBorders>
          </w:tcPr>
          <w:p w14:paraId="6C33FA9C"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12234C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311" w:type="dxa"/>
            <w:tcBorders>
              <w:top w:val="nil"/>
              <w:left w:val="single" w:sz="4" w:space="0" w:color="auto"/>
              <w:bottom w:val="single" w:sz="4" w:space="0" w:color="auto"/>
              <w:right w:val="single" w:sz="4" w:space="0" w:color="auto"/>
            </w:tcBorders>
            <w:noWrap/>
          </w:tcPr>
          <w:p w14:paraId="384E69D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38.0%</w:t>
            </w:r>
          </w:p>
        </w:tc>
        <w:tc>
          <w:tcPr>
            <w:tcW w:w="1123" w:type="dxa"/>
            <w:tcBorders>
              <w:top w:val="nil"/>
              <w:left w:val="single" w:sz="4" w:space="0" w:color="auto"/>
              <w:bottom w:val="single" w:sz="4" w:space="0" w:color="auto"/>
              <w:right w:val="single" w:sz="4" w:space="0" w:color="auto"/>
            </w:tcBorders>
            <w:noWrap/>
          </w:tcPr>
          <w:p w14:paraId="333E360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42%</w:t>
            </w:r>
          </w:p>
        </w:tc>
        <w:tc>
          <w:tcPr>
            <w:tcW w:w="1559" w:type="dxa"/>
            <w:tcBorders>
              <w:top w:val="nil"/>
              <w:left w:val="single" w:sz="4" w:space="0" w:color="auto"/>
              <w:bottom w:val="single" w:sz="4" w:space="0" w:color="auto"/>
              <w:right w:val="single" w:sz="4" w:space="0" w:color="auto"/>
            </w:tcBorders>
            <w:noWrap/>
          </w:tcPr>
          <w:p w14:paraId="74AB0F0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12F879DE" w14:textId="77777777" w:rsidTr="0059524A">
        <w:trPr>
          <w:trHeight w:val="315"/>
        </w:trPr>
        <w:tc>
          <w:tcPr>
            <w:tcW w:w="404" w:type="dxa"/>
            <w:tcBorders>
              <w:top w:val="nil"/>
              <w:left w:val="single" w:sz="4" w:space="0" w:color="auto"/>
              <w:bottom w:val="single" w:sz="4" w:space="0" w:color="auto"/>
              <w:right w:val="single" w:sz="4" w:space="0" w:color="auto"/>
            </w:tcBorders>
          </w:tcPr>
          <w:p w14:paraId="2D9E170B"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4E6C3F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311" w:type="dxa"/>
            <w:tcBorders>
              <w:top w:val="nil"/>
              <w:left w:val="single" w:sz="4" w:space="0" w:color="auto"/>
              <w:bottom w:val="single" w:sz="4" w:space="0" w:color="auto"/>
              <w:right w:val="single" w:sz="4" w:space="0" w:color="auto"/>
            </w:tcBorders>
            <w:noWrap/>
          </w:tcPr>
          <w:p w14:paraId="43F95CD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506C343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44%</w:t>
            </w:r>
          </w:p>
        </w:tc>
        <w:tc>
          <w:tcPr>
            <w:tcW w:w="1559" w:type="dxa"/>
            <w:tcBorders>
              <w:top w:val="nil"/>
              <w:left w:val="single" w:sz="4" w:space="0" w:color="auto"/>
              <w:bottom w:val="single" w:sz="4" w:space="0" w:color="auto"/>
              <w:right w:val="single" w:sz="4" w:space="0" w:color="auto"/>
            </w:tcBorders>
            <w:noWrap/>
          </w:tcPr>
          <w:p w14:paraId="621D23E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44358DA1" w14:textId="77777777" w:rsidTr="0059524A">
        <w:trPr>
          <w:trHeight w:val="315"/>
        </w:trPr>
        <w:tc>
          <w:tcPr>
            <w:tcW w:w="404" w:type="dxa"/>
            <w:tcBorders>
              <w:top w:val="nil"/>
              <w:left w:val="single" w:sz="4" w:space="0" w:color="auto"/>
              <w:bottom w:val="single" w:sz="4" w:space="0" w:color="auto"/>
              <w:right w:val="single" w:sz="4" w:space="0" w:color="auto"/>
            </w:tcBorders>
          </w:tcPr>
          <w:p w14:paraId="6167FEA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DA1580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311" w:type="dxa"/>
            <w:tcBorders>
              <w:top w:val="nil"/>
              <w:left w:val="single" w:sz="4" w:space="0" w:color="auto"/>
              <w:bottom w:val="single" w:sz="4" w:space="0" w:color="auto"/>
              <w:right w:val="single" w:sz="4" w:space="0" w:color="auto"/>
            </w:tcBorders>
            <w:noWrap/>
          </w:tcPr>
          <w:p w14:paraId="61BB256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63972CB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47%</w:t>
            </w:r>
          </w:p>
        </w:tc>
        <w:tc>
          <w:tcPr>
            <w:tcW w:w="1559" w:type="dxa"/>
            <w:tcBorders>
              <w:top w:val="nil"/>
              <w:left w:val="single" w:sz="4" w:space="0" w:color="auto"/>
              <w:bottom w:val="single" w:sz="4" w:space="0" w:color="auto"/>
              <w:right w:val="single" w:sz="4" w:space="0" w:color="auto"/>
            </w:tcBorders>
            <w:noWrap/>
          </w:tcPr>
          <w:p w14:paraId="399C820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66B3303" w14:textId="77777777" w:rsidTr="0059524A">
        <w:trPr>
          <w:trHeight w:val="315"/>
        </w:trPr>
        <w:tc>
          <w:tcPr>
            <w:tcW w:w="404" w:type="dxa"/>
            <w:tcBorders>
              <w:top w:val="nil"/>
              <w:left w:val="single" w:sz="4" w:space="0" w:color="auto"/>
              <w:bottom w:val="single" w:sz="4" w:space="0" w:color="auto"/>
              <w:right w:val="single" w:sz="4" w:space="0" w:color="auto"/>
            </w:tcBorders>
          </w:tcPr>
          <w:p w14:paraId="558724B7"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C98686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311" w:type="dxa"/>
            <w:tcBorders>
              <w:top w:val="nil"/>
              <w:left w:val="single" w:sz="4" w:space="0" w:color="auto"/>
              <w:bottom w:val="single" w:sz="4" w:space="0" w:color="auto"/>
              <w:right w:val="single" w:sz="4" w:space="0" w:color="auto"/>
            </w:tcBorders>
            <w:noWrap/>
          </w:tcPr>
          <w:p w14:paraId="3DEA352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5D05C4B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559" w:type="dxa"/>
            <w:tcBorders>
              <w:top w:val="nil"/>
              <w:left w:val="single" w:sz="4" w:space="0" w:color="auto"/>
              <w:bottom w:val="single" w:sz="4" w:space="0" w:color="auto"/>
              <w:right w:val="single" w:sz="4" w:space="0" w:color="auto"/>
            </w:tcBorders>
            <w:noWrap/>
          </w:tcPr>
          <w:p w14:paraId="4157F55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5D41899F" w14:textId="77777777" w:rsidTr="0059524A">
        <w:trPr>
          <w:trHeight w:val="315"/>
        </w:trPr>
        <w:tc>
          <w:tcPr>
            <w:tcW w:w="404" w:type="dxa"/>
            <w:tcBorders>
              <w:top w:val="nil"/>
              <w:left w:val="single" w:sz="4" w:space="0" w:color="auto"/>
              <w:bottom w:val="single" w:sz="4" w:space="0" w:color="auto"/>
              <w:right w:val="single" w:sz="4" w:space="0" w:color="auto"/>
            </w:tcBorders>
          </w:tcPr>
          <w:p w14:paraId="3990ED5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7ED974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311" w:type="dxa"/>
            <w:tcBorders>
              <w:top w:val="nil"/>
              <w:left w:val="single" w:sz="4" w:space="0" w:color="auto"/>
              <w:bottom w:val="single" w:sz="4" w:space="0" w:color="auto"/>
              <w:right w:val="single" w:sz="4" w:space="0" w:color="auto"/>
            </w:tcBorders>
            <w:noWrap/>
          </w:tcPr>
          <w:p w14:paraId="40D1E1A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4ECB83F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51%</w:t>
            </w:r>
          </w:p>
        </w:tc>
        <w:tc>
          <w:tcPr>
            <w:tcW w:w="1559" w:type="dxa"/>
            <w:tcBorders>
              <w:top w:val="nil"/>
              <w:left w:val="single" w:sz="4" w:space="0" w:color="auto"/>
              <w:bottom w:val="single" w:sz="4" w:space="0" w:color="auto"/>
              <w:right w:val="single" w:sz="4" w:space="0" w:color="auto"/>
            </w:tcBorders>
            <w:noWrap/>
          </w:tcPr>
          <w:p w14:paraId="7093481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52EF035" w14:textId="77777777" w:rsidTr="0059524A">
        <w:trPr>
          <w:trHeight w:val="315"/>
        </w:trPr>
        <w:tc>
          <w:tcPr>
            <w:tcW w:w="404" w:type="dxa"/>
            <w:tcBorders>
              <w:top w:val="nil"/>
              <w:left w:val="single" w:sz="4" w:space="0" w:color="auto"/>
              <w:bottom w:val="single" w:sz="4" w:space="0" w:color="auto"/>
              <w:right w:val="single" w:sz="4" w:space="0" w:color="auto"/>
            </w:tcBorders>
          </w:tcPr>
          <w:p w14:paraId="36498EED"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EFCDEB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311" w:type="dxa"/>
            <w:tcBorders>
              <w:top w:val="nil"/>
              <w:left w:val="single" w:sz="4" w:space="0" w:color="auto"/>
              <w:bottom w:val="single" w:sz="4" w:space="0" w:color="auto"/>
              <w:right w:val="single" w:sz="4" w:space="0" w:color="auto"/>
            </w:tcBorders>
            <w:noWrap/>
          </w:tcPr>
          <w:p w14:paraId="05F9947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tcPr>
          <w:p w14:paraId="52C1354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559" w:type="dxa"/>
            <w:tcBorders>
              <w:top w:val="nil"/>
              <w:left w:val="single" w:sz="4" w:space="0" w:color="auto"/>
              <w:bottom w:val="single" w:sz="4" w:space="0" w:color="auto"/>
              <w:right w:val="single" w:sz="4" w:space="0" w:color="auto"/>
            </w:tcBorders>
            <w:noWrap/>
          </w:tcPr>
          <w:p w14:paraId="5924D5E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54DA65E" w14:textId="77777777" w:rsidTr="0059524A">
        <w:trPr>
          <w:trHeight w:val="315"/>
        </w:trPr>
        <w:tc>
          <w:tcPr>
            <w:tcW w:w="404" w:type="dxa"/>
            <w:tcBorders>
              <w:top w:val="nil"/>
              <w:left w:val="single" w:sz="4" w:space="0" w:color="auto"/>
              <w:bottom w:val="single" w:sz="4" w:space="0" w:color="auto"/>
              <w:right w:val="single" w:sz="4" w:space="0" w:color="auto"/>
            </w:tcBorders>
          </w:tcPr>
          <w:p w14:paraId="24C213AC"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4796F0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311" w:type="dxa"/>
            <w:tcBorders>
              <w:top w:val="nil"/>
              <w:left w:val="single" w:sz="4" w:space="0" w:color="auto"/>
              <w:bottom w:val="single" w:sz="4" w:space="0" w:color="auto"/>
              <w:right w:val="single" w:sz="4" w:space="0" w:color="auto"/>
            </w:tcBorders>
            <w:noWrap/>
          </w:tcPr>
          <w:p w14:paraId="01A5F6B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123" w:type="dxa"/>
            <w:tcBorders>
              <w:top w:val="nil"/>
              <w:left w:val="single" w:sz="4" w:space="0" w:color="auto"/>
              <w:bottom w:val="single" w:sz="4" w:space="0" w:color="auto"/>
              <w:right w:val="single" w:sz="4" w:space="0" w:color="auto"/>
            </w:tcBorders>
            <w:noWrap/>
          </w:tcPr>
          <w:p w14:paraId="56F70F7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61%</w:t>
            </w:r>
          </w:p>
        </w:tc>
        <w:tc>
          <w:tcPr>
            <w:tcW w:w="1559" w:type="dxa"/>
            <w:tcBorders>
              <w:top w:val="nil"/>
              <w:left w:val="single" w:sz="4" w:space="0" w:color="auto"/>
              <w:bottom w:val="single" w:sz="4" w:space="0" w:color="auto"/>
              <w:right w:val="single" w:sz="4" w:space="0" w:color="auto"/>
            </w:tcBorders>
            <w:noWrap/>
          </w:tcPr>
          <w:p w14:paraId="5F19368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53A66ED" w14:textId="77777777" w:rsidTr="0059524A">
        <w:trPr>
          <w:trHeight w:val="315"/>
        </w:trPr>
        <w:tc>
          <w:tcPr>
            <w:tcW w:w="404" w:type="dxa"/>
            <w:tcBorders>
              <w:top w:val="nil"/>
              <w:left w:val="single" w:sz="4" w:space="0" w:color="auto"/>
              <w:bottom w:val="single" w:sz="4" w:space="0" w:color="auto"/>
              <w:right w:val="single" w:sz="4" w:space="0" w:color="auto"/>
            </w:tcBorders>
          </w:tcPr>
          <w:p w14:paraId="6EF44F5E"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D95C69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311" w:type="dxa"/>
            <w:tcBorders>
              <w:top w:val="nil"/>
              <w:left w:val="single" w:sz="4" w:space="0" w:color="auto"/>
              <w:bottom w:val="single" w:sz="4" w:space="0" w:color="auto"/>
              <w:right w:val="single" w:sz="4" w:space="0" w:color="auto"/>
            </w:tcBorders>
            <w:noWrap/>
          </w:tcPr>
          <w:p w14:paraId="65EFF84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4215885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63%</w:t>
            </w:r>
          </w:p>
        </w:tc>
        <w:tc>
          <w:tcPr>
            <w:tcW w:w="1559" w:type="dxa"/>
            <w:tcBorders>
              <w:top w:val="nil"/>
              <w:left w:val="single" w:sz="4" w:space="0" w:color="auto"/>
              <w:bottom w:val="single" w:sz="4" w:space="0" w:color="auto"/>
              <w:right w:val="single" w:sz="4" w:space="0" w:color="auto"/>
            </w:tcBorders>
            <w:noWrap/>
          </w:tcPr>
          <w:p w14:paraId="4F1BB6A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11CB5A0" w14:textId="77777777" w:rsidTr="0059524A">
        <w:trPr>
          <w:trHeight w:val="315"/>
        </w:trPr>
        <w:tc>
          <w:tcPr>
            <w:tcW w:w="404" w:type="dxa"/>
            <w:tcBorders>
              <w:top w:val="nil"/>
              <w:left w:val="single" w:sz="4" w:space="0" w:color="auto"/>
              <w:bottom w:val="single" w:sz="4" w:space="0" w:color="auto"/>
              <w:right w:val="single" w:sz="4" w:space="0" w:color="auto"/>
            </w:tcBorders>
          </w:tcPr>
          <w:p w14:paraId="5C8B788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D9B923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311" w:type="dxa"/>
            <w:tcBorders>
              <w:top w:val="nil"/>
              <w:left w:val="single" w:sz="4" w:space="0" w:color="auto"/>
              <w:bottom w:val="single" w:sz="4" w:space="0" w:color="auto"/>
              <w:right w:val="single" w:sz="4" w:space="0" w:color="auto"/>
            </w:tcBorders>
            <w:noWrap/>
          </w:tcPr>
          <w:p w14:paraId="0444D9D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6064E36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64%</w:t>
            </w:r>
          </w:p>
        </w:tc>
        <w:tc>
          <w:tcPr>
            <w:tcW w:w="1559" w:type="dxa"/>
            <w:tcBorders>
              <w:top w:val="nil"/>
              <w:left w:val="single" w:sz="4" w:space="0" w:color="auto"/>
              <w:bottom w:val="single" w:sz="4" w:space="0" w:color="auto"/>
              <w:right w:val="single" w:sz="4" w:space="0" w:color="auto"/>
            </w:tcBorders>
            <w:noWrap/>
          </w:tcPr>
          <w:p w14:paraId="1974639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819BEF0" w14:textId="77777777" w:rsidTr="0059524A">
        <w:trPr>
          <w:trHeight w:val="315"/>
        </w:trPr>
        <w:tc>
          <w:tcPr>
            <w:tcW w:w="404" w:type="dxa"/>
            <w:tcBorders>
              <w:top w:val="nil"/>
              <w:left w:val="single" w:sz="4" w:space="0" w:color="auto"/>
              <w:bottom w:val="single" w:sz="4" w:space="0" w:color="auto"/>
              <w:right w:val="single" w:sz="4" w:space="0" w:color="auto"/>
            </w:tcBorders>
          </w:tcPr>
          <w:p w14:paraId="65708FF1"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A4F021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כלים לבנים</w:t>
            </w:r>
          </w:p>
        </w:tc>
        <w:tc>
          <w:tcPr>
            <w:tcW w:w="1311" w:type="dxa"/>
            <w:tcBorders>
              <w:top w:val="nil"/>
              <w:left w:val="single" w:sz="4" w:space="0" w:color="auto"/>
              <w:bottom w:val="single" w:sz="4" w:space="0" w:color="auto"/>
              <w:right w:val="single" w:sz="4" w:space="0" w:color="auto"/>
            </w:tcBorders>
            <w:noWrap/>
          </w:tcPr>
          <w:p w14:paraId="340F272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445D1ED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65%</w:t>
            </w:r>
          </w:p>
        </w:tc>
        <w:tc>
          <w:tcPr>
            <w:tcW w:w="1559" w:type="dxa"/>
            <w:tcBorders>
              <w:top w:val="nil"/>
              <w:left w:val="single" w:sz="4" w:space="0" w:color="auto"/>
              <w:bottom w:val="single" w:sz="4" w:space="0" w:color="auto"/>
              <w:right w:val="single" w:sz="4" w:space="0" w:color="auto"/>
            </w:tcBorders>
            <w:noWrap/>
          </w:tcPr>
          <w:p w14:paraId="4374EFA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781E688" w14:textId="77777777" w:rsidTr="0059524A">
        <w:trPr>
          <w:trHeight w:val="315"/>
        </w:trPr>
        <w:tc>
          <w:tcPr>
            <w:tcW w:w="404" w:type="dxa"/>
            <w:tcBorders>
              <w:top w:val="nil"/>
              <w:left w:val="single" w:sz="4" w:space="0" w:color="auto"/>
              <w:bottom w:val="single" w:sz="4" w:space="0" w:color="auto"/>
              <w:right w:val="single" w:sz="4" w:space="0" w:color="auto"/>
            </w:tcBorders>
          </w:tcPr>
          <w:p w14:paraId="0EBEFA0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F8A5CF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הרכבת אביזרי חשמל </w:t>
            </w:r>
          </w:p>
        </w:tc>
        <w:tc>
          <w:tcPr>
            <w:tcW w:w="1311" w:type="dxa"/>
            <w:tcBorders>
              <w:top w:val="nil"/>
              <w:left w:val="single" w:sz="4" w:space="0" w:color="auto"/>
              <w:bottom w:val="single" w:sz="4" w:space="0" w:color="auto"/>
              <w:right w:val="single" w:sz="4" w:space="0" w:color="auto"/>
            </w:tcBorders>
            <w:noWrap/>
          </w:tcPr>
          <w:p w14:paraId="0A1D770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276D093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66%</w:t>
            </w:r>
          </w:p>
        </w:tc>
        <w:tc>
          <w:tcPr>
            <w:tcW w:w="1559" w:type="dxa"/>
            <w:tcBorders>
              <w:top w:val="nil"/>
              <w:left w:val="single" w:sz="4" w:space="0" w:color="auto"/>
              <w:bottom w:val="single" w:sz="4" w:space="0" w:color="auto"/>
              <w:right w:val="single" w:sz="4" w:space="0" w:color="auto"/>
            </w:tcBorders>
            <w:noWrap/>
          </w:tcPr>
          <w:p w14:paraId="1D072E2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109C58A" w14:textId="77777777" w:rsidTr="0059524A">
        <w:trPr>
          <w:trHeight w:val="315"/>
        </w:trPr>
        <w:tc>
          <w:tcPr>
            <w:tcW w:w="404" w:type="dxa"/>
            <w:tcBorders>
              <w:top w:val="nil"/>
              <w:left w:val="single" w:sz="4" w:space="0" w:color="auto"/>
              <w:bottom w:val="single" w:sz="4" w:space="0" w:color="auto"/>
              <w:right w:val="single" w:sz="4" w:space="0" w:color="auto"/>
            </w:tcBorders>
          </w:tcPr>
          <w:p w14:paraId="0D75C5E0"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A34ED6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311" w:type="dxa"/>
            <w:tcBorders>
              <w:top w:val="nil"/>
              <w:left w:val="single" w:sz="4" w:space="0" w:color="auto"/>
              <w:bottom w:val="single" w:sz="4" w:space="0" w:color="auto"/>
              <w:right w:val="single" w:sz="4" w:space="0" w:color="auto"/>
            </w:tcBorders>
            <w:noWrap/>
          </w:tcPr>
          <w:p w14:paraId="5B83754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5D3648B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69%</w:t>
            </w:r>
          </w:p>
        </w:tc>
        <w:tc>
          <w:tcPr>
            <w:tcW w:w="1559" w:type="dxa"/>
            <w:tcBorders>
              <w:top w:val="nil"/>
              <w:left w:val="single" w:sz="4" w:space="0" w:color="auto"/>
              <w:bottom w:val="single" w:sz="4" w:space="0" w:color="auto"/>
              <w:right w:val="single" w:sz="4" w:space="0" w:color="auto"/>
            </w:tcBorders>
            <w:noWrap/>
          </w:tcPr>
          <w:p w14:paraId="0690188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7B81B2F" w14:textId="77777777" w:rsidTr="0059524A">
        <w:trPr>
          <w:trHeight w:val="315"/>
        </w:trPr>
        <w:tc>
          <w:tcPr>
            <w:tcW w:w="404" w:type="dxa"/>
            <w:tcBorders>
              <w:top w:val="nil"/>
              <w:left w:val="single" w:sz="4" w:space="0" w:color="auto"/>
              <w:bottom w:val="single" w:sz="4" w:space="0" w:color="auto"/>
              <w:right w:val="single" w:sz="4" w:space="0" w:color="auto"/>
            </w:tcBorders>
          </w:tcPr>
          <w:p w14:paraId="4EEC187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272BB0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311" w:type="dxa"/>
            <w:tcBorders>
              <w:top w:val="nil"/>
              <w:left w:val="single" w:sz="4" w:space="0" w:color="auto"/>
              <w:bottom w:val="single" w:sz="4" w:space="0" w:color="auto"/>
              <w:right w:val="single" w:sz="4" w:space="0" w:color="auto"/>
            </w:tcBorders>
            <w:noWrap/>
          </w:tcPr>
          <w:p w14:paraId="167E182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7.5%</w:t>
            </w:r>
          </w:p>
        </w:tc>
        <w:tc>
          <w:tcPr>
            <w:tcW w:w="1123" w:type="dxa"/>
            <w:tcBorders>
              <w:top w:val="nil"/>
              <w:left w:val="single" w:sz="4" w:space="0" w:color="auto"/>
              <w:bottom w:val="single" w:sz="4" w:space="0" w:color="auto"/>
              <w:right w:val="single" w:sz="4" w:space="0" w:color="auto"/>
            </w:tcBorders>
            <w:noWrap/>
          </w:tcPr>
          <w:p w14:paraId="7E710F0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525AFD6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4FB40FD" w14:textId="77777777" w:rsidTr="0059524A">
        <w:trPr>
          <w:trHeight w:val="315"/>
        </w:trPr>
        <w:tc>
          <w:tcPr>
            <w:tcW w:w="404" w:type="dxa"/>
            <w:tcBorders>
              <w:top w:val="nil"/>
              <w:left w:val="single" w:sz="4" w:space="0" w:color="auto"/>
              <w:bottom w:val="single" w:sz="4" w:space="0" w:color="auto"/>
              <w:right w:val="single" w:sz="4" w:space="0" w:color="auto"/>
            </w:tcBorders>
          </w:tcPr>
          <w:p w14:paraId="3CF7877B"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F15565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311" w:type="dxa"/>
            <w:tcBorders>
              <w:top w:val="nil"/>
              <w:left w:val="single" w:sz="4" w:space="0" w:color="auto"/>
              <w:bottom w:val="single" w:sz="4" w:space="0" w:color="auto"/>
              <w:right w:val="single" w:sz="4" w:space="0" w:color="auto"/>
            </w:tcBorders>
            <w:noWrap/>
          </w:tcPr>
          <w:p w14:paraId="709F486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29AAC6E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179E750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8E9A1F5" w14:textId="77777777" w:rsidTr="0059524A">
        <w:trPr>
          <w:trHeight w:val="315"/>
        </w:trPr>
        <w:tc>
          <w:tcPr>
            <w:tcW w:w="404" w:type="dxa"/>
            <w:tcBorders>
              <w:top w:val="nil"/>
              <w:left w:val="single" w:sz="4" w:space="0" w:color="auto"/>
              <w:bottom w:val="single" w:sz="4" w:space="0" w:color="auto"/>
              <w:right w:val="single" w:sz="4" w:space="0" w:color="auto"/>
            </w:tcBorders>
          </w:tcPr>
          <w:p w14:paraId="25F9086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DC3E66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311" w:type="dxa"/>
            <w:tcBorders>
              <w:top w:val="nil"/>
              <w:left w:val="single" w:sz="4" w:space="0" w:color="auto"/>
              <w:bottom w:val="single" w:sz="4" w:space="0" w:color="auto"/>
              <w:right w:val="single" w:sz="4" w:space="0" w:color="auto"/>
            </w:tcBorders>
            <w:noWrap/>
          </w:tcPr>
          <w:p w14:paraId="3F6AE3D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3.5%</w:t>
            </w:r>
          </w:p>
        </w:tc>
        <w:tc>
          <w:tcPr>
            <w:tcW w:w="1123" w:type="dxa"/>
            <w:tcBorders>
              <w:top w:val="nil"/>
              <w:left w:val="single" w:sz="4" w:space="0" w:color="auto"/>
              <w:bottom w:val="single" w:sz="4" w:space="0" w:color="auto"/>
              <w:right w:val="single" w:sz="4" w:space="0" w:color="auto"/>
            </w:tcBorders>
            <w:noWrap/>
          </w:tcPr>
          <w:p w14:paraId="02B3BAE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81%</w:t>
            </w:r>
          </w:p>
        </w:tc>
        <w:tc>
          <w:tcPr>
            <w:tcW w:w="1559" w:type="dxa"/>
            <w:tcBorders>
              <w:top w:val="nil"/>
              <w:left w:val="single" w:sz="4" w:space="0" w:color="auto"/>
              <w:bottom w:val="single" w:sz="4" w:space="0" w:color="auto"/>
              <w:right w:val="single" w:sz="4" w:space="0" w:color="auto"/>
            </w:tcBorders>
            <w:noWrap/>
          </w:tcPr>
          <w:p w14:paraId="4416C75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569B5C53" w14:textId="77777777" w:rsidTr="0059524A">
        <w:trPr>
          <w:trHeight w:val="315"/>
        </w:trPr>
        <w:tc>
          <w:tcPr>
            <w:tcW w:w="404" w:type="dxa"/>
            <w:tcBorders>
              <w:top w:val="nil"/>
              <w:left w:val="single" w:sz="4" w:space="0" w:color="auto"/>
              <w:bottom w:val="single" w:sz="4" w:space="0" w:color="auto"/>
              <w:right w:val="single" w:sz="4" w:space="0" w:color="auto"/>
            </w:tcBorders>
          </w:tcPr>
          <w:p w14:paraId="75F7069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0C415B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צבע כולל צבע חוץ </w:t>
            </w:r>
          </w:p>
        </w:tc>
        <w:tc>
          <w:tcPr>
            <w:tcW w:w="1311" w:type="dxa"/>
            <w:tcBorders>
              <w:top w:val="nil"/>
              <w:left w:val="single" w:sz="4" w:space="0" w:color="auto"/>
              <w:bottom w:val="single" w:sz="4" w:space="0" w:color="auto"/>
              <w:right w:val="single" w:sz="4" w:space="0" w:color="auto"/>
            </w:tcBorders>
            <w:noWrap/>
          </w:tcPr>
          <w:p w14:paraId="1D80C42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6FF1BD0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82%</w:t>
            </w:r>
          </w:p>
        </w:tc>
        <w:tc>
          <w:tcPr>
            <w:tcW w:w="1559" w:type="dxa"/>
            <w:tcBorders>
              <w:top w:val="nil"/>
              <w:left w:val="single" w:sz="4" w:space="0" w:color="auto"/>
              <w:bottom w:val="single" w:sz="4" w:space="0" w:color="auto"/>
              <w:right w:val="single" w:sz="4" w:space="0" w:color="auto"/>
            </w:tcBorders>
            <w:noWrap/>
          </w:tcPr>
          <w:p w14:paraId="27ED532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085D86D" w14:textId="77777777" w:rsidTr="0059524A">
        <w:trPr>
          <w:trHeight w:val="315"/>
        </w:trPr>
        <w:tc>
          <w:tcPr>
            <w:tcW w:w="404" w:type="dxa"/>
            <w:tcBorders>
              <w:top w:val="nil"/>
              <w:left w:val="single" w:sz="4" w:space="0" w:color="auto"/>
              <w:bottom w:val="single" w:sz="4" w:space="0" w:color="auto"/>
              <w:right w:val="single" w:sz="4" w:space="0" w:color="auto"/>
            </w:tcBorders>
          </w:tcPr>
          <w:p w14:paraId="2131CA9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E361F6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ארונות מטבח,</w:t>
            </w:r>
            <w:r>
              <w:rPr>
                <w:rFonts w:ascii="David" w:eastAsia="Times New Roman" w:hAnsi="David" w:cs="David" w:hint="cs"/>
                <w:sz w:val="24"/>
                <w:szCs w:val="24"/>
                <w:rtl/>
              </w:rPr>
              <w:t xml:space="preserve"> </w:t>
            </w:r>
            <w:r w:rsidRPr="00E56613">
              <w:rPr>
                <w:rFonts w:ascii="David" w:eastAsia="Times New Roman" w:hAnsi="David" w:cs="David"/>
                <w:sz w:val="24"/>
                <w:szCs w:val="24"/>
                <w:rtl/>
              </w:rPr>
              <w:t>אמבטיה ומשטחי עבודה</w:t>
            </w:r>
          </w:p>
        </w:tc>
        <w:tc>
          <w:tcPr>
            <w:tcW w:w="1311" w:type="dxa"/>
            <w:tcBorders>
              <w:top w:val="nil"/>
              <w:left w:val="single" w:sz="4" w:space="0" w:color="auto"/>
              <w:bottom w:val="single" w:sz="4" w:space="0" w:color="auto"/>
              <w:right w:val="single" w:sz="4" w:space="0" w:color="auto"/>
            </w:tcBorders>
            <w:noWrap/>
          </w:tcPr>
          <w:p w14:paraId="4D5EB73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45A8615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84%</w:t>
            </w:r>
          </w:p>
        </w:tc>
        <w:tc>
          <w:tcPr>
            <w:tcW w:w="1559" w:type="dxa"/>
            <w:tcBorders>
              <w:top w:val="nil"/>
              <w:left w:val="single" w:sz="4" w:space="0" w:color="auto"/>
              <w:bottom w:val="single" w:sz="4" w:space="0" w:color="auto"/>
              <w:right w:val="single" w:sz="4" w:space="0" w:color="auto"/>
            </w:tcBorders>
            <w:noWrap/>
          </w:tcPr>
          <w:p w14:paraId="67AA6F8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4BD4541" w14:textId="77777777" w:rsidTr="0059524A">
        <w:trPr>
          <w:trHeight w:val="315"/>
        </w:trPr>
        <w:tc>
          <w:tcPr>
            <w:tcW w:w="404" w:type="dxa"/>
            <w:tcBorders>
              <w:top w:val="nil"/>
              <w:left w:val="single" w:sz="4" w:space="0" w:color="auto"/>
              <w:bottom w:val="single" w:sz="4" w:space="0" w:color="auto"/>
              <w:right w:val="single" w:sz="4" w:space="0" w:color="auto"/>
            </w:tcBorders>
          </w:tcPr>
          <w:p w14:paraId="79CC988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9043F1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311" w:type="dxa"/>
            <w:tcBorders>
              <w:top w:val="nil"/>
              <w:left w:val="single" w:sz="4" w:space="0" w:color="auto"/>
              <w:bottom w:val="single" w:sz="4" w:space="0" w:color="auto"/>
              <w:right w:val="single" w:sz="4" w:space="0" w:color="auto"/>
            </w:tcBorders>
            <w:noWrap/>
          </w:tcPr>
          <w:p w14:paraId="72F563A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4AFC884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85%</w:t>
            </w:r>
          </w:p>
        </w:tc>
        <w:tc>
          <w:tcPr>
            <w:tcW w:w="1559" w:type="dxa"/>
            <w:tcBorders>
              <w:top w:val="nil"/>
              <w:left w:val="single" w:sz="4" w:space="0" w:color="auto"/>
              <w:bottom w:val="single" w:sz="4" w:space="0" w:color="auto"/>
              <w:right w:val="single" w:sz="4" w:space="0" w:color="auto"/>
            </w:tcBorders>
            <w:noWrap/>
          </w:tcPr>
          <w:p w14:paraId="550610B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15A486BA" w14:textId="77777777" w:rsidTr="0059524A">
        <w:trPr>
          <w:trHeight w:val="315"/>
        </w:trPr>
        <w:tc>
          <w:tcPr>
            <w:tcW w:w="404" w:type="dxa"/>
            <w:tcBorders>
              <w:top w:val="nil"/>
              <w:left w:val="single" w:sz="4" w:space="0" w:color="auto"/>
              <w:bottom w:val="single" w:sz="4" w:space="0" w:color="auto"/>
              <w:right w:val="single" w:sz="4" w:space="0" w:color="auto"/>
            </w:tcBorders>
          </w:tcPr>
          <w:p w14:paraId="4C16AE9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D34F13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1311" w:type="dxa"/>
            <w:tcBorders>
              <w:top w:val="nil"/>
              <w:left w:val="single" w:sz="4" w:space="0" w:color="auto"/>
              <w:bottom w:val="single" w:sz="4" w:space="0" w:color="auto"/>
              <w:right w:val="single" w:sz="4" w:space="0" w:color="auto"/>
            </w:tcBorders>
            <w:noWrap/>
          </w:tcPr>
          <w:p w14:paraId="13165EF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5C46D67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249F7DA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48A17E06" w14:textId="77777777" w:rsidTr="0059524A">
        <w:trPr>
          <w:trHeight w:val="315"/>
        </w:trPr>
        <w:tc>
          <w:tcPr>
            <w:tcW w:w="404" w:type="dxa"/>
            <w:tcBorders>
              <w:top w:val="nil"/>
              <w:left w:val="single" w:sz="4" w:space="0" w:color="auto"/>
              <w:bottom w:val="single" w:sz="4" w:space="0" w:color="auto"/>
              <w:right w:val="single" w:sz="4" w:space="0" w:color="auto"/>
            </w:tcBorders>
          </w:tcPr>
          <w:p w14:paraId="63D1483D"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ECD2E9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1311" w:type="dxa"/>
            <w:tcBorders>
              <w:top w:val="nil"/>
              <w:left w:val="single" w:sz="4" w:space="0" w:color="auto"/>
              <w:bottom w:val="single" w:sz="4" w:space="0" w:color="auto"/>
              <w:right w:val="single" w:sz="4" w:space="0" w:color="auto"/>
            </w:tcBorders>
            <w:noWrap/>
          </w:tcPr>
          <w:p w14:paraId="508230C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2D96F46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1329E0C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5194128B" w14:textId="77777777" w:rsidTr="0059524A">
        <w:trPr>
          <w:trHeight w:val="315"/>
        </w:trPr>
        <w:tc>
          <w:tcPr>
            <w:tcW w:w="404" w:type="dxa"/>
            <w:tcBorders>
              <w:top w:val="nil"/>
              <w:left w:val="single" w:sz="4" w:space="0" w:color="auto"/>
              <w:bottom w:val="single" w:sz="4" w:space="0" w:color="auto"/>
              <w:right w:val="single" w:sz="4" w:space="0" w:color="auto"/>
            </w:tcBorders>
          </w:tcPr>
          <w:p w14:paraId="766C817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BAEE76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1311" w:type="dxa"/>
            <w:tcBorders>
              <w:top w:val="nil"/>
              <w:left w:val="single" w:sz="4" w:space="0" w:color="auto"/>
              <w:bottom w:val="single" w:sz="4" w:space="0" w:color="auto"/>
              <w:right w:val="single" w:sz="4" w:space="0" w:color="auto"/>
            </w:tcBorders>
            <w:noWrap/>
          </w:tcPr>
          <w:p w14:paraId="3FEF3C8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123" w:type="dxa"/>
            <w:tcBorders>
              <w:top w:val="nil"/>
              <w:left w:val="single" w:sz="4" w:space="0" w:color="auto"/>
              <w:bottom w:val="single" w:sz="4" w:space="0" w:color="auto"/>
              <w:right w:val="single" w:sz="4" w:space="0" w:color="auto"/>
            </w:tcBorders>
            <w:noWrap/>
          </w:tcPr>
          <w:p w14:paraId="57F2853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92%</w:t>
            </w:r>
          </w:p>
        </w:tc>
        <w:tc>
          <w:tcPr>
            <w:tcW w:w="1559" w:type="dxa"/>
            <w:tcBorders>
              <w:top w:val="nil"/>
              <w:left w:val="single" w:sz="4" w:space="0" w:color="auto"/>
              <w:bottom w:val="single" w:sz="4" w:space="0" w:color="auto"/>
              <w:right w:val="single" w:sz="4" w:space="0" w:color="auto"/>
            </w:tcBorders>
            <w:noWrap/>
          </w:tcPr>
          <w:p w14:paraId="0DECD42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13466D33" w14:textId="77777777" w:rsidTr="0059524A">
        <w:trPr>
          <w:trHeight w:val="315"/>
        </w:trPr>
        <w:tc>
          <w:tcPr>
            <w:tcW w:w="404" w:type="dxa"/>
            <w:tcBorders>
              <w:top w:val="nil"/>
              <w:left w:val="single" w:sz="4" w:space="0" w:color="auto"/>
              <w:bottom w:val="single" w:sz="4" w:space="0" w:color="auto"/>
              <w:right w:val="single" w:sz="4" w:space="0" w:color="auto"/>
            </w:tcBorders>
          </w:tcPr>
          <w:p w14:paraId="38983CA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35CC56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1311" w:type="dxa"/>
            <w:tcBorders>
              <w:top w:val="nil"/>
              <w:left w:val="single" w:sz="4" w:space="0" w:color="auto"/>
              <w:bottom w:val="single" w:sz="4" w:space="0" w:color="auto"/>
              <w:right w:val="single" w:sz="4" w:space="0" w:color="auto"/>
            </w:tcBorders>
            <w:noWrap/>
          </w:tcPr>
          <w:p w14:paraId="590E440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1355B10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93%</w:t>
            </w:r>
          </w:p>
        </w:tc>
        <w:tc>
          <w:tcPr>
            <w:tcW w:w="1559" w:type="dxa"/>
            <w:tcBorders>
              <w:top w:val="nil"/>
              <w:left w:val="single" w:sz="4" w:space="0" w:color="auto"/>
              <w:bottom w:val="single" w:sz="4" w:space="0" w:color="auto"/>
              <w:right w:val="single" w:sz="4" w:space="0" w:color="auto"/>
            </w:tcBorders>
            <w:noWrap/>
          </w:tcPr>
          <w:p w14:paraId="5975B24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7022E62E" w14:textId="77777777" w:rsidTr="0059524A">
        <w:trPr>
          <w:trHeight w:val="315"/>
        </w:trPr>
        <w:tc>
          <w:tcPr>
            <w:tcW w:w="404" w:type="dxa"/>
            <w:tcBorders>
              <w:top w:val="nil"/>
              <w:left w:val="single" w:sz="4" w:space="0" w:color="auto"/>
              <w:bottom w:val="single" w:sz="4" w:space="0" w:color="auto"/>
              <w:right w:val="single" w:sz="4" w:space="0" w:color="auto"/>
            </w:tcBorders>
          </w:tcPr>
          <w:p w14:paraId="0FD7F19B"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A5C840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1311" w:type="dxa"/>
            <w:tcBorders>
              <w:top w:val="nil"/>
              <w:left w:val="single" w:sz="4" w:space="0" w:color="auto"/>
              <w:bottom w:val="single" w:sz="4" w:space="0" w:color="auto"/>
              <w:right w:val="single" w:sz="4" w:space="0" w:color="auto"/>
            </w:tcBorders>
            <w:noWrap/>
          </w:tcPr>
          <w:p w14:paraId="7A40D2C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23E33A3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95%</w:t>
            </w:r>
          </w:p>
        </w:tc>
        <w:tc>
          <w:tcPr>
            <w:tcW w:w="1559" w:type="dxa"/>
            <w:tcBorders>
              <w:top w:val="nil"/>
              <w:left w:val="single" w:sz="4" w:space="0" w:color="auto"/>
              <w:bottom w:val="single" w:sz="4" w:space="0" w:color="auto"/>
              <w:right w:val="single" w:sz="4" w:space="0" w:color="auto"/>
            </w:tcBorders>
            <w:noWrap/>
          </w:tcPr>
          <w:p w14:paraId="5F3E327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37C30D67" w14:textId="77777777" w:rsidTr="0059524A">
        <w:trPr>
          <w:trHeight w:val="315"/>
        </w:trPr>
        <w:tc>
          <w:tcPr>
            <w:tcW w:w="404" w:type="dxa"/>
            <w:tcBorders>
              <w:top w:val="nil"/>
              <w:left w:val="single" w:sz="4" w:space="0" w:color="auto"/>
              <w:bottom w:val="single" w:sz="4" w:space="0" w:color="auto"/>
              <w:right w:val="single" w:sz="4" w:space="0" w:color="auto"/>
            </w:tcBorders>
          </w:tcPr>
          <w:p w14:paraId="05E5629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C03A8F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אכלוס</w:t>
            </w:r>
          </w:p>
        </w:tc>
        <w:tc>
          <w:tcPr>
            <w:tcW w:w="1311" w:type="dxa"/>
            <w:tcBorders>
              <w:top w:val="nil"/>
              <w:left w:val="single" w:sz="4" w:space="0" w:color="auto"/>
              <w:bottom w:val="single" w:sz="4" w:space="0" w:color="auto"/>
              <w:right w:val="single" w:sz="4" w:space="0" w:color="auto"/>
            </w:tcBorders>
            <w:noWrap/>
          </w:tcPr>
          <w:p w14:paraId="43753C4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039767D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97%</w:t>
            </w:r>
          </w:p>
        </w:tc>
        <w:tc>
          <w:tcPr>
            <w:tcW w:w="1559" w:type="dxa"/>
            <w:tcBorders>
              <w:top w:val="nil"/>
              <w:left w:val="single" w:sz="4" w:space="0" w:color="auto"/>
              <w:bottom w:val="single" w:sz="4" w:space="0" w:color="auto"/>
              <w:right w:val="single" w:sz="4" w:space="0" w:color="auto"/>
            </w:tcBorders>
            <w:noWrap/>
          </w:tcPr>
          <w:p w14:paraId="62782F7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F36C703" w14:textId="77777777" w:rsidTr="0059524A">
        <w:trPr>
          <w:trHeight w:val="315"/>
        </w:trPr>
        <w:tc>
          <w:tcPr>
            <w:tcW w:w="404" w:type="dxa"/>
            <w:tcBorders>
              <w:top w:val="nil"/>
              <w:left w:val="single" w:sz="4" w:space="0" w:color="auto"/>
              <w:bottom w:val="single" w:sz="4" w:space="0" w:color="auto"/>
              <w:right w:val="single" w:sz="4" w:space="0" w:color="auto"/>
            </w:tcBorders>
          </w:tcPr>
          <w:p w14:paraId="50E6025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2F44F8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תיקון ליקויים ומסירת פרוטוקולים ללא ליקויים למזמין</w:t>
            </w:r>
          </w:p>
        </w:tc>
        <w:tc>
          <w:tcPr>
            <w:tcW w:w="1311" w:type="dxa"/>
            <w:tcBorders>
              <w:top w:val="nil"/>
              <w:left w:val="single" w:sz="4" w:space="0" w:color="auto"/>
              <w:bottom w:val="single" w:sz="4" w:space="0" w:color="auto"/>
              <w:right w:val="single" w:sz="4" w:space="0" w:color="auto"/>
            </w:tcBorders>
            <w:noWrap/>
          </w:tcPr>
          <w:p w14:paraId="119B769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1421271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98%</w:t>
            </w:r>
          </w:p>
        </w:tc>
        <w:tc>
          <w:tcPr>
            <w:tcW w:w="1559" w:type="dxa"/>
            <w:tcBorders>
              <w:top w:val="nil"/>
              <w:left w:val="single" w:sz="4" w:space="0" w:color="auto"/>
              <w:bottom w:val="single" w:sz="4" w:space="0" w:color="auto"/>
              <w:right w:val="single" w:sz="4" w:space="0" w:color="auto"/>
            </w:tcBorders>
            <w:noWrap/>
          </w:tcPr>
          <w:p w14:paraId="56E58BF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D817E36" w14:textId="77777777" w:rsidTr="0059524A">
        <w:trPr>
          <w:trHeight w:val="315"/>
        </w:trPr>
        <w:tc>
          <w:tcPr>
            <w:tcW w:w="404" w:type="dxa"/>
            <w:tcBorders>
              <w:top w:val="nil"/>
              <w:left w:val="single" w:sz="4" w:space="0" w:color="auto"/>
              <w:bottom w:val="single" w:sz="4" w:space="0" w:color="auto"/>
              <w:right w:val="single" w:sz="4" w:space="0" w:color="auto"/>
            </w:tcBorders>
          </w:tcPr>
          <w:p w14:paraId="337DA0D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59067B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תעודת גמר </w:t>
            </w:r>
          </w:p>
        </w:tc>
        <w:tc>
          <w:tcPr>
            <w:tcW w:w="1311" w:type="dxa"/>
            <w:tcBorders>
              <w:top w:val="nil"/>
              <w:left w:val="single" w:sz="4" w:space="0" w:color="auto"/>
              <w:bottom w:val="single" w:sz="4" w:space="0" w:color="auto"/>
              <w:right w:val="single" w:sz="4" w:space="0" w:color="auto"/>
            </w:tcBorders>
            <w:noWrap/>
          </w:tcPr>
          <w:p w14:paraId="3FE8C5B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5FF66B6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99%</w:t>
            </w:r>
          </w:p>
        </w:tc>
        <w:tc>
          <w:tcPr>
            <w:tcW w:w="1559" w:type="dxa"/>
            <w:tcBorders>
              <w:top w:val="nil"/>
              <w:left w:val="single" w:sz="4" w:space="0" w:color="auto"/>
              <w:bottom w:val="single" w:sz="4" w:space="0" w:color="auto"/>
              <w:right w:val="single" w:sz="4" w:space="0" w:color="auto"/>
            </w:tcBorders>
            <w:noWrap/>
          </w:tcPr>
          <w:p w14:paraId="0B8236E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0BE41F82" w14:textId="77777777" w:rsidTr="0059524A">
        <w:trPr>
          <w:trHeight w:val="315"/>
        </w:trPr>
        <w:tc>
          <w:tcPr>
            <w:tcW w:w="404" w:type="dxa"/>
            <w:tcBorders>
              <w:top w:val="nil"/>
              <w:left w:val="single" w:sz="4" w:space="0" w:color="auto"/>
              <w:bottom w:val="single" w:sz="4" w:space="0" w:color="auto"/>
              <w:right w:val="single" w:sz="4" w:space="0" w:color="auto"/>
            </w:tcBorders>
          </w:tcPr>
          <w:p w14:paraId="0BD390D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E6977C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חשבון סופי</w:t>
            </w:r>
          </w:p>
        </w:tc>
        <w:tc>
          <w:tcPr>
            <w:tcW w:w="1311" w:type="dxa"/>
            <w:tcBorders>
              <w:top w:val="nil"/>
              <w:left w:val="single" w:sz="4" w:space="0" w:color="auto"/>
              <w:bottom w:val="single" w:sz="4" w:space="0" w:color="auto"/>
              <w:right w:val="single" w:sz="4" w:space="0" w:color="auto"/>
            </w:tcBorders>
            <w:noWrap/>
          </w:tcPr>
          <w:p w14:paraId="3F24F30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078CE07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w:t>
            </w:r>
          </w:p>
        </w:tc>
        <w:tc>
          <w:tcPr>
            <w:tcW w:w="1559" w:type="dxa"/>
            <w:tcBorders>
              <w:top w:val="nil"/>
              <w:left w:val="single" w:sz="4" w:space="0" w:color="auto"/>
              <w:bottom w:val="single" w:sz="4" w:space="0" w:color="auto"/>
              <w:right w:val="single" w:sz="4" w:space="0" w:color="auto"/>
            </w:tcBorders>
            <w:noWrap/>
          </w:tcPr>
          <w:p w14:paraId="428BE52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r w:rsidR="0059524A" w:rsidRPr="00E56613" w14:paraId="0BDC3FBE" w14:textId="77777777" w:rsidTr="0059524A">
        <w:trPr>
          <w:trHeight w:val="315"/>
        </w:trPr>
        <w:tc>
          <w:tcPr>
            <w:tcW w:w="404" w:type="dxa"/>
            <w:tcBorders>
              <w:top w:val="nil"/>
              <w:left w:val="single" w:sz="4" w:space="0" w:color="auto"/>
              <w:bottom w:val="single" w:sz="4" w:space="0" w:color="auto"/>
              <w:right w:val="single" w:sz="4" w:space="0" w:color="auto"/>
            </w:tcBorders>
          </w:tcPr>
          <w:p w14:paraId="49997320"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EE2759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סה"כ</w:t>
            </w:r>
          </w:p>
        </w:tc>
        <w:tc>
          <w:tcPr>
            <w:tcW w:w="1311" w:type="dxa"/>
            <w:tcBorders>
              <w:top w:val="nil"/>
              <w:left w:val="single" w:sz="4" w:space="0" w:color="auto"/>
              <w:bottom w:val="single" w:sz="4" w:space="0" w:color="auto"/>
              <w:right w:val="single" w:sz="4" w:space="0" w:color="auto"/>
            </w:tcBorders>
            <w:noWrap/>
          </w:tcPr>
          <w:p w14:paraId="70C6931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100.0%</w:t>
            </w:r>
          </w:p>
        </w:tc>
        <w:tc>
          <w:tcPr>
            <w:tcW w:w="1123" w:type="dxa"/>
            <w:tcBorders>
              <w:top w:val="nil"/>
              <w:left w:val="single" w:sz="4" w:space="0" w:color="auto"/>
              <w:bottom w:val="single" w:sz="4" w:space="0" w:color="auto"/>
              <w:right w:val="single" w:sz="4" w:space="0" w:color="auto"/>
            </w:tcBorders>
            <w:noWrap/>
          </w:tcPr>
          <w:p w14:paraId="0D0707F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 </w:t>
            </w:r>
          </w:p>
        </w:tc>
        <w:tc>
          <w:tcPr>
            <w:tcW w:w="1559" w:type="dxa"/>
            <w:tcBorders>
              <w:top w:val="nil"/>
              <w:left w:val="single" w:sz="4" w:space="0" w:color="auto"/>
              <w:bottom w:val="single" w:sz="4" w:space="0" w:color="auto"/>
              <w:right w:val="single" w:sz="4" w:space="0" w:color="auto"/>
            </w:tcBorders>
            <w:noWrap/>
          </w:tcPr>
          <w:p w14:paraId="61C98AB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bl>
    <w:p w14:paraId="1B860FA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11332E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8950C27"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tbl>
      <w:tblPr>
        <w:bidiVisual/>
        <w:tblW w:w="7960" w:type="dxa"/>
        <w:tblInd w:w="113" w:type="dxa"/>
        <w:tblLook w:val="0000" w:firstRow="0" w:lastRow="0" w:firstColumn="0" w:lastColumn="0" w:noHBand="0" w:noVBand="0"/>
      </w:tblPr>
      <w:tblGrid>
        <w:gridCol w:w="960"/>
        <w:gridCol w:w="1180"/>
        <w:gridCol w:w="940"/>
        <w:gridCol w:w="3280"/>
        <w:gridCol w:w="1600"/>
      </w:tblGrid>
      <w:tr w:rsidR="00E56613" w:rsidRPr="00E56613" w14:paraId="46453066" w14:textId="77777777" w:rsidTr="0059524A">
        <w:trPr>
          <w:trHeight w:val="315"/>
        </w:trPr>
        <w:tc>
          <w:tcPr>
            <w:tcW w:w="7960" w:type="dxa"/>
            <w:gridSpan w:val="5"/>
            <w:noWrap/>
            <w:vAlign w:val="bottom"/>
          </w:tcPr>
          <w:p w14:paraId="69002981" w14:textId="77777777" w:rsidR="00E56613" w:rsidRPr="00E56613" w:rsidRDefault="00553FFB" w:rsidP="00E56613">
            <w:pPr>
              <w:spacing w:before="0" w:beforeAutospacing="0" w:after="0" w:afterAutospacing="0" w:line="240" w:lineRule="auto"/>
              <w:jc w:val="center"/>
              <w:rPr>
                <w:rFonts w:ascii="David" w:eastAsia="Times New Roman" w:hAnsi="David" w:cs="David"/>
                <w:b/>
                <w:bCs/>
                <w:sz w:val="24"/>
                <w:szCs w:val="24"/>
                <w:u w:val="single"/>
              </w:rPr>
            </w:pPr>
            <w:r>
              <w:br w:type="page"/>
            </w:r>
            <w:r w:rsidR="00E56613" w:rsidRPr="00E56613">
              <w:rPr>
                <w:rFonts w:ascii="David" w:eastAsia="Times New Roman" w:hAnsi="David" w:cs="David"/>
                <w:b/>
                <w:bCs/>
                <w:sz w:val="24"/>
                <w:szCs w:val="24"/>
                <w:u w:val="single"/>
                <w:rtl/>
              </w:rPr>
              <w:t>שם הפרויקט: ____________</w:t>
            </w:r>
          </w:p>
        </w:tc>
      </w:tr>
      <w:tr w:rsidR="00E56613" w:rsidRPr="00E56613" w14:paraId="34415554" w14:textId="77777777" w:rsidTr="0059524A">
        <w:trPr>
          <w:trHeight w:val="255"/>
        </w:trPr>
        <w:tc>
          <w:tcPr>
            <w:tcW w:w="7960" w:type="dxa"/>
            <w:gridSpan w:val="5"/>
            <w:noWrap/>
            <w:vAlign w:val="bottom"/>
          </w:tcPr>
          <w:p w14:paraId="675EA08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sz w:val="20"/>
                <w:szCs w:val="20"/>
                <w:rtl/>
              </w:rPr>
              <w:lastRenderedPageBreak/>
              <w:t>המטריצות יתואמו עם מנהל הפרויקט על פי מאפייניו של כל פרויקט</w:t>
            </w:r>
          </w:p>
        </w:tc>
      </w:tr>
      <w:tr w:rsidR="00E56613" w:rsidRPr="00E56613" w14:paraId="64C906F9" w14:textId="77777777" w:rsidTr="0059524A">
        <w:trPr>
          <w:trHeight w:val="315"/>
        </w:trPr>
        <w:tc>
          <w:tcPr>
            <w:tcW w:w="7960" w:type="dxa"/>
            <w:gridSpan w:val="5"/>
            <w:noWrap/>
            <w:vAlign w:val="bottom"/>
          </w:tcPr>
          <w:p w14:paraId="49733BC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59524A">
              <w:rPr>
                <w:rFonts w:ascii="David" w:eastAsia="Times New Roman" w:hAnsi="David" w:cs="David"/>
                <w:b/>
                <w:bCs/>
                <w:sz w:val="20"/>
                <w:szCs w:val="20"/>
                <w:u w:val="single"/>
                <w:rtl/>
              </w:rPr>
              <w:t>חלוקת משנה של סעיפים</w:t>
            </w:r>
          </w:p>
        </w:tc>
      </w:tr>
      <w:tr w:rsidR="00E56613" w:rsidRPr="00E56613" w14:paraId="33A4CEE9" w14:textId="77777777" w:rsidTr="0059524A">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0F1D7BD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7923AFFA"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940" w:type="dxa"/>
            <w:tcBorders>
              <w:top w:val="single" w:sz="8" w:space="0" w:color="auto"/>
              <w:left w:val="single" w:sz="4" w:space="0" w:color="auto"/>
              <w:bottom w:val="single" w:sz="8" w:space="0" w:color="auto"/>
              <w:right w:val="single" w:sz="4" w:space="0" w:color="auto"/>
            </w:tcBorders>
            <w:vAlign w:val="bottom"/>
          </w:tcPr>
          <w:p w14:paraId="69230CB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280" w:type="dxa"/>
            <w:tcBorders>
              <w:top w:val="single" w:sz="8" w:space="0" w:color="auto"/>
              <w:left w:val="single" w:sz="4" w:space="0" w:color="auto"/>
              <w:bottom w:val="single" w:sz="8" w:space="0" w:color="auto"/>
              <w:right w:val="single" w:sz="4" w:space="0" w:color="auto"/>
            </w:tcBorders>
            <w:noWrap/>
            <w:vAlign w:val="bottom"/>
          </w:tcPr>
          <w:p w14:paraId="00ABD54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600" w:type="dxa"/>
            <w:tcBorders>
              <w:top w:val="single" w:sz="8" w:space="0" w:color="auto"/>
              <w:left w:val="single" w:sz="4" w:space="0" w:color="auto"/>
              <w:bottom w:val="single" w:sz="8" w:space="0" w:color="auto"/>
              <w:right w:val="single" w:sz="8" w:space="0" w:color="auto"/>
            </w:tcBorders>
            <w:noWrap/>
            <w:vAlign w:val="bottom"/>
          </w:tcPr>
          <w:p w14:paraId="5B219D8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44CCDA62"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54A28C8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4</w:t>
            </w:r>
          </w:p>
        </w:tc>
        <w:tc>
          <w:tcPr>
            <w:tcW w:w="1180" w:type="dxa"/>
            <w:vMerge w:val="restart"/>
            <w:tcBorders>
              <w:top w:val="nil"/>
              <w:left w:val="single" w:sz="4" w:space="0" w:color="auto"/>
              <w:bottom w:val="single" w:sz="8" w:space="0" w:color="000000"/>
              <w:right w:val="single" w:sz="4" w:space="0" w:color="auto"/>
            </w:tcBorders>
            <w:noWrap/>
            <w:vAlign w:val="center"/>
          </w:tcPr>
          <w:p w14:paraId="7AF6B0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nil"/>
              <w:left w:val="single" w:sz="4" w:space="0" w:color="auto"/>
              <w:bottom w:val="single" w:sz="4" w:space="0" w:color="auto"/>
              <w:right w:val="single" w:sz="8" w:space="0" w:color="000000"/>
            </w:tcBorders>
            <w:vAlign w:val="bottom"/>
          </w:tcPr>
          <w:p w14:paraId="64E8749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חשמל בדירות</w:t>
            </w:r>
          </w:p>
        </w:tc>
      </w:tr>
      <w:tr w:rsidR="00E56613" w:rsidRPr="00E56613" w14:paraId="43AAF946" w14:textId="77777777" w:rsidTr="0059524A">
        <w:trPr>
          <w:trHeight w:val="255"/>
        </w:trPr>
        <w:tc>
          <w:tcPr>
            <w:tcW w:w="0" w:type="auto"/>
            <w:vMerge/>
            <w:tcBorders>
              <w:top w:val="nil"/>
              <w:left w:val="single" w:sz="8" w:space="0" w:color="auto"/>
              <w:bottom w:val="single" w:sz="8" w:space="0" w:color="000000"/>
              <w:right w:val="nil"/>
            </w:tcBorders>
            <w:vAlign w:val="center"/>
          </w:tcPr>
          <w:p w14:paraId="01E2B7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199D71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5DD91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nil"/>
              <w:right w:val="nil"/>
            </w:tcBorders>
            <w:noWrap/>
            <w:vAlign w:val="bottom"/>
          </w:tcPr>
          <w:p w14:paraId="1030685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צנרת </w:t>
            </w:r>
            <w:proofErr w:type="spellStart"/>
            <w:r w:rsidRPr="00E56613">
              <w:rPr>
                <w:rFonts w:ascii="David" w:eastAsia="Times New Roman" w:hAnsi="David" w:cs="David"/>
                <w:sz w:val="20"/>
                <w:szCs w:val="20"/>
                <w:rtl/>
              </w:rPr>
              <w:t>בבטונים</w:t>
            </w:r>
            <w:proofErr w:type="spellEnd"/>
            <w:r w:rsidRPr="00E56613">
              <w:rPr>
                <w:rFonts w:ascii="David" w:eastAsia="Times New Roman" w:hAnsi="David" w:cs="David"/>
                <w:sz w:val="20"/>
                <w:szCs w:val="20"/>
                <w:rtl/>
              </w:rPr>
              <w:t>- קירות (כולל קירות בנויים מבלוקים /גבס)</w:t>
            </w:r>
          </w:p>
        </w:tc>
        <w:tc>
          <w:tcPr>
            <w:tcW w:w="1600" w:type="dxa"/>
            <w:tcBorders>
              <w:top w:val="nil"/>
              <w:left w:val="single" w:sz="4" w:space="0" w:color="auto"/>
              <w:bottom w:val="nil"/>
              <w:right w:val="single" w:sz="8" w:space="0" w:color="auto"/>
            </w:tcBorders>
            <w:noWrap/>
            <w:vAlign w:val="bottom"/>
          </w:tcPr>
          <w:p w14:paraId="2C1F31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6A763C33" w14:textId="77777777" w:rsidTr="0059524A">
        <w:trPr>
          <w:trHeight w:val="255"/>
        </w:trPr>
        <w:tc>
          <w:tcPr>
            <w:tcW w:w="0" w:type="auto"/>
            <w:vMerge/>
            <w:tcBorders>
              <w:top w:val="nil"/>
              <w:left w:val="single" w:sz="8" w:space="0" w:color="auto"/>
              <w:bottom w:val="single" w:sz="8" w:space="0" w:color="000000"/>
              <w:right w:val="nil"/>
            </w:tcBorders>
            <w:vAlign w:val="center"/>
          </w:tcPr>
          <w:p w14:paraId="1129DB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DE709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736C53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nil"/>
            </w:tcBorders>
            <w:noWrap/>
            <w:vAlign w:val="bottom"/>
          </w:tcPr>
          <w:p w14:paraId="1DC09B5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צנרת </w:t>
            </w:r>
            <w:proofErr w:type="spellStart"/>
            <w:r w:rsidRPr="00E56613">
              <w:rPr>
                <w:rFonts w:ascii="David" w:eastAsia="Times New Roman" w:hAnsi="David" w:cs="David"/>
                <w:sz w:val="20"/>
                <w:szCs w:val="20"/>
                <w:rtl/>
              </w:rPr>
              <w:t>בבטונים</w:t>
            </w:r>
            <w:proofErr w:type="spellEnd"/>
            <w:r w:rsidRPr="00E56613">
              <w:rPr>
                <w:rFonts w:ascii="David" w:eastAsia="Times New Roman" w:hAnsi="David" w:cs="David"/>
                <w:sz w:val="20"/>
                <w:szCs w:val="20"/>
                <w:rtl/>
              </w:rPr>
              <w:t>- תקרות</w:t>
            </w:r>
          </w:p>
        </w:tc>
        <w:tc>
          <w:tcPr>
            <w:tcW w:w="1600" w:type="dxa"/>
            <w:tcBorders>
              <w:top w:val="single" w:sz="4" w:space="0" w:color="auto"/>
              <w:left w:val="single" w:sz="4" w:space="0" w:color="auto"/>
              <w:bottom w:val="nil"/>
              <w:right w:val="single" w:sz="8" w:space="0" w:color="auto"/>
            </w:tcBorders>
            <w:noWrap/>
            <w:vAlign w:val="bottom"/>
          </w:tcPr>
          <w:p w14:paraId="0113AA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0FF83004" w14:textId="77777777" w:rsidTr="0059524A">
        <w:trPr>
          <w:trHeight w:val="255"/>
        </w:trPr>
        <w:tc>
          <w:tcPr>
            <w:tcW w:w="0" w:type="auto"/>
            <w:vMerge/>
            <w:tcBorders>
              <w:top w:val="nil"/>
              <w:left w:val="single" w:sz="8" w:space="0" w:color="auto"/>
              <w:bottom w:val="single" w:sz="8" w:space="0" w:color="000000"/>
              <w:right w:val="nil"/>
            </w:tcBorders>
            <w:vAlign w:val="center"/>
          </w:tcPr>
          <w:p w14:paraId="54F055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2FFC2A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48DBB3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single" w:sz="4" w:space="0" w:color="auto"/>
              <w:bottom w:val="single" w:sz="4" w:space="0" w:color="auto"/>
              <w:right w:val="single" w:sz="4" w:space="0" w:color="auto"/>
            </w:tcBorders>
            <w:noWrap/>
            <w:vAlign w:val="bottom"/>
          </w:tcPr>
          <w:p w14:paraId="2F7485E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חיווט</w:t>
            </w:r>
          </w:p>
        </w:tc>
        <w:tc>
          <w:tcPr>
            <w:tcW w:w="1600" w:type="dxa"/>
            <w:tcBorders>
              <w:top w:val="single" w:sz="4" w:space="0" w:color="auto"/>
              <w:left w:val="single" w:sz="4" w:space="0" w:color="auto"/>
              <w:bottom w:val="single" w:sz="4" w:space="0" w:color="auto"/>
              <w:right w:val="single" w:sz="8" w:space="0" w:color="auto"/>
            </w:tcBorders>
            <w:noWrap/>
            <w:vAlign w:val="bottom"/>
          </w:tcPr>
          <w:p w14:paraId="2441EB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6AC29CB6" w14:textId="77777777" w:rsidTr="0059524A">
        <w:trPr>
          <w:trHeight w:val="270"/>
        </w:trPr>
        <w:tc>
          <w:tcPr>
            <w:tcW w:w="0" w:type="auto"/>
            <w:vMerge/>
            <w:tcBorders>
              <w:top w:val="nil"/>
              <w:left w:val="single" w:sz="8" w:space="0" w:color="auto"/>
              <w:bottom w:val="single" w:sz="8" w:space="0" w:color="000000"/>
              <w:right w:val="nil"/>
            </w:tcBorders>
            <w:vAlign w:val="center"/>
          </w:tcPr>
          <w:p w14:paraId="3F56BE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DD165A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653675A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nil"/>
            </w:tcBorders>
            <w:noWrap/>
            <w:vAlign w:val="bottom"/>
          </w:tcPr>
          <w:p w14:paraId="754CD01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1ED84B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0F1C0A9"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702DE2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8</w:t>
            </w:r>
          </w:p>
        </w:tc>
        <w:tc>
          <w:tcPr>
            <w:tcW w:w="1180" w:type="dxa"/>
            <w:vMerge w:val="restart"/>
            <w:tcBorders>
              <w:top w:val="nil"/>
              <w:left w:val="single" w:sz="4" w:space="0" w:color="auto"/>
              <w:bottom w:val="single" w:sz="8" w:space="0" w:color="000000"/>
              <w:right w:val="single" w:sz="4" w:space="0" w:color="auto"/>
            </w:tcBorders>
            <w:noWrap/>
            <w:vAlign w:val="center"/>
          </w:tcPr>
          <w:p w14:paraId="5411C8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493C14A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ריצוף</w:t>
            </w:r>
          </w:p>
        </w:tc>
      </w:tr>
      <w:tr w:rsidR="00E56613" w:rsidRPr="00E56613" w14:paraId="58CBCB08"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7578D3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752351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67CB68C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017F87B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פנים דירה</w:t>
            </w:r>
          </w:p>
        </w:tc>
        <w:tc>
          <w:tcPr>
            <w:tcW w:w="1600" w:type="dxa"/>
            <w:tcBorders>
              <w:top w:val="nil"/>
              <w:left w:val="single" w:sz="4" w:space="0" w:color="auto"/>
              <w:bottom w:val="single" w:sz="4" w:space="0" w:color="auto"/>
              <w:right w:val="single" w:sz="8" w:space="0" w:color="auto"/>
            </w:tcBorders>
            <w:noWrap/>
            <w:vAlign w:val="bottom"/>
          </w:tcPr>
          <w:p w14:paraId="14854C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r>
      <w:tr w:rsidR="00E56613" w:rsidRPr="00E56613" w14:paraId="2A5950DD"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1D38E0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A109BF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A3B953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AD833F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שיפולים</w:t>
            </w:r>
          </w:p>
        </w:tc>
        <w:tc>
          <w:tcPr>
            <w:tcW w:w="1600" w:type="dxa"/>
            <w:tcBorders>
              <w:top w:val="nil"/>
              <w:left w:val="single" w:sz="4" w:space="0" w:color="auto"/>
              <w:bottom w:val="single" w:sz="4" w:space="0" w:color="auto"/>
              <w:right w:val="single" w:sz="8" w:space="0" w:color="auto"/>
            </w:tcBorders>
            <w:noWrap/>
            <w:vAlign w:val="bottom"/>
          </w:tcPr>
          <w:p w14:paraId="134DCA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5F6357A2"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3F800A8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E2081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007CA80"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5F06AB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רובה</w:t>
            </w:r>
          </w:p>
        </w:tc>
        <w:tc>
          <w:tcPr>
            <w:tcW w:w="1600" w:type="dxa"/>
            <w:tcBorders>
              <w:top w:val="nil"/>
              <w:left w:val="single" w:sz="4" w:space="0" w:color="auto"/>
              <w:bottom w:val="single" w:sz="4" w:space="0" w:color="auto"/>
              <w:right w:val="single" w:sz="8" w:space="0" w:color="auto"/>
            </w:tcBorders>
            <w:noWrap/>
            <w:vAlign w:val="bottom"/>
          </w:tcPr>
          <w:p w14:paraId="633ABC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4E3F0862"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0125D85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3E8559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23279A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414EE70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proofErr w:type="spellStart"/>
            <w:r w:rsidRPr="00E56613">
              <w:rPr>
                <w:rFonts w:ascii="David" w:eastAsia="Times New Roman" w:hAnsi="David" w:cs="David"/>
                <w:sz w:val="20"/>
                <w:szCs w:val="20"/>
                <w:rtl/>
              </w:rPr>
              <w:t>מרפסות+ח.ר</w:t>
            </w:r>
            <w:proofErr w:type="spellEnd"/>
          </w:p>
        </w:tc>
        <w:tc>
          <w:tcPr>
            <w:tcW w:w="1600" w:type="dxa"/>
            <w:tcBorders>
              <w:top w:val="nil"/>
              <w:left w:val="single" w:sz="4" w:space="0" w:color="auto"/>
              <w:bottom w:val="single" w:sz="4" w:space="0" w:color="auto"/>
              <w:right w:val="single" w:sz="8" w:space="0" w:color="auto"/>
            </w:tcBorders>
            <w:noWrap/>
            <w:vAlign w:val="bottom"/>
          </w:tcPr>
          <w:p w14:paraId="0B015C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C57720F"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63316E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A6C92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324253C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3593D32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03194A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B649D6A"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41BFB69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w:t>
            </w:r>
          </w:p>
        </w:tc>
        <w:tc>
          <w:tcPr>
            <w:tcW w:w="1180" w:type="dxa"/>
            <w:vMerge w:val="restart"/>
            <w:tcBorders>
              <w:top w:val="nil"/>
              <w:left w:val="single" w:sz="4" w:space="0" w:color="auto"/>
              <w:bottom w:val="single" w:sz="8" w:space="0" w:color="000000"/>
              <w:right w:val="single" w:sz="4" w:space="0" w:color="auto"/>
            </w:tcBorders>
            <w:noWrap/>
            <w:vAlign w:val="center"/>
          </w:tcPr>
          <w:p w14:paraId="72CD9E0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5534F33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מים בדירות</w:t>
            </w:r>
          </w:p>
        </w:tc>
      </w:tr>
      <w:tr w:rsidR="00E56613" w:rsidRPr="00E56613" w14:paraId="3721FE06" w14:textId="77777777" w:rsidTr="0059524A">
        <w:trPr>
          <w:trHeight w:val="255"/>
        </w:trPr>
        <w:tc>
          <w:tcPr>
            <w:tcW w:w="0" w:type="auto"/>
            <w:vMerge/>
            <w:tcBorders>
              <w:top w:val="nil"/>
              <w:left w:val="single" w:sz="8" w:space="0" w:color="auto"/>
              <w:bottom w:val="single" w:sz="8" w:space="0" w:color="000000"/>
              <w:right w:val="nil"/>
            </w:tcBorders>
            <w:vAlign w:val="center"/>
          </w:tcPr>
          <w:p w14:paraId="0DF7CA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60FD1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7D2039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2EE12F0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w:t>
            </w:r>
            <w:proofErr w:type="spellStart"/>
            <w:r w:rsidRPr="00E56613">
              <w:rPr>
                <w:rFonts w:ascii="David" w:eastAsia="Times New Roman" w:hAnsi="David" w:cs="David"/>
                <w:sz w:val="20"/>
                <w:szCs w:val="20"/>
                <w:rtl/>
              </w:rPr>
              <w:t>ורטיקלים</w:t>
            </w:r>
            <w:proofErr w:type="spellEnd"/>
            <w:r w:rsidRPr="00E56613">
              <w:rPr>
                <w:rFonts w:ascii="David" w:eastAsia="Times New Roman" w:hAnsi="David" w:cs="David"/>
                <w:sz w:val="20"/>
                <w:szCs w:val="20"/>
                <w:rtl/>
              </w:rPr>
              <w:t xml:space="preserve">)ביציקות (לרבות </w:t>
            </w:r>
            <w:proofErr w:type="spellStart"/>
            <w:r w:rsidRPr="00E56613">
              <w:rPr>
                <w:rFonts w:ascii="David" w:eastAsia="Times New Roman" w:hAnsi="David" w:cs="David"/>
                <w:sz w:val="20"/>
                <w:szCs w:val="20"/>
                <w:rtl/>
              </w:rPr>
              <w:t>צמ"גים</w:t>
            </w:r>
            <w:proofErr w:type="spellEnd"/>
            <w:r w:rsidRPr="00E56613">
              <w:rPr>
                <w:rFonts w:ascii="David" w:eastAsia="Times New Roman" w:hAnsi="David" w:cs="David"/>
                <w:sz w:val="20"/>
                <w:szCs w:val="20"/>
                <w:rtl/>
              </w:rPr>
              <w:t>)</w:t>
            </w:r>
          </w:p>
        </w:tc>
        <w:tc>
          <w:tcPr>
            <w:tcW w:w="1600" w:type="dxa"/>
            <w:tcBorders>
              <w:top w:val="nil"/>
              <w:left w:val="nil"/>
              <w:bottom w:val="single" w:sz="4" w:space="0" w:color="auto"/>
              <w:right w:val="single" w:sz="8" w:space="0" w:color="auto"/>
            </w:tcBorders>
            <w:noWrap/>
            <w:vAlign w:val="bottom"/>
          </w:tcPr>
          <w:p w14:paraId="0FD69B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7323A4CF" w14:textId="77777777" w:rsidTr="0059524A">
        <w:trPr>
          <w:trHeight w:val="255"/>
        </w:trPr>
        <w:tc>
          <w:tcPr>
            <w:tcW w:w="0" w:type="auto"/>
            <w:vMerge/>
            <w:tcBorders>
              <w:top w:val="nil"/>
              <w:left w:val="single" w:sz="8" w:space="0" w:color="auto"/>
              <w:bottom w:val="single" w:sz="8" w:space="0" w:color="000000"/>
              <w:right w:val="nil"/>
            </w:tcBorders>
            <w:vAlign w:val="center"/>
          </w:tcPr>
          <w:p w14:paraId="2E1B0D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EF091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4E1A6652"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65D426F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במחיצות</w:t>
            </w:r>
          </w:p>
        </w:tc>
        <w:tc>
          <w:tcPr>
            <w:tcW w:w="1600" w:type="dxa"/>
            <w:tcBorders>
              <w:top w:val="nil"/>
              <w:left w:val="nil"/>
              <w:bottom w:val="single" w:sz="4" w:space="0" w:color="auto"/>
              <w:right w:val="single" w:sz="8" w:space="0" w:color="auto"/>
            </w:tcBorders>
            <w:noWrap/>
            <w:vAlign w:val="bottom"/>
          </w:tcPr>
          <w:p w14:paraId="16E891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4C13E9FF" w14:textId="77777777" w:rsidTr="0059524A">
        <w:trPr>
          <w:trHeight w:val="255"/>
        </w:trPr>
        <w:tc>
          <w:tcPr>
            <w:tcW w:w="0" w:type="auto"/>
            <w:vMerge/>
            <w:tcBorders>
              <w:top w:val="nil"/>
              <w:left w:val="single" w:sz="8" w:space="0" w:color="auto"/>
              <w:bottom w:val="single" w:sz="8" w:space="0" w:color="000000"/>
              <w:right w:val="nil"/>
            </w:tcBorders>
            <w:vAlign w:val="center"/>
          </w:tcPr>
          <w:p w14:paraId="39767E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1F123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6AFAC6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18DEED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ברצפה (לרבות קופסאות ביקורת)</w:t>
            </w:r>
          </w:p>
        </w:tc>
        <w:tc>
          <w:tcPr>
            <w:tcW w:w="1600" w:type="dxa"/>
            <w:tcBorders>
              <w:top w:val="nil"/>
              <w:left w:val="nil"/>
              <w:bottom w:val="single" w:sz="4" w:space="0" w:color="auto"/>
              <w:right w:val="single" w:sz="8" w:space="0" w:color="auto"/>
            </w:tcBorders>
            <w:noWrap/>
            <w:vAlign w:val="bottom"/>
          </w:tcPr>
          <w:p w14:paraId="2D0FA4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0FA322D" w14:textId="77777777" w:rsidTr="0059524A">
        <w:trPr>
          <w:trHeight w:val="255"/>
        </w:trPr>
        <w:tc>
          <w:tcPr>
            <w:tcW w:w="0" w:type="auto"/>
            <w:vMerge/>
            <w:tcBorders>
              <w:top w:val="nil"/>
              <w:left w:val="single" w:sz="8" w:space="0" w:color="auto"/>
              <w:bottom w:val="single" w:sz="8" w:space="0" w:color="000000"/>
              <w:right w:val="nil"/>
            </w:tcBorders>
            <w:vAlign w:val="center"/>
          </w:tcPr>
          <w:p w14:paraId="3304AC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559EA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758678C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42D47EA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צנרת </w:t>
            </w:r>
            <w:proofErr w:type="spellStart"/>
            <w:r w:rsidRPr="00E56613">
              <w:rPr>
                <w:rFonts w:ascii="David" w:eastAsia="Times New Roman" w:hAnsi="David" w:cs="David"/>
                <w:sz w:val="20"/>
                <w:szCs w:val="20"/>
                <w:rtl/>
              </w:rPr>
              <w:t>מים+גז</w:t>
            </w:r>
            <w:proofErr w:type="spellEnd"/>
          </w:p>
        </w:tc>
        <w:tc>
          <w:tcPr>
            <w:tcW w:w="1600" w:type="dxa"/>
            <w:tcBorders>
              <w:top w:val="nil"/>
              <w:left w:val="nil"/>
              <w:bottom w:val="single" w:sz="4" w:space="0" w:color="auto"/>
              <w:right w:val="single" w:sz="8" w:space="0" w:color="auto"/>
            </w:tcBorders>
            <w:noWrap/>
            <w:vAlign w:val="bottom"/>
          </w:tcPr>
          <w:p w14:paraId="6D0B99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r>
      <w:tr w:rsidR="00E56613" w:rsidRPr="00E56613" w14:paraId="47AEBB18" w14:textId="77777777" w:rsidTr="0059524A">
        <w:trPr>
          <w:trHeight w:val="255"/>
        </w:trPr>
        <w:tc>
          <w:tcPr>
            <w:tcW w:w="0" w:type="auto"/>
            <w:vMerge/>
            <w:tcBorders>
              <w:top w:val="nil"/>
              <w:left w:val="single" w:sz="8" w:space="0" w:color="auto"/>
              <w:bottom w:val="single" w:sz="8" w:space="0" w:color="000000"/>
              <w:right w:val="nil"/>
            </w:tcBorders>
            <w:vAlign w:val="center"/>
          </w:tcPr>
          <w:p w14:paraId="4963CE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500677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4B8DD21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1AC0927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ביטון צנרת</w:t>
            </w:r>
          </w:p>
        </w:tc>
        <w:tc>
          <w:tcPr>
            <w:tcW w:w="1600" w:type="dxa"/>
            <w:tcBorders>
              <w:top w:val="nil"/>
              <w:left w:val="nil"/>
              <w:bottom w:val="single" w:sz="4" w:space="0" w:color="auto"/>
              <w:right w:val="single" w:sz="8" w:space="0" w:color="auto"/>
            </w:tcBorders>
            <w:noWrap/>
            <w:vAlign w:val="bottom"/>
          </w:tcPr>
          <w:p w14:paraId="68C0CE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4272A99" w14:textId="77777777" w:rsidTr="0059524A">
        <w:trPr>
          <w:trHeight w:val="270"/>
        </w:trPr>
        <w:tc>
          <w:tcPr>
            <w:tcW w:w="0" w:type="auto"/>
            <w:vMerge/>
            <w:tcBorders>
              <w:top w:val="nil"/>
              <w:left w:val="single" w:sz="8" w:space="0" w:color="auto"/>
              <w:bottom w:val="single" w:sz="8" w:space="0" w:color="000000"/>
              <w:right w:val="nil"/>
            </w:tcBorders>
            <w:vAlign w:val="center"/>
          </w:tcPr>
          <w:p w14:paraId="154C5B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D6A269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5C56DF9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0BCBBBC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nil"/>
              <w:bottom w:val="single" w:sz="8" w:space="0" w:color="auto"/>
              <w:right w:val="single" w:sz="8" w:space="0" w:color="auto"/>
            </w:tcBorders>
            <w:noWrap/>
            <w:vAlign w:val="bottom"/>
          </w:tcPr>
          <w:p w14:paraId="21EFB6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58A23EC3"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6D99F35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6</w:t>
            </w:r>
          </w:p>
        </w:tc>
        <w:tc>
          <w:tcPr>
            <w:tcW w:w="1180" w:type="dxa"/>
            <w:vMerge w:val="restart"/>
            <w:tcBorders>
              <w:top w:val="nil"/>
              <w:left w:val="single" w:sz="4" w:space="0" w:color="auto"/>
              <w:bottom w:val="single" w:sz="8" w:space="0" w:color="000000"/>
              <w:right w:val="single" w:sz="4" w:space="0" w:color="auto"/>
            </w:tcBorders>
            <w:noWrap/>
            <w:vAlign w:val="center"/>
          </w:tcPr>
          <w:p w14:paraId="46184C0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2D2AA90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איטום גגות ומרפסות</w:t>
            </w:r>
          </w:p>
        </w:tc>
      </w:tr>
      <w:tr w:rsidR="00E56613" w:rsidRPr="00E56613" w14:paraId="25581B17"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634EAF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CBF34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2E591D9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2BD145D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לפי דירות</w:t>
            </w:r>
          </w:p>
        </w:tc>
        <w:tc>
          <w:tcPr>
            <w:tcW w:w="1600" w:type="dxa"/>
            <w:tcBorders>
              <w:top w:val="nil"/>
              <w:left w:val="single" w:sz="4" w:space="0" w:color="auto"/>
              <w:bottom w:val="single" w:sz="4" w:space="0" w:color="auto"/>
              <w:right w:val="single" w:sz="8" w:space="0" w:color="auto"/>
            </w:tcBorders>
            <w:noWrap/>
            <w:vAlign w:val="bottom"/>
          </w:tcPr>
          <w:p w14:paraId="1671C3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36EAE6DA"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401401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A7BCBD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5A47DF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1249CD0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344ADC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BF156A5" w14:textId="77777777" w:rsidTr="0059524A">
        <w:trPr>
          <w:trHeight w:val="255"/>
        </w:trPr>
        <w:tc>
          <w:tcPr>
            <w:tcW w:w="960" w:type="dxa"/>
            <w:vMerge w:val="restart"/>
            <w:tcBorders>
              <w:top w:val="nil"/>
              <w:left w:val="single" w:sz="8" w:space="0" w:color="auto"/>
              <w:bottom w:val="nil"/>
              <w:right w:val="single" w:sz="4" w:space="0" w:color="auto"/>
            </w:tcBorders>
            <w:noWrap/>
            <w:vAlign w:val="center"/>
          </w:tcPr>
          <w:p w14:paraId="6CA71A6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1180" w:type="dxa"/>
            <w:vMerge w:val="restart"/>
            <w:tcBorders>
              <w:top w:val="nil"/>
              <w:left w:val="single" w:sz="4" w:space="0" w:color="auto"/>
              <w:bottom w:val="nil"/>
              <w:right w:val="single" w:sz="4" w:space="0" w:color="auto"/>
            </w:tcBorders>
            <w:noWrap/>
            <w:vAlign w:val="center"/>
          </w:tcPr>
          <w:p w14:paraId="61ABC5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15BBAD3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חיפוי מבואות וריצוף בקומות המגורים ובקומת הגג</w:t>
            </w:r>
          </w:p>
        </w:tc>
      </w:tr>
      <w:tr w:rsidR="00E56613" w:rsidRPr="00E56613" w14:paraId="42473EA9" w14:textId="77777777" w:rsidTr="0059524A">
        <w:trPr>
          <w:trHeight w:val="255"/>
        </w:trPr>
        <w:tc>
          <w:tcPr>
            <w:tcW w:w="0" w:type="auto"/>
            <w:vMerge/>
            <w:tcBorders>
              <w:top w:val="nil"/>
              <w:left w:val="single" w:sz="8" w:space="0" w:color="auto"/>
              <w:bottom w:val="nil"/>
              <w:right w:val="single" w:sz="4" w:space="0" w:color="auto"/>
            </w:tcBorders>
            <w:vAlign w:val="center"/>
          </w:tcPr>
          <w:p w14:paraId="5495EA3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1646CD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3539C3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0404B69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600" w:type="dxa"/>
            <w:tcBorders>
              <w:top w:val="nil"/>
              <w:left w:val="single" w:sz="4" w:space="0" w:color="auto"/>
              <w:bottom w:val="single" w:sz="4" w:space="0" w:color="auto"/>
              <w:right w:val="single" w:sz="8" w:space="0" w:color="auto"/>
            </w:tcBorders>
            <w:noWrap/>
            <w:vAlign w:val="bottom"/>
          </w:tcPr>
          <w:p w14:paraId="43DE4D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49CE8AC3" w14:textId="77777777" w:rsidTr="0059524A">
        <w:trPr>
          <w:trHeight w:val="255"/>
        </w:trPr>
        <w:tc>
          <w:tcPr>
            <w:tcW w:w="0" w:type="auto"/>
            <w:vMerge/>
            <w:tcBorders>
              <w:top w:val="nil"/>
              <w:left w:val="single" w:sz="8" w:space="0" w:color="auto"/>
              <w:bottom w:val="nil"/>
              <w:right w:val="single" w:sz="4" w:space="0" w:color="auto"/>
            </w:tcBorders>
            <w:vAlign w:val="center"/>
          </w:tcPr>
          <w:p w14:paraId="423BB7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07ED4FB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361915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7B52E65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חיפוי</w:t>
            </w:r>
          </w:p>
        </w:tc>
        <w:tc>
          <w:tcPr>
            <w:tcW w:w="1600" w:type="dxa"/>
            <w:tcBorders>
              <w:top w:val="nil"/>
              <w:left w:val="single" w:sz="4" w:space="0" w:color="auto"/>
              <w:bottom w:val="single" w:sz="4" w:space="0" w:color="auto"/>
              <w:right w:val="single" w:sz="8" w:space="0" w:color="auto"/>
            </w:tcBorders>
            <w:noWrap/>
            <w:vAlign w:val="bottom"/>
          </w:tcPr>
          <w:p w14:paraId="365A85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2506938C" w14:textId="77777777" w:rsidTr="0059524A">
        <w:trPr>
          <w:trHeight w:val="255"/>
        </w:trPr>
        <w:tc>
          <w:tcPr>
            <w:tcW w:w="0" w:type="auto"/>
            <w:vMerge/>
            <w:tcBorders>
              <w:top w:val="nil"/>
              <w:left w:val="single" w:sz="8" w:space="0" w:color="auto"/>
              <w:bottom w:val="nil"/>
              <w:right w:val="single" w:sz="4" w:space="0" w:color="auto"/>
            </w:tcBorders>
            <w:vAlign w:val="center"/>
          </w:tcPr>
          <w:p w14:paraId="13AE310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1C9AEF3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7ED81A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nil"/>
              <w:right w:val="single" w:sz="4" w:space="0" w:color="auto"/>
            </w:tcBorders>
            <w:noWrap/>
            <w:vAlign w:val="bottom"/>
          </w:tcPr>
          <w:p w14:paraId="438AD91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קונס גבס</w:t>
            </w:r>
          </w:p>
        </w:tc>
        <w:tc>
          <w:tcPr>
            <w:tcW w:w="1600" w:type="dxa"/>
            <w:tcBorders>
              <w:top w:val="nil"/>
              <w:left w:val="single" w:sz="4" w:space="0" w:color="auto"/>
              <w:bottom w:val="nil"/>
              <w:right w:val="single" w:sz="8" w:space="0" w:color="auto"/>
            </w:tcBorders>
            <w:noWrap/>
            <w:vAlign w:val="bottom"/>
          </w:tcPr>
          <w:p w14:paraId="40B619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5BE956E0" w14:textId="77777777" w:rsidTr="0059524A">
        <w:trPr>
          <w:trHeight w:val="255"/>
        </w:trPr>
        <w:tc>
          <w:tcPr>
            <w:tcW w:w="0" w:type="auto"/>
            <w:vMerge/>
            <w:tcBorders>
              <w:top w:val="nil"/>
              <w:left w:val="single" w:sz="8" w:space="0" w:color="auto"/>
              <w:bottom w:val="nil"/>
              <w:right w:val="single" w:sz="4" w:space="0" w:color="auto"/>
            </w:tcBorders>
            <w:vAlign w:val="center"/>
          </w:tcPr>
          <w:p w14:paraId="08572F9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13C868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0A63912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28C37D4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כסוי גבס</w:t>
            </w:r>
          </w:p>
        </w:tc>
        <w:tc>
          <w:tcPr>
            <w:tcW w:w="1600" w:type="dxa"/>
            <w:tcBorders>
              <w:top w:val="single" w:sz="4" w:space="0" w:color="auto"/>
              <w:left w:val="single" w:sz="4" w:space="0" w:color="auto"/>
              <w:bottom w:val="nil"/>
              <w:right w:val="single" w:sz="8" w:space="0" w:color="auto"/>
            </w:tcBorders>
            <w:noWrap/>
            <w:vAlign w:val="bottom"/>
          </w:tcPr>
          <w:p w14:paraId="6EA8C7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385001B7" w14:textId="77777777" w:rsidTr="0059524A">
        <w:trPr>
          <w:trHeight w:val="255"/>
        </w:trPr>
        <w:tc>
          <w:tcPr>
            <w:tcW w:w="0" w:type="auto"/>
            <w:vMerge/>
            <w:tcBorders>
              <w:top w:val="nil"/>
              <w:left w:val="single" w:sz="8" w:space="0" w:color="auto"/>
              <w:bottom w:val="nil"/>
              <w:right w:val="single" w:sz="4" w:space="0" w:color="auto"/>
            </w:tcBorders>
            <w:vAlign w:val="center"/>
          </w:tcPr>
          <w:p w14:paraId="21B6B3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7918E28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4AB7EC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0D025E2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600" w:type="dxa"/>
            <w:tcBorders>
              <w:top w:val="single" w:sz="4" w:space="0" w:color="auto"/>
              <w:left w:val="single" w:sz="4" w:space="0" w:color="auto"/>
              <w:bottom w:val="nil"/>
              <w:right w:val="single" w:sz="8" w:space="0" w:color="auto"/>
            </w:tcBorders>
            <w:noWrap/>
            <w:vAlign w:val="bottom"/>
          </w:tcPr>
          <w:p w14:paraId="2EE23D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6836059B" w14:textId="77777777" w:rsidTr="0059524A">
        <w:trPr>
          <w:trHeight w:val="270"/>
        </w:trPr>
        <w:tc>
          <w:tcPr>
            <w:tcW w:w="0" w:type="auto"/>
            <w:vMerge/>
            <w:tcBorders>
              <w:top w:val="nil"/>
              <w:left w:val="single" w:sz="8" w:space="0" w:color="auto"/>
              <w:bottom w:val="nil"/>
              <w:right w:val="single" w:sz="4" w:space="0" w:color="auto"/>
            </w:tcBorders>
            <w:vAlign w:val="center"/>
          </w:tcPr>
          <w:p w14:paraId="705EA47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79D7708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590486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1DB00F3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single" w:sz="4" w:space="0" w:color="auto"/>
              <w:left w:val="single" w:sz="4" w:space="0" w:color="auto"/>
              <w:bottom w:val="nil"/>
              <w:right w:val="single" w:sz="8" w:space="0" w:color="auto"/>
            </w:tcBorders>
            <w:noWrap/>
            <w:vAlign w:val="bottom"/>
          </w:tcPr>
          <w:p w14:paraId="06438A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15B0BCB" w14:textId="77777777" w:rsidTr="0059524A">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7B82052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11</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460C1D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noWrap/>
            <w:vAlign w:val="bottom"/>
          </w:tcPr>
          <w:p w14:paraId="59CB251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כלים לבנים</w:t>
            </w:r>
          </w:p>
        </w:tc>
      </w:tr>
      <w:tr w:rsidR="00E56613" w:rsidRPr="00E56613" w14:paraId="6907E44C"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7CE051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496EA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6CACA26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35E0245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proofErr w:type="spellStart"/>
            <w:r w:rsidRPr="00E56613">
              <w:rPr>
                <w:rFonts w:ascii="David" w:eastAsia="Times New Roman" w:hAnsi="David" w:cs="David"/>
                <w:sz w:val="20"/>
                <w:szCs w:val="20"/>
                <w:rtl/>
              </w:rPr>
              <w:t>דוודים</w:t>
            </w:r>
            <w:proofErr w:type="spellEnd"/>
          </w:p>
        </w:tc>
        <w:tc>
          <w:tcPr>
            <w:tcW w:w="1600" w:type="dxa"/>
            <w:tcBorders>
              <w:top w:val="nil"/>
              <w:left w:val="single" w:sz="4" w:space="0" w:color="auto"/>
              <w:bottom w:val="single" w:sz="4" w:space="0" w:color="auto"/>
              <w:right w:val="single" w:sz="8" w:space="0" w:color="auto"/>
            </w:tcBorders>
            <w:noWrap/>
            <w:vAlign w:val="bottom"/>
          </w:tcPr>
          <w:p w14:paraId="72DED1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5E85F3C"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6ECE37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783478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100947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4F1351A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אמבטיה</w:t>
            </w:r>
          </w:p>
        </w:tc>
        <w:tc>
          <w:tcPr>
            <w:tcW w:w="1600" w:type="dxa"/>
            <w:tcBorders>
              <w:top w:val="nil"/>
              <w:left w:val="single" w:sz="4" w:space="0" w:color="auto"/>
              <w:bottom w:val="single" w:sz="4" w:space="0" w:color="auto"/>
              <w:right w:val="single" w:sz="8" w:space="0" w:color="auto"/>
            </w:tcBorders>
            <w:noWrap/>
            <w:vAlign w:val="bottom"/>
          </w:tcPr>
          <w:p w14:paraId="3330E5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C7ADE19"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6E9A79E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37429A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113F8A5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4DAADD3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אסלות וכיורים</w:t>
            </w:r>
          </w:p>
        </w:tc>
        <w:tc>
          <w:tcPr>
            <w:tcW w:w="1600" w:type="dxa"/>
            <w:tcBorders>
              <w:top w:val="nil"/>
              <w:left w:val="single" w:sz="4" w:space="0" w:color="auto"/>
              <w:bottom w:val="single" w:sz="4" w:space="0" w:color="auto"/>
              <w:right w:val="single" w:sz="8" w:space="0" w:color="auto"/>
            </w:tcBorders>
            <w:noWrap/>
            <w:vAlign w:val="bottom"/>
          </w:tcPr>
          <w:p w14:paraId="2EF51D8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2AF557B0"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60A729F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0800D99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23A95E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33A61D7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ברזים וסוללות</w:t>
            </w:r>
          </w:p>
        </w:tc>
        <w:tc>
          <w:tcPr>
            <w:tcW w:w="1600" w:type="dxa"/>
            <w:tcBorders>
              <w:top w:val="nil"/>
              <w:left w:val="single" w:sz="4" w:space="0" w:color="auto"/>
              <w:bottom w:val="single" w:sz="4" w:space="0" w:color="auto"/>
              <w:right w:val="single" w:sz="8" w:space="0" w:color="auto"/>
            </w:tcBorders>
            <w:noWrap/>
            <w:vAlign w:val="bottom"/>
          </w:tcPr>
          <w:p w14:paraId="06C412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2324BEA1" w14:textId="77777777" w:rsidTr="0059524A">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2131C2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0CEE084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22C11F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65E088C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71ECC3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53B1D910"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7960" w:type="dxa"/>
        <w:tblInd w:w="93" w:type="dxa"/>
        <w:tblLook w:val="0000" w:firstRow="0" w:lastRow="0" w:firstColumn="0" w:lastColumn="0" w:noHBand="0" w:noVBand="0"/>
      </w:tblPr>
      <w:tblGrid>
        <w:gridCol w:w="960"/>
        <w:gridCol w:w="1180"/>
        <w:gridCol w:w="1509"/>
        <w:gridCol w:w="15"/>
        <w:gridCol w:w="3103"/>
        <w:gridCol w:w="44"/>
        <w:gridCol w:w="1149"/>
      </w:tblGrid>
      <w:tr w:rsidR="00E56613" w:rsidRPr="00E56613" w14:paraId="25A6DF63"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68E12BF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lastRenderedPageBreak/>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2160141F"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509" w:type="dxa"/>
            <w:tcBorders>
              <w:top w:val="single" w:sz="8" w:space="0" w:color="auto"/>
              <w:left w:val="single" w:sz="4" w:space="0" w:color="auto"/>
              <w:bottom w:val="single" w:sz="8" w:space="0" w:color="auto"/>
              <w:right w:val="single" w:sz="4" w:space="0" w:color="auto"/>
            </w:tcBorders>
            <w:vAlign w:val="bottom"/>
          </w:tcPr>
          <w:p w14:paraId="7DF0B2F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118" w:type="dxa"/>
            <w:gridSpan w:val="2"/>
            <w:tcBorders>
              <w:top w:val="single" w:sz="8" w:space="0" w:color="auto"/>
              <w:left w:val="single" w:sz="4" w:space="0" w:color="auto"/>
              <w:bottom w:val="single" w:sz="8" w:space="0" w:color="auto"/>
              <w:right w:val="single" w:sz="4" w:space="0" w:color="auto"/>
            </w:tcBorders>
            <w:noWrap/>
            <w:vAlign w:val="bottom"/>
          </w:tcPr>
          <w:p w14:paraId="160F89E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193" w:type="dxa"/>
            <w:gridSpan w:val="2"/>
            <w:tcBorders>
              <w:top w:val="single" w:sz="8" w:space="0" w:color="auto"/>
              <w:left w:val="single" w:sz="4" w:space="0" w:color="auto"/>
              <w:bottom w:val="single" w:sz="8" w:space="0" w:color="auto"/>
              <w:right w:val="single" w:sz="8" w:space="0" w:color="auto"/>
            </w:tcBorders>
            <w:noWrap/>
            <w:vAlign w:val="bottom"/>
          </w:tcPr>
          <w:p w14:paraId="6D2AFFDE"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76B9DD61" w14:textId="77777777" w:rsidTr="00E56613">
        <w:trPr>
          <w:trHeight w:val="255"/>
        </w:trPr>
        <w:tc>
          <w:tcPr>
            <w:tcW w:w="960" w:type="dxa"/>
            <w:vMerge w:val="restart"/>
            <w:tcBorders>
              <w:top w:val="single" w:sz="4" w:space="0" w:color="auto"/>
              <w:left w:val="single" w:sz="4" w:space="0" w:color="auto"/>
              <w:bottom w:val="single" w:sz="4" w:space="0" w:color="auto"/>
              <w:right w:val="single" w:sz="4" w:space="0" w:color="auto"/>
            </w:tcBorders>
            <w:noWrap/>
            <w:vAlign w:val="center"/>
          </w:tcPr>
          <w:p w14:paraId="0DD496A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12</w:t>
            </w:r>
          </w:p>
        </w:tc>
        <w:tc>
          <w:tcPr>
            <w:tcW w:w="1180" w:type="dxa"/>
            <w:vMerge w:val="restart"/>
            <w:tcBorders>
              <w:top w:val="single" w:sz="4" w:space="0" w:color="auto"/>
              <w:left w:val="single" w:sz="4" w:space="0" w:color="auto"/>
              <w:bottom w:val="single" w:sz="4" w:space="0" w:color="auto"/>
              <w:right w:val="single" w:sz="4" w:space="0" w:color="auto"/>
            </w:tcBorders>
            <w:noWrap/>
            <w:vAlign w:val="center"/>
          </w:tcPr>
          <w:p w14:paraId="2FA38B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4" w:space="0" w:color="auto"/>
            </w:tcBorders>
            <w:vAlign w:val="bottom"/>
          </w:tcPr>
          <w:p w14:paraId="301D7FB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אביזרי חשמל</w:t>
            </w:r>
          </w:p>
        </w:tc>
      </w:tr>
      <w:tr w:rsidR="00E56613" w:rsidRPr="00E56613" w14:paraId="3C4A77E1"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536ED82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E6680F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1D6E84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33D0D91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אביזרי קצה - מאור </w:t>
            </w:r>
          </w:p>
        </w:tc>
        <w:tc>
          <w:tcPr>
            <w:tcW w:w="1149" w:type="dxa"/>
            <w:tcBorders>
              <w:top w:val="nil"/>
              <w:left w:val="single" w:sz="4" w:space="0" w:color="auto"/>
              <w:bottom w:val="single" w:sz="4" w:space="0" w:color="auto"/>
              <w:right w:val="single" w:sz="4" w:space="0" w:color="auto"/>
            </w:tcBorders>
            <w:noWrap/>
            <w:vAlign w:val="bottom"/>
          </w:tcPr>
          <w:p w14:paraId="6E25D4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232FBA9A"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0FE5B4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A3745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357FC4F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01B3181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-מפסקים</w:t>
            </w:r>
          </w:p>
        </w:tc>
        <w:tc>
          <w:tcPr>
            <w:tcW w:w="1149" w:type="dxa"/>
            <w:tcBorders>
              <w:top w:val="nil"/>
              <w:left w:val="single" w:sz="4" w:space="0" w:color="auto"/>
              <w:bottom w:val="single" w:sz="4" w:space="0" w:color="auto"/>
              <w:right w:val="single" w:sz="4" w:space="0" w:color="auto"/>
            </w:tcBorders>
            <w:noWrap/>
            <w:vAlign w:val="bottom"/>
          </w:tcPr>
          <w:p w14:paraId="4EAECE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11627CA5"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791677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DE9626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D721F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0E220B7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מבנה לוח</w:t>
            </w:r>
          </w:p>
        </w:tc>
        <w:tc>
          <w:tcPr>
            <w:tcW w:w="1149" w:type="dxa"/>
            <w:tcBorders>
              <w:top w:val="nil"/>
              <w:left w:val="single" w:sz="4" w:space="0" w:color="auto"/>
              <w:bottom w:val="single" w:sz="4" w:space="0" w:color="auto"/>
              <w:right w:val="single" w:sz="4" w:space="0" w:color="auto"/>
            </w:tcBorders>
            <w:noWrap/>
            <w:vAlign w:val="bottom"/>
          </w:tcPr>
          <w:p w14:paraId="4B1F78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0AED607"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0A5491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95D86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3EBA7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4290C3C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מפסקים ופחתים + כיתוב</w:t>
            </w:r>
          </w:p>
        </w:tc>
        <w:tc>
          <w:tcPr>
            <w:tcW w:w="1149" w:type="dxa"/>
            <w:tcBorders>
              <w:top w:val="nil"/>
              <w:left w:val="single" w:sz="4" w:space="0" w:color="auto"/>
              <w:bottom w:val="single" w:sz="4" w:space="0" w:color="auto"/>
              <w:right w:val="single" w:sz="4" w:space="0" w:color="auto"/>
            </w:tcBorders>
            <w:noWrap/>
            <w:vAlign w:val="bottom"/>
          </w:tcPr>
          <w:p w14:paraId="46B389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39%</w:t>
            </w:r>
          </w:p>
        </w:tc>
      </w:tr>
      <w:tr w:rsidR="00E56613" w:rsidRPr="00E56613" w14:paraId="0BE99658"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7E55C5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B7DFCA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B524D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4F793E2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אינטרקום דירתי</w:t>
            </w:r>
          </w:p>
        </w:tc>
        <w:tc>
          <w:tcPr>
            <w:tcW w:w="1149" w:type="dxa"/>
            <w:tcBorders>
              <w:top w:val="nil"/>
              <w:left w:val="single" w:sz="4" w:space="0" w:color="auto"/>
              <w:bottom w:val="single" w:sz="4" w:space="0" w:color="auto"/>
              <w:right w:val="single" w:sz="4" w:space="0" w:color="auto"/>
            </w:tcBorders>
            <w:noWrap/>
            <w:vAlign w:val="bottom"/>
          </w:tcPr>
          <w:p w14:paraId="79534E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740F4C04"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1B396AB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4C094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6AFC83D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745A0BF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4" w:space="0" w:color="auto"/>
              <w:right w:val="single" w:sz="4" w:space="0" w:color="auto"/>
            </w:tcBorders>
            <w:noWrap/>
            <w:vAlign w:val="bottom"/>
          </w:tcPr>
          <w:p w14:paraId="3D8A0C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74094F70" w14:textId="77777777" w:rsidTr="00E56613">
        <w:trPr>
          <w:trHeight w:val="255"/>
        </w:trPr>
        <w:tc>
          <w:tcPr>
            <w:tcW w:w="960" w:type="dxa"/>
            <w:vMerge w:val="restart"/>
            <w:tcBorders>
              <w:top w:val="single" w:sz="4" w:space="0" w:color="auto"/>
              <w:left w:val="single" w:sz="8" w:space="0" w:color="auto"/>
              <w:bottom w:val="single" w:sz="8" w:space="0" w:color="000000"/>
              <w:right w:val="single" w:sz="4" w:space="0" w:color="auto"/>
            </w:tcBorders>
            <w:noWrap/>
            <w:vAlign w:val="center"/>
          </w:tcPr>
          <w:p w14:paraId="09E41F6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13</w:t>
            </w:r>
          </w:p>
        </w:tc>
        <w:tc>
          <w:tcPr>
            <w:tcW w:w="1180" w:type="dxa"/>
            <w:vMerge w:val="restart"/>
            <w:tcBorders>
              <w:top w:val="single" w:sz="4" w:space="0" w:color="auto"/>
              <w:left w:val="single" w:sz="4" w:space="0" w:color="auto"/>
              <w:bottom w:val="single" w:sz="8" w:space="0" w:color="000000"/>
              <w:right w:val="single" w:sz="4" w:space="0" w:color="auto"/>
            </w:tcBorders>
            <w:noWrap/>
            <w:vAlign w:val="center"/>
          </w:tcPr>
          <w:p w14:paraId="0F9586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764C9BF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הרכבת נגרות ומסגרות בדירות </w:t>
            </w:r>
          </w:p>
        </w:tc>
      </w:tr>
      <w:tr w:rsidR="00E56613" w:rsidRPr="00E56613" w14:paraId="5C610B62"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43978B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BD9F1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02FFA7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24C4086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כניסה</w:t>
            </w:r>
          </w:p>
        </w:tc>
        <w:tc>
          <w:tcPr>
            <w:tcW w:w="1149" w:type="dxa"/>
            <w:tcBorders>
              <w:top w:val="nil"/>
              <w:left w:val="single" w:sz="4" w:space="0" w:color="auto"/>
              <w:bottom w:val="single" w:sz="4" w:space="0" w:color="auto"/>
              <w:right w:val="single" w:sz="8" w:space="0" w:color="auto"/>
            </w:tcBorders>
            <w:noWrap/>
            <w:vAlign w:val="bottom"/>
          </w:tcPr>
          <w:p w14:paraId="0F842A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57C7C24B"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1FE96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ED610E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2554367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2ABAD33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כניסה</w:t>
            </w:r>
          </w:p>
        </w:tc>
        <w:tc>
          <w:tcPr>
            <w:tcW w:w="1149" w:type="dxa"/>
            <w:tcBorders>
              <w:top w:val="nil"/>
              <w:left w:val="single" w:sz="4" w:space="0" w:color="auto"/>
              <w:bottom w:val="single" w:sz="4" w:space="0" w:color="auto"/>
              <w:right w:val="single" w:sz="8" w:space="0" w:color="auto"/>
            </w:tcBorders>
            <w:noWrap/>
            <w:vAlign w:val="bottom"/>
          </w:tcPr>
          <w:p w14:paraId="5C44D5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511016BA"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57597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B515E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6BB259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3414C37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חלון ומשקוף ממ"ד</w:t>
            </w:r>
          </w:p>
        </w:tc>
        <w:tc>
          <w:tcPr>
            <w:tcW w:w="1149" w:type="dxa"/>
            <w:tcBorders>
              <w:top w:val="nil"/>
              <w:left w:val="single" w:sz="4" w:space="0" w:color="auto"/>
              <w:bottom w:val="single" w:sz="4" w:space="0" w:color="auto"/>
              <w:right w:val="single" w:sz="8" w:space="0" w:color="auto"/>
            </w:tcBorders>
            <w:noWrap/>
            <w:vAlign w:val="bottom"/>
          </w:tcPr>
          <w:p w14:paraId="1B9C2A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2B93AC16"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7144CB5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739A66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79B21A3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40A52EA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ממ"ד</w:t>
            </w:r>
          </w:p>
        </w:tc>
        <w:tc>
          <w:tcPr>
            <w:tcW w:w="1149" w:type="dxa"/>
            <w:tcBorders>
              <w:top w:val="nil"/>
              <w:left w:val="single" w:sz="4" w:space="0" w:color="auto"/>
              <w:bottom w:val="single" w:sz="4" w:space="0" w:color="auto"/>
              <w:right w:val="single" w:sz="8" w:space="0" w:color="auto"/>
            </w:tcBorders>
            <w:noWrap/>
            <w:vAlign w:val="bottom"/>
          </w:tcPr>
          <w:p w14:paraId="1BFBF2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6B3721A3"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B3DA4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6E3752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3F1195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20B2B47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 עץ</w:t>
            </w:r>
          </w:p>
        </w:tc>
        <w:tc>
          <w:tcPr>
            <w:tcW w:w="1149" w:type="dxa"/>
            <w:tcBorders>
              <w:top w:val="nil"/>
              <w:left w:val="single" w:sz="4" w:space="0" w:color="auto"/>
              <w:bottom w:val="single" w:sz="4" w:space="0" w:color="auto"/>
              <w:right w:val="single" w:sz="8" w:space="0" w:color="auto"/>
            </w:tcBorders>
            <w:noWrap/>
            <w:vAlign w:val="bottom"/>
          </w:tcPr>
          <w:p w14:paraId="02C218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082B6E59"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D126BE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06C2F0F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7FA2D7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nil"/>
              <w:right w:val="single" w:sz="4" w:space="0" w:color="auto"/>
            </w:tcBorders>
            <w:noWrap/>
            <w:vAlign w:val="bottom"/>
          </w:tcPr>
          <w:p w14:paraId="2545282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דלתות עץ</w:t>
            </w:r>
          </w:p>
        </w:tc>
        <w:tc>
          <w:tcPr>
            <w:tcW w:w="1149" w:type="dxa"/>
            <w:tcBorders>
              <w:top w:val="nil"/>
              <w:left w:val="single" w:sz="4" w:space="0" w:color="auto"/>
              <w:bottom w:val="nil"/>
              <w:right w:val="single" w:sz="8" w:space="0" w:color="auto"/>
            </w:tcBorders>
            <w:noWrap/>
            <w:vAlign w:val="bottom"/>
          </w:tcPr>
          <w:p w14:paraId="69233E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39BC3A0C"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53505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E322F4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single" w:sz="4" w:space="0" w:color="auto"/>
              <w:bottom w:val="single" w:sz="4" w:space="0" w:color="auto"/>
              <w:right w:val="single" w:sz="4" w:space="0" w:color="auto"/>
            </w:tcBorders>
            <w:vAlign w:val="bottom"/>
          </w:tcPr>
          <w:p w14:paraId="464C246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4" w:space="0" w:color="auto"/>
              <w:right w:val="single" w:sz="4" w:space="0" w:color="auto"/>
            </w:tcBorders>
            <w:noWrap/>
            <w:vAlign w:val="bottom"/>
          </w:tcPr>
          <w:p w14:paraId="721EA34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single" w:sz="4" w:space="0" w:color="auto"/>
              <w:left w:val="single" w:sz="4" w:space="0" w:color="auto"/>
              <w:bottom w:val="single" w:sz="4" w:space="0" w:color="auto"/>
              <w:right w:val="single" w:sz="8" w:space="0" w:color="auto"/>
            </w:tcBorders>
            <w:noWrap/>
            <w:vAlign w:val="bottom"/>
          </w:tcPr>
          <w:p w14:paraId="1C6A6B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67.50%</w:t>
            </w:r>
          </w:p>
        </w:tc>
      </w:tr>
      <w:tr w:rsidR="00E56613" w:rsidRPr="00E56613" w14:paraId="240F7B1B"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50BA0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A05D7F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3D3B393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ציבורי</w:t>
            </w:r>
          </w:p>
        </w:tc>
      </w:tr>
      <w:tr w:rsidR="00E56613" w:rsidRPr="00E56613" w14:paraId="1DAF4356"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0F2792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11E85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3AF2035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7176E3F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אש</w:t>
            </w:r>
          </w:p>
        </w:tc>
        <w:tc>
          <w:tcPr>
            <w:tcW w:w="1149" w:type="dxa"/>
            <w:tcBorders>
              <w:top w:val="nil"/>
              <w:left w:val="single" w:sz="4" w:space="0" w:color="auto"/>
              <w:bottom w:val="single" w:sz="4" w:space="0" w:color="auto"/>
              <w:right w:val="single" w:sz="8" w:space="0" w:color="auto"/>
            </w:tcBorders>
            <w:noWrap/>
            <w:vAlign w:val="bottom"/>
          </w:tcPr>
          <w:p w14:paraId="79145F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2CC957E1"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7B6F2D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08DF4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0F22A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3564EE0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אש</w:t>
            </w:r>
          </w:p>
        </w:tc>
        <w:tc>
          <w:tcPr>
            <w:tcW w:w="1149" w:type="dxa"/>
            <w:tcBorders>
              <w:top w:val="nil"/>
              <w:left w:val="single" w:sz="4" w:space="0" w:color="auto"/>
              <w:bottom w:val="single" w:sz="4" w:space="0" w:color="auto"/>
              <w:right w:val="single" w:sz="8" w:space="0" w:color="auto"/>
            </w:tcBorders>
            <w:noWrap/>
            <w:vAlign w:val="bottom"/>
          </w:tcPr>
          <w:p w14:paraId="7C0D7E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4742194C"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433D19F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A1B1B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CFB3C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6D41083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פח</w:t>
            </w:r>
          </w:p>
        </w:tc>
        <w:tc>
          <w:tcPr>
            <w:tcW w:w="1149" w:type="dxa"/>
            <w:tcBorders>
              <w:top w:val="nil"/>
              <w:left w:val="single" w:sz="4" w:space="0" w:color="auto"/>
              <w:bottom w:val="single" w:sz="4" w:space="0" w:color="auto"/>
              <w:right w:val="single" w:sz="8" w:space="0" w:color="auto"/>
            </w:tcBorders>
            <w:noWrap/>
            <w:vAlign w:val="bottom"/>
          </w:tcPr>
          <w:p w14:paraId="72E49C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20DCA703"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4DD15C5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3D046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828C9B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6FD00AA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מעקות ח"מ</w:t>
            </w:r>
          </w:p>
        </w:tc>
        <w:tc>
          <w:tcPr>
            <w:tcW w:w="1149" w:type="dxa"/>
            <w:tcBorders>
              <w:top w:val="nil"/>
              <w:left w:val="single" w:sz="4" w:space="0" w:color="auto"/>
              <w:bottom w:val="single" w:sz="4" w:space="0" w:color="auto"/>
              <w:right w:val="single" w:sz="8" w:space="0" w:color="auto"/>
            </w:tcBorders>
            <w:noWrap/>
            <w:vAlign w:val="bottom"/>
          </w:tcPr>
          <w:p w14:paraId="1B36D0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5347CA98"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4BFFEA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33C36F0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6B8866F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6AE30DB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nil"/>
              <w:left w:val="single" w:sz="4" w:space="0" w:color="auto"/>
              <w:bottom w:val="single" w:sz="4" w:space="0" w:color="auto"/>
              <w:right w:val="single" w:sz="8" w:space="0" w:color="auto"/>
            </w:tcBorders>
            <w:noWrap/>
            <w:vAlign w:val="bottom"/>
          </w:tcPr>
          <w:p w14:paraId="2392D6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32.50%</w:t>
            </w:r>
          </w:p>
        </w:tc>
      </w:tr>
      <w:tr w:rsidR="00E56613" w:rsidRPr="00E56613" w14:paraId="47A69661" w14:textId="77777777" w:rsidTr="00E56613">
        <w:trPr>
          <w:trHeight w:val="270"/>
        </w:trPr>
        <w:tc>
          <w:tcPr>
            <w:tcW w:w="0" w:type="auto"/>
            <w:vMerge/>
            <w:tcBorders>
              <w:top w:val="single" w:sz="4" w:space="0" w:color="auto"/>
              <w:left w:val="single" w:sz="8" w:space="0" w:color="auto"/>
              <w:bottom w:val="single" w:sz="8" w:space="0" w:color="000000"/>
              <w:right w:val="single" w:sz="4" w:space="0" w:color="auto"/>
            </w:tcBorders>
            <w:vAlign w:val="center"/>
          </w:tcPr>
          <w:p w14:paraId="04340B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BB0B93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4671" w:type="dxa"/>
            <w:gridSpan w:val="4"/>
            <w:tcBorders>
              <w:top w:val="single" w:sz="4" w:space="0" w:color="auto"/>
              <w:left w:val="single" w:sz="4" w:space="0" w:color="auto"/>
              <w:bottom w:val="single" w:sz="8" w:space="0" w:color="auto"/>
              <w:right w:val="nil"/>
            </w:tcBorders>
            <w:noWrap/>
            <w:vAlign w:val="bottom"/>
          </w:tcPr>
          <w:p w14:paraId="25BF981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xml:space="preserve">סה"כ גמר הרכבת נגרות ומסגרות </w:t>
            </w:r>
            <w:proofErr w:type="spellStart"/>
            <w:r w:rsidRPr="00E56613">
              <w:rPr>
                <w:rFonts w:ascii="David" w:eastAsia="Times New Roman" w:hAnsi="David" w:cs="David"/>
                <w:b/>
                <w:bCs/>
                <w:sz w:val="20"/>
                <w:szCs w:val="20"/>
                <w:rtl/>
              </w:rPr>
              <w:t>בדירות+ציבורי</w:t>
            </w:r>
            <w:proofErr w:type="spellEnd"/>
          </w:p>
        </w:tc>
        <w:tc>
          <w:tcPr>
            <w:tcW w:w="1149" w:type="dxa"/>
            <w:tcBorders>
              <w:top w:val="nil"/>
              <w:left w:val="single" w:sz="4" w:space="0" w:color="auto"/>
              <w:bottom w:val="single" w:sz="8" w:space="0" w:color="auto"/>
              <w:right w:val="single" w:sz="8" w:space="0" w:color="auto"/>
            </w:tcBorders>
            <w:noWrap/>
            <w:vAlign w:val="bottom"/>
          </w:tcPr>
          <w:p w14:paraId="423A0A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4847939C"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5CE3DC2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14</w:t>
            </w:r>
          </w:p>
        </w:tc>
        <w:tc>
          <w:tcPr>
            <w:tcW w:w="1180" w:type="dxa"/>
            <w:vMerge w:val="restart"/>
            <w:tcBorders>
              <w:top w:val="nil"/>
              <w:left w:val="single" w:sz="4" w:space="0" w:color="auto"/>
              <w:bottom w:val="single" w:sz="8" w:space="0" w:color="000000"/>
              <w:right w:val="single" w:sz="4" w:space="0" w:color="auto"/>
            </w:tcBorders>
            <w:noWrap/>
            <w:vAlign w:val="center"/>
          </w:tcPr>
          <w:p w14:paraId="2C80D6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nil"/>
              <w:left w:val="nil"/>
              <w:bottom w:val="single" w:sz="4" w:space="0" w:color="auto"/>
              <w:right w:val="single" w:sz="8" w:space="0" w:color="000000"/>
            </w:tcBorders>
            <w:vAlign w:val="bottom"/>
          </w:tcPr>
          <w:p w14:paraId="65B0BCC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אלומיניום בדירות</w:t>
            </w:r>
          </w:p>
        </w:tc>
      </w:tr>
      <w:tr w:rsidR="00E56613" w:rsidRPr="00E56613" w14:paraId="0738641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CF695A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AD8C4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8FEB902"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2F0C3B1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משקופים עיוורים</w:t>
            </w:r>
          </w:p>
        </w:tc>
        <w:tc>
          <w:tcPr>
            <w:tcW w:w="1149" w:type="dxa"/>
            <w:tcBorders>
              <w:top w:val="nil"/>
              <w:left w:val="single" w:sz="4" w:space="0" w:color="auto"/>
              <w:bottom w:val="single" w:sz="4" w:space="0" w:color="auto"/>
              <w:right w:val="single" w:sz="8" w:space="0" w:color="auto"/>
            </w:tcBorders>
            <w:noWrap/>
            <w:vAlign w:val="bottom"/>
          </w:tcPr>
          <w:p w14:paraId="0344F3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3D2B9A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963A5A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ED637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1B142814"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6F5251B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התקנת פנים דירה</w:t>
            </w:r>
          </w:p>
        </w:tc>
        <w:tc>
          <w:tcPr>
            <w:tcW w:w="1149" w:type="dxa"/>
            <w:tcBorders>
              <w:top w:val="nil"/>
              <w:left w:val="single" w:sz="4" w:space="0" w:color="auto"/>
              <w:bottom w:val="single" w:sz="4" w:space="0" w:color="auto"/>
              <w:right w:val="single" w:sz="8" w:space="0" w:color="auto"/>
            </w:tcBorders>
            <w:noWrap/>
            <w:vAlign w:val="bottom"/>
          </w:tcPr>
          <w:p w14:paraId="441565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243B270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629274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3D42F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E25720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2D94773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proofErr w:type="spellStart"/>
            <w:r w:rsidRPr="00E56613">
              <w:rPr>
                <w:rFonts w:ascii="David" w:eastAsia="Times New Roman" w:hAnsi="David" w:cs="David"/>
                <w:sz w:val="20"/>
                <w:szCs w:val="20"/>
                <w:rtl/>
              </w:rPr>
              <w:t>וטרינה</w:t>
            </w:r>
            <w:proofErr w:type="spellEnd"/>
          </w:p>
        </w:tc>
        <w:tc>
          <w:tcPr>
            <w:tcW w:w="1149" w:type="dxa"/>
            <w:tcBorders>
              <w:top w:val="nil"/>
              <w:left w:val="single" w:sz="4" w:space="0" w:color="auto"/>
              <w:bottom w:val="single" w:sz="4" w:space="0" w:color="auto"/>
              <w:right w:val="single" w:sz="8" w:space="0" w:color="auto"/>
            </w:tcBorders>
            <w:noWrap/>
            <w:vAlign w:val="bottom"/>
          </w:tcPr>
          <w:p w14:paraId="33AD8E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233EAA4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C56107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CC176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4DA90A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4FEB94B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מעקה</w:t>
            </w:r>
          </w:p>
        </w:tc>
        <w:tc>
          <w:tcPr>
            <w:tcW w:w="1149" w:type="dxa"/>
            <w:tcBorders>
              <w:top w:val="nil"/>
              <w:left w:val="single" w:sz="4" w:space="0" w:color="auto"/>
              <w:bottom w:val="single" w:sz="4" w:space="0" w:color="auto"/>
              <w:right w:val="single" w:sz="8" w:space="0" w:color="auto"/>
            </w:tcBorders>
            <w:noWrap/>
            <w:vAlign w:val="bottom"/>
          </w:tcPr>
          <w:p w14:paraId="1BB5A9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3B46C07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61668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4B72E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5286FAD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1F52E3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149" w:type="dxa"/>
            <w:tcBorders>
              <w:top w:val="nil"/>
              <w:left w:val="single" w:sz="4" w:space="0" w:color="auto"/>
              <w:bottom w:val="nil"/>
              <w:right w:val="single" w:sz="8" w:space="0" w:color="auto"/>
            </w:tcBorders>
            <w:noWrap/>
            <w:vAlign w:val="bottom"/>
          </w:tcPr>
          <w:p w14:paraId="49FAF2F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53EC734"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453A3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7BEC2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2C3439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6A903A5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3A1B52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0AFA0729"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146CFD5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16</w:t>
            </w:r>
          </w:p>
        </w:tc>
        <w:tc>
          <w:tcPr>
            <w:tcW w:w="1180" w:type="dxa"/>
            <w:vMerge w:val="restart"/>
            <w:tcBorders>
              <w:top w:val="nil"/>
              <w:left w:val="single" w:sz="4" w:space="0" w:color="auto"/>
              <w:bottom w:val="single" w:sz="8" w:space="0" w:color="000000"/>
              <w:right w:val="single" w:sz="4" w:space="0" w:color="auto"/>
            </w:tcBorders>
            <w:noWrap/>
            <w:vAlign w:val="center"/>
          </w:tcPr>
          <w:p w14:paraId="3440D31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35EE1DC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מעליות </w:t>
            </w:r>
          </w:p>
        </w:tc>
      </w:tr>
      <w:tr w:rsidR="00E56613" w:rsidRPr="00E56613" w14:paraId="1032C98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4F1608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B10CA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3E25FD9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א</w:t>
            </w:r>
          </w:p>
        </w:tc>
        <w:tc>
          <w:tcPr>
            <w:tcW w:w="3147" w:type="dxa"/>
            <w:gridSpan w:val="2"/>
            <w:tcBorders>
              <w:top w:val="nil"/>
              <w:left w:val="single" w:sz="4" w:space="0" w:color="auto"/>
              <w:bottom w:val="single" w:sz="4" w:space="0" w:color="auto"/>
              <w:right w:val="single" w:sz="4" w:space="0" w:color="auto"/>
            </w:tcBorders>
            <w:noWrap/>
            <w:vAlign w:val="bottom"/>
          </w:tcPr>
          <w:p w14:paraId="527F7CC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מסילות ומשקופים</w:t>
            </w:r>
          </w:p>
        </w:tc>
        <w:tc>
          <w:tcPr>
            <w:tcW w:w="1149" w:type="dxa"/>
            <w:tcBorders>
              <w:top w:val="nil"/>
              <w:left w:val="single" w:sz="4" w:space="0" w:color="auto"/>
              <w:bottom w:val="single" w:sz="4" w:space="0" w:color="auto"/>
              <w:right w:val="single" w:sz="8" w:space="0" w:color="auto"/>
            </w:tcBorders>
            <w:noWrap/>
            <w:vAlign w:val="bottom"/>
          </w:tcPr>
          <w:p w14:paraId="7FE1B0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35%</w:t>
            </w:r>
          </w:p>
        </w:tc>
      </w:tr>
      <w:tr w:rsidR="00E56613" w:rsidRPr="00E56613" w14:paraId="11F924E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76966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193FA1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4EF4ED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ב</w:t>
            </w:r>
          </w:p>
        </w:tc>
        <w:tc>
          <w:tcPr>
            <w:tcW w:w="3147" w:type="dxa"/>
            <w:gridSpan w:val="2"/>
            <w:tcBorders>
              <w:top w:val="nil"/>
              <w:left w:val="single" w:sz="4" w:space="0" w:color="auto"/>
              <w:bottom w:val="nil"/>
              <w:right w:val="single" w:sz="4" w:space="0" w:color="auto"/>
            </w:tcBorders>
            <w:noWrap/>
            <w:vAlign w:val="bottom"/>
          </w:tcPr>
          <w:p w14:paraId="7BB0E81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אספקת תא ומנועים</w:t>
            </w:r>
          </w:p>
        </w:tc>
        <w:tc>
          <w:tcPr>
            <w:tcW w:w="1149" w:type="dxa"/>
            <w:tcBorders>
              <w:top w:val="nil"/>
              <w:left w:val="single" w:sz="4" w:space="0" w:color="auto"/>
              <w:bottom w:val="nil"/>
              <w:right w:val="single" w:sz="8" w:space="0" w:color="auto"/>
            </w:tcBorders>
            <w:noWrap/>
            <w:vAlign w:val="bottom"/>
          </w:tcPr>
          <w:p w14:paraId="4CC3E3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55%</w:t>
            </w:r>
          </w:p>
        </w:tc>
      </w:tr>
      <w:tr w:rsidR="00E56613" w:rsidRPr="00E56613" w14:paraId="40CBC63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E0A0E0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2CA224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nil"/>
              <w:right w:val="single" w:sz="4" w:space="0" w:color="auto"/>
            </w:tcBorders>
            <w:vAlign w:val="bottom"/>
          </w:tcPr>
          <w:p w14:paraId="1F90D20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ג</w:t>
            </w:r>
          </w:p>
        </w:tc>
        <w:tc>
          <w:tcPr>
            <w:tcW w:w="3147" w:type="dxa"/>
            <w:gridSpan w:val="2"/>
            <w:tcBorders>
              <w:top w:val="single" w:sz="4" w:space="0" w:color="auto"/>
              <w:left w:val="single" w:sz="4" w:space="0" w:color="auto"/>
              <w:bottom w:val="nil"/>
              <w:right w:val="single" w:sz="4" w:space="0" w:color="auto"/>
            </w:tcBorders>
            <w:noWrap/>
            <w:vAlign w:val="bottom"/>
          </w:tcPr>
          <w:p w14:paraId="11D7570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למכון התקנים</w:t>
            </w:r>
          </w:p>
        </w:tc>
        <w:tc>
          <w:tcPr>
            <w:tcW w:w="1149" w:type="dxa"/>
            <w:tcBorders>
              <w:top w:val="single" w:sz="4" w:space="0" w:color="auto"/>
              <w:left w:val="single" w:sz="4" w:space="0" w:color="auto"/>
              <w:bottom w:val="nil"/>
              <w:right w:val="single" w:sz="8" w:space="0" w:color="auto"/>
            </w:tcBorders>
            <w:noWrap/>
            <w:vAlign w:val="bottom"/>
          </w:tcPr>
          <w:p w14:paraId="0D318B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4549CE96"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647F973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DD959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single" w:sz="8" w:space="0" w:color="auto"/>
              <w:right w:val="single" w:sz="4" w:space="0" w:color="auto"/>
            </w:tcBorders>
            <w:vAlign w:val="bottom"/>
          </w:tcPr>
          <w:p w14:paraId="6658A2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8" w:space="0" w:color="auto"/>
              <w:right w:val="single" w:sz="4" w:space="0" w:color="auto"/>
            </w:tcBorders>
            <w:noWrap/>
            <w:vAlign w:val="bottom"/>
          </w:tcPr>
          <w:p w14:paraId="7150FD6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4B16D0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AF5C5E0"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B8735A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17</w:t>
            </w:r>
          </w:p>
        </w:tc>
        <w:tc>
          <w:tcPr>
            <w:tcW w:w="1180" w:type="dxa"/>
            <w:vMerge w:val="restart"/>
            <w:tcBorders>
              <w:top w:val="nil"/>
              <w:left w:val="single" w:sz="4" w:space="0" w:color="auto"/>
              <w:bottom w:val="single" w:sz="8" w:space="0" w:color="000000"/>
              <w:right w:val="single" w:sz="4" w:space="0" w:color="auto"/>
            </w:tcBorders>
            <w:noWrap/>
            <w:vAlign w:val="center"/>
          </w:tcPr>
          <w:p w14:paraId="4D21DD0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2729001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צבע כולל צבע חוץ</w:t>
            </w:r>
          </w:p>
        </w:tc>
      </w:tr>
      <w:tr w:rsidR="00E56613" w:rsidRPr="00E56613" w14:paraId="35DB12E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1B519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BAC08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1D751B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5C65946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 קירות</w:t>
            </w:r>
          </w:p>
        </w:tc>
        <w:tc>
          <w:tcPr>
            <w:tcW w:w="1149" w:type="dxa"/>
            <w:tcBorders>
              <w:top w:val="nil"/>
              <w:left w:val="single" w:sz="4" w:space="0" w:color="auto"/>
              <w:bottom w:val="single" w:sz="4" w:space="0" w:color="auto"/>
              <w:right w:val="single" w:sz="8" w:space="0" w:color="auto"/>
            </w:tcBorders>
            <w:noWrap/>
            <w:vAlign w:val="bottom"/>
          </w:tcPr>
          <w:p w14:paraId="3FFBB1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56A1B6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07133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1DD6AC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65577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37C91BD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-תקרות</w:t>
            </w:r>
          </w:p>
        </w:tc>
        <w:tc>
          <w:tcPr>
            <w:tcW w:w="1149" w:type="dxa"/>
            <w:tcBorders>
              <w:top w:val="nil"/>
              <w:left w:val="nil"/>
              <w:bottom w:val="nil"/>
              <w:right w:val="single" w:sz="8" w:space="0" w:color="auto"/>
            </w:tcBorders>
            <w:noWrap/>
            <w:vAlign w:val="bottom"/>
          </w:tcPr>
          <w:p w14:paraId="393DDD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A39BD8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2AA37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72B973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E5476A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69592A6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תקרות</w:t>
            </w:r>
          </w:p>
        </w:tc>
        <w:tc>
          <w:tcPr>
            <w:tcW w:w="1149" w:type="dxa"/>
            <w:tcBorders>
              <w:top w:val="single" w:sz="4" w:space="0" w:color="auto"/>
              <w:left w:val="single" w:sz="4" w:space="0" w:color="auto"/>
              <w:bottom w:val="nil"/>
              <w:right w:val="single" w:sz="8" w:space="0" w:color="auto"/>
            </w:tcBorders>
            <w:noWrap/>
            <w:vAlign w:val="bottom"/>
          </w:tcPr>
          <w:p w14:paraId="1CBC98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40%</w:t>
            </w:r>
          </w:p>
        </w:tc>
      </w:tr>
      <w:tr w:rsidR="00E56613" w:rsidRPr="00E56613" w14:paraId="1356E10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427A8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069982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E0024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768A215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קירות</w:t>
            </w:r>
          </w:p>
        </w:tc>
        <w:tc>
          <w:tcPr>
            <w:tcW w:w="1149" w:type="dxa"/>
            <w:tcBorders>
              <w:top w:val="single" w:sz="4" w:space="0" w:color="auto"/>
              <w:left w:val="single" w:sz="4" w:space="0" w:color="auto"/>
              <w:bottom w:val="nil"/>
              <w:right w:val="single" w:sz="8" w:space="0" w:color="auto"/>
            </w:tcBorders>
            <w:noWrap/>
            <w:vAlign w:val="bottom"/>
          </w:tcPr>
          <w:p w14:paraId="2C2E9D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A54A80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704B6B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AE37D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43F4B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single" w:sz="4" w:space="0" w:color="auto"/>
              <w:right w:val="single" w:sz="4" w:space="0" w:color="auto"/>
            </w:tcBorders>
            <w:noWrap/>
            <w:vAlign w:val="bottom"/>
          </w:tcPr>
          <w:p w14:paraId="6B2D55A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גמר חוץ</w:t>
            </w:r>
          </w:p>
        </w:tc>
        <w:tc>
          <w:tcPr>
            <w:tcW w:w="1149" w:type="dxa"/>
            <w:tcBorders>
              <w:top w:val="single" w:sz="4" w:space="0" w:color="auto"/>
              <w:left w:val="single" w:sz="4" w:space="0" w:color="auto"/>
              <w:bottom w:val="single" w:sz="4" w:space="0" w:color="auto"/>
              <w:right w:val="single" w:sz="8" w:space="0" w:color="auto"/>
            </w:tcBorders>
            <w:noWrap/>
            <w:vAlign w:val="bottom"/>
          </w:tcPr>
          <w:p w14:paraId="453CD8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4AEE2FE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CBFD43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63C0A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5870B07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762F516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רטוב</w:t>
            </w:r>
          </w:p>
        </w:tc>
        <w:tc>
          <w:tcPr>
            <w:tcW w:w="1149" w:type="dxa"/>
            <w:tcBorders>
              <w:top w:val="nil"/>
              <w:left w:val="single" w:sz="4" w:space="0" w:color="auto"/>
              <w:bottom w:val="single" w:sz="4" w:space="0" w:color="auto"/>
              <w:right w:val="single" w:sz="8" w:space="0" w:color="auto"/>
            </w:tcBorders>
            <w:noWrap/>
            <w:vAlign w:val="bottom"/>
          </w:tcPr>
          <w:p w14:paraId="105293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08A7E5E4"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EB1C9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58380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50E116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66254F5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8" w:space="0" w:color="auto"/>
              <w:right w:val="single" w:sz="8" w:space="0" w:color="auto"/>
            </w:tcBorders>
            <w:noWrap/>
            <w:vAlign w:val="bottom"/>
          </w:tcPr>
          <w:p w14:paraId="4061F2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2C2B05CA"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0989E570"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0A339F01"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Pr>
      </w:pPr>
    </w:p>
    <w:p w14:paraId="7967AE5E"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19995785" w14:textId="77777777" w:rsidR="00E56613" w:rsidRPr="00E56613" w:rsidRDefault="00E56613" w:rsidP="00E56613">
      <w:pPr>
        <w:spacing w:before="0" w:beforeAutospacing="0" w:after="0" w:afterAutospacing="0" w:line="360" w:lineRule="auto"/>
        <w:ind w:left="567" w:hanging="567"/>
        <w:jc w:val="both"/>
        <w:rPr>
          <w:rFonts w:ascii="David" w:eastAsia="Times New Roman" w:hAnsi="David" w:cs="David"/>
          <w:sz w:val="26"/>
          <w:szCs w:val="26"/>
          <w:rtl/>
        </w:rPr>
      </w:pPr>
    </w:p>
    <w:tbl>
      <w:tblPr>
        <w:bidiVisual/>
        <w:tblW w:w="8043" w:type="dxa"/>
        <w:tblInd w:w="93" w:type="dxa"/>
        <w:tblLook w:val="0000" w:firstRow="0" w:lastRow="0" w:firstColumn="0" w:lastColumn="0" w:noHBand="0" w:noVBand="0"/>
      </w:tblPr>
      <w:tblGrid>
        <w:gridCol w:w="960"/>
        <w:gridCol w:w="1180"/>
        <w:gridCol w:w="1649"/>
        <w:gridCol w:w="41"/>
        <w:gridCol w:w="2760"/>
        <w:gridCol w:w="1453"/>
      </w:tblGrid>
      <w:tr w:rsidR="00E56613" w:rsidRPr="00E56613" w14:paraId="3FAA740D"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2ABF3719"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04B1934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2B6AB792"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3811342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070AAD63"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5C4FD7BD" w14:textId="77777777" w:rsidTr="00E56613">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0932DC5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18</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7F3B78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79A0F7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ארונות מטבח, אמבטיה ומשטחי עבודה</w:t>
            </w:r>
          </w:p>
        </w:tc>
      </w:tr>
      <w:tr w:rsidR="00E56613" w:rsidRPr="00E56613" w14:paraId="57D91CE0"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7E145E8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6E7A437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637B2CE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0775AF4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מטבח</w:t>
            </w:r>
          </w:p>
        </w:tc>
        <w:tc>
          <w:tcPr>
            <w:tcW w:w="1453" w:type="dxa"/>
            <w:tcBorders>
              <w:top w:val="nil"/>
              <w:left w:val="single" w:sz="4" w:space="0" w:color="auto"/>
              <w:bottom w:val="single" w:sz="4" w:space="0" w:color="auto"/>
              <w:right w:val="single" w:sz="8" w:space="0" w:color="auto"/>
            </w:tcBorders>
            <w:noWrap/>
            <w:vAlign w:val="bottom"/>
          </w:tcPr>
          <w:p w14:paraId="48D2BE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r>
      <w:tr w:rsidR="00E56613" w:rsidRPr="00E56613" w14:paraId="462D9F86"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3F359AB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067E04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2B8252E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41B3E13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אמבטיה</w:t>
            </w:r>
          </w:p>
        </w:tc>
        <w:tc>
          <w:tcPr>
            <w:tcW w:w="1453" w:type="dxa"/>
            <w:tcBorders>
              <w:top w:val="nil"/>
              <w:left w:val="single" w:sz="4" w:space="0" w:color="auto"/>
              <w:bottom w:val="nil"/>
              <w:right w:val="single" w:sz="8" w:space="0" w:color="auto"/>
            </w:tcBorders>
            <w:noWrap/>
            <w:vAlign w:val="bottom"/>
          </w:tcPr>
          <w:p w14:paraId="2CD36D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5DEB0136"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5F4DC3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5604D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1A82768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1A095CE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שיש</w:t>
            </w:r>
          </w:p>
        </w:tc>
        <w:tc>
          <w:tcPr>
            <w:tcW w:w="1453" w:type="dxa"/>
            <w:tcBorders>
              <w:top w:val="single" w:sz="4" w:space="0" w:color="auto"/>
              <w:left w:val="single" w:sz="4" w:space="0" w:color="auto"/>
              <w:bottom w:val="nil"/>
              <w:right w:val="single" w:sz="8" w:space="0" w:color="auto"/>
            </w:tcBorders>
            <w:noWrap/>
            <w:vAlign w:val="bottom"/>
          </w:tcPr>
          <w:p w14:paraId="743CDC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3B66036" w14:textId="77777777" w:rsidTr="00E56613">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1B9A542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0A9B26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7D1AF7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0E92FB4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37BF5F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3013D003"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695CD6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19</w:t>
            </w:r>
          </w:p>
        </w:tc>
        <w:tc>
          <w:tcPr>
            <w:tcW w:w="1180" w:type="dxa"/>
            <w:vMerge w:val="restart"/>
            <w:tcBorders>
              <w:top w:val="nil"/>
              <w:left w:val="single" w:sz="4" w:space="0" w:color="auto"/>
              <w:bottom w:val="single" w:sz="8" w:space="0" w:color="000000"/>
              <w:right w:val="single" w:sz="4" w:space="0" w:color="auto"/>
            </w:tcBorders>
            <w:noWrap/>
            <w:vAlign w:val="center"/>
          </w:tcPr>
          <w:p w14:paraId="7BF60E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98A0CA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מחסנים</w:t>
            </w:r>
          </w:p>
        </w:tc>
      </w:tr>
      <w:tr w:rsidR="00E56613" w:rsidRPr="00E56613" w14:paraId="55D9179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31FD4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71B17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655854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08AFEB9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מחיצות</w:t>
            </w:r>
          </w:p>
        </w:tc>
        <w:tc>
          <w:tcPr>
            <w:tcW w:w="1453" w:type="dxa"/>
            <w:tcBorders>
              <w:top w:val="nil"/>
              <w:left w:val="single" w:sz="4" w:space="0" w:color="auto"/>
              <w:bottom w:val="single" w:sz="4" w:space="0" w:color="auto"/>
              <w:right w:val="single" w:sz="8" w:space="0" w:color="auto"/>
            </w:tcBorders>
            <w:noWrap/>
            <w:vAlign w:val="bottom"/>
          </w:tcPr>
          <w:p w14:paraId="5FEE58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22A99B5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46BA7D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113D4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60CEFEF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001740D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טיח</w:t>
            </w:r>
          </w:p>
        </w:tc>
        <w:tc>
          <w:tcPr>
            <w:tcW w:w="1453" w:type="dxa"/>
            <w:tcBorders>
              <w:top w:val="nil"/>
              <w:left w:val="single" w:sz="4" w:space="0" w:color="auto"/>
              <w:bottom w:val="nil"/>
              <w:right w:val="single" w:sz="8" w:space="0" w:color="auto"/>
            </w:tcBorders>
            <w:noWrap/>
            <w:vAlign w:val="bottom"/>
          </w:tcPr>
          <w:p w14:paraId="171F31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645560C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FBA05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E733C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25ED6A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202A4CA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453" w:type="dxa"/>
            <w:tcBorders>
              <w:top w:val="single" w:sz="4" w:space="0" w:color="auto"/>
              <w:left w:val="single" w:sz="4" w:space="0" w:color="auto"/>
              <w:bottom w:val="nil"/>
              <w:right w:val="single" w:sz="8" w:space="0" w:color="auto"/>
            </w:tcBorders>
            <w:noWrap/>
            <w:vAlign w:val="bottom"/>
          </w:tcPr>
          <w:p w14:paraId="11CC43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6800D66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A6DF8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7CFE5B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6DABEB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777F276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453" w:type="dxa"/>
            <w:tcBorders>
              <w:top w:val="single" w:sz="4" w:space="0" w:color="auto"/>
              <w:left w:val="single" w:sz="4" w:space="0" w:color="auto"/>
              <w:bottom w:val="nil"/>
              <w:right w:val="single" w:sz="8" w:space="0" w:color="auto"/>
            </w:tcBorders>
            <w:noWrap/>
            <w:vAlign w:val="bottom"/>
          </w:tcPr>
          <w:p w14:paraId="64172C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473365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32DAFF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AC4775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2E22171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6CDC0AA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חשמל</w:t>
            </w:r>
          </w:p>
        </w:tc>
        <w:tc>
          <w:tcPr>
            <w:tcW w:w="1453" w:type="dxa"/>
            <w:tcBorders>
              <w:top w:val="single" w:sz="4" w:space="0" w:color="auto"/>
              <w:left w:val="single" w:sz="4" w:space="0" w:color="auto"/>
              <w:bottom w:val="nil"/>
              <w:right w:val="single" w:sz="8" w:space="0" w:color="auto"/>
            </w:tcBorders>
            <w:noWrap/>
            <w:vAlign w:val="bottom"/>
          </w:tcPr>
          <w:p w14:paraId="5091CD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615A42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2F7CB2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7391EB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355CF9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4AD8957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מסגרות</w:t>
            </w:r>
          </w:p>
        </w:tc>
        <w:tc>
          <w:tcPr>
            <w:tcW w:w="1453" w:type="dxa"/>
            <w:tcBorders>
              <w:top w:val="single" w:sz="4" w:space="0" w:color="auto"/>
              <w:left w:val="single" w:sz="4" w:space="0" w:color="auto"/>
              <w:bottom w:val="nil"/>
              <w:right w:val="single" w:sz="8" w:space="0" w:color="auto"/>
            </w:tcBorders>
            <w:noWrap/>
            <w:vAlign w:val="bottom"/>
          </w:tcPr>
          <w:p w14:paraId="71EC020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51B56A7"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074814A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34D67B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7B90CCE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7D1138F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18C267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7BB8490B"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4D8426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1180" w:type="dxa"/>
            <w:vMerge w:val="restart"/>
            <w:tcBorders>
              <w:top w:val="nil"/>
              <w:left w:val="single" w:sz="4" w:space="0" w:color="auto"/>
              <w:bottom w:val="single" w:sz="8" w:space="0" w:color="000000"/>
              <w:right w:val="single" w:sz="4" w:space="0" w:color="auto"/>
            </w:tcBorders>
            <w:noWrap/>
            <w:vAlign w:val="center"/>
          </w:tcPr>
          <w:p w14:paraId="6778151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4CE5C5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עבודות במבואות גלריה, כניסה ומרתף</w:t>
            </w:r>
          </w:p>
        </w:tc>
      </w:tr>
      <w:tr w:rsidR="00E56613" w:rsidRPr="00E56613" w14:paraId="39D5CD78"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67D71E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2CC8A4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3BE1B2B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מרתף 33%</w:t>
            </w:r>
          </w:p>
        </w:tc>
        <w:tc>
          <w:tcPr>
            <w:tcW w:w="2760" w:type="dxa"/>
            <w:tcBorders>
              <w:top w:val="nil"/>
              <w:left w:val="single" w:sz="4" w:space="0" w:color="auto"/>
              <w:bottom w:val="single" w:sz="4" w:space="0" w:color="auto"/>
              <w:right w:val="single" w:sz="4" w:space="0" w:color="auto"/>
            </w:tcBorders>
            <w:vAlign w:val="bottom"/>
          </w:tcPr>
          <w:p w14:paraId="5C92DA8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08D6F73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417B03F4"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5A3857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E705B2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7764A67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גלריה 33%</w:t>
            </w:r>
          </w:p>
        </w:tc>
        <w:tc>
          <w:tcPr>
            <w:tcW w:w="2760" w:type="dxa"/>
            <w:tcBorders>
              <w:top w:val="nil"/>
              <w:left w:val="single" w:sz="4" w:space="0" w:color="auto"/>
              <w:bottom w:val="single" w:sz="4" w:space="0" w:color="auto"/>
              <w:right w:val="single" w:sz="4" w:space="0" w:color="auto"/>
            </w:tcBorders>
            <w:vAlign w:val="bottom"/>
          </w:tcPr>
          <w:p w14:paraId="6B52831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577BBFD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73642B1B"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7537C9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8E045C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5EE1228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ק"ק 34%</w:t>
            </w:r>
          </w:p>
        </w:tc>
        <w:tc>
          <w:tcPr>
            <w:tcW w:w="2760" w:type="dxa"/>
            <w:tcBorders>
              <w:top w:val="nil"/>
              <w:left w:val="single" w:sz="4" w:space="0" w:color="auto"/>
              <w:bottom w:val="single" w:sz="4" w:space="0" w:color="auto"/>
              <w:right w:val="single" w:sz="4" w:space="0" w:color="auto"/>
            </w:tcBorders>
            <w:vAlign w:val="bottom"/>
          </w:tcPr>
          <w:p w14:paraId="7DF77DD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1AA2D22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21C0448E"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64D692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6D0AD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5E9A02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8" w:space="0" w:color="auto"/>
              <w:right w:val="single" w:sz="4" w:space="0" w:color="auto"/>
            </w:tcBorders>
            <w:noWrap/>
            <w:vAlign w:val="bottom"/>
          </w:tcPr>
          <w:p w14:paraId="554E2D5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332EB41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0F90421"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6812BFC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21</w:t>
            </w:r>
          </w:p>
        </w:tc>
        <w:tc>
          <w:tcPr>
            <w:tcW w:w="1180" w:type="dxa"/>
            <w:vMerge w:val="restart"/>
            <w:tcBorders>
              <w:top w:val="nil"/>
              <w:left w:val="single" w:sz="4" w:space="0" w:color="auto"/>
              <w:bottom w:val="single" w:sz="8" w:space="0" w:color="000000"/>
              <w:right w:val="single" w:sz="4" w:space="0" w:color="auto"/>
            </w:tcBorders>
            <w:noWrap/>
            <w:vAlign w:val="center"/>
          </w:tcPr>
          <w:p w14:paraId="3253CDA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54050E0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חיבור לתשתיות חוץ</w:t>
            </w:r>
          </w:p>
        </w:tc>
      </w:tr>
      <w:tr w:rsidR="00E56613" w:rsidRPr="00E56613" w14:paraId="35594D6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C2046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D2C0E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6E4683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22261B9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מים (גמל ראשי)</w:t>
            </w:r>
          </w:p>
        </w:tc>
        <w:tc>
          <w:tcPr>
            <w:tcW w:w="1453" w:type="dxa"/>
            <w:tcBorders>
              <w:top w:val="nil"/>
              <w:left w:val="single" w:sz="4" w:space="0" w:color="auto"/>
              <w:bottom w:val="single" w:sz="4" w:space="0" w:color="auto"/>
              <w:right w:val="single" w:sz="8" w:space="0" w:color="auto"/>
            </w:tcBorders>
            <w:noWrap/>
            <w:vAlign w:val="bottom"/>
          </w:tcPr>
          <w:p w14:paraId="2AFC8A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131534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DFA3AA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3A936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4DA1215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3988ED8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ביוב</w:t>
            </w:r>
          </w:p>
        </w:tc>
        <w:tc>
          <w:tcPr>
            <w:tcW w:w="1453" w:type="dxa"/>
            <w:tcBorders>
              <w:top w:val="nil"/>
              <w:left w:val="single" w:sz="4" w:space="0" w:color="auto"/>
              <w:bottom w:val="nil"/>
              <w:right w:val="single" w:sz="8" w:space="0" w:color="auto"/>
            </w:tcBorders>
            <w:noWrap/>
            <w:vAlign w:val="bottom"/>
          </w:tcPr>
          <w:p w14:paraId="550E50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E3BD32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C53814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A94A3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234B335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16FCAE2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תיעול</w:t>
            </w:r>
          </w:p>
        </w:tc>
        <w:tc>
          <w:tcPr>
            <w:tcW w:w="1453" w:type="dxa"/>
            <w:tcBorders>
              <w:top w:val="single" w:sz="4" w:space="0" w:color="auto"/>
              <w:left w:val="single" w:sz="4" w:space="0" w:color="auto"/>
              <w:bottom w:val="nil"/>
              <w:right w:val="single" w:sz="8" w:space="0" w:color="auto"/>
            </w:tcBorders>
            <w:noWrap/>
            <w:vAlign w:val="bottom"/>
          </w:tcPr>
          <w:p w14:paraId="76B1CE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54188C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82012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169ED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57C870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3F9C88F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תקשורת וחשמל</w:t>
            </w:r>
          </w:p>
        </w:tc>
        <w:tc>
          <w:tcPr>
            <w:tcW w:w="1453" w:type="dxa"/>
            <w:tcBorders>
              <w:top w:val="single" w:sz="4" w:space="0" w:color="auto"/>
              <w:left w:val="single" w:sz="4" w:space="0" w:color="auto"/>
              <w:bottom w:val="nil"/>
              <w:right w:val="single" w:sz="8" w:space="0" w:color="auto"/>
            </w:tcBorders>
            <w:noWrap/>
            <w:vAlign w:val="bottom"/>
          </w:tcPr>
          <w:p w14:paraId="733F7A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810CFF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E29BF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2ACC5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792FAF2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3560A09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גז</w:t>
            </w:r>
          </w:p>
        </w:tc>
        <w:tc>
          <w:tcPr>
            <w:tcW w:w="1453" w:type="dxa"/>
            <w:tcBorders>
              <w:top w:val="single" w:sz="4" w:space="0" w:color="auto"/>
              <w:left w:val="single" w:sz="4" w:space="0" w:color="auto"/>
              <w:bottom w:val="nil"/>
              <w:right w:val="single" w:sz="8" w:space="0" w:color="auto"/>
            </w:tcBorders>
            <w:noWrap/>
            <w:vAlign w:val="bottom"/>
          </w:tcPr>
          <w:p w14:paraId="56FDF7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CAECE8C" w14:textId="77777777" w:rsidTr="00E56613">
        <w:trPr>
          <w:trHeight w:val="225"/>
        </w:trPr>
        <w:tc>
          <w:tcPr>
            <w:tcW w:w="0" w:type="auto"/>
            <w:vMerge/>
            <w:tcBorders>
              <w:top w:val="nil"/>
              <w:left w:val="single" w:sz="8" w:space="0" w:color="auto"/>
              <w:bottom w:val="single" w:sz="8" w:space="0" w:color="000000"/>
              <w:right w:val="single" w:sz="4" w:space="0" w:color="auto"/>
            </w:tcBorders>
            <w:vAlign w:val="center"/>
          </w:tcPr>
          <w:p w14:paraId="6807550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C56CC8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28F0699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2A0EF7D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1B4763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7936A3E0"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8043" w:type="dxa"/>
        <w:tblInd w:w="93" w:type="dxa"/>
        <w:tblLook w:val="0000" w:firstRow="0" w:lastRow="0" w:firstColumn="0" w:lastColumn="0" w:noHBand="0" w:noVBand="0"/>
      </w:tblPr>
      <w:tblGrid>
        <w:gridCol w:w="960"/>
        <w:gridCol w:w="1180"/>
        <w:gridCol w:w="1649"/>
        <w:gridCol w:w="43"/>
        <w:gridCol w:w="2758"/>
        <w:gridCol w:w="1453"/>
      </w:tblGrid>
      <w:tr w:rsidR="00E56613" w:rsidRPr="00E56613" w14:paraId="061AAD0B"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4039D27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lastRenderedPageBreak/>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054C1672"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5305C68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1F9D8B2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79EFF86F"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73C7C9B2"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86D361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22</w:t>
            </w:r>
          </w:p>
        </w:tc>
        <w:tc>
          <w:tcPr>
            <w:tcW w:w="1180" w:type="dxa"/>
            <w:vMerge w:val="restart"/>
            <w:tcBorders>
              <w:top w:val="nil"/>
              <w:left w:val="single" w:sz="4" w:space="0" w:color="auto"/>
              <w:bottom w:val="single" w:sz="8" w:space="0" w:color="000000"/>
              <w:right w:val="single" w:sz="4" w:space="0" w:color="auto"/>
            </w:tcBorders>
            <w:noWrap/>
            <w:vAlign w:val="center"/>
          </w:tcPr>
          <w:p w14:paraId="20C017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ב'</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44F5DA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מערכות ציבוריות בבניין</w:t>
            </w:r>
          </w:p>
        </w:tc>
      </w:tr>
      <w:tr w:rsidR="00E56613" w:rsidRPr="00E56613" w14:paraId="1831FFF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29194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5EF169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30432D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1C2F7E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453" w:type="dxa"/>
            <w:tcBorders>
              <w:top w:val="nil"/>
              <w:left w:val="single" w:sz="4" w:space="0" w:color="auto"/>
              <w:bottom w:val="single" w:sz="4" w:space="0" w:color="auto"/>
              <w:right w:val="single" w:sz="8" w:space="0" w:color="auto"/>
            </w:tcBorders>
            <w:noWrap/>
            <w:vAlign w:val="bottom"/>
          </w:tcPr>
          <w:p w14:paraId="6516010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471B1CE"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5134CCA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19C893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D492607"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חשמל: (15%)</w:t>
            </w:r>
          </w:p>
        </w:tc>
        <w:tc>
          <w:tcPr>
            <w:tcW w:w="2758" w:type="dxa"/>
            <w:tcBorders>
              <w:top w:val="nil"/>
              <w:left w:val="single" w:sz="4" w:space="0" w:color="auto"/>
              <w:bottom w:val="nil"/>
              <w:right w:val="single" w:sz="4" w:space="0" w:color="auto"/>
            </w:tcBorders>
            <w:noWrap/>
            <w:vAlign w:val="bottom"/>
          </w:tcPr>
          <w:p w14:paraId="1A44979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צנרת </w:t>
            </w:r>
            <w:proofErr w:type="spellStart"/>
            <w:r w:rsidRPr="00E56613">
              <w:rPr>
                <w:rFonts w:ascii="David" w:eastAsia="Times New Roman" w:hAnsi="David" w:cs="David"/>
                <w:sz w:val="20"/>
                <w:szCs w:val="20"/>
                <w:rtl/>
              </w:rPr>
              <w:t>ורטיקלית+חיווט</w:t>
            </w:r>
            <w:proofErr w:type="spellEnd"/>
            <w:r w:rsidRPr="00E56613">
              <w:rPr>
                <w:rFonts w:ascii="David" w:eastAsia="Times New Roman" w:hAnsi="David" w:cs="David"/>
                <w:sz w:val="20"/>
                <w:szCs w:val="20"/>
                <w:rtl/>
              </w:rPr>
              <w:t>- 8%</w:t>
            </w:r>
          </w:p>
        </w:tc>
        <w:tc>
          <w:tcPr>
            <w:tcW w:w="1453" w:type="dxa"/>
            <w:tcBorders>
              <w:top w:val="nil"/>
              <w:left w:val="single" w:sz="4" w:space="0" w:color="auto"/>
              <w:bottom w:val="nil"/>
              <w:right w:val="single" w:sz="8" w:space="0" w:color="auto"/>
            </w:tcBorders>
            <w:noWrap/>
            <w:vAlign w:val="bottom"/>
          </w:tcPr>
          <w:p w14:paraId="547916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w:t>
            </w:r>
          </w:p>
        </w:tc>
      </w:tr>
      <w:tr w:rsidR="00E56613" w:rsidRPr="00E56613" w14:paraId="742C33B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8BF03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2FBF30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06A68FA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3EE20A8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proofErr w:type="spellStart"/>
            <w:r w:rsidRPr="00E56613">
              <w:rPr>
                <w:rFonts w:ascii="David" w:eastAsia="Times New Roman" w:hAnsi="David" w:cs="David"/>
                <w:sz w:val="20"/>
                <w:szCs w:val="20"/>
                <w:rtl/>
              </w:rPr>
              <w:t>צ.חשמל+מתח</w:t>
            </w:r>
            <w:proofErr w:type="spellEnd"/>
            <w:r w:rsidRPr="00E56613">
              <w:rPr>
                <w:rFonts w:ascii="David" w:eastAsia="Times New Roman" w:hAnsi="David" w:cs="David"/>
                <w:sz w:val="20"/>
                <w:szCs w:val="20"/>
                <w:rtl/>
              </w:rPr>
              <w:t xml:space="preserve"> נמוך אופקי-3%</w:t>
            </w:r>
          </w:p>
        </w:tc>
        <w:tc>
          <w:tcPr>
            <w:tcW w:w="1453" w:type="dxa"/>
            <w:tcBorders>
              <w:top w:val="single" w:sz="4" w:space="0" w:color="auto"/>
              <w:left w:val="single" w:sz="4" w:space="0" w:color="auto"/>
              <w:bottom w:val="nil"/>
              <w:right w:val="single" w:sz="8" w:space="0" w:color="auto"/>
            </w:tcBorders>
            <w:noWrap/>
            <w:vAlign w:val="bottom"/>
          </w:tcPr>
          <w:p w14:paraId="00B9D4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21D4E79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EC7E1F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534D6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70ABDC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021EF47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453" w:type="dxa"/>
            <w:tcBorders>
              <w:top w:val="single" w:sz="4" w:space="0" w:color="auto"/>
              <w:left w:val="single" w:sz="4" w:space="0" w:color="auto"/>
              <w:bottom w:val="nil"/>
              <w:right w:val="single" w:sz="8" w:space="0" w:color="auto"/>
            </w:tcBorders>
            <w:noWrap/>
            <w:vAlign w:val="bottom"/>
          </w:tcPr>
          <w:p w14:paraId="7895B1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6730ADC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FC666B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95EB3B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122949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66ABDFA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453" w:type="dxa"/>
            <w:tcBorders>
              <w:top w:val="single" w:sz="4" w:space="0" w:color="auto"/>
              <w:left w:val="single" w:sz="4" w:space="0" w:color="auto"/>
              <w:bottom w:val="nil"/>
              <w:right w:val="single" w:sz="8" w:space="0" w:color="auto"/>
            </w:tcBorders>
            <w:noWrap/>
            <w:vAlign w:val="bottom"/>
          </w:tcPr>
          <w:p w14:paraId="6AAF6E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4200680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18778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52B309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74F51AD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7A13136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453" w:type="dxa"/>
            <w:tcBorders>
              <w:top w:val="single" w:sz="4" w:space="0" w:color="auto"/>
              <w:left w:val="single" w:sz="4" w:space="0" w:color="auto"/>
              <w:bottom w:val="nil"/>
              <w:right w:val="single" w:sz="8" w:space="0" w:color="auto"/>
            </w:tcBorders>
            <w:noWrap/>
            <w:vAlign w:val="bottom"/>
          </w:tcPr>
          <w:p w14:paraId="48DC2E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2DDF185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4A498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97C83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8BF6E2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מ"א: (5%)</w:t>
            </w:r>
          </w:p>
        </w:tc>
        <w:tc>
          <w:tcPr>
            <w:tcW w:w="2758" w:type="dxa"/>
            <w:tcBorders>
              <w:top w:val="single" w:sz="4" w:space="0" w:color="auto"/>
              <w:left w:val="single" w:sz="4" w:space="0" w:color="auto"/>
              <w:bottom w:val="nil"/>
              <w:right w:val="single" w:sz="4" w:space="0" w:color="auto"/>
            </w:tcBorders>
            <w:noWrap/>
            <w:vAlign w:val="bottom"/>
          </w:tcPr>
          <w:p w14:paraId="02F13D2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proofErr w:type="spellStart"/>
            <w:r w:rsidRPr="00E56613">
              <w:rPr>
                <w:rFonts w:ascii="David" w:eastAsia="Times New Roman" w:hAnsi="David" w:cs="David"/>
                <w:sz w:val="20"/>
                <w:szCs w:val="20"/>
                <w:rtl/>
              </w:rPr>
              <w:t>גרילי</w:t>
            </w:r>
            <w:proofErr w:type="spellEnd"/>
            <w:r w:rsidRPr="00E56613">
              <w:rPr>
                <w:rFonts w:ascii="David" w:eastAsia="Times New Roman" w:hAnsi="David" w:cs="David"/>
                <w:sz w:val="20"/>
                <w:szCs w:val="20"/>
                <w:rtl/>
              </w:rPr>
              <w:t xml:space="preserve"> מ"א ואוורור - 2%</w:t>
            </w:r>
          </w:p>
        </w:tc>
        <w:tc>
          <w:tcPr>
            <w:tcW w:w="1453" w:type="dxa"/>
            <w:tcBorders>
              <w:top w:val="single" w:sz="4" w:space="0" w:color="auto"/>
              <w:left w:val="single" w:sz="4" w:space="0" w:color="auto"/>
              <w:bottom w:val="nil"/>
              <w:right w:val="single" w:sz="8" w:space="0" w:color="auto"/>
            </w:tcBorders>
            <w:noWrap/>
            <w:vAlign w:val="bottom"/>
          </w:tcPr>
          <w:p w14:paraId="7BC41E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71A34E4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2B669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AFA127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36A242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nil"/>
              <w:right w:val="single" w:sz="4" w:space="0" w:color="auto"/>
            </w:tcBorders>
            <w:noWrap/>
            <w:vAlign w:val="bottom"/>
          </w:tcPr>
          <w:p w14:paraId="09E5E27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proofErr w:type="spellStart"/>
            <w:r w:rsidRPr="00E56613">
              <w:rPr>
                <w:rFonts w:ascii="David" w:eastAsia="Times New Roman" w:hAnsi="David" w:cs="David"/>
                <w:sz w:val="20"/>
                <w:szCs w:val="20"/>
                <w:rtl/>
              </w:rPr>
              <w:t>דיחוס+מפוחים</w:t>
            </w:r>
            <w:proofErr w:type="spellEnd"/>
            <w:r w:rsidRPr="00E56613">
              <w:rPr>
                <w:rFonts w:ascii="David" w:eastAsia="Times New Roman" w:hAnsi="David" w:cs="David"/>
                <w:sz w:val="20"/>
                <w:szCs w:val="20"/>
                <w:rtl/>
              </w:rPr>
              <w:t xml:space="preserve"> 3%</w:t>
            </w:r>
          </w:p>
        </w:tc>
        <w:tc>
          <w:tcPr>
            <w:tcW w:w="1453" w:type="dxa"/>
            <w:tcBorders>
              <w:top w:val="single" w:sz="4" w:space="0" w:color="auto"/>
              <w:left w:val="single" w:sz="4" w:space="0" w:color="auto"/>
              <w:bottom w:val="nil"/>
              <w:right w:val="single" w:sz="8" w:space="0" w:color="auto"/>
            </w:tcBorders>
            <w:noWrap/>
            <w:vAlign w:val="bottom"/>
          </w:tcPr>
          <w:p w14:paraId="532C9D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00907EB0"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0FDFF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B31AE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4BFB1F0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אינסטלציה:(57%)</w:t>
            </w:r>
          </w:p>
        </w:tc>
        <w:tc>
          <w:tcPr>
            <w:tcW w:w="2758" w:type="dxa"/>
            <w:tcBorders>
              <w:top w:val="single" w:sz="4" w:space="0" w:color="auto"/>
              <w:left w:val="single" w:sz="4" w:space="0" w:color="auto"/>
              <w:bottom w:val="nil"/>
              <w:right w:val="single" w:sz="4" w:space="0" w:color="auto"/>
            </w:tcBorders>
            <w:noWrap/>
            <w:vAlign w:val="bottom"/>
          </w:tcPr>
          <w:p w14:paraId="7BE1D89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proofErr w:type="spellStart"/>
            <w:r w:rsidRPr="00E56613">
              <w:rPr>
                <w:rFonts w:ascii="David" w:eastAsia="Times New Roman" w:hAnsi="David" w:cs="David"/>
                <w:sz w:val="20"/>
                <w:szCs w:val="20"/>
                <w:rtl/>
              </w:rPr>
              <w:t>צ.וורטיקלית</w:t>
            </w:r>
            <w:proofErr w:type="spellEnd"/>
            <w:r w:rsidRPr="00E56613">
              <w:rPr>
                <w:rFonts w:ascii="David" w:eastAsia="Times New Roman" w:hAnsi="David" w:cs="David"/>
                <w:sz w:val="20"/>
                <w:szCs w:val="20"/>
                <w:rtl/>
              </w:rPr>
              <w:t>- 43%</w:t>
            </w:r>
          </w:p>
        </w:tc>
        <w:tc>
          <w:tcPr>
            <w:tcW w:w="1453" w:type="dxa"/>
            <w:tcBorders>
              <w:top w:val="single" w:sz="4" w:space="0" w:color="auto"/>
              <w:left w:val="single" w:sz="4" w:space="0" w:color="auto"/>
              <w:bottom w:val="nil"/>
              <w:right w:val="single" w:sz="8" w:space="0" w:color="auto"/>
            </w:tcBorders>
            <w:noWrap/>
            <w:vAlign w:val="bottom"/>
          </w:tcPr>
          <w:p w14:paraId="223FB1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43%</w:t>
            </w:r>
          </w:p>
        </w:tc>
      </w:tr>
      <w:tr w:rsidR="00E56613" w:rsidRPr="00E56613" w14:paraId="4CAFC00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258DF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6939DE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481E8B0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single" w:sz="4" w:space="0" w:color="auto"/>
              <w:right w:val="single" w:sz="4" w:space="0" w:color="auto"/>
            </w:tcBorders>
            <w:noWrap/>
            <w:vAlign w:val="bottom"/>
          </w:tcPr>
          <w:p w14:paraId="56C9588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הכנה למונים </w:t>
            </w:r>
            <w:proofErr w:type="spellStart"/>
            <w:r w:rsidRPr="00E56613">
              <w:rPr>
                <w:rFonts w:ascii="David" w:eastAsia="Times New Roman" w:hAnsi="David" w:cs="David"/>
                <w:sz w:val="20"/>
                <w:szCs w:val="20"/>
                <w:rtl/>
              </w:rPr>
              <w:t>דירתיים</w:t>
            </w:r>
            <w:proofErr w:type="spellEnd"/>
            <w:r w:rsidRPr="00E56613">
              <w:rPr>
                <w:rFonts w:ascii="David" w:eastAsia="Times New Roman" w:hAnsi="David" w:cs="David"/>
                <w:sz w:val="20"/>
                <w:szCs w:val="20"/>
                <w:rtl/>
              </w:rPr>
              <w:t>- 1%</w:t>
            </w:r>
          </w:p>
        </w:tc>
        <w:tc>
          <w:tcPr>
            <w:tcW w:w="1453" w:type="dxa"/>
            <w:tcBorders>
              <w:top w:val="single" w:sz="4" w:space="0" w:color="auto"/>
              <w:left w:val="single" w:sz="4" w:space="0" w:color="auto"/>
              <w:bottom w:val="single" w:sz="4" w:space="0" w:color="auto"/>
              <w:right w:val="single" w:sz="8" w:space="0" w:color="auto"/>
            </w:tcBorders>
            <w:noWrap/>
            <w:vAlign w:val="bottom"/>
          </w:tcPr>
          <w:p w14:paraId="0555EE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063C150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D6668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CC37A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622FE0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61B6440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proofErr w:type="spellStart"/>
            <w:r w:rsidRPr="00E56613">
              <w:rPr>
                <w:rFonts w:ascii="David" w:eastAsia="Times New Roman" w:hAnsi="David" w:cs="David"/>
                <w:sz w:val="20"/>
                <w:szCs w:val="20"/>
                <w:rtl/>
              </w:rPr>
              <w:t>מתזים</w:t>
            </w:r>
            <w:proofErr w:type="spellEnd"/>
            <w:r w:rsidRPr="00E56613">
              <w:rPr>
                <w:rFonts w:ascii="David" w:eastAsia="Times New Roman" w:hAnsi="David" w:cs="David"/>
                <w:sz w:val="20"/>
                <w:szCs w:val="20"/>
                <w:rtl/>
              </w:rPr>
              <w:t xml:space="preserve"> 6%</w:t>
            </w:r>
          </w:p>
        </w:tc>
        <w:tc>
          <w:tcPr>
            <w:tcW w:w="1453" w:type="dxa"/>
            <w:tcBorders>
              <w:top w:val="nil"/>
              <w:left w:val="single" w:sz="4" w:space="0" w:color="auto"/>
              <w:bottom w:val="single" w:sz="4" w:space="0" w:color="auto"/>
              <w:right w:val="single" w:sz="8" w:space="0" w:color="auto"/>
            </w:tcBorders>
            <w:noWrap/>
            <w:vAlign w:val="bottom"/>
          </w:tcPr>
          <w:p w14:paraId="285CAB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3C81257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9FEE83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3201E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250A3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3A8C01D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התאמה </w:t>
            </w:r>
            <w:proofErr w:type="spellStart"/>
            <w:r w:rsidRPr="00E56613">
              <w:rPr>
                <w:rFonts w:ascii="David" w:eastAsia="Times New Roman" w:hAnsi="David" w:cs="David"/>
                <w:sz w:val="20"/>
                <w:szCs w:val="20"/>
                <w:rtl/>
              </w:rPr>
              <w:t>למתזים</w:t>
            </w:r>
            <w:proofErr w:type="spellEnd"/>
            <w:r w:rsidRPr="00E56613">
              <w:rPr>
                <w:rFonts w:ascii="David" w:eastAsia="Times New Roman" w:hAnsi="David" w:cs="David"/>
                <w:sz w:val="20"/>
                <w:szCs w:val="20"/>
                <w:rtl/>
              </w:rPr>
              <w:t xml:space="preserve"> - 1%</w:t>
            </w:r>
          </w:p>
        </w:tc>
        <w:tc>
          <w:tcPr>
            <w:tcW w:w="1453" w:type="dxa"/>
            <w:tcBorders>
              <w:top w:val="nil"/>
              <w:left w:val="single" w:sz="4" w:space="0" w:color="auto"/>
              <w:bottom w:val="single" w:sz="4" w:space="0" w:color="auto"/>
              <w:right w:val="single" w:sz="8" w:space="0" w:color="auto"/>
            </w:tcBorders>
            <w:noWrap/>
            <w:vAlign w:val="bottom"/>
          </w:tcPr>
          <w:p w14:paraId="282F5F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5FD1DCA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18698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39ECD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5E48FE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31571DC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453" w:type="dxa"/>
            <w:tcBorders>
              <w:top w:val="nil"/>
              <w:left w:val="single" w:sz="4" w:space="0" w:color="auto"/>
              <w:bottom w:val="single" w:sz="4" w:space="0" w:color="auto"/>
              <w:right w:val="single" w:sz="8" w:space="0" w:color="auto"/>
            </w:tcBorders>
            <w:noWrap/>
            <w:vAlign w:val="bottom"/>
          </w:tcPr>
          <w:p w14:paraId="761D5E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62CF80F7"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110A330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F5571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1BF9F8D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תברואה: (23%)</w:t>
            </w:r>
          </w:p>
        </w:tc>
        <w:tc>
          <w:tcPr>
            <w:tcW w:w="2758" w:type="dxa"/>
            <w:tcBorders>
              <w:top w:val="nil"/>
              <w:left w:val="single" w:sz="4" w:space="0" w:color="auto"/>
              <w:bottom w:val="single" w:sz="4" w:space="0" w:color="auto"/>
              <w:right w:val="single" w:sz="4" w:space="0" w:color="auto"/>
            </w:tcBorders>
            <w:noWrap/>
            <w:vAlign w:val="bottom"/>
          </w:tcPr>
          <w:p w14:paraId="5FCD2AD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דחסן אשפה - 2%</w:t>
            </w:r>
          </w:p>
        </w:tc>
        <w:tc>
          <w:tcPr>
            <w:tcW w:w="1453" w:type="dxa"/>
            <w:tcBorders>
              <w:top w:val="nil"/>
              <w:left w:val="single" w:sz="4" w:space="0" w:color="auto"/>
              <w:bottom w:val="nil"/>
              <w:right w:val="single" w:sz="8" w:space="0" w:color="auto"/>
            </w:tcBorders>
            <w:noWrap/>
            <w:vAlign w:val="bottom"/>
          </w:tcPr>
          <w:p w14:paraId="5CF29F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28495E6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D93649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A87AF8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3266B0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2883928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453" w:type="dxa"/>
            <w:tcBorders>
              <w:top w:val="single" w:sz="4" w:space="0" w:color="auto"/>
              <w:left w:val="single" w:sz="4" w:space="0" w:color="auto"/>
              <w:bottom w:val="nil"/>
              <w:right w:val="single" w:sz="8" w:space="0" w:color="auto"/>
            </w:tcBorders>
            <w:noWrap/>
            <w:vAlign w:val="bottom"/>
          </w:tcPr>
          <w:p w14:paraId="5A9885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21%</w:t>
            </w:r>
          </w:p>
        </w:tc>
      </w:tr>
      <w:tr w:rsidR="00E56613" w:rsidRPr="00E56613" w14:paraId="3305D52B"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1B65A0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BA8672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368A2E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6E1CC9B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6173D0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3062600B"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1CF9A6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23</w:t>
            </w:r>
          </w:p>
        </w:tc>
        <w:tc>
          <w:tcPr>
            <w:tcW w:w="1180" w:type="dxa"/>
            <w:vMerge w:val="restart"/>
            <w:tcBorders>
              <w:top w:val="nil"/>
              <w:left w:val="single" w:sz="4" w:space="0" w:color="auto"/>
              <w:bottom w:val="single" w:sz="8" w:space="0" w:color="000000"/>
              <w:right w:val="single" w:sz="4" w:space="0" w:color="auto"/>
            </w:tcBorders>
            <w:noWrap/>
            <w:vAlign w:val="center"/>
          </w:tcPr>
          <w:p w14:paraId="14633BB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3DF663E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פיתוח</w:t>
            </w:r>
          </w:p>
        </w:tc>
      </w:tr>
      <w:tr w:rsidR="00E56613" w:rsidRPr="00E56613" w14:paraId="3E748B2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90B4D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1A5463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C8408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005238E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קירות פיתוח</w:t>
            </w:r>
          </w:p>
        </w:tc>
        <w:tc>
          <w:tcPr>
            <w:tcW w:w="1453" w:type="dxa"/>
            <w:tcBorders>
              <w:top w:val="nil"/>
              <w:left w:val="single" w:sz="4" w:space="0" w:color="auto"/>
              <w:bottom w:val="single" w:sz="4" w:space="0" w:color="auto"/>
              <w:right w:val="single" w:sz="8" w:space="0" w:color="auto"/>
            </w:tcBorders>
            <w:noWrap/>
            <w:vAlign w:val="bottom"/>
          </w:tcPr>
          <w:p w14:paraId="6D5DB1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45%</w:t>
            </w:r>
          </w:p>
        </w:tc>
      </w:tr>
      <w:tr w:rsidR="00E56613" w:rsidRPr="00E56613" w14:paraId="151D030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80AAC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C89D0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7DFF32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nil"/>
              <w:right w:val="single" w:sz="4" w:space="0" w:color="auto"/>
            </w:tcBorders>
            <w:noWrap/>
            <w:vAlign w:val="bottom"/>
          </w:tcPr>
          <w:p w14:paraId="424ADA3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ציפוי קירות</w:t>
            </w:r>
          </w:p>
        </w:tc>
        <w:tc>
          <w:tcPr>
            <w:tcW w:w="1453" w:type="dxa"/>
            <w:tcBorders>
              <w:top w:val="nil"/>
              <w:left w:val="single" w:sz="4" w:space="0" w:color="auto"/>
              <w:bottom w:val="nil"/>
              <w:right w:val="single" w:sz="8" w:space="0" w:color="auto"/>
            </w:tcBorders>
            <w:noWrap/>
            <w:vAlign w:val="bottom"/>
          </w:tcPr>
          <w:p w14:paraId="4CA29A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23%</w:t>
            </w:r>
          </w:p>
        </w:tc>
      </w:tr>
      <w:tr w:rsidR="00E56613" w:rsidRPr="00E56613" w14:paraId="0348E88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50A1A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FA5B8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394566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7CC34D2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מילוי</w:t>
            </w:r>
          </w:p>
        </w:tc>
        <w:tc>
          <w:tcPr>
            <w:tcW w:w="1453" w:type="dxa"/>
            <w:tcBorders>
              <w:top w:val="single" w:sz="4" w:space="0" w:color="auto"/>
              <w:left w:val="single" w:sz="4" w:space="0" w:color="auto"/>
              <w:bottom w:val="nil"/>
              <w:right w:val="single" w:sz="8" w:space="0" w:color="auto"/>
            </w:tcBorders>
            <w:noWrap/>
            <w:vAlign w:val="bottom"/>
          </w:tcPr>
          <w:p w14:paraId="6B7504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59D808E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F0C82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DFE94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6A8EE9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07A8C5D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proofErr w:type="spellStart"/>
            <w:r w:rsidRPr="00E56613">
              <w:rPr>
                <w:rFonts w:ascii="David" w:eastAsia="Times New Roman" w:hAnsi="David" w:cs="David"/>
                <w:sz w:val="20"/>
                <w:szCs w:val="20"/>
                <w:rtl/>
              </w:rPr>
              <w:t>גינון+השקיה</w:t>
            </w:r>
            <w:proofErr w:type="spellEnd"/>
          </w:p>
        </w:tc>
        <w:tc>
          <w:tcPr>
            <w:tcW w:w="1453" w:type="dxa"/>
            <w:tcBorders>
              <w:top w:val="single" w:sz="4" w:space="0" w:color="auto"/>
              <w:left w:val="single" w:sz="4" w:space="0" w:color="auto"/>
              <w:bottom w:val="nil"/>
              <w:right w:val="single" w:sz="8" w:space="0" w:color="auto"/>
            </w:tcBorders>
            <w:noWrap/>
            <w:vAlign w:val="bottom"/>
          </w:tcPr>
          <w:p w14:paraId="70BB3B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364B62F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FDB3E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908A60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BD5C4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62E3A63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תאורה</w:t>
            </w:r>
          </w:p>
        </w:tc>
        <w:tc>
          <w:tcPr>
            <w:tcW w:w="1453" w:type="dxa"/>
            <w:tcBorders>
              <w:top w:val="single" w:sz="4" w:space="0" w:color="auto"/>
              <w:left w:val="single" w:sz="4" w:space="0" w:color="auto"/>
              <w:bottom w:val="nil"/>
              <w:right w:val="single" w:sz="8" w:space="0" w:color="auto"/>
            </w:tcBorders>
            <w:noWrap/>
            <w:vAlign w:val="bottom"/>
          </w:tcPr>
          <w:p w14:paraId="526CE2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4382633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5214E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9C07B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1847DF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850E62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מצעים וריצוף</w:t>
            </w:r>
          </w:p>
        </w:tc>
        <w:tc>
          <w:tcPr>
            <w:tcW w:w="1453" w:type="dxa"/>
            <w:tcBorders>
              <w:top w:val="single" w:sz="4" w:space="0" w:color="auto"/>
              <w:left w:val="single" w:sz="4" w:space="0" w:color="auto"/>
              <w:bottom w:val="nil"/>
              <w:right w:val="single" w:sz="8" w:space="0" w:color="auto"/>
            </w:tcBorders>
            <w:noWrap/>
            <w:vAlign w:val="bottom"/>
          </w:tcPr>
          <w:p w14:paraId="729B1B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445B466"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7C2510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4E45D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37F2D8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single" w:sz="8" w:space="0" w:color="auto"/>
              <w:right w:val="single" w:sz="4" w:space="0" w:color="auto"/>
            </w:tcBorders>
            <w:noWrap/>
            <w:vAlign w:val="bottom"/>
          </w:tcPr>
          <w:p w14:paraId="7A5B58A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1D662F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A063A0A"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126ABD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25</w:t>
            </w:r>
          </w:p>
        </w:tc>
        <w:tc>
          <w:tcPr>
            <w:tcW w:w="1180" w:type="dxa"/>
            <w:vMerge w:val="restart"/>
            <w:tcBorders>
              <w:top w:val="nil"/>
              <w:left w:val="single" w:sz="4" w:space="0" w:color="auto"/>
              <w:bottom w:val="single" w:sz="8" w:space="0" w:color="000000"/>
              <w:right w:val="single" w:sz="4" w:space="0" w:color="auto"/>
            </w:tcBorders>
            <w:noWrap/>
            <w:vAlign w:val="center"/>
          </w:tcPr>
          <w:p w14:paraId="339AF1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5A2073C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אכלוס</w:t>
            </w:r>
          </w:p>
        </w:tc>
      </w:tr>
      <w:tr w:rsidR="00E56613" w:rsidRPr="00E56613" w14:paraId="10E5F0D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BED539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AABDBE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E1F50C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7269EC4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2 לפיקוח</w:t>
            </w:r>
          </w:p>
        </w:tc>
        <w:tc>
          <w:tcPr>
            <w:tcW w:w="1453" w:type="dxa"/>
            <w:tcBorders>
              <w:top w:val="nil"/>
              <w:left w:val="single" w:sz="4" w:space="0" w:color="auto"/>
              <w:bottom w:val="single" w:sz="4" w:space="0" w:color="auto"/>
              <w:right w:val="single" w:sz="8" w:space="0" w:color="auto"/>
            </w:tcBorders>
            <w:noWrap/>
            <w:vAlign w:val="bottom"/>
          </w:tcPr>
          <w:p w14:paraId="649A5C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7917B2A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05665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D8BDA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29581A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33EADB1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1 לדייר</w:t>
            </w:r>
          </w:p>
        </w:tc>
        <w:tc>
          <w:tcPr>
            <w:tcW w:w="1453" w:type="dxa"/>
            <w:tcBorders>
              <w:top w:val="nil"/>
              <w:left w:val="single" w:sz="4" w:space="0" w:color="auto"/>
              <w:bottom w:val="single" w:sz="4" w:space="0" w:color="auto"/>
              <w:right w:val="single" w:sz="8" w:space="0" w:color="auto"/>
            </w:tcBorders>
            <w:noWrap/>
            <w:vAlign w:val="bottom"/>
          </w:tcPr>
          <w:p w14:paraId="53E451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20F52C1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D2CB2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6C843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BDBC4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1901479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מסירת דירה לדייר</w:t>
            </w:r>
          </w:p>
        </w:tc>
        <w:tc>
          <w:tcPr>
            <w:tcW w:w="1453" w:type="dxa"/>
            <w:tcBorders>
              <w:top w:val="nil"/>
              <w:left w:val="single" w:sz="4" w:space="0" w:color="auto"/>
              <w:bottom w:val="single" w:sz="4" w:space="0" w:color="auto"/>
              <w:right w:val="single" w:sz="8" w:space="0" w:color="auto"/>
            </w:tcBorders>
            <w:noWrap/>
            <w:vAlign w:val="bottom"/>
          </w:tcPr>
          <w:p w14:paraId="612344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0A2428A9"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78A931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DE23EC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3B8EA51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6A61476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30FD8D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28389E02" w14:textId="77777777" w:rsidR="00E56613" w:rsidRPr="00E56613" w:rsidRDefault="00E56613" w:rsidP="00E56613">
      <w:pPr>
        <w:spacing w:before="0" w:beforeAutospacing="0" w:after="0" w:afterAutospacing="0" w:line="240" w:lineRule="auto"/>
        <w:rPr>
          <w:rFonts w:ascii="David" w:eastAsia="Times New Roman" w:hAnsi="David" w:cs="David"/>
          <w:snapToGrid w:val="0"/>
          <w:sz w:val="24"/>
          <w:szCs w:val="24"/>
        </w:rPr>
      </w:pPr>
    </w:p>
    <w:p w14:paraId="1F127890" w14:textId="77777777" w:rsidR="00E56613" w:rsidRPr="00E56613" w:rsidRDefault="00E56613" w:rsidP="00E56613">
      <w:pPr>
        <w:bidi w:val="0"/>
        <w:spacing w:before="0" w:beforeAutospacing="0" w:after="0" w:afterAutospacing="0" w:line="240" w:lineRule="auto"/>
        <w:rPr>
          <w:rFonts w:ascii="David" w:eastAsia="Times New Roman" w:hAnsi="David" w:cs="David"/>
          <w:snapToGrid w:val="0"/>
          <w:sz w:val="24"/>
          <w:szCs w:val="24"/>
          <w:rtl/>
        </w:rPr>
        <w:sectPr w:rsidR="00E56613" w:rsidRPr="00E56613">
          <w:headerReference w:type="even" r:id="rId17"/>
          <w:headerReference w:type="default" r:id="rId18"/>
          <w:footerReference w:type="default" r:id="rId19"/>
          <w:pgSz w:w="11906" w:h="16838"/>
          <w:pgMar w:top="1440" w:right="1797" w:bottom="1276" w:left="1797" w:header="720" w:footer="720" w:gutter="0"/>
          <w:pgNumType w:start="0"/>
          <w:cols w:space="720"/>
          <w:bidi/>
          <w:rtlGutter/>
        </w:sectPr>
      </w:pPr>
    </w:p>
    <w:tbl>
      <w:tblPr>
        <w:bidiVisual/>
        <w:tblW w:w="15001" w:type="dxa"/>
        <w:tblInd w:w="-891" w:type="dxa"/>
        <w:tblLook w:val="0000" w:firstRow="0" w:lastRow="0" w:firstColumn="0" w:lastColumn="0" w:noHBand="0" w:noVBand="0"/>
      </w:tblPr>
      <w:tblGrid>
        <w:gridCol w:w="700"/>
        <w:gridCol w:w="588"/>
        <w:gridCol w:w="781"/>
        <w:gridCol w:w="836"/>
        <w:gridCol w:w="836"/>
        <w:gridCol w:w="887"/>
        <w:gridCol w:w="856"/>
        <w:gridCol w:w="716"/>
        <w:gridCol w:w="720"/>
        <w:gridCol w:w="856"/>
        <w:gridCol w:w="762"/>
        <w:gridCol w:w="762"/>
        <w:gridCol w:w="889"/>
        <w:gridCol w:w="963"/>
        <w:gridCol w:w="781"/>
        <w:gridCol w:w="716"/>
        <w:gridCol w:w="843"/>
        <w:gridCol w:w="723"/>
        <w:gridCol w:w="786"/>
      </w:tblGrid>
      <w:tr w:rsidR="00E56613" w:rsidRPr="00E56613" w14:paraId="599C27DC" w14:textId="77777777" w:rsidTr="00E56613">
        <w:trPr>
          <w:trHeight w:val="300"/>
        </w:trPr>
        <w:tc>
          <w:tcPr>
            <w:tcW w:w="2083" w:type="dxa"/>
            <w:gridSpan w:val="3"/>
            <w:tcBorders>
              <w:top w:val="single" w:sz="4" w:space="0" w:color="auto"/>
              <w:left w:val="single" w:sz="4" w:space="0" w:color="auto"/>
              <w:bottom w:val="single" w:sz="4" w:space="0" w:color="auto"/>
              <w:right w:val="single" w:sz="4" w:space="0" w:color="auto"/>
            </w:tcBorders>
            <w:vAlign w:val="bottom"/>
          </w:tcPr>
          <w:p w14:paraId="22A7EAE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lastRenderedPageBreak/>
              <w:t>חשבון מס' :</w:t>
            </w:r>
          </w:p>
          <w:p w14:paraId="1EEA86EB"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Pr>
            </w:pPr>
            <w:r w:rsidRPr="00E56613">
              <w:rPr>
                <w:rFonts w:ascii="David" w:eastAsia="Times New Roman" w:hAnsi="David" w:cs="David"/>
                <w:sz w:val="20"/>
                <w:szCs w:val="20"/>
                <w:rtl/>
              </w:rPr>
              <w:t>ביצוע חודש</w:t>
            </w:r>
            <w:r w:rsidRPr="00E56613">
              <w:rPr>
                <w:rFonts w:ascii="David" w:eastAsia="Times New Roman" w:hAnsi="David" w:cs="David"/>
                <w:b/>
                <w:bCs/>
                <w:u w:val="single"/>
                <w:rtl/>
              </w:rPr>
              <w:t>:</w:t>
            </w:r>
          </w:p>
        </w:tc>
        <w:tc>
          <w:tcPr>
            <w:tcW w:w="5740" w:type="dxa"/>
            <w:gridSpan w:val="7"/>
            <w:tcBorders>
              <w:top w:val="single" w:sz="4" w:space="0" w:color="auto"/>
              <w:left w:val="single" w:sz="4" w:space="0" w:color="auto"/>
              <w:bottom w:val="single" w:sz="4" w:space="0" w:color="auto"/>
              <w:right w:val="single" w:sz="4" w:space="0" w:color="auto"/>
            </w:tcBorders>
            <w:vAlign w:val="bottom"/>
          </w:tcPr>
          <w:p w14:paraId="26469C4C"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tl/>
              </w:rPr>
            </w:pPr>
            <w:r w:rsidRPr="00E56613">
              <w:rPr>
                <w:rFonts w:ascii="David" w:eastAsia="Times New Roman" w:hAnsi="David" w:cs="David"/>
                <w:b/>
                <w:bCs/>
                <w:u w:val="single"/>
                <w:rtl/>
              </w:rPr>
              <w:t>שם הפרויקט: _________</w:t>
            </w:r>
          </w:p>
        </w:tc>
        <w:tc>
          <w:tcPr>
            <w:tcW w:w="768" w:type="dxa"/>
            <w:tcBorders>
              <w:top w:val="single" w:sz="4" w:space="0" w:color="auto"/>
              <w:left w:val="single" w:sz="4" w:space="0" w:color="auto"/>
              <w:bottom w:val="single" w:sz="4" w:space="0" w:color="auto"/>
              <w:right w:val="single" w:sz="4" w:space="0" w:color="auto"/>
            </w:tcBorders>
            <w:vAlign w:val="bottom"/>
          </w:tcPr>
          <w:p w14:paraId="7DE6C8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68" w:type="dxa"/>
            <w:tcBorders>
              <w:top w:val="single" w:sz="4" w:space="0" w:color="auto"/>
              <w:left w:val="single" w:sz="4" w:space="0" w:color="auto"/>
              <w:bottom w:val="single" w:sz="4" w:space="0" w:color="auto"/>
              <w:right w:val="single" w:sz="4" w:space="0" w:color="auto"/>
            </w:tcBorders>
            <w:vAlign w:val="bottom"/>
          </w:tcPr>
          <w:p w14:paraId="19A8CB3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95" w:type="dxa"/>
            <w:tcBorders>
              <w:top w:val="single" w:sz="4" w:space="0" w:color="auto"/>
              <w:left w:val="single" w:sz="4" w:space="0" w:color="auto"/>
              <w:bottom w:val="single" w:sz="4" w:space="0" w:color="auto"/>
              <w:right w:val="single" w:sz="4" w:space="0" w:color="auto"/>
            </w:tcBorders>
            <w:vAlign w:val="bottom"/>
          </w:tcPr>
          <w:p w14:paraId="7B89293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929" w:type="dxa"/>
            <w:tcBorders>
              <w:top w:val="single" w:sz="4" w:space="0" w:color="auto"/>
              <w:left w:val="single" w:sz="4" w:space="0" w:color="auto"/>
              <w:bottom w:val="single" w:sz="4" w:space="0" w:color="auto"/>
              <w:right w:val="single" w:sz="4" w:space="0" w:color="auto"/>
            </w:tcBorders>
            <w:vAlign w:val="bottom"/>
          </w:tcPr>
          <w:p w14:paraId="57FFF9B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81" w:type="dxa"/>
            <w:tcBorders>
              <w:top w:val="single" w:sz="4" w:space="0" w:color="auto"/>
              <w:left w:val="single" w:sz="4" w:space="0" w:color="auto"/>
              <w:bottom w:val="single" w:sz="4" w:space="0" w:color="auto"/>
              <w:right w:val="single" w:sz="4" w:space="0" w:color="auto"/>
            </w:tcBorders>
            <w:vAlign w:val="bottom"/>
          </w:tcPr>
          <w:p w14:paraId="121B41A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3AB1DC7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45" w:type="dxa"/>
            <w:tcBorders>
              <w:top w:val="single" w:sz="4" w:space="0" w:color="auto"/>
              <w:left w:val="single" w:sz="4" w:space="0" w:color="auto"/>
              <w:bottom w:val="single" w:sz="4" w:space="0" w:color="auto"/>
              <w:right w:val="single" w:sz="4" w:space="0" w:color="auto"/>
            </w:tcBorders>
            <w:vAlign w:val="bottom"/>
          </w:tcPr>
          <w:p w14:paraId="54646BD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2B892AE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36" w:type="dxa"/>
            <w:tcBorders>
              <w:top w:val="single" w:sz="4" w:space="0" w:color="auto"/>
              <w:left w:val="single" w:sz="4" w:space="0" w:color="auto"/>
              <w:bottom w:val="single" w:sz="4" w:space="0" w:color="auto"/>
              <w:right w:val="single" w:sz="4" w:space="0" w:color="auto"/>
            </w:tcBorders>
            <w:vAlign w:val="bottom"/>
          </w:tcPr>
          <w:p w14:paraId="483FFB6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r>
      <w:tr w:rsidR="00E56613" w:rsidRPr="00E56613" w14:paraId="48833396" w14:textId="77777777" w:rsidTr="00E56613">
        <w:trPr>
          <w:trHeight w:val="1916"/>
        </w:trPr>
        <w:tc>
          <w:tcPr>
            <w:tcW w:w="714" w:type="dxa"/>
            <w:tcBorders>
              <w:top w:val="single" w:sz="4" w:space="0" w:color="auto"/>
              <w:left w:val="single" w:sz="4" w:space="0" w:color="auto"/>
              <w:bottom w:val="single" w:sz="4" w:space="0" w:color="auto"/>
              <w:right w:val="single" w:sz="4" w:space="0" w:color="auto"/>
            </w:tcBorders>
            <w:vAlign w:val="bottom"/>
          </w:tcPr>
          <w:p w14:paraId="56B1F86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0493DE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8" w:space="0" w:color="auto"/>
              <w:right w:val="single" w:sz="4" w:space="0" w:color="auto"/>
            </w:tcBorders>
            <w:vAlign w:val="center"/>
          </w:tcPr>
          <w:p w14:paraId="37B8FB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8" w:space="0" w:color="auto"/>
              <w:right w:val="single" w:sz="4" w:space="0" w:color="auto"/>
            </w:tcBorders>
            <w:vAlign w:val="center"/>
          </w:tcPr>
          <w:p w14:paraId="4E8E57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8" w:space="0" w:color="auto"/>
              <w:right w:val="single" w:sz="4" w:space="0" w:color="auto"/>
            </w:tcBorders>
            <w:vAlign w:val="center"/>
          </w:tcPr>
          <w:p w14:paraId="45C553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8" w:space="0" w:color="auto"/>
              <w:right w:val="single" w:sz="4" w:space="0" w:color="auto"/>
            </w:tcBorders>
            <w:vAlign w:val="center"/>
          </w:tcPr>
          <w:p w14:paraId="3E2100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8" w:space="0" w:color="auto"/>
              <w:right w:val="single" w:sz="4" w:space="0" w:color="auto"/>
            </w:tcBorders>
            <w:vAlign w:val="center"/>
          </w:tcPr>
          <w:p w14:paraId="132E9E5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8" w:space="0" w:color="auto"/>
              <w:right w:val="single" w:sz="4" w:space="0" w:color="auto"/>
            </w:tcBorders>
            <w:vAlign w:val="center"/>
          </w:tcPr>
          <w:p w14:paraId="7E7CE8D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8" w:space="0" w:color="auto"/>
              <w:right w:val="single" w:sz="4" w:space="0" w:color="auto"/>
            </w:tcBorders>
            <w:vAlign w:val="center"/>
          </w:tcPr>
          <w:p w14:paraId="18FE32C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8" w:space="0" w:color="auto"/>
              <w:right w:val="single" w:sz="4" w:space="0" w:color="auto"/>
            </w:tcBorders>
            <w:vAlign w:val="center"/>
          </w:tcPr>
          <w:p w14:paraId="6AEF346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8" w:space="0" w:color="auto"/>
              <w:right w:val="single" w:sz="4" w:space="0" w:color="auto"/>
            </w:tcBorders>
            <w:vAlign w:val="center"/>
          </w:tcPr>
          <w:p w14:paraId="75B9C5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8" w:space="0" w:color="auto"/>
              <w:right w:val="single" w:sz="4" w:space="0" w:color="auto"/>
            </w:tcBorders>
            <w:vAlign w:val="center"/>
          </w:tcPr>
          <w:p w14:paraId="72D4220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8" w:space="0" w:color="auto"/>
              <w:right w:val="single" w:sz="4" w:space="0" w:color="auto"/>
            </w:tcBorders>
            <w:vAlign w:val="center"/>
          </w:tcPr>
          <w:p w14:paraId="4F2A19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8" w:space="0" w:color="auto"/>
              <w:right w:val="single" w:sz="4" w:space="0" w:color="auto"/>
            </w:tcBorders>
            <w:vAlign w:val="center"/>
          </w:tcPr>
          <w:p w14:paraId="1D1E049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8" w:space="0" w:color="auto"/>
              <w:right w:val="single" w:sz="4" w:space="0" w:color="auto"/>
            </w:tcBorders>
            <w:vAlign w:val="center"/>
          </w:tcPr>
          <w:p w14:paraId="23A33C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8" w:space="0" w:color="auto"/>
              <w:right w:val="single" w:sz="4" w:space="0" w:color="auto"/>
            </w:tcBorders>
            <w:vAlign w:val="center"/>
          </w:tcPr>
          <w:p w14:paraId="48568D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8" w:space="0" w:color="auto"/>
              <w:right w:val="single" w:sz="4" w:space="0" w:color="auto"/>
            </w:tcBorders>
            <w:vAlign w:val="center"/>
          </w:tcPr>
          <w:p w14:paraId="3B91250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8" w:space="0" w:color="auto"/>
              <w:right w:val="single" w:sz="4" w:space="0" w:color="auto"/>
            </w:tcBorders>
            <w:vAlign w:val="center"/>
          </w:tcPr>
          <w:p w14:paraId="4A4677C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8" w:space="0" w:color="auto"/>
              <w:right w:val="single" w:sz="8" w:space="0" w:color="auto"/>
            </w:tcBorders>
            <w:vAlign w:val="center"/>
          </w:tcPr>
          <w:p w14:paraId="0C6CE4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13370B57" w14:textId="77777777" w:rsidTr="00E56613">
        <w:trPr>
          <w:trHeight w:val="270"/>
        </w:trPr>
        <w:tc>
          <w:tcPr>
            <w:tcW w:w="714" w:type="dxa"/>
            <w:tcBorders>
              <w:top w:val="single" w:sz="4" w:space="0" w:color="auto"/>
              <w:left w:val="single" w:sz="4" w:space="0" w:color="auto"/>
              <w:bottom w:val="single" w:sz="4" w:space="0" w:color="auto"/>
              <w:right w:val="single" w:sz="4" w:space="0" w:color="auto"/>
            </w:tcBorders>
            <w:vAlign w:val="bottom"/>
          </w:tcPr>
          <w:p w14:paraId="6C5ED81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nil"/>
              <w:right w:val="nil"/>
            </w:tcBorders>
            <w:vAlign w:val="bottom"/>
          </w:tcPr>
          <w:p w14:paraId="0D95831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8" w:space="0" w:color="auto"/>
              <w:bottom w:val="single" w:sz="8" w:space="0" w:color="auto"/>
              <w:right w:val="single" w:sz="4" w:space="0" w:color="auto"/>
            </w:tcBorders>
            <w:vAlign w:val="bottom"/>
          </w:tcPr>
          <w:p w14:paraId="3BD3BA6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8" w:space="0" w:color="auto"/>
              <w:right w:val="single" w:sz="4" w:space="0" w:color="auto"/>
            </w:tcBorders>
            <w:vAlign w:val="bottom"/>
          </w:tcPr>
          <w:p w14:paraId="44A2536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8" w:space="0" w:color="auto"/>
              <w:right w:val="single" w:sz="4" w:space="0" w:color="auto"/>
            </w:tcBorders>
            <w:vAlign w:val="bottom"/>
          </w:tcPr>
          <w:p w14:paraId="2266CF1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8" w:space="0" w:color="auto"/>
              <w:right w:val="single" w:sz="4" w:space="0" w:color="auto"/>
            </w:tcBorders>
            <w:vAlign w:val="bottom"/>
          </w:tcPr>
          <w:p w14:paraId="5D2481E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5C99144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8" w:space="0" w:color="auto"/>
              <w:right w:val="single" w:sz="4" w:space="0" w:color="auto"/>
            </w:tcBorders>
            <w:vAlign w:val="bottom"/>
          </w:tcPr>
          <w:p w14:paraId="77AB9D9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8" w:space="0" w:color="auto"/>
              <w:right w:val="single" w:sz="4" w:space="0" w:color="auto"/>
            </w:tcBorders>
            <w:vAlign w:val="bottom"/>
          </w:tcPr>
          <w:p w14:paraId="0DC993B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093539B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8" w:space="0" w:color="auto"/>
              <w:right w:val="single" w:sz="4" w:space="0" w:color="auto"/>
            </w:tcBorders>
            <w:vAlign w:val="bottom"/>
          </w:tcPr>
          <w:p w14:paraId="59F4C21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8" w:space="0" w:color="auto"/>
              <w:right w:val="single" w:sz="4" w:space="0" w:color="auto"/>
            </w:tcBorders>
            <w:vAlign w:val="bottom"/>
          </w:tcPr>
          <w:p w14:paraId="1DC7535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8" w:space="0" w:color="auto"/>
              <w:right w:val="single" w:sz="4" w:space="0" w:color="auto"/>
            </w:tcBorders>
            <w:vAlign w:val="bottom"/>
          </w:tcPr>
          <w:p w14:paraId="02D5CA3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8" w:space="0" w:color="auto"/>
              <w:right w:val="single" w:sz="4" w:space="0" w:color="auto"/>
            </w:tcBorders>
            <w:vAlign w:val="bottom"/>
          </w:tcPr>
          <w:p w14:paraId="5EBA5E2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8" w:space="0" w:color="auto"/>
              <w:right w:val="single" w:sz="4" w:space="0" w:color="auto"/>
            </w:tcBorders>
            <w:vAlign w:val="bottom"/>
          </w:tcPr>
          <w:p w14:paraId="2EBA689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8" w:space="0" w:color="auto"/>
              <w:right w:val="single" w:sz="4" w:space="0" w:color="auto"/>
            </w:tcBorders>
            <w:vAlign w:val="bottom"/>
          </w:tcPr>
          <w:p w14:paraId="404B4DB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8" w:space="0" w:color="auto"/>
              <w:right w:val="single" w:sz="4" w:space="0" w:color="auto"/>
            </w:tcBorders>
            <w:vAlign w:val="bottom"/>
          </w:tcPr>
          <w:p w14:paraId="23F1055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8" w:space="0" w:color="auto"/>
              <w:right w:val="single" w:sz="8" w:space="0" w:color="auto"/>
            </w:tcBorders>
            <w:vAlign w:val="bottom"/>
          </w:tcPr>
          <w:p w14:paraId="7066228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8" w:space="0" w:color="auto"/>
              <w:right w:val="single" w:sz="8" w:space="0" w:color="auto"/>
            </w:tcBorders>
            <w:vAlign w:val="bottom"/>
          </w:tcPr>
          <w:p w14:paraId="1948A6E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37361F9D"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41BAB6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1</w:t>
            </w:r>
          </w:p>
        </w:tc>
        <w:tc>
          <w:tcPr>
            <w:tcW w:w="590" w:type="dxa"/>
            <w:tcBorders>
              <w:top w:val="single" w:sz="8" w:space="0" w:color="auto"/>
              <w:left w:val="single" w:sz="4" w:space="0" w:color="auto"/>
              <w:bottom w:val="single" w:sz="4" w:space="0" w:color="auto"/>
              <w:right w:val="single" w:sz="4" w:space="0" w:color="auto"/>
            </w:tcBorders>
            <w:shd w:val="clear" w:color="auto" w:fill="CCFFCC"/>
            <w:vAlign w:val="bottom"/>
          </w:tcPr>
          <w:p w14:paraId="3307EC3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w:t>
            </w:r>
          </w:p>
        </w:tc>
        <w:tc>
          <w:tcPr>
            <w:tcW w:w="779" w:type="dxa"/>
            <w:tcBorders>
              <w:top w:val="nil"/>
              <w:left w:val="single" w:sz="4" w:space="0" w:color="auto"/>
              <w:bottom w:val="single" w:sz="4" w:space="0" w:color="auto"/>
              <w:right w:val="single" w:sz="4" w:space="0" w:color="auto"/>
            </w:tcBorders>
            <w:vAlign w:val="bottom"/>
          </w:tcPr>
          <w:p w14:paraId="51FE2F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F80B2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73A42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11177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631AB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A927A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06FE1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F1AC2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09BDF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6D02D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B7181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C8A72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663A9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860B0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05663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6D337C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B4AFF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A95C71D" w14:textId="77777777" w:rsidTr="00E56613">
        <w:trPr>
          <w:trHeight w:val="255"/>
        </w:trPr>
        <w:tc>
          <w:tcPr>
            <w:tcW w:w="0" w:type="auto"/>
            <w:vMerge/>
            <w:tcBorders>
              <w:top w:val="single" w:sz="4" w:space="0" w:color="auto"/>
              <w:left w:val="single" w:sz="8" w:space="0" w:color="auto"/>
              <w:bottom w:val="nil"/>
              <w:right w:val="nil"/>
            </w:tcBorders>
            <w:vAlign w:val="center"/>
          </w:tcPr>
          <w:p w14:paraId="32679F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C54621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w:t>
            </w:r>
          </w:p>
        </w:tc>
        <w:tc>
          <w:tcPr>
            <w:tcW w:w="779" w:type="dxa"/>
            <w:tcBorders>
              <w:top w:val="nil"/>
              <w:left w:val="single" w:sz="4" w:space="0" w:color="auto"/>
              <w:bottom w:val="single" w:sz="4" w:space="0" w:color="auto"/>
              <w:right w:val="single" w:sz="4" w:space="0" w:color="auto"/>
            </w:tcBorders>
            <w:vAlign w:val="bottom"/>
          </w:tcPr>
          <w:p w14:paraId="5C42F2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F5F02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AEC0F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D22F7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1717F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A36DD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5DE2C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76AD3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84393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377F1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B6A63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B6E1C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A504E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5D223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9B910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BAA35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4" w:space="0" w:color="auto"/>
              <w:right w:val="single" w:sz="4" w:space="0" w:color="auto"/>
            </w:tcBorders>
            <w:vAlign w:val="bottom"/>
          </w:tcPr>
          <w:p w14:paraId="2BCA4A6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F6BFE1C" w14:textId="77777777" w:rsidTr="00E56613">
        <w:trPr>
          <w:trHeight w:val="255"/>
        </w:trPr>
        <w:tc>
          <w:tcPr>
            <w:tcW w:w="0" w:type="auto"/>
            <w:vMerge/>
            <w:tcBorders>
              <w:top w:val="single" w:sz="4" w:space="0" w:color="auto"/>
              <w:left w:val="single" w:sz="8" w:space="0" w:color="auto"/>
              <w:bottom w:val="nil"/>
              <w:right w:val="nil"/>
            </w:tcBorders>
            <w:vAlign w:val="center"/>
          </w:tcPr>
          <w:p w14:paraId="2F0447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23D9A4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3</w:t>
            </w:r>
          </w:p>
        </w:tc>
        <w:tc>
          <w:tcPr>
            <w:tcW w:w="779" w:type="dxa"/>
            <w:tcBorders>
              <w:top w:val="nil"/>
              <w:left w:val="single" w:sz="4" w:space="0" w:color="auto"/>
              <w:bottom w:val="single" w:sz="4" w:space="0" w:color="auto"/>
              <w:right w:val="single" w:sz="4" w:space="0" w:color="auto"/>
            </w:tcBorders>
            <w:vAlign w:val="bottom"/>
          </w:tcPr>
          <w:p w14:paraId="205449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C9A0D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CF516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16D22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2E317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D17C4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3D70C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BFCA7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6C4B6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3AB6A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2279B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491E3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BE34D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A1963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B019E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81B8E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4417D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6C8D6B6" w14:textId="77777777" w:rsidTr="00E56613">
        <w:trPr>
          <w:trHeight w:val="255"/>
        </w:trPr>
        <w:tc>
          <w:tcPr>
            <w:tcW w:w="0" w:type="auto"/>
            <w:vMerge/>
            <w:tcBorders>
              <w:top w:val="single" w:sz="4" w:space="0" w:color="auto"/>
              <w:left w:val="single" w:sz="8" w:space="0" w:color="auto"/>
              <w:bottom w:val="nil"/>
              <w:right w:val="nil"/>
            </w:tcBorders>
            <w:vAlign w:val="center"/>
          </w:tcPr>
          <w:p w14:paraId="6D00856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80AF61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4</w:t>
            </w:r>
          </w:p>
        </w:tc>
        <w:tc>
          <w:tcPr>
            <w:tcW w:w="779" w:type="dxa"/>
            <w:tcBorders>
              <w:top w:val="nil"/>
              <w:left w:val="single" w:sz="4" w:space="0" w:color="auto"/>
              <w:bottom w:val="single" w:sz="4" w:space="0" w:color="auto"/>
              <w:right w:val="single" w:sz="4" w:space="0" w:color="auto"/>
            </w:tcBorders>
            <w:vAlign w:val="bottom"/>
          </w:tcPr>
          <w:p w14:paraId="6790C9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88262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D0A51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FE087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3AE7E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847F8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C1CEA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C5C49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B78AA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F29C9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12CAD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9FC71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49D6F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6C9ED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B9682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81B3BB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7CF4CF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842DA79"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61E1A6F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1</w:t>
            </w:r>
          </w:p>
        </w:tc>
        <w:tc>
          <w:tcPr>
            <w:tcW w:w="779" w:type="dxa"/>
            <w:tcBorders>
              <w:top w:val="nil"/>
              <w:left w:val="single" w:sz="4" w:space="0" w:color="auto"/>
              <w:bottom w:val="single" w:sz="8" w:space="0" w:color="auto"/>
              <w:right w:val="single" w:sz="4" w:space="0" w:color="auto"/>
            </w:tcBorders>
            <w:shd w:val="clear" w:color="auto" w:fill="CCFFCC"/>
            <w:vAlign w:val="bottom"/>
          </w:tcPr>
          <w:p w14:paraId="28CEF0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25F117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2D1F04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9FE95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6C887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602D3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5842F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0B3033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343E8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F35B0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79CD1F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4D4D18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1C18D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960D5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32E125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260F8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c>
          <w:tcPr>
            <w:tcW w:w="736" w:type="dxa"/>
            <w:tcBorders>
              <w:top w:val="nil"/>
              <w:left w:val="single" w:sz="4" w:space="0" w:color="auto"/>
              <w:bottom w:val="single" w:sz="8" w:space="0" w:color="auto"/>
              <w:right w:val="single" w:sz="4" w:space="0" w:color="auto"/>
            </w:tcBorders>
            <w:shd w:val="clear" w:color="auto" w:fill="CCFFCC"/>
            <w:vAlign w:val="bottom"/>
          </w:tcPr>
          <w:p w14:paraId="5D20A4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44D0AA99" w14:textId="77777777" w:rsidTr="00E56613">
        <w:trPr>
          <w:trHeight w:val="255"/>
        </w:trPr>
        <w:tc>
          <w:tcPr>
            <w:tcW w:w="714" w:type="dxa"/>
            <w:vMerge w:val="restart"/>
            <w:tcBorders>
              <w:top w:val="nil"/>
              <w:left w:val="single" w:sz="8" w:space="0" w:color="auto"/>
              <w:bottom w:val="single" w:sz="4" w:space="0" w:color="auto"/>
              <w:right w:val="nil"/>
            </w:tcBorders>
            <w:shd w:val="clear" w:color="auto" w:fill="CCFFCC"/>
            <w:vAlign w:val="center"/>
          </w:tcPr>
          <w:p w14:paraId="47C42A9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2</w:t>
            </w:r>
          </w:p>
        </w:tc>
        <w:tc>
          <w:tcPr>
            <w:tcW w:w="590" w:type="dxa"/>
            <w:tcBorders>
              <w:top w:val="nil"/>
              <w:left w:val="single" w:sz="4" w:space="0" w:color="auto"/>
              <w:bottom w:val="nil"/>
              <w:right w:val="single" w:sz="4" w:space="0" w:color="auto"/>
            </w:tcBorders>
            <w:shd w:val="clear" w:color="auto" w:fill="CCFFCC"/>
            <w:vAlign w:val="bottom"/>
          </w:tcPr>
          <w:p w14:paraId="4BA2225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5</w:t>
            </w:r>
          </w:p>
        </w:tc>
        <w:tc>
          <w:tcPr>
            <w:tcW w:w="779" w:type="dxa"/>
            <w:tcBorders>
              <w:top w:val="nil"/>
              <w:left w:val="single" w:sz="4" w:space="0" w:color="auto"/>
              <w:bottom w:val="single" w:sz="4" w:space="0" w:color="auto"/>
              <w:right w:val="single" w:sz="4" w:space="0" w:color="auto"/>
            </w:tcBorders>
            <w:vAlign w:val="bottom"/>
          </w:tcPr>
          <w:p w14:paraId="260C54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21C07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86699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316ED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1B0FA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D87D7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F6118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AF278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312C4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1FF6D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F1295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6F748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797C0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3B0BD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E57F4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5F3E115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B2D52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D4726AF" w14:textId="77777777" w:rsidTr="00E56613">
        <w:trPr>
          <w:trHeight w:val="255"/>
        </w:trPr>
        <w:tc>
          <w:tcPr>
            <w:tcW w:w="0" w:type="auto"/>
            <w:vMerge/>
            <w:tcBorders>
              <w:top w:val="nil"/>
              <w:left w:val="single" w:sz="8" w:space="0" w:color="auto"/>
              <w:bottom w:val="single" w:sz="4" w:space="0" w:color="auto"/>
              <w:right w:val="nil"/>
            </w:tcBorders>
            <w:vAlign w:val="center"/>
          </w:tcPr>
          <w:p w14:paraId="142D7F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3093963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6</w:t>
            </w:r>
          </w:p>
        </w:tc>
        <w:tc>
          <w:tcPr>
            <w:tcW w:w="779" w:type="dxa"/>
            <w:tcBorders>
              <w:top w:val="nil"/>
              <w:left w:val="single" w:sz="4" w:space="0" w:color="auto"/>
              <w:bottom w:val="single" w:sz="4" w:space="0" w:color="auto"/>
              <w:right w:val="single" w:sz="4" w:space="0" w:color="auto"/>
            </w:tcBorders>
            <w:vAlign w:val="bottom"/>
          </w:tcPr>
          <w:p w14:paraId="28F610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2E1D1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C21F3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D828FC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4D2B7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2D023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5E533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4EC18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07EA3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558AA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588A4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619E7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ACD79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7BB35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412E28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6388668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2D1FF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FDB5632" w14:textId="77777777" w:rsidTr="00E56613">
        <w:trPr>
          <w:trHeight w:val="255"/>
        </w:trPr>
        <w:tc>
          <w:tcPr>
            <w:tcW w:w="0" w:type="auto"/>
            <w:vMerge/>
            <w:tcBorders>
              <w:top w:val="nil"/>
              <w:left w:val="single" w:sz="8" w:space="0" w:color="auto"/>
              <w:bottom w:val="single" w:sz="4" w:space="0" w:color="auto"/>
              <w:right w:val="nil"/>
            </w:tcBorders>
            <w:vAlign w:val="center"/>
          </w:tcPr>
          <w:p w14:paraId="3DA3F7D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667018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7</w:t>
            </w:r>
          </w:p>
        </w:tc>
        <w:tc>
          <w:tcPr>
            <w:tcW w:w="779" w:type="dxa"/>
            <w:tcBorders>
              <w:top w:val="nil"/>
              <w:left w:val="single" w:sz="4" w:space="0" w:color="auto"/>
              <w:bottom w:val="single" w:sz="4" w:space="0" w:color="auto"/>
              <w:right w:val="single" w:sz="4" w:space="0" w:color="auto"/>
            </w:tcBorders>
            <w:vAlign w:val="bottom"/>
          </w:tcPr>
          <w:p w14:paraId="48B1F0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D6C1B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770B5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69FBE7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7FEDB5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D6932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7C00D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0DCB72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50FE34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43402C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5" w:type="dxa"/>
            <w:tcBorders>
              <w:top w:val="single" w:sz="4" w:space="0" w:color="auto"/>
              <w:left w:val="single" w:sz="4" w:space="0" w:color="auto"/>
              <w:bottom w:val="single" w:sz="4" w:space="0" w:color="auto"/>
              <w:right w:val="single" w:sz="4" w:space="0" w:color="auto"/>
            </w:tcBorders>
            <w:vAlign w:val="bottom"/>
          </w:tcPr>
          <w:p w14:paraId="1002A4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c>
          <w:tcPr>
            <w:tcW w:w="929" w:type="dxa"/>
            <w:tcBorders>
              <w:top w:val="single" w:sz="4" w:space="0" w:color="auto"/>
              <w:left w:val="single" w:sz="4" w:space="0" w:color="auto"/>
              <w:bottom w:val="single" w:sz="4" w:space="0" w:color="auto"/>
              <w:right w:val="single" w:sz="4" w:space="0" w:color="auto"/>
            </w:tcBorders>
            <w:vAlign w:val="bottom"/>
          </w:tcPr>
          <w:p w14:paraId="506378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81" w:type="dxa"/>
            <w:tcBorders>
              <w:top w:val="single" w:sz="4" w:space="0" w:color="auto"/>
              <w:left w:val="single" w:sz="4" w:space="0" w:color="auto"/>
              <w:bottom w:val="single" w:sz="4" w:space="0" w:color="auto"/>
              <w:right w:val="single" w:sz="4" w:space="0" w:color="auto"/>
            </w:tcBorders>
            <w:vAlign w:val="bottom"/>
          </w:tcPr>
          <w:p w14:paraId="131C27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A1AC9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5" w:type="dxa"/>
            <w:tcBorders>
              <w:top w:val="single" w:sz="4" w:space="0" w:color="auto"/>
              <w:left w:val="single" w:sz="4" w:space="0" w:color="auto"/>
              <w:bottom w:val="single" w:sz="4" w:space="0" w:color="auto"/>
              <w:right w:val="single" w:sz="4" w:space="0" w:color="auto"/>
            </w:tcBorders>
            <w:vAlign w:val="bottom"/>
          </w:tcPr>
          <w:p w14:paraId="30B981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57A0FD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36" w:type="dxa"/>
            <w:tcBorders>
              <w:top w:val="single" w:sz="4" w:space="0" w:color="auto"/>
              <w:left w:val="single" w:sz="4" w:space="0" w:color="auto"/>
              <w:bottom w:val="single" w:sz="4" w:space="0" w:color="auto"/>
              <w:right w:val="single" w:sz="4" w:space="0" w:color="auto"/>
            </w:tcBorders>
            <w:vAlign w:val="bottom"/>
          </w:tcPr>
          <w:p w14:paraId="56240B8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65986CAC" w14:textId="77777777" w:rsidTr="00E56613">
        <w:trPr>
          <w:trHeight w:val="255"/>
        </w:trPr>
        <w:tc>
          <w:tcPr>
            <w:tcW w:w="0" w:type="auto"/>
            <w:vMerge/>
            <w:tcBorders>
              <w:top w:val="nil"/>
              <w:left w:val="single" w:sz="8" w:space="0" w:color="auto"/>
              <w:bottom w:val="single" w:sz="4" w:space="0" w:color="auto"/>
              <w:right w:val="nil"/>
            </w:tcBorders>
            <w:vAlign w:val="center"/>
          </w:tcPr>
          <w:p w14:paraId="5C8684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2F8F148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8</w:t>
            </w:r>
          </w:p>
        </w:tc>
        <w:tc>
          <w:tcPr>
            <w:tcW w:w="779" w:type="dxa"/>
            <w:tcBorders>
              <w:top w:val="single" w:sz="4" w:space="0" w:color="auto"/>
              <w:left w:val="single" w:sz="4" w:space="0" w:color="auto"/>
              <w:bottom w:val="single" w:sz="4" w:space="0" w:color="auto"/>
              <w:right w:val="single" w:sz="4" w:space="0" w:color="auto"/>
            </w:tcBorders>
            <w:vAlign w:val="bottom"/>
          </w:tcPr>
          <w:p w14:paraId="1F14727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E7801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0CE8A1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5385E2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23F39C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E97CA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0416A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68B182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7CE1F9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04355C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0E1D6EC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1A2FB8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33D87C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3301C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37B784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1653F2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2D77BCF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9235C9D" w14:textId="77777777" w:rsidTr="00E56613">
        <w:trPr>
          <w:trHeight w:val="270"/>
        </w:trPr>
        <w:tc>
          <w:tcPr>
            <w:tcW w:w="1304" w:type="dxa"/>
            <w:gridSpan w:val="2"/>
            <w:tcBorders>
              <w:top w:val="single" w:sz="4" w:space="0" w:color="auto"/>
              <w:left w:val="single" w:sz="4" w:space="0" w:color="auto"/>
              <w:bottom w:val="single" w:sz="4" w:space="0" w:color="auto"/>
              <w:right w:val="single" w:sz="4" w:space="0" w:color="000000"/>
            </w:tcBorders>
            <w:shd w:val="clear" w:color="auto" w:fill="CCFFCC"/>
            <w:vAlign w:val="center"/>
          </w:tcPr>
          <w:p w14:paraId="238DFDB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2</w:t>
            </w:r>
          </w:p>
        </w:tc>
        <w:tc>
          <w:tcPr>
            <w:tcW w:w="779" w:type="dxa"/>
            <w:tcBorders>
              <w:top w:val="single" w:sz="4" w:space="0" w:color="auto"/>
              <w:left w:val="single" w:sz="4" w:space="0" w:color="auto"/>
              <w:bottom w:val="single" w:sz="4" w:space="0" w:color="auto"/>
              <w:right w:val="single" w:sz="4" w:space="0" w:color="auto"/>
            </w:tcBorders>
            <w:shd w:val="clear" w:color="auto" w:fill="CCFFCC"/>
            <w:vAlign w:val="bottom"/>
          </w:tcPr>
          <w:p w14:paraId="194C34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1B794C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17701B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shd w:val="clear" w:color="auto" w:fill="CCFFCC"/>
            <w:vAlign w:val="bottom"/>
          </w:tcPr>
          <w:p w14:paraId="42E1CA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6B1072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70F6C1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456020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13DE96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5D3CB6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7D453C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c>
          <w:tcPr>
            <w:tcW w:w="895" w:type="dxa"/>
            <w:tcBorders>
              <w:top w:val="single" w:sz="4" w:space="0" w:color="auto"/>
              <w:left w:val="single" w:sz="4" w:space="0" w:color="auto"/>
              <w:bottom w:val="single" w:sz="4" w:space="0" w:color="auto"/>
              <w:right w:val="single" w:sz="4" w:space="0" w:color="auto"/>
            </w:tcBorders>
            <w:shd w:val="clear" w:color="auto" w:fill="CCFFCC"/>
            <w:vAlign w:val="bottom"/>
          </w:tcPr>
          <w:p w14:paraId="6436F7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929" w:type="dxa"/>
            <w:tcBorders>
              <w:top w:val="single" w:sz="4" w:space="0" w:color="auto"/>
              <w:left w:val="single" w:sz="4" w:space="0" w:color="auto"/>
              <w:bottom w:val="single" w:sz="4" w:space="0" w:color="auto"/>
              <w:right w:val="single" w:sz="4" w:space="0" w:color="auto"/>
            </w:tcBorders>
            <w:shd w:val="clear" w:color="auto" w:fill="CCFFCC"/>
            <w:vAlign w:val="bottom"/>
          </w:tcPr>
          <w:p w14:paraId="2BBEB3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96%</w:t>
            </w:r>
          </w:p>
        </w:tc>
        <w:tc>
          <w:tcPr>
            <w:tcW w:w="781" w:type="dxa"/>
            <w:tcBorders>
              <w:top w:val="single" w:sz="4" w:space="0" w:color="auto"/>
              <w:left w:val="single" w:sz="4" w:space="0" w:color="auto"/>
              <w:bottom w:val="single" w:sz="4" w:space="0" w:color="auto"/>
              <w:right w:val="single" w:sz="4" w:space="0" w:color="auto"/>
            </w:tcBorders>
            <w:shd w:val="clear" w:color="auto" w:fill="CCFFCC"/>
            <w:vAlign w:val="bottom"/>
          </w:tcPr>
          <w:p w14:paraId="4E07FA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23222E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81%</w:t>
            </w:r>
          </w:p>
        </w:tc>
        <w:tc>
          <w:tcPr>
            <w:tcW w:w="845" w:type="dxa"/>
            <w:tcBorders>
              <w:top w:val="single" w:sz="4" w:space="0" w:color="auto"/>
              <w:left w:val="single" w:sz="4" w:space="0" w:color="auto"/>
              <w:bottom w:val="single" w:sz="4" w:space="0" w:color="auto"/>
              <w:right w:val="single" w:sz="4" w:space="0" w:color="auto"/>
            </w:tcBorders>
            <w:shd w:val="clear" w:color="auto" w:fill="CCFFCC"/>
            <w:vAlign w:val="bottom"/>
          </w:tcPr>
          <w:p w14:paraId="715B3C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54204F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c>
          <w:tcPr>
            <w:tcW w:w="736" w:type="dxa"/>
            <w:tcBorders>
              <w:top w:val="single" w:sz="4" w:space="0" w:color="auto"/>
              <w:left w:val="single" w:sz="4" w:space="0" w:color="auto"/>
              <w:bottom w:val="single" w:sz="4" w:space="0" w:color="auto"/>
              <w:right w:val="single" w:sz="4" w:space="0" w:color="auto"/>
            </w:tcBorders>
            <w:shd w:val="clear" w:color="auto" w:fill="CCFFCC"/>
            <w:vAlign w:val="bottom"/>
          </w:tcPr>
          <w:p w14:paraId="7696FA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bl>
    <w:p w14:paraId="7CA4A29C"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5BE37818"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52FF47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26797E9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1DF949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7F8009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6DEF598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124B61B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70F1A9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01EEB78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3E02A5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069FB6C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383443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481D59D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290D83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0689D7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7127191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03F9C17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1F7F20A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6B13C8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70F0AB2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06469C2A"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40832B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031869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5A93EEB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7839206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429CAB9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0F6FA51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491CFFA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7889830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4E73EAE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5007471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423FB09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2065C21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7AD4635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40F30EA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478578E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667D03A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6501D23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11E9884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471EDE6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AB2FE56"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5DE1B81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3</w:t>
            </w:r>
          </w:p>
        </w:tc>
        <w:tc>
          <w:tcPr>
            <w:tcW w:w="590" w:type="dxa"/>
            <w:tcBorders>
              <w:top w:val="nil"/>
              <w:left w:val="single" w:sz="4" w:space="0" w:color="auto"/>
              <w:bottom w:val="single" w:sz="4" w:space="0" w:color="auto"/>
              <w:right w:val="single" w:sz="4" w:space="0" w:color="auto"/>
            </w:tcBorders>
            <w:shd w:val="clear" w:color="auto" w:fill="CCFFCC"/>
            <w:vAlign w:val="bottom"/>
          </w:tcPr>
          <w:p w14:paraId="375F68F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9</w:t>
            </w:r>
          </w:p>
        </w:tc>
        <w:tc>
          <w:tcPr>
            <w:tcW w:w="779" w:type="dxa"/>
            <w:tcBorders>
              <w:top w:val="nil"/>
              <w:left w:val="single" w:sz="4" w:space="0" w:color="auto"/>
              <w:bottom w:val="single" w:sz="4" w:space="0" w:color="auto"/>
              <w:right w:val="single" w:sz="4" w:space="0" w:color="auto"/>
            </w:tcBorders>
            <w:vAlign w:val="bottom"/>
          </w:tcPr>
          <w:p w14:paraId="624A07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CFC35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29815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F8B9A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9AF10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C0986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46C04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F077B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D1AD7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9C4E5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19A9E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3C97D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3E534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B18F0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6C19E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CE1AD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8C28D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C3DBE74" w14:textId="77777777" w:rsidTr="00E56613">
        <w:trPr>
          <w:trHeight w:val="255"/>
        </w:trPr>
        <w:tc>
          <w:tcPr>
            <w:tcW w:w="0" w:type="auto"/>
            <w:vMerge/>
            <w:tcBorders>
              <w:top w:val="single" w:sz="4" w:space="0" w:color="auto"/>
              <w:left w:val="single" w:sz="8" w:space="0" w:color="auto"/>
              <w:bottom w:val="nil"/>
              <w:right w:val="nil"/>
            </w:tcBorders>
            <w:vAlign w:val="center"/>
          </w:tcPr>
          <w:p w14:paraId="6FD41A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713656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10</w:t>
            </w:r>
          </w:p>
        </w:tc>
        <w:tc>
          <w:tcPr>
            <w:tcW w:w="779" w:type="dxa"/>
            <w:tcBorders>
              <w:top w:val="nil"/>
              <w:left w:val="single" w:sz="4" w:space="0" w:color="auto"/>
              <w:bottom w:val="single" w:sz="4" w:space="0" w:color="auto"/>
              <w:right w:val="single" w:sz="4" w:space="0" w:color="auto"/>
            </w:tcBorders>
            <w:vAlign w:val="bottom"/>
          </w:tcPr>
          <w:p w14:paraId="7E272E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04172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9DEF2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90532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75D18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98683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85E43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35B93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B42A7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718D7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F0DD2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05D10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D617F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07720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5291B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nil"/>
              <w:left w:val="single" w:sz="4" w:space="0" w:color="auto"/>
              <w:bottom w:val="single" w:sz="4" w:space="0" w:color="auto"/>
              <w:right w:val="single" w:sz="4" w:space="0" w:color="auto"/>
            </w:tcBorders>
            <w:vAlign w:val="bottom"/>
          </w:tcPr>
          <w:p w14:paraId="051068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6192150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7831FD3" w14:textId="77777777" w:rsidTr="00E56613">
        <w:trPr>
          <w:trHeight w:val="255"/>
        </w:trPr>
        <w:tc>
          <w:tcPr>
            <w:tcW w:w="0" w:type="auto"/>
            <w:vMerge/>
            <w:tcBorders>
              <w:top w:val="single" w:sz="4" w:space="0" w:color="auto"/>
              <w:left w:val="single" w:sz="8" w:space="0" w:color="auto"/>
              <w:bottom w:val="nil"/>
              <w:right w:val="nil"/>
            </w:tcBorders>
            <w:vAlign w:val="center"/>
          </w:tcPr>
          <w:p w14:paraId="27C04D3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75F387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11</w:t>
            </w:r>
          </w:p>
        </w:tc>
        <w:tc>
          <w:tcPr>
            <w:tcW w:w="779" w:type="dxa"/>
            <w:tcBorders>
              <w:top w:val="nil"/>
              <w:left w:val="single" w:sz="4" w:space="0" w:color="auto"/>
              <w:bottom w:val="single" w:sz="4" w:space="0" w:color="auto"/>
              <w:right w:val="single" w:sz="4" w:space="0" w:color="auto"/>
            </w:tcBorders>
            <w:vAlign w:val="bottom"/>
          </w:tcPr>
          <w:p w14:paraId="3B05B5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5129B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5F45A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A5292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CC500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CC15E7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151B0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5FE63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B3DC2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B6373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14AE0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08FDF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A83FC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48478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9088D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819D1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3185DD2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B1CAAB1" w14:textId="77777777" w:rsidTr="00E56613">
        <w:trPr>
          <w:trHeight w:val="255"/>
        </w:trPr>
        <w:tc>
          <w:tcPr>
            <w:tcW w:w="0" w:type="auto"/>
            <w:vMerge/>
            <w:tcBorders>
              <w:top w:val="single" w:sz="4" w:space="0" w:color="auto"/>
              <w:left w:val="single" w:sz="8" w:space="0" w:color="auto"/>
              <w:bottom w:val="nil"/>
              <w:right w:val="nil"/>
            </w:tcBorders>
            <w:vAlign w:val="center"/>
          </w:tcPr>
          <w:p w14:paraId="7C68D3F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C99984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12</w:t>
            </w:r>
          </w:p>
        </w:tc>
        <w:tc>
          <w:tcPr>
            <w:tcW w:w="779" w:type="dxa"/>
            <w:tcBorders>
              <w:top w:val="nil"/>
              <w:left w:val="single" w:sz="4" w:space="0" w:color="auto"/>
              <w:bottom w:val="single" w:sz="4" w:space="0" w:color="auto"/>
              <w:right w:val="single" w:sz="4" w:space="0" w:color="auto"/>
            </w:tcBorders>
            <w:vAlign w:val="bottom"/>
          </w:tcPr>
          <w:p w14:paraId="0B74CA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A977B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05736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CD385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9C887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CF915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AC980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F50C3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85E0B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AE12E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BD2DE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3A7B2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3799F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BD832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022DF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4D8E4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FCA333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82CCE3C"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5CD01A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3</w:t>
            </w:r>
          </w:p>
        </w:tc>
        <w:tc>
          <w:tcPr>
            <w:tcW w:w="779" w:type="dxa"/>
            <w:tcBorders>
              <w:top w:val="nil"/>
              <w:left w:val="single" w:sz="4" w:space="0" w:color="auto"/>
              <w:bottom w:val="single" w:sz="8" w:space="0" w:color="auto"/>
              <w:right w:val="single" w:sz="4" w:space="0" w:color="auto"/>
            </w:tcBorders>
            <w:shd w:val="clear" w:color="auto" w:fill="CCFFCC"/>
            <w:vAlign w:val="bottom"/>
          </w:tcPr>
          <w:p w14:paraId="24C408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F956A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2270E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5F5C8B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C7193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C21BA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50057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92E59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21991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9E7D5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5E0393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4A2BC8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0CAD80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717A1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608C96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C6AF3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7DFC03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273F8A28"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79F0C05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4</w:t>
            </w:r>
          </w:p>
        </w:tc>
        <w:tc>
          <w:tcPr>
            <w:tcW w:w="590" w:type="dxa"/>
            <w:tcBorders>
              <w:top w:val="nil"/>
              <w:left w:val="single" w:sz="4" w:space="0" w:color="auto"/>
              <w:bottom w:val="single" w:sz="4" w:space="0" w:color="auto"/>
              <w:right w:val="single" w:sz="4" w:space="0" w:color="auto"/>
            </w:tcBorders>
            <w:shd w:val="clear" w:color="auto" w:fill="CCFFCC"/>
            <w:vAlign w:val="bottom"/>
          </w:tcPr>
          <w:p w14:paraId="2410B78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13</w:t>
            </w:r>
          </w:p>
        </w:tc>
        <w:tc>
          <w:tcPr>
            <w:tcW w:w="779" w:type="dxa"/>
            <w:tcBorders>
              <w:top w:val="nil"/>
              <w:left w:val="single" w:sz="4" w:space="0" w:color="auto"/>
              <w:bottom w:val="single" w:sz="4" w:space="0" w:color="auto"/>
              <w:right w:val="single" w:sz="4" w:space="0" w:color="auto"/>
            </w:tcBorders>
            <w:vAlign w:val="bottom"/>
          </w:tcPr>
          <w:p w14:paraId="305EA1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9674A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AA0F8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C57BF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D5B13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A1297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64CE9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FA853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7A5FB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59B5E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48A3D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66DD5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EA417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8384C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2E447E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6AA806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AFEACF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F4254A5" w14:textId="77777777" w:rsidTr="00E56613">
        <w:trPr>
          <w:trHeight w:val="255"/>
        </w:trPr>
        <w:tc>
          <w:tcPr>
            <w:tcW w:w="0" w:type="auto"/>
            <w:vMerge/>
            <w:tcBorders>
              <w:top w:val="nil"/>
              <w:left w:val="single" w:sz="8" w:space="0" w:color="auto"/>
              <w:bottom w:val="nil"/>
              <w:right w:val="nil"/>
            </w:tcBorders>
            <w:vAlign w:val="center"/>
          </w:tcPr>
          <w:p w14:paraId="4BA3DA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7EF180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14</w:t>
            </w:r>
          </w:p>
        </w:tc>
        <w:tc>
          <w:tcPr>
            <w:tcW w:w="779" w:type="dxa"/>
            <w:tcBorders>
              <w:top w:val="nil"/>
              <w:left w:val="single" w:sz="4" w:space="0" w:color="auto"/>
              <w:bottom w:val="single" w:sz="4" w:space="0" w:color="auto"/>
              <w:right w:val="single" w:sz="4" w:space="0" w:color="auto"/>
            </w:tcBorders>
            <w:vAlign w:val="bottom"/>
          </w:tcPr>
          <w:p w14:paraId="5A7A93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B80FF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EE47F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F099B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E9A68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4B339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AB179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58A59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79B46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AE6BE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122D8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0C9F6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EF9D3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13535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151ED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6EFEFF9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7A0CF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50E36DF" w14:textId="77777777" w:rsidTr="00E56613">
        <w:trPr>
          <w:trHeight w:val="255"/>
        </w:trPr>
        <w:tc>
          <w:tcPr>
            <w:tcW w:w="0" w:type="auto"/>
            <w:vMerge/>
            <w:tcBorders>
              <w:top w:val="nil"/>
              <w:left w:val="single" w:sz="8" w:space="0" w:color="auto"/>
              <w:bottom w:val="nil"/>
              <w:right w:val="nil"/>
            </w:tcBorders>
            <w:vAlign w:val="center"/>
          </w:tcPr>
          <w:p w14:paraId="2EB64C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2946B1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15</w:t>
            </w:r>
          </w:p>
        </w:tc>
        <w:tc>
          <w:tcPr>
            <w:tcW w:w="779" w:type="dxa"/>
            <w:tcBorders>
              <w:top w:val="nil"/>
              <w:left w:val="single" w:sz="4" w:space="0" w:color="auto"/>
              <w:bottom w:val="single" w:sz="4" w:space="0" w:color="auto"/>
              <w:right w:val="single" w:sz="4" w:space="0" w:color="auto"/>
            </w:tcBorders>
            <w:vAlign w:val="bottom"/>
          </w:tcPr>
          <w:p w14:paraId="32DCC2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A13C4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353E0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3D137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C4B0C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62D82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AEF47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89FCD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59184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7A8616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5085E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D2762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AEAAF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852DC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DE702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424F25F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16FB2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12F19DD" w14:textId="77777777" w:rsidTr="00E56613">
        <w:trPr>
          <w:trHeight w:val="255"/>
        </w:trPr>
        <w:tc>
          <w:tcPr>
            <w:tcW w:w="0" w:type="auto"/>
            <w:vMerge/>
            <w:tcBorders>
              <w:top w:val="nil"/>
              <w:left w:val="single" w:sz="8" w:space="0" w:color="auto"/>
              <w:bottom w:val="nil"/>
              <w:right w:val="nil"/>
            </w:tcBorders>
            <w:vAlign w:val="center"/>
          </w:tcPr>
          <w:p w14:paraId="6D5BF1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B5F3CB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16</w:t>
            </w:r>
          </w:p>
        </w:tc>
        <w:tc>
          <w:tcPr>
            <w:tcW w:w="779" w:type="dxa"/>
            <w:tcBorders>
              <w:top w:val="nil"/>
              <w:left w:val="single" w:sz="4" w:space="0" w:color="auto"/>
              <w:bottom w:val="single" w:sz="4" w:space="0" w:color="auto"/>
              <w:right w:val="single" w:sz="4" w:space="0" w:color="auto"/>
            </w:tcBorders>
            <w:vAlign w:val="bottom"/>
          </w:tcPr>
          <w:p w14:paraId="0FAA29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E1842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3CB09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F2845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70B3E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57A59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1B9F5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60FA1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0AC2C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830D1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3EB74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AD438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A8F92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0E3D0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EC094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D14CD4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214C0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70B3436"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26FFF57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4</w:t>
            </w:r>
          </w:p>
        </w:tc>
        <w:tc>
          <w:tcPr>
            <w:tcW w:w="779" w:type="dxa"/>
            <w:tcBorders>
              <w:top w:val="nil"/>
              <w:left w:val="single" w:sz="4" w:space="0" w:color="auto"/>
              <w:bottom w:val="single" w:sz="8" w:space="0" w:color="auto"/>
              <w:right w:val="single" w:sz="4" w:space="0" w:color="auto"/>
            </w:tcBorders>
            <w:shd w:val="clear" w:color="auto" w:fill="CCFFCC"/>
            <w:vAlign w:val="bottom"/>
          </w:tcPr>
          <w:p w14:paraId="4477FF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A84C5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629B7D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021D0D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F9105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9811F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9A4C4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610CD5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47053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4405D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5446FF0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42B182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EDB2C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94AAA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308BE2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17176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78D8FA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43DEC51F"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p w14:paraId="543D175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7EE99690"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46B65A9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5CBD82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6D4B3FC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7ADA84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2C224F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3B3D89D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42DDEAF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xml:space="preserve">גמר טיח/ שפכטל- בקומות המגורים </w:t>
            </w:r>
            <w:r w:rsidRPr="00E56613">
              <w:rPr>
                <w:rFonts w:ascii="David" w:eastAsia="Times New Roman" w:hAnsi="David" w:cs="David"/>
                <w:sz w:val="20"/>
                <w:szCs w:val="20"/>
                <w:rtl/>
              </w:rPr>
              <w:lastRenderedPageBreak/>
              <w:t>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68B51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lastRenderedPageBreak/>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39B16B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667D24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xml:space="preserve">גמר חיפוי מבואות וריצוף בקומות המגורים </w:t>
            </w:r>
            <w:r w:rsidRPr="00E56613">
              <w:rPr>
                <w:rFonts w:ascii="David" w:eastAsia="Times New Roman" w:hAnsi="David" w:cs="David"/>
                <w:sz w:val="20"/>
                <w:szCs w:val="20"/>
                <w:rtl/>
              </w:rPr>
              <w:lastRenderedPageBreak/>
              <w:t>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69ECC7C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lastRenderedPageBreak/>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3BB9731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54800F1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xml:space="preserve">גמר הרכבת נגרות ומסגרות בדירות </w:t>
            </w:r>
            <w:r w:rsidRPr="00E56613">
              <w:rPr>
                <w:rFonts w:ascii="David" w:eastAsia="Times New Roman" w:hAnsi="David" w:cs="David"/>
                <w:sz w:val="20"/>
                <w:szCs w:val="20"/>
                <w:rtl/>
              </w:rPr>
              <w:lastRenderedPageBreak/>
              <w:t>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4FD0D7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lastRenderedPageBreak/>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19F0CEA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46343BC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5CE5FEB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xml:space="preserve">גמר הרכבת ארונות מטבח, אמבטיה ומשטחי </w:t>
            </w:r>
            <w:r w:rsidRPr="00E56613">
              <w:rPr>
                <w:rFonts w:ascii="David" w:eastAsia="Times New Roman" w:hAnsi="David" w:cs="David"/>
                <w:sz w:val="20"/>
                <w:szCs w:val="20"/>
                <w:rtl/>
              </w:rPr>
              <w:lastRenderedPageBreak/>
              <w:t>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7E6A4A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lastRenderedPageBreak/>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4EA7300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3D23C941"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62420A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1A93D1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33E7342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47C965D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145575A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2D8F3B2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6ADCCC1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338F4DE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1BAD4B6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62325AC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40D14C2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38632F1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501149C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4249719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1697EDE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5D8E58E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38F6B47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6B7746A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59DE385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0246F09" w14:textId="77777777" w:rsidTr="00E56613">
        <w:trPr>
          <w:trHeight w:val="255"/>
        </w:trPr>
        <w:tc>
          <w:tcPr>
            <w:tcW w:w="714" w:type="dxa"/>
            <w:vMerge w:val="restart"/>
            <w:tcBorders>
              <w:top w:val="single" w:sz="4" w:space="0" w:color="auto"/>
              <w:left w:val="single" w:sz="4" w:space="0" w:color="auto"/>
              <w:bottom w:val="nil"/>
              <w:right w:val="nil"/>
            </w:tcBorders>
            <w:shd w:val="clear" w:color="auto" w:fill="CCFFCC"/>
            <w:vAlign w:val="center"/>
          </w:tcPr>
          <w:p w14:paraId="20EC9B2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5</w:t>
            </w: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300A020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17</w:t>
            </w:r>
          </w:p>
        </w:tc>
        <w:tc>
          <w:tcPr>
            <w:tcW w:w="779" w:type="dxa"/>
            <w:tcBorders>
              <w:top w:val="single" w:sz="4" w:space="0" w:color="auto"/>
              <w:left w:val="single" w:sz="4" w:space="0" w:color="auto"/>
              <w:bottom w:val="single" w:sz="4" w:space="0" w:color="auto"/>
              <w:right w:val="single" w:sz="4" w:space="0" w:color="auto"/>
            </w:tcBorders>
            <w:vAlign w:val="bottom"/>
          </w:tcPr>
          <w:p w14:paraId="0AFBFF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009196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C4468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175B8A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2DEFD8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6553DF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DA5E3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02394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300B0F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335EA8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51685C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2BBD63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1BA645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4CEEF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21D095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5A0460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74EDC17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C02677F" w14:textId="77777777" w:rsidTr="00E56613">
        <w:trPr>
          <w:trHeight w:val="255"/>
        </w:trPr>
        <w:tc>
          <w:tcPr>
            <w:tcW w:w="0" w:type="auto"/>
            <w:vMerge/>
            <w:tcBorders>
              <w:top w:val="single" w:sz="4" w:space="0" w:color="auto"/>
              <w:left w:val="single" w:sz="4" w:space="0" w:color="auto"/>
              <w:bottom w:val="nil"/>
              <w:right w:val="nil"/>
            </w:tcBorders>
            <w:vAlign w:val="center"/>
          </w:tcPr>
          <w:p w14:paraId="70C4A71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434A78F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18</w:t>
            </w:r>
          </w:p>
        </w:tc>
        <w:tc>
          <w:tcPr>
            <w:tcW w:w="779" w:type="dxa"/>
            <w:tcBorders>
              <w:top w:val="single" w:sz="4" w:space="0" w:color="auto"/>
              <w:left w:val="single" w:sz="4" w:space="0" w:color="auto"/>
              <w:bottom w:val="single" w:sz="4" w:space="0" w:color="auto"/>
              <w:right w:val="single" w:sz="4" w:space="0" w:color="auto"/>
            </w:tcBorders>
            <w:vAlign w:val="bottom"/>
          </w:tcPr>
          <w:p w14:paraId="1B0E84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170D53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753A0D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4F2C4C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7172D3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D2F8D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45B33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39D4FB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3AB27A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6C0E86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044508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676CC6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52FF4B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6F44F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059B8E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3BB33DF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665D15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1F04739" w14:textId="77777777" w:rsidTr="00E56613">
        <w:trPr>
          <w:trHeight w:val="255"/>
        </w:trPr>
        <w:tc>
          <w:tcPr>
            <w:tcW w:w="0" w:type="auto"/>
            <w:vMerge/>
            <w:tcBorders>
              <w:top w:val="single" w:sz="4" w:space="0" w:color="auto"/>
              <w:left w:val="single" w:sz="4" w:space="0" w:color="auto"/>
              <w:bottom w:val="nil"/>
              <w:right w:val="nil"/>
            </w:tcBorders>
            <w:vAlign w:val="center"/>
          </w:tcPr>
          <w:p w14:paraId="2349283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89783F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19</w:t>
            </w:r>
          </w:p>
        </w:tc>
        <w:tc>
          <w:tcPr>
            <w:tcW w:w="779" w:type="dxa"/>
            <w:tcBorders>
              <w:top w:val="nil"/>
              <w:left w:val="single" w:sz="4" w:space="0" w:color="auto"/>
              <w:bottom w:val="single" w:sz="4" w:space="0" w:color="auto"/>
              <w:right w:val="single" w:sz="4" w:space="0" w:color="auto"/>
            </w:tcBorders>
            <w:vAlign w:val="bottom"/>
          </w:tcPr>
          <w:p w14:paraId="77AF76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16F38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2E7AA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C8C5D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FE28A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0F04A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D7536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4B070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FD115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32E41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0945A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66FB2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62FD6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43B89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B1ABAC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5B7D2C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C2E93F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33A3978" w14:textId="77777777" w:rsidTr="00E56613">
        <w:trPr>
          <w:trHeight w:val="255"/>
        </w:trPr>
        <w:tc>
          <w:tcPr>
            <w:tcW w:w="0" w:type="auto"/>
            <w:vMerge/>
            <w:tcBorders>
              <w:top w:val="single" w:sz="4" w:space="0" w:color="auto"/>
              <w:left w:val="single" w:sz="4" w:space="0" w:color="auto"/>
              <w:bottom w:val="nil"/>
              <w:right w:val="nil"/>
            </w:tcBorders>
            <w:vAlign w:val="center"/>
          </w:tcPr>
          <w:p w14:paraId="09E928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50BDEBF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20</w:t>
            </w:r>
          </w:p>
        </w:tc>
        <w:tc>
          <w:tcPr>
            <w:tcW w:w="779" w:type="dxa"/>
            <w:tcBorders>
              <w:top w:val="single" w:sz="4" w:space="0" w:color="auto"/>
              <w:left w:val="single" w:sz="4" w:space="0" w:color="auto"/>
              <w:bottom w:val="single" w:sz="4" w:space="0" w:color="auto"/>
              <w:right w:val="single" w:sz="4" w:space="0" w:color="auto"/>
            </w:tcBorders>
            <w:vAlign w:val="bottom"/>
          </w:tcPr>
          <w:p w14:paraId="211188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8A675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504B0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7FF6B2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362E5E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BDC6F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98%</w:t>
            </w:r>
          </w:p>
        </w:tc>
        <w:tc>
          <w:tcPr>
            <w:tcW w:w="728" w:type="dxa"/>
            <w:tcBorders>
              <w:top w:val="single" w:sz="4" w:space="0" w:color="auto"/>
              <w:left w:val="single" w:sz="4" w:space="0" w:color="auto"/>
              <w:bottom w:val="single" w:sz="4" w:space="0" w:color="auto"/>
              <w:right w:val="single" w:sz="4" w:space="0" w:color="auto"/>
            </w:tcBorders>
            <w:vAlign w:val="bottom"/>
          </w:tcPr>
          <w:p w14:paraId="42A87E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857" w:type="dxa"/>
            <w:tcBorders>
              <w:top w:val="single" w:sz="4" w:space="0" w:color="auto"/>
              <w:left w:val="single" w:sz="4" w:space="0" w:color="auto"/>
              <w:bottom w:val="single" w:sz="4" w:space="0" w:color="auto"/>
              <w:right w:val="single" w:sz="4" w:space="0" w:color="auto"/>
            </w:tcBorders>
            <w:vAlign w:val="bottom"/>
          </w:tcPr>
          <w:p w14:paraId="551368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64949E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68" w:type="dxa"/>
            <w:tcBorders>
              <w:top w:val="single" w:sz="4" w:space="0" w:color="auto"/>
              <w:left w:val="single" w:sz="4" w:space="0" w:color="auto"/>
              <w:bottom w:val="single" w:sz="4" w:space="0" w:color="auto"/>
              <w:right w:val="single" w:sz="4" w:space="0" w:color="auto"/>
            </w:tcBorders>
            <w:vAlign w:val="bottom"/>
          </w:tcPr>
          <w:p w14:paraId="349FAF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6D1C76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780849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70EF4E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7A389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47DEB6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single" w:sz="4" w:space="0" w:color="auto"/>
              <w:left w:val="single" w:sz="4" w:space="0" w:color="auto"/>
              <w:bottom w:val="single" w:sz="4" w:space="0" w:color="auto"/>
              <w:right w:val="single" w:sz="4" w:space="0" w:color="auto"/>
            </w:tcBorders>
            <w:vAlign w:val="bottom"/>
          </w:tcPr>
          <w:p w14:paraId="4619FB1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6DC1E9F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8828C01" w14:textId="77777777" w:rsidTr="00E56613">
        <w:trPr>
          <w:trHeight w:val="269"/>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2BBB910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5</w:t>
            </w:r>
          </w:p>
        </w:tc>
        <w:tc>
          <w:tcPr>
            <w:tcW w:w="779" w:type="dxa"/>
            <w:tcBorders>
              <w:top w:val="nil"/>
              <w:left w:val="single" w:sz="4" w:space="0" w:color="auto"/>
              <w:bottom w:val="single" w:sz="8" w:space="0" w:color="auto"/>
              <w:right w:val="single" w:sz="4" w:space="0" w:color="auto"/>
            </w:tcBorders>
            <w:shd w:val="clear" w:color="auto" w:fill="CCFFCC"/>
            <w:vAlign w:val="bottom"/>
          </w:tcPr>
          <w:p w14:paraId="55B78A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D4D97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24B639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7DCD04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D3DA18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06ACA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BF3FA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9DD4E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A0ECA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47FF2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1B938A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62CA8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7A538B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224F3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0EA722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CE652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6B07E2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009E6069"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3341D3F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6</w:t>
            </w:r>
          </w:p>
        </w:tc>
        <w:tc>
          <w:tcPr>
            <w:tcW w:w="590" w:type="dxa"/>
            <w:tcBorders>
              <w:top w:val="nil"/>
              <w:left w:val="single" w:sz="4" w:space="0" w:color="auto"/>
              <w:bottom w:val="single" w:sz="4" w:space="0" w:color="auto"/>
              <w:right w:val="single" w:sz="4" w:space="0" w:color="auto"/>
            </w:tcBorders>
            <w:shd w:val="clear" w:color="auto" w:fill="CCFFCC"/>
            <w:vAlign w:val="bottom"/>
          </w:tcPr>
          <w:p w14:paraId="7F6D56C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21</w:t>
            </w:r>
          </w:p>
        </w:tc>
        <w:tc>
          <w:tcPr>
            <w:tcW w:w="779" w:type="dxa"/>
            <w:tcBorders>
              <w:top w:val="nil"/>
              <w:left w:val="single" w:sz="4" w:space="0" w:color="auto"/>
              <w:bottom w:val="single" w:sz="4" w:space="0" w:color="auto"/>
              <w:right w:val="single" w:sz="4" w:space="0" w:color="auto"/>
            </w:tcBorders>
            <w:vAlign w:val="bottom"/>
          </w:tcPr>
          <w:p w14:paraId="20A755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E90B2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01856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0B8AB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79188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52FD3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6D1A6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3E49D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48B66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2E4B7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B6AAA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60B8C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42805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E56AC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E31D4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8B5F4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776B8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1170221" w14:textId="77777777" w:rsidTr="00E56613">
        <w:trPr>
          <w:trHeight w:val="255"/>
        </w:trPr>
        <w:tc>
          <w:tcPr>
            <w:tcW w:w="0" w:type="auto"/>
            <w:vMerge/>
            <w:tcBorders>
              <w:top w:val="nil"/>
              <w:left w:val="single" w:sz="8" w:space="0" w:color="auto"/>
              <w:bottom w:val="nil"/>
              <w:right w:val="nil"/>
            </w:tcBorders>
            <w:vAlign w:val="center"/>
          </w:tcPr>
          <w:p w14:paraId="56E54E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5F2DB0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22</w:t>
            </w:r>
          </w:p>
        </w:tc>
        <w:tc>
          <w:tcPr>
            <w:tcW w:w="779" w:type="dxa"/>
            <w:tcBorders>
              <w:top w:val="nil"/>
              <w:left w:val="single" w:sz="4" w:space="0" w:color="auto"/>
              <w:bottom w:val="single" w:sz="4" w:space="0" w:color="auto"/>
              <w:right w:val="single" w:sz="4" w:space="0" w:color="auto"/>
            </w:tcBorders>
            <w:vAlign w:val="bottom"/>
          </w:tcPr>
          <w:p w14:paraId="40C939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2AA89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377BE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3D0241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305CA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028B8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54CDF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1282B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D1469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312B2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F65B7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C4678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67BFC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DA225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08480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3653DC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A51D9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E255494" w14:textId="77777777" w:rsidTr="00E56613">
        <w:trPr>
          <w:trHeight w:val="255"/>
        </w:trPr>
        <w:tc>
          <w:tcPr>
            <w:tcW w:w="0" w:type="auto"/>
            <w:vMerge/>
            <w:tcBorders>
              <w:top w:val="nil"/>
              <w:left w:val="single" w:sz="8" w:space="0" w:color="auto"/>
              <w:bottom w:val="nil"/>
              <w:right w:val="nil"/>
            </w:tcBorders>
            <w:vAlign w:val="center"/>
          </w:tcPr>
          <w:p w14:paraId="2AB983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9F6CBB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23</w:t>
            </w:r>
          </w:p>
        </w:tc>
        <w:tc>
          <w:tcPr>
            <w:tcW w:w="779" w:type="dxa"/>
            <w:tcBorders>
              <w:top w:val="nil"/>
              <w:left w:val="single" w:sz="4" w:space="0" w:color="auto"/>
              <w:bottom w:val="single" w:sz="4" w:space="0" w:color="auto"/>
              <w:right w:val="single" w:sz="4" w:space="0" w:color="auto"/>
            </w:tcBorders>
            <w:vAlign w:val="bottom"/>
          </w:tcPr>
          <w:p w14:paraId="7BF151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3D8C2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DA8C8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F1D50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2975E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4215D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F0422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CAFE4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2E6A6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5947B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C487E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428B1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840FC1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0130B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59E49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48217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DC8099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B8E4687" w14:textId="77777777" w:rsidTr="00E56613">
        <w:trPr>
          <w:trHeight w:val="255"/>
        </w:trPr>
        <w:tc>
          <w:tcPr>
            <w:tcW w:w="0" w:type="auto"/>
            <w:vMerge/>
            <w:tcBorders>
              <w:top w:val="nil"/>
              <w:left w:val="single" w:sz="8" w:space="0" w:color="auto"/>
              <w:bottom w:val="nil"/>
              <w:right w:val="nil"/>
            </w:tcBorders>
            <w:vAlign w:val="center"/>
          </w:tcPr>
          <w:p w14:paraId="092A80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E8B5E6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24</w:t>
            </w:r>
          </w:p>
        </w:tc>
        <w:tc>
          <w:tcPr>
            <w:tcW w:w="779" w:type="dxa"/>
            <w:tcBorders>
              <w:top w:val="nil"/>
              <w:left w:val="single" w:sz="4" w:space="0" w:color="auto"/>
              <w:bottom w:val="single" w:sz="4" w:space="0" w:color="auto"/>
              <w:right w:val="single" w:sz="4" w:space="0" w:color="auto"/>
            </w:tcBorders>
            <w:vAlign w:val="bottom"/>
          </w:tcPr>
          <w:p w14:paraId="03B08C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71D0F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0DD73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AB3D38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FC703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0D323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F0BB3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EE7B8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A8C87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C36AC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87794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E8363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1962D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94CA69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5CA0DE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228007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49B79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523E005"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1C34938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6</w:t>
            </w:r>
          </w:p>
        </w:tc>
        <w:tc>
          <w:tcPr>
            <w:tcW w:w="779" w:type="dxa"/>
            <w:tcBorders>
              <w:top w:val="nil"/>
              <w:left w:val="single" w:sz="4" w:space="0" w:color="auto"/>
              <w:bottom w:val="single" w:sz="8" w:space="0" w:color="auto"/>
              <w:right w:val="single" w:sz="4" w:space="0" w:color="auto"/>
            </w:tcBorders>
            <w:shd w:val="clear" w:color="auto" w:fill="CCFFCC"/>
            <w:vAlign w:val="bottom"/>
          </w:tcPr>
          <w:p w14:paraId="280C0D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160DD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2C2E50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07E32B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104D4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160BF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79BAD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4A518F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60CE7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8113B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38256E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F084B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4C543C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6A974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3DF375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FE803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42CB1C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4C55C594"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6D35C321"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1189AD9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69D51FC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30309EF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544F07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76DBD1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6A033E4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197A0AC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79FC69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6361B11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35D325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0063EB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145793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7EBA71B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51A9A7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7486B9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6F83B9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2B5FF6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1B721C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03CD11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78FEE09C"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428BC9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vAlign w:val="bottom"/>
          </w:tcPr>
          <w:p w14:paraId="07CC0D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4" w:space="0" w:color="auto"/>
              <w:bottom w:val="single" w:sz="4" w:space="0" w:color="auto"/>
              <w:right w:val="single" w:sz="4" w:space="0" w:color="auto"/>
            </w:tcBorders>
            <w:vAlign w:val="bottom"/>
          </w:tcPr>
          <w:p w14:paraId="3A276A5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4" w:space="0" w:color="auto"/>
              <w:right w:val="single" w:sz="4" w:space="0" w:color="auto"/>
            </w:tcBorders>
            <w:vAlign w:val="bottom"/>
          </w:tcPr>
          <w:p w14:paraId="1528436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4" w:space="0" w:color="auto"/>
              <w:right w:val="single" w:sz="4" w:space="0" w:color="auto"/>
            </w:tcBorders>
            <w:vAlign w:val="bottom"/>
          </w:tcPr>
          <w:p w14:paraId="44ADD90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4" w:space="0" w:color="auto"/>
              <w:right w:val="single" w:sz="4" w:space="0" w:color="auto"/>
            </w:tcBorders>
            <w:vAlign w:val="bottom"/>
          </w:tcPr>
          <w:p w14:paraId="5C6B8D8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25213F6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4" w:space="0" w:color="auto"/>
              <w:right w:val="single" w:sz="4" w:space="0" w:color="auto"/>
            </w:tcBorders>
            <w:vAlign w:val="bottom"/>
          </w:tcPr>
          <w:p w14:paraId="078AE1B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4" w:space="0" w:color="auto"/>
              <w:right w:val="single" w:sz="4" w:space="0" w:color="auto"/>
            </w:tcBorders>
            <w:vAlign w:val="bottom"/>
          </w:tcPr>
          <w:p w14:paraId="7602B86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6169D9E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4" w:space="0" w:color="auto"/>
              <w:right w:val="single" w:sz="4" w:space="0" w:color="auto"/>
            </w:tcBorders>
            <w:vAlign w:val="bottom"/>
          </w:tcPr>
          <w:p w14:paraId="34D8741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4" w:space="0" w:color="auto"/>
              <w:right w:val="single" w:sz="4" w:space="0" w:color="auto"/>
            </w:tcBorders>
            <w:vAlign w:val="bottom"/>
          </w:tcPr>
          <w:p w14:paraId="6EE9762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4" w:space="0" w:color="auto"/>
              <w:right w:val="single" w:sz="4" w:space="0" w:color="auto"/>
            </w:tcBorders>
            <w:vAlign w:val="bottom"/>
          </w:tcPr>
          <w:p w14:paraId="0D66CF6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4" w:space="0" w:color="auto"/>
              <w:right w:val="single" w:sz="4" w:space="0" w:color="auto"/>
            </w:tcBorders>
            <w:vAlign w:val="bottom"/>
          </w:tcPr>
          <w:p w14:paraId="3C2F411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4" w:space="0" w:color="auto"/>
              <w:right w:val="single" w:sz="4" w:space="0" w:color="auto"/>
            </w:tcBorders>
            <w:vAlign w:val="bottom"/>
          </w:tcPr>
          <w:p w14:paraId="7BDFE7D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4" w:space="0" w:color="auto"/>
              <w:right w:val="single" w:sz="4" w:space="0" w:color="auto"/>
            </w:tcBorders>
            <w:vAlign w:val="bottom"/>
          </w:tcPr>
          <w:p w14:paraId="57CD111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4" w:space="0" w:color="auto"/>
              <w:right w:val="single" w:sz="4" w:space="0" w:color="auto"/>
            </w:tcBorders>
            <w:vAlign w:val="bottom"/>
          </w:tcPr>
          <w:p w14:paraId="7114B8C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4" w:space="0" w:color="auto"/>
              <w:right w:val="single" w:sz="4" w:space="0" w:color="auto"/>
            </w:tcBorders>
            <w:vAlign w:val="bottom"/>
          </w:tcPr>
          <w:p w14:paraId="430190F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2E22680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ABCBADA"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64FBC6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7</w:t>
            </w:r>
          </w:p>
        </w:tc>
        <w:tc>
          <w:tcPr>
            <w:tcW w:w="590" w:type="dxa"/>
            <w:tcBorders>
              <w:top w:val="nil"/>
              <w:left w:val="single" w:sz="4" w:space="0" w:color="auto"/>
              <w:bottom w:val="single" w:sz="4" w:space="0" w:color="auto"/>
              <w:right w:val="single" w:sz="4" w:space="0" w:color="auto"/>
            </w:tcBorders>
            <w:shd w:val="clear" w:color="auto" w:fill="CCFFCC"/>
            <w:vAlign w:val="bottom"/>
          </w:tcPr>
          <w:p w14:paraId="2A03590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25</w:t>
            </w:r>
          </w:p>
        </w:tc>
        <w:tc>
          <w:tcPr>
            <w:tcW w:w="779" w:type="dxa"/>
            <w:tcBorders>
              <w:top w:val="nil"/>
              <w:left w:val="single" w:sz="4" w:space="0" w:color="auto"/>
              <w:bottom w:val="single" w:sz="4" w:space="0" w:color="auto"/>
              <w:right w:val="single" w:sz="4" w:space="0" w:color="auto"/>
            </w:tcBorders>
            <w:vAlign w:val="bottom"/>
          </w:tcPr>
          <w:p w14:paraId="5D7B80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5EDD9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0C4D4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A1B3E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237AD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CFA6F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EA02C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1D2053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11EA8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042A0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70B8F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17AA6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9487E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D2CB6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75D6D1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262E30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50638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E75206E" w14:textId="77777777" w:rsidTr="00E56613">
        <w:trPr>
          <w:trHeight w:val="255"/>
        </w:trPr>
        <w:tc>
          <w:tcPr>
            <w:tcW w:w="0" w:type="auto"/>
            <w:vMerge/>
            <w:tcBorders>
              <w:top w:val="single" w:sz="4" w:space="0" w:color="auto"/>
              <w:left w:val="single" w:sz="8" w:space="0" w:color="auto"/>
              <w:bottom w:val="nil"/>
              <w:right w:val="nil"/>
            </w:tcBorders>
            <w:vAlign w:val="center"/>
          </w:tcPr>
          <w:p w14:paraId="65591C8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6A75C8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26</w:t>
            </w:r>
          </w:p>
        </w:tc>
        <w:tc>
          <w:tcPr>
            <w:tcW w:w="779" w:type="dxa"/>
            <w:tcBorders>
              <w:top w:val="nil"/>
              <w:left w:val="single" w:sz="4" w:space="0" w:color="auto"/>
              <w:bottom w:val="single" w:sz="4" w:space="0" w:color="auto"/>
              <w:right w:val="single" w:sz="4" w:space="0" w:color="auto"/>
            </w:tcBorders>
            <w:vAlign w:val="bottom"/>
          </w:tcPr>
          <w:p w14:paraId="7D9479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41795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7D226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40AD8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F1BCD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89F77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8C137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7827D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41C6A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1205F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20590C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A9008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29741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FAD35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2FC28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EBA46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B3D6C6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04E4871" w14:textId="77777777" w:rsidTr="00E56613">
        <w:trPr>
          <w:trHeight w:val="255"/>
        </w:trPr>
        <w:tc>
          <w:tcPr>
            <w:tcW w:w="0" w:type="auto"/>
            <w:vMerge/>
            <w:tcBorders>
              <w:top w:val="single" w:sz="4" w:space="0" w:color="auto"/>
              <w:left w:val="single" w:sz="8" w:space="0" w:color="auto"/>
              <w:bottom w:val="nil"/>
              <w:right w:val="nil"/>
            </w:tcBorders>
            <w:vAlign w:val="center"/>
          </w:tcPr>
          <w:p w14:paraId="1E6A1A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7938B5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27</w:t>
            </w:r>
          </w:p>
        </w:tc>
        <w:tc>
          <w:tcPr>
            <w:tcW w:w="779" w:type="dxa"/>
            <w:tcBorders>
              <w:top w:val="nil"/>
              <w:left w:val="single" w:sz="4" w:space="0" w:color="auto"/>
              <w:bottom w:val="single" w:sz="4" w:space="0" w:color="auto"/>
              <w:right w:val="single" w:sz="4" w:space="0" w:color="auto"/>
            </w:tcBorders>
            <w:vAlign w:val="bottom"/>
          </w:tcPr>
          <w:p w14:paraId="225519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5C75E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C875E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04302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5D4A8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A500A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BAB6F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ADD8A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01440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3F884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00848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8D734C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30FE2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36C45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BC399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9D6160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518B7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D254777" w14:textId="77777777" w:rsidTr="00E56613">
        <w:trPr>
          <w:trHeight w:val="255"/>
        </w:trPr>
        <w:tc>
          <w:tcPr>
            <w:tcW w:w="0" w:type="auto"/>
            <w:vMerge/>
            <w:tcBorders>
              <w:top w:val="single" w:sz="4" w:space="0" w:color="auto"/>
              <w:left w:val="single" w:sz="8" w:space="0" w:color="auto"/>
              <w:bottom w:val="nil"/>
              <w:right w:val="nil"/>
            </w:tcBorders>
            <w:vAlign w:val="center"/>
          </w:tcPr>
          <w:p w14:paraId="063E15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6C70DA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28</w:t>
            </w:r>
          </w:p>
        </w:tc>
        <w:tc>
          <w:tcPr>
            <w:tcW w:w="779" w:type="dxa"/>
            <w:tcBorders>
              <w:top w:val="nil"/>
              <w:left w:val="single" w:sz="4" w:space="0" w:color="auto"/>
              <w:bottom w:val="single" w:sz="4" w:space="0" w:color="auto"/>
              <w:right w:val="single" w:sz="4" w:space="0" w:color="auto"/>
            </w:tcBorders>
            <w:vAlign w:val="bottom"/>
          </w:tcPr>
          <w:p w14:paraId="6D6434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83A76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5E40A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8613E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59949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4A312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EFCFC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A725E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08E2F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9BF20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45B14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52F12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9DDE1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0276B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347D2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5729F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969DBE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50CCDD1"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A337C5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7</w:t>
            </w:r>
          </w:p>
        </w:tc>
        <w:tc>
          <w:tcPr>
            <w:tcW w:w="779" w:type="dxa"/>
            <w:tcBorders>
              <w:top w:val="nil"/>
              <w:left w:val="single" w:sz="4" w:space="0" w:color="auto"/>
              <w:bottom w:val="single" w:sz="8" w:space="0" w:color="auto"/>
              <w:right w:val="single" w:sz="4" w:space="0" w:color="auto"/>
            </w:tcBorders>
            <w:shd w:val="clear" w:color="auto" w:fill="CCFFCC"/>
            <w:vAlign w:val="bottom"/>
          </w:tcPr>
          <w:p w14:paraId="743512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330D17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85414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6C9452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12770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11D68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04EB9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73B54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A24A6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B0464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629D9D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53C005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08B23E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90950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356D57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ED249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244D50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17409C9A"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p>
    <w:p w14:paraId="24C472F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F7B88A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1376D5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669FB7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AE1F1A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59008E8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05698CD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D4DEBB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159188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2100590"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BB2101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9205E0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9C5412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F61A85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083373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tbl>
      <w:tblPr>
        <w:bidiVisual/>
        <w:tblW w:w="14997" w:type="dxa"/>
        <w:tblInd w:w="3131" w:type="dxa"/>
        <w:tblLook w:val="0000" w:firstRow="0" w:lastRow="0" w:firstColumn="0" w:lastColumn="0" w:noHBand="0" w:noVBand="0"/>
      </w:tblPr>
      <w:tblGrid>
        <w:gridCol w:w="4642"/>
        <w:gridCol w:w="1180"/>
        <w:gridCol w:w="835"/>
        <w:gridCol w:w="728"/>
        <w:gridCol w:w="728"/>
        <w:gridCol w:w="728"/>
        <w:gridCol w:w="728"/>
        <w:gridCol w:w="728"/>
        <w:gridCol w:w="728"/>
        <w:gridCol w:w="728"/>
        <w:gridCol w:w="728"/>
        <w:gridCol w:w="728"/>
        <w:gridCol w:w="728"/>
        <w:gridCol w:w="1060"/>
      </w:tblGrid>
      <w:tr w:rsidR="00E56613" w:rsidRPr="00E56613" w14:paraId="792E178D" w14:textId="77777777" w:rsidTr="00865F43">
        <w:trPr>
          <w:trHeight w:val="300"/>
        </w:trPr>
        <w:tc>
          <w:tcPr>
            <w:tcW w:w="4642" w:type="dxa"/>
            <w:vMerge w:val="restart"/>
            <w:tcBorders>
              <w:top w:val="single" w:sz="4" w:space="0" w:color="auto"/>
              <w:left w:val="single" w:sz="4" w:space="0" w:color="auto"/>
              <w:bottom w:val="single" w:sz="4" w:space="0" w:color="auto"/>
              <w:right w:val="single" w:sz="4" w:space="0" w:color="auto"/>
            </w:tcBorders>
            <w:noWrap/>
            <w:vAlign w:val="bottom"/>
          </w:tcPr>
          <w:p w14:paraId="34EB1D1E" w14:textId="77777777" w:rsidR="00E56613" w:rsidRPr="00E56613" w:rsidRDefault="00E56613" w:rsidP="00865F43">
            <w:pPr>
              <w:bidi w:val="0"/>
              <w:spacing w:before="0" w:beforeAutospacing="0" w:after="0" w:afterAutospacing="0" w:line="240" w:lineRule="auto"/>
              <w:ind w:right="2289"/>
              <w:jc w:val="center"/>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3AC8C856"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tl/>
              </w:rPr>
              <w:t xml:space="preserve">חשבון מס' : </w:t>
            </w:r>
          </w:p>
        </w:tc>
        <w:tc>
          <w:tcPr>
            <w:tcW w:w="835" w:type="dxa"/>
            <w:tcBorders>
              <w:top w:val="single" w:sz="4" w:space="0" w:color="auto"/>
              <w:left w:val="nil"/>
              <w:bottom w:val="single" w:sz="4" w:space="0" w:color="auto"/>
              <w:right w:val="single" w:sz="4" w:space="0" w:color="auto"/>
            </w:tcBorders>
            <w:noWrap/>
            <w:vAlign w:val="bottom"/>
          </w:tcPr>
          <w:p w14:paraId="43BA6D2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____</w:t>
            </w:r>
          </w:p>
        </w:tc>
        <w:tc>
          <w:tcPr>
            <w:tcW w:w="8340" w:type="dxa"/>
            <w:gridSpan w:val="11"/>
            <w:tcBorders>
              <w:top w:val="single" w:sz="4" w:space="0" w:color="auto"/>
              <w:left w:val="single" w:sz="4" w:space="0" w:color="auto"/>
              <w:bottom w:val="nil"/>
              <w:right w:val="nil"/>
            </w:tcBorders>
            <w:noWrap/>
            <w:vAlign w:val="bottom"/>
          </w:tcPr>
          <w:p w14:paraId="61FB1A5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proofErr w:type="spellStart"/>
            <w:r w:rsidRPr="00E56613">
              <w:rPr>
                <w:rFonts w:ascii="David" w:eastAsia="Times New Roman" w:hAnsi="David" w:cs="David"/>
                <w:b/>
                <w:bCs/>
                <w:rtl/>
              </w:rPr>
              <w:t>פרוייקט</w:t>
            </w:r>
            <w:proofErr w:type="spellEnd"/>
            <w:r w:rsidRPr="00E56613">
              <w:rPr>
                <w:rFonts w:ascii="David" w:eastAsia="Times New Roman" w:hAnsi="David" w:cs="David"/>
                <w:b/>
                <w:bCs/>
                <w:rtl/>
              </w:rPr>
              <w:t>:___________, בניין מס':______________</w:t>
            </w:r>
          </w:p>
        </w:tc>
      </w:tr>
      <w:tr w:rsidR="00E56613" w:rsidRPr="00E56613" w14:paraId="6DCF50B6" w14:textId="77777777" w:rsidTr="00865F43">
        <w:trPr>
          <w:trHeight w:val="300"/>
        </w:trPr>
        <w:tc>
          <w:tcPr>
            <w:tcW w:w="4642" w:type="dxa"/>
            <w:vMerge/>
            <w:tcBorders>
              <w:top w:val="single" w:sz="4" w:space="0" w:color="auto"/>
              <w:left w:val="single" w:sz="4" w:space="0" w:color="auto"/>
              <w:bottom w:val="single" w:sz="4" w:space="0" w:color="auto"/>
              <w:right w:val="single" w:sz="4" w:space="0" w:color="auto"/>
            </w:tcBorders>
            <w:vAlign w:val="center"/>
          </w:tcPr>
          <w:p w14:paraId="784A72E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5B2723B1"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u w:val="single"/>
              </w:rPr>
            </w:pPr>
            <w:r w:rsidRPr="00E56613">
              <w:rPr>
                <w:rFonts w:ascii="David" w:eastAsia="Times New Roman" w:hAnsi="David" w:cs="David"/>
                <w:b/>
                <w:bCs/>
                <w:sz w:val="20"/>
                <w:szCs w:val="20"/>
                <w:u w:val="single"/>
                <w:rtl/>
              </w:rPr>
              <w:t>ביצוע חודש:</w:t>
            </w:r>
          </w:p>
        </w:tc>
        <w:tc>
          <w:tcPr>
            <w:tcW w:w="835" w:type="dxa"/>
            <w:tcBorders>
              <w:top w:val="single" w:sz="4" w:space="0" w:color="auto"/>
              <w:left w:val="nil"/>
              <w:bottom w:val="single" w:sz="4" w:space="0" w:color="auto"/>
              <w:right w:val="single" w:sz="4" w:space="0" w:color="auto"/>
            </w:tcBorders>
            <w:noWrap/>
            <w:vAlign w:val="bottom"/>
          </w:tcPr>
          <w:p w14:paraId="07912F6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w:t>
            </w:r>
          </w:p>
        </w:tc>
        <w:tc>
          <w:tcPr>
            <w:tcW w:w="8340" w:type="dxa"/>
            <w:gridSpan w:val="11"/>
            <w:tcBorders>
              <w:top w:val="nil"/>
              <w:left w:val="single" w:sz="4" w:space="0" w:color="auto"/>
              <w:bottom w:val="single" w:sz="4" w:space="0" w:color="auto"/>
              <w:right w:val="single" w:sz="4" w:space="0" w:color="auto"/>
            </w:tcBorders>
            <w:noWrap/>
            <w:vAlign w:val="bottom"/>
          </w:tcPr>
          <w:p w14:paraId="67D4E7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r w:rsidR="00E56613" w:rsidRPr="00E56613" w14:paraId="24948B46" w14:textId="77777777" w:rsidTr="00865F43">
        <w:trPr>
          <w:trHeight w:val="403"/>
        </w:trPr>
        <w:tc>
          <w:tcPr>
            <w:tcW w:w="4642" w:type="dxa"/>
            <w:tcBorders>
              <w:top w:val="single" w:sz="4" w:space="0" w:color="auto"/>
              <w:left w:val="single" w:sz="8" w:space="0" w:color="auto"/>
              <w:bottom w:val="single" w:sz="4" w:space="0" w:color="auto"/>
              <w:right w:val="single" w:sz="4" w:space="0" w:color="auto"/>
            </w:tcBorders>
            <w:noWrap/>
          </w:tcPr>
          <w:p w14:paraId="45585100"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1180" w:type="dxa"/>
            <w:tcBorders>
              <w:top w:val="single" w:sz="4" w:space="0" w:color="auto"/>
              <w:left w:val="single" w:sz="4" w:space="0" w:color="auto"/>
              <w:bottom w:val="single" w:sz="8" w:space="0" w:color="auto"/>
              <w:right w:val="single" w:sz="4" w:space="0" w:color="auto"/>
            </w:tcBorders>
          </w:tcPr>
          <w:p w14:paraId="682842A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835" w:type="dxa"/>
            <w:tcBorders>
              <w:top w:val="single" w:sz="4" w:space="0" w:color="auto"/>
              <w:left w:val="single" w:sz="4" w:space="0" w:color="auto"/>
              <w:bottom w:val="single" w:sz="4" w:space="0" w:color="auto"/>
              <w:right w:val="single" w:sz="4" w:space="0" w:color="auto"/>
            </w:tcBorders>
            <w:noWrap/>
          </w:tcPr>
          <w:p w14:paraId="6B917F04"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4" w:space="0" w:color="auto"/>
              <w:left w:val="single" w:sz="4" w:space="0" w:color="auto"/>
              <w:bottom w:val="single" w:sz="4" w:space="0" w:color="auto"/>
              <w:right w:val="single" w:sz="4" w:space="0" w:color="auto"/>
            </w:tcBorders>
            <w:noWrap/>
          </w:tcPr>
          <w:p w14:paraId="47C2BCCE"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4" w:space="0" w:color="auto"/>
              <w:left w:val="single" w:sz="4" w:space="0" w:color="auto"/>
              <w:bottom w:val="single" w:sz="4" w:space="0" w:color="auto"/>
              <w:right w:val="single" w:sz="4" w:space="0" w:color="auto"/>
            </w:tcBorders>
            <w:noWrap/>
          </w:tcPr>
          <w:p w14:paraId="14D20A86"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4" w:space="0" w:color="auto"/>
              <w:left w:val="single" w:sz="4" w:space="0" w:color="auto"/>
              <w:bottom w:val="single" w:sz="4" w:space="0" w:color="auto"/>
              <w:right w:val="single" w:sz="4" w:space="0" w:color="auto"/>
            </w:tcBorders>
            <w:noWrap/>
          </w:tcPr>
          <w:p w14:paraId="58EA686E"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4" w:space="0" w:color="auto"/>
              <w:left w:val="single" w:sz="4" w:space="0" w:color="auto"/>
              <w:bottom w:val="single" w:sz="4" w:space="0" w:color="auto"/>
              <w:right w:val="single" w:sz="4" w:space="0" w:color="auto"/>
            </w:tcBorders>
          </w:tcPr>
          <w:p w14:paraId="33B5352E"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4" w:space="0" w:color="auto"/>
              <w:left w:val="single" w:sz="4" w:space="0" w:color="auto"/>
              <w:bottom w:val="single" w:sz="4" w:space="0" w:color="auto"/>
              <w:right w:val="single" w:sz="4" w:space="0" w:color="auto"/>
            </w:tcBorders>
          </w:tcPr>
          <w:p w14:paraId="49C5EAC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4" w:space="0" w:color="auto"/>
              <w:left w:val="single" w:sz="4" w:space="0" w:color="auto"/>
              <w:bottom w:val="single" w:sz="4" w:space="0" w:color="auto"/>
              <w:right w:val="single" w:sz="4" w:space="0" w:color="auto"/>
            </w:tcBorders>
          </w:tcPr>
          <w:p w14:paraId="48CD59B8"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4" w:space="0" w:color="auto"/>
              <w:left w:val="single" w:sz="4" w:space="0" w:color="auto"/>
              <w:bottom w:val="single" w:sz="4" w:space="0" w:color="auto"/>
              <w:right w:val="single" w:sz="4" w:space="0" w:color="auto"/>
            </w:tcBorders>
          </w:tcPr>
          <w:p w14:paraId="08F7B7D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4" w:space="0" w:color="auto"/>
              <w:left w:val="single" w:sz="4" w:space="0" w:color="auto"/>
              <w:bottom w:val="single" w:sz="4" w:space="0" w:color="auto"/>
              <w:right w:val="single" w:sz="4" w:space="0" w:color="auto"/>
            </w:tcBorders>
          </w:tcPr>
          <w:p w14:paraId="22559931"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4" w:space="0" w:color="auto"/>
              <w:left w:val="single" w:sz="4" w:space="0" w:color="auto"/>
              <w:bottom w:val="single" w:sz="4" w:space="0" w:color="auto"/>
              <w:right w:val="single" w:sz="4" w:space="0" w:color="auto"/>
            </w:tcBorders>
          </w:tcPr>
          <w:p w14:paraId="48E2A299"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4" w:space="0" w:color="auto"/>
              <w:left w:val="single" w:sz="4" w:space="0" w:color="auto"/>
              <w:bottom w:val="single" w:sz="4" w:space="0" w:color="auto"/>
              <w:right w:val="single" w:sz="4" w:space="0" w:color="auto"/>
            </w:tcBorders>
          </w:tcPr>
          <w:p w14:paraId="3984B17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4" w:space="0" w:color="auto"/>
              <w:left w:val="single" w:sz="4" w:space="0" w:color="auto"/>
              <w:bottom w:val="single" w:sz="4" w:space="0" w:color="auto"/>
              <w:right w:val="single" w:sz="8" w:space="0" w:color="auto"/>
            </w:tcBorders>
            <w:noWrap/>
          </w:tcPr>
          <w:p w14:paraId="3298A23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2A83B98F" w14:textId="77777777" w:rsidTr="00865F43">
        <w:trPr>
          <w:trHeight w:val="315"/>
        </w:trPr>
        <w:tc>
          <w:tcPr>
            <w:tcW w:w="4642" w:type="dxa"/>
            <w:tcBorders>
              <w:top w:val="nil"/>
              <w:left w:val="single" w:sz="8" w:space="0" w:color="auto"/>
              <w:bottom w:val="single" w:sz="4" w:space="0" w:color="auto"/>
              <w:right w:val="single" w:sz="4" w:space="0" w:color="auto"/>
            </w:tcBorders>
          </w:tcPr>
          <w:p w14:paraId="71AFCE1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עפר ניקוז וביסוס</w:t>
            </w:r>
          </w:p>
        </w:tc>
        <w:tc>
          <w:tcPr>
            <w:tcW w:w="1180" w:type="dxa"/>
            <w:tcBorders>
              <w:top w:val="nil"/>
              <w:left w:val="single" w:sz="4" w:space="0" w:color="auto"/>
              <w:bottom w:val="single" w:sz="4" w:space="0" w:color="auto"/>
              <w:right w:val="single" w:sz="4" w:space="0" w:color="auto"/>
            </w:tcBorders>
          </w:tcPr>
          <w:p w14:paraId="008294D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4.00%</w:t>
            </w:r>
          </w:p>
        </w:tc>
        <w:tc>
          <w:tcPr>
            <w:tcW w:w="835" w:type="dxa"/>
            <w:tcBorders>
              <w:top w:val="nil"/>
              <w:left w:val="single" w:sz="4" w:space="0" w:color="auto"/>
              <w:bottom w:val="single" w:sz="4" w:space="0" w:color="auto"/>
              <w:right w:val="single" w:sz="4" w:space="0" w:color="auto"/>
            </w:tcBorders>
          </w:tcPr>
          <w:p w14:paraId="2C94A40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5D660C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F02C23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7E10E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FF4F9A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41AFA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A05F1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10513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AC205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05CD6B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4A6A7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1869B6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FE1BDF1" w14:textId="77777777" w:rsidTr="00865F43">
        <w:trPr>
          <w:trHeight w:val="315"/>
        </w:trPr>
        <w:tc>
          <w:tcPr>
            <w:tcW w:w="4642" w:type="dxa"/>
            <w:tcBorders>
              <w:top w:val="nil"/>
              <w:left w:val="single" w:sz="8" w:space="0" w:color="auto"/>
              <w:bottom w:val="single" w:sz="4" w:space="0" w:color="auto"/>
              <w:right w:val="single" w:sz="4" w:space="0" w:color="auto"/>
            </w:tcBorders>
          </w:tcPr>
          <w:p w14:paraId="1A727A0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180" w:type="dxa"/>
            <w:tcBorders>
              <w:top w:val="nil"/>
              <w:left w:val="single" w:sz="4" w:space="0" w:color="auto"/>
              <w:bottom w:val="single" w:sz="4" w:space="0" w:color="auto"/>
              <w:right w:val="single" w:sz="4" w:space="0" w:color="auto"/>
            </w:tcBorders>
          </w:tcPr>
          <w:p w14:paraId="34BFC7D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38.00%</w:t>
            </w:r>
          </w:p>
        </w:tc>
        <w:tc>
          <w:tcPr>
            <w:tcW w:w="835" w:type="dxa"/>
            <w:tcBorders>
              <w:top w:val="nil"/>
              <w:left w:val="single" w:sz="4" w:space="0" w:color="auto"/>
              <w:bottom w:val="single" w:sz="4" w:space="0" w:color="auto"/>
              <w:right w:val="single" w:sz="4" w:space="0" w:color="auto"/>
            </w:tcBorders>
            <w:shd w:val="clear" w:color="auto" w:fill="C0C0C0"/>
          </w:tcPr>
          <w:p w14:paraId="3C625B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45DE40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10254F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182287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957924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F92C1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C2278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186A5B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905A8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7DEE19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325BEE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BE79F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5FA8A4E" w14:textId="77777777" w:rsidTr="00865F43">
        <w:trPr>
          <w:trHeight w:val="315"/>
        </w:trPr>
        <w:tc>
          <w:tcPr>
            <w:tcW w:w="4642" w:type="dxa"/>
            <w:tcBorders>
              <w:top w:val="nil"/>
              <w:left w:val="single" w:sz="8" w:space="0" w:color="auto"/>
              <w:bottom w:val="single" w:sz="4" w:space="0" w:color="auto"/>
              <w:right w:val="single" w:sz="4" w:space="0" w:color="auto"/>
            </w:tcBorders>
          </w:tcPr>
          <w:p w14:paraId="2240A3D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180" w:type="dxa"/>
            <w:tcBorders>
              <w:top w:val="nil"/>
              <w:left w:val="single" w:sz="4" w:space="0" w:color="auto"/>
              <w:bottom w:val="single" w:sz="4" w:space="0" w:color="auto"/>
              <w:right w:val="single" w:sz="4" w:space="0" w:color="auto"/>
            </w:tcBorders>
          </w:tcPr>
          <w:p w14:paraId="24DA28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603F56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8E0E6E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7062F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351E7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82558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BD3AD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2C59E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2539A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C6441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D200A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141AEF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FE241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7BD1447" w14:textId="77777777" w:rsidTr="00865F43">
        <w:trPr>
          <w:trHeight w:val="315"/>
        </w:trPr>
        <w:tc>
          <w:tcPr>
            <w:tcW w:w="4642" w:type="dxa"/>
            <w:tcBorders>
              <w:top w:val="nil"/>
              <w:left w:val="single" w:sz="8" w:space="0" w:color="auto"/>
              <w:bottom w:val="single" w:sz="4" w:space="0" w:color="auto"/>
              <w:right w:val="single" w:sz="4" w:space="0" w:color="auto"/>
            </w:tcBorders>
          </w:tcPr>
          <w:p w14:paraId="3798AD60"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180" w:type="dxa"/>
            <w:tcBorders>
              <w:top w:val="nil"/>
              <w:left w:val="single" w:sz="4" w:space="0" w:color="auto"/>
              <w:bottom w:val="single" w:sz="4" w:space="0" w:color="auto"/>
              <w:right w:val="single" w:sz="4" w:space="0" w:color="auto"/>
            </w:tcBorders>
          </w:tcPr>
          <w:p w14:paraId="774009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6ECA937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C87C3C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F6F504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C67DF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7E3051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B4690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D1BCBF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E6CC0D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D2EA0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0C178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93BFC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2D58EE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215305A" w14:textId="77777777" w:rsidTr="00865F43">
        <w:trPr>
          <w:trHeight w:val="315"/>
        </w:trPr>
        <w:tc>
          <w:tcPr>
            <w:tcW w:w="4642" w:type="dxa"/>
            <w:tcBorders>
              <w:top w:val="nil"/>
              <w:left w:val="single" w:sz="8" w:space="0" w:color="auto"/>
              <w:bottom w:val="single" w:sz="4" w:space="0" w:color="auto"/>
              <w:right w:val="single" w:sz="4" w:space="0" w:color="auto"/>
            </w:tcBorders>
          </w:tcPr>
          <w:p w14:paraId="3BBFC99D"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180" w:type="dxa"/>
            <w:tcBorders>
              <w:top w:val="nil"/>
              <w:left w:val="single" w:sz="4" w:space="0" w:color="auto"/>
              <w:bottom w:val="single" w:sz="4" w:space="0" w:color="auto"/>
              <w:right w:val="single" w:sz="4" w:space="0" w:color="auto"/>
            </w:tcBorders>
          </w:tcPr>
          <w:p w14:paraId="47A657B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537FCC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8D4BC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44D02A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96B99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FF9601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CE71DE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973FE5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1F02E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637FD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CF747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57A7D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7361D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E302868" w14:textId="77777777" w:rsidTr="00865F43">
        <w:trPr>
          <w:trHeight w:val="315"/>
        </w:trPr>
        <w:tc>
          <w:tcPr>
            <w:tcW w:w="4642" w:type="dxa"/>
            <w:tcBorders>
              <w:top w:val="nil"/>
              <w:left w:val="single" w:sz="8" w:space="0" w:color="auto"/>
              <w:bottom w:val="single" w:sz="4" w:space="0" w:color="auto"/>
              <w:right w:val="single" w:sz="4" w:space="0" w:color="auto"/>
            </w:tcBorders>
          </w:tcPr>
          <w:p w14:paraId="41ECC988"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180" w:type="dxa"/>
            <w:tcBorders>
              <w:top w:val="nil"/>
              <w:left w:val="single" w:sz="4" w:space="0" w:color="auto"/>
              <w:bottom w:val="single" w:sz="4" w:space="0" w:color="auto"/>
              <w:right w:val="single" w:sz="4" w:space="0" w:color="auto"/>
            </w:tcBorders>
          </w:tcPr>
          <w:p w14:paraId="33FC42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6F871F1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DBFAC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D452A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174D21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9ACC1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393C2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69C20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E9790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792AC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0E7D4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8E00C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65B78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0466535" w14:textId="77777777" w:rsidTr="00865F43">
        <w:trPr>
          <w:trHeight w:val="345"/>
        </w:trPr>
        <w:tc>
          <w:tcPr>
            <w:tcW w:w="4642" w:type="dxa"/>
            <w:tcBorders>
              <w:top w:val="nil"/>
              <w:left w:val="single" w:sz="8" w:space="0" w:color="auto"/>
              <w:bottom w:val="single" w:sz="4" w:space="0" w:color="auto"/>
              <w:right w:val="single" w:sz="4" w:space="0" w:color="auto"/>
            </w:tcBorders>
          </w:tcPr>
          <w:p w14:paraId="288B0F26"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180" w:type="dxa"/>
            <w:tcBorders>
              <w:top w:val="nil"/>
              <w:left w:val="single" w:sz="4" w:space="0" w:color="auto"/>
              <w:bottom w:val="single" w:sz="4" w:space="0" w:color="auto"/>
              <w:right w:val="single" w:sz="4" w:space="0" w:color="auto"/>
            </w:tcBorders>
          </w:tcPr>
          <w:p w14:paraId="79D0F7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835" w:type="dxa"/>
            <w:tcBorders>
              <w:top w:val="nil"/>
              <w:left w:val="single" w:sz="4" w:space="0" w:color="auto"/>
              <w:bottom w:val="single" w:sz="4" w:space="0" w:color="auto"/>
              <w:right w:val="single" w:sz="4" w:space="0" w:color="auto"/>
            </w:tcBorders>
            <w:shd w:val="clear" w:color="auto" w:fill="C0C0C0"/>
          </w:tcPr>
          <w:p w14:paraId="60C03D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9FFA9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0147A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CA271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EF167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E1E5F8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E4430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90E830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CC558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9D34A8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9DFC5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89E69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00241B6" w14:textId="77777777" w:rsidTr="00865F43">
        <w:trPr>
          <w:trHeight w:val="315"/>
        </w:trPr>
        <w:tc>
          <w:tcPr>
            <w:tcW w:w="4642" w:type="dxa"/>
            <w:tcBorders>
              <w:top w:val="nil"/>
              <w:left w:val="single" w:sz="8" w:space="0" w:color="auto"/>
              <w:bottom w:val="single" w:sz="4" w:space="0" w:color="auto"/>
              <w:right w:val="single" w:sz="4" w:space="0" w:color="auto"/>
            </w:tcBorders>
          </w:tcPr>
          <w:p w14:paraId="77A56C6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180" w:type="dxa"/>
            <w:tcBorders>
              <w:top w:val="nil"/>
              <w:left w:val="single" w:sz="4" w:space="0" w:color="auto"/>
              <w:bottom w:val="single" w:sz="4" w:space="0" w:color="auto"/>
              <w:right w:val="single" w:sz="4" w:space="0" w:color="auto"/>
            </w:tcBorders>
          </w:tcPr>
          <w:p w14:paraId="203DB1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5.50%</w:t>
            </w:r>
          </w:p>
        </w:tc>
        <w:tc>
          <w:tcPr>
            <w:tcW w:w="835" w:type="dxa"/>
            <w:tcBorders>
              <w:top w:val="nil"/>
              <w:left w:val="single" w:sz="4" w:space="0" w:color="auto"/>
              <w:bottom w:val="single" w:sz="4" w:space="0" w:color="auto"/>
              <w:right w:val="single" w:sz="4" w:space="0" w:color="auto"/>
            </w:tcBorders>
            <w:shd w:val="clear" w:color="auto" w:fill="C0C0C0"/>
          </w:tcPr>
          <w:p w14:paraId="79CC40A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BD8CD9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752DC1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0D127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2F79D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068D95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1673F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0FA960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85AE75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26A73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8D2C0B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383763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1A1F66B" w14:textId="77777777" w:rsidTr="00865F43">
        <w:trPr>
          <w:trHeight w:val="315"/>
        </w:trPr>
        <w:tc>
          <w:tcPr>
            <w:tcW w:w="4642" w:type="dxa"/>
            <w:tcBorders>
              <w:top w:val="nil"/>
              <w:left w:val="single" w:sz="8" w:space="0" w:color="auto"/>
              <w:bottom w:val="single" w:sz="4" w:space="0" w:color="auto"/>
              <w:right w:val="single" w:sz="4" w:space="0" w:color="auto"/>
            </w:tcBorders>
          </w:tcPr>
          <w:p w14:paraId="319FB43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180" w:type="dxa"/>
            <w:tcBorders>
              <w:top w:val="nil"/>
              <w:left w:val="single" w:sz="4" w:space="0" w:color="auto"/>
              <w:bottom w:val="single" w:sz="4" w:space="0" w:color="auto"/>
              <w:right w:val="single" w:sz="4" w:space="0" w:color="auto"/>
            </w:tcBorders>
          </w:tcPr>
          <w:p w14:paraId="56D083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185D650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1F9AC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261B7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9CB3B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4C0BA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0B320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2EDB6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46DEC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82583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244DA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68106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EEAD2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0F0789F" w14:textId="77777777" w:rsidTr="00865F43">
        <w:trPr>
          <w:trHeight w:val="345"/>
        </w:trPr>
        <w:tc>
          <w:tcPr>
            <w:tcW w:w="4642" w:type="dxa"/>
            <w:tcBorders>
              <w:top w:val="nil"/>
              <w:left w:val="single" w:sz="8" w:space="0" w:color="auto"/>
              <w:bottom w:val="single" w:sz="4" w:space="0" w:color="auto"/>
              <w:right w:val="single" w:sz="4" w:space="0" w:color="auto"/>
            </w:tcBorders>
          </w:tcPr>
          <w:p w14:paraId="2D77351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180" w:type="dxa"/>
            <w:tcBorders>
              <w:top w:val="nil"/>
              <w:left w:val="single" w:sz="4" w:space="0" w:color="auto"/>
              <w:bottom w:val="single" w:sz="4" w:space="0" w:color="auto"/>
              <w:right w:val="single" w:sz="4" w:space="0" w:color="auto"/>
            </w:tcBorders>
          </w:tcPr>
          <w:p w14:paraId="513CCB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24649CB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2DD1F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816F7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41202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209E21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032F3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DAAE4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0022FD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EF2B3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FE133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D7BC8D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0D546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2C86B47" w14:textId="77777777" w:rsidTr="00865F43">
        <w:trPr>
          <w:trHeight w:val="315"/>
        </w:trPr>
        <w:tc>
          <w:tcPr>
            <w:tcW w:w="4642" w:type="dxa"/>
            <w:tcBorders>
              <w:top w:val="nil"/>
              <w:left w:val="single" w:sz="8" w:space="0" w:color="auto"/>
              <w:bottom w:val="single" w:sz="4" w:space="0" w:color="auto"/>
              <w:right w:val="single" w:sz="4" w:space="0" w:color="auto"/>
            </w:tcBorders>
          </w:tcPr>
          <w:p w14:paraId="44501F50" w14:textId="77777777" w:rsidR="00E56613" w:rsidRPr="00E56613" w:rsidRDefault="00E56613" w:rsidP="00E56613">
            <w:pPr>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גמר הרכבת כלים לבנים</w:t>
            </w:r>
          </w:p>
        </w:tc>
        <w:tc>
          <w:tcPr>
            <w:tcW w:w="1180" w:type="dxa"/>
            <w:tcBorders>
              <w:top w:val="nil"/>
              <w:left w:val="single" w:sz="4" w:space="0" w:color="auto"/>
              <w:bottom w:val="single" w:sz="4" w:space="0" w:color="auto"/>
              <w:right w:val="single" w:sz="4" w:space="0" w:color="auto"/>
            </w:tcBorders>
          </w:tcPr>
          <w:p w14:paraId="50CE18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single" w:sz="4" w:space="0" w:color="auto"/>
            </w:tcBorders>
            <w:shd w:val="clear" w:color="auto" w:fill="C0C0C0"/>
          </w:tcPr>
          <w:p w14:paraId="0D9686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2B8CF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71031D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355EF6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2CD655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CB63D7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66187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6916D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42AFB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FF64E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723B7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04283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E84E992" w14:textId="77777777" w:rsidTr="00865F43">
        <w:trPr>
          <w:trHeight w:val="315"/>
        </w:trPr>
        <w:tc>
          <w:tcPr>
            <w:tcW w:w="4642" w:type="dxa"/>
            <w:tcBorders>
              <w:top w:val="nil"/>
              <w:left w:val="single" w:sz="8" w:space="0" w:color="auto"/>
              <w:bottom w:val="single" w:sz="4" w:space="0" w:color="auto"/>
              <w:right w:val="single" w:sz="4" w:space="0" w:color="auto"/>
            </w:tcBorders>
          </w:tcPr>
          <w:p w14:paraId="0DC86806"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אביזרי חשמל</w:t>
            </w:r>
          </w:p>
        </w:tc>
        <w:tc>
          <w:tcPr>
            <w:tcW w:w="1180" w:type="dxa"/>
            <w:tcBorders>
              <w:top w:val="nil"/>
              <w:left w:val="single" w:sz="4" w:space="0" w:color="auto"/>
              <w:bottom w:val="single" w:sz="4" w:space="0" w:color="auto"/>
              <w:right w:val="single" w:sz="4" w:space="0" w:color="auto"/>
            </w:tcBorders>
          </w:tcPr>
          <w:p w14:paraId="5C4B70F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5538A1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891A3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6394D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F5540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48A0E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F59312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BBFD4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9480DD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C47B4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5EBBE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FE4B56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41115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1A6FA27" w14:textId="77777777" w:rsidTr="00865F43">
        <w:trPr>
          <w:trHeight w:val="315"/>
        </w:trPr>
        <w:tc>
          <w:tcPr>
            <w:tcW w:w="4642" w:type="dxa"/>
            <w:tcBorders>
              <w:top w:val="nil"/>
              <w:left w:val="single" w:sz="8" w:space="0" w:color="auto"/>
              <w:bottom w:val="single" w:sz="4" w:space="0" w:color="auto"/>
              <w:right w:val="single" w:sz="4" w:space="0" w:color="auto"/>
            </w:tcBorders>
          </w:tcPr>
          <w:p w14:paraId="3C01400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180" w:type="dxa"/>
            <w:tcBorders>
              <w:top w:val="nil"/>
              <w:left w:val="single" w:sz="4" w:space="0" w:color="auto"/>
              <w:bottom w:val="single" w:sz="4" w:space="0" w:color="auto"/>
              <w:right w:val="single" w:sz="4" w:space="0" w:color="auto"/>
            </w:tcBorders>
          </w:tcPr>
          <w:p w14:paraId="170263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51AB26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DDDBC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EA190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733E11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C4E339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F1D65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5CD68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43F27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5D5D78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7BB21F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11340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AAE74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8D022FA" w14:textId="77777777" w:rsidTr="00865F43">
        <w:trPr>
          <w:trHeight w:val="315"/>
        </w:trPr>
        <w:tc>
          <w:tcPr>
            <w:tcW w:w="4642" w:type="dxa"/>
            <w:tcBorders>
              <w:top w:val="nil"/>
              <w:left w:val="single" w:sz="8" w:space="0" w:color="auto"/>
              <w:bottom w:val="single" w:sz="4" w:space="0" w:color="auto"/>
              <w:right w:val="single" w:sz="4" w:space="0" w:color="auto"/>
            </w:tcBorders>
          </w:tcPr>
          <w:p w14:paraId="6DD7856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180" w:type="dxa"/>
            <w:tcBorders>
              <w:top w:val="nil"/>
              <w:left w:val="single" w:sz="4" w:space="0" w:color="auto"/>
              <w:bottom w:val="single" w:sz="4" w:space="0" w:color="auto"/>
              <w:right w:val="single" w:sz="4" w:space="0" w:color="auto"/>
            </w:tcBorders>
          </w:tcPr>
          <w:p w14:paraId="0026AF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7.50%</w:t>
            </w:r>
          </w:p>
        </w:tc>
        <w:tc>
          <w:tcPr>
            <w:tcW w:w="835" w:type="dxa"/>
            <w:tcBorders>
              <w:top w:val="nil"/>
              <w:left w:val="single" w:sz="4" w:space="0" w:color="auto"/>
              <w:bottom w:val="single" w:sz="4" w:space="0" w:color="auto"/>
              <w:right w:val="single" w:sz="4" w:space="0" w:color="auto"/>
            </w:tcBorders>
            <w:shd w:val="clear" w:color="auto" w:fill="C0C0C0"/>
          </w:tcPr>
          <w:p w14:paraId="673888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ED733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0DA56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339D18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C27F1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36D48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295DE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A90ACF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B4797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48377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27B1C1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37F18D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DF41EF9" w14:textId="77777777" w:rsidTr="00865F43">
        <w:trPr>
          <w:trHeight w:val="315"/>
        </w:trPr>
        <w:tc>
          <w:tcPr>
            <w:tcW w:w="4642" w:type="dxa"/>
            <w:tcBorders>
              <w:top w:val="nil"/>
              <w:left w:val="single" w:sz="8" w:space="0" w:color="auto"/>
              <w:bottom w:val="single" w:sz="4" w:space="0" w:color="auto"/>
              <w:right w:val="single" w:sz="4" w:space="0" w:color="auto"/>
            </w:tcBorders>
          </w:tcPr>
          <w:p w14:paraId="73DAB8F8"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180" w:type="dxa"/>
            <w:tcBorders>
              <w:top w:val="nil"/>
              <w:left w:val="single" w:sz="4" w:space="0" w:color="auto"/>
              <w:bottom w:val="single" w:sz="4" w:space="0" w:color="auto"/>
              <w:right w:val="single" w:sz="4" w:space="0" w:color="auto"/>
            </w:tcBorders>
          </w:tcPr>
          <w:p w14:paraId="28F6EE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835" w:type="dxa"/>
            <w:tcBorders>
              <w:top w:val="nil"/>
              <w:left w:val="single" w:sz="4" w:space="0" w:color="auto"/>
              <w:bottom w:val="single" w:sz="4" w:space="0" w:color="auto"/>
              <w:right w:val="single" w:sz="4" w:space="0" w:color="auto"/>
            </w:tcBorders>
            <w:shd w:val="clear" w:color="auto" w:fill="C0C0C0"/>
          </w:tcPr>
          <w:p w14:paraId="242351C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A044F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26ABB0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3964A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7C317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26905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200347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CE914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4BC460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D771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51713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1622A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32EA01D" w14:textId="77777777" w:rsidTr="00865F43">
        <w:trPr>
          <w:trHeight w:val="315"/>
        </w:trPr>
        <w:tc>
          <w:tcPr>
            <w:tcW w:w="4642" w:type="dxa"/>
            <w:tcBorders>
              <w:top w:val="nil"/>
              <w:left w:val="single" w:sz="8" w:space="0" w:color="auto"/>
              <w:bottom w:val="single" w:sz="4" w:space="0" w:color="auto"/>
              <w:right w:val="single" w:sz="4" w:space="0" w:color="auto"/>
            </w:tcBorders>
          </w:tcPr>
          <w:p w14:paraId="0954FFA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180" w:type="dxa"/>
            <w:tcBorders>
              <w:top w:val="nil"/>
              <w:left w:val="single" w:sz="4" w:space="0" w:color="auto"/>
              <w:bottom w:val="single" w:sz="4" w:space="0" w:color="auto"/>
              <w:right w:val="single" w:sz="4" w:space="0" w:color="auto"/>
            </w:tcBorders>
          </w:tcPr>
          <w:p w14:paraId="1CE0ED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3.50%</w:t>
            </w:r>
          </w:p>
        </w:tc>
        <w:tc>
          <w:tcPr>
            <w:tcW w:w="835" w:type="dxa"/>
            <w:tcBorders>
              <w:top w:val="nil"/>
              <w:left w:val="single" w:sz="4" w:space="0" w:color="auto"/>
              <w:bottom w:val="single" w:sz="4" w:space="0" w:color="auto"/>
              <w:right w:val="single" w:sz="4" w:space="0" w:color="auto"/>
            </w:tcBorders>
          </w:tcPr>
          <w:p w14:paraId="7C03DC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90%</w:t>
            </w:r>
          </w:p>
        </w:tc>
        <w:tc>
          <w:tcPr>
            <w:tcW w:w="728" w:type="dxa"/>
            <w:tcBorders>
              <w:top w:val="nil"/>
              <w:left w:val="single" w:sz="4" w:space="0" w:color="auto"/>
              <w:bottom w:val="single" w:sz="4" w:space="0" w:color="auto"/>
              <w:right w:val="single" w:sz="4" w:space="0" w:color="auto"/>
            </w:tcBorders>
            <w:shd w:val="clear" w:color="auto" w:fill="C0C0C0"/>
          </w:tcPr>
          <w:p w14:paraId="3B40DE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29C83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98069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E5110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6F1628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55D78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DE403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F6D69B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37CC2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44A3D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5F24D5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90.00%</w:t>
            </w:r>
          </w:p>
        </w:tc>
      </w:tr>
      <w:tr w:rsidR="00E56613" w:rsidRPr="00E56613" w14:paraId="2FC01799" w14:textId="77777777" w:rsidTr="00865F43">
        <w:trPr>
          <w:trHeight w:val="315"/>
        </w:trPr>
        <w:tc>
          <w:tcPr>
            <w:tcW w:w="4642" w:type="dxa"/>
            <w:tcBorders>
              <w:top w:val="nil"/>
              <w:left w:val="single" w:sz="8" w:space="0" w:color="auto"/>
              <w:bottom w:val="single" w:sz="4" w:space="0" w:color="auto"/>
              <w:right w:val="single" w:sz="4" w:space="0" w:color="auto"/>
            </w:tcBorders>
          </w:tcPr>
          <w:p w14:paraId="4EC13DE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צבע כולל צבע חוץ</w:t>
            </w:r>
          </w:p>
        </w:tc>
        <w:tc>
          <w:tcPr>
            <w:tcW w:w="1180" w:type="dxa"/>
            <w:tcBorders>
              <w:top w:val="nil"/>
              <w:left w:val="single" w:sz="4" w:space="0" w:color="auto"/>
              <w:bottom w:val="single" w:sz="4" w:space="0" w:color="auto"/>
              <w:right w:val="single" w:sz="4" w:space="0" w:color="auto"/>
            </w:tcBorders>
          </w:tcPr>
          <w:p w14:paraId="667141D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nil"/>
            </w:tcBorders>
            <w:shd w:val="clear" w:color="auto" w:fill="C0C0C0"/>
          </w:tcPr>
          <w:p w14:paraId="21F82E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90D501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EC783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7065E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A6129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C8027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B6F841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02A5FB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4A6934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56D9DB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947ED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75F58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B363AB1" w14:textId="77777777" w:rsidTr="00865F43">
        <w:trPr>
          <w:trHeight w:val="315"/>
        </w:trPr>
        <w:tc>
          <w:tcPr>
            <w:tcW w:w="4642" w:type="dxa"/>
            <w:tcBorders>
              <w:top w:val="single" w:sz="4" w:space="0" w:color="auto"/>
              <w:left w:val="single" w:sz="4" w:space="0" w:color="auto"/>
              <w:bottom w:val="single" w:sz="4" w:space="0" w:color="auto"/>
              <w:right w:val="single" w:sz="4" w:space="0" w:color="auto"/>
            </w:tcBorders>
          </w:tcPr>
          <w:p w14:paraId="77561E5F"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הרכבת ארונות </w:t>
            </w:r>
            <w:proofErr w:type="spellStart"/>
            <w:r w:rsidRPr="00E56613">
              <w:rPr>
                <w:rFonts w:ascii="David" w:eastAsia="Times New Roman" w:hAnsi="David" w:cs="David"/>
                <w:sz w:val="24"/>
                <w:szCs w:val="24"/>
                <w:rtl/>
              </w:rPr>
              <w:t>מטבח,אמבטיה</w:t>
            </w:r>
            <w:proofErr w:type="spellEnd"/>
            <w:r w:rsidRPr="00E56613">
              <w:rPr>
                <w:rFonts w:ascii="David" w:eastAsia="Times New Roman" w:hAnsi="David" w:cs="David"/>
                <w:sz w:val="24"/>
                <w:szCs w:val="24"/>
                <w:rtl/>
              </w:rPr>
              <w:t xml:space="preserve"> ומשטחי עבודה</w:t>
            </w:r>
          </w:p>
        </w:tc>
        <w:tc>
          <w:tcPr>
            <w:tcW w:w="1180" w:type="dxa"/>
            <w:tcBorders>
              <w:top w:val="single" w:sz="4" w:space="0" w:color="auto"/>
              <w:left w:val="single" w:sz="4" w:space="0" w:color="auto"/>
              <w:bottom w:val="single" w:sz="4" w:space="0" w:color="auto"/>
              <w:right w:val="single" w:sz="4" w:space="0" w:color="auto"/>
            </w:tcBorders>
          </w:tcPr>
          <w:p w14:paraId="3DD821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single" w:sz="4" w:space="0" w:color="auto"/>
              <w:left w:val="single" w:sz="4" w:space="0" w:color="auto"/>
              <w:bottom w:val="single" w:sz="4" w:space="0" w:color="auto"/>
              <w:right w:val="single" w:sz="4" w:space="0" w:color="auto"/>
            </w:tcBorders>
            <w:shd w:val="clear" w:color="auto" w:fill="C0C0C0"/>
          </w:tcPr>
          <w:p w14:paraId="2798F9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32AB5C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73126E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tcPr>
          <w:p w14:paraId="2537060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4AEF9C7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6551DA6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103511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5EE421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70EF26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21B069D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07D8BE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single" w:sz="4" w:space="0" w:color="auto"/>
              <w:left w:val="single" w:sz="4" w:space="0" w:color="auto"/>
              <w:bottom w:val="single" w:sz="4" w:space="0" w:color="auto"/>
              <w:right w:val="single" w:sz="4" w:space="0" w:color="auto"/>
            </w:tcBorders>
            <w:noWrap/>
            <w:vAlign w:val="bottom"/>
          </w:tcPr>
          <w:p w14:paraId="210F83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F40B609" w14:textId="77777777" w:rsidTr="00865F43">
        <w:trPr>
          <w:trHeight w:val="315"/>
        </w:trPr>
        <w:tc>
          <w:tcPr>
            <w:tcW w:w="4642" w:type="dxa"/>
            <w:tcBorders>
              <w:top w:val="nil"/>
              <w:left w:val="single" w:sz="8" w:space="0" w:color="auto"/>
              <w:bottom w:val="single" w:sz="4" w:space="0" w:color="auto"/>
              <w:right w:val="single" w:sz="4" w:space="0" w:color="auto"/>
            </w:tcBorders>
          </w:tcPr>
          <w:p w14:paraId="1A769848"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מחסנים </w:t>
            </w:r>
          </w:p>
        </w:tc>
        <w:tc>
          <w:tcPr>
            <w:tcW w:w="1180" w:type="dxa"/>
            <w:tcBorders>
              <w:top w:val="nil"/>
              <w:left w:val="single" w:sz="4" w:space="0" w:color="auto"/>
              <w:bottom w:val="single" w:sz="4" w:space="0" w:color="auto"/>
              <w:right w:val="single" w:sz="4" w:space="0" w:color="auto"/>
            </w:tcBorders>
          </w:tcPr>
          <w:p w14:paraId="52BCBE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2DF549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6110D8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74030E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4A117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33177C6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70B78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E0FD4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04AFE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8083F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F848CE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B1EC6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16C504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bl>
    <w:p w14:paraId="1094463F"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281" w:type="dxa"/>
        <w:tblInd w:w="-814" w:type="dxa"/>
        <w:tblLook w:val="0000" w:firstRow="0" w:lastRow="0" w:firstColumn="0" w:lastColumn="0" w:noHBand="0" w:noVBand="0"/>
      </w:tblPr>
      <w:tblGrid>
        <w:gridCol w:w="5060"/>
        <w:gridCol w:w="881"/>
        <w:gridCol w:w="1000"/>
        <w:gridCol w:w="728"/>
        <w:gridCol w:w="728"/>
        <w:gridCol w:w="728"/>
        <w:gridCol w:w="728"/>
        <w:gridCol w:w="728"/>
        <w:gridCol w:w="728"/>
        <w:gridCol w:w="728"/>
        <w:gridCol w:w="728"/>
        <w:gridCol w:w="728"/>
        <w:gridCol w:w="728"/>
        <w:gridCol w:w="1060"/>
      </w:tblGrid>
      <w:tr w:rsidR="00E56613" w:rsidRPr="00E56613" w14:paraId="62A174AA" w14:textId="77777777" w:rsidTr="00865F43">
        <w:trPr>
          <w:trHeight w:val="403"/>
        </w:trPr>
        <w:tc>
          <w:tcPr>
            <w:tcW w:w="5060" w:type="dxa"/>
            <w:tcBorders>
              <w:top w:val="single" w:sz="8" w:space="0" w:color="auto"/>
              <w:left w:val="single" w:sz="8" w:space="0" w:color="auto"/>
              <w:bottom w:val="single" w:sz="4" w:space="0" w:color="auto"/>
              <w:right w:val="single" w:sz="4" w:space="0" w:color="auto"/>
            </w:tcBorders>
            <w:noWrap/>
          </w:tcPr>
          <w:p w14:paraId="2357A399"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tl/>
              </w:rPr>
            </w:pPr>
            <w:r w:rsidRPr="00E56613">
              <w:rPr>
                <w:rFonts w:ascii="David" w:eastAsia="Times New Roman" w:hAnsi="David" w:cs="David"/>
                <w:b/>
                <w:bCs/>
                <w:sz w:val="24"/>
                <w:szCs w:val="24"/>
                <w:rtl/>
              </w:rPr>
              <w:lastRenderedPageBreak/>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881" w:type="dxa"/>
            <w:tcBorders>
              <w:top w:val="single" w:sz="8" w:space="0" w:color="auto"/>
              <w:left w:val="single" w:sz="4" w:space="0" w:color="auto"/>
              <w:bottom w:val="single" w:sz="8" w:space="0" w:color="auto"/>
              <w:right w:val="single" w:sz="4" w:space="0" w:color="auto"/>
            </w:tcBorders>
          </w:tcPr>
          <w:p w14:paraId="742BEDB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1000" w:type="dxa"/>
            <w:tcBorders>
              <w:top w:val="single" w:sz="8" w:space="0" w:color="auto"/>
              <w:left w:val="single" w:sz="4" w:space="0" w:color="auto"/>
              <w:bottom w:val="single" w:sz="4" w:space="0" w:color="auto"/>
              <w:right w:val="single" w:sz="4" w:space="0" w:color="auto"/>
            </w:tcBorders>
            <w:noWrap/>
          </w:tcPr>
          <w:p w14:paraId="544B43B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8" w:space="0" w:color="auto"/>
              <w:left w:val="single" w:sz="4" w:space="0" w:color="auto"/>
              <w:bottom w:val="single" w:sz="4" w:space="0" w:color="auto"/>
              <w:right w:val="single" w:sz="4" w:space="0" w:color="auto"/>
            </w:tcBorders>
            <w:noWrap/>
          </w:tcPr>
          <w:p w14:paraId="6672CE2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8" w:space="0" w:color="auto"/>
              <w:left w:val="single" w:sz="4" w:space="0" w:color="auto"/>
              <w:bottom w:val="single" w:sz="4" w:space="0" w:color="auto"/>
              <w:right w:val="single" w:sz="4" w:space="0" w:color="auto"/>
            </w:tcBorders>
            <w:noWrap/>
          </w:tcPr>
          <w:p w14:paraId="5D5A965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8" w:space="0" w:color="auto"/>
              <w:left w:val="single" w:sz="4" w:space="0" w:color="auto"/>
              <w:bottom w:val="single" w:sz="4" w:space="0" w:color="auto"/>
              <w:right w:val="single" w:sz="4" w:space="0" w:color="auto"/>
            </w:tcBorders>
            <w:noWrap/>
          </w:tcPr>
          <w:p w14:paraId="77474779"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8" w:space="0" w:color="auto"/>
              <w:left w:val="single" w:sz="4" w:space="0" w:color="auto"/>
              <w:bottom w:val="single" w:sz="4" w:space="0" w:color="auto"/>
              <w:right w:val="single" w:sz="4" w:space="0" w:color="auto"/>
            </w:tcBorders>
          </w:tcPr>
          <w:p w14:paraId="048DD70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8" w:space="0" w:color="auto"/>
              <w:left w:val="single" w:sz="4" w:space="0" w:color="auto"/>
              <w:bottom w:val="single" w:sz="4" w:space="0" w:color="auto"/>
              <w:right w:val="single" w:sz="4" w:space="0" w:color="auto"/>
            </w:tcBorders>
          </w:tcPr>
          <w:p w14:paraId="508015B8"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8" w:space="0" w:color="auto"/>
              <w:left w:val="single" w:sz="4" w:space="0" w:color="auto"/>
              <w:bottom w:val="single" w:sz="4" w:space="0" w:color="auto"/>
              <w:right w:val="single" w:sz="4" w:space="0" w:color="auto"/>
            </w:tcBorders>
          </w:tcPr>
          <w:p w14:paraId="5CCE0151"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8" w:space="0" w:color="auto"/>
              <w:left w:val="single" w:sz="4" w:space="0" w:color="auto"/>
              <w:bottom w:val="single" w:sz="4" w:space="0" w:color="auto"/>
              <w:right w:val="single" w:sz="4" w:space="0" w:color="auto"/>
            </w:tcBorders>
          </w:tcPr>
          <w:p w14:paraId="6615799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8" w:space="0" w:color="auto"/>
              <w:left w:val="single" w:sz="4" w:space="0" w:color="auto"/>
              <w:bottom w:val="single" w:sz="4" w:space="0" w:color="auto"/>
              <w:right w:val="single" w:sz="4" w:space="0" w:color="auto"/>
            </w:tcBorders>
          </w:tcPr>
          <w:p w14:paraId="60E63E51"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8" w:space="0" w:color="auto"/>
              <w:left w:val="single" w:sz="4" w:space="0" w:color="auto"/>
              <w:bottom w:val="single" w:sz="4" w:space="0" w:color="auto"/>
              <w:right w:val="single" w:sz="4" w:space="0" w:color="auto"/>
            </w:tcBorders>
          </w:tcPr>
          <w:p w14:paraId="7BF1868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8" w:space="0" w:color="auto"/>
              <w:left w:val="single" w:sz="4" w:space="0" w:color="auto"/>
              <w:bottom w:val="single" w:sz="4" w:space="0" w:color="auto"/>
              <w:right w:val="single" w:sz="4" w:space="0" w:color="auto"/>
            </w:tcBorders>
          </w:tcPr>
          <w:p w14:paraId="7BC413AE"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8" w:space="0" w:color="auto"/>
              <w:left w:val="single" w:sz="4" w:space="0" w:color="auto"/>
              <w:bottom w:val="single" w:sz="4" w:space="0" w:color="auto"/>
              <w:right w:val="single" w:sz="8" w:space="0" w:color="auto"/>
            </w:tcBorders>
            <w:noWrap/>
          </w:tcPr>
          <w:p w14:paraId="2C34049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65B7E188" w14:textId="77777777" w:rsidTr="00865F43">
        <w:trPr>
          <w:trHeight w:val="315"/>
        </w:trPr>
        <w:tc>
          <w:tcPr>
            <w:tcW w:w="5060" w:type="dxa"/>
            <w:tcBorders>
              <w:top w:val="nil"/>
              <w:left w:val="single" w:sz="8" w:space="0" w:color="auto"/>
              <w:bottom w:val="single" w:sz="4" w:space="0" w:color="auto"/>
              <w:right w:val="single" w:sz="4" w:space="0" w:color="auto"/>
            </w:tcBorders>
          </w:tcPr>
          <w:p w14:paraId="67058D1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881" w:type="dxa"/>
            <w:tcBorders>
              <w:top w:val="nil"/>
              <w:left w:val="single" w:sz="4" w:space="0" w:color="auto"/>
              <w:bottom w:val="single" w:sz="4" w:space="0" w:color="auto"/>
              <w:right w:val="single" w:sz="4" w:space="0" w:color="auto"/>
            </w:tcBorders>
          </w:tcPr>
          <w:p w14:paraId="5B02F5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1B831F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06103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4DAF48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EE30B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99%</w:t>
            </w:r>
          </w:p>
        </w:tc>
        <w:tc>
          <w:tcPr>
            <w:tcW w:w="728" w:type="dxa"/>
            <w:tcBorders>
              <w:top w:val="nil"/>
              <w:left w:val="single" w:sz="4" w:space="0" w:color="auto"/>
              <w:bottom w:val="single" w:sz="4" w:space="0" w:color="auto"/>
              <w:right w:val="single" w:sz="4" w:space="0" w:color="auto"/>
            </w:tcBorders>
            <w:shd w:val="clear" w:color="auto" w:fill="C0C0C0"/>
          </w:tcPr>
          <w:p w14:paraId="3748729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160F0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F011D8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8D61F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974139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5207E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A9AC9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0F41AD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99.67%</w:t>
            </w:r>
          </w:p>
        </w:tc>
      </w:tr>
      <w:tr w:rsidR="00E56613" w:rsidRPr="00E56613" w14:paraId="1DEF7574" w14:textId="77777777" w:rsidTr="00865F43">
        <w:trPr>
          <w:trHeight w:val="315"/>
        </w:trPr>
        <w:tc>
          <w:tcPr>
            <w:tcW w:w="5060" w:type="dxa"/>
            <w:tcBorders>
              <w:top w:val="nil"/>
              <w:left w:val="single" w:sz="8" w:space="0" w:color="auto"/>
              <w:bottom w:val="single" w:sz="4" w:space="0" w:color="auto"/>
              <w:right w:val="single" w:sz="4" w:space="0" w:color="auto"/>
            </w:tcBorders>
          </w:tcPr>
          <w:p w14:paraId="5A540DF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881" w:type="dxa"/>
            <w:tcBorders>
              <w:top w:val="nil"/>
              <w:left w:val="single" w:sz="4" w:space="0" w:color="auto"/>
              <w:bottom w:val="single" w:sz="4" w:space="0" w:color="auto"/>
              <w:right w:val="single" w:sz="4" w:space="0" w:color="auto"/>
            </w:tcBorders>
          </w:tcPr>
          <w:p w14:paraId="65A8F50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1000" w:type="dxa"/>
            <w:tcBorders>
              <w:top w:val="nil"/>
              <w:left w:val="single" w:sz="4" w:space="0" w:color="auto"/>
              <w:bottom w:val="single" w:sz="4" w:space="0" w:color="auto"/>
              <w:right w:val="single" w:sz="4" w:space="0" w:color="auto"/>
            </w:tcBorders>
          </w:tcPr>
          <w:p w14:paraId="1DCDEDA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002227A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9574C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510D6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1F6319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CD8C6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341C8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DB2BC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CEF24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D4BA7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A6187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1A9695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028F0974" w14:textId="77777777" w:rsidTr="00865F43">
        <w:trPr>
          <w:trHeight w:val="315"/>
        </w:trPr>
        <w:tc>
          <w:tcPr>
            <w:tcW w:w="5060" w:type="dxa"/>
            <w:tcBorders>
              <w:top w:val="nil"/>
              <w:left w:val="single" w:sz="8" w:space="0" w:color="auto"/>
              <w:bottom w:val="single" w:sz="4" w:space="0" w:color="auto"/>
              <w:right w:val="single" w:sz="4" w:space="0" w:color="auto"/>
            </w:tcBorders>
          </w:tcPr>
          <w:p w14:paraId="0679AA7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881" w:type="dxa"/>
            <w:tcBorders>
              <w:top w:val="nil"/>
              <w:left w:val="single" w:sz="4" w:space="0" w:color="auto"/>
              <w:bottom w:val="single" w:sz="4" w:space="0" w:color="auto"/>
              <w:right w:val="single" w:sz="4" w:space="0" w:color="auto"/>
            </w:tcBorders>
          </w:tcPr>
          <w:p w14:paraId="048DBA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1000" w:type="dxa"/>
            <w:tcBorders>
              <w:top w:val="nil"/>
              <w:left w:val="single" w:sz="4" w:space="0" w:color="auto"/>
              <w:bottom w:val="single" w:sz="4" w:space="0" w:color="auto"/>
              <w:right w:val="single" w:sz="4" w:space="0" w:color="auto"/>
            </w:tcBorders>
            <w:shd w:val="clear" w:color="auto" w:fill="C0C0C0"/>
          </w:tcPr>
          <w:p w14:paraId="4C4411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A71A2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470C87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5C7AF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tcPr>
          <w:p w14:paraId="28A4069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379E4A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4EAFAE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44BB59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62712E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2B08DF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0E69F1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1060" w:type="dxa"/>
            <w:tcBorders>
              <w:top w:val="nil"/>
              <w:left w:val="single" w:sz="4" w:space="0" w:color="auto"/>
              <w:bottom w:val="single" w:sz="4" w:space="0" w:color="auto"/>
              <w:right w:val="single" w:sz="8" w:space="0" w:color="auto"/>
            </w:tcBorders>
            <w:noWrap/>
            <w:vAlign w:val="bottom"/>
          </w:tcPr>
          <w:p w14:paraId="1154F0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89.13%</w:t>
            </w:r>
          </w:p>
        </w:tc>
      </w:tr>
      <w:tr w:rsidR="00E56613" w:rsidRPr="00E56613" w14:paraId="2655252F" w14:textId="77777777" w:rsidTr="00865F43">
        <w:trPr>
          <w:trHeight w:val="315"/>
        </w:trPr>
        <w:tc>
          <w:tcPr>
            <w:tcW w:w="5060" w:type="dxa"/>
            <w:tcBorders>
              <w:top w:val="nil"/>
              <w:left w:val="single" w:sz="8" w:space="0" w:color="auto"/>
              <w:bottom w:val="single" w:sz="4" w:space="0" w:color="auto"/>
              <w:right w:val="single" w:sz="4" w:space="0" w:color="auto"/>
            </w:tcBorders>
          </w:tcPr>
          <w:p w14:paraId="446A5A7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881" w:type="dxa"/>
            <w:tcBorders>
              <w:top w:val="nil"/>
              <w:left w:val="single" w:sz="4" w:space="0" w:color="auto"/>
              <w:bottom w:val="single" w:sz="4" w:space="0" w:color="auto"/>
              <w:right w:val="single" w:sz="4" w:space="0" w:color="auto"/>
            </w:tcBorders>
          </w:tcPr>
          <w:p w14:paraId="3F1D715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tcPr>
          <w:p w14:paraId="67919C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582048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98D296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77989B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CA507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22340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D79B5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1392A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91751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EA0D98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BC507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30B18C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938A6F6" w14:textId="77777777" w:rsidTr="00865F43">
        <w:trPr>
          <w:trHeight w:val="315"/>
        </w:trPr>
        <w:tc>
          <w:tcPr>
            <w:tcW w:w="5060" w:type="dxa"/>
            <w:tcBorders>
              <w:top w:val="nil"/>
              <w:left w:val="single" w:sz="8" w:space="0" w:color="auto"/>
              <w:bottom w:val="single" w:sz="4" w:space="0" w:color="auto"/>
              <w:right w:val="single" w:sz="4" w:space="0" w:color="auto"/>
            </w:tcBorders>
          </w:tcPr>
          <w:p w14:paraId="2B804A9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881" w:type="dxa"/>
            <w:tcBorders>
              <w:top w:val="nil"/>
              <w:left w:val="single" w:sz="4" w:space="0" w:color="auto"/>
              <w:bottom w:val="single" w:sz="4" w:space="0" w:color="auto"/>
              <w:right w:val="single" w:sz="4" w:space="0" w:color="auto"/>
            </w:tcBorders>
          </w:tcPr>
          <w:p w14:paraId="73BAB73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tcPr>
          <w:p w14:paraId="5D134E1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shd w:val="clear" w:color="auto" w:fill="C0C0C0"/>
          </w:tcPr>
          <w:p w14:paraId="48A86A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0124F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98AB3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916D5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BFD2C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AA45F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EEC648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DDA84B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3220DE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C7B9A2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1CD598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2DD9C86D" w14:textId="77777777" w:rsidTr="00865F43">
        <w:trPr>
          <w:trHeight w:val="315"/>
        </w:trPr>
        <w:tc>
          <w:tcPr>
            <w:tcW w:w="5060" w:type="dxa"/>
            <w:tcBorders>
              <w:top w:val="nil"/>
              <w:left w:val="single" w:sz="8" w:space="0" w:color="auto"/>
              <w:bottom w:val="single" w:sz="4" w:space="0" w:color="auto"/>
              <w:right w:val="single" w:sz="4" w:space="0" w:color="auto"/>
            </w:tcBorders>
          </w:tcPr>
          <w:p w14:paraId="1D6A07D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אכלוס</w:t>
            </w:r>
          </w:p>
        </w:tc>
        <w:tc>
          <w:tcPr>
            <w:tcW w:w="881" w:type="dxa"/>
            <w:tcBorders>
              <w:top w:val="nil"/>
              <w:left w:val="single" w:sz="4" w:space="0" w:color="auto"/>
              <w:bottom w:val="single" w:sz="4" w:space="0" w:color="auto"/>
              <w:right w:val="single" w:sz="4" w:space="0" w:color="auto"/>
            </w:tcBorders>
          </w:tcPr>
          <w:p w14:paraId="07BB2F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33163E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76EB4B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D1853E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956D8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3CD9FA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4" w:space="0" w:color="auto"/>
              <w:right w:val="single" w:sz="4" w:space="0" w:color="auto"/>
            </w:tcBorders>
          </w:tcPr>
          <w:p w14:paraId="32724D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61C382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3A20AE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A8818C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322A74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21CD3B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5965B4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1.43%</w:t>
            </w:r>
          </w:p>
        </w:tc>
      </w:tr>
      <w:tr w:rsidR="00E56613" w:rsidRPr="00E56613" w14:paraId="4DB922EA" w14:textId="77777777" w:rsidTr="00865F43">
        <w:trPr>
          <w:trHeight w:val="315"/>
        </w:trPr>
        <w:tc>
          <w:tcPr>
            <w:tcW w:w="5060" w:type="dxa"/>
            <w:tcBorders>
              <w:top w:val="nil"/>
              <w:left w:val="single" w:sz="8" w:space="0" w:color="auto"/>
              <w:bottom w:val="single" w:sz="4" w:space="0" w:color="auto"/>
              <w:right w:val="single" w:sz="4" w:space="0" w:color="auto"/>
            </w:tcBorders>
          </w:tcPr>
          <w:p w14:paraId="16EAD484"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תיקון ליקויים </w:t>
            </w:r>
          </w:p>
        </w:tc>
        <w:tc>
          <w:tcPr>
            <w:tcW w:w="881" w:type="dxa"/>
            <w:tcBorders>
              <w:top w:val="nil"/>
              <w:left w:val="single" w:sz="4" w:space="0" w:color="auto"/>
              <w:bottom w:val="single" w:sz="4" w:space="0" w:color="auto"/>
              <w:right w:val="single" w:sz="4" w:space="0" w:color="auto"/>
            </w:tcBorders>
          </w:tcPr>
          <w:p w14:paraId="49E79A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shd w:val="clear" w:color="auto" w:fill="C0C0C0"/>
          </w:tcPr>
          <w:p w14:paraId="551B42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1C2B8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63B71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18776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24D3CC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C4EF1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2B9229A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215430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35C61FC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0CBDCF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8DFF2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727356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780BDC55" w14:textId="77777777" w:rsidTr="00865F43">
        <w:trPr>
          <w:trHeight w:val="330"/>
        </w:trPr>
        <w:tc>
          <w:tcPr>
            <w:tcW w:w="5060" w:type="dxa"/>
            <w:tcBorders>
              <w:top w:val="nil"/>
              <w:left w:val="single" w:sz="8" w:space="0" w:color="auto"/>
              <w:bottom w:val="single" w:sz="8" w:space="0" w:color="auto"/>
              <w:right w:val="single" w:sz="4" w:space="0" w:color="auto"/>
            </w:tcBorders>
          </w:tcPr>
          <w:p w14:paraId="527D3DF4"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תעודת גמר וחשבון סופי</w:t>
            </w:r>
          </w:p>
        </w:tc>
        <w:tc>
          <w:tcPr>
            <w:tcW w:w="881" w:type="dxa"/>
            <w:tcBorders>
              <w:top w:val="nil"/>
              <w:left w:val="single" w:sz="4" w:space="0" w:color="auto"/>
              <w:bottom w:val="single" w:sz="8" w:space="0" w:color="auto"/>
              <w:right w:val="single" w:sz="4" w:space="0" w:color="auto"/>
            </w:tcBorders>
          </w:tcPr>
          <w:p w14:paraId="29BE96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8" w:space="0" w:color="auto"/>
              <w:right w:val="single" w:sz="4" w:space="0" w:color="auto"/>
            </w:tcBorders>
          </w:tcPr>
          <w:p w14:paraId="0F9CC2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8" w:space="0" w:color="auto"/>
              <w:right w:val="single" w:sz="4" w:space="0" w:color="auto"/>
            </w:tcBorders>
            <w:shd w:val="clear" w:color="auto" w:fill="C0C0C0"/>
          </w:tcPr>
          <w:p w14:paraId="0BD7493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5D1F6C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19A2028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774703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7A53A5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75F8937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5C3F4EF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03C5663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46EF624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689A729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8" w:space="0" w:color="auto"/>
              <w:right w:val="single" w:sz="8" w:space="0" w:color="auto"/>
            </w:tcBorders>
            <w:noWrap/>
            <w:vAlign w:val="bottom"/>
          </w:tcPr>
          <w:p w14:paraId="082B16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7E33E63A" w14:textId="77777777" w:rsidTr="00865F43">
        <w:trPr>
          <w:trHeight w:val="315"/>
        </w:trPr>
        <w:tc>
          <w:tcPr>
            <w:tcW w:w="5060" w:type="dxa"/>
            <w:tcBorders>
              <w:top w:val="nil"/>
              <w:left w:val="single" w:sz="8" w:space="0" w:color="auto"/>
              <w:bottom w:val="single" w:sz="8" w:space="0" w:color="auto"/>
              <w:right w:val="single" w:sz="8" w:space="0" w:color="000000"/>
            </w:tcBorders>
          </w:tcPr>
          <w:p w14:paraId="7A1097E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881" w:type="dxa"/>
            <w:tcBorders>
              <w:top w:val="nil"/>
              <w:left w:val="nil"/>
              <w:bottom w:val="single" w:sz="8" w:space="0" w:color="auto"/>
              <w:right w:val="single" w:sz="8" w:space="0" w:color="auto"/>
            </w:tcBorders>
          </w:tcPr>
          <w:p w14:paraId="69A11A1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100.00%</w:t>
            </w:r>
          </w:p>
        </w:tc>
        <w:tc>
          <w:tcPr>
            <w:tcW w:w="9340" w:type="dxa"/>
            <w:gridSpan w:val="12"/>
            <w:noWrap/>
            <w:vAlign w:val="bottom"/>
          </w:tcPr>
          <w:p w14:paraId="6471D6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bl>
    <w:p w14:paraId="28142EA4"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Pr>
      </w:pPr>
    </w:p>
    <w:p w14:paraId="294E0EE3"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tbl>
      <w:tblPr>
        <w:bidiVisual/>
        <w:tblW w:w="13342" w:type="dxa"/>
        <w:jc w:val="center"/>
        <w:tblLook w:val="0000" w:firstRow="0" w:lastRow="0" w:firstColumn="0" w:lastColumn="0" w:noHBand="0" w:noVBand="0"/>
      </w:tblPr>
      <w:tblGrid>
        <w:gridCol w:w="1973"/>
        <w:gridCol w:w="2500"/>
        <w:gridCol w:w="1040"/>
        <w:gridCol w:w="1109"/>
        <w:gridCol w:w="960"/>
        <w:gridCol w:w="960"/>
        <w:gridCol w:w="960"/>
        <w:gridCol w:w="960"/>
        <w:gridCol w:w="960"/>
        <w:gridCol w:w="960"/>
        <w:gridCol w:w="960"/>
      </w:tblGrid>
      <w:tr w:rsidR="00E56613" w:rsidRPr="00E56613" w14:paraId="70CC04D7" w14:textId="77777777" w:rsidTr="00E56613">
        <w:trPr>
          <w:trHeight w:val="570"/>
          <w:jc w:val="center"/>
        </w:trPr>
        <w:tc>
          <w:tcPr>
            <w:tcW w:w="13342" w:type="dxa"/>
            <w:gridSpan w:val="11"/>
            <w:tcBorders>
              <w:top w:val="single" w:sz="4" w:space="0" w:color="auto"/>
              <w:left w:val="single" w:sz="4" w:space="0" w:color="auto"/>
              <w:bottom w:val="single" w:sz="4" w:space="0" w:color="auto"/>
              <w:right w:val="single" w:sz="4" w:space="0" w:color="auto"/>
            </w:tcBorders>
            <w:noWrap/>
            <w:vAlign w:val="center"/>
          </w:tcPr>
          <w:p w14:paraId="329DF4FB"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lastRenderedPageBreak/>
              <w:t>מערכות ציבוריות בבניין (חלוקה מוצעת - לבנ</w:t>
            </w:r>
            <w:r w:rsidR="00865F4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ין 7 קומות יש להתאים לאופי פרויקט)</w:t>
            </w:r>
          </w:p>
        </w:tc>
      </w:tr>
      <w:tr w:rsidR="00E56613" w:rsidRPr="00E56613" w14:paraId="46FF6042" w14:textId="77777777" w:rsidTr="00E56613">
        <w:trPr>
          <w:trHeight w:val="270"/>
          <w:jc w:val="center"/>
        </w:trPr>
        <w:tc>
          <w:tcPr>
            <w:tcW w:w="4473" w:type="dxa"/>
            <w:gridSpan w:val="2"/>
            <w:tcBorders>
              <w:top w:val="single" w:sz="4" w:space="0" w:color="auto"/>
              <w:left w:val="single" w:sz="8" w:space="0" w:color="auto"/>
              <w:bottom w:val="single" w:sz="8" w:space="0" w:color="auto"/>
              <w:right w:val="single" w:sz="8" w:space="0" w:color="000000"/>
            </w:tcBorders>
            <w:noWrap/>
            <w:vAlign w:val="bottom"/>
          </w:tcPr>
          <w:p w14:paraId="5DE2AD21"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040" w:type="dxa"/>
            <w:tcBorders>
              <w:top w:val="single" w:sz="4" w:space="0" w:color="auto"/>
              <w:left w:val="nil"/>
              <w:bottom w:val="single" w:sz="8" w:space="0" w:color="auto"/>
              <w:right w:val="single" w:sz="8" w:space="0" w:color="auto"/>
            </w:tcBorders>
            <w:noWrap/>
            <w:vAlign w:val="bottom"/>
          </w:tcPr>
          <w:p w14:paraId="5C18C319"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אחוז לסעיף</w:t>
            </w:r>
          </w:p>
        </w:tc>
        <w:tc>
          <w:tcPr>
            <w:tcW w:w="1109" w:type="dxa"/>
            <w:tcBorders>
              <w:top w:val="single" w:sz="4" w:space="0" w:color="auto"/>
              <w:left w:val="nil"/>
              <w:bottom w:val="single" w:sz="8" w:space="0" w:color="auto"/>
              <w:right w:val="single" w:sz="8" w:space="0" w:color="auto"/>
            </w:tcBorders>
            <w:noWrap/>
            <w:vAlign w:val="bottom"/>
          </w:tcPr>
          <w:p w14:paraId="3D017671"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ניקוד לסעיף</w:t>
            </w:r>
          </w:p>
        </w:tc>
        <w:tc>
          <w:tcPr>
            <w:tcW w:w="960" w:type="dxa"/>
            <w:tcBorders>
              <w:top w:val="single" w:sz="4" w:space="0" w:color="auto"/>
              <w:left w:val="single" w:sz="8" w:space="0" w:color="auto"/>
              <w:bottom w:val="nil"/>
              <w:right w:val="single" w:sz="4" w:space="0" w:color="auto"/>
            </w:tcBorders>
            <w:vAlign w:val="center"/>
          </w:tcPr>
          <w:p w14:paraId="7C299727"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1</w:t>
            </w:r>
          </w:p>
        </w:tc>
        <w:tc>
          <w:tcPr>
            <w:tcW w:w="960" w:type="dxa"/>
            <w:tcBorders>
              <w:top w:val="single" w:sz="4" w:space="0" w:color="auto"/>
              <w:left w:val="single" w:sz="4" w:space="0" w:color="auto"/>
              <w:bottom w:val="nil"/>
              <w:right w:val="single" w:sz="4" w:space="0" w:color="auto"/>
            </w:tcBorders>
            <w:vAlign w:val="center"/>
          </w:tcPr>
          <w:p w14:paraId="6298A5A8"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2</w:t>
            </w:r>
          </w:p>
        </w:tc>
        <w:tc>
          <w:tcPr>
            <w:tcW w:w="960" w:type="dxa"/>
            <w:tcBorders>
              <w:top w:val="single" w:sz="4" w:space="0" w:color="auto"/>
              <w:left w:val="single" w:sz="4" w:space="0" w:color="auto"/>
              <w:bottom w:val="nil"/>
              <w:right w:val="single" w:sz="4" w:space="0" w:color="auto"/>
            </w:tcBorders>
            <w:vAlign w:val="center"/>
          </w:tcPr>
          <w:p w14:paraId="15180CDA"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3</w:t>
            </w:r>
          </w:p>
        </w:tc>
        <w:tc>
          <w:tcPr>
            <w:tcW w:w="960" w:type="dxa"/>
            <w:tcBorders>
              <w:top w:val="single" w:sz="4" w:space="0" w:color="auto"/>
              <w:left w:val="single" w:sz="4" w:space="0" w:color="auto"/>
              <w:bottom w:val="nil"/>
              <w:right w:val="single" w:sz="4" w:space="0" w:color="auto"/>
            </w:tcBorders>
            <w:vAlign w:val="center"/>
          </w:tcPr>
          <w:p w14:paraId="56B1D379"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4</w:t>
            </w:r>
          </w:p>
        </w:tc>
        <w:tc>
          <w:tcPr>
            <w:tcW w:w="960" w:type="dxa"/>
            <w:tcBorders>
              <w:top w:val="single" w:sz="4" w:space="0" w:color="auto"/>
              <w:left w:val="single" w:sz="4" w:space="0" w:color="auto"/>
              <w:bottom w:val="nil"/>
              <w:right w:val="single" w:sz="4" w:space="0" w:color="auto"/>
            </w:tcBorders>
            <w:vAlign w:val="center"/>
          </w:tcPr>
          <w:p w14:paraId="7F0A9F59"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5</w:t>
            </w:r>
          </w:p>
        </w:tc>
        <w:tc>
          <w:tcPr>
            <w:tcW w:w="960" w:type="dxa"/>
            <w:tcBorders>
              <w:top w:val="single" w:sz="4" w:space="0" w:color="auto"/>
              <w:left w:val="single" w:sz="4" w:space="0" w:color="auto"/>
              <w:bottom w:val="nil"/>
              <w:right w:val="single" w:sz="4" w:space="0" w:color="auto"/>
            </w:tcBorders>
            <w:vAlign w:val="center"/>
          </w:tcPr>
          <w:p w14:paraId="559003BB"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6</w:t>
            </w:r>
          </w:p>
        </w:tc>
        <w:tc>
          <w:tcPr>
            <w:tcW w:w="960" w:type="dxa"/>
            <w:tcBorders>
              <w:top w:val="single" w:sz="4" w:space="0" w:color="auto"/>
              <w:left w:val="single" w:sz="4" w:space="0" w:color="auto"/>
              <w:bottom w:val="nil"/>
              <w:right w:val="single" w:sz="8" w:space="0" w:color="auto"/>
            </w:tcBorders>
            <w:vAlign w:val="center"/>
          </w:tcPr>
          <w:p w14:paraId="10EBF414"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7</w:t>
            </w:r>
          </w:p>
        </w:tc>
      </w:tr>
      <w:tr w:rsidR="00E56613" w:rsidRPr="00E56613" w14:paraId="072E1084"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4E1C9845"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חשמל: (15%)</w:t>
            </w:r>
          </w:p>
        </w:tc>
        <w:tc>
          <w:tcPr>
            <w:tcW w:w="2500" w:type="dxa"/>
            <w:tcBorders>
              <w:top w:val="single" w:sz="4" w:space="0" w:color="auto"/>
              <w:left w:val="nil"/>
              <w:bottom w:val="nil"/>
              <w:right w:val="single" w:sz="4" w:space="0" w:color="auto"/>
            </w:tcBorders>
            <w:noWrap/>
            <w:vAlign w:val="bottom"/>
          </w:tcPr>
          <w:p w14:paraId="3A0A762B"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 xml:space="preserve">צנרת </w:t>
            </w:r>
            <w:proofErr w:type="spellStart"/>
            <w:r w:rsidRPr="00E56613">
              <w:rPr>
                <w:rFonts w:ascii="David" w:eastAsia="Times New Roman" w:hAnsi="David" w:cs="David"/>
                <w:sz w:val="20"/>
                <w:szCs w:val="20"/>
                <w:rtl/>
              </w:rPr>
              <w:t>ורטיקלית+חיווט</w:t>
            </w:r>
            <w:proofErr w:type="spellEnd"/>
            <w:r w:rsidRPr="00E56613">
              <w:rPr>
                <w:rFonts w:ascii="David" w:eastAsia="Times New Roman" w:hAnsi="David" w:cs="David"/>
                <w:sz w:val="20"/>
                <w:szCs w:val="20"/>
                <w:rtl/>
              </w:rPr>
              <w:t>- 8%</w:t>
            </w:r>
          </w:p>
        </w:tc>
        <w:tc>
          <w:tcPr>
            <w:tcW w:w="1040" w:type="dxa"/>
            <w:tcBorders>
              <w:top w:val="single" w:sz="4" w:space="0" w:color="auto"/>
              <w:left w:val="nil"/>
              <w:bottom w:val="nil"/>
              <w:right w:val="nil"/>
            </w:tcBorders>
            <w:noWrap/>
            <w:vAlign w:val="bottom"/>
          </w:tcPr>
          <w:p w14:paraId="3E64271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8%</w:t>
            </w:r>
          </w:p>
        </w:tc>
        <w:tc>
          <w:tcPr>
            <w:tcW w:w="1109" w:type="dxa"/>
            <w:tcBorders>
              <w:top w:val="single" w:sz="4" w:space="0" w:color="auto"/>
              <w:left w:val="single" w:sz="4" w:space="0" w:color="auto"/>
              <w:bottom w:val="nil"/>
              <w:right w:val="single" w:sz="8" w:space="0" w:color="auto"/>
            </w:tcBorders>
            <w:noWrap/>
            <w:vAlign w:val="bottom"/>
          </w:tcPr>
          <w:p w14:paraId="233B69A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1.143</w:t>
            </w:r>
          </w:p>
        </w:tc>
        <w:tc>
          <w:tcPr>
            <w:tcW w:w="960" w:type="dxa"/>
            <w:tcBorders>
              <w:top w:val="single" w:sz="4" w:space="0" w:color="auto"/>
              <w:left w:val="single" w:sz="8" w:space="0" w:color="auto"/>
              <w:bottom w:val="single" w:sz="4" w:space="0" w:color="auto"/>
              <w:right w:val="single" w:sz="4" w:space="0" w:color="auto"/>
            </w:tcBorders>
            <w:noWrap/>
            <w:vAlign w:val="bottom"/>
          </w:tcPr>
          <w:p w14:paraId="3951FC0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193E346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026DB63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45F4A23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5500EFD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1FFD778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8" w:space="0" w:color="auto"/>
            </w:tcBorders>
            <w:noWrap/>
            <w:vAlign w:val="bottom"/>
          </w:tcPr>
          <w:p w14:paraId="59E0266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24B9FF2"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D3C5C4B"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5FAD4F88"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proofErr w:type="spellStart"/>
            <w:r w:rsidRPr="00E56613">
              <w:rPr>
                <w:rFonts w:ascii="David" w:eastAsia="Times New Roman" w:hAnsi="David" w:cs="David"/>
                <w:sz w:val="20"/>
                <w:szCs w:val="20"/>
                <w:rtl/>
              </w:rPr>
              <w:t>צ.חשמל+מתח</w:t>
            </w:r>
            <w:proofErr w:type="spellEnd"/>
            <w:r w:rsidRPr="00E56613">
              <w:rPr>
                <w:rFonts w:ascii="David" w:eastAsia="Times New Roman" w:hAnsi="David" w:cs="David"/>
                <w:sz w:val="20"/>
                <w:szCs w:val="20"/>
                <w:rtl/>
              </w:rPr>
              <w:t xml:space="preserve"> נמוך אופקי_3%</w:t>
            </w:r>
          </w:p>
        </w:tc>
        <w:tc>
          <w:tcPr>
            <w:tcW w:w="1040" w:type="dxa"/>
            <w:tcBorders>
              <w:top w:val="single" w:sz="4" w:space="0" w:color="auto"/>
              <w:left w:val="nil"/>
              <w:bottom w:val="nil"/>
              <w:right w:val="nil"/>
            </w:tcBorders>
            <w:noWrap/>
            <w:vAlign w:val="bottom"/>
          </w:tcPr>
          <w:p w14:paraId="16D10DA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6D05225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79046F8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A375FC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962A8D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8F32AF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3C5672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713404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48968A7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7CCD91EC"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A43EC25"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5AC70A20"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040" w:type="dxa"/>
            <w:tcBorders>
              <w:top w:val="single" w:sz="4" w:space="0" w:color="auto"/>
              <w:left w:val="nil"/>
              <w:bottom w:val="nil"/>
              <w:right w:val="nil"/>
            </w:tcBorders>
            <w:noWrap/>
            <w:vAlign w:val="bottom"/>
          </w:tcPr>
          <w:p w14:paraId="20DC60C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417A063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014C535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68267D7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27A7E29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6EABE40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5357334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53575C7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8" w:space="0" w:color="auto"/>
            </w:tcBorders>
            <w:noWrap/>
            <w:vAlign w:val="bottom"/>
          </w:tcPr>
          <w:p w14:paraId="598274F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7B6244C5"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564106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1AD6416C"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040" w:type="dxa"/>
            <w:tcBorders>
              <w:top w:val="single" w:sz="4" w:space="0" w:color="auto"/>
              <w:left w:val="nil"/>
              <w:bottom w:val="nil"/>
              <w:right w:val="nil"/>
            </w:tcBorders>
            <w:noWrap/>
            <w:vAlign w:val="bottom"/>
          </w:tcPr>
          <w:p w14:paraId="2898856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7E42B0F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5F8BA07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A97B9A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9B99C3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60AA1F4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97EBD0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E26DEB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043B8B7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1BE49E26"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3F5330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70B357F3"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040" w:type="dxa"/>
            <w:tcBorders>
              <w:top w:val="single" w:sz="4" w:space="0" w:color="auto"/>
              <w:left w:val="nil"/>
              <w:bottom w:val="nil"/>
              <w:right w:val="nil"/>
            </w:tcBorders>
            <w:noWrap/>
            <w:vAlign w:val="bottom"/>
          </w:tcPr>
          <w:p w14:paraId="2B41FF4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1DEA7C1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47A7548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9626E2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029717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0F3AAA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EE6346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07684E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3DD47DA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6116E10A"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2C93D9AB"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אוורור: (5%)</w:t>
            </w:r>
          </w:p>
        </w:tc>
        <w:tc>
          <w:tcPr>
            <w:tcW w:w="2500" w:type="dxa"/>
            <w:tcBorders>
              <w:top w:val="single" w:sz="4" w:space="0" w:color="auto"/>
              <w:left w:val="nil"/>
              <w:bottom w:val="nil"/>
              <w:right w:val="single" w:sz="4" w:space="0" w:color="auto"/>
            </w:tcBorders>
            <w:noWrap/>
            <w:vAlign w:val="bottom"/>
          </w:tcPr>
          <w:p w14:paraId="3F1241FF"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proofErr w:type="spellStart"/>
            <w:r w:rsidRPr="00E56613">
              <w:rPr>
                <w:rFonts w:ascii="David" w:eastAsia="Times New Roman" w:hAnsi="David" w:cs="David"/>
                <w:sz w:val="20"/>
                <w:szCs w:val="20"/>
                <w:rtl/>
              </w:rPr>
              <w:t>גרילי</w:t>
            </w:r>
            <w:proofErr w:type="spellEnd"/>
            <w:r w:rsidRPr="00E56613">
              <w:rPr>
                <w:rFonts w:ascii="David" w:eastAsia="Times New Roman" w:hAnsi="David" w:cs="David"/>
                <w:sz w:val="20"/>
                <w:szCs w:val="20"/>
                <w:rtl/>
              </w:rPr>
              <w:t xml:space="preserve"> מ"א ואוורור - 2%</w:t>
            </w:r>
          </w:p>
        </w:tc>
        <w:tc>
          <w:tcPr>
            <w:tcW w:w="1040" w:type="dxa"/>
            <w:tcBorders>
              <w:top w:val="single" w:sz="4" w:space="0" w:color="auto"/>
              <w:left w:val="nil"/>
              <w:bottom w:val="nil"/>
              <w:right w:val="nil"/>
            </w:tcBorders>
            <w:noWrap/>
            <w:vAlign w:val="bottom"/>
          </w:tcPr>
          <w:p w14:paraId="3A7ABB6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11749AF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4168C35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B1A34B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7647FE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58CC3A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43995C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0331C0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03C614C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6DB4F812"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45C42DE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1222A927"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proofErr w:type="spellStart"/>
            <w:r w:rsidRPr="00E56613">
              <w:rPr>
                <w:rFonts w:ascii="David" w:eastAsia="Times New Roman" w:hAnsi="David" w:cs="David"/>
                <w:sz w:val="20"/>
                <w:szCs w:val="20"/>
                <w:rtl/>
              </w:rPr>
              <w:t>דיחוס+מפוחים</w:t>
            </w:r>
            <w:proofErr w:type="spellEnd"/>
            <w:r w:rsidRPr="00E56613">
              <w:rPr>
                <w:rFonts w:ascii="David" w:eastAsia="Times New Roman" w:hAnsi="David" w:cs="David"/>
                <w:sz w:val="20"/>
                <w:szCs w:val="20"/>
                <w:rtl/>
              </w:rPr>
              <w:t xml:space="preserve"> 3%</w:t>
            </w:r>
          </w:p>
        </w:tc>
        <w:tc>
          <w:tcPr>
            <w:tcW w:w="1040" w:type="dxa"/>
            <w:tcBorders>
              <w:top w:val="single" w:sz="4" w:space="0" w:color="auto"/>
              <w:left w:val="nil"/>
              <w:bottom w:val="nil"/>
              <w:right w:val="nil"/>
            </w:tcBorders>
            <w:noWrap/>
            <w:vAlign w:val="bottom"/>
          </w:tcPr>
          <w:p w14:paraId="56BFFEA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1E99436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78BCA8F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8AB6CB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3777A7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9A2A93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0423F0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877E0C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69F817C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64BCAC6D"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529DAF04"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אינסטלציה:(57%)</w:t>
            </w:r>
          </w:p>
        </w:tc>
        <w:tc>
          <w:tcPr>
            <w:tcW w:w="2500" w:type="dxa"/>
            <w:tcBorders>
              <w:top w:val="single" w:sz="4" w:space="0" w:color="auto"/>
              <w:left w:val="nil"/>
              <w:bottom w:val="nil"/>
              <w:right w:val="single" w:sz="4" w:space="0" w:color="auto"/>
            </w:tcBorders>
            <w:noWrap/>
            <w:vAlign w:val="bottom"/>
          </w:tcPr>
          <w:p w14:paraId="06501CA0"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אינסטלציה-</w:t>
            </w:r>
            <w:proofErr w:type="spellStart"/>
            <w:r w:rsidRPr="00E56613">
              <w:rPr>
                <w:rFonts w:ascii="David" w:eastAsia="Times New Roman" w:hAnsi="David" w:cs="David"/>
                <w:sz w:val="20"/>
                <w:szCs w:val="20"/>
                <w:rtl/>
              </w:rPr>
              <w:t>צ.וורטיקלית</w:t>
            </w:r>
            <w:proofErr w:type="spellEnd"/>
            <w:r w:rsidRPr="00E56613">
              <w:rPr>
                <w:rFonts w:ascii="David" w:eastAsia="Times New Roman" w:hAnsi="David" w:cs="David"/>
                <w:sz w:val="20"/>
                <w:szCs w:val="20"/>
                <w:rtl/>
              </w:rPr>
              <w:t>- 43%</w:t>
            </w:r>
          </w:p>
        </w:tc>
        <w:tc>
          <w:tcPr>
            <w:tcW w:w="1040" w:type="dxa"/>
            <w:tcBorders>
              <w:top w:val="single" w:sz="4" w:space="0" w:color="auto"/>
              <w:left w:val="nil"/>
              <w:bottom w:val="nil"/>
              <w:right w:val="nil"/>
            </w:tcBorders>
            <w:noWrap/>
            <w:vAlign w:val="bottom"/>
          </w:tcPr>
          <w:p w14:paraId="4A66D66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43%</w:t>
            </w:r>
          </w:p>
        </w:tc>
        <w:tc>
          <w:tcPr>
            <w:tcW w:w="1109" w:type="dxa"/>
            <w:tcBorders>
              <w:top w:val="single" w:sz="4" w:space="0" w:color="auto"/>
              <w:left w:val="single" w:sz="4" w:space="0" w:color="auto"/>
              <w:bottom w:val="nil"/>
              <w:right w:val="single" w:sz="8" w:space="0" w:color="auto"/>
            </w:tcBorders>
            <w:noWrap/>
            <w:vAlign w:val="bottom"/>
          </w:tcPr>
          <w:p w14:paraId="663B202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6.143</w:t>
            </w:r>
          </w:p>
        </w:tc>
        <w:tc>
          <w:tcPr>
            <w:tcW w:w="960" w:type="dxa"/>
            <w:tcBorders>
              <w:top w:val="nil"/>
              <w:left w:val="single" w:sz="8" w:space="0" w:color="auto"/>
              <w:bottom w:val="single" w:sz="4" w:space="0" w:color="auto"/>
              <w:right w:val="single" w:sz="4" w:space="0" w:color="auto"/>
            </w:tcBorders>
            <w:noWrap/>
            <w:vAlign w:val="bottom"/>
          </w:tcPr>
          <w:p w14:paraId="054E4F7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84C52E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314BE9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DDF439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93121A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CE4815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3542F4F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CB7D5B3"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52FC5B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single" w:sz="4" w:space="0" w:color="auto"/>
              <w:right w:val="single" w:sz="4" w:space="0" w:color="auto"/>
            </w:tcBorders>
            <w:noWrap/>
            <w:vAlign w:val="bottom"/>
          </w:tcPr>
          <w:p w14:paraId="04C1ABF8"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 xml:space="preserve">הכנה למונים </w:t>
            </w:r>
            <w:proofErr w:type="spellStart"/>
            <w:r w:rsidRPr="00E56613">
              <w:rPr>
                <w:rFonts w:ascii="David" w:eastAsia="Times New Roman" w:hAnsi="David" w:cs="David"/>
                <w:sz w:val="20"/>
                <w:szCs w:val="20"/>
                <w:rtl/>
              </w:rPr>
              <w:t>דירתיים</w:t>
            </w:r>
            <w:proofErr w:type="spellEnd"/>
            <w:r w:rsidRPr="00E56613">
              <w:rPr>
                <w:rFonts w:ascii="David" w:eastAsia="Times New Roman" w:hAnsi="David" w:cs="David"/>
                <w:sz w:val="20"/>
                <w:szCs w:val="20"/>
                <w:rtl/>
              </w:rPr>
              <w:t>- 1%</w:t>
            </w:r>
          </w:p>
        </w:tc>
        <w:tc>
          <w:tcPr>
            <w:tcW w:w="1040" w:type="dxa"/>
            <w:tcBorders>
              <w:top w:val="single" w:sz="4" w:space="0" w:color="auto"/>
              <w:left w:val="nil"/>
              <w:bottom w:val="single" w:sz="4" w:space="0" w:color="auto"/>
              <w:right w:val="nil"/>
            </w:tcBorders>
            <w:noWrap/>
            <w:vAlign w:val="bottom"/>
          </w:tcPr>
          <w:p w14:paraId="14EF077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30FD0BF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76C09FA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6B9A7D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B693C7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F41C57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94192C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3A9358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0D76AC2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AD1A5B1"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538DF2F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07AEDDC1"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proofErr w:type="spellStart"/>
            <w:r w:rsidRPr="00E56613">
              <w:rPr>
                <w:rFonts w:ascii="David" w:eastAsia="Times New Roman" w:hAnsi="David" w:cs="David"/>
                <w:sz w:val="20"/>
                <w:szCs w:val="20"/>
                <w:rtl/>
              </w:rPr>
              <w:t>מתזים</w:t>
            </w:r>
            <w:proofErr w:type="spellEnd"/>
            <w:r w:rsidRPr="00E56613">
              <w:rPr>
                <w:rFonts w:ascii="David" w:eastAsia="Times New Roman" w:hAnsi="David" w:cs="David"/>
                <w:sz w:val="20"/>
                <w:szCs w:val="20"/>
                <w:rtl/>
              </w:rPr>
              <w:t xml:space="preserve"> 6%</w:t>
            </w:r>
          </w:p>
        </w:tc>
        <w:tc>
          <w:tcPr>
            <w:tcW w:w="1040" w:type="dxa"/>
            <w:tcBorders>
              <w:top w:val="nil"/>
              <w:left w:val="nil"/>
              <w:bottom w:val="single" w:sz="4" w:space="0" w:color="auto"/>
              <w:right w:val="nil"/>
            </w:tcBorders>
            <w:noWrap/>
            <w:vAlign w:val="bottom"/>
          </w:tcPr>
          <w:p w14:paraId="5A7DD76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28BE782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2E13ED7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D8A001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2334B7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4E3533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FFC8B9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6852B6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6DDEE3A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2151B0D6"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7CE272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3AC1EC2C"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 xml:space="preserve">התאמה </w:t>
            </w:r>
            <w:proofErr w:type="spellStart"/>
            <w:r w:rsidRPr="00E56613">
              <w:rPr>
                <w:rFonts w:ascii="David" w:eastAsia="Times New Roman" w:hAnsi="David" w:cs="David"/>
                <w:sz w:val="20"/>
                <w:szCs w:val="20"/>
                <w:rtl/>
              </w:rPr>
              <w:t>למתזים</w:t>
            </w:r>
            <w:proofErr w:type="spellEnd"/>
            <w:r w:rsidRPr="00E56613">
              <w:rPr>
                <w:rFonts w:ascii="David" w:eastAsia="Times New Roman" w:hAnsi="David" w:cs="David"/>
                <w:sz w:val="20"/>
                <w:szCs w:val="20"/>
                <w:rtl/>
              </w:rPr>
              <w:t xml:space="preserve"> _ 1%</w:t>
            </w:r>
          </w:p>
        </w:tc>
        <w:tc>
          <w:tcPr>
            <w:tcW w:w="1040" w:type="dxa"/>
            <w:tcBorders>
              <w:top w:val="nil"/>
              <w:left w:val="nil"/>
              <w:bottom w:val="single" w:sz="4" w:space="0" w:color="auto"/>
              <w:right w:val="nil"/>
            </w:tcBorders>
            <w:noWrap/>
            <w:vAlign w:val="bottom"/>
          </w:tcPr>
          <w:p w14:paraId="3C8E338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365B3F7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659FBE3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C51C82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8778D0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D69323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7B8FD9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EE562D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310ED6C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381C3A76"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55F9CBD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6B0E0FF5"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040" w:type="dxa"/>
            <w:tcBorders>
              <w:top w:val="nil"/>
              <w:left w:val="nil"/>
              <w:bottom w:val="single" w:sz="4" w:space="0" w:color="auto"/>
              <w:right w:val="nil"/>
            </w:tcBorders>
            <w:noWrap/>
            <w:vAlign w:val="bottom"/>
          </w:tcPr>
          <w:p w14:paraId="158718D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7AD0230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1DDBBAB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119731A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7057F94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7A03FCE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060AF6F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6DB1976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8" w:space="0" w:color="auto"/>
            </w:tcBorders>
            <w:noWrap/>
            <w:vAlign w:val="bottom"/>
          </w:tcPr>
          <w:p w14:paraId="510B432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r>
      <w:tr w:rsidR="00E56613" w:rsidRPr="00E56613" w14:paraId="7C89B018" w14:textId="77777777" w:rsidTr="00E56613">
        <w:trPr>
          <w:trHeight w:val="255"/>
          <w:jc w:val="center"/>
        </w:trPr>
        <w:tc>
          <w:tcPr>
            <w:tcW w:w="1973" w:type="dxa"/>
            <w:vMerge w:val="restart"/>
            <w:tcBorders>
              <w:top w:val="nil"/>
              <w:left w:val="single" w:sz="8" w:space="0" w:color="auto"/>
              <w:bottom w:val="single" w:sz="8" w:space="0" w:color="000000"/>
              <w:right w:val="single" w:sz="8" w:space="0" w:color="auto"/>
            </w:tcBorders>
            <w:noWrap/>
            <w:vAlign w:val="center"/>
          </w:tcPr>
          <w:p w14:paraId="2DFB8E0B"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תברואה: (23%)</w:t>
            </w:r>
          </w:p>
        </w:tc>
        <w:tc>
          <w:tcPr>
            <w:tcW w:w="2500" w:type="dxa"/>
            <w:tcBorders>
              <w:top w:val="nil"/>
              <w:left w:val="nil"/>
              <w:bottom w:val="single" w:sz="4" w:space="0" w:color="auto"/>
              <w:right w:val="single" w:sz="4" w:space="0" w:color="auto"/>
            </w:tcBorders>
            <w:noWrap/>
            <w:vAlign w:val="bottom"/>
          </w:tcPr>
          <w:p w14:paraId="26851949"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דחסן אשפה 2%</w:t>
            </w:r>
          </w:p>
        </w:tc>
        <w:tc>
          <w:tcPr>
            <w:tcW w:w="1040" w:type="dxa"/>
            <w:noWrap/>
            <w:vAlign w:val="bottom"/>
          </w:tcPr>
          <w:p w14:paraId="5B27BE7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1EC2B6D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2EEE421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56AEF6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26E59D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E78914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4269148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54443A9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588835E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2FF47106" w14:textId="77777777" w:rsidTr="00E56613">
        <w:trPr>
          <w:trHeight w:val="270"/>
          <w:jc w:val="center"/>
        </w:trPr>
        <w:tc>
          <w:tcPr>
            <w:tcW w:w="0" w:type="auto"/>
            <w:vMerge/>
            <w:tcBorders>
              <w:top w:val="nil"/>
              <w:left w:val="single" w:sz="8" w:space="0" w:color="auto"/>
              <w:bottom w:val="single" w:sz="8" w:space="0" w:color="000000"/>
              <w:right w:val="single" w:sz="8" w:space="0" w:color="auto"/>
            </w:tcBorders>
            <w:vAlign w:val="center"/>
          </w:tcPr>
          <w:p w14:paraId="4935713E"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8" w:space="0" w:color="auto"/>
              <w:right w:val="single" w:sz="4" w:space="0" w:color="auto"/>
            </w:tcBorders>
            <w:noWrap/>
            <w:vAlign w:val="bottom"/>
          </w:tcPr>
          <w:p w14:paraId="2246405A"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040" w:type="dxa"/>
            <w:tcBorders>
              <w:top w:val="single" w:sz="4" w:space="0" w:color="auto"/>
              <w:left w:val="nil"/>
              <w:bottom w:val="single" w:sz="8" w:space="0" w:color="auto"/>
              <w:right w:val="nil"/>
            </w:tcBorders>
            <w:noWrap/>
            <w:vAlign w:val="bottom"/>
          </w:tcPr>
          <w:p w14:paraId="7C1F749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21%</w:t>
            </w:r>
          </w:p>
        </w:tc>
        <w:tc>
          <w:tcPr>
            <w:tcW w:w="1109" w:type="dxa"/>
            <w:tcBorders>
              <w:top w:val="single" w:sz="4" w:space="0" w:color="auto"/>
              <w:left w:val="single" w:sz="4" w:space="0" w:color="auto"/>
              <w:bottom w:val="single" w:sz="8" w:space="0" w:color="auto"/>
              <w:right w:val="single" w:sz="8" w:space="0" w:color="auto"/>
            </w:tcBorders>
            <w:noWrap/>
            <w:vAlign w:val="bottom"/>
          </w:tcPr>
          <w:p w14:paraId="5DC8B20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3.000</w:t>
            </w:r>
          </w:p>
        </w:tc>
        <w:tc>
          <w:tcPr>
            <w:tcW w:w="960" w:type="dxa"/>
            <w:tcBorders>
              <w:top w:val="nil"/>
              <w:left w:val="single" w:sz="8" w:space="0" w:color="auto"/>
              <w:bottom w:val="single" w:sz="8" w:space="0" w:color="auto"/>
              <w:right w:val="single" w:sz="4" w:space="0" w:color="auto"/>
            </w:tcBorders>
            <w:noWrap/>
            <w:vAlign w:val="bottom"/>
          </w:tcPr>
          <w:p w14:paraId="7762830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194A284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4CF8A34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799CD96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114DDD0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7325127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8" w:space="0" w:color="auto"/>
            </w:tcBorders>
            <w:noWrap/>
            <w:vAlign w:val="bottom"/>
          </w:tcPr>
          <w:p w14:paraId="7042063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r>
      <w:tr w:rsidR="00E56613" w:rsidRPr="00E56613" w14:paraId="183C0FB2" w14:textId="77777777" w:rsidTr="00E56613">
        <w:trPr>
          <w:trHeight w:val="270"/>
          <w:jc w:val="center"/>
        </w:trPr>
        <w:tc>
          <w:tcPr>
            <w:tcW w:w="1973" w:type="dxa"/>
            <w:tcBorders>
              <w:top w:val="nil"/>
              <w:left w:val="single" w:sz="8" w:space="0" w:color="auto"/>
              <w:bottom w:val="single" w:sz="8" w:space="0" w:color="auto"/>
              <w:right w:val="single" w:sz="8" w:space="0" w:color="auto"/>
            </w:tcBorders>
            <w:noWrap/>
            <w:vAlign w:val="bottom"/>
          </w:tcPr>
          <w:p w14:paraId="4FA0CA52"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Pr>
              <w:t> </w:t>
            </w:r>
          </w:p>
        </w:tc>
        <w:tc>
          <w:tcPr>
            <w:tcW w:w="2500" w:type="dxa"/>
            <w:tcBorders>
              <w:top w:val="nil"/>
              <w:left w:val="nil"/>
              <w:bottom w:val="single" w:sz="8" w:space="0" w:color="auto"/>
              <w:right w:val="single" w:sz="4" w:space="0" w:color="auto"/>
            </w:tcBorders>
            <w:noWrap/>
            <w:vAlign w:val="bottom"/>
          </w:tcPr>
          <w:p w14:paraId="667E8F24"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040" w:type="dxa"/>
            <w:tcBorders>
              <w:top w:val="nil"/>
              <w:left w:val="nil"/>
              <w:bottom w:val="single" w:sz="8" w:space="0" w:color="auto"/>
              <w:right w:val="nil"/>
            </w:tcBorders>
            <w:noWrap/>
            <w:vAlign w:val="bottom"/>
          </w:tcPr>
          <w:p w14:paraId="204652B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100%</w:t>
            </w:r>
          </w:p>
        </w:tc>
        <w:tc>
          <w:tcPr>
            <w:tcW w:w="1109" w:type="dxa"/>
            <w:tcBorders>
              <w:top w:val="nil"/>
              <w:left w:val="single" w:sz="4" w:space="0" w:color="auto"/>
              <w:bottom w:val="single" w:sz="8" w:space="0" w:color="auto"/>
              <w:right w:val="single" w:sz="8" w:space="0" w:color="auto"/>
            </w:tcBorders>
            <w:noWrap/>
            <w:vAlign w:val="bottom"/>
          </w:tcPr>
          <w:p w14:paraId="44E0DD6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14.286</w:t>
            </w:r>
          </w:p>
        </w:tc>
        <w:tc>
          <w:tcPr>
            <w:tcW w:w="960" w:type="dxa"/>
            <w:tcBorders>
              <w:top w:val="nil"/>
              <w:left w:val="single" w:sz="8" w:space="0" w:color="auto"/>
              <w:bottom w:val="single" w:sz="8" w:space="0" w:color="auto"/>
              <w:right w:val="single" w:sz="4" w:space="0" w:color="auto"/>
            </w:tcBorders>
            <w:noWrap/>
            <w:vAlign w:val="bottom"/>
          </w:tcPr>
          <w:p w14:paraId="019A698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1BCE060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49C9182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42B1441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258DD7F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4DA2B54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8" w:space="0" w:color="auto"/>
            </w:tcBorders>
            <w:noWrap/>
            <w:vAlign w:val="bottom"/>
          </w:tcPr>
          <w:p w14:paraId="76117ED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r>
      <w:tr w:rsidR="00E56613" w:rsidRPr="00E56613" w14:paraId="5F736267" w14:textId="77777777" w:rsidTr="00E56613">
        <w:trPr>
          <w:trHeight w:val="270"/>
          <w:jc w:val="center"/>
        </w:trPr>
        <w:tc>
          <w:tcPr>
            <w:tcW w:w="13342" w:type="dxa"/>
            <w:gridSpan w:val="11"/>
            <w:noWrap/>
            <w:vAlign w:val="bottom"/>
          </w:tcPr>
          <w:p w14:paraId="5332D071"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2E8E74C7" w14:textId="77777777" w:rsidTr="00E56613">
        <w:trPr>
          <w:trHeight w:val="270"/>
          <w:jc w:val="center"/>
        </w:trPr>
        <w:tc>
          <w:tcPr>
            <w:tcW w:w="1973" w:type="dxa"/>
            <w:tcBorders>
              <w:top w:val="single" w:sz="8" w:space="0" w:color="auto"/>
              <w:left w:val="single" w:sz="8" w:space="0" w:color="auto"/>
              <w:bottom w:val="single" w:sz="8" w:space="0" w:color="auto"/>
              <w:right w:val="single" w:sz="4" w:space="0" w:color="auto"/>
            </w:tcBorders>
            <w:noWrap/>
            <w:vAlign w:val="bottom"/>
          </w:tcPr>
          <w:p w14:paraId="68930413"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מס' קומות</w:t>
            </w:r>
          </w:p>
        </w:tc>
        <w:tc>
          <w:tcPr>
            <w:tcW w:w="2500" w:type="dxa"/>
            <w:tcBorders>
              <w:top w:val="single" w:sz="8" w:space="0" w:color="auto"/>
              <w:left w:val="single" w:sz="4" w:space="0" w:color="auto"/>
              <w:bottom w:val="single" w:sz="8" w:space="0" w:color="auto"/>
              <w:right w:val="single" w:sz="8" w:space="0" w:color="auto"/>
            </w:tcBorders>
            <w:noWrap/>
            <w:vAlign w:val="bottom"/>
          </w:tcPr>
          <w:p w14:paraId="6B10340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7</w:t>
            </w:r>
          </w:p>
        </w:tc>
        <w:tc>
          <w:tcPr>
            <w:tcW w:w="8869" w:type="dxa"/>
            <w:gridSpan w:val="9"/>
            <w:noWrap/>
            <w:vAlign w:val="bottom"/>
          </w:tcPr>
          <w:p w14:paraId="67A7E1CD"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1255B405" w14:textId="77777777" w:rsidTr="00E56613">
        <w:trPr>
          <w:trHeight w:val="255"/>
          <w:jc w:val="center"/>
        </w:trPr>
        <w:tc>
          <w:tcPr>
            <w:tcW w:w="13342" w:type="dxa"/>
            <w:gridSpan w:val="11"/>
            <w:noWrap/>
            <w:vAlign w:val="bottom"/>
          </w:tcPr>
          <w:p w14:paraId="2A22C113"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6890E382" w14:textId="77777777" w:rsidTr="00E56613">
        <w:trPr>
          <w:trHeight w:val="570"/>
          <w:jc w:val="center"/>
        </w:trPr>
        <w:tc>
          <w:tcPr>
            <w:tcW w:w="13342" w:type="dxa"/>
            <w:gridSpan w:val="11"/>
            <w:vAlign w:val="bottom"/>
          </w:tcPr>
          <w:p w14:paraId="7CE7ED8B"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 xml:space="preserve">אחוז לסעיף - </w:t>
            </w:r>
            <w:r w:rsidRPr="00E56613">
              <w:rPr>
                <w:rFonts w:ascii="David" w:eastAsia="Times New Roman" w:hAnsi="David" w:cs="David"/>
                <w:sz w:val="20"/>
                <w:szCs w:val="20"/>
                <w:rtl/>
              </w:rPr>
              <w:t>עמודה זו מבטאת את האחוז של תת הסעיף לקומה אחת. סה"כ  9.091 הינו הניקוד שמקבלת קומת מגורים אחת המכילה את המרכיבים של המערכות הציבוריות המועמסות לקומה.</w:t>
            </w:r>
          </w:p>
        </w:tc>
      </w:tr>
      <w:tr w:rsidR="00E56613" w:rsidRPr="00E56613" w14:paraId="3143F429" w14:textId="77777777" w:rsidTr="00E56613">
        <w:trPr>
          <w:trHeight w:val="255"/>
          <w:jc w:val="center"/>
        </w:trPr>
        <w:tc>
          <w:tcPr>
            <w:tcW w:w="13342" w:type="dxa"/>
            <w:gridSpan w:val="11"/>
            <w:noWrap/>
            <w:vAlign w:val="bottom"/>
          </w:tcPr>
          <w:p w14:paraId="1974CF5D" w14:textId="77777777" w:rsidR="00E56613" w:rsidRPr="00E56613" w:rsidRDefault="00E56613" w:rsidP="00E56613">
            <w:pPr>
              <w:bidi w:val="0"/>
              <w:spacing w:before="0" w:beforeAutospacing="0" w:after="0" w:afterAutospacing="0" w:line="240" w:lineRule="auto"/>
              <w:ind w:left="281"/>
              <w:jc w:val="center"/>
              <w:rPr>
                <w:rFonts w:ascii="David" w:eastAsia="Times New Roman" w:hAnsi="David" w:cs="David"/>
                <w:sz w:val="20"/>
                <w:szCs w:val="20"/>
              </w:rPr>
            </w:pPr>
            <w:r w:rsidRPr="00E56613">
              <w:rPr>
                <w:rFonts w:ascii="David" w:eastAsia="Times New Roman" w:hAnsi="David" w:cs="David"/>
                <w:sz w:val="20"/>
                <w:szCs w:val="20"/>
                <w:rtl/>
              </w:rPr>
              <w:t>לצורך חישוב ערך הקומה לסעיף "מערכות ציבוריות" יש להכפיל את % התקדמות כל מלאכה בניקוד תת הסעיף שלה, ולסכום את כל המלאכות.</w:t>
            </w:r>
          </w:p>
        </w:tc>
      </w:tr>
    </w:tbl>
    <w:p w14:paraId="16FA866A" w14:textId="77777777" w:rsidR="00E56613" w:rsidRPr="00E56613" w:rsidRDefault="00E56613" w:rsidP="00E56613">
      <w:pPr>
        <w:bidi w:val="0"/>
        <w:spacing w:before="0" w:beforeAutospacing="0" w:after="0" w:afterAutospacing="0" w:line="240" w:lineRule="auto"/>
        <w:rPr>
          <w:rFonts w:ascii="David" w:eastAsia="Times New Roman" w:hAnsi="David" w:cs="David"/>
          <w:b/>
          <w:bCs/>
          <w:snapToGrid w:val="0"/>
          <w:sz w:val="24"/>
          <w:szCs w:val="24"/>
          <w:u w:val="single"/>
          <w:rtl/>
        </w:rPr>
        <w:sectPr w:rsidR="00E56613" w:rsidRPr="00E56613">
          <w:pgSz w:w="16838" w:h="11906" w:orient="landscape"/>
          <w:pgMar w:top="1797" w:right="1440" w:bottom="1797" w:left="1276" w:header="720" w:footer="720" w:gutter="0"/>
          <w:cols w:space="720"/>
          <w:bidi/>
          <w:rtlGutter/>
        </w:sectPr>
      </w:pPr>
    </w:p>
    <w:p w14:paraId="240348DB"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lastRenderedPageBreak/>
        <w:t xml:space="preserve">נספח 3.1.12 </w:t>
      </w:r>
    </w:p>
    <w:p w14:paraId="2D0EC3D0"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נוסח ערבות בנקאית לפי סעיף 9</w:t>
      </w:r>
    </w:p>
    <w:p w14:paraId="2A7ADCA1" w14:textId="77777777" w:rsidR="00E56613" w:rsidRPr="00E56613" w:rsidRDefault="00E56613" w:rsidP="00E56613">
      <w:pPr>
        <w:spacing w:before="0" w:beforeAutospacing="0" w:after="0" w:afterAutospacing="0" w:line="240" w:lineRule="auto"/>
        <w:ind w:left="5680" w:hanging="5440"/>
        <w:jc w:val="center"/>
        <w:rPr>
          <w:rFonts w:ascii="David" w:eastAsia="Times New Roman" w:hAnsi="David" w:cs="David"/>
          <w:snapToGrid w:val="0"/>
          <w:sz w:val="24"/>
          <w:szCs w:val="24"/>
          <w:rtl/>
        </w:rPr>
      </w:pPr>
    </w:p>
    <w:p w14:paraId="466ECCB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23AFE26B"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2D8DF23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לכבוד :</w:t>
      </w:r>
      <w:r w:rsidRPr="00E56613">
        <w:rPr>
          <w:rFonts w:ascii="David" w:eastAsia="Times New Roman" w:hAnsi="David" w:cs="David"/>
          <w:snapToGrid w:val="0"/>
          <w:color w:val="000000"/>
          <w:sz w:val="24"/>
          <w:szCs w:val="24"/>
          <w:rtl/>
        </w:rPr>
        <w:tab/>
      </w:r>
    </w:p>
    <w:sdt>
      <w:sdtPr>
        <w:rPr>
          <w:rFonts w:ascii="Times New Roman" w:eastAsia="Times New Roman" w:hAnsi="Times New Roman" w:cs="David"/>
          <w:color w:val="008000"/>
          <w:sz w:val="24"/>
          <w:szCs w:val="24"/>
          <w:rtl/>
          <w:lang w:eastAsia="he-IL"/>
        </w:rPr>
        <w:alias w:val="צד א בחוזה"/>
        <w:tag w:val="cntTzadA"/>
        <w:id w:val="-827822700"/>
        <w:placeholder>
          <w:docPart w:val="5344B542B5754B0A999DA98E451F84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99235E5" w14:textId="72CF4CFC" w:rsidR="00865F43" w:rsidRDefault="00853104" w:rsidP="00865F43">
          <w:pPr>
            <w:widowControl w:val="0"/>
            <w:spacing w:before="0" w:beforeAutospacing="0" w:after="0" w:afterAutospacing="0" w:line="240" w:lineRule="auto"/>
            <w:jc w:val="both"/>
          </w:pPr>
          <w:ins w:id="159" w:author="Meryl Etman" w:date="2024-10-30T16:28: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392A6D15"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br/>
      </w:r>
      <w:proofErr w:type="spellStart"/>
      <w:r w:rsidRPr="00E56613">
        <w:rPr>
          <w:rFonts w:ascii="David" w:eastAsia="Times New Roman" w:hAnsi="David" w:cs="David"/>
          <w:snapToGrid w:val="0"/>
          <w:sz w:val="24"/>
          <w:szCs w:val="24"/>
          <w:rtl/>
        </w:rPr>
        <w:t>ג.א.נ</w:t>
      </w:r>
      <w:proofErr w:type="spellEnd"/>
      <w:r w:rsidRPr="00E56613">
        <w:rPr>
          <w:rFonts w:ascii="David" w:eastAsia="Times New Roman" w:hAnsi="David" w:cs="David"/>
          <w:snapToGrid w:val="0"/>
          <w:sz w:val="24"/>
          <w:szCs w:val="24"/>
          <w:rtl/>
        </w:rPr>
        <w:t>.,</w:t>
      </w:r>
    </w:p>
    <w:p w14:paraId="2BA77EC5" w14:textId="77777777" w:rsidR="00E56613" w:rsidRPr="00E56613" w:rsidRDefault="00E56613" w:rsidP="00E56613">
      <w:pPr>
        <w:spacing w:before="0" w:beforeAutospacing="0" w:after="0" w:afterAutospacing="0" w:line="240" w:lineRule="auto"/>
        <w:ind w:left="18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כתב ערבות</w:t>
      </w:r>
    </w:p>
    <w:p w14:paraId="53B711A0"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12BFA99" w14:textId="77777777" w:rsidR="00E56613" w:rsidRPr="00E56613" w:rsidRDefault="00E56613" w:rsidP="00865F4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לפי בקשת </w:t>
      </w:r>
      <w:sdt>
        <w:sdtPr>
          <w:rPr>
            <w:rFonts w:ascii="Times New Roman" w:eastAsia="Times New Roman" w:hAnsi="Times New Roman" w:cs="David"/>
            <w:color w:val="008000"/>
            <w:sz w:val="24"/>
            <w:szCs w:val="24"/>
            <w:rtl/>
            <w:lang w:eastAsia="he-IL"/>
          </w:rPr>
          <w:alias w:val="שם ספק"/>
          <w:tag w:val="cntSupllierName"/>
          <w:id w:val="-1468043177"/>
          <w:placeholder>
            <w:docPart w:val="5C3164E7696A4878A25903C84FD32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5F43" w:rsidRPr="00EF442B">
            <w:rPr>
              <w:rStyle w:val="a8"/>
              <w:color w:val="00B0F0"/>
              <w:rtl/>
            </w:rPr>
            <w:t>[שם ספק]</w:t>
          </w:r>
        </w:sdtContent>
      </w:sdt>
      <w:r w:rsidR="00865F43"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(להלן -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 xml:space="preserve">") הרינו מתחייבים ואחראים כלפיכם ביחד עבור הקבלן לתשלום כל סכום בגבול סך של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ש"ח כשסכום זה צמוד במלואו למדד תשומות הבניה למגורים (להלן- "המדד") כשהמדד הבסיסי הוא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(להלן - "סכום הערבות").</w:t>
      </w:r>
    </w:p>
    <w:p w14:paraId="7F39806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5BFF811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אתם תהיו זכאים לדרוש מאתנו יחד תשלום סכום הערבות בשלמות או לדרוש מאתנו מפעם לפעם סכומים על חשבון סכום הערבות ובמקרה זה לאחר כל תשלום, תישאר הערבות בתוקפה לגבי יתרת סכום הערבות, ובלבד שסך כל דרישותיכם לא יעלה על סכום הערבות.</w:t>
      </w:r>
    </w:p>
    <w:p w14:paraId="74089730"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089CF6FD"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הננו מתחייבים לשלם לכם כל סכום שיידרש על ידכם בגבול סכום הערבות תוך 3 ימים מקבלת דרישה ראשונה בכתב שלכם ו/או של מי מכם ומבלי שיהיה עליכם לבסס או להוכיח דרישה זו.</w:t>
      </w:r>
    </w:p>
    <w:p w14:paraId="08BC06C7"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05CC2FB"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סכום שישולם מכוח ערבותנו זו, יגדל בשיעור השווה לשיעור העלייה במדד האחרון אשר יהא ידוע בעת ביצוע כל תשלום לזכותכם, לעומת שערו הבסיסי של המדד הנקוב לעיל.</w:t>
      </w:r>
    </w:p>
    <w:p w14:paraId="71B0E3FB"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2A271B5B"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אנו לא נהיה רשאים לבטל הערבות ו/או להימנע מתשלום עפ"י כתב ערבות זה מכל סיבה שהיא. הננו מוותרים בזה במפורש ומראש על כל טענה לרבות כל ברירה המוענקת לקבלן עפ"י דין.</w:t>
      </w:r>
    </w:p>
    <w:p w14:paraId="39513F9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D021D6F"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ערבות זו בלתי חוזרת ובלתי מותנית.</w:t>
      </w:r>
    </w:p>
    <w:p w14:paraId="55301C6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1BE05E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ערבות זו תהיה בתוקף עד ליום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שעה 12.00 ועד בכלל וכל דרישה על פיה חייבת להימסר לנו לא יאוחר מאשר במועד הנ"ל.</w:t>
      </w:r>
    </w:p>
    <w:p w14:paraId="61F5B6D3"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2A73AE2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2ED8894"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p>
    <w:p w14:paraId="5D9D7140"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7C0E9C22"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5788B62B"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noProof/>
          <w:sz w:val="26"/>
          <w:szCs w:val="26"/>
          <w:rtl/>
        </w:rPr>
        <mc:AlternateContent>
          <mc:Choice Requires="wps">
            <w:drawing>
              <wp:anchor distT="0" distB="0" distL="114300" distR="114300" simplePos="0" relativeHeight="251643904" behindDoc="0" locked="0" layoutInCell="1" allowOverlap="1" wp14:anchorId="732665AD" wp14:editId="23178FF7">
                <wp:simplePos x="0" y="0"/>
                <wp:positionH relativeFrom="column">
                  <wp:posOffset>1882140</wp:posOffset>
                </wp:positionH>
                <wp:positionV relativeFrom="paragraph">
                  <wp:posOffset>137160</wp:posOffset>
                </wp:positionV>
                <wp:extent cx="1371600" cy="0"/>
                <wp:effectExtent l="10160" t="12700" r="8890" b="6350"/>
                <wp:wrapNone/>
                <wp:docPr id="29" name="מחבר ישר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2BE77" id="מחבר ישר 29" o:spid="_x0000_s1026" style="position:absolute;left:0;text-align:lef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2pt,10.8pt" to="256.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"/>
            </w:pict>
          </mc:Fallback>
        </mc:AlternateContent>
      </w:r>
    </w:p>
    <w:p w14:paraId="32C1662A"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14"/>
          <w:rtl/>
        </w:rPr>
      </w:pPr>
    </w:p>
    <w:p w14:paraId="40792B3B"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בנק</w:t>
      </w:r>
    </w:p>
    <w:p w14:paraId="037C4556"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u w:val="single"/>
          <w:rtl/>
        </w:rPr>
      </w:pPr>
    </w:p>
    <w:p w14:paraId="517CB1FB"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p w14:paraId="37C4DDC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lastRenderedPageBreak/>
        <w:t xml:space="preserve">נספח 3.1.13 </w:t>
      </w:r>
    </w:p>
    <w:p w14:paraId="167DBF5E"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דוגמא לנוסח החוזה המשולש</w:t>
      </w:r>
    </w:p>
    <w:p w14:paraId="71232DF8"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DA78577"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4EB82888"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 xml:space="preserve"> ח  ו  ז  ה </w:t>
      </w:r>
    </w:p>
    <w:p w14:paraId="09F7BE74"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005221D7"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9E8E356"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שנערך ונחתם ביום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בחודש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שנת</w:t>
      </w:r>
      <w:r w:rsidRPr="00E56613">
        <w:rPr>
          <w:rFonts w:ascii="David" w:eastAsia="Times New Roman" w:hAnsi="David" w:cs="David"/>
          <w:snapToGrid w:val="0"/>
          <w:sz w:val="24"/>
          <w:szCs w:val="24"/>
          <w:u w:val="single"/>
          <w:rtl/>
        </w:rPr>
        <w:t xml:space="preserve">          </w:t>
      </w:r>
    </w:p>
    <w:p w14:paraId="266636DB"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3A5344E7"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2787277D"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ב  י  ן </w:t>
      </w:r>
    </w:p>
    <w:p w14:paraId="0702AA86"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0C548E6E"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22E8CAD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------------בע"מ (להלן - "המזמין") מצד אחד;</w:t>
      </w:r>
    </w:p>
    <w:p w14:paraId="57BA220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1AB909F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47BF2563"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 ב י ן</w:t>
      </w:r>
    </w:p>
    <w:p w14:paraId="0B0A21B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1EBBCEF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5FF5B4E"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הראשי") מצד שני;</w:t>
      </w:r>
    </w:p>
    <w:p w14:paraId="505E920E"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5716114E"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04A2BE9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 ב י ן </w:t>
      </w:r>
    </w:p>
    <w:p w14:paraId="72769E37"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4BA08B62"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90FFB8D"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המיוחד") מצד שלישי.</w:t>
      </w:r>
    </w:p>
    <w:p w14:paraId="25323EF8"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3A67568" w14:textId="77777777" w:rsidR="00E56613" w:rsidRPr="00865F4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p>
    <w:p w14:paraId="73F2CAEE" w14:textId="77777777" w:rsidR="00E56613" w:rsidRPr="00865F4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865F43">
        <w:rPr>
          <w:rFonts w:ascii="David" w:eastAsia="Times New Roman" w:hAnsi="David" w:cs="David"/>
          <w:b/>
          <w:bCs/>
          <w:snapToGrid w:val="0"/>
          <w:sz w:val="24"/>
          <w:szCs w:val="24"/>
          <w:rtl/>
        </w:rPr>
        <w:t>הואיל</w:t>
      </w:r>
      <w:r w:rsidRPr="00865F43">
        <w:rPr>
          <w:rFonts w:ascii="David" w:eastAsia="Times New Roman" w:hAnsi="David" w:cs="David"/>
          <w:snapToGrid w:val="0"/>
          <w:sz w:val="24"/>
          <w:szCs w:val="24"/>
          <w:rtl/>
        </w:rPr>
        <w:tab/>
        <w:t xml:space="preserve">וביום </w:t>
      </w:r>
      <w:r w:rsidR="00865F43" w:rsidRPr="00865F43">
        <w:rPr>
          <w:rFonts w:ascii="David" w:eastAsia="Times New Roman" w:hAnsi="David" w:cs="David" w:hint="cs"/>
          <w:snapToGrid w:val="0"/>
          <w:sz w:val="24"/>
          <w:szCs w:val="24"/>
          <w:rtl/>
        </w:rPr>
        <w:t>__________________</w:t>
      </w:r>
      <w:r w:rsidRPr="00865F43">
        <w:rPr>
          <w:rFonts w:ascii="David" w:eastAsia="Times New Roman" w:hAnsi="David" w:cs="David"/>
          <w:snapToGrid w:val="0"/>
          <w:sz w:val="24"/>
          <w:szCs w:val="24"/>
          <w:rtl/>
        </w:rPr>
        <w:t xml:space="preserve"> נחתם חוזה בין המזמין ובין הקבלן הראשי (להלן -"החוזה הראשי") בדבר בצוע עבודות </w:t>
      </w:r>
      <w:r w:rsidR="00865F43" w:rsidRPr="00865F43">
        <w:rPr>
          <w:rFonts w:ascii="David" w:eastAsia="Times New Roman" w:hAnsi="David" w:cs="David" w:hint="cs"/>
          <w:snapToGrid w:val="0"/>
          <w:sz w:val="24"/>
          <w:szCs w:val="24"/>
          <w:rtl/>
        </w:rPr>
        <w:t>______________</w:t>
      </w:r>
      <w:r w:rsidRPr="00865F43">
        <w:rPr>
          <w:rFonts w:ascii="David" w:eastAsia="Times New Roman" w:hAnsi="David" w:cs="David"/>
          <w:snapToGrid w:val="0"/>
          <w:sz w:val="24"/>
          <w:szCs w:val="24"/>
          <w:rtl/>
        </w:rPr>
        <w:t xml:space="preserve"> (להלן - "המבנה");</w:t>
      </w:r>
    </w:p>
    <w:p w14:paraId="445FF67C"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307FCDC9" w14:textId="77777777" w:rsidR="00E56613" w:rsidRPr="00E5661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וביום</w:t>
      </w:r>
      <w:r w:rsidR="00865F43">
        <w:rPr>
          <w:rFonts w:ascii="David" w:eastAsia="Times New Roman" w:hAnsi="David" w:cs="David" w:hint="cs"/>
          <w:snapToGrid w:val="0"/>
          <w:sz w:val="24"/>
          <w:szCs w:val="24"/>
          <w:rtl/>
        </w:rPr>
        <w:t xml:space="preserve">____________ </w:t>
      </w:r>
      <w:r w:rsidRPr="00E56613">
        <w:rPr>
          <w:rFonts w:ascii="David" w:eastAsia="Times New Roman" w:hAnsi="David" w:cs="David"/>
          <w:snapToGrid w:val="0"/>
          <w:sz w:val="24"/>
          <w:szCs w:val="24"/>
          <w:rtl/>
        </w:rPr>
        <w:t xml:space="preserve">נחתם חוזה בין המזמין ובין הקבלן המיוחד (להלן "חוזה המערכת"), בדבר בצוע עבודות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w:t>
      </w:r>
    </w:p>
    <w:p w14:paraId="32067096"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3C19F8CB"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והצדדים מסכימים כי כל החובות והזכויות של המזמין לפי חוזה המערכת יוסבו לקבלן הראשי, בכפוף למותנה להלן;</w:t>
      </w:r>
    </w:p>
    <w:p w14:paraId="4B6A5677"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49840173"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אי  לכך הוסכם  והוצהר  בין  הצדדים  כדלקמן:</w:t>
      </w:r>
    </w:p>
    <w:p w14:paraId="68387A08" w14:textId="77777777" w:rsidR="00E56613" w:rsidRPr="00E5661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59AE7C44"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5E2241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המבוא לחוזה זה מהווה חלק בלתי נפרד ממנו.</w:t>
      </w:r>
    </w:p>
    <w:p w14:paraId="1F8FECC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F7ABD3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עם חתימת חוזה זה יהיה הקבלן המיוחד לקבלן משנה של הקבלן הראשי, יחולו  הוראות סעיף 12 לחוזה הראשי בכפוף למותנה במפורש בחוזה זה, וכל החובות והזכויות של המזמין לפי חוזה המערכת יועברו אל הקבלן הראשי בכפיפות לאמור להלן.</w:t>
      </w:r>
    </w:p>
    <w:p w14:paraId="52B9F90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392E90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לא תשמע כל טענה ע"י הקבלן הראשי או/וגם ע"י הקבלן המיוחד כלפי המזמין לגבי העסקתם או/וגם ההתקשרות אתם וכל הנובע מכך.</w:t>
      </w:r>
    </w:p>
    <w:p w14:paraId="7603159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F6171A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למרות האמור בסעיף 2 לעיל, התשלום לקבלן המיוחד יעשה ע"י המזמין וכל ערבות </w:t>
      </w:r>
      <w:proofErr w:type="spellStart"/>
      <w:r w:rsidRPr="00E56613">
        <w:rPr>
          <w:rFonts w:ascii="David" w:eastAsia="Times New Roman" w:hAnsi="David" w:cs="David"/>
          <w:snapToGrid w:val="0"/>
          <w:sz w:val="24"/>
          <w:szCs w:val="24"/>
          <w:rtl/>
        </w:rPr>
        <w:t>שתנתן</w:t>
      </w:r>
      <w:proofErr w:type="spellEnd"/>
      <w:r w:rsidRPr="00E56613">
        <w:rPr>
          <w:rFonts w:ascii="David" w:eastAsia="Times New Roman" w:hAnsi="David" w:cs="David"/>
          <w:snapToGrid w:val="0"/>
          <w:sz w:val="24"/>
          <w:szCs w:val="24"/>
          <w:rtl/>
        </w:rPr>
        <w:t xml:space="preserve"> לפי הוראות חוזה המערכת תוצא לטובת המזמין בלבד.</w:t>
      </w:r>
    </w:p>
    <w:p w14:paraId="08527F2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FE56A9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הוצאות ביול חוזה זה יחולו על כל הצדדים בחלקים שווים.</w:t>
      </w:r>
    </w:p>
    <w:p w14:paraId="7F35FD4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541E335"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נספח 3.1.13 לחוזה הראשי (התניות מיוחדות בפוליסה) מהווה חלק בלתי נפרד מחוזה זה, והקבלן המיוחד מתחייב למלא אחר כל האמור בו בדייקנות.</w:t>
      </w:r>
    </w:p>
    <w:p w14:paraId="5BB6496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B2C17B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כתובות הצדדים הן:-</w:t>
      </w:r>
    </w:p>
    <w:p w14:paraId="6596B30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15DFA0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המזמין - כמפורט במבוא לעיל.</w:t>
      </w:r>
    </w:p>
    <w:p w14:paraId="6D4D3E5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75CCBF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w:t>
      </w:r>
    </w:p>
    <w:p w14:paraId="4E08DC0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4ECEB1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המיוחד -</w:t>
      </w:r>
    </w:p>
    <w:p w14:paraId="50033A80"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26E8315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34B9C59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55DD729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2B82E58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 xml:space="preserve">ולראיה  באו  הצדדים  על  החתום  במקום  ובתאריך  דלעיל: </w:t>
      </w:r>
    </w:p>
    <w:p w14:paraId="57AD1701"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Pr>
      </w:pPr>
    </w:p>
    <w:p w14:paraId="265877D4"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2AF9BA29"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49678EEF"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24E35113" w14:textId="77777777" w:rsidR="00E56613" w:rsidRPr="00E56613" w:rsidRDefault="00E56613" w:rsidP="00E56613">
      <w:pPr>
        <w:tabs>
          <w:tab w:val="center" w:pos="3209"/>
          <w:tab w:val="right" w:pos="7036"/>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_____________  </w:t>
      </w:r>
      <w:r w:rsidRPr="00E56613">
        <w:rPr>
          <w:rFonts w:ascii="David" w:eastAsia="Times New Roman" w:hAnsi="David" w:cs="David"/>
          <w:snapToGrid w:val="0"/>
          <w:sz w:val="24"/>
          <w:szCs w:val="24"/>
          <w:rtl/>
        </w:rPr>
        <w:tab/>
        <w:t>_______________</w:t>
      </w:r>
      <w:r w:rsidRPr="00E56613">
        <w:rPr>
          <w:rFonts w:ascii="David" w:eastAsia="Times New Roman" w:hAnsi="David" w:cs="David"/>
          <w:snapToGrid w:val="0"/>
          <w:sz w:val="24"/>
          <w:szCs w:val="24"/>
          <w:rtl/>
        </w:rPr>
        <w:tab/>
        <w:t>________________</w:t>
      </w:r>
    </w:p>
    <w:p w14:paraId="3FAA0F1C" w14:textId="77777777" w:rsidR="00E56613" w:rsidRPr="00E56613" w:rsidRDefault="00E56613" w:rsidP="00E56613">
      <w:pPr>
        <w:tabs>
          <w:tab w:val="center" w:pos="2540"/>
          <w:tab w:val="right" w:pos="5600"/>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ה מ ז מ י ן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הראשי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המיוחד           </w:t>
      </w:r>
    </w:p>
    <w:p w14:paraId="7A126A6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z w:val="26"/>
          <w:szCs w:val="26"/>
          <w:u w:val="single"/>
          <w:rtl/>
        </w:rPr>
        <w:lastRenderedPageBreak/>
        <w:t>נספח 3.1.14</w:t>
      </w:r>
    </w:p>
    <w:p w14:paraId="2F88EB54"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p>
    <w:p w14:paraId="32B8BD5F"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r w:rsidRPr="00E56613">
        <w:rPr>
          <w:rFonts w:ascii="David" w:eastAsia="Times New Roman" w:hAnsi="David" w:cs="David"/>
          <w:b/>
          <w:bCs/>
          <w:sz w:val="26"/>
          <w:szCs w:val="26"/>
          <w:u w:val="single"/>
          <w:rtl/>
        </w:rPr>
        <w:t>אישור ביטוח</w:t>
      </w:r>
    </w:p>
    <w:p w14:paraId="7445C6C4" w14:textId="77777777" w:rsidR="00E56613" w:rsidRPr="00E56613" w:rsidRDefault="00E56613" w:rsidP="00E56613">
      <w:pPr>
        <w:widowControl w:val="0"/>
        <w:spacing w:before="0" w:beforeAutospacing="0" w:after="0" w:afterAutospacing="0" w:line="240" w:lineRule="auto"/>
        <w:rPr>
          <w:rFonts w:ascii="David" w:eastAsia="Times New Roman" w:hAnsi="David" w:cs="David"/>
          <w:snapToGrid w:val="0"/>
          <w:sz w:val="23"/>
          <w:szCs w:val="23"/>
          <w:rtl/>
        </w:rPr>
      </w:pPr>
    </w:p>
    <w:p w14:paraId="33E74491" w14:textId="77777777" w:rsidR="00E56613" w:rsidRPr="00E56613"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p>
    <w:p w14:paraId="4A3E2FCA" w14:textId="77777777" w:rsidR="00E56613" w:rsidRPr="00967621" w:rsidRDefault="00E56613" w:rsidP="00865F4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r w:rsidRPr="00967621">
        <w:rPr>
          <w:rFonts w:ascii="David" w:eastAsia="Times New Roman" w:hAnsi="David" w:cs="David"/>
          <w:spacing w:val="10"/>
          <w:sz w:val="24"/>
          <w:szCs w:val="24"/>
          <w:rtl/>
        </w:rPr>
        <w:t xml:space="preserve">תאריך </w:t>
      </w:r>
      <w:r w:rsidR="00865F43" w:rsidRPr="00967621">
        <w:rPr>
          <w:rFonts w:ascii="David" w:eastAsia="Times New Roman" w:hAnsi="David" w:cs="David" w:hint="cs"/>
          <w:b/>
          <w:bCs/>
          <w:snapToGrid w:val="0"/>
          <w:sz w:val="24"/>
          <w:szCs w:val="24"/>
          <w:rtl/>
        </w:rPr>
        <w:t>_______________</w:t>
      </w:r>
    </w:p>
    <w:p w14:paraId="4EBC2C4D" w14:textId="77777777" w:rsidR="00E56613" w:rsidRPr="00967621"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967621">
        <w:rPr>
          <w:rFonts w:ascii="David" w:eastAsia="Times New Roman" w:hAnsi="David" w:cs="David"/>
          <w:spacing w:val="10"/>
          <w:sz w:val="24"/>
          <w:szCs w:val="24"/>
          <w:rtl/>
        </w:rPr>
        <w:t>לכבוד</w:t>
      </w:r>
    </w:p>
    <w:sdt>
      <w:sdtPr>
        <w:rPr>
          <w:rFonts w:ascii="Times New Roman" w:eastAsia="Times New Roman" w:hAnsi="Times New Roman" w:cs="David"/>
          <w:color w:val="008000"/>
          <w:sz w:val="24"/>
          <w:szCs w:val="24"/>
          <w:rtl/>
          <w:lang w:eastAsia="he-IL"/>
        </w:rPr>
        <w:alias w:val="צד א בחוזה"/>
        <w:tag w:val="cntTzadA"/>
        <w:id w:val="393937882"/>
        <w:placeholder>
          <w:docPart w:val="5431D8318DE54E3881313518975AE2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3FC7099" w14:textId="33B68BFA" w:rsidR="00865F43" w:rsidRDefault="00853104" w:rsidP="00865F4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60" w:author="Meryl Etman" w:date="2024-10-30T16:28: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26786344"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p>
    <w:p w14:paraId="7384FEB1"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proofErr w:type="spellStart"/>
      <w:r w:rsidRPr="00E56613">
        <w:rPr>
          <w:rFonts w:ascii="David" w:eastAsia="Times New Roman" w:hAnsi="David" w:cs="David"/>
          <w:spacing w:val="10"/>
          <w:sz w:val="24"/>
          <w:szCs w:val="24"/>
          <w:rtl/>
        </w:rPr>
        <w:t>א.ג.נ</w:t>
      </w:r>
      <w:proofErr w:type="spellEnd"/>
      <w:r w:rsidRPr="00E56613">
        <w:rPr>
          <w:rFonts w:ascii="David" w:eastAsia="Times New Roman" w:hAnsi="David" w:cs="David"/>
          <w:spacing w:val="10"/>
          <w:sz w:val="24"/>
          <w:szCs w:val="24"/>
          <w:rtl/>
        </w:rPr>
        <w:t>.,</w:t>
      </w:r>
    </w:p>
    <w:p w14:paraId="502BC815" w14:textId="77777777" w:rsidR="00E56613" w:rsidRPr="00E56613" w:rsidRDefault="00E56613" w:rsidP="00E56613">
      <w:pPr>
        <w:tabs>
          <w:tab w:val="left" w:pos="1080"/>
        </w:tabs>
        <w:spacing w:before="0" w:beforeAutospacing="0" w:after="0" w:afterAutospacing="0" w:line="240" w:lineRule="auto"/>
        <w:ind w:left="1080" w:hanging="540"/>
        <w:rPr>
          <w:rFonts w:ascii="David" w:eastAsia="Times New Roman" w:hAnsi="David" w:cs="David"/>
          <w:sz w:val="24"/>
          <w:szCs w:val="24"/>
          <w:rtl/>
        </w:rPr>
      </w:pPr>
    </w:p>
    <w:p w14:paraId="3AA7AA2A" w14:textId="1A718FFD" w:rsidR="00E56613" w:rsidRPr="00CC5444" w:rsidRDefault="00E56613" w:rsidP="00CC5444">
      <w:pPr>
        <w:widowControl w:val="0"/>
        <w:spacing w:before="0" w:beforeAutospacing="0" w:after="0" w:afterAutospacing="0" w:line="240" w:lineRule="auto"/>
        <w:ind w:left="1484" w:right="540" w:hanging="720"/>
        <w:jc w:val="both"/>
        <w:rPr>
          <w:rFonts w:ascii="David" w:eastAsia="Times New Roman" w:hAnsi="David" w:cs="David"/>
          <w:b/>
          <w:bCs/>
          <w:snapToGrid w:val="0"/>
          <w:sz w:val="24"/>
          <w:szCs w:val="24"/>
          <w:rtl/>
        </w:rPr>
      </w:pPr>
      <w:r w:rsidRPr="00E56613">
        <w:rPr>
          <w:rFonts w:ascii="David" w:eastAsia="Times New Roman" w:hAnsi="David" w:cs="David"/>
          <w:sz w:val="24"/>
          <w:szCs w:val="24"/>
          <w:rtl/>
        </w:rPr>
        <w:t>הנדון:</w:t>
      </w:r>
      <w:r w:rsidRPr="00E56613">
        <w:rPr>
          <w:rFonts w:ascii="David" w:eastAsia="Times New Roman" w:hAnsi="David" w:cs="David"/>
          <w:sz w:val="24"/>
          <w:szCs w:val="24"/>
          <w:rtl/>
        </w:rPr>
        <w:tab/>
        <w:t xml:space="preserve"> מבוטחנו </w:t>
      </w:r>
      <w:sdt>
        <w:sdtPr>
          <w:rPr>
            <w:rFonts w:ascii="David" w:eastAsia="Times New Roman" w:hAnsi="David" w:cs="David"/>
            <w:b/>
            <w:bCs/>
            <w:snapToGrid w:val="0"/>
            <w:color w:val="0000FF"/>
            <w:sz w:val="24"/>
            <w:szCs w:val="24"/>
            <w:rtl/>
          </w:rPr>
          <w:alias w:val="שם ספק"/>
          <w:tag w:val="cntSupllierName"/>
          <w:id w:val="797566196"/>
          <w:placeholder>
            <w:docPart w:val="5F13FBDB1EBD43ACB65AF88CD2CD9A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C5444" w:rsidRPr="00CC5444">
            <w:rPr>
              <w:rStyle w:val="a8"/>
              <w:color w:val="00B0F0"/>
              <w:rtl/>
            </w:rPr>
            <w:t>[שם ספק]</w:t>
          </w:r>
        </w:sdtContent>
      </w:sdt>
      <w:r w:rsidRPr="00E56613">
        <w:rPr>
          <w:rFonts w:ascii="David" w:eastAsia="Times New Roman" w:hAnsi="David" w:cs="David"/>
          <w:b/>
          <w:bCs/>
          <w:snapToGrid w:val="0"/>
          <w:sz w:val="24"/>
          <w:szCs w:val="24"/>
          <w:rtl/>
        </w:rPr>
        <w:t xml:space="preserve">  (להלן: "הקבלן") אישור עריכת פוליסות ביטוח לרבות בקשר להסכם מיום </w:t>
      </w:r>
      <w:sdt>
        <w:sdtPr>
          <w:rPr>
            <w:rFonts w:ascii="David" w:eastAsia="Times New Roman" w:hAnsi="David" w:cs="David"/>
            <w:b/>
            <w:bCs/>
            <w:snapToGrid w:val="0"/>
            <w:color w:val="0000FF"/>
            <w:sz w:val="24"/>
            <w:szCs w:val="24"/>
            <w:rtl/>
          </w:rPr>
          <w:alias w:val="תאריך חתימת חוזה"/>
          <w:tag w:val="cntSignDate"/>
          <w:id w:val="508411846"/>
          <w:placeholder>
            <w:docPart w:val="E0316F75536F4E68B51B142CC82453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C5444" w:rsidRPr="00CC5444">
            <w:rPr>
              <w:rStyle w:val="a8"/>
              <w:color w:val="00B0F0"/>
              <w:rtl/>
            </w:rPr>
            <w:t>[תאריך חתימת חוזה]</w:t>
          </w:r>
        </w:sdtContent>
      </w:sdt>
      <w:r w:rsidRPr="00E56613">
        <w:rPr>
          <w:rFonts w:ascii="David" w:eastAsia="Times New Roman" w:hAnsi="David" w:cs="David"/>
          <w:b/>
          <w:bCs/>
          <w:snapToGrid w:val="0"/>
          <w:sz w:val="24"/>
          <w:szCs w:val="24"/>
          <w:rtl/>
        </w:rPr>
        <w:t xml:space="preserve"> בין </w:t>
      </w:r>
      <w:r w:rsidRPr="00CC5444">
        <w:rPr>
          <w:rFonts w:ascii="David" w:eastAsia="Times New Roman" w:hAnsi="David" w:cs="David"/>
          <w:b/>
          <w:bCs/>
          <w:snapToGrid w:val="0"/>
          <w:sz w:val="24"/>
          <w:szCs w:val="24"/>
          <w:rtl/>
        </w:rPr>
        <w:t xml:space="preserve">המזמין לבין הקבלן לביצוע עבודות בפרויקט </w:t>
      </w:r>
      <w:sdt>
        <w:sdtPr>
          <w:rPr>
            <w:rFonts w:ascii="David" w:eastAsia="Times New Roman" w:hAnsi="David" w:cs="David"/>
            <w:b/>
            <w:bCs/>
            <w:snapToGrid w:val="0"/>
            <w:sz w:val="24"/>
            <w:szCs w:val="24"/>
            <w:rtl/>
          </w:rPr>
          <w:alias w:val="שם הפרויקט"/>
          <w:tag w:val="cntProjectName"/>
          <w:id w:val="1682694022"/>
          <w:placeholder>
            <w:docPart w:val="DD64D30360784CE18C0DE2F2A5933F8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color w:val="0000FF"/>
          </w:rPr>
        </w:sdtEndPr>
        <w:sdtContent>
          <w:ins w:id="161" w:author="Meryl Etman" w:date="2024-10-30T16:26:00Z">
            <w:r w:rsidR="00853104">
              <w:rPr>
                <w:rFonts w:ascii="David" w:eastAsia="Times New Roman" w:hAnsi="David" w:cs="David"/>
                <w:b/>
                <w:bCs/>
                <w:snapToGrid w:val="0"/>
                <w:sz w:val="24"/>
                <w:szCs w:val="24"/>
                <w:rtl/>
              </w:rPr>
              <w:t>סביוני גבעת שמואל מגרשים 1006-1007</w:t>
            </w:r>
          </w:ins>
        </w:sdtContent>
      </w:sdt>
      <w:r w:rsidRPr="00CC5444">
        <w:rPr>
          <w:rFonts w:ascii="David" w:eastAsia="Times New Roman" w:hAnsi="David" w:cs="David"/>
          <w:b/>
          <w:bCs/>
          <w:snapToGrid w:val="0"/>
          <w:color w:val="0000FF"/>
          <w:sz w:val="24"/>
          <w:szCs w:val="24"/>
          <w:rtl/>
        </w:rPr>
        <w:t xml:space="preserve"> </w:t>
      </w:r>
      <w:r w:rsidR="00CC5444" w:rsidRPr="00CC5444">
        <w:rPr>
          <w:rFonts w:ascii="David" w:eastAsia="Times New Roman" w:hAnsi="David" w:cs="David" w:hint="cs"/>
          <w:b/>
          <w:bCs/>
          <w:snapToGrid w:val="0"/>
          <w:sz w:val="24"/>
          <w:szCs w:val="24"/>
          <w:rtl/>
        </w:rPr>
        <w:t xml:space="preserve">באתר </w:t>
      </w:r>
      <w:sdt>
        <w:sdtPr>
          <w:rPr>
            <w:rFonts w:ascii="David" w:eastAsia="Times New Roman" w:hAnsi="David" w:cs="David" w:hint="cs"/>
            <w:b/>
            <w:bCs/>
            <w:snapToGrid w:val="0"/>
            <w:sz w:val="24"/>
            <w:szCs w:val="24"/>
            <w:rtl/>
          </w:rPr>
          <w:alias w:val="שם אתר"/>
          <w:tag w:val="cntSite"/>
          <w:id w:val="901564698"/>
          <w:placeholder>
            <w:docPart w:val="9BBB0B8800A3423F8318E5743E6E53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62" w:author="Meryl Etman" w:date="2024-10-30T16:27:00Z">
            <w:r w:rsidR="00853104">
              <w:rPr>
                <w:rFonts w:ascii="David" w:eastAsia="Times New Roman" w:hAnsi="David" w:cs="David" w:hint="cs"/>
                <w:b/>
                <w:bCs/>
                <w:snapToGrid w:val="0"/>
                <w:sz w:val="24"/>
                <w:szCs w:val="24"/>
                <w:rtl/>
              </w:rPr>
              <w:t>גבעת שמואל</w:t>
            </w:r>
          </w:ins>
        </w:sdtContent>
      </w:sdt>
      <w:r w:rsidRPr="00CC5444">
        <w:rPr>
          <w:rFonts w:ascii="David" w:eastAsia="Times New Roman" w:hAnsi="David" w:cs="David"/>
          <w:b/>
          <w:bCs/>
          <w:snapToGrid w:val="0"/>
          <w:sz w:val="24"/>
          <w:szCs w:val="24"/>
          <w:rtl/>
        </w:rPr>
        <w:t>(להלן: "העבודות", "האתר", ו/או "ההסכם", בהתאמה, לפי העניין)</w:t>
      </w:r>
    </w:p>
    <w:p w14:paraId="4D37F39C" w14:textId="77777777" w:rsidR="00E56613" w:rsidRPr="00E56613" w:rsidRDefault="00E56613" w:rsidP="00E56613">
      <w:pPr>
        <w:spacing w:before="0" w:beforeAutospacing="0" w:after="0" w:afterAutospacing="0" w:line="240" w:lineRule="auto"/>
        <w:ind w:left="3600" w:right="180" w:hanging="900"/>
        <w:rPr>
          <w:rFonts w:ascii="David" w:eastAsia="Times New Roman" w:hAnsi="David" w:cs="David"/>
          <w:sz w:val="24"/>
          <w:szCs w:val="24"/>
          <w:rtl/>
        </w:rPr>
      </w:pPr>
    </w:p>
    <w:p w14:paraId="76898627" w14:textId="77777777" w:rsidR="00E56613" w:rsidRPr="00E56613" w:rsidRDefault="00E56613" w:rsidP="00E56613">
      <w:pPr>
        <w:widowControl w:val="0"/>
        <w:spacing w:before="0" w:beforeAutospacing="0" w:after="0" w:afterAutospacing="0" w:line="360" w:lineRule="auto"/>
        <w:ind w:firstLine="1627"/>
        <w:jc w:val="both"/>
        <w:rPr>
          <w:rFonts w:ascii="David" w:eastAsia="Times New Roman" w:hAnsi="David" w:cs="David"/>
          <w:sz w:val="24"/>
          <w:szCs w:val="24"/>
          <w:rtl/>
        </w:rPr>
      </w:pPr>
    </w:p>
    <w:p w14:paraId="14EC883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הננו מאשרים בזאת כי ערכנו על שם הקבלן את הביטוחים כמפורט להלן, בגין פעילותו, לרבות בקשר לעבודות:-</w:t>
      </w:r>
    </w:p>
    <w:p w14:paraId="513398F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37F87BB"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"אש מורחב"</w:t>
      </w:r>
      <w:r w:rsidRPr="00E56613">
        <w:rPr>
          <w:rFonts w:ascii="David" w:eastAsia="Times New Roman" w:hAnsi="David" w:cs="David"/>
          <w:sz w:val="24"/>
          <w:szCs w:val="24"/>
          <w:rtl/>
        </w:rPr>
        <w:t xml:space="preserve"> המכסה במלוא ערך כינון את כל הרכוש, ציוד ומתקנים המובאים לאתר ו/או המשמשים לצורך ביצוע העבודות (אשר אינם מהווים חלק מהעבודות), כנגד הסיכונים המבוטחים בביטוח "אש מורחב" לרבות אש, התפוצצות, רעידת אדמה, סערה, סופה, שיטפון, נזקי מים, התנגשות, פריצה ונזק בזדון. הביטוח כולל ויתור על זכות התחלוף כלפי המזמין ו/או הבאים מטעמו וכן כלפי יתר הקבלנים ו/או היועצים ו/או כל גורם אחר הקשור לביצוע העבודות (להלן: </w:t>
      </w:r>
      <w:r w:rsidRPr="00E56613">
        <w:rPr>
          <w:rFonts w:ascii="David" w:eastAsia="Times New Roman" w:hAnsi="David" w:cs="David"/>
          <w:b/>
          <w:bCs/>
          <w:sz w:val="24"/>
          <w:szCs w:val="24"/>
          <w:rtl/>
        </w:rPr>
        <w:t>"הגורמים האחרים"</w:t>
      </w:r>
      <w:r w:rsidRPr="00E56613">
        <w:rPr>
          <w:rFonts w:ascii="David" w:eastAsia="Times New Roman" w:hAnsi="David" w:cs="David"/>
          <w:sz w:val="24"/>
          <w:szCs w:val="24"/>
          <w:rtl/>
        </w:rPr>
        <w:t xml:space="preserve">) אשר בביטוחי הגורמים האחרים נכלל ויתור מקביל כלפי הקבלן, ובלבד </w:t>
      </w:r>
      <w:proofErr w:type="spellStart"/>
      <w:r w:rsidRPr="00E56613">
        <w:rPr>
          <w:rFonts w:ascii="David" w:eastAsia="Times New Roman" w:hAnsi="David" w:cs="David"/>
          <w:sz w:val="24"/>
          <w:szCs w:val="24"/>
          <w:rtl/>
        </w:rPr>
        <w:t>שהויתור</w:t>
      </w:r>
      <w:proofErr w:type="spellEnd"/>
      <w:r w:rsidRPr="00E56613">
        <w:rPr>
          <w:rFonts w:ascii="David" w:eastAsia="Times New Roman" w:hAnsi="David" w:cs="David"/>
          <w:sz w:val="24"/>
          <w:szCs w:val="24"/>
          <w:rtl/>
        </w:rPr>
        <w:t xml:space="preserve"> על זכות התחלוף כאמור לא יחול לטובת אדם שגרם לנזק בזדון.</w:t>
      </w:r>
    </w:p>
    <w:p w14:paraId="0E86E887"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6893437B"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7490A79D"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6C7B1B62"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ציוד מכני הנדסי</w:t>
      </w:r>
      <w:r w:rsidRPr="00E56613">
        <w:rPr>
          <w:rFonts w:ascii="David" w:eastAsia="Times New Roman" w:hAnsi="David" w:cs="David"/>
          <w:sz w:val="24"/>
          <w:szCs w:val="24"/>
          <w:rtl/>
        </w:rPr>
        <w:t xml:space="preserve"> לכל הציוד המכני ההנדסי המובא לאתר ו/או המשמש לצורך ביצוע העבודות, כולל כיסוי להוצאות גרירה והעברה. הביטוח כולל ויתור על זכות התחלוף כלפי המזמין ו/או הבאים מטעמו וכן כלפי הגורמים האחרים אשר בביטוחי הגורמים האחרים נכלל ויתור מקביל כלפי הקבלן, ובלבד </w:t>
      </w:r>
      <w:proofErr w:type="spellStart"/>
      <w:r w:rsidRPr="00E56613">
        <w:rPr>
          <w:rFonts w:ascii="David" w:eastAsia="Times New Roman" w:hAnsi="David" w:cs="David"/>
          <w:sz w:val="24"/>
          <w:szCs w:val="24"/>
          <w:rtl/>
        </w:rPr>
        <w:t>שהויתור</w:t>
      </w:r>
      <w:proofErr w:type="spellEnd"/>
      <w:r w:rsidRPr="00E56613">
        <w:rPr>
          <w:rFonts w:ascii="David" w:eastAsia="Times New Roman" w:hAnsi="David" w:cs="David"/>
          <w:sz w:val="24"/>
          <w:szCs w:val="24"/>
          <w:rtl/>
        </w:rPr>
        <w:t xml:space="preserve"> על זכות התחלוף כאמור לא יחול לטובת אדם שגרם לנזק בזדון.</w:t>
      </w:r>
    </w:p>
    <w:p w14:paraId="49D6676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14A9EEF"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66C0049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F7D5040"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lastRenderedPageBreak/>
        <w:t>3.</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מקצועית</w:t>
      </w:r>
      <w:r w:rsidRPr="00E56613">
        <w:rPr>
          <w:rFonts w:ascii="David" w:eastAsia="Times New Roman" w:hAnsi="David" w:cs="David"/>
          <w:sz w:val="24"/>
          <w:szCs w:val="24"/>
          <w:rtl/>
        </w:rPr>
        <w:t xml:space="preserve"> לכיסוי אחריותו של הקבלן על פי דין בגין אובדן ו/או נזק שייגרמו לכל אדם ו/או גוף כלשהו (לרבות במפורש המזמין), כתוצאה ממעשה ו/או מחדל מקצועי של הקבלן ו/או מי מטעמו לרבות טעות ו/או השמטה בקשר עם ביצוע העבודות, בגבולות אחריות בסך של 6,000,000 ₪ למקרה ובמצטבר לתקופת ביטוח שנתית. הביטוח אינו כולל כל סייג בדבר אובדן שימוש או עיכוב בעקבות מקרה ביטוח, אובדן מסמכים, הפרת סודיות ואי יושר של עובדים. </w:t>
      </w:r>
    </w:p>
    <w:p w14:paraId="357C8BF4"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הינו בעל תחולה רטרואקטיבית מיום תחילת ביצוע העבודות, אף אם ביצוען החל בטרם נחתם ההסכם אך לא לפני התאריך: ____________, וכולל תקופת גילוי מורחבת של 12 חודשים לפחות.</w:t>
      </w:r>
    </w:p>
    <w:p w14:paraId="0611EE47" w14:textId="77777777" w:rsidR="00E56613" w:rsidRPr="00E56613" w:rsidRDefault="00E56613" w:rsidP="00E56613">
      <w:pPr>
        <w:tabs>
          <w:tab w:val="left" w:pos="8306"/>
        </w:tabs>
        <w:spacing w:before="0" w:beforeAutospacing="0" w:after="0" w:afterAutospacing="0" w:line="240" w:lineRule="auto"/>
        <w:ind w:left="720"/>
        <w:jc w:val="center"/>
        <w:rPr>
          <w:rFonts w:ascii="David" w:eastAsia="Times New Roman" w:hAnsi="David" w:cs="David"/>
          <w:sz w:val="24"/>
          <w:szCs w:val="24"/>
          <w:rtl/>
        </w:rPr>
      </w:pPr>
    </w:p>
    <w:p w14:paraId="78EEDD13"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7EA42672"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לשפות את המזמין בגין אחריותו למעשי ו/או מחדלי הקבלן, בכפוף לסעיף אחריות צולבת לפיו ייחשב הביטוח כאילו נערך בנפרד עבור כל אחד מיחידי המבוטח. ואולם, מובהר כי הפוליסה אינה מכסה את אחריותו המקצועית של המזמין כלפי הקבלן.</w:t>
      </w:r>
    </w:p>
    <w:p w14:paraId="7A63F00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6FD20AD"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17DB73B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8F3691B"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4.</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המוצר</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לכיסוי אחריותו של הקבלן על פי דין בגין אובדן ו/או נזק העלולים להיגרם לגופו ו/או לרכושו של כל אדם ו/או גוף כלשהו (לרבות במפורש המזמין) עקב מוצרים שסופקו למזמין לרבות במפורש העבודות לאחר מסירתן ו/או חלק מהן למזמין, בגבולות אחריות בסך של 16,000,000 ₪ למקרה ובמצטבר לתקופת ביטוח שנתית.</w:t>
      </w:r>
      <w:r w:rsidRPr="00E56613">
        <w:rPr>
          <w:rFonts w:ascii="David" w:eastAsia="Times New Roman" w:hAnsi="David" w:cs="David"/>
          <w:b/>
          <w:bCs/>
          <w:sz w:val="24"/>
          <w:szCs w:val="24"/>
          <w:rtl/>
        </w:rPr>
        <w:t xml:space="preserve"> </w:t>
      </w:r>
    </w:p>
    <w:p w14:paraId="0D14160A" w14:textId="77777777" w:rsidR="00E56613" w:rsidRPr="00E56613" w:rsidRDefault="00E56613" w:rsidP="00E56613">
      <w:pPr>
        <w:keepNext/>
        <w:spacing w:before="0" w:beforeAutospacing="0" w:after="0" w:afterAutospacing="0" w:line="360" w:lineRule="auto"/>
        <w:jc w:val="center"/>
        <w:outlineLvl w:val="0"/>
        <w:rPr>
          <w:rFonts w:ascii="David" w:eastAsia="Times New Roman" w:hAnsi="David" w:cs="David"/>
          <w:b/>
          <w:bCs/>
          <w:sz w:val="24"/>
          <w:szCs w:val="24"/>
          <w:rtl/>
        </w:rPr>
      </w:pPr>
    </w:p>
    <w:p w14:paraId="569E4051"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 xml:space="preserve">הביטוח הינו בעל תחולה רטרואקטיבית ממועד תחילת ביצוע העבודות, אך לא לפני התאריך: ________________ וכולל תקופת גילוי מורחבת שלא תפחת מ-12 חודשים. </w:t>
      </w:r>
    </w:p>
    <w:p w14:paraId="10165698"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p>
    <w:p w14:paraId="4404BFAA"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לכלול את המזמין כמבוטח נוסף לעניין אחריותו הנובעת מאחריות הקבלן עקב העבודות, בכפוף לסעיף אחריות צולבת.</w:t>
      </w:r>
    </w:p>
    <w:p w14:paraId="0539AA5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0477277"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1FFF09F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62CF356" w14:textId="77777777" w:rsidR="00E56613" w:rsidRPr="00E56613" w:rsidRDefault="00E56613" w:rsidP="00E56613">
      <w:pPr>
        <w:keepNext/>
        <w:spacing w:before="0" w:beforeAutospacing="0" w:after="0" w:afterAutospacing="0" w:line="360" w:lineRule="auto"/>
        <w:ind w:left="1440" w:hanging="720"/>
        <w:jc w:val="center"/>
        <w:outlineLvl w:val="0"/>
        <w:rPr>
          <w:rFonts w:ascii="David" w:eastAsia="Times New Roman" w:hAnsi="David" w:cs="David"/>
          <w:b/>
          <w:bCs/>
          <w:sz w:val="24"/>
          <w:szCs w:val="24"/>
          <w:rtl/>
        </w:rPr>
      </w:pPr>
    </w:p>
    <w:p w14:paraId="557FF817"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כללי לכל הפוליסות</w:t>
      </w:r>
      <w:r w:rsidRPr="00E56613">
        <w:rPr>
          <w:rFonts w:ascii="David" w:eastAsia="Times New Roman" w:hAnsi="David" w:cs="David"/>
          <w:b/>
          <w:bCs/>
          <w:sz w:val="24"/>
          <w:szCs w:val="24"/>
          <w:rtl/>
        </w:rPr>
        <w:t xml:space="preserve"> – </w:t>
      </w:r>
    </w:p>
    <w:p w14:paraId="295D7FFF"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030413DC"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"המזמין" לצורך הביטוחים דלעיל הינו לרבות חברת אם ו/או חברות בנות ו/או חברות שלובות ו/או קשורות ו/או כל חברה בקבוצת "אפריקה-ישראל" ו/או עובדיהם ו/או מנהליהם.</w:t>
      </w:r>
    </w:p>
    <w:p w14:paraId="4E7A9791"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Pr>
      </w:pPr>
    </w:p>
    <w:p w14:paraId="50157BCE"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נוסח הפוליסות (למעט אחריות מקצועית) לא יפחת מהנוסח הידוע כביט במהדורה הרלוונטית לעת עריכת הביטוח. מבלי לגרוע מכל הרחבה ו/או הוראה מפורשת ו/או ספציפית המפורטת לעיל מובהר, למען הסר ספק, כי כל הרחבה ו/או הוראה מפורשת ו/או ספציפית כזאת, גוברת.</w:t>
      </w:r>
    </w:p>
    <w:p w14:paraId="633B6E6B"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7A07DDE0"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 xml:space="preserve">הננו מאשרים כי ידוע לנו שהאחריות לתשלום פרמיות הביטוח והשתתפות עצמית חלה על המתכנן בלבד, ובשום מקרה לא על </w:t>
      </w:r>
      <w:proofErr w:type="spellStart"/>
      <w:r w:rsidRPr="00E56613">
        <w:rPr>
          <w:rFonts w:ascii="David" w:eastAsia="Times New Roman" w:hAnsi="David" w:cs="David"/>
          <w:sz w:val="24"/>
          <w:szCs w:val="24"/>
          <w:rtl/>
        </w:rPr>
        <w:t>אפ"י</w:t>
      </w:r>
      <w:proofErr w:type="spellEnd"/>
      <w:r w:rsidRPr="00E56613">
        <w:rPr>
          <w:rFonts w:ascii="David" w:eastAsia="Times New Roman" w:hAnsi="David" w:cs="David"/>
          <w:sz w:val="24"/>
          <w:szCs w:val="24"/>
          <w:rtl/>
        </w:rPr>
        <w:t>.</w:t>
      </w:r>
    </w:p>
    <w:p w14:paraId="1AD7E6DE"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67C09C4D" w14:textId="77777777" w:rsidR="00E56613" w:rsidRPr="00E56613" w:rsidRDefault="00E56613" w:rsidP="00152923">
      <w:pPr>
        <w:numPr>
          <w:ilvl w:val="0"/>
          <w:numId w:val="1"/>
        </w:numPr>
        <w:spacing w:before="0" w:beforeAutospacing="0" w:after="0" w:afterAutospacing="0" w:line="36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הפרת תנאי הפוליסות על ידי הקבלן בתום לב לא תפגע בזכויות המזמין על פיהן.</w:t>
      </w:r>
    </w:p>
    <w:p w14:paraId="63392504"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224DEBA3"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lastRenderedPageBreak/>
        <w:t xml:space="preserve">הננו מאשרים כי כל הביטוחים הנ"ל הינם ראשוניים וקודמים לכל ביטוח הנערך על ידי </w:t>
      </w:r>
      <w:proofErr w:type="spellStart"/>
      <w:r w:rsidRPr="00E56613">
        <w:rPr>
          <w:rFonts w:ascii="David" w:eastAsia="Times New Roman" w:hAnsi="David" w:cs="David"/>
          <w:sz w:val="24"/>
          <w:szCs w:val="24"/>
          <w:rtl/>
        </w:rPr>
        <w:t>אפ"י</w:t>
      </w:r>
      <w:proofErr w:type="spellEnd"/>
      <w:r w:rsidRPr="00E56613">
        <w:rPr>
          <w:rFonts w:ascii="David" w:eastAsia="Times New Roman" w:hAnsi="David" w:cs="David"/>
          <w:sz w:val="24"/>
          <w:szCs w:val="24"/>
          <w:rtl/>
        </w:rPr>
        <w:t xml:space="preserve"> ו/או לטובתה, ואנו מוותרים על כל טענה ו/או דרישה ו/או תביעה בדבר שיתוף ביטוחי </w:t>
      </w:r>
      <w:proofErr w:type="spellStart"/>
      <w:r w:rsidRPr="00E56613">
        <w:rPr>
          <w:rFonts w:ascii="David" w:eastAsia="Times New Roman" w:hAnsi="David" w:cs="David"/>
          <w:sz w:val="24"/>
          <w:szCs w:val="24"/>
          <w:rtl/>
        </w:rPr>
        <w:t>אפ"י</w:t>
      </w:r>
      <w:proofErr w:type="spellEnd"/>
      <w:r w:rsidRPr="00E56613">
        <w:rPr>
          <w:rFonts w:ascii="David" w:eastAsia="Times New Roman" w:hAnsi="David" w:cs="David"/>
          <w:sz w:val="24"/>
          <w:szCs w:val="24"/>
          <w:rtl/>
        </w:rPr>
        <w:t>.</w:t>
      </w:r>
    </w:p>
    <w:p w14:paraId="2255963F"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4871B40C"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 xml:space="preserve">הפוליסות כוללות ויתור על זכות התחלוף כלפי </w:t>
      </w:r>
      <w:proofErr w:type="spellStart"/>
      <w:r w:rsidRPr="00E56613">
        <w:rPr>
          <w:rFonts w:ascii="David" w:eastAsia="Times New Roman" w:hAnsi="David" w:cs="David"/>
          <w:sz w:val="24"/>
          <w:szCs w:val="24"/>
          <w:rtl/>
        </w:rPr>
        <w:t>אפ"י</w:t>
      </w:r>
      <w:proofErr w:type="spellEnd"/>
      <w:r w:rsidRPr="00E56613">
        <w:rPr>
          <w:rFonts w:ascii="David" w:eastAsia="Times New Roman" w:hAnsi="David" w:cs="David"/>
          <w:sz w:val="24"/>
          <w:szCs w:val="24"/>
          <w:rtl/>
        </w:rPr>
        <w:t xml:space="preserve">, עובדיה ומנהליה, ובלבד </w:t>
      </w:r>
      <w:proofErr w:type="spellStart"/>
      <w:r w:rsidRPr="00E56613">
        <w:rPr>
          <w:rFonts w:ascii="David" w:eastAsia="Times New Roman" w:hAnsi="David" w:cs="David"/>
          <w:sz w:val="24"/>
          <w:szCs w:val="24"/>
          <w:rtl/>
        </w:rPr>
        <w:t>שהויתור</w:t>
      </w:r>
      <w:proofErr w:type="spellEnd"/>
      <w:r w:rsidRPr="00E56613">
        <w:rPr>
          <w:rFonts w:ascii="David" w:eastAsia="Times New Roman" w:hAnsi="David" w:cs="David"/>
          <w:sz w:val="24"/>
          <w:szCs w:val="24"/>
          <w:rtl/>
        </w:rPr>
        <w:t xml:space="preserve"> על זכות התחלוף כאמור לא יחול לטובת מי שגרם לנזק בזדון.</w:t>
      </w:r>
    </w:p>
    <w:p w14:paraId="4D14FCF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9384F17"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 xml:space="preserve">הננו מתחייבים כי הביטוחים הנ"ל לא יבוטלו ולא יצומצמו במשך תקופת הביטוח, אלא בהודעה מראש של 60 יום </w:t>
      </w:r>
      <w:proofErr w:type="spellStart"/>
      <w:r w:rsidRPr="00E56613">
        <w:rPr>
          <w:rFonts w:ascii="David" w:eastAsia="Times New Roman" w:hAnsi="David" w:cs="David"/>
          <w:sz w:val="24"/>
          <w:szCs w:val="24"/>
          <w:rtl/>
        </w:rPr>
        <w:t>לאפ"י</w:t>
      </w:r>
      <w:proofErr w:type="spellEnd"/>
      <w:r w:rsidRPr="00E56613">
        <w:rPr>
          <w:rFonts w:ascii="David" w:eastAsia="Times New Roman" w:hAnsi="David" w:cs="David"/>
          <w:sz w:val="24"/>
          <w:szCs w:val="24"/>
          <w:rtl/>
        </w:rPr>
        <w:t>, בכתב, בדואר רשום.</w:t>
      </w:r>
    </w:p>
    <w:p w14:paraId="403EFF4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BD3D2B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8473F0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Cs/>
          <w:sz w:val="24"/>
          <w:szCs w:val="24"/>
          <w:rtl/>
        </w:rPr>
        <w:t>אישורנו זה הינו בכפוף לתנאי פוליסות הביטוח המקוריות ולסייגיהן, עד כמה שלא שונו על פי האמור באישור זה.</w:t>
      </w:r>
    </w:p>
    <w:p w14:paraId="004997C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2509BE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979313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96162A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8131E9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089C3A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024938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63B4C3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BE70AE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99B347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2387134" w14:textId="77777777" w:rsidR="00E56613" w:rsidRPr="00E56613" w:rsidRDefault="00E56613" w:rsidP="00E56613">
      <w:pPr>
        <w:bidi w:val="0"/>
        <w:spacing w:before="0" w:beforeAutospacing="0" w:after="0" w:afterAutospacing="0" w:line="360" w:lineRule="auto"/>
        <w:jc w:val="both"/>
        <w:rPr>
          <w:rFonts w:ascii="David" w:eastAsia="Times New Roman" w:hAnsi="David" w:cs="David"/>
          <w:sz w:val="24"/>
          <w:szCs w:val="24"/>
        </w:rPr>
      </w:pPr>
    </w:p>
    <w:p w14:paraId="1A5BA5A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p>
    <w:p w14:paraId="48EF596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(חותמת המבטח)</w:t>
      </w:r>
      <w:r w:rsidRPr="00E56613">
        <w:rPr>
          <w:rFonts w:ascii="David" w:eastAsia="Times New Roman" w:hAnsi="David" w:cs="David"/>
          <w:sz w:val="24"/>
          <w:szCs w:val="24"/>
          <w:rtl/>
        </w:rPr>
        <w:tab/>
        <w:t>(חתימת המבטח)</w:t>
      </w:r>
      <w:r w:rsidRPr="00E56613">
        <w:rPr>
          <w:rFonts w:ascii="David" w:eastAsia="Times New Roman" w:hAnsi="David" w:cs="David"/>
          <w:sz w:val="24"/>
          <w:szCs w:val="24"/>
          <w:rtl/>
        </w:rPr>
        <w:tab/>
        <w:t>(שם החותם)</w:t>
      </w:r>
      <w:r w:rsidRPr="00E56613">
        <w:rPr>
          <w:rFonts w:ascii="David" w:eastAsia="Times New Roman" w:hAnsi="David" w:cs="David"/>
          <w:sz w:val="24"/>
          <w:szCs w:val="24"/>
          <w:rtl/>
        </w:rPr>
        <w:tab/>
      </w:r>
      <w:r w:rsidRPr="00E56613">
        <w:rPr>
          <w:rFonts w:ascii="David" w:eastAsia="Times New Roman" w:hAnsi="David" w:cs="David"/>
          <w:sz w:val="24"/>
          <w:szCs w:val="24"/>
          <w:rtl/>
        </w:rPr>
        <w:tab/>
        <w:t xml:space="preserve">(תפקיד החותם) </w:t>
      </w:r>
    </w:p>
    <w:p w14:paraId="21468F4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AF45B9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B6B32F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A8EBF30" w14:textId="77777777" w:rsidR="009D53C2"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5"/>
          <w:szCs w:val="25"/>
          <w:u w:val="single"/>
          <w:rtl/>
        </w:rPr>
        <w:br w:type="page"/>
      </w:r>
    </w:p>
    <w:p w14:paraId="31497AB7" w14:textId="77777777" w:rsidR="009D53C2" w:rsidRDefault="009D53C2" w:rsidP="009D53C2">
      <w:pPr>
        <w:spacing w:before="0" w:beforeAutospacing="0" w:after="0" w:afterAutospacing="0" w:line="360" w:lineRule="auto"/>
        <w:jc w:val="center"/>
        <w:rPr>
          <w:rFonts w:ascii="David" w:eastAsia="Times New Roman" w:hAnsi="David" w:cs="David"/>
          <w:b/>
          <w:bCs/>
          <w:sz w:val="24"/>
          <w:szCs w:val="24"/>
          <w:u w:val="single"/>
          <w:rtl/>
        </w:rPr>
      </w:pPr>
    </w:p>
    <w:p w14:paraId="6AF595FF" w14:textId="77777777" w:rsidR="009D53C2" w:rsidRPr="00E56613" w:rsidRDefault="009D53C2" w:rsidP="00653870">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3.1.1</w:t>
      </w:r>
      <w:r>
        <w:rPr>
          <w:rFonts w:ascii="David" w:eastAsia="Times New Roman" w:hAnsi="David" w:cs="David" w:hint="cs"/>
          <w:b/>
          <w:bCs/>
          <w:sz w:val="24"/>
          <w:szCs w:val="24"/>
          <w:u w:val="single"/>
          <w:rtl/>
        </w:rPr>
        <w:t>4.1</w:t>
      </w:r>
    </w:p>
    <w:p w14:paraId="6A883778" w14:textId="77777777" w:rsidR="009D53C2" w:rsidRDefault="009D53C2" w:rsidP="009D53C2">
      <w:pPr>
        <w:pStyle w:val="ac"/>
        <w:rPr>
          <w:rFonts w:ascii="David" w:eastAsia="Calibri" w:hAnsi="David"/>
          <w:b/>
          <w:sz w:val="24"/>
          <w:szCs w:val="24"/>
          <w:rtl/>
        </w:rPr>
      </w:pPr>
      <w:r>
        <w:rPr>
          <w:rFonts w:ascii="David" w:eastAsia="Calibri" w:hAnsi="David" w:hint="cs"/>
          <w:b/>
          <w:sz w:val="24"/>
          <w:szCs w:val="24"/>
          <w:rtl/>
        </w:rPr>
        <w:t>מפרט ביטוחי הקבלן</w:t>
      </w:r>
    </w:p>
    <w:p w14:paraId="06C4DCBA" w14:textId="77777777" w:rsidR="009D53C2" w:rsidRPr="00152923" w:rsidRDefault="009D53C2" w:rsidP="009D53C2">
      <w:pPr>
        <w:pStyle w:val="ac"/>
        <w:rPr>
          <w:rFonts w:ascii="David" w:eastAsia="Calibri" w:hAnsi="David"/>
          <w:b/>
          <w:sz w:val="24"/>
          <w:szCs w:val="24"/>
          <w:rtl/>
        </w:rPr>
      </w:pPr>
    </w:p>
    <w:p w14:paraId="49546EC9"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הקבלן מאשר בזאת כי ערך פוליסות ביטוח על שמו בקשר עם ההסכם בנדון בהיקף כיסוי הניתן על פי הפוליסות בכפוף לאמור להלן אינו נופל מהכיסוי הניתן על פי נוסח הפוליסות הידוע כביט/2013 או נוסח מאוחר יותר המחליף את תנאי ביט/2013. ביחס ל"אחריות מקצועית" היקף הכיסוי אינו נופל מהאמור</w:t>
      </w:r>
      <w:r w:rsidRPr="00653870">
        <w:rPr>
          <w:rFonts w:ascii="David" w:eastAsia="Times New Roman" w:hAnsi="David" w:cs="David"/>
          <w:sz w:val="24"/>
          <w:szCs w:val="24"/>
          <w:rtl/>
        </w:rPr>
        <w:t xml:space="preserve"> בסעיף3 להלן</w:t>
      </w:r>
      <w:r>
        <w:rPr>
          <w:rFonts w:ascii="David" w:eastAsia="Times New Roman" w:hAnsi="David" w:cs="David" w:hint="cs"/>
          <w:sz w:val="24"/>
          <w:szCs w:val="24"/>
          <w:rtl/>
        </w:rPr>
        <w:t>.</w:t>
      </w:r>
    </w:p>
    <w:p w14:paraId="472AFD18" w14:textId="77777777" w:rsidR="009D53C2"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573C6705" w14:textId="77777777" w:rsidR="009D53C2" w:rsidRDefault="009D53C2" w:rsidP="009D53C2">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944CA5">
        <w:rPr>
          <w:rFonts w:ascii="David" w:eastAsia="Times New Roman" w:hAnsi="David" w:cs="David"/>
          <w:b/>
          <w:bCs/>
          <w:szCs w:val="24"/>
          <w:rtl/>
          <w:lang w:eastAsia="he-IL"/>
        </w:rPr>
        <w:t>ביטוח אש מורחב</w:t>
      </w:r>
      <w:r w:rsidRPr="00944CA5">
        <w:rPr>
          <w:rFonts w:ascii="David" w:eastAsia="Times New Roman" w:hAnsi="David" w:cs="David"/>
          <w:szCs w:val="24"/>
          <w:rtl/>
          <w:lang w:eastAsia="he-IL"/>
        </w:rPr>
        <w:t xml:space="preserve"> המבטח מפני אבדן או נזק פיזי ובלתי צפוי (לרבות אך לא מוגבל לגניבה), , את הציוד וכל רכוש אחר המובא לאתר הפרויקט על ידי הקבלן ו</w:t>
      </w:r>
      <w:r w:rsidRPr="00944CA5">
        <w:rPr>
          <w:rFonts w:ascii="David" w:eastAsia="Times New Roman" w:hAnsi="David" w:cs="David" w:hint="cs"/>
          <w:szCs w:val="24"/>
          <w:rtl/>
          <w:lang w:eastAsia="he-IL"/>
        </w:rPr>
        <w:t>/או קבלני משנה מטעמו ו/או עבורם ו/או מטעמם</w:t>
      </w:r>
      <w:r w:rsidRPr="00944CA5">
        <w:rPr>
          <w:rFonts w:ascii="David" w:eastAsia="Times New Roman" w:hAnsi="David" w:cs="David"/>
          <w:szCs w:val="24"/>
          <w:rtl/>
          <w:lang w:eastAsia="he-IL"/>
        </w:rPr>
        <w:t>. הביטוח כולל סעיף בדבר ויתור על זכות התחלוף כלפי המזמין והבאים מטעמו, אולם האמור בדבר ויתור על זכות התחלוף לא יחול לטובת אדם שגרם לנזק בזדון.</w:t>
      </w:r>
    </w:p>
    <w:p w14:paraId="43491AD6" w14:textId="77777777" w:rsidR="009D53C2"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jc w:val="both"/>
        <w:rPr>
          <w:rFonts w:ascii="David" w:eastAsia="Times New Roman" w:hAnsi="David" w:cs="David"/>
          <w:szCs w:val="24"/>
          <w:lang w:eastAsia="he-IL"/>
        </w:rPr>
      </w:pPr>
    </w:p>
    <w:p w14:paraId="66974C6C" w14:textId="77777777" w:rsidR="009D53C2" w:rsidRDefault="009D53C2" w:rsidP="00F9429A">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720409">
        <w:rPr>
          <w:rFonts w:ascii="David" w:eastAsia="Times New Roman" w:hAnsi="David" w:cs="David" w:hint="cs"/>
          <w:b/>
          <w:bCs/>
          <w:szCs w:val="24"/>
          <w:rtl/>
          <w:lang w:eastAsia="he-IL"/>
        </w:rPr>
        <w:t>ביטוח</w:t>
      </w:r>
      <w:r w:rsidRPr="00720409">
        <w:rPr>
          <w:rFonts w:ascii="David" w:eastAsia="Times New Roman" w:hAnsi="David" w:cs="David"/>
          <w:b/>
          <w:bCs/>
          <w:szCs w:val="24"/>
          <w:rtl/>
          <w:lang w:eastAsia="he-IL"/>
        </w:rPr>
        <w:t xml:space="preserve"> </w:t>
      </w:r>
      <w:r w:rsidRPr="00720409">
        <w:rPr>
          <w:rFonts w:ascii="David" w:eastAsia="Times New Roman" w:hAnsi="David" w:cs="David" w:hint="cs"/>
          <w:b/>
          <w:bCs/>
          <w:szCs w:val="24"/>
          <w:rtl/>
          <w:lang w:eastAsia="he-IL"/>
        </w:rPr>
        <w:t>ציוד</w:t>
      </w:r>
      <w:r w:rsidRPr="00720409">
        <w:rPr>
          <w:rFonts w:ascii="David" w:eastAsia="Times New Roman" w:hAnsi="David" w:cs="David"/>
          <w:b/>
          <w:bCs/>
          <w:szCs w:val="24"/>
          <w:rtl/>
          <w:lang w:eastAsia="he-IL"/>
        </w:rPr>
        <w:t xml:space="preserve"> </w:t>
      </w:r>
      <w:r w:rsidRPr="00720409">
        <w:rPr>
          <w:rFonts w:ascii="David" w:eastAsia="Times New Roman" w:hAnsi="David" w:cs="David" w:hint="cs"/>
          <w:b/>
          <w:bCs/>
          <w:szCs w:val="24"/>
          <w:rtl/>
          <w:lang w:eastAsia="he-IL"/>
        </w:rPr>
        <w:t>מכני</w:t>
      </w:r>
      <w:r w:rsidRPr="00720409">
        <w:rPr>
          <w:rFonts w:ascii="David" w:eastAsia="Times New Roman" w:hAnsi="David" w:cs="David"/>
          <w:b/>
          <w:bCs/>
          <w:szCs w:val="24"/>
          <w:rtl/>
          <w:lang w:eastAsia="he-IL"/>
        </w:rPr>
        <w:t xml:space="preserve"> </w:t>
      </w:r>
      <w:r w:rsidRPr="00720409">
        <w:rPr>
          <w:rFonts w:ascii="David" w:eastAsia="Times New Roman" w:hAnsi="David" w:cs="David" w:hint="cs"/>
          <w:b/>
          <w:bCs/>
          <w:szCs w:val="24"/>
          <w:rtl/>
          <w:lang w:eastAsia="he-IL"/>
        </w:rPr>
        <w:t>הנדסי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לכל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הציוד</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המכני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ההנדסי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המובא</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לאתר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w:t>
      </w:r>
      <w:r w:rsidRPr="00720409">
        <w:rPr>
          <w:rFonts w:ascii="David" w:eastAsia="Times New Roman" w:hAnsi="David" w:cs="David"/>
          <w:szCs w:val="24"/>
          <w:rtl/>
          <w:lang w:eastAsia="he-IL"/>
        </w:rPr>
        <w:t>/</w:t>
      </w:r>
      <w:r w:rsidRPr="00720409">
        <w:rPr>
          <w:rFonts w:ascii="David" w:eastAsia="Times New Roman" w:hAnsi="David" w:cs="David" w:hint="cs"/>
          <w:szCs w:val="24"/>
          <w:rtl/>
          <w:lang w:eastAsia="he-IL"/>
        </w:rPr>
        <w:t>או</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המשמש</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לצורך</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ביצוע</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העבודות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כולל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כיסוי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להוצאות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גרירה</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והעברה</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הביטוח</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כולל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ויתור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על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זכות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התחלוף</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כלפי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המזמין</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w:t>
      </w:r>
      <w:r w:rsidRPr="00720409">
        <w:rPr>
          <w:rFonts w:ascii="David" w:eastAsia="Times New Roman" w:hAnsi="David" w:cs="David"/>
          <w:szCs w:val="24"/>
          <w:rtl/>
          <w:lang w:eastAsia="he-IL"/>
        </w:rPr>
        <w:t>/</w:t>
      </w:r>
      <w:r w:rsidRPr="00720409">
        <w:rPr>
          <w:rFonts w:ascii="David" w:eastAsia="Times New Roman" w:hAnsi="David" w:cs="David" w:hint="cs"/>
          <w:szCs w:val="24"/>
          <w:rtl/>
          <w:lang w:eastAsia="he-IL"/>
        </w:rPr>
        <w:t>או</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הבאים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מטעמו</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וכן</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כלפי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הגורמים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האחרים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אשר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בביטוחי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הגורמים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האחרים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נכלל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ויתור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מקביל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כלפי</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הקבלן</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ובלבד</w:t>
      </w:r>
      <w:r w:rsidRPr="00720409">
        <w:rPr>
          <w:rFonts w:ascii="David" w:eastAsia="Times New Roman" w:hAnsi="David" w:cs="David"/>
          <w:szCs w:val="24"/>
          <w:rtl/>
          <w:lang w:eastAsia="he-IL"/>
        </w:rPr>
        <w:t xml:space="preserve"> </w:t>
      </w:r>
      <w:proofErr w:type="spellStart"/>
      <w:r w:rsidRPr="00720409">
        <w:rPr>
          <w:rFonts w:ascii="David" w:eastAsia="Times New Roman" w:hAnsi="David" w:cs="David" w:hint="cs"/>
          <w:szCs w:val="24"/>
          <w:rtl/>
          <w:lang w:eastAsia="he-IL"/>
        </w:rPr>
        <w:t>שהויתור</w:t>
      </w:r>
      <w:proofErr w:type="spellEnd"/>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על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זכות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התחלוף</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כאמור</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לא</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יחול</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לטובת</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אדם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שגרם</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לנזק</w:t>
      </w:r>
      <w:r w:rsidRPr="00720409">
        <w:rPr>
          <w:rFonts w:ascii="David" w:eastAsia="Times New Roman" w:hAnsi="David" w:cs="David"/>
          <w:szCs w:val="24"/>
          <w:rtl/>
          <w:lang w:eastAsia="he-IL"/>
        </w:rPr>
        <w:t xml:space="preserve"> </w:t>
      </w:r>
      <w:r w:rsidRPr="00720409">
        <w:rPr>
          <w:rFonts w:ascii="David" w:eastAsia="Times New Roman" w:hAnsi="David" w:cs="David" w:hint="cs"/>
          <w:szCs w:val="24"/>
          <w:rtl/>
          <w:lang w:eastAsia="he-IL"/>
        </w:rPr>
        <w:t>בזדון</w:t>
      </w:r>
      <w:r w:rsidRPr="00720409">
        <w:rPr>
          <w:rFonts w:ascii="David" w:eastAsia="Times New Roman" w:hAnsi="David" w:cs="David"/>
          <w:szCs w:val="24"/>
          <w:rtl/>
          <w:lang w:eastAsia="he-IL"/>
        </w:rPr>
        <w:t>.</w:t>
      </w:r>
    </w:p>
    <w:p w14:paraId="555BAC6A" w14:textId="77777777" w:rsidR="009D53C2" w:rsidRPr="00653870"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jc w:val="both"/>
        <w:rPr>
          <w:rFonts w:ascii="David" w:eastAsia="Times New Roman" w:hAnsi="David" w:cs="David"/>
          <w:szCs w:val="24"/>
          <w:rtl/>
          <w:lang w:eastAsia="he-IL"/>
        </w:rPr>
      </w:pPr>
    </w:p>
    <w:p w14:paraId="38F24EE7" w14:textId="77777777" w:rsidR="009D53C2" w:rsidRDefault="009D53C2" w:rsidP="00F9429A">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944CA5">
        <w:rPr>
          <w:rFonts w:ascii="David" w:eastAsia="Times New Roman" w:hAnsi="David" w:cs="David"/>
          <w:b/>
          <w:bCs/>
          <w:szCs w:val="24"/>
          <w:rtl/>
          <w:lang w:eastAsia="he-IL"/>
        </w:rPr>
        <w:t>ביטוח חבות מוצר</w:t>
      </w:r>
      <w:r w:rsidRPr="00944CA5">
        <w:rPr>
          <w:rFonts w:ascii="David" w:eastAsia="Times New Roman" w:hAnsi="David" w:cs="David"/>
          <w:szCs w:val="24"/>
          <w:rtl/>
          <w:lang w:eastAsia="he-IL"/>
        </w:rPr>
        <w:t xml:space="preserve"> בגבול אחריות שאינו פוחת מסך </w:t>
      </w:r>
      <w:r>
        <w:rPr>
          <w:rFonts w:ascii="David" w:eastAsia="Times New Roman" w:hAnsi="David" w:cs="David" w:hint="cs"/>
          <w:szCs w:val="24"/>
          <w:rtl/>
          <w:lang w:eastAsia="he-IL"/>
        </w:rPr>
        <w:t>16</w:t>
      </w:r>
      <w:r w:rsidRPr="00944CA5">
        <w:rPr>
          <w:rFonts w:ascii="David" w:eastAsia="Times New Roman" w:hAnsi="David" w:cs="David" w:hint="cs"/>
          <w:szCs w:val="24"/>
          <w:rtl/>
          <w:lang w:eastAsia="he-IL"/>
        </w:rPr>
        <w:t>,000,000</w:t>
      </w:r>
      <w:r w:rsidRPr="00944CA5">
        <w:rPr>
          <w:rFonts w:ascii="David" w:eastAsia="Times New Roman" w:hAnsi="David" w:cs="David"/>
          <w:szCs w:val="24"/>
          <w:rtl/>
          <w:lang w:eastAsia="he-IL"/>
        </w:rPr>
        <w:t xml:space="preserve"> ₪  </w:t>
      </w:r>
      <w:r>
        <w:rPr>
          <w:rFonts w:ascii="David" w:eastAsia="Times New Roman" w:hAnsi="David" w:cs="David" w:hint="cs"/>
          <w:szCs w:val="24"/>
          <w:rtl/>
          <w:lang w:eastAsia="he-IL"/>
        </w:rPr>
        <w:t>(שישה עשר</w:t>
      </w:r>
      <w:r w:rsidRPr="00944CA5">
        <w:rPr>
          <w:rFonts w:ascii="David" w:eastAsia="Times New Roman" w:hAnsi="David" w:cs="David"/>
          <w:szCs w:val="24"/>
          <w:rtl/>
          <w:lang w:eastAsia="he-IL"/>
        </w:rPr>
        <w:t xml:space="preserve"> מיליון ₪ ) לאירוע ובמצטבר לתקופת ביטוח שנתית, בשל חבות על-פי דין הנובעת מביצוע העבודות</w:t>
      </w:r>
      <w:r w:rsidRPr="00944CA5">
        <w:rPr>
          <w:rFonts w:ascii="David" w:eastAsia="Times New Roman" w:hAnsi="David" w:cs="David" w:hint="cs"/>
          <w:szCs w:val="24"/>
          <w:rtl/>
          <w:lang w:eastAsia="he-IL"/>
        </w:rPr>
        <w:t xml:space="preserve"> </w:t>
      </w:r>
      <w:r w:rsidRPr="00944CA5">
        <w:rPr>
          <w:rFonts w:ascii="David" w:eastAsia="Times New Roman" w:hAnsi="David" w:cs="David"/>
          <w:szCs w:val="24"/>
          <w:rtl/>
          <w:lang w:eastAsia="he-IL"/>
        </w:rPr>
        <w:t>על פי ההסכם ע"י הקבלן וכל הפועלים מטעמו. הביטוח מורחב לשפות את המזמין ו/או מי מטעמו בגין כאמור וזאת בכפוף לסעיף אחריות צולבת לפיו נחשב הביטוח כאילו נערך בנפרד עבור כל אחד מיחידי המבוטח. הביטוח כאמור כולל תקופת גילוי בת 6 חדשים, החל מתום תקופת הפוליסה. כן כולל הביטוח מועד למפרע שאינו מאוחר ממועד העבודות.</w:t>
      </w:r>
    </w:p>
    <w:p w14:paraId="42C9B914" w14:textId="77777777" w:rsidR="009D53C2" w:rsidRPr="00653870"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jc w:val="both"/>
        <w:rPr>
          <w:rFonts w:ascii="David" w:eastAsia="Times New Roman" w:hAnsi="David" w:cs="David"/>
          <w:szCs w:val="24"/>
          <w:rtl/>
          <w:lang w:eastAsia="he-IL"/>
        </w:rPr>
      </w:pPr>
    </w:p>
    <w:p w14:paraId="4FCE00D7" w14:textId="77777777" w:rsidR="009D53C2" w:rsidRDefault="009D53C2" w:rsidP="009D53C2">
      <w:pPr>
        <w:numPr>
          <w:ilvl w:val="0"/>
          <w:numId w:val="32"/>
        </w:num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hanging="864"/>
        <w:jc w:val="both"/>
        <w:rPr>
          <w:rFonts w:ascii="David" w:eastAsia="Times New Roman" w:hAnsi="David" w:cs="David"/>
          <w:szCs w:val="24"/>
          <w:lang w:eastAsia="he-IL"/>
        </w:rPr>
      </w:pPr>
      <w:r w:rsidRPr="00944CA5">
        <w:rPr>
          <w:rFonts w:ascii="David" w:eastAsia="Times New Roman" w:hAnsi="David" w:cs="David"/>
          <w:b/>
          <w:bCs/>
          <w:szCs w:val="24"/>
          <w:rtl/>
          <w:lang w:eastAsia="he-IL"/>
        </w:rPr>
        <w:t>ביטוח אחריות מקצועית</w:t>
      </w:r>
      <w:r w:rsidRPr="00944CA5">
        <w:rPr>
          <w:rFonts w:ascii="David" w:eastAsia="Times New Roman" w:hAnsi="David" w:cs="David"/>
          <w:szCs w:val="24"/>
          <w:rtl/>
          <w:lang w:eastAsia="he-IL"/>
        </w:rPr>
        <w:t xml:space="preserve">, לכיסוי אחריותו  של </w:t>
      </w:r>
      <w:r w:rsidRPr="00944CA5">
        <w:rPr>
          <w:rFonts w:ascii="David" w:eastAsia="Times New Roman" w:hAnsi="David" w:cs="David"/>
          <w:szCs w:val="24"/>
          <w:rtl/>
          <w:lang w:val="en-GB" w:eastAsia="he-IL"/>
        </w:rPr>
        <w:t>הקבלן</w:t>
      </w:r>
      <w:r w:rsidRPr="00944CA5">
        <w:rPr>
          <w:rFonts w:ascii="David" w:eastAsia="Times New Roman" w:hAnsi="David" w:cs="David"/>
          <w:szCs w:val="24"/>
          <w:rtl/>
          <w:lang w:eastAsia="he-IL"/>
        </w:rPr>
        <w:t xml:space="preserve"> הנובעת מביצוע העבודות על פי ההסכם ע"י הקבלן וכל הפועלים מטעמו</w:t>
      </w:r>
      <w:r w:rsidRPr="00944CA5">
        <w:rPr>
          <w:rFonts w:ascii="David" w:eastAsia="Times New Roman" w:hAnsi="David" w:cs="David" w:hint="cs"/>
          <w:szCs w:val="24"/>
          <w:rtl/>
          <w:lang w:eastAsia="he-IL"/>
        </w:rPr>
        <w:t xml:space="preserve"> </w:t>
      </w:r>
      <w:r w:rsidRPr="00944CA5">
        <w:rPr>
          <w:rFonts w:ascii="David" w:eastAsia="Times New Roman" w:hAnsi="David" w:cs="David"/>
          <w:szCs w:val="24"/>
          <w:rtl/>
          <w:lang w:eastAsia="he-IL"/>
        </w:rPr>
        <w:t xml:space="preserve">בגבול האחריות שאינו פוחת מסך </w:t>
      </w:r>
      <w:r>
        <w:rPr>
          <w:rFonts w:ascii="David" w:eastAsia="Times New Roman" w:hAnsi="David" w:cs="David" w:hint="cs"/>
          <w:szCs w:val="24"/>
          <w:rtl/>
          <w:lang w:eastAsia="he-IL"/>
        </w:rPr>
        <w:t>6</w:t>
      </w:r>
      <w:r w:rsidRPr="00944CA5">
        <w:rPr>
          <w:rFonts w:ascii="David" w:eastAsia="Times New Roman" w:hAnsi="David" w:cs="David"/>
          <w:szCs w:val="24"/>
          <w:rtl/>
          <w:lang w:eastAsia="he-IL"/>
        </w:rPr>
        <w:t>,000,000 ₪  (</w:t>
      </w:r>
      <w:r>
        <w:rPr>
          <w:rFonts w:ascii="David" w:eastAsia="Times New Roman" w:hAnsi="David" w:cs="David" w:hint="cs"/>
          <w:szCs w:val="24"/>
          <w:rtl/>
          <w:lang w:eastAsia="he-IL"/>
        </w:rPr>
        <w:t>שישה</w:t>
      </w:r>
      <w:r w:rsidRPr="00944CA5">
        <w:rPr>
          <w:rFonts w:ascii="David" w:eastAsia="Times New Roman" w:hAnsi="David" w:cs="David"/>
          <w:szCs w:val="24"/>
          <w:rtl/>
          <w:lang w:eastAsia="he-IL"/>
        </w:rPr>
        <w:t xml:space="preserve"> מיליון ₪ ) לאירוע ובמצטבר לתקופת ביטוח שנתית.</w:t>
      </w:r>
      <w:r w:rsidRPr="00944CA5">
        <w:rPr>
          <w:rFonts w:ascii="David" w:eastAsia="Times New Roman" w:hAnsi="David" w:cs="David"/>
          <w:szCs w:val="24"/>
          <w:rtl/>
          <w:lang w:eastAsia="he-IL"/>
        </w:rPr>
        <w:tab/>
      </w:r>
      <w:r w:rsidRPr="00944CA5">
        <w:rPr>
          <w:rFonts w:ascii="David" w:eastAsia="Times New Roman" w:hAnsi="David" w:cs="David"/>
          <w:szCs w:val="24"/>
          <w:rtl/>
          <w:lang w:eastAsia="he-IL"/>
        </w:rPr>
        <w:br/>
        <w:t xml:space="preserve">הביטוח על פי הפוליסה לא יכלול כל הגבלה ביחס לאבדן מסמכים, חריגה מסמכות שנעשתה בתום לב, אי יושר של מי מעובדי הקבלן אובדן השימוש ו/או עיכוב . בשיעור של 10% מגבולות </w:t>
      </w:r>
      <w:r w:rsidRPr="00944CA5">
        <w:rPr>
          <w:rFonts w:ascii="David" w:eastAsia="Times New Roman" w:hAnsi="David" w:cs="David" w:hint="cs"/>
          <w:szCs w:val="24"/>
          <w:rtl/>
          <w:lang w:eastAsia="he-IL"/>
        </w:rPr>
        <w:t>ה</w:t>
      </w:r>
      <w:r w:rsidRPr="00944CA5">
        <w:rPr>
          <w:rFonts w:ascii="David" w:eastAsia="Times New Roman" w:hAnsi="David" w:cs="David"/>
          <w:szCs w:val="24"/>
          <w:rtl/>
          <w:lang w:eastAsia="he-IL"/>
        </w:rPr>
        <w:t>אחריות בפוליסה</w:t>
      </w:r>
      <w:r w:rsidRPr="00944CA5">
        <w:rPr>
          <w:rFonts w:ascii="David" w:eastAsia="Times New Roman" w:hAnsi="David" w:cs="David" w:hint="cs"/>
          <w:szCs w:val="24"/>
          <w:rtl/>
          <w:lang w:eastAsia="he-IL"/>
        </w:rPr>
        <w:t>.</w:t>
      </w:r>
    </w:p>
    <w:p w14:paraId="2D032A5F" w14:textId="77777777" w:rsidR="009D53C2" w:rsidRDefault="009D53C2" w:rsidP="00F9429A">
      <w:pPr>
        <w:pStyle w:val="af7"/>
        <w:rPr>
          <w:rFonts w:ascii="David" w:hAnsi="David"/>
          <w:szCs w:val="24"/>
          <w:rtl/>
          <w:lang w:eastAsia="he-IL"/>
        </w:rPr>
      </w:pPr>
    </w:p>
    <w:p w14:paraId="6D7D586C" w14:textId="77777777" w:rsidR="009D53C2"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jc w:val="both"/>
        <w:rPr>
          <w:rFonts w:ascii="David" w:eastAsia="Times New Roman" w:hAnsi="David" w:cs="David"/>
          <w:szCs w:val="24"/>
          <w:rtl/>
          <w:lang w:eastAsia="he-IL"/>
        </w:rPr>
      </w:pPr>
      <w:r w:rsidRPr="00944CA5">
        <w:rPr>
          <w:rFonts w:ascii="David" w:eastAsia="Times New Roman" w:hAnsi="David" w:cs="David"/>
          <w:szCs w:val="24"/>
          <w:rtl/>
          <w:lang w:eastAsia="he-IL"/>
        </w:rPr>
        <w:t xml:space="preserve">הביטוח מורחב לשפות את המזמין </w:t>
      </w:r>
      <w:r w:rsidRPr="00944CA5">
        <w:rPr>
          <w:rFonts w:ascii="David" w:eastAsia="Times New Roman" w:hAnsi="David" w:cs="David" w:hint="cs"/>
          <w:szCs w:val="24"/>
          <w:rtl/>
          <w:lang w:eastAsia="he-IL"/>
        </w:rPr>
        <w:t>ו/או מי מטעמו</w:t>
      </w:r>
      <w:r w:rsidRPr="00944CA5">
        <w:rPr>
          <w:rFonts w:ascii="David" w:eastAsia="Times New Roman" w:hAnsi="David" w:cs="David"/>
          <w:szCs w:val="24"/>
          <w:rtl/>
          <w:lang w:eastAsia="he-IL"/>
        </w:rPr>
        <w:t xml:space="preserve"> בגין אחריותם למעשי ו/או מחדלי הקבלן ובגין הבאים מטעמו וזאת בכפוף לסעיף אחריות צולבת לפיו נחשב הביטוח כאילו נערך בנפרד עבור כל אחד מיחידי המבוטח. הביטוח כאמור כולל תקופת גילוי בת 6 חדשים, החל מתום תקופת הפוליסה. כן כולל הביטוח מועד למפרע שאינו מאוחר ממועד העבודות.</w:t>
      </w:r>
    </w:p>
    <w:p w14:paraId="7CB6263C" w14:textId="77777777" w:rsidR="009D53C2"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ind w:left="864"/>
        <w:jc w:val="both"/>
        <w:rPr>
          <w:rFonts w:ascii="David" w:eastAsia="Times New Roman" w:hAnsi="David" w:cs="David"/>
          <w:szCs w:val="24"/>
          <w:rtl/>
          <w:lang w:eastAsia="he-IL"/>
        </w:rPr>
      </w:pPr>
    </w:p>
    <w:p w14:paraId="72E5C780"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הפוליסות תכלולנה  תנאי מפורש על פיו הינן קודמות לכל ביטוח אשר נערך על ידי המזמין וכי המבטח מוותר בדבר שיתוף ביטוחי המזמין למעט ביטוח העבודות שנערך על ידי המזמין ו/או עבורו. כמו כן הקבלן בלבד אחראי לתשלום דמי הביטוח וסכום ההשתתפות העצמית בגין הביטוחים כאמור.</w:t>
      </w:r>
    </w:p>
    <w:p w14:paraId="74237581"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p>
    <w:p w14:paraId="0F5FC762" w14:textId="77777777" w:rsidR="009D53C2"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כמו כן הקבלן ידאג כי הכיסוי על פי הפוליסות לא יבוטל ולא יחול בו שינוי לרעה, אלא אם תימסר הודעה כתובה בדואר רשום לידי המזמין לפחות 30 יום מראש.</w:t>
      </w:r>
    </w:p>
    <w:p w14:paraId="6870B545" w14:textId="77777777" w:rsidR="009D53C2" w:rsidRPr="00F9429A"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p>
    <w:p w14:paraId="46E6FA86" w14:textId="77777777" w:rsidR="009D53C2" w:rsidRPr="00F9429A"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r w:rsidRPr="00F9429A">
        <w:rPr>
          <w:rFonts w:ascii="David" w:eastAsia="Times New Roman" w:hAnsi="David" w:cs="David"/>
          <w:sz w:val="24"/>
          <w:szCs w:val="24"/>
          <w:rtl/>
        </w:rPr>
        <w:t>חריג רשלנות רבתי מבוטל, אך אין בביטול החריג כאמור כדי לגרוע מזכויות המבטחת וחובות השוכר עפ"י חוק חוזה ביטוח, תשמ"א-1981.</w:t>
      </w:r>
    </w:p>
    <w:p w14:paraId="2625B415" w14:textId="77777777" w:rsidR="009D53C2" w:rsidRPr="00F9429A" w:rsidRDefault="009D53C2" w:rsidP="00F9429A">
      <w:pPr>
        <w:tabs>
          <w:tab w:val="left" w:pos="8306"/>
        </w:tabs>
        <w:spacing w:before="0" w:beforeAutospacing="0" w:after="0" w:afterAutospacing="0" w:line="240" w:lineRule="auto"/>
        <w:jc w:val="both"/>
        <w:rPr>
          <w:rFonts w:ascii="David" w:eastAsia="Times New Roman" w:hAnsi="David" w:cs="David"/>
          <w:sz w:val="24"/>
          <w:szCs w:val="24"/>
          <w:rtl/>
        </w:rPr>
      </w:pPr>
    </w:p>
    <w:p w14:paraId="0F7A5576" w14:textId="77777777" w:rsidR="009D53C2" w:rsidRPr="00944CA5" w:rsidRDefault="009D53C2" w:rsidP="00F9429A">
      <w:pPr>
        <w:tabs>
          <w:tab w:val="left" w:pos="864"/>
          <w:tab w:val="left" w:pos="1440"/>
          <w:tab w:val="left" w:pos="2160"/>
          <w:tab w:val="left" w:pos="2880"/>
          <w:tab w:val="left" w:pos="3600"/>
          <w:tab w:val="left" w:pos="4320"/>
          <w:tab w:val="left" w:pos="5040"/>
          <w:tab w:val="left" w:pos="5760"/>
        </w:tabs>
        <w:spacing w:before="0" w:beforeAutospacing="0" w:after="0" w:afterAutospacing="0" w:line="240" w:lineRule="auto"/>
        <w:jc w:val="both"/>
        <w:rPr>
          <w:rFonts w:ascii="David" w:eastAsia="Times New Roman" w:hAnsi="David" w:cs="David"/>
          <w:szCs w:val="24"/>
          <w:lang w:eastAsia="he-IL"/>
        </w:rPr>
      </w:pPr>
    </w:p>
    <w:p w14:paraId="632D3C73" w14:textId="77777777" w:rsidR="009D53C2"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5974E48A" w14:textId="77777777" w:rsidR="009D53C2"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74705706" w14:textId="77777777" w:rsidR="009D53C2" w:rsidRPr="00F9429A" w:rsidRDefault="009D53C2" w:rsidP="00F9429A">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14C779AB"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43934B98" w14:textId="77777777" w:rsidR="009D53C2" w:rsidRDefault="009D53C2" w:rsidP="00653870">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3.1.1</w:t>
      </w:r>
      <w:r>
        <w:rPr>
          <w:rFonts w:ascii="David" w:eastAsia="Times New Roman" w:hAnsi="David" w:cs="David" w:hint="cs"/>
          <w:b/>
          <w:bCs/>
          <w:sz w:val="24"/>
          <w:szCs w:val="24"/>
          <w:u w:val="single"/>
          <w:rtl/>
        </w:rPr>
        <w:t>4.2</w:t>
      </w:r>
    </w:p>
    <w:tbl>
      <w:tblPr>
        <w:tblStyle w:val="a9"/>
        <w:bidiVisual/>
        <w:tblW w:w="0" w:type="auto"/>
        <w:tblInd w:w="84" w:type="dxa"/>
        <w:tblLook w:val="04A0" w:firstRow="1" w:lastRow="0" w:firstColumn="1" w:lastColumn="0" w:noHBand="0" w:noVBand="1"/>
        <w:tblCaption w:val="אישור קיום ביטוח"/>
      </w:tblPr>
      <w:tblGrid>
        <w:gridCol w:w="1749"/>
        <w:gridCol w:w="1629"/>
        <w:gridCol w:w="1776"/>
        <w:gridCol w:w="3058"/>
      </w:tblGrid>
      <w:tr w:rsidR="00653870" w:rsidRPr="00653870" w14:paraId="3ECCB6B3" w14:textId="77777777" w:rsidTr="00FB34DB">
        <w:trPr>
          <w:trHeight w:val="463"/>
          <w:tblHeader/>
        </w:trPr>
        <w:tc>
          <w:tcPr>
            <w:tcW w:w="7952" w:type="dxa"/>
            <w:gridSpan w:val="3"/>
            <w:shd w:val="clear" w:color="auto" w:fill="F2F2F2" w:themeFill="background1" w:themeFillShade="F2"/>
          </w:tcPr>
          <w:p w14:paraId="04C7E21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אישור קיום ביטוחים</w:t>
            </w:r>
          </w:p>
        </w:tc>
        <w:tc>
          <w:tcPr>
            <w:tcW w:w="3578" w:type="dxa"/>
          </w:tcPr>
          <w:p w14:paraId="03390DA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תאריך </w:t>
            </w:r>
            <w:r w:rsidRPr="00653870">
              <w:rPr>
                <w:rFonts w:ascii="David" w:eastAsia="Times New Roman" w:hAnsi="David" w:cs="David" w:hint="cs"/>
                <w:b/>
                <w:bCs/>
                <w:sz w:val="24"/>
                <w:szCs w:val="24"/>
                <w:u w:val="single"/>
                <w:rtl/>
              </w:rPr>
              <w:t>הנפקת האישור</w:t>
            </w:r>
            <w:r w:rsidRPr="00653870">
              <w:rPr>
                <w:rFonts w:ascii="David" w:eastAsia="Times New Roman" w:hAnsi="David" w:cs="David"/>
                <w:b/>
                <w:bCs/>
                <w:sz w:val="24"/>
                <w:szCs w:val="24"/>
                <w:u w:val="single"/>
                <w:rtl/>
              </w:rPr>
              <w:t>(</w:t>
            </w:r>
            <w:r w:rsidRPr="00653870">
              <w:rPr>
                <w:rFonts w:ascii="David" w:eastAsia="Times New Roman" w:hAnsi="David" w:cs="David"/>
                <w:b/>
                <w:bCs/>
                <w:sz w:val="24"/>
                <w:szCs w:val="24"/>
                <w:u w:val="single"/>
              </w:rPr>
              <w:t>DD/MM/YYYY</w:t>
            </w:r>
            <w:r w:rsidRPr="00653870">
              <w:rPr>
                <w:rFonts w:ascii="David" w:eastAsia="Times New Roman" w:hAnsi="David" w:cs="David"/>
                <w:b/>
                <w:bCs/>
                <w:sz w:val="24"/>
                <w:szCs w:val="24"/>
                <w:u w:val="single"/>
                <w:rtl/>
              </w:rPr>
              <w:t>)</w:t>
            </w:r>
          </w:p>
        </w:tc>
      </w:tr>
      <w:tr w:rsidR="00653870" w:rsidRPr="00653870" w14:paraId="16FF11EA" w14:textId="77777777" w:rsidTr="00FB34DB">
        <w:trPr>
          <w:trHeight w:val="315"/>
        </w:trPr>
        <w:tc>
          <w:tcPr>
            <w:tcW w:w="11530" w:type="dxa"/>
            <w:gridSpan w:val="4"/>
          </w:tcPr>
          <w:p w14:paraId="4E89C95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אישור ביטוח זה מהווה אסמכתא לכך שלמבוטח ישנה </w:t>
            </w:r>
            <w:r w:rsidRPr="00653870">
              <w:rPr>
                <w:rFonts w:ascii="David" w:eastAsia="Times New Roman" w:hAnsi="David" w:cs="David" w:hint="cs"/>
                <w:b/>
                <w:bCs/>
                <w:sz w:val="24"/>
                <w:szCs w:val="24"/>
                <w:u w:val="single"/>
                <w:rtl/>
              </w:rPr>
              <w:t>פוליסת ביטוח</w:t>
            </w:r>
            <w:r w:rsidRPr="00653870">
              <w:rPr>
                <w:rFonts w:ascii="David" w:eastAsia="Times New Roman" w:hAnsi="David" w:cs="David"/>
                <w:b/>
                <w:bCs/>
                <w:sz w:val="24"/>
                <w:szCs w:val="24"/>
                <w:u w:val="single"/>
                <w:rtl/>
              </w:rPr>
              <w:t xml:space="preserve"> בתוקף</w:t>
            </w:r>
            <w:r w:rsidRPr="00653870">
              <w:rPr>
                <w:rFonts w:ascii="David" w:eastAsia="Times New Roman" w:hAnsi="David" w:cs="David" w:hint="cs"/>
                <w:b/>
                <w:bCs/>
                <w:sz w:val="24"/>
                <w:szCs w:val="24"/>
                <w:u w:val="single"/>
                <w:rtl/>
              </w:rPr>
              <w:t xml:space="preserve">, בהתאם למידע המפורט בה. המידע המפורט באישור זה אינו כולל את כל תנאי הפוליסה וחריגיה. יחד עם זאת, </w:t>
            </w:r>
            <w:r w:rsidRPr="00653870">
              <w:rPr>
                <w:rFonts w:ascii="David" w:eastAsia="Times New Roman" w:hAnsi="David" w:cs="David"/>
                <w:b/>
                <w:bCs/>
                <w:sz w:val="24"/>
                <w:szCs w:val="24"/>
                <w:u w:val="single"/>
                <w:rtl/>
              </w:rPr>
              <w:t>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653870" w:rsidRPr="00653870" w14:paraId="4E75711D" w14:textId="77777777" w:rsidTr="00FB34DB">
        <w:trPr>
          <w:trHeight w:val="278"/>
        </w:trPr>
        <w:tc>
          <w:tcPr>
            <w:tcW w:w="2644" w:type="dxa"/>
            <w:shd w:val="clear" w:color="auto" w:fill="F2F2F2" w:themeFill="background1" w:themeFillShade="F2"/>
          </w:tcPr>
          <w:p w14:paraId="525EEDA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מבקש האישור*</w:t>
            </w:r>
          </w:p>
        </w:tc>
        <w:tc>
          <w:tcPr>
            <w:tcW w:w="2653" w:type="dxa"/>
            <w:shd w:val="clear" w:color="auto" w:fill="F2F2F2" w:themeFill="background1" w:themeFillShade="F2"/>
          </w:tcPr>
          <w:p w14:paraId="1ED05A5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sidDel="009955DA">
              <w:rPr>
                <w:rFonts w:ascii="David" w:eastAsia="Times New Roman" w:hAnsi="David" w:cs="David" w:hint="cs"/>
                <w:b/>
                <w:bCs/>
                <w:sz w:val="24"/>
                <w:szCs w:val="24"/>
                <w:u w:val="single"/>
                <w:rtl/>
              </w:rPr>
              <w:t>ה</w:t>
            </w:r>
            <w:r w:rsidRPr="00653870">
              <w:rPr>
                <w:rFonts w:ascii="David" w:eastAsia="Times New Roman" w:hAnsi="David" w:cs="David" w:hint="cs"/>
                <w:b/>
                <w:bCs/>
                <w:sz w:val="24"/>
                <w:szCs w:val="24"/>
                <w:u w:val="single"/>
                <w:rtl/>
              </w:rPr>
              <w:t>מבוטח</w:t>
            </w:r>
          </w:p>
        </w:tc>
        <w:tc>
          <w:tcPr>
            <w:tcW w:w="2655" w:type="dxa"/>
            <w:shd w:val="clear" w:color="auto" w:fill="F2F2F2" w:themeFill="background1" w:themeFillShade="F2"/>
          </w:tcPr>
          <w:p w14:paraId="3A259AC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אופי</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העסקה</w:t>
            </w:r>
            <w:r w:rsidRPr="00653870">
              <w:rPr>
                <w:rFonts w:ascii="David" w:eastAsia="Times New Roman" w:hAnsi="David" w:cs="David" w:hint="cs"/>
                <w:b/>
                <w:bCs/>
                <w:sz w:val="24"/>
                <w:szCs w:val="24"/>
                <w:u w:val="single"/>
                <w:rtl/>
              </w:rPr>
              <w:t>*</w:t>
            </w:r>
          </w:p>
        </w:tc>
        <w:tc>
          <w:tcPr>
            <w:tcW w:w="3578" w:type="dxa"/>
            <w:shd w:val="clear" w:color="auto" w:fill="F2F2F2" w:themeFill="background1" w:themeFillShade="F2"/>
          </w:tcPr>
          <w:p w14:paraId="4FB0D8A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מעמד</w:t>
            </w:r>
            <w:r w:rsidRPr="00653870">
              <w:rPr>
                <w:rFonts w:ascii="David" w:eastAsia="Times New Roman" w:hAnsi="David" w:cs="David"/>
                <w:b/>
                <w:bCs/>
                <w:sz w:val="24"/>
                <w:szCs w:val="24"/>
                <w:u w:val="single"/>
                <w:rtl/>
              </w:rPr>
              <w:t xml:space="preserve"> </w:t>
            </w:r>
            <w:r w:rsidRPr="00653870">
              <w:rPr>
                <w:rFonts w:ascii="David" w:eastAsia="Times New Roman" w:hAnsi="David" w:cs="David" w:hint="cs"/>
                <w:b/>
                <w:bCs/>
                <w:sz w:val="24"/>
                <w:szCs w:val="24"/>
                <w:u w:val="single"/>
                <w:rtl/>
              </w:rPr>
              <w:t>מבקש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האישור</w:t>
            </w:r>
            <w:r w:rsidRPr="00653870">
              <w:rPr>
                <w:rFonts w:ascii="David" w:eastAsia="Times New Roman" w:hAnsi="David" w:cs="David" w:hint="cs"/>
                <w:b/>
                <w:bCs/>
                <w:sz w:val="24"/>
                <w:szCs w:val="24"/>
                <w:u w:val="single"/>
                <w:rtl/>
              </w:rPr>
              <w:t>*</w:t>
            </w:r>
          </w:p>
        </w:tc>
      </w:tr>
      <w:tr w:rsidR="00653870" w:rsidRPr="00653870" w14:paraId="612DDECE" w14:textId="77777777" w:rsidTr="00FB34DB">
        <w:trPr>
          <w:trHeight w:val="339"/>
        </w:trPr>
        <w:tc>
          <w:tcPr>
            <w:tcW w:w="2648" w:type="dxa"/>
          </w:tcPr>
          <w:p w14:paraId="0A81409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שם</w:t>
            </w:r>
          </w:p>
          <w:p w14:paraId="1B97157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Pr>
            </w:pPr>
            <w:r w:rsidRPr="00653870">
              <w:rPr>
                <w:rFonts w:ascii="David" w:eastAsia="Times New Roman" w:hAnsi="David" w:cs="David" w:hint="cs"/>
                <w:b/>
                <w:bCs/>
                <w:sz w:val="24"/>
                <w:szCs w:val="24"/>
                <w:u w:val="single"/>
                <w:rtl/>
              </w:rPr>
              <w:t>אפריקה י</w:t>
            </w:r>
            <w:r w:rsidRPr="00653870">
              <w:rPr>
                <w:rFonts w:ascii="David" w:eastAsia="Times New Roman" w:hAnsi="David" w:cs="David"/>
                <w:b/>
                <w:bCs/>
                <w:sz w:val="24"/>
                <w:szCs w:val="24"/>
                <w:u w:val="single"/>
                <w:rtl/>
              </w:rPr>
              <w:t>שראל מג</w:t>
            </w:r>
            <w:r w:rsidRPr="00653870">
              <w:rPr>
                <w:rFonts w:ascii="David" w:eastAsia="Times New Roman" w:hAnsi="David" w:cs="David" w:hint="cs"/>
                <w:b/>
                <w:bCs/>
                <w:sz w:val="24"/>
                <w:szCs w:val="24"/>
                <w:u w:val="single"/>
                <w:rtl/>
              </w:rPr>
              <w:t>ו</w:t>
            </w:r>
            <w:r w:rsidRPr="00653870">
              <w:rPr>
                <w:rFonts w:ascii="David" w:eastAsia="Times New Roman" w:hAnsi="David" w:cs="David"/>
                <w:b/>
                <w:bCs/>
                <w:sz w:val="24"/>
                <w:szCs w:val="24"/>
                <w:u w:val="single"/>
                <w:rtl/>
              </w:rPr>
              <w:t xml:space="preserve">רים  בע"מ </w:t>
            </w:r>
            <w:r w:rsidRPr="00653870">
              <w:rPr>
                <w:rFonts w:ascii="David" w:eastAsia="Times New Roman" w:hAnsi="David" w:cs="David" w:hint="cs"/>
                <w:b/>
                <w:bCs/>
                <w:sz w:val="24"/>
                <w:szCs w:val="24"/>
                <w:u w:val="single"/>
                <w:rtl/>
              </w:rPr>
              <w:t xml:space="preserve">ו/או </w:t>
            </w:r>
            <w:proofErr w:type="spellStart"/>
            <w:r w:rsidRPr="00653870">
              <w:rPr>
                <w:rFonts w:ascii="David" w:eastAsia="Times New Roman" w:hAnsi="David" w:cs="David"/>
                <w:b/>
                <w:bCs/>
                <w:sz w:val="24"/>
                <w:szCs w:val="24"/>
                <w:u w:val="single"/>
                <w:rtl/>
              </w:rPr>
              <w:t>ו/או</w:t>
            </w:r>
            <w:proofErr w:type="spellEnd"/>
            <w:r w:rsidRPr="00653870">
              <w:rPr>
                <w:rFonts w:ascii="David" w:eastAsia="Times New Roman" w:hAnsi="David" w:cs="David"/>
                <w:b/>
                <w:bCs/>
                <w:sz w:val="24"/>
                <w:szCs w:val="24"/>
                <w:u w:val="single"/>
                <w:rtl/>
              </w:rPr>
              <w:t xml:space="preserve"> חברות בנות ו/או חברות שלובות </w:t>
            </w:r>
          </w:p>
          <w:p w14:paraId="0E1FCD8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ו/או חברות קשורות ו/או שותפויות</w:t>
            </w:r>
          </w:p>
        </w:tc>
        <w:tc>
          <w:tcPr>
            <w:tcW w:w="2649" w:type="dxa"/>
          </w:tcPr>
          <w:p w14:paraId="751B7BB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שם</w:t>
            </w:r>
          </w:p>
          <w:p w14:paraId="3A6621F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55" w:type="dxa"/>
            <w:vMerge w:val="restart"/>
            <w:shd w:val="clear" w:color="auto" w:fill="auto"/>
          </w:tcPr>
          <w:p w14:paraId="7B324F7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541F1AF6" w14:textId="77777777" w:rsidR="00653870" w:rsidRPr="00653870" w:rsidRDefault="0005444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563300434"/>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נדל"ן</w:t>
            </w:r>
          </w:p>
          <w:p w14:paraId="485A3917" w14:textId="77777777" w:rsidR="00653870" w:rsidRPr="00653870" w:rsidRDefault="0005444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819157208"/>
                <w14:checkbox>
                  <w14:checked w14:val="1"/>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 xml:space="preserve">שירותים </w:t>
            </w:r>
          </w:p>
          <w:p w14:paraId="484D0C82" w14:textId="77777777" w:rsidR="00653870" w:rsidRPr="00653870" w:rsidRDefault="0005444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082979763"/>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אספקת מוצרים</w:t>
            </w:r>
          </w:p>
          <w:p w14:paraId="4EE5B94F" w14:textId="77777777" w:rsidR="00653870" w:rsidRPr="00653870" w:rsidRDefault="0005444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795552756"/>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 xml:space="preserve">אחר: </w:t>
            </w:r>
            <w:sdt>
              <w:sdtPr>
                <w:rPr>
                  <w:rFonts w:ascii="David" w:eastAsia="Times New Roman" w:hAnsi="David" w:cs="David" w:hint="cs"/>
                  <w:b/>
                  <w:bCs/>
                  <w:sz w:val="24"/>
                  <w:szCs w:val="24"/>
                  <w:u w:val="single"/>
                  <w:rtl/>
                </w:rPr>
                <w:id w:val="-165097029"/>
                <w:showingPlcHdr/>
              </w:sdtPr>
              <w:sdtEndPr/>
              <w:sdtContent>
                <w:r w:rsidR="00653870" w:rsidRPr="00653870">
                  <w:rPr>
                    <w:rFonts w:ascii="David" w:eastAsia="Times New Roman" w:hAnsi="David" w:cs="David" w:hint="cs"/>
                    <w:b/>
                    <w:bCs/>
                    <w:sz w:val="24"/>
                    <w:szCs w:val="24"/>
                    <w:u w:val="single"/>
                    <w:rtl/>
                  </w:rPr>
                  <w:t>______</w:t>
                </w:r>
              </w:sdtContent>
            </w:sdt>
          </w:p>
          <w:p w14:paraId="5E02DC9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3578" w:type="dxa"/>
            <w:vMerge w:val="restart"/>
          </w:tcPr>
          <w:p w14:paraId="2ED6A03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7ACC6F3C" w14:textId="77777777" w:rsidR="00653870" w:rsidRPr="00653870" w:rsidRDefault="0005444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159690115"/>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משכיר</w:t>
            </w:r>
          </w:p>
          <w:p w14:paraId="0FD43F2B" w14:textId="77777777" w:rsidR="00653870" w:rsidRPr="00653870" w:rsidRDefault="0005444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704603622"/>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שוכר</w:t>
            </w:r>
          </w:p>
          <w:p w14:paraId="5C881D86" w14:textId="77777777" w:rsidR="00653870" w:rsidRPr="00653870" w:rsidRDefault="0005444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507819856"/>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זכיין</w:t>
            </w:r>
          </w:p>
          <w:p w14:paraId="6CE193C4" w14:textId="77777777" w:rsidR="00653870" w:rsidRPr="00653870" w:rsidRDefault="0005444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702819348"/>
                <w14:checkbox>
                  <w14:checked w14:val="1"/>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קבלני משנה</w:t>
            </w:r>
          </w:p>
          <w:p w14:paraId="24EEAA3C" w14:textId="77777777" w:rsidR="00653870" w:rsidRPr="00653870" w:rsidRDefault="0005444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174735466"/>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מזמין שירותים</w:t>
            </w:r>
          </w:p>
          <w:p w14:paraId="73058627" w14:textId="77777777" w:rsidR="00653870" w:rsidRPr="00653870" w:rsidRDefault="0005444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576176948"/>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מזמין מוצרים</w:t>
            </w:r>
          </w:p>
          <w:p w14:paraId="35F87583" w14:textId="77777777" w:rsidR="00653870" w:rsidRPr="00653870" w:rsidRDefault="0005444D" w:rsidP="00653870">
            <w:pPr>
              <w:spacing w:before="0" w:beforeAutospacing="0" w:after="0" w:afterAutospacing="0" w:line="360" w:lineRule="auto"/>
              <w:jc w:val="center"/>
              <w:rPr>
                <w:rFonts w:ascii="David" w:eastAsia="Times New Roman" w:hAnsi="David" w:cs="David"/>
                <w:b/>
                <w:bCs/>
                <w:sz w:val="24"/>
                <w:szCs w:val="24"/>
                <w:u w:val="single"/>
                <w:rtl/>
              </w:rPr>
            </w:pPr>
            <w:sdt>
              <w:sdtPr>
                <w:rPr>
                  <w:rFonts w:ascii="David" w:eastAsia="Times New Roman" w:hAnsi="David" w:cs="David" w:hint="cs"/>
                  <w:b/>
                  <w:bCs/>
                  <w:sz w:val="24"/>
                  <w:szCs w:val="24"/>
                  <w:u w:val="single"/>
                  <w:rtl/>
                </w:rPr>
                <w:id w:val="-582527796"/>
                <w14:checkbox>
                  <w14:checked w14:val="0"/>
                  <w14:checkedState w14:val="2612" w14:font="MS Gothic"/>
                  <w14:uncheckedState w14:val="2610" w14:font="MS Gothic"/>
                </w14:checkbox>
              </w:sdtPr>
              <w:sdtEndPr/>
              <w:sdtContent>
                <w:r w:rsidR="00653870" w:rsidRPr="00653870">
                  <w:rPr>
                    <w:rFonts w:ascii="Segoe UI Symbol" w:eastAsia="Times New Roman" w:hAnsi="Segoe UI Symbol" w:cs="Segoe UI Symbol" w:hint="cs"/>
                    <w:b/>
                    <w:bCs/>
                    <w:sz w:val="24"/>
                    <w:szCs w:val="24"/>
                    <w:u w:val="single"/>
                    <w:rtl/>
                  </w:rPr>
                  <w:t>☐</w:t>
                </w:r>
              </w:sdtContent>
            </w:sdt>
            <w:r w:rsidR="00653870" w:rsidRPr="00653870">
              <w:rPr>
                <w:rFonts w:ascii="David" w:eastAsia="Times New Roman" w:hAnsi="David" w:cs="David" w:hint="cs"/>
                <w:b/>
                <w:bCs/>
                <w:sz w:val="24"/>
                <w:szCs w:val="24"/>
                <w:u w:val="single"/>
                <w:rtl/>
              </w:rPr>
              <w:t xml:space="preserve">אחר: </w:t>
            </w:r>
            <w:sdt>
              <w:sdtPr>
                <w:rPr>
                  <w:rFonts w:ascii="David" w:eastAsia="Times New Roman" w:hAnsi="David" w:cs="David" w:hint="cs"/>
                  <w:b/>
                  <w:bCs/>
                  <w:sz w:val="24"/>
                  <w:szCs w:val="24"/>
                  <w:u w:val="single"/>
                  <w:rtl/>
                </w:rPr>
                <w:id w:val="121199404"/>
                <w:showingPlcHdr/>
              </w:sdtPr>
              <w:sdtEndPr/>
              <w:sdtContent>
                <w:r w:rsidR="00653870" w:rsidRPr="00653870">
                  <w:rPr>
                    <w:rFonts w:ascii="David" w:eastAsia="Times New Roman" w:hAnsi="David" w:cs="David" w:hint="cs"/>
                    <w:b/>
                    <w:bCs/>
                    <w:sz w:val="24"/>
                    <w:szCs w:val="24"/>
                    <w:u w:val="single"/>
                    <w:rtl/>
                  </w:rPr>
                  <w:t>______</w:t>
                </w:r>
              </w:sdtContent>
            </w:sdt>
          </w:p>
          <w:p w14:paraId="17C0F96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6C1CF371" w14:textId="77777777" w:rsidTr="00FB34DB">
        <w:trPr>
          <w:trHeight w:val="571"/>
        </w:trPr>
        <w:tc>
          <w:tcPr>
            <w:tcW w:w="2648" w:type="dxa"/>
          </w:tcPr>
          <w:p w14:paraId="37C9699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ת.ז./ח.פ.</w:t>
            </w:r>
          </w:p>
          <w:p w14:paraId="44E591A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520034760</w:t>
            </w:r>
          </w:p>
          <w:p w14:paraId="3610FFB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49" w:type="dxa"/>
          </w:tcPr>
          <w:p w14:paraId="452FFA9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ת.ז./ח.פ</w:t>
            </w:r>
          </w:p>
          <w:p w14:paraId="5CAD08C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55" w:type="dxa"/>
            <w:vMerge/>
            <w:shd w:val="clear" w:color="auto" w:fill="auto"/>
          </w:tcPr>
          <w:p w14:paraId="7537CF8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3578" w:type="dxa"/>
            <w:vMerge/>
          </w:tcPr>
          <w:p w14:paraId="79206DB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6FCFB73E" w14:textId="77777777" w:rsidTr="00FB34DB">
        <w:trPr>
          <w:trHeight w:val="391"/>
        </w:trPr>
        <w:tc>
          <w:tcPr>
            <w:tcW w:w="2648" w:type="dxa"/>
          </w:tcPr>
          <w:p w14:paraId="2DB435A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מען</w:t>
            </w:r>
            <w:r w:rsidRPr="00653870">
              <w:rPr>
                <w:rFonts w:ascii="David" w:eastAsia="Times New Roman" w:hAnsi="David" w:cs="David"/>
                <w:b/>
                <w:bCs/>
                <w:sz w:val="24"/>
                <w:szCs w:val="24"/>
                <w:u w:val="single"/>
                <w:rtl/>
              </w:rPr>
              <w:t xml:space="preserve"> </w:t>
            </w:r>
          </w:p>
          <w:p w14:paraId="757B2E6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דרך החורש 4, יהוד</w:t>
            </w:r>
          </w:p>
          <w:p w14:paraId="11AFB3A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49" w:type="dxa"/>
          </w:tcPr>
          <w:p w14:paraId="1C8BFB4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מען</w:t>
            </w:r>
          </w:p>
          <w:p w14:paraId="413415C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655" w:type="dxa"/>
            <w:vMerge/>
            <w:shd w:val="clear" w:color="auto" w:fill="auto"/>
          </w:tcPr>
          <w:p w14:paraId="06337F1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3578" w:type="dxa"/>
            <w:vMerge/>
          </w:tcPr>
          <w:p w14:paraId="009F06A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bl>
    <w:p w14:paraId="0EB5BFA9" w14:textId="77777777" w:rsid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6D867841" w14:textId="77777777" w:rsidR="00653870" w:rsidRPr="00E56613"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bl>
      <w:tblPr>
        <w:tblStyle w:val="a9"/>
        <w:bidiVisual/>
        <w:tblW w:w="11535" w:type="dxa"/>
        <w:tblInd w:w="84" w:type="dxa"/>
        <w:tblLayout w:type="fixed"/>
        <w:tblLook w:val="04A0" w:firstRow="1" w:lastRow="0" w:firstColumn="1" w:lastColumn="0" w:noHBand="0" w:noVBand="1"/>
        <w:tblCaption w:val="אישור קיום ביטוח"/>
      </w:tblPr>
      <w:tblGrid>
        <w:gridCol w:w="1893"/>
        <w:gridCol w:w="956"/>
        <w:gridCol w:w="957"/>
        <w:gridCol w:w="1349"/>
        <w:gridCol w:w="1417"/>
        <w:gridCol w:w="1277"/>
        <w:gridCol w:w="1286"/>
        <w:gridCol w:w="2400"/>
      </w:tblGrid>
      <w:tr w:rsidR="00653870" w:rsidRPr="00653870" w14:paraId="1DB7BB20" w14:textId="77777777" w:rsidTr="00FB34DB">
        <w:trPr>
          <w:trHeight w:val="303"/>
          <w:tblHeader/>
        </w:trPr>
        <w:tc>
          <w:tcPr>
            <w:tcW w:w="11535" w:type="dxa"/>
            <w:gridSpan w:val="8"/>
          </w:tcPr>
          <w:p w14:paraId="5AC048D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כיסויים</w:t>
            </w:r>
          </w:p>
        </w:tc>
      </w:tr>
      <w:tr w:rsidR="00653870" w:rsidRPr="00653870" w14:paraId="0B06A84D" w14:textId="77777777" w:rsidTr="00FB34DB">
        <w:trPr>
          <w:trHeight w:val="173"/>
        </w:trPr>
        <w:tc>
          <w:tcPr>
            <w:tcW w:w="1893" w:type="dxa"/>
            <w:vMerge w:val="restart"/>
            <w:shd w:val="clear" w:color="auto" w:fill="F2F2F2" w:themeFill="background1" w:themeFillShade="F2"/>
          </w:tcPr>
          <w:p w14:paraId="2C926BA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סוג הביטוח</w:t>
            </w:r>
          </w:p>
          <w:p w14:paraId="0837D16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p w14:paraId="60688AE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חלוקה</w:t>
            </w:r>
            <w:r w:rsidRPr="00653870">
              <w:rPr>
                <w:rFonts w:ascii="David" w:eastAsia="Times New Roman" w:hAnsi="David" w:cs="David"/>
                <w:b/>
                <w:bCs/>
                <w:sz w:val="24"/>
                <w:szCs w:val="24"/>
                <w:u w:val="single"/>
                <w:rtl/>
              </w:rPr>
              <w:t xml:space="preserve"> לפי </w:t>
            </w:r>
            <w:r w:rsidRPr="00653870">
              <w:rPr>
                <w:rFonts w:ascii="David" w:eastAsia="Times New Roman" w:hAnsi="David" w:cs="David" w:hint="eastAsia"/>
                <w:b/>
                <w:bCs/>
                <w:sz w:val="24"/>
                <w:szCs w:val="24"/>
                <w:u w:val="single"/>
                <w:rtl/>
              </w:rPr>
              <w:t>גבולות</w:t>
            </w:r>
            <w:r w:rsidRPr="00653870">
              <w:rPr>
                <w:rFonts w:ascii="David" w:eastAsia="Times New Roman" w:hAnsi="David" w:cs="David"/>
                <w:b/>
                <w:bCs/>
                <w:sz w:val="24"/>
                <w:szCs w:val="24"/>
                <w:u w:val="single"/>
                <w:rtl/>
              </w:rPr>
              <w:t xml:space="preserve"> אחריות או </w:t>
            </w:r>
            <w:r w:rsidRPr="00653870">
              <w:rPr>
                <w:rFonts w:ascii="David" w:eastAsia="Times New Roman" w:hAnsi="David" w:cs="David" w:hint="eastAsia"/>
                <w:b/>
                <w:bCs/>
                <w:sz w:val="24"/>
                <w:szCs w:val="24"/>
                <w:u w:val="single"/>
                <w:rtl/>
              </w:rPr>
              <w:t>סכומי</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ביטוח</w:t>
            </w:r>
          </w:p>
        </w:tc>
        <w:tc>
          <w:tcPr>
            <w:tcW w:w="956" w:type="dxa"/>
            <w:vMerge w:val="restart"/>
            <w:shd w:val="clear" w:color="auto" w:fill="F2F2F2" w:themeFill="background1" w:themeFillShade="F2"/>
          </w:tcPr>
          <w:p w14:paraId="25A55B6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מספר הפוליסה</w:t>
            </w:r>
          </w:p>
        </w:tc>
        <w:tc>
          <w:tcPr>
            <w:tcW w:w="957" w:type="dxa"/>
            <w:vMerge w:val="restart"/>
            <w:shd w:val="clear" w:color="auto" w:fill="F2F2F2" w:themeFill="background1" w:themeFillShade="F2"/>
          </w:tcPr>
          <w:p w14:paraId="53B0E4B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נוסח ומהדורת הפוליסה</w:t>
            </w:r>
          </w:p>
        </w:tc>
        <w:tc>
          <w:tcPr>
            <w:tcW w:w="1349" w:type="dxa"/>
            <w:vMerge w:val="restart"/>
            <w:shd w:val="clear" w:color="auto" w:fill="F2F2F2" w:themeFill="background1" w:themeFillShade="F2"/>
          </w:tcPr>
          <w:p w14:paraId="44445B2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תאריך תחילה</w:t>
            </w:r>
          </w:p>
        </w:tc>
        <w:tc>
          <w:tcPr>
            <w:tcW w:w="1417" w:type="dxa"/>
            <w:vMerge w:val="restart"/>
            <w:shd w:val="clear" w:color="auto" w:fill="F2F2F2" w:themeFill="background1" w:themeFillShade="F2"/>
          </w:tcPr>
          <w:p w14:paraId="0D6A23B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תאריך סיום</w:t>
            </w:r>
          </w:p>
        </w:tc>
        <w:tc>
          <w:tcPr>
            <w:tcW w:w="2563" w:type="dxa"/>
            <w:gridSpan w:val="2"/>
            <w:shd w:val="clear" w:color="auto" w:fill="F2F2F2" w:themeFill="background1" w:themeFillShade="F2"/>
          </w:tcPr>
          <w:p w14:paraId="3BE7F11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גבול האחריות/ סכום ביטוח</w:t>
            </w:r>
          </w:p>
        </w:tc>
        <w:tc>
          <w:tcPr>
            <w:tcW w:w="2400" w:type="dxa"/>
            <w:vMerge w:val="restart"/>
            <w:shd w:val="clear" w:color="auto" w:fill="F2F2F2" w:themeFill="background1" w:themeFillShade="F2"/>
          </w:tcPr>
          <w:p w14:paraId="4C18537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כיסויים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נוספים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בתוקף</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וביטול</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חריגים</w:t>
            </w:r>
            <w:r w:rsidRPr="00653870">
              <w:rPr>
                <w:rFonts w:ascii="David" w:eastAsia="Times New Roman" w:hAnsi="David" w:cs="David"/>
                <w:b/>
                <w:bCs/>
                <w:sz w:val="24"/>
                <w:szCs w:val="24"/>
                <w:u w:val="single"/>
                <w:rtl/>
              </w:rPr>
              <w:t xml:space="preserve"> </w:t>
            </w:r>
          </w:p>
          <w:p w14:paraId="5C462BA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יש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לציין</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קוד</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כיסוי</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בהתאם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לנספח</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ד</w:t>
            </w:r>
            <w:r w:rsidRPr="00653870">
              <w:rPr>
                <w:rFonts w:ascii="David" w:eastAsia="Times New Roman" w:hAnsi="David" w:cs="David"/>
                <w:b/>
                <w:bCs/>
                <w:sz w:val="24"/>
                <w:szCs w:val="24"/>
                <w:u w:val="single"/>
                <w:rtl/>
              </w:rPr>
              <w:t>'</w:t>
            </w:r>
          </w:p>
        </w:tc>
      </w:tr>
      <w:tr w:rsidR="00653870" w:rsidRPr="00653870" w14:paraId="6C243B33" w14:textId="77777777" w:rsidTr="00FB34DB">
        <w:trPr>
          <w:trHeight w:val="43"/>
        </w:trPr>
        <w:tc>
          <w:tcPr>
            <w:tcW w:w="1893" w:type="dxa"/>
            <w:vMerge/>
            <w:shd w:val="clear" w:color="auto" w:fill="F2F2F2" w:themeFill="background1" w:themeFillShade="F2"/>
          </w:tcPr>
          <w:p w14:paraId="19734FA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vMerge/>
            <w:shd w:val="clear" w:color="auto" w:fill="F2F2F2" w:themeFill="background1" w:themeFillShade="F2"/>
          </w:tcPr>
          <w:p w14:paraId="77C30CD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vMerge/>
            <w:shd w:val="clear" w:color="auto" w:fill="F2F2F2" w:themeFill="background1" w:themeFillShade="F2"/>
          </w:tcPr>
          <w:p w14:paraId="10D13C4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vMerge/>
            <w:shd w:val="clear" w:color="auto" w:fill="F2F2F2" w:themeFill="background1" w:themeFillShade="F2"/>
          </w:tcPr>
          <w:p w14:paraId="46030A7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vMerge/>
            <w:shd w:val="clear" w:color="auto" w:fill="F2F2F2" w:themeFill="background1" w:themeFillShade="F2"/>
          </w:tcPr>
          <w:p w14:paraId="7DB690A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5FD7A9A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סכום</w:t>
            </w:r>
          </w:p>
        </w:tc>
        <w:tc>
          <w:tcPr>
            <w:tcW w:w="1286" w:type="dxa"/>
            <w:shd w:val="clear" w:color="auto" w:fill="F2F2F2" w:themeFill="background1" w:themeFillShade="F2"/>
          </w:tcPr>
          <w:p w14:paraId="6F93A5C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מטבע</w:t>
            </w:r>
          </w:p>
        </w:tc>
        <w:tc>
          <w:tcPr>
            <w:tcW w:w="2400" w:type="dxa"/>
            <w:vMerge/>
            <w:shd w:val="clear" w:color="auto" w:fill="F2F2F2" w:themeFill="background1" w:themeFillShade="F2"/>
          </w:tcPr>
          <w:p w14:paraId="0E4AF1A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7269174E" w14:textId="77777777" w:rsidTr="00FB34DB">
        <w:trPr>
          <w:trHeight w:val="476"/>
        </w:trPr>
        <w:tc>
          <w:tcPr>
            <w:tcW w:w="1893" w:type="dxa"/>
            <w:shd w:val="clear" w:color="auto" w:fill="FFFFFF" w:themeFill="background1"/>
          </w:tcPr>
          <w:p w14:paraId="44FFF69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 xml:space="preserve">רכוש </w:t>
            </w:r>
          </w:p>
          <w:p w14:paraId="2AA3911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6000F1F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1F4FAB2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4E66053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3AE3914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47486F3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40E03DF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val="restart"/>
            <w:shd w:val="clear" w:color="auto" w:fill="FFFFFF" w:themeFill="background1"/>
          </w:tcPr>
          <w:p w14:paraId="75B61F8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308-ויתור לטובת גורם אחר (שוכרים אחרים בכפוף להדדיות לטובת השוכר)</w:t>
            </w:r>
          </w:p>
          <w:p w14:paraId="66E415A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lastRenderedPageBreak/>
              <w:t>309- ויתור על תחלוף</w:t>
            </w:r>
          </w:p>
          <w:p w14:paraId="571F3D2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313-נזקי טבע</w:t>
            </w:r>
          </w:p>
          <w:p w14:paraId="647A9FD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314-פריצה גניבה ושוד</w:t>
            </w:r>
          </w:p>
          <w:p w14:paraId="4F52F9A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316-רעידת אדמה</w:t>
            </w:r>
          </w:p>
          <w:p w14:paraId="3D409A3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328-ראשוניות</w:t>
            </w:r>
          </w:p>
        </w:tc>
      </w:tr>
      <w:tr w:rsidR="00653870" w:rsidRPr="00653870" w14:paraId="416DEFA3" w14:textId="77777777" w:rsidTr="00FB34DB">
        <w:trPr>
          <w:trHeight w:val="20"/>
        </w:trPr>
        <w:tc>
          <w:tcPr>
            <w:tcW w:w="1893" w:type="dxa"/>
            <w:shd w:val="clear" w:color="auto" w:fill="FFFFFF" w:themeFill="background1"/>
          </w:tcPr>
          <w:p w14:paraId="44AFF7A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2DBDC13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63AAA0F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23ED135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590BEFF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3A02684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0967E59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shd w:val="clear" w:color="auto" w:fill="FFFFFF" w:themeFill="background1"/>
          </w:tcPr>
          <w:p w14:paraId="71E0356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03B69615" w14:textId="77777777" w:rsidTr="00FB34DB">
        <w:trPr>
          <w:trHeight w:val="20"/>
        </w:trPr>
        <w:tc>
          <w:tcPr>
            <w:tcW w:w="1893" w:type="dxa"/>
            <w:shd w:val="clear" w:color="auto" w:fill="FFFFFF" w:themeFill="background1"/>
          </w:tcPr>
          <w:p w14:paraId="318F08A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574C7AC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2C0E613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3EB4FED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40A1088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7CD0B9A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6E6FCFC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shd w:val="clear" w:color="auto" w:fill="FFFFFF" w:themeFill="background1"/>
          </w:tcPr>
          <w:p w14:paraId="5282EC7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1CF0B50E" w14:textId="77777777" w:rsidTr="00FB34DB">
        <w:trPr>
          <w:trHeight w:val="20"/>
        </w:trPr>
        <w:tc>
          <w:tcPr>
            <w:tcW w:w="1893" w:type="dxa"/>
            <w:shd w:val="clear" w:color="auto" w:fill="FFFFFF" w:themeFill="background1"/>
          </w:tcPr>
          <w:p w14:paraId="0EA858F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6" w:type="dxa"/>
            <w:shd w:val="clear" w:color="auto" w:fill="FFFFFF" w:themeFill="background1"/>
          </w:tcPr>
          <w:p w14:paraId="6B6A553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6955375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0538DC5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716A10B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0D0FC97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31AFDE3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vMerge/>
            <w:shd w:val="clear" w:color="auto" w:fill="FFFFFF" w:themeFill="background1"/>
          </w:tcPr>
          <w:p w14:paraId="42ED194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5926B7B5" w14:textId="77777777" w:rsidTr="00FB34DB">
        <w:trPr>
          <w:trHeight w:val="850"/>
        </w:trPr>
        <w:tc>
          <w:tcPr>
            <w:tcW w:w="1893" w:type="dxa"/>
            <w:shd w:val="clear" w:color="auto" w:fill="F2F2F2" w:themeFill="background1" w:themeFillShade="F2"/>
          </w:tcPr>
          <w:p w14:paraId="595EAD4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צד ג'</w:t>
            </w:r>
          </w:p>
        </w:tc>
        <w:tc>
          <w:tcPr>
            <w:tcW w:w="956" w:type="dxa"/>
            <w:shd w:val="clear" w:color="auto" w:fill="F2F2F2" w:themeFill="background1" w:themeFillShade="F2"/>
          </w:tcPr>
          <w:p w14:paraId="2029884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2F2F2" w:themeFill="background1" w:themeFillShade="F2"/>
          </w:tcPr>
          <w:p w14:paraId="745DFAA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2F2F2" w:themeFill="background1" w:themeFillShade="F2"/>
          </w:tcPr>
          <w:p w14:paraId="5467052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2F2F2" w:themeFill="background1" w:themeFillShade="F2"/>
          </w:tcPr>
          <w:p w14:paraId="0F3EAE6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72B6309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2F2F2" w:themeFill="background1" w:themeFillShade="F2"/>
          </w:tcPr>
          <w:p w14:paraId="5273C68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shd w:val="clear" w:color="auto" w:fill="F2F2F2" w:themeFill="background1" w:themeFillShade="F2"/>
          </w:tcPr>
          <w:p w14:paraId="3E9444F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592DA6F3" w14:textId="77777777" w:rsidTr="00FB34DB">
        <w:trPr>
          <w:trHeight w:val="850"/>
        </w:trPr>
        <w:tc>
          <w:tcPr>
            <w:tcW w:w="1893" w:type="dxa"/>
            <w:shd w:val="clear" w:color="auto" w:fill="FFFFFF" w:themeFill="background1"/>
          </w:tcPr>
          <w:p w14:paraId="3D627DE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אחריות מעבידים</w:t>
            </w:r>
          </w:p>
        </w:tc>
        <w:tc>
          <w:tcPr>
            <w:tcW w:w="956" w:type="dxa"/>
            <w:shd w:val="clear" w:color="auto" w:fill="FFFFFF" w:themeFill="background1"/>
          </w:tcPr>
          <w:p w14:paraId="06842CD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17B99AA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466F1BB6"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2F86F88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67F9EE1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FFFFF" w:themeFill="background1"/>
          </w:tcPr>
          <w:p w14:paraId="7A30FE3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shd w:val="clear" w:color="auto" w:fill="FFFFFF" w:themeFill="background1"/>
          </w:tcPr>
          <w:p w14:paraId="4496685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4615E55B" w14:textId="77777777" w:rsidTr="00FB34DB">
        <w:trPr>
          <w:trHeight w:val="850"/>
        </w:trPr>
        <w:tc>
          <w:tcPr>
            <w:tcW w:w="1893" w:type="dxa"/>
            <w:shd w:val="clear" w:color="auto" w:fill="F2F2F2" w:themeFill="background1" w:themeFillShade="F2"/>
          </w:tcPr>
          <w:p w14:paraId="476A8DD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אחריות המוצר</w:t>
            </w:r>
          </w:p>
        </w:tc>
        <w:tc>
          <w:tcPr>
            <w:tcW w:w="956" w:type="dxa"/>
            <w:shd w:val="clear" w:color="auto" w:fill="F2F2F2" w:themeFill="background1" w:themeFillShade="F2"/>
          </w:tcPr>
          <w:p w14:paraId="5DD081F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2F2F2" w:themeFill="background1" w:themeFillShade="F2"/>
          </w:tcPr>
          <w:p w14:paraId="2315D8A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2F2F2" w:themeFill="background1" w:themeFillShade="F2"/>
          </w:tcPr>
          <w:p w14:paraId="1825AAA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2F2F2" w:themeFill="background1" w:themeFillShade="F2"/>
          </w:tcPr>
          <w:p w14:paraId="780FB727"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0DF25D1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10,000,000</w:t>
            </w:r>
          </w:p>
        </w:tc>
        <w:tc>
          <w:tcPr>
            <w:tcW w:w="1286" w:type="dxa"/>
            <w:shd w:val="clear" w:color="auto" w:fill="F2F2F2" w:themeFill="background1" w:themeFillShade="F2"/>
          </w:tcPr>
          <w:p w14:paraId="25EAE47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 xml:space="preserve">₪  </w:t>
            </w:r>
          </w:p>
        </w:tc>
        <w:tc>
          <w:tcPr>
            <w:tcW w:w="2400" w:type="dxa"/>
            <w:shd w:val="clear" w:color="auto" w:fill="F2F2F2" w:themeFill="background1" w:themeFillShade="F2"/>
          </w:tcPr>
          <w:p w14:paraId="3F4ACB1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302 - אחריות צולבת</w:t>
            </w:r>
          </w:p>
          <w:p w14:paraId="335F38B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304-הרחב שיפוי</w:t>
            </w:r>
          </w:p>
          <w:p w14:paraId="670F466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309-ויתור על תחלוף לטובת מבקש האישור</w:t>
            </w:r>
          </w:p>
          <w:p w14:paraId="500DB92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328 - ראשוניות</w:t>
            </w:r>
          </w:p>
          <w:p w14:paraId="39853382"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r w:rsidR="00653870" w:rsidRPr="00653870" w14:paraId="2712F10E" w14:textId="77777777" w:rsidTr="00FB34DB">
        <w:trPr>
          <w:trHeight w:val="850"/>
        </w:trPr>
        <w:tc>
          <w:tcPr>
            <w:tcW w:w="1893" w:type="dxa"/>
            <w:shd w:val="clear" w:color="auto" w:fill="FFFFFF" w:themeFill="background1"/>
          </w:tcPr>
          <w:p w14:paraId="510CB9CF"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אחריות מקצועית</w:t>
            </w:r>
          </w:p>
        </w:tc>
        <w:tc>
          <w:tcPr>
            <w:tcW w:w="956" w:type="dxa"/>
            <w:shd w:val="clear" w:color="auto" w:fill="FFFFFF" w:themeFill="background1"/>
          </w:tcPr>
          <w:p w14:paraId="70412DA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FFFFF" w:themeFill="background1"/>
          </w:tcPr>
          <w:p w14:paraId="0F81A91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FFFFF" w:themeFill="background1"/>
          </w:tcPr>
          <w:p w14:paraId="7C40215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FFFFF" w:themeFill="background1"/>
          </w:tcPr>
          <w:p w14:paraId="434B952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FFFFF" w:themeFill="background1"/>
          </w:tcPr>
          <w:p w14:paraId="45A5693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10,000,000</w:t>
            </w:r>
          </w:p>
        </w:tc>
        <w:tc>
          <w:tcPr>
            <w:tcW w:w="1286" w:type="dxa"/>
            <w:shd w:val="clear" w:color="auto" w:fill="FFFFFF" w:themeFill="background1"/>
          </w:tcPr>
          <w:p w14:paraId="75C1FC0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 xml:space="preserve">₪ </w:t>
            </w:r>
          </w:p>
        </w:tc>
        <w:tc>
          <w:tcPr>
            <w:tcW w:w="2400" w:type="dxa"/>
            <w:shd w:val="clear" w:color="auto" w:fill="FFFFFF" w:themeFill="background1"/>
          </w:tcPr>
          <w:p w14:paraId="2DEDA5D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301 - אובדן מסמכים</w:t>
            </w:r>
          </w:p>
          <w:p w14:paraId="10FF8C6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302 - אחריות צולבת</w:t>
            </w:r>
          </w:p>
          <w:p w14:paraId="36BA5C2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321 - מבוטח נוסף בגין מעשי או מחדלי המבוטח-מבקש האישור</w:t>
            </w:r>
          </w:p>
          <w:p w14:paraId="266F27DB"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327 </w:t>
            </w:r>
            <w:r w:rsidRPr="00653870">
              <w:rPr>
                <w:rFonts w:ascii="David" w:eastAsia="Times New Roman" w:hAnsi="David" w:cs="David" w:hint="cs"/>
                <w:b/>
                <w:bCs/>
                <w:sz w:val="24"/>
                <w:szCs w:val="24"/>
                <w:u w:val="single"/>
                <w:rtl/>
              </w:rPr>
              <w:t>-</w:t>
            </w:r>
            <w:r w:rsidRPr="00653870">
              <w:rPr>
                <w:rFonts w:ascii="David" w:eastAsia="Times New Roman" w:hAnsi="David" w:cs="David"/>
                <w:b/>
                <w:bCs/>
                <w:sz w:val="24"/>
                <w:szCs w:val="24"/>
                <w:u w:val="single"/>
                <w:rtl/>
              </w:rPr>
              <w:t xml:space="preserve"> עיכוב/שיהוי עקב מקרה ביטוח</w:t>
            </w:r>
          </w:p>
          <w:p w14:paraId="1158B98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328 - ראשוניות</w:t>
            </w:r>
          </w:p>
          <w:p w14:paraId="13D32A85"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332 - </w:t>
            </w:r>
            <w:r w:rsidRPr="00653870">
              <w:rPr>
                <w:rFonts w:ascii="David" w:eastAsia="Times New Roman" w:hAnsi="David" w:cs="David" w:hint="eastAsia"/>
                <w:b/>
                <w:bCs/>
                <w:sz w:val="24"/>
                <w:szCs w:val="24"/>
                <w:u w:val="single"/>
                <w:rtl/>
              </w:rPr>
              <w:t>תקופת</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גילוי</w:t>
            </w:r>
            <w:r w:rsidRPr="00653870">
              <w:rPr>
                <w:rFonts w:ascii="David" w:eastAsia="Times New Roman" w:hAnsi="David" w:cs="David"/>
                <w:b/>
                <w:bCs/>
                <w:sz w:val="24"/>
                <w:szCs w:val="24"/>
                <w:u w:val="single"/>
                <w:rtl/>
              </w:rPr>
              <w:t xml:space="preserve"> (6 </w:t>
            </w:r>
            <w:r w:rsidRPr="00653870">
              <w:rPr>
                <w:rFonts w:ascii="David" w:eastAsia="Times New Roman" w:hAnsi="David" w:cs="David" w:hint="eastAsia"/>
                <w:b/>
                <w:bCs/>
                <w:sz w:val="24"/>
                <w:szCs w:val="24"/>
                <w:u w:val="single"/>
                <w:rtl/>
              </w:rPr>
              <w:t>חודשים</w:t>
            </w:r>
            <w:r w:rsidRPr="00653870">
              <w:rPr>
                <w:rFonts w:ascii="David" w:eastAsia="Times New Roman" w:hAnsi="David" w:cs="David"/>
                <w:b/>
                <w:bCs/>
                <w:sz w:val="24"/>
                <w:szCs w:val="24"/>
                <w:u w:val="single"/>
                <w:rtl/>
              </w:rPr>
              <w:t>)</w:t>
            </w:r>
          </w:p>
        </w:tc>
      </w:tr>
      <w:tr w:rsidR="00653870" w:rsidRPr="00653870" w14:paraId="198976F2" w14:textId="77777777" w:rsidTr="00FB34DB">
        <w:trPr>
          <w:trHeight w:val="850"/>
        </w:trPr>
        <w:tc>
          <w:tcPr>
            <w:tcW w:w="1893" w:type="dxa"/>
            <w:shd w:val="clear" w:color="auto" w:fill="F2F2F2" w:themeFill="background1" w:themeFillShade="F2"/>
          </w:tcPr>
          <w:p w14:paraId="1CB67D88"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אחר</w:t>
            </w:r>
          </w:p>
        </w:tc>
        <w:tc>
          <w:tcPr>
            <w:tcW w:w="956" w:type="dxa"/>
            <w:shd w:val="clear" w:color="auto" w:fill="F2F2F2" w:themeFill="background1" w:themeFillShade="F2"/>
          </w:tcPr>
          <w:p w14:paraId="1FFA7CE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957" w:type="dxa"/>
            <w:shd w:val="clear" w:color="auto" w:fill="F2F2F2" w:themeFill="background1" w:themeFillShade="F2"/>
          </w:tcPr>
          <w:p w14:paraId="6796BA74"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349" w:type="dxa"/>
            <w:shd w:val="clear" w:color="auto" w:fill="F2F2F2" w:themeFill="background1" w:themeFillShade="F2"/>
          </w:tcPr>
          <w:p w14:paraId="1C7BDCB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417" w:type="dxa"/>
            <w:shd w:val="clear" w:color="auto" w:fill="F2F2F2" w:themeFill="background1" w:themeFillShade="F2"/>
          </w:tcPr>
          <w:p w14:paraId="56D02E6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77" w:type="dxa"/>
            <w:shd w:val="clear" w:color="auto" w:fill="F2F2F2" w:themeFill="background1" w:themeFillShade="F2"/>
          </w:tcPr>
          <w:p w14:paraId="0B90126A"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1286" w:type="dxa"/>
            <w:shd w:val="clear" w:color="auto" w:fill="F2F2F2" w:themeFill="background1" w:themeFillShade="F2"/>
          </w:tcPr>
          <w:p w14:paraId="311F117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c>
          <w:tcPr>
            <w:tcW w:w="2400" w:type="dxa"/>
            <w:shd w:val="clear" w:color="auto" w:fill="F2F2F2" w:themeFill="background1" w:themeFillShade="F2"/>
          </w:tcPr>
          <w:p w14:paraId="0FED315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p>
        </w:tc>
      </w:tr>
    </w:tbl>
    <w:p w14:paraId="49A4F42F"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tbl>
      <w:tblPr>
        <w:tblStyle w:val="a9"/>
        <w:bidiVisual/>
        <w:tblW w:w="0" w:type="auto"/>
        <w:tblInd w:w="84" w:type="dxa"/>
        <w:tblLayout w:type="fixed"/>
        <w:tblLook w:val="04A0" w:firstRow="1" w:lastRow="0" w:firstColumn="1" w:lastColumn="0" w:noHBand="0" w:noVBand="1"/>
        <w:tblCaption w:val="אישור קיום ביטוח"/>
      </w:tblPr>
      <w:tblGrid>
        <w:gridCol w:w="11530"/>
      </w:tblGrid>
      <w:tr w:rsidR="00653870" w:rsidRPr="00653870" w14:paraId="0E72ED75" w14:textId="77777777" w:rsidTr="00FB34DB">
        <w:trPr>
          <w:trHeight w:val="57"/>
          <w:tblHeader/>
        </w:trPr>
        <w:tc>
          <w:tcPr>
            <w:tcW w:w="11530" w:type="dxa"/>
            <w:shd w:val="clear" w:color="auto" w:fill="F2F2F2" w:themeFill="background1" w:themeFillShade="F2"/>
          </w:tcPr>
          <w:p w14:paraId="583899D9"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פירוט השירותים (בכפוף, לשירותים המפורטים בהסכם בין המבוטח למבקש האישור, יש לציין את קוד השירות מתוך הרשימה המפורטת בנספח ג')*:</w:t>
            </w:r>
          </w:p>
        </w:tc>
      </w:tr>
      <w:tr w:rsidR="00653870" w:rsidRPr="00653870" w14:paraId="747B85FE" w14:textId="77777777" w:rsidTr="00FB34DB">
        <w:trPr>
          <w:trHeight w:val="798"/>
        </w:trPr>
        <w:tc>
          <w:tcPr>
            <w:tcW w:w="11530" w:type="dxa"/>
          </w:tcPr>
          <w:p w14:paraId="6A0C49E3"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Pr>
            </w:pPr>
            <w:r w:rsidRPr="00653870">
              <w:rPr>
                <w:rFonts w:ascii="David" w:eastAsia="Times New Roman" w:hAnsi="David" w:cs="David" w:hint="cs"/>
                <w:b/>
                <w:bCs/>
                <w:sz w:val="24"/>
                <w:szCs w:val="24"/>
                <w:u w:val="single"/>
                <w:rtl/>
              </w:rPr>
              <w:t>069-עבודות בינוי</w:t>
            </w:r>
          </w:p>
        </w:tc>
      </w:tr>
    </w:tbl>
    <w:p w14:paraId="41D05D21"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tbl>
      <w:tblPr>
        <w:tblStyle w:val="a9"/>
        <w:bidiVisual/>
        <w:tblW w:w="0" w:type="auto"/>
        <w:tblInd w:w="84" w:type="dxa"/>
        <w:tblLayout w:type="fixed"/>
        <w:tblLook w:val="04A0" w:firstRow="1" w:lastRow="0" w:firstColumn="1" w:lastColumn="0" w:noHBand="0" w:noVBand="1"/>
        <w:tblCaption w:val="אישור קיום ביטוח"/>
      </w:tblPr>
      <w:tblGrid>
        <w:gridCol w:w="11530"/>
      </w:tblGrid>
      <w:tr w:rsidR="00653870" w:rsidRPr="00653870" w14:paraId="7A7D09DF" w14:textId="77777777" w:rsidTr="00FB34DB">
        <w:trPr>
          <w:trHeight w:val="227"/>
          <w:tblHeader/>
        </w:trPr>
        <w:tc>
          <w:tcPr>
            <w:tcW w:w="11530" w:type="dxa"/>
            <w:shd w:val="clear" w:color="auto" w:fill="F2F2F2" w:themeFill="background1" w:themeFillShade="F2"/>
          </w:tcPr>
          <w:p w14:paraId="71919E91"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ביטול/שינוי הפוליסה *</w:t>
            </w:r>
          </w:p>
        </w:tc>
      </w:tr>
      <w:tr w:rsidR="00653870" w:rsidRPr="00653870" w14:paraId="11C77E2E" w14:textId="77777777" w:rsidTr="00FB34DB">
        <w:trPr>
          <w:trHeight w:val="334"/>
        </w:trPr>
        <w:tc>
          <w:tcPr>
            <w:tcW w:w="11530" w:type="dxa"/>
            <w:vAlign w:val="center"/>
          </w:tcPr>
          <w:p w14:paraId="29F0B11D"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eastAsia"/>
                <w:b/>
                <w:bCs/>
                <w:sz w:val="24"/>
                <w:szCs w:val="24"/>
                <w:u w:val="single"/>
                <w:rtl/>
              </w:rPr>
              <w:t>שינוי</w:t>
            </w:r>
            <w:r w:rsidRPr="00653870">
              <w:rPr>
                <w:rFonts w:ascii="David" w:eastAsia="Times New Roman" w:hAnsi="David" w:cs="David"/>
                <w:b/>
                <w:bCs/>
                <w:sz w:val="24"/>
                <w:szCs w:val="24"/>
                <w:u w:val="single"/>
                <w:rtl/>
              </w:rPr>
              <w:t xml:space="preserve"> </w:t>
            </w:r>
            <w:r w:rsidRPr="00653870">
              <w:rPr>
                <w:rFonts w:ascii="David" w:eastAsia="Times New Roman" w:hAnsi="David" w:cs="David" w:hint="cs"/>
                <w:b/>
                <w:bCs/>
                <w:sz w:val="24"/>
                <w:szCs w:val="24"/>
                <w:u w:val="single"/>
                <w:rtl/>
              </w:rPr>
              <w:t>לרעת</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מבקש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האישור</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או</w:t>
            </w:r>
            <w:r w:rsidRPr="00653870">
              <w:rPr>
                <w:rFonts w:ascii="David" w:eastAsia="Times New Roman" w:hAnsi="David" w:cs="David"/>
                <w:b/>
                <w:bCs/>
                <w:sz w:val="24"/>
                <w:szCs w:val="24"/>
                <w:u w:val="single"/>
                <w:rtl/>
              </w:rPr>
              <w:t xml:space="preserve"> ביטול </w:t>
            </w:r>
            <w:r w:rsidRPr="00653870">
              <w:rPr>
                <w:rFonts w:ascii="David" w:eastAsia="Times New Roman" w:hAnsi="David" w:cs="David" w:hint="eastAsia"/>
                <w:b/>
                <w:bCs/>
                <w:sz w:val="24"/>
                <w:szCs w:val="24"/>
                <w:u w:val="single"/>
                <w:rtl/>
              </w:rPr>
              <w:t>של</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פוליסת</w:t>
            </w:r>
            <w:r w:rsidRPr="00653870">
              <w:rPr>
                <w:rFonts w:ascii="David" w:eastAsia="Times New Roman" w:hAnsi="David" w:cs="David"/>
                <w:b/>
                <w:bCs/>
                <w:sz w:val="24"/>
                <w:szCs w:val="24"/>
                <w:u w:val="single"/>
                <w:rtl/>
              </w:rPr>
              <w:t xml:space="preserve"> ביטוח,  </w:t>
            </w:r>
            <w:r w:rsidRPr="00653870">
              <w:rPr>
                <w:rFonts w:ascii="David" w:eastAsia="Times New Roman" w:hAnsi="David" w:cs="David" w:hint="eastAsia"/>
                <w:b/>
                <w:bCs/>
                <w:sz w:val="24"/>
                <w:szCs w:val="24"/>
                <w:u w:val="single"/>
                <w:rtl/>
              </w:rPr>
              <w:t>לא</w:t>
            </w:r>
            <w:r w:rsidRPr="00653870">
              <w:rPr>
                <w:rFonts w:ascii="David" w:eastAsia="Times New Roman" w:hAnsi="David" w:cs="David"/>
                <w:b/>
                <w:bCs/>
                <w:sz w:val="24"/>
                <w:szCs w:val="24"/>
                <w:u w:val="single"/>
                <w:rtl/>
              </w:rPr>
              <w:t xml:space="preserve"> ייכנס לתוקף אלא </w:t>
            </w:r>
            <w:r w:rsidRPr="00653870">
              <w:rPr>
                <w:rFonts w:ascii="David" w:eastAsia="Times New Roman" w:hAnsi="David" w:cs="David" w:hint="cs"/>
                <w:b/>
                <w:bCs/>
                <w:sz w:val="24"/>
                <w:szCs w:val="24"/>
                <w:u w:val="single"/>
                <w:rtl/>
              </w:rPr>
              <w:t>30</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יום</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לאחר</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משלוח</w:t>
            </w:r>
            <w:r w:rsidRPr="00653870">
              <w:rPr>
                <w:rFonts w:ascii="David" w:eastAsia="Times New Roman" w:hAnsi="David" w:cs="David"/>
                <w:b/>
                <w:bCs/>
                <w:sz w:val="24"/>
                <w:szCs w:val="24"/>
                <w:u w:val="single"/>
                <w:rtl/>
              </w:rPr>
              <w:t xml:space="preserve"> הודעה </w:t>
            </w:r>
            <w:r w:rsidRPr="00653870">
              <w:rPr>
                <w:rFonts w:ascii="David" w:eastAsia="Times New Roman" w:hAnsi="David" w:cs="David" w:hint="eastAsia"/>
                <w:b/>
                <w:bCs/>
                <w:sz w:val="24"/>
                <w:szCs w:val="24"/>
                <w:u w:val="single"/>
                <w:rtl/>
              </w:rPr>
              <w:t>למבקש</w:t>
            </w:r>
            <w:r w:rsidRPr="00653870">
              <w:rPr>
                <w:rFonts w:ascii="David" w:eastAsia="Times New Roman" w:hAnsi="David" w:cs="David"/>
                <w:b/>
                <w:bCs/>
                <w:sz w:val="24"/>
                <w:szCs w:val="24"/>
                <w:u w:val="single"/>
                <w:rtl/>
              </w:rPr>
              <w:t xml:space="preserve"> </w:t>
            </w:r>
            <w:r w:rsidRPr="00653870">
              <w:rPr>
                <w:rFonts w:ascii="David" w:eastAsia="Times New Roman" w:hAnsi="David" w:cs="David" w:hint="eastAsia"/>
                <w:b/>
                <w:bCs/>
                <w:sz w:val="24"/>
                <w:szCs w:val="24"/>
                <w:u w:val="single"/>
                <w:rtl/>
              </w:rPr>
              <w:t>האישור</w:t>
            </w:r>
            <w:r w:rsidRPr="00653870">
              <w:rPr>
                <w:rFonts w:ascii="David" w:eastAsia="Times New Roman" w:hAnsi="David" w:cs="David"/>
                <w:b/>
                <w:bCs/>
                <w:sz w:val="24"/>
                <w:szCs w:val="24"/>
                <w:u w:val="single"/>
                <w:rtl/>
              </w:rPr>
              <w:t xml:space="preserve"> בדבר השינוי או הביטול.</w:t>
            </w:r>
          </w:p>
        </w:tc>
      </w:tr>
    </w:tbl>
    <w:p w14:paraId="2D40599E"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Pr>
      </w:pPr>
    </w:p>
    <w:tbl>
      <w:tblPr>
        <w:tblStyle w:val="a9"/>
        <w:bidiVisual/>
        <w:tblW w:w="0" w:type="auto"/>
        <w:tblInd w:w="84" w:type="dxa"/>
        <w:tblLayout w:type="fixed"/>
        <w:tblLook w:val="04A0" w:firstRow="1" w:lastRow="0" w:firstColumn="1" w:lastColumn="0" w:noHBand="0" w:noVBand="1"/>
        <w:tblCaption w:val="אישור קיום ביטוח"/>
      </w:tblPr>
      <w:tblGrid>
        <w:gridCol w:w="11530"/>
      </w:tblGrid>
      <w:tr w:rsidR="00653870" w:rsidRPr="00653870" w14:paraId="51F0B53B" w14:textId="77777777" w:rsidTr="00FB34DB">
        <w:trPr>
          <w:trHeight w:val="227"/>
          <w:tblHeader/>
        </w:trPr>
        <w:tc>
          <w:tcPr>
            <w:tcW w:w="11530" w:type="dxa"/>
            <w:shd w:val="clear" w:color="auto" w:fill="F2F2F2" w:themeFill="background1" w:themeFillShade="F2"/>
          </w:tcPr>
          <w:p w14:paraId="18BAD100"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חתימת האישור</w:t>
            </w:r>
          </w:p>
        </w:tc>
      </w:tr>
      <w:tr w:rsidR="00653870" w:rsidRPr="00653870" w14:paraId="41733260" w14:textId="77777777" w:rsidTr="00FB34DB">
        <w:trPr>
          <w:trHeight w:val="598"/>
        </w:trPr>
        <w:tc>
          <w:tcPr>
            <w:tcW w:w="11530" w:type="dxa"/>
          </w:tcPr>
          <w:p w14:paraId="1A65762C" w14:textId="77777777" w:rsidR="00653870" w:rsidRPr="00653870" w:rsidRDefault="00653870" w:rsidP="00653870">
            <w:pPr>
              <w:spacing w:before="0" w:beforeAutospacing="0" w:after="0" w:afterAutospacing="0" w:line="360" w:lineRule="auto"/>
              <w:jc w:val="center"/>
              <w:rPr>
                <w:rFonts w:ascii="David" w:eastAsia="Times New Roman" w:hAnsi="David" w:cs="David"/>
                <w:b/>
                <w:bCs/>
                <w:sz w:val="24"/>
                <w:szCs w:val="24"/>
                <w:u w:val="single"/>
                <w:rtl/>
              </w:rPr>
            </w:pPr>
            <w:r w:rsidRPr="00653870">
              <w:rPr>
                <w:rFonts w:ascii="David" w:eastAsia="Times New Roman" w:hAnsi="David" w:cs="David" w:hint="cs"/>
                <w:b/>
                <w:bCs/>
                <w:sz w:val="24"/>
                <w:szCs w:val="24"/>
                <w:u w:val="single"/>
                <w:rtl/>
              </w:rPr>
              <w:t>המבטח:</w:t>
            </w:r>
          </w:p>
        </w:tc>
      </w:tr>
    </w:tbl>
    <w:p w14:paraId="7B607625" w14:textId="77777777" w:rsidR="00653870" w:rsidRPr="00653870" w:rsidRDefault="00653870" w:rsidP="00F9429A">
      <w:pPr>
        <w:spacing w:before="0" w:beforeAutospacing="0" w:after="0" w:afterAutospacing="0" w:line="360" w:lineRule="auto"/>
        <w:rPr>
          <w:rFonts w:ascii="David" w:eastAsia="Times New Roman" w:hAnsi="David" w:cs="David"/>
          <w:b/>
          <w:bCs/>
          <w:sz w:val="24"/>
          <w:szCs w:val="24"/>
          <w:u w:val="single"/>
          <w:rtl/>
        </w:rPr>
      </w:pPr>
      <w:r w:rsidRPr="00653870">
        <w:rPr>
          <w:rFonts w:ascii="David" w:eastAsia="Times New Roman" w:hAnsi="David" w:cs="David"/>
          <w:b/>
          <w:bCs/>
          <w:sz w:val="24"/>
          <w:szCs w:val="24"/>
          <w:u w:val="single"/>
          <w:rtl/>
        </w:rPr>
        <w:t xml:space="preserve">* באישור ביטוח כללי ניתן לסמן שדות אלה כשדות שאינם בתוקף. </w:t>
      </w:r>
    </w:p>
    <w:p w14:paraId="3EA17183" w14:textId="77777777" w:rsidR="00041910" w:rsidRPr="0009511C" w:rsidRDefault="00041910" w:rsidP="00041910">
      <w:pPr>
        <w:widowControl w:val="0"/>
        <w:spacing w:before="0" w:beforeAutospacing="0" w:after="0" w:afterAutospacing="0" w:line="240" w:lineRule="auto"/>
        <w:jc w:val="center"/>
        <w:rPr>
          <w:rFonts w:ascii="David" w:eastAsia="Times New Roman" w:hAnsi="David" w:cs="David"/>
          <w:sz w:val="24"/>
          <w:szCs w:val="24"/>
          <w:lang w:eastAsia="he-IL"/>
        </w:rPr>
      </w:pPr>
    </w:p>
    <w:p w14:paraId="5CD50518" w14:textId="77777777" w:rsidR="0005444D" w:rsidRDefault="0005444D">
      <w:pPr>
        <w:bidi w:val="0"/>
        <w:spacing w:before="0" w:beforeAutospacing="0" w:after="160" w:afterAutospacing="0" w:line="259" w:lineRule="auto"/>
        <w:rPr>
          <w:ins w:id="163" w:author="מרול אטמן" w:date="2024-10-30T17:16:00Z" w16du:dateUtc="2024-10-30T15:16:00Z"/>
          <w:rFonts w:ascii="Courier New" w:eastAsia="Times New Roman" w:hAnsi="Courier New" w:cs="David"/>
          <w:b/>
          <w:bCs/>
          <w:color w:val="000000"/>
          <w:sz w:val="24"/>
          <w:szCs w:val="24"/>
          <w:u w:val="single"/>
          <w:rtl/>
        </w:rPr>
      </w:pPr>
      <w:bookmarkStart w:id="164" w:name="bookmark153"/>
      <w:ins w:id="165" w:author="מרול אטמן" w:date="2024-10-30T17:16:00Z" w16du:dateUtc="2024-10-30T15:16:00Z">
        <w:r>
          <w:rPr>
            <w:rFonts w:ascii="Courier New" w:eastAsia="Times New Roman" w:hAnsi="Courier New" w:cs="David"/>
            <w:b/>
            <w:bCs/>
            <w:color w:val="000000"/>
            <w:sz w:val="24"/>
            <w:szCs w:val="24"/>
            <w:u w:val="single"/>
            <w:rtl/>
          </w:rPr>
          <w:br w:type="page"/>
        </w:r>
      </w:ins>
    </w:p>
    <w:p w14:paraId="528C8309" w14:textId="35536EF9" w:rsidR="00041910" w:rsidRPr="00FA17C3" w:rsidRDefault="00041910" w:rsidP="00041910">
      <w:pPr>
        <w:keepNext/>
        <w:keepLines/>
        <w:spacing w:after="177"/>
        <w:jc w:val="center"/>
        <w:outlineLvl w:val="4"/>
        <w:rPr>
          <w:rFonts w:ascii="Courier New" w:eastAsia="Times New Roman" w:hAnsi="Courier New" w:cs="David"/>
          <w:b/>
          <w:bCs/>
          <w:color w:val="000000"/>
          <w:sz w:val="24"/>
          <w:szCs w:val="24"/>
          <w:rtl/>
          <w:lang w:val="he-IL" w:eastAsia="he-IL"/>
        </w:rPr>
      </w:pPr>
      <w:r w:rsidRPr="00FA17C3">
        <w:rPr>
          <w:rFonts w:ascii="Courier New" w:eastAsia="Times New Roman" w:hAnsi="Courier New" w:cs="David"/>
          <w:b/>
          <w:bCs/>
          <w:color w:val="000000"/>
          <w:sz w:val="24"/>
          <w:szCs w:val="24"/>
          <w:u w:val="single"/>
          <w:rtl/>
        </w:rPr>
        <w:t xml:space="preserve">נספח ביטוח </w:t>
      </w:r>
      <w:bookmarkEnd w:id="164"/>
    </w:p>
    <w:p w14:paraId="738BBEF1"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329191D" w14:textId="77777777" w:rsidR="00041910" w:rsidRPr="00FA17C3" w:rsidRDefault="00041910" w:rsidP="00041910">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6AB54739" w14:textId="77777777" w:rsidR="00041910" w:rsidRPr="00FA17C3" w:rsidRDefault="00041910" w:rsidP="00041910">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477A3FCE" w14:textId="77777777" w:rsidR="00041910" w:rsidRPr="00FA17C3" w:rsidRDefault="00041910" w:rsidP="00041910">
      <w:pPr>
        <w:widowControl w:val="0"/>
        <w:numPr>
          <w:ilvl w:val="1"/>
          <w:numId w:val="3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מקצועית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w:t>
      </w:r>
      <w:proofErr w:type="spellStart"/>
      <w:r w:rsidRPr="00FA17C3">
        <w:rPr>
          <w:rFonts w:ascii="Courier New" w:eastAsia="Times New Roman" w:hAnsi="Courier New" w:cs="David"/>
          <w:color w:val="000000"/>
          <w:sz w:val="24"/>
          <w:szCs w:val="24"/>
          <w:rtl/>
          <w:lang w:val="he-IL" w:eastAsia="he-IL"/>
        </w:rPr>
        <w:t>הביטוחי</w:t>
      </w:r>
      <w:proofErr w:type="spellEnd"/>
      <w:r w:rsidRPr="00FA17C3">
        <w:rPr>
          <w:rFonts w:ascii="Courier New" w:eastAsia="Times New Roman" w:hAnsi="Courier New" w:cs="David"/>
          <w:color w:val="000000"/>
          <w:sz w:val="24"/>
          <w:szCs w:val="24"/>
          <w:rtl/>
          <w:lang w:val="he-IL" w:eastAsia="he-IL"/>
        </w:rPr>
        <w:t xml:space="preserve">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7EEA378" w14:textId="77777777" w:rsidR="00041910" w:rsidRPr="00FA17C3" w:rsidRDefault="00041910" w:rsidP="00041910">
      <w:pPr>
        <w:widowControl w:val="0"/>
        <w:numPr>
          <w:ilvl w:val="0"/>
          <w:numId w:val="34"/>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59020012" w14:textId="77777777" w:rsidR="00041910" w:rsidRPr="00FA17C3" w:rsidRDefault="00041910" w:rsidP="00041910">
      <w:pPr>
        <w:widowControl w:val="0"/>
        <w:numPr>
          <w:ilvl w:val="1"/>
          <w:numId w:val="34"/>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3CC98556" w14:textId="77777777" w:rsidR="00041910" w:rsidRPr="00FA17C3" w:rsidRDefault="00041910" w:rsidP="00041910">
      <w:pPr>
        <w:widowControl w:val="0"/>
        <w:numPr>
          <w:ilvl w:val="1"/>
          <w:numId w:val="34"/>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1A0D0312"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03B8051" w14:textId="77777777" w:rsidR="00041910" w:rsidRPr="00FA17C3" w:rsidRDefault="00041910" w:rsidP="00041910">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05B64E70" w14:textId="77777777" w:rsidR="00041910" w:rsidRPr="00FA17C3" w:rsidRDefault="00041910" w:rsidP="00041910">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DEBDC35"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lastRenderedPageBreak/>
        <w:t xml:space="preserve">היועץ יישא בתשלום הפרמיות עבור ביטוחי היועץ ולמילוי כל החובות המוטלות על המבוטח על פי תנאי פוליסות הביטוח הנ"ל. </w:t>
      </w:r>
    </w:p>
    <w:p w14:paraId="1C6BA3FA"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687E5C6C"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52AC9AB0"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42B72AA7"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07EC24E9"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66" w:name="_Ref265584921"/>
      <w:bookmarkStart w:id="167"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66"/>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167"/>
    </w:p>
    <w:p w14:paraId="0950A2C3"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7580DB71" w14:textId="77777777" w:rsidR="00041910" w:rsidRPr="00FA17C3" w:rsidRDefault="00041910" w:rsidP="00041910">
      <w:pPr>
        <w:widowControl w:val="0"/>
        <w:numPr>
          <w:ilvl w:val="0"/>
          <w:numId w:val="33"/>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6B6F7EA0" w14:textId="77777777" w:rsidR="00041910" w:rsidRDefault="00041910" w:rsidP="000419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F59B4A4" w14:textId="77777777" w:rsidR="00041910" w:rsidRDefault="00041910" w:rsidP="000419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F73BC71" w14:textId="77777777" w:rsidR="00041910" w:rsidRDefault="00041910" w:rsidP="000419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610EBC1" w14:textId="77777777" w:rsidR="00041910" w:rsidRDefault="00041910" w:rsidP="000419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2312780" w14:textId="77777777" w:rsidR="00041910" w:rsidRDefault="00041910" w:rsidP="000419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72C531EA" w14:textId="77777777" w:rsidR="00041910" w:rsidRDefault="00041910" w:rsidP="0004191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lastRenderedPageBreak/>
        <w:t>אישור על קיום ביטוחי המתכנן</w:t>
      </w:r>
    </w:p>
    <w:p w14:paraId="1218C4BD" w14:textId="77777777" w:rsidR="00041910" w:rsidRDefault="00041910" w:rsidP="0004191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a9"/>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041910" w:rsidRPr="00FA17C3" w14:paraId="59B1A79B" w14:textId="77777777" w:rsidTr="00835354">
        <w:trPr>
          <w:trHeight w:val="463"/>
          <w:tblHeader/>
        </w:trPr>
        <w:tc>
          <w:tcPr>
            <w:tcW w:w="8659" w:type="dxa"/>
            <w:gridSpan w:val="4"/>
            <w:shd w:val="clear" w:color="auto" w:fill="F2F2F2" w:themeFill="background1" w:themeFillShade="F2"/>
          </w:tcPr>
          <w:p w14:paraId="5B403B55" w14:textId="77777777" w:rsidR="00041910" w:rsidRPr="002A3FB5" w:rsidRDefault="00041910"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4A312051"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041910" w:rsidRPr="00FA17C3" w14:paraId="6FB1A9E8" w14:textId="77777777" w:rsidTr="00835354">
        <w:trPr>
          <w:trHeight w:val="315"/>
        </w:trPr>
        <w:tc>
          <w:tcPr>
            <w:tcW w:w="11482" w:type="dxa"/>
            <w:gridSpan w:val="5"/>
          </w:tcPr>
          <w:p w14:paraId="0F77B988"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7F15502C"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041910" w:rsidRPr="00FA17C3" w14:paraId="340E15AB" w14:textId="77777777" w:rsidTr="00835354">
        <w:trPr>
          <w:trHeight w:val="278"/>
        </w:trPr>
        <w:tc>
          <w:tcPr>
            <w:tcW w:w="2244" w:type="dxa"/>
            <w:shd w:val="clear" w:color="auto" w:fill="F2F2F2" w:themeFill="background1" w:themeFillShade="F2"/>
          </w:tcPr>
          <w:p w14:paraId="0DD0284A"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05A64DDE" w14:textId="77777777" w:rsidR="00041910" w:rsidRPr="00FA17C3" w:rsidDel="009955DA"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805ECDA"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765C51AA"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4EB5EB3B"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041910" w:rsidRPr="00FA17C3" w14:paraId="29812C62" w14:textId="77777777" w:rsidTr="00835354">
        <w:trPr>
          <w:trHeight w:val="551"/>
        </w:trPr>
        <w:tc>
          <w:tcPr>
            <w:tcW w:w="2244" w:type="dxa"/>
          </w:tcPr>
          <w:p w14:paraId="1B6215CB"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1CEAC9F7"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7652CB90"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6158546A"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14AB3F27"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08A26A14"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59CC2980"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08610219"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C9A3075"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1241B4E6"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7DC59E76"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215D1CF0"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0C2BF7A3"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DC7D088"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45979A3E"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4051623"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22F1FD9"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54E58738"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48162D0"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2B87584"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41910" w:rsidRPr="00FA17C3" w14:paraId="6F10FC72" w14:textId="77777777" w:rsidTr="00835354">
        <w:trPr>
          <w:trHeight w:val="571"/>
        </w:trPr>
        <w:tc>
          <w:tcPr>
            <w:tcW w:w="2244" w:type="dxa"/>
          </w:tcPr>
          <w:p w14:paraId="5B9086F0"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52958F23"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4EA10569"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25962DE"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A328A56"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4FF1B4BF"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06AFE360"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4B28124"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41910" w:rsidRPr="00FA17C3" w14:paraId="24B779F2" w14:textId="77777777" w:rsidTr="00835354">
        <w:trPr>
          <w:trHeight w:val="513"/>
        </w:trPr>
        <w:tc>
          <w:tcPr>
            <w:tcW w:w="2244" w:type="dxa"/>
            <w:vMerge w:val="restart"/>
          </w:tcPr>
          <w:p w14:paraId="79B18E5B"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2BAF3D75"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CD589D7"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2716033B"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1286A74F"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2CD3001"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041910" w:rsidRPr="00FA17C3" w14:paraId="0877B147" w14:textId="77777777" w:rsidTr="00835354">
        <w:trPr>
          <w:trHeight w:val="512"/>
        </w:trPr>
        <w:tc>
          <w:tcPr>
            <w:tcW w:w="2244" w:type="dxa"/>
            <w:vMerge/>
          </w:tcPr>
          <w:p w14:paraId="2DCDFBC0"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23FCF7D"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7507C6F9"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4669331F"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CDAFF0F"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72D8A790" w14:textId="77777777" w:rsidR="00041910" w:rsidRPr="00FA17C3" w:rsidRDefault="00041910" w:rsidP="00041910">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CA1370B" w14:textId="77777777" w:rsidR="00041910" w:rsidRPr="00FA17C3" w:rsidRDefault="00041910" w:rsidP="00041910">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a9"/>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041910" w:rsidRPr="00FA17C3" w14:paraId="06C0E1B1" w14:textId="77777777" w:rsidTr="00835354">
        <w:trPr>
          <w:trHeight w:val="268"/>
          <w:tblHeader/>
        </w:trPr>
        <w:tc>
          <w:tcPr>
            <w:tcW w:w="11482" w:type="dxa"/>
            <w:gridSpan w:val="11"/>
          </w:tcPr>
          <w:p w14:paraId="4FC9AB63"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041910" w:rsidRPr="00FA17C3" w14:paraId="3C73A020" w14:textId="77777777" w:rsidTr="00835354">
        <w:trPr>
          <w:gridBefore w:val="1"/>
          <w:wBefore w:w="7" w:type="dxa"/>
          <w:trHeight w:val="431"/>
        </w:trPr>
        <w:tc>
          <w:tcPr>
            <w:tcW w:w="1277" w:type="dxa"/>
            <w:vMerge w:val="restart"/>
            <w:shd w:val="clear" w:color="auto" w:fill="F2F2F2" w:themeFill="background1" w:themeFillShade="F2"/>
          </w:tcPr>
          <w:p w14:paraId="309EE5EB"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5AE73F10"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746B28B8"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4E0607DD"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8688E36"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3E24A128"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1E4758D2"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3227293C"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365BE70"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114787C9"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030ED3C"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009C7A6"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423D15A1"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041910" w:rsidRPr="00FA17C3" w14:paraId="46CE96CC" w14:textId="77777777" w:rsidTr="00835354">
        <w:trPr>
          <w:gridBefore w:val="1"/>
          <w:wBefore w:w="7" w:type="dxa"/>
          <w:trHeight w:val="367"/>
        </w:trPr>
        <w:tc>
          <w:tcPr>
            <w:tcW w:w="1277" w:type="dxa"/>
            <w:vMerge/>
            <w:shd w:val="clear" w:color="auto" w:fill="F2F2F2" w:themeFill="background1" w:themeFillShade="F2"/>
          </w:tcPr>
          <w:p w14:paraId="3AD2AEE9"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3F8CFED4"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1F18F138"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1AEAC1E5"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B1D2BC8"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9257D55"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E461260"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13BC750"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D5A2B1F"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7734FCAE"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041910" w:rsidRPr="00FA17C3" w14:paraId="11C46559" w14:textId="77777777" w:rsidTr="00835354">
        <w:trPr>
          <w:gridBefore w:val="1"/>
          <w:wBefore w:w="7" w:type="dxa"/>
          <w:trHeight w:val="624"/>
        </w:trPr>
        <w:tc>
          <w:tcPr>
            <w:tcW w:w="1277" w:type="dxa"/>
            <w:shd w:val="clear" w:color="auto" w:fill="F2F2F2" w:themeFill="background1" w:themeFillShade="F2"/>
          </w:tcPr>
          <w:p w14:paraId="7E7BE60C"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723567AC"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05D72182"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292D1A9F"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263078D"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C257221"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739847E2"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340A9885"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58A040E"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6ACA497A" w14:textId="77777777" w:rsidR="00041910" w:rsidRPr="00FA17C3" w:rsidRDefault="000419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6D71B698" w14:textId="77777777" w:rsidR="00041910" w:rsidRPr="00FA17C3" w:rsidRDefault="000419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E76C700" w14:textId="77777777" w:rsidR="00041910" w:rsidRPr="00FA17C3" w:rsidRDefault="000419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6DBD267C" w14:textId="77777777" w:rsidR="00041910" w:rsidRPr="00FA17C3" w:rsidRDefault="000419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0C7A5AF0" w14:textId="77777777" w:rsidR="00041910" w:rsidRPr="00FA17C3" w:rsidRDefault="000419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CFF4E47" w14:textId="77777777" w:rsidR="00041910" w:rsidRPr="00FA17C3" w:rsidRDefault="000419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96AD042"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041910" w:rsidRPr="00FA17C3" w14:paraId="724AFF28" w14:textId="77777777" w:rsidTr="00835354">
        <w:trPr>
          <w:gridBefore w:val="1"/>
          <w:wBefore w:w="7" w:type="dxa"/>
          <w:trHeight w:val="624"/>
        </w:trPr>
        <w:tc>
          <w:tcPr>
            <w:tcW w:w="1277" w:type="dxa"/>
            <w:shd w:val="clear" w:color="auto" w:fill="FFFFFF" w:themeFill="background1"/>
          </w:tcPr>
          <w:p w14:paraId="3670B411"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1CB8B483"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4F1D23D"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C1B6764"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25A63A2"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0AD24E1"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2D6C9C36"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3AB1A09B"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B6B1DBE"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760EE25"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C9CDF68"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93343B6" w14:textId="77777777" w:rsidR="00041910" w:rsidRPr="00FA17C3" w:rsidRDefault="00041910"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3EB9A064"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041910" w:rsidRPr="00FA17C3" w14:paraId="218912C4" w14:textId="77777777" w:rsidTr="00835354">
        <w:trPr>
          <w:gridBefore w:val="1"/>
          <w:wBefore w:w="7" w:type="dxa"/>
          <w:trHeight w:val="624"/>
        </w:trPr>
        <w:tc>
          <w:tcPr>
            <w:tcW w:w="1277" w:type="dxa"/>
            <w:shd w:val="clear" w:color="auto" w:fill="FFFFFF" w:themeFill="background1"/>
          </w:tcPr>
          <w:p w14:paraId="422B91C6"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1C8436AB"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731FA84"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3645CDC"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C4B6BFD"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47AC3B8" w14:textId="77777777" w:rsidR="00041910" w:rsidRPr="00FA17C3" w:rsidRDefault="00041910"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14B33899"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A8EF563"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968AC76" w14:textId="77777777" w:rsidR="00041910" w:rsidRPr="00FA17C3" w:rsidRDefault="000419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FACE802"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074D76F6"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41D973DD"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4E3EBD7A"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57F7C324"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57062367"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2A1B5B5" w14:textId="77777777" w:rsidR="00041910" w:rsidRPr="00FA17C3" w:rsidRDefault="00041910" w:rsidP="000419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0C4A5B0" w14:textId="77777777" w:rsidR="00041910" w:rsidRPr="00FA17C3" w:rsidRDefault="00041910" w:rsidP="00041910">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a9"/>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041910" w:rsidRPr="00FA17C3" w14:paraId="5EB7DEB9" w14:textId="77777777" w:rsidTr="00835354">
        <w:trPr>
          <w:trHeight w:val="57"/>
          <w:tblHeader/>
        </w:trPr>
        <w:tc>
          <w:tcPr>
            <w:tcW w:w="11530" w:type="dxa"/>
            <w:shd w:val="clear" w:color="auto" w:fill="F2F2F2" w:themeFill="background1" w:themeFillShade="F2"/>
          </w:tcPr>
          <w:p w14:paraId="03152EFA" w14:textId="77777777" w:rsidR="00041910" w:rsidRPr="00FA17C3" w:rsidRDefault="000419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041910" w:rsidRPr="00FA17C3" w14:paraId="5A171C94" w14:textId="77777777" w:rsidTr="00835354">
        <w:trPr>
          <w:trHeight w:val="798"/>
        </w:trPr>
        <w:tc>
          <w:tcPr>
            <w:tcW w:w="11530" w:type="dxa"/>
          </w:tcPr>
          <w:p w14:paraId="4EE83800" w14:textId="77777777" w:rsidR="00041910" w:rsidRPr="00FA17C3" w:rsidRDefault="000419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3DB92BD8" w14:textId="77777777" w:rsidR="00041910" w:rsidRPr="00FA17C3" w:rsidRDefault="000419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03D3E121" w14:textId="77777777" w:rsidR="00041910" w:rsidRPr="00FA17C3" w:rsidRDefault="000419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7270526D" w14:textId="77777777" w:rsidR="00041910" w:rsidRPr="00FA17C3" w:rsidRDefault="000419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43B032B5" w14:textId="77777777" w:rsidR="00041910" w:rsidRPr="00FA17C3" w:rsidRDefault="00041910" w:rsidP="000419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9961488" w14:textId="77777777" w:rsidR="00041910" w:rsidRPr="00FA17C3" w:rsidRDefault="00041910" w:rsidP="000419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D9E89E2" w14:textId="77777777" w:rsidR="00041910" w:rsidRPr="00FA17C3" w:rsidRDefault="00041910" w:rsidP="000419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a9"/>
        <w:tblpPr w:leftFromText="180" w:rightFromText="180" w:vertAnchor="page" w:horzAnchor="page" w:tblpX="243" w:tblpY="2547"/>
        <w:bidiVisual/>
        <w:tblW w:w="11530" w:type="dxa"/>
        <w:tblLayout w:type="fixed"/>
        <w:tblLook w:val="04A0" w:firstRow="1" w:lastRow="0" w:firstColumn="1" w:lastColumn="0" w:noHBand="0" w:noVBand="1"/>
        <w:tblPrChange w:id="168" w:author="מיה קאירי" w:date="2024-09-10T15:13:00Z">
          <w:tblPr>
            <w:tblStyle w:val="a9"/>
            <w:tblpPr w:leftFromText="180" w:rightFromText="180" w:vertAnchor="page" w:horzAnchor="margin" w:tblpXSpec="center" w:tblpY="1890"/>
            <w:bidiVisual/>
            <w:tblW w:w="11530" w:type="dxa"/>
            <w:tblLayout w:type="fixed"/>
            <w:tblLook w:val="04A0" w:firstRow="1" w:lastRow="0" w:firstColumn="1" w:lastColumn="0" w:noHBand="0" w:noVBand="1"/>
          </w:tblPr>
        </w:tblPrChange>
      </w:tblPr>
      <w:tblGrid>
        <w:gridCol w:w="11530"/>
        <w:tblGridChange w:id="169">
          <w:tblGrid>
            <w:gridCol w:w="11530"/>
          </w:tblGrid>
        </w:tblGridChange>
      </w:tblGrid>
      <w:tr w:rsidR="00041910" w:rsidRPr="00FA17C3" w14:paraId="4147B4D0" w14:textId="77777777" w:rsidTr="00041910">
        <w:trPr>
          <w:trHeight w:val="227"/>
          <w:tblHeader/>
          <w:trPrChange w:id="170" w:author="מיה קאירי" w:date="2024-09-10T15:13:00Z">
            <w:trPr>
              <w:trHeight w:val="227"/>
              <w:tblHeader/>
            </w:trPr>
          </w:trPrChange>
        </w:trPr>
        <w:tc>
          <w:tcPr>
            <w:tcW w:w="11530" w:type="dxa"/>
            <w:shd w:val="clear" w:color="auto" w:fill="F2F2F2" w:themeFill="background1" w:themeFillShade="F2"/>
            <w:tcPrChange w:id="171" w:author="מיה קאירי" w:date="2024-09-10T15:13:00Z">
              <w:tcPr>
                <w:tcW w:w="11530" w:type="dxa"/>
                <w:shd w:val="clear" w:color="auto" w:fill="F2F2F2" w:themeFill="background1" w:themeFillShade="F2"/>
              </w:tcPr>
            </w:tcPrChange>
          </w:tcPr>
          <w:p w14:paraId="761C9331" w14:textId="77777777" w:rsidR="00041910" w:rsidRPr="00FA17C3" w:rsidRDefault="00041910" w:rsidP="000419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041910" w:rsidRPr="00FA17C3" w14:paraId="0086E067" w14:textId="77777777" w:rsidTr="00041910">
        <w:trPr>
          <w:trHeight w:val="334"/>
          <w:trPrChange w:id="172" w:author="מיה קאירי" w:date="2024-09-10T15:13:00Z">
            <w:trPr>
              <w:trHeight w:val="334"/>
            </w:trPr>
          </w:trPrChange>
        </w:trPr>
        <w:tc>
          <w:tcPr>
            <w:tcW w:w="11530" w:type="dxa"/>
            <w:vAlign w:val="center"/>
            <w:tcPrChange w:id="173" w:author="מיה קאירי" w:date="2024-09-10T15:13:00Z">
              <w:tcPr>
                <w:tcW w:w="11530" w:type="dxa"/>
                <w:vAlign w:val="center"/>
              </w:tcPr>
            </w:tcPrChange>
          </w:tcPr>
          <w:p w14:paraId="76F06CB2" w14:textId="77777777" w:rsidR="00041910" w:rsidRPr="00FA17C3" w:rsidRDefault="00041910" w:rsidP="00041910">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515B8D15" w14:textId="77777777" w:rsidR="00041910" w:rsidRPr="00835354" w:rsidRDefault="00041910" w:rsidP="000419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a9"/>
        <w:tblpPr w:leftFromText="180" w:rightFromText="180" w:vertAnchor="page" w:horzAnchor="margin" w:tblpXSpec="center" w:tblpY="3573"/>
        <w:bidiVisual/>
        <w:tblW w:w="11530" w:type="dxa"/>
        <w:tblLayout w:type="fixed"/>
        <w:tblLook w:val="04A0" w:firstRow="1" w:lastRow="0" w:firstColumn="1" w:lastColumn="0" w:noHBand="0" w:noVBand="1"/>
        <w:tblPrChange w:id="174" w:author="מיה קאירי" w:date="2024-09-10T15:13:00Z">
          <w:tblPr>
            <w:tblStyle w:val="a9"/>
            <w:tblpPr w:leftFromText="180" w:rightFromText="180" w:vertAnchor="page" w:horzAnchor="margin" w:tblpXSpec="center" w:tblpY="2916"/>
            <w:bidiVisual/>
            <w:tblW w:w="11530" w:type="dxa"/>
            <w:tblLayout w:type="fixed"/>
            <w:tblLook w:val="04A0" w:firstRow="1" w:lastRow="0" w:firstColumn="1" w:lastColumn="0" w:noHBand="0" w:noVBand="1"/>
          </w:tblPr>
        </w:tblPrChange>
      </w:tblPr>
      <w:tblGrid>
        <w:gridCol w:w="11530"/>
        <w:tblGridChange w:id="175">
          <w:tblGrid>
            <w:gridCol w:w="11530"/>
          </w:tblGrid>
        </w:tblGridChange>
      </w:tblGrid>
      <w:tr w:rsidR="00041910" w:rsidRPr="00FA17C3" w14:paraId="7D94B044" w14:textId="77777777" w:rsidTr="00041910">
        <w:trPr>
          <w:trHeight w:val="227"/>
          <w:tblHeader/>
          <w:trPrChange w:id="176" w:author="מיה קאירי" w:date="2024-09-10T15:13:00Z">
            <w:trPr>
              <w:trHeight w:val="227"/>
              <w:tblHeader/>
            </w:trPr>
          </w:trPrChange>
        </w:trPr>
        <w:tc>
          <w:tcPr>
            <w:tcW w:w="11530" w:type="dxa"/>
            <w:shd w:val="clear" w:color="auto" w:fill="F2F2F2" w:themeFill="background1" w:themeFillShade="F2"/>
            <w:tcPrChange w:id="177" w:author="מיה קאירי" w:date="2024-09-10T15:13:00Z">
              <w:tcPr>
                <w:tcW w:w="11530" w:type="dxa"/>
                <w:shd w:val="clear" w:color="auto" w:fill="F2F2F2" w:themeFill="background1" w:themeFillShade="F2"/>
              </w:tcPr>
            </w:tcPrChange>
          </w:tcPr>
          <w:p w14:paraId="40404B47" w14:textId="77777777" w:rsidR="00041910" w:rsidRPr="00FA17C3" w:rsidRDefault="00041910" w:rsidP="000419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041910" w:rsidRPr="00FA17C3" w14:paraId="125C0230" w14:textId="77777777" w:rsidTr="00041910">
        <w:trPr>
          <w:trHeight w:val="598"/>
          <w:trPrChange w:id="178" w:author="מיה קאירי" w:date="2024-09-10T15:13:00Z">
            <w:trPr>
              <w:trHeight w:val="598"/>
            </w:trPr>
          </w:trPrChange>
        </w:trPr>
        <w:tc>
          <w:tcPr>
            <w:tcW w:w="11530" w:type="dxa"/>
            <w:tcPrChange w:id="179" w:author="מיה קאירי" w:date="2024-09-10T15:13:00Z">
              <w:tcPr>
                <w:tcW w:w="11530" w:type="dxa"/>
              </w:tcPr>
            </w:tcPrChange>
          </w:tcPr>
          <w:p w14:paraId="4C3B19DD" w14:textId="77777777" w:rsidR="00041910" w:rsidRPr="00FA17C3" w:rsidRDefault="00041910" w:rsidP="000419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6ECCA92D" w14:textId="77777777" w:rsidR="00041910" w:rsidRPr="00FA17C3" w:rsidRDefault="00041910" w:rsidP="000419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3C8316F6" w14:textId="77777777" w:rsidR="00041910" w:rsidRPr="00FA17C3" w:rsidRDefault="00041910" w:rsidP="00041910">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0C14BFB3" w14:textId="77777777" w:rsidR="00041910" w:rsidRDefault="00041910" w:rsidP="000419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130AF1D3" w14:textId="77777777" w:rsidR="00041910" w:rsidRPr="00FA17C3" w:rsidRDefault="00041910" w:rsidP="00041910">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25EBDD2F" w14:textId="77777777" w:rsidR="00041910" w:rsidRPr="00FA17C3" w:rsidRDefault="00041910" w:rsidP="000419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64910A05" w14:textId="77777777" w:rsidR="00041910" w:rsidRPr="00FA17C3" w:rsidRDefault="00041910" w:rsidP="00041910">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2B3A59A1" w14:textId="77777777" w:rsidR="00041910" w:rsidRPr="00FA17C3" w:rsidRDefault="00041910" w:rsidP="000419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788D39F8" w14:textId="77777777" w:rsidR="00041910" w:rsidRPr="00FA17C3" w:rsidRDefault="00041910" w:rsidP="00041910">
      <w:pPr>
        <w:widowControl w:val="0"/>
        <w:bidi w:val="0"/>
        <w:spacing w:before="0" w:beforeAutospacing="0" w:after="0" w:afterAutospacing="0" w:line="240" w:lineRule="auto"/>
        <w:rPr>
          <w:rFonts w:ascii="David" w:eastAsia="Times New Roman" w:hAnsi="David" w:cs="David"/>
          <w:b/>
          <w:bCs/>
          <w:sz w:val="24"/>
          <w:szCs w:val="24"/>
          <w:u w:val="single"/>
        </w:rPr>
      </w:pPr>
    </w:p>
    <w:p w14:paraId="5CF5E00B" w14:textId="77777777" w:rsidR="00041910" w:rsidRPr="00435A20" w:rsidRDefault="00041910" w:rsidP="00041910">
      <w:pPr>
        <w:widowControl w:val="0"/>
        <w:tabs>
          <w:tab w:val="center" w:pos="1082"/>
          <w:tab w:val="center" w:pos="4200"/>
          <w:tab w:val="center" w:pos="7319"/>
        </w:tabs>
        <w:spacing w:before="0" w:beforeAutospacing="0" w:after="0" w:afterAutospacing="0" w:line="240" w:lineRule="auto"/>
        <w:jc w:val="both"/>
        <w:rPr>
          <w:ins w:id="180" w:author="מיה קאירי" w:date="2024-09-10T15:13:00Z"/>
          <w:rFonts w:ascii="Times New Roman" w:eastAsia="Times New Roman" w:hAnsi="Times New Roman" w:cs="David"/>
          <w:sz w:val="24"/>
          <w:szCs w:val="24"/>
          <w:rtl/>
          <w:lang w:eastAsia="he-IL"/>
        </w:rPr>
      </w:pPr>
    </w:p>
    <w:p w14:paraId="5FA0F710"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3D32FE53"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68538400" w14:textId="5CB3F5C8" w:rsidR="0005444D" w:rsidRDefault="0005444D">
      <w:pPr>
        <w:bidi w:val="0"/>
        <w:spacing w:before="0" w:beforeAutospacing="0" w:after="160" w:afterAutospacing="0" w:line="259" w:lineRule="auto"/>
        <w:rPr>
          <w:ins w:id="181" w:author="מרול אטמן" w:date="2024-10-30T17:17:00Z" w16du:dateUtc="2024-10-30T15:17:00Z"/>
          <w:rFonts w:ascii="David" w:eastAsia="Times New Roman" w:hAnsi="David" w:cs="David"/>
          <w:b/>
          <w:bCs/>
          <w:sz w:val="24"/>
          <w:szCs w:val="24"/>
          <w:u w:val="single"/>
          <w:rtl/>
        </w:rPr>
      </w:pPr>
      <w:ins w:id="182" w:author="מרול אטמן" w:date="2024-10-30T17:17:00Z" w16du:dateUtc="2024-10-30T15:17:00Z">
        <w:r>
          <w:rPr>
            <w:rFonts w:ascii="David" w:eastAsia="Times New Roman" w:hAnsi="David" w:cs="David"/>
            <w:b/>
            <w:bCs/>
            <w:sz w:val="24"/>
            <w:szCs w:val="24"/>
            <w:u w:val="single"/>
            <w:rtl/>
          </w:rPr>
          <w:br w:type="page"/>
        </w:r>
      </w:ins>
    </w:p>
    <w:p w14:paraId="7EE8EFF7"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66FBE9A3" w14:textId="77777777" w:rsidR="009D53C2" w:rsidRDefault="009D53C2" w:rsidP="00E56613">
      <w:pPr>
        <w:spacing w:before="0" w:beforeAutospacing="0" w:after="0" w:afterAutospacing="0" w:line="360" w:lineRule="auto"/>
        <w:jc w:val="center"/>
        <w:rPr>
          <w:rFonts w:ascii="David" w:eastAsia="Times New Roman" w:hAnsi="David" w:cs="David"/>
          <w:b/>
          <w:bCs/>
          <w:sz w:val="24"/>
          <w:szCs w:val="24"/>
          <w:u w:val="single"/>
          <w:rtl/>
        </w:rPr>
      </w:pPr>
    </w:p>
    <w:p w14:paraId="693EF2CC"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3.1.15</w:t>
      </w:r>
    </w:p>
    <w:p w14:paraId="2EF55B1F" w14:textId="77777777" w:rsidR="00152923" w:rsidRPr="00152923" w:rsidRDefault="00152923" w:rsidP="00152923">
      <w:pPr>
        <w:pStyle w:val="ac"/>
        <w:rPr>
          <w:rFonts w:ascii="David" w:eastAsia="Calibri" w:hAnsi="David"/>
          <w:b/>
          <w:sz w:val="24"/>
          <w:szCs w:val="24"/>
          <w:rtl/>
        </w:rPr>
      </w:pPr>
      <w:r w:rsidRPr="00152923">
        <w:rPr>
          <w:rFonts w:ascii="David" w:eastAsia="Calibri" w:hAnsi="David"/>
          <w:b/>
          <w:sz w:val="24"/>
          <w:szCs w:val="24"/>
          <w:rtl/>
        </w:rPr>
        <w:t xml:space="preserve">הסכם נטילת ייצוג </w:t>
      </w:r>
    </w:p>
    <w:p w14:paraId="15B57407" w14:textId="77777777" w:rsidR="00152923" w:rsidRPr="00152923" w:rsidRDefault="00152923" w:rsidP="00152923">
      <w:pPr>
        <w:spacing w:before="0" w:beforeAutospacing="0" w:after="0" w:afterAutospacing="0" w:line="360" w:lineRule="auto"/>
        <w:jc w:val="center"/>
        <w:rPr>
          <w:rFonts w:ascii="David" w:eastAsia="Calibri" w:hAnsi="David" w:cs="David"/>
          <w:b/>
          <w:bCs/>
          <w:sz w:val="24"/>
          <w:szCs w:val="24"/>
          <w:u w:val="single"/>
        </w:rPr>
      </w:pPr>
    </w:p>
    <w:p w14:paraId="6D30FA1F" w14:textId="77777777" w:rsidR="00152923" w:rsidRPr="00152923" w:rsidRDefault="00152923" w:rsidP="00152923">
      <w:pPr>
        <w:bidi w:val="0"/>
        <w:spacing w:before="0" w:beforeAutospacing="0" w:after="0" w:afterAutospacing="0" w:line="240" w:lineRule="auto"/>
        <w:jc w:val="center"/>
        <w:rPr>
          <w:rFonts w:ascii="David" w:eastAsia="Calibri" w:hAnsi="David" w:cs="David"/>
          <w:snapToGrid w:val="0"/>
          <w:sz w:val="24"/>
          <w:szCs w:val="24"/>
          <w:rtl/>
        </w:rPr>
      </w:pPr>
      <w:r w:rsidRPr="00152923">
        <w:rPr>
          <w:rFonts w:ascii="David" w:eastAsia="Calibri" w:hAnsi="David" w:cs="David"/>
          <w:snapToGrid w:val="0"/>
          <w:sz w:val="24"/>
          <w:szCs w:val="24"/>
          <w:rtl/>
        </w:rPr>
        <w:t>   נספח ___  להסכם שנחתם ביום __ לחודש _____ שנת ________</w:t>
      </w:r>
    </w:p>
    <w:p w14:paraId="0AF85F57" w14:textId="77777777" w:rsidR="00152923" w:rsidRPr="00152923" w:rsidRDefault="00152923" w:rsidP="00152923">
      <w:pPr>
        <w:spacing w:before="0" w:beforeAutospacing="0" w:after="0" w:afterAutospacing="0" w:line="240" w:lineRule="auto"/>
        <w:rPr>
          <w:rFonts w:ascii="David" w:eastAsia="Calibri" w:hAnsi="David" w:cs="David"/>
          <w:b/>
          <w:bCs/>
          <w:sz w:val="24"/>
          <w:szCs w:val="24"/>
        </w:rPr>
      </w:pPr>
    </w:p>
    <w:p w14:paraId="756E4B9E" w14:textId="1A060D99" w:rsidR="00152923" w:rsidRPr="00152923" w:rsidRDefault="00152923" w:rsidP="007A2B62">
      <w:pPr>
        <w:spacing w:before="0" w:beforeAutospacing="0" w:after="0" w:afterAutospacing="0" w:line="240" w:lineRule="auto"/>
        <w:ind w:left="104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בין:</w:t>
      </w:r>
      <w:r w:rsidRPr="00152923">
        <w:rPr>
          <w:rFonts w:ascii="David" w:eastAsia="Calibri" w:hAnsi="David" w:cs="David"/>
          <w:sz w:val="24"/>
          <w:szCs w:val="24"/>
          <w:rtl/>
        </w:rPr>
        <w:t xml:space="preserve">                      </w:t>
      </w:r>
      <w:sdt>
        <w:sdtPr>
          <w:rPr>
            <w:rFonts w:ascii="David" w:eastAsia="Times New Roman" w:hAnsi="David" w:cs="David"/>
            <w:b/>
            <w:bCs/>
            <w:snapToGrid w:val="0"/>
            <w:sz w:val="24"/>
            <w:szCs w:val="24"/>
            <w:rtl/>
          </w:rPr>
          <w:alias w:val="צד א בחוזה"/>
          <w:tag w:val="cntTzadA"/>
          <w:id w:val="-279730240"/>
          <w:placeholder>
            <w:docPart w:val="5C033AE97F764B5898EF3E0D1DFB96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83" w:author="Meryl Etman" w:date="2024-10-30T16:28:00Z">
            <w:r w:rsidR="00853104">
              <w:rPr>
                <w:rFonts w:ascii="David" w:eastAsia="Times New Roman" w:hAnsi="David" w:cs="David"/>
                <w:b/>
                <w:bCs/>
                <w:snapToGrid w:val="0"/>
                <w:sz w:val="24"/>
                <w:szCs w:val="24"/>
                <w:rtl/>
              </w:rPr>
              <w:br/>
              <w:t>גבעת שמואל החדשה בע"מ</w:t>
            </w:r>
            <w:r w:rsidR="00853104">
              <w:rPr>
                <w:rFonts w:ascii="David" w:eastAsia="Times New Roman" w:hAnsi="David" w:cs="David"/>
                <w:b/>
                <w:bCs/>
                <w:snapToGrid w:val="0"/>
                <w:sz w:val="24"/>
                <w:szCs w:val="24"/>
                <w:rtl/>
              </w:rPr>
              <w:br/>
              <w:t>יהונתן נתניהו 1ג', אור יהודה</w:t>
            </w:r>
            <w:r w:rsidR="00853104">
              <w:rPr>
                <w:rFonts w:ascii="David" w:eastAsia="Times New Roman" w:hAnsi="David" w:cs="David"/>
                <w:b/>
                <w:bCs/>
                <w:snapToGrid w:val="0"/>
                <w:sz w:val="24"/>
                <w:szCs w:val="24"/>
                <w:rtl/>
              </w:rPr>
              <w:br/>
              <w:t>514677533</w:t>
            </w:r>
            <w:r w:rsidR="00853104">
              <w:rPr>
                <w:rFonts w:ascii="David" w:eastAsia="Times New Roman" w:hAnsi="David" w:cs="David"/>
                <w:b/>
                <w:bCs/>
                <w:snapToGrid w:val="0"/>
                <w:sz w:val="24"/>
                <w:szCs w:val="24"/>
                <w:rtl/>
              </w:rPr>
              <w:br/>
            </w:r>
          </w:ins>
        </w:sdtContent>
      </w:sdt>
    </w:p>
    <w:p w14:paraId="2357E363" w14:textId="77777777" w:rsidR="00152923" w:rsidRPr="00152923" w:rsidRDefault="00152923" w:rsidP="00152923">
      <w:pPr>
        <w:spacing w:before="0" w:beforeAutospacing="0" w:after="120" w:afterAutospacing="0" w:line="240" w:lineRule="auto"/>
        <w:ind w:left="268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היזם</w:t>
      </w:r>
      <w:r w:rsidRPr="00152923">
        <w:rPr>
          <w:rFonts w:ascii="David" w:eastAsia="Calibri" w:hAnsi="David" w:cs="David"/>
          <w:snapToGrid w:val="0"/>
          <w:sz w:val="24"/>
          <w:szCs w:val="24"/>
          <w:rtl/>
        </w:rPr>
        <w:t>")</w:t>
      </w:r>
    </w:p>
    <w:p w14:paraId="7DBB1185" w14:textId="77777777" w:rsidR="00152923" w:rsidRPr="00152923" w:rsidRDefault="00152923" w:rsidP="00152923">
      <w:pPr>
        <w:spacing w:before="0" w:beforeAutospacing="0" w:after="120" w:afterAutospacing="0" w:line="240" w:lineRule="auto"/>
        <w:ind w:left="2682" w:right="425" w:hanging="522"/>
        <w:rPr>
          <w:rFonts w:ascii="David" w:eastAsia="Calibri" w:hAnsi="David" w:cs="David"/>
          <w:b/>
          <w:bCs/>
          <w:snapToGrid w:val="0"/>
          <w:sz w:val="24"/>
          <w:szCs w:val="24"/>
        </w:rPr>
      </w:pPr>
    </w:p>
    <w:p w14:paraId="0C9C233D" w14:textId="77777777" w:rsidR="00152923" w:rsidRPr="00152923" w:rsidRDefault="00152923" w:rsidP="00152923">
      <w:pPr>
        <w:spacing w:before="0" w:beforeAutospacing="0" w:after="0" w:afterAutospacing="0" w:line="240" w:lineRule="auto"/>
        <w:ind w:left="520" w:right="426"/>
        <w:rPr>
          <w:rFonts w:ascii="David" w:eastAsia="Calibri" w:hAnsi="David" w:cs="David"/>
          <w:snapToGrid w:val="0"/>
          <w:sz w:val="24"/>
          <w:szCs w:val="24"/>
          <w:rtl/>
        </w:rPr>
      </w:pPr>
      <w:r w:rsidRPr="00152923">
        <w:rPr>
          <w:rFonts w:ascii="David" w:eastAsia="Calibri" w:hAnsi="David" w:cs="David"/>
          <w:snapToGrid w:val="0"/>
          <w:sz w:val="24"/>
          <w:szCs w:val="24"/>
          <w:rtl/>
        </w:rPr>
        <w:t xml:space="preserve">לבין:                    </w:t>
      </w:r>
      <w:r w:rsidRPr="00152923">
        <w:rPr>
          <w:rFonts w:ascii="David" w:eastAsia="Calibri" w:hAnsi="David" w:cs="David"/>
          <w:b/>
          <w:bCs/>
          <w:snapToGrid w:val="0"/>
          <w:sz w:val="24"/>
          <w:szCs w:val="24"/>
          <w:rtl/>
        </w:rPr>
        <w:t>_</w:t>
      </w:r>
      <w:r w:rsidR="00EF43A0" w:rsidRPr="00EF43A0">
        <w:rPr>
          <w:rFonts w:ascii="David" w:eastAsia="Times New Roman" w:hAnsi="David" w:cs="David"/>
          <w:b/>
          <w:bCs/>
          <w:snapToGrid w:val="0"/>
          <w:sz w:val="24"/>
          <w:szCs w:val="24"/>
          <w:rtl/>
        </w:rPr>
        <w:t xml:space="preserve"> </w:t>
      </w:r>
      <w:sdt>
        <w:sdtPr>
          <w:rPr>
            <w:rFonts w:ascii="David" w:eastAsia="Times New Roman" w:hAnsi="David" w:cs="David"/>
            <w:b/>
            <w:bCs/>
            <w:snapToGrid w:val="0"/>
            <w:sz w:val="24"/>
            <w:szCs w:val="24"/>
            <w:rtl/>
          </w:rPr>
          <w:alias w:val="שם ספק"/>
          <w:tag w:val="cntSupllierName"/>
          <w:id w:val="671689254"/>
          <w:placeholder>
            <w:docPart w:val="E28D06DF83794209807D477F2B690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F43A0" w:rsidRPr="00CC5444">
            <w:rPr>
              <w:rStyle w:val="a8"/>
              <w:color w:val="00B0F0"/>
              <w:u w:val="single"/>
              <w:rtl/>
            </w:rPr>
            <w:t>[שם ספק]</w:t>
          </w:r>
        </w:sdtContent>
      </w:sdt>
      <w:r w:rsidR="00EF43A0" w:rsidRPr="00152923">
        <w:rPr>
          <w:rFonts w:ascii="David" w:eastAsia="Calibri" w:hAnsi="David" w:cs="David"/>
          <w:b/>
          <w:bCs/>
          <w:snapToGrid w:val="0"/>
          <w:sz w:val="24"/>
          <w:szCs w:val="24"/>
          <w:rtl/>
        </w:rPr>
        <w:t xml:space="preserve"> </w:t>
      </w:r>
      <w:r w:rsidRPr="00152923">
        <w:rPr>
          <w:rFonts w:ascii="David" w:eastAsia="Calibri" w:hAnsi="David" w:cs="David"/>
          <w:b/>
          <w:bCs/>
          <w:snapToGrid w:val="0"/>
          <w:sz w:val="24"/>
          <w:szCs w:val="24"/>
          <w:rtl/>
        </w:rPr>
        <w:t>______________________</w:t>
      </w:r>
    </w:p>
    <w:p w14:paraId="5D00A1D1" w14:textId="77777777" w:rsidR="00152923" w:rsidRPr="00152923" w:rsidRDefault="00152923" w:rsidP="00152923">
      <w:pPr>
        <w:spacing w:before="0" w:beforeAutospacing="0" w:after="0" w:afterAutospacing="0" w:line="240" w:lineRule="auto"/>
        <w:ind w:left="1780" w:right="426" w:firstLine="20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______</w:t>
      </w:r>
      <w:r w:rsidRPr="00152923">
        <w:rPr>
          <w:rFonts w:ascii="David" w:eastAsia="Calibri" w:hAnsi="David" w:cs="David"/>
          <w:snapToGrid w:val="0"/>
          <w:sz w:val="24"/>
          <w:szCs w:val="24"/>
          <w:rtl/>
        </w:rPr>
        <w:t xml:space="preserve">" או </w:t>
      </w:r>
      <w:r w:rsidRPr="00152923">
        <w:rPr>
          <w:rFonts w:ascii="David" w:eastAsia="Calibri" w:hAnsi="David" w:cs="David"/>
          <w:b/>
          <w:bCs/>
          <w:snapToGrid w:val="0"/>
          <w:sz w:val="24"/>
          <w:szCs w:val="24"/>
          <w:rtl/>
        </w:rPr>
        <w:t>"הקבלן"</w:t>
      </w:r>
      <w:r w:rsidRPr="00152923">
        <w:rPr>
          <w:rFonts w:ascii="David" w:eastAsia="Calibri" w:hAnsi="David" w:cs="David"/>
          <w:snapToGrid w:val="0"/>
          <w:sz w:val="24"/>
          <w:szCs w:val="24"/>
          <w:rtl/>
        </w:rPr>
        <w:t>)</w:t>
      </w:r>
    </w:p>
    <w:p w14:paraId="7C4CB3C7" w14:textId="77777777" w:rsidR="00152923" w:rsidRPr="00152923" w:rsidRDefault="00152923" w:rsidP="00152923">
      <w:pPr>
        <w:bidi w:val="0"/>
        <w:spacing w:before="0" w:beforeAutospacing="0" w:after="0" w:afterAutospacing="0" w:line="240" w:lineRule="auto"/>
        <w:ind w:right="426"/>
        <w:rPr>
          <w:rFonts w:ascii="David" w:eastAsia="Calibri" w:hAnsi="David" w:cs="David"/>
          <w:sz w:val="24"/>
          <w:szCs w:val="24"/>
          <w:rtl/>
        </w:rPr>
      </w:pPr>
    </w:p>
    <w:p w14:paraId="2599C5DE" w14:textId="6E2D021B" w:rsidR="00152923" w:rsidRPr="00152923" w:rsidRDefault="00152923" w:rsidP="00EF43A0">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ובין הקבלן לבין אפריקה ישראל מגורים בע"מ נחתם ביום </w:t>
      </w:r>
      <w:sdt>
        <w:sdtPr>
          <w:rPr>
            <w:rFonts w:ascii="David" w:eastAsia="Times New Roman" w:hAnsi="David" w:cs="David"/>
            <w:sz w:val="24"/>
            <w:szCs w:val="24"/>
            <w:rtl/>
          </w:rPr>
          <w:alias w:val="תאריך חתימת חוזה"/>
          <w:tag w:val="cntSignDate"/>
          <w:id w:val="-578208071"/>
          <w:placeholder>
            <w:docPart w:val="4324F122FCAB41A7B87D7E3BE79119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EF43A0" w:rsidRPr="00CC5444">
            <w:rPr>
              <w:rStyle w:val="a8"/>
              <w:color w:val="00B0F0"/>
              <w:rtl/>
            </w:rPr>
            <w:t>[תאריך חתימת חוזה]</w:t>
          </w:r>
        </w:sdtContent>
      </w:sdt>
      <w:r w:rsidRPr="00152923">
        <w:rPr>
          <w:rFonts w:ascii="David" w:eastAsia="Calibri" w:hAnsi="David" w:cs="David"/>
          <w:sz w:val="24"/>
          <w:szCs w:val="24"/>
          <w:rtl/>
        </w:rPr>
        <w:t xml:space="preserve"> חוזה עבודה בפרויקט </w:t>
      </w:r>
      <w:sdt>
        <w:sdtPr>
          <w:rPr>
            <w:rFonts w:ascii="David" w:eastAsia="Times New Roman" w:hAnsi="David" w:cs="David"/>
            <w:sz w:val="24"/>
            <w:szCs w:val="24"/>
            <w:rtl/>
          </w:rPr>
          <w:alias w:val="שם הפרויקט"/>
          <w:tag w:val="cntProjectName"/>
          <w:id w:val="-1970269864"/>
          <w:placeholder>
            <w:docPart w:val="935EC7787E0C453F94479C06A81314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84" w:author="Meryl Etman" w:date="2024-10-30T16:26:00Z">
            <w:r w:rsidR="00853104">
              <w:rPr>
                <w:rFonts w:ascii="David" w:eastAsia="Times New Roman" w:hAnsi="David" w:cs="David"/>
                <w:sz w:val="24"/>
                <w:szCs w:val="24"/>
                <w:rtl/>
              </w:rPr>
              <w:t>סביוני גבעת שמואל מגרשים 1006-1007</w:t>
            </w:r>
          </w:ins>
        </w:sdtContent>
      </w:sdt>
      <w:r w:rsidR="00EF43A0" w:rsidRPr="00152923" w:rsidDel="00EF43A0">
        <w:rPr>
          <w:rFonts w:ascii="David" w:eastAsia="Calibri" w:hAnsi="David" w:cs="David"/>
          <w:sz w:val="24"/>
          <w:szCs w:val="24"/>
          <w:rtl/>
        </w:rPr>
        <w:t xml:space="preserve"> </w:t>
      </w:r>
      <w:r w:rsidRPr="00152923">
        <w:rPr>
          <w:rFonts w:ascii="David" w:eastAsia="Calibri" w:hAnsi="David" w:cs="David"/>
          <w:snapToGrid w:val="0"/>
          <w:sz w:val="24"/>
          <w:szCs w:val="24"/>
          <w:rtl/>
        </w:rPr>
        <w:t>(להלן: "</w:t>
      </w:r>
      <w:r w:rsidRPr="00152923">
        <w:rPr>
          <w:rFonts w:ascii="David" w:eastAsia="Calibri" w:hAnsi="David" w:cs="David"/>
          <w:b/>
          <w:bCs/>
          <w:snapToGrid w:val="0"/>
          <w:sz w:val="24"/>
          <w:szCs w:val="24"/>
          <w:rtl/>
        </w:rPr>
        <w:t>חוזה העבודה</w:t>
      </w:r>
      <w:r w:rsidRPr="00152923">
        <w:rPr>
          <w:rFonts w:ascii="David" w:eastAsia="Calibri" w:hAnsi="David" w:cs="David"/>
          <w:snapToGrid w:val="0"/>
          <w:sz w:val="24"/>
          <w:szCs w:val="24"/>
          <w:rtl/>
        </w:rPr>
        <w:t>" ו- "</w:t>
      </w:r>
      <w:r w:rsidRPr="00152923">
        <w:rPr>
          <w:rFonts w:ascii="David" w:eastAsia="Calibri" w:hAnsi="David" w:cs="David"/>
          <w:b/>
          <w:bCs/>
          <w:snapToGrid w:val="0"/>
          <w:sz w:val="24"/>
          <w:szCs w:val="24"/>
          <w:rtl/>
        </w:rPr>
        <w:t>הפרויקט</w:t>
      </w:r>
      <w:r w:rsidRPr="00152923">
        <w:rPr>
          <w:rFonts w:ascii="David" w:eastAsia="Calibri" w:hAnsi="David" w:cs="David"/>
          <w:snapToGrid w:val="0"/>
          <w:sz w:val="24"/>
          <w:szCs w:val="24"/>
          <w:rtl/>
        </w:rPr>
        <w:t>" - בהתאמה);</w:t>
      </w:r>
    </w:p>
    <w:p w14:paraId="174890C5" w14:textId="77777777" w:rsidR="00152923" w:rsidRPr="00152923" w:rsidRDefault="00152923" w:rsidP="00152923">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ובמסגרת חוזה העבודה הגדירו הצדדים, כי הקבלן יהא אחראי לכל ליקוי שיתגלה שמקורו בליקוי ביצוע בפרויקט לרבות לעניין שיפוי ו/או פיצוי ו/או התגוננות כנגד כל תביעה שתוגש כנגד היזם בגין ליקוי כאמור; </w:t>
      </w:r>
    </w:p>
    <w:p w14:paraId="55E6951B"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r w:rsidRPr="00152923">
        <w:rPr>
          <w:rFonts w:ascii="David" w:eastAsia="Calibri" w:hAnsi="David" w:cs="David"/>
          <w:b/>
          <w:bCs/>
          <w:sz w:val="24"/>
          <w:szCs w:val="24"/>
          <w:rtl/>
        </w:rPr>
        <w:lastRenderedPageBreak/>
        <w:t xml:space="preserve">והואיל:             </w:t>
      </w:r>
      <w:r w:rsidRPr="00152923">
        <w:rPr>
          <w:rFonts w:ascii="David" w:eastAsia="Calibri" w:hAnsi="David" w:cs="David"/>
          <w:sz w:val="24"/>
          <w:szCs w:val="24"/>
          <w:rtl/>
        </w:rPr>
        <w:t>וברצון הצדדים (בין היתר, משיקולי נגישות למידע, יעילות ניהול ההגנה בתיק וחסכון בהוצאות) להסדיר את הטיפול המשפטי בכל תביעה שתוגש שעניינה בליקויים ביצועיים אשר באחריות הקבלן;</w:t>
      </w:r>
    </w:p>
    <w:p w14:paraId="09F307DA"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p>
    <w:p w14:paraId="4B80DDE8" w14:textId="77777777" w:rsidR="00152923" w:rsidRPr="00152923" w:rsidRDefault="00152923" w:rsidP="00152923">
      <w:pPr>
        <w:keepNext/>
        <w:bidi w:val="0"/>
        <w:spacing w:before="0" w:beforeAutospacing="0" w:after="0" w:afterAutospacing="0" w:line="240" w:lineRule="auto"/>
        <w:ind w:left="483" w:right="426" w:hanging="425"/>
        <w:jc w:val="both"/>
        <w:outlineLvl w:val="2"/>
        <w:rPr>
          <w:rFonts w:ascii="David" w:eastAsia="Times New Roman" w:hAnsi="David" w:cs="David"/>
          <w:b/>
          <w:bCs/>
          <w:sz w:val="24"/>
          <w:szCs w:val="24"/>
          <w:u w:val="single"/>
          <w:rtl/>
        </w:rPr>
      </w:pPr>
    </w:p>
    <w:p w14:paraId="29CDF176" w14:textId="77777777" w:rsidR="00152923" w:rsidRPr="00152923" w:rsidRDefault="00152923" w:rsidP="00152923">
      <w:pPr>
        <w:keepNext/>
        <w:spacing w:before="0" w:beforeAutospacing="0" w:after="0" w:afterAutospacing="0" w:line="360" w:lineRule="auto"/>
        <w:ind w:right="426"/>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לפיכך, הוסכם, הוצהר והותנה בין הצדדים כדלקמן:</w:t>
      </w:r>
    </w:p>
    <w:p w14:paraId="5CB51016" w14:textId="77777777" w:rsidR="00152923" w:rsidRPr="00152923" w:rsidRDefault="00152923" w:rsidP="00152923">
      <w:pPr>
        <w:bidi w:val="0"/>
        <w:spacing w:before="0" w:beforeAutospacing="0" w:after="0" w:afterAutospacing="0" w:line="240" w:lineRule="auto"/>
        <w:rPr>
          <w:rFonts w:ascii="David" w:eastAsia="Calibri" w:hAnsi="David" w:cs="David"/>
          <w:sz w:val="24"/>
          <w:szCs w:val="24"/>
          <w:rtl/>
        </w:rPr>
      </w:pPr>
    </w:p>
    <w:p w14:paraId="2936FC20"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ייטול על עצמו את הייצוג המשפטי בתביעה שבנדון ו/או בכל הכרוך והנובע ממנה.</w:t>
      </w:r>
    </w:p>
    <w:p w14:paraId="3D733330"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יישא בעלויות הכרוכות בייצוג המשפטי בתביעה, לרבות בערכאות ערעור, אם וככל שיתקיים הליך של ערעור, כאשר העתק מכל כתבי בי-הדין הרלוונטיים יועברו ליזם.</w:t>
      </w:r>
    </w:p>
    <w:p w14:paraId="077F90EE"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b/>
          <w:bCs/>
          <w:snapToGrid w:val="0"/>
          <w:sz w:val="24"/>
          <w:szCs w:val="24"/>
          <w:rtl/>
          <w:lang w:eastAsia="he-IL"/>
        </w:rPr>
      </w:pPr>
      <w:r w:rsidRPr="00152923">
        <w:rPr>
          <w:rFonts w:ascii="David" w:eastAsia="Calibri" w:hAnsi="David" w:cs="David"/>
          <w:snapToGrid w:val="0"/>
          <w:sz w:val="24"/>
          <w:szCs w:val="24"/>
          <w:rtl/>
          <w:lang w:eastAsia="he-IL"/>
        </w:rPr>
        <w:t xml:space="preserve">היזם יושיט לקבלן ולבאי כוחו כל סיוע ועזרה שיתבקשו על ידם, ככל שיוכלו, לרבות מסירת מסמכים, חתימה על תצהירים ומסירת עדות, וכמו כן הגעה לדיונים בביהמ"ש ככל וכפי שיידרש בנסיבות העניין. אנשי הקשר מטעם </w:t>
      </w:r>
      <w:proofErr w:type="spellStart"/>
      <w:r w:rsidRPr="00152923">
        <w:rPr>
          <w:rFonts w:ascii="David" w:eastAsia="Calibri" w:hAnsi="David" w:cs="David"/>
          <w:snapToGrid w:val="0"/>
          <w:sz w:val="24"/>
          <w:szCs w:val="24"/>
          <w:rtl/>
          <w:lang w:eastAsia="he-IL"/>
        </w:rPr>
        <w:t>אפ"י</w:t>
      </w:r>
      <w:proofErr w:type="spellEnd"/>
      <w:r w:rsidRPr="00152923">
        <w:rPr>
          <w:rFonts w:ascii="David" w:eastAsia="Calibri" w:hAnsi="David" w:cs="David"/>
          <w:snapToGrid w:val="0"/>
          <w:sz w:val="24"/>
          <w:szCs w:val="24"/>
          <w:rtl/>
          <w:lang w:eastAsia="he-IL"/>
        </w:rPr>
        <w:t xml:space="preserve"> מגורים בקשר לתביעה הינם עוה"ד ממשרד עו"ד </w:t>
      </w:r>
      <w:proofErr w:type="spellStart"/>
      <w:r w:rsidRPr="00152923">
        <w:rPr>
          <w:rFonts w:ascii="David" w:eastAsia="Calibri" w:hAnsi="David" w:cs="David"/>
          <w:snapToGrid w:val="0"/>
          <w:sz w:val="24"/>
          <w:szCs w:val="24"/>
          <w:rtl/>
          <w:lang w:eastAsia="he-IL"/>
        </w:rPr>
        <w:t>וקסלר</w:t>
      </w:r>
      <w:proofErr w:type="spellEnd"/>
      <w:r w:rsidRPr="00152923">
        <w:rPr>
          <w:rFonts w:ascii="David" w:eastAsia="Calibri" w:hAnsi="David" w:cs="David"/>
          <w:snapToGrid w:val="0"/>
          <w:sz w:val="24"/>
          <w:szCs w:val="24"/>
          <w:rtl/>
          <w:lang w:eastAsia="he-IL"/>
        </w:rPr>
        <w:t xml:space="preserve"> ברגמן ושות'. </w:t>
      </w:r>
    </w:p>
    <w:p w14:paraId="43E7C1CB"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z w:val="24"/>
          <w:szCs w:val="24"/>
          <w:rtl/>
          <w:lang w:eastAsia="he-IL"/>
        </w:rPr>
        <w:t xml:space="preserve">הקבלן יישא בכל סכום שיפסק במסגרת התביעה, </w:t>
      </w:r>
      <w:r w:rsidRPr="00152923">
        <w:rPr>
          <w:rFonts w:ascii="David" w:eastAsia="Calibri" w:hAnsi="David" w:cs="David"/>
          <w:snapToGrid w:val="0"/>
          <w:sz w:val="24"/>
          <w:szCs w:val="24"/>
          <w:rtl/>
          <w:lang w:eastAsia="he-IL"/>
        </w:rPr>
        <w:t>אם וככל שיפסק</w:t>
      </w:r>
      <w:r w:rsidRPr="00152923">
        <w:rPr>
          <w:rFonts w:ascii="David" w:eastAsia="Calibri" w:hAnsi="David" w:cs="David"/>
          <w:sz w:val="24"/>
          <w:szCs w:val="24"/>
          <w:rtl/>
          <w:lang w:eastAsia="he-IL"/>
        </w:rPr>
        <w:t xml:space="preserve">, אם על דרך הפשרה ואם במסגרת פסק דין סופי, שענייננו שיפוי ו/או פיצוי התובע בגין ליקויים המהווים ליקויי ביצוע ושמקורם בעבודה על ידו או על ידי מי מטעמו, והכל בכפוף להוראות חוזה העבודה בין הקבלן לבין היזם.  </w:t>
      </w:r>
    </w:p>
    <w:p w14:paraId="2D025F97"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 xml:space="preserve">היזם </w:t>
      </w:r>
      <w:r w:rsidRPr="00152923">
        <w:rPr>
          <w:rFonts w:ascii="David" w:eastAsia="Calibri" w:hAnsi="David" w:cs="David"/>
          <w:sz w:val="24"/>
          <w:szCs w:val="24"/>
          <w:rtl/>
          <w:lang w:eastAsia="he-IL"/>
        </w:rPr>
        <w:t xml:space="preserve">יישא, בכל סכום שיפסק לתובעים במסגרת התביעה, אם וככל שיפסק, אם על דרך הפשרה ואם במסגרת פסק דין סופי, שעניינו שיפוי ו/או פיצוי התובעים בגין ליקויים </w:t>
      </w:r>
      <w:r w:rsidRPr="00152923">
        <w:rPr>
          <w:rFonts w:ascii="David" w:eastAsia="Calibri" w:hAnsi="David" w:cs="David"/>
          <w:b/>
          <w:bCs/>
          <w:sz w:val="24"/>
          <w:szCs w:val="24"/>
          <w:rtl/>
          <w:lang w:eastAsia="he-IL"/>
        </w:rPr>
        <w:t>שאינם</w:t>
      </w:r>
      <w:r w:rsidRPr="00152923">
        <w:rPr>
          <w:rFonts w:ascii="David" w:eastAsia="Calibri" w:hAnsi="David" w:cs="David"/>
          <w:sz w:val="24"/>
          <w:szCs w:val="24"/>
          <w:rtl/>
          <w:lang w:eastAsia="he-IL"/>
        </w:rPr>
        <w:t xml:space="preserve"> נובעים מנושאים שבאחריות הקבלן, שמקורם בהתחייבות היזם ו/או מי מטעמו ו/או נושאים תכנוניים שאינם באחריות הקבלן, ובלבד שסכומים אלו הושגו בידיעתו של היזם ובאישורו ככל שמדובר בפשרה. הקבלן יפנה לגורם המוסמך מטעם היזם, כאמור בסעיף 3 לעיל, בנוגע לליקויים כאמור, על מנת לקבל את עמדתו ואישורו</w:t>
      </w:r>
      <w:r w:rsidRPr="00152923">
        <w:rPr>
          <w:rFonts w:ascii="David" w:eastAsia="Calibri" w:hAnsi="David" w:cs="David"/>
          <w:sz w:val="24"/>
          <w:szCs w:val="24"/>
          <w:lang w:eastAsia="he-IL"/>
        </w:rPr>
        <w:t>.</w:t>
      </w:r>
    </w:p>
    <w:p w14:paraId="4F19EB56"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מבלי לגרוע מן האמור לעיל, מתחייב הקבלן:</w:t>
      </w:r>
    </w:p>
    <w:p w14:paraId="30662706"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כי עותק מכל כתב בי-דין ו/או מסמך יועברו זמן סביר לפני הגשתם לבית המשפט לידי משרד עו"ד </w:t>
      </w:r>
      <w:proofErr w:type="spellStart"/>
      <w:r w:rsidRPr="00152923">
        <w:rPr>
          <w:rFonts w:ascii="David" w:eastAsia="Calibri" w:hAnsi="David" w:cs="David"/>
          <w:snapToGrid w:val="0"/>
          <w:sz w:val="24"/>
          <w:szCs w:val="24"/>
          <w:rtl/>
          <w:lang w:eastAsia="he-IL"/>
        </w:rPr>
        <w:t>וקסלר</w:t>
      </w:r>
      <w:proofErr w:type="spellEnd"/>
      <w:r w:rsidRPr="00152923">
        <w:rPr>
          <w:rFonts w:ascii="David" w:eastAsia="Calibri" w:hAnsi="David" w:cs="David"/>
          <w:snapToGrid w:val="0"/>
          <w:sz w:val="24"/>
          <w:szCs w:val="24"/>
          <w:rtl/>
          <w:lang w:eastAsia="he-IL"/>
        </w:rPr>
        <w:t xml:space="preserve"> ברגמן ושות' לצורך קבלת אישור להגשתם. </w:t>
      </w:r>
    </w:p>
    <w:p w14:paraId="59F3D06B"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ליידע את היזם באמצעות אנשי הקשר מטעמו כאמור בסעיף 3 לעיל על כל דיון ו/או ישיבת </w:t>
      </w:r>
      <w:proofErr w:type="spellStart"/>
      <w:r w:rsidRPr="00152923">
        <w:rPr>
          <w:rFonts w:ascii="David" w:eastAsia="Calibri" w:hAnsi="David" w:cs="David"/>
          <w:snapToGrid w:val="0"/>
          <w:sz w:val="24"/>
          <w:szCs w:val="24"/>
          <w:rtl/>
          <w:lang w:eastAsia="he-IL"/>
        </w:rPr>
        <w:t>מהו"ת</w:t>
      </w:r>
      <w:proofErr w:type="spellEnd"/>
      <w:r w:rsidRPr="00152923">
        <w:rPr>
          <w:rFonts w:ascii="David" w:eastAsia="Calibri" w:hAnsi="David" w:cs="David"/>
          <w:snapToGrid w:val="0"/>
          <w:sz w:val="24"/>
          <w:szCs w:val="24"/>
          <w:rtl/>
          <w:lang w:eastAsia="he-IL"/>
        </w:rPr>
        <w:t xml:space="preserve"> ו/או גישור שנקבע בתיק ולהעביר כל פרוטוקול ו/או מסמך הנוגע לדיון כאמור.  </w:t>
      </w:r>
    </w:p>
    <w:p w14:paraId="798F7E65"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z w:val="24"/>
          <w:szCs w:val="24"/>
          <w:lang w:eastAsia="he-IL"/>
        </w:rPr>
      </w:pPr>
      <w:r w:rsidRPr="00152923">
        <w:rPr>
          <w:rFonts w:ascii="David" w:eastAsia="Calibri" w:hAnsi="David" w:cs="David"/>
          <w:snapToGrid w:val="0"/>
          <w:sz w:val="24"/>
          <w:szCs w:val="24"/>
          <w:rtl/>
          <w:lang w:eastAsia="he-IL"/>
        </w:rPr>
        <w:t>כי ככל ובמהלך הדיון תעלנה ו/או תועלנה טענות חדשות שלטעמו של הקבלן מקורן בליקויי תכנון ו/או באי עמידה בהתחייבויותיו של היזם כלפי התובעים ו/או מצגי היזם כמוכר הדירה שאינם קשורים בביצוע בניית הדירה, יידע הקבלן את היזם בנוגע לטענות אלו והצדדים יחליטו במשותף כיצד להתגונן בפני טענות אלו (הן בנוגע להמשך הייצוג והן בנוגע להתייחסות לגופן של הטענות).</w:t>
      </w:r>
    </w:p>
    <w:p w14:paraId="10F0ED9E"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lang w:eastAsia="he-IL"/>
        </w:rPr>
      </w:pPr>
      <w:r w:rsidRPr="00152923">
        <w:rPr>
          <w:rFonts w:ascii="David" w:eastAsia="Calibri" w:hAnsi="David" w:cs="David"/>
          <w:sz w:val="24"/>
          <w:szCs w:val="24"/>
          <w:rtl/>
          <w:lang w:eastAsia="he-IL"/>
        </w:rPr>
        <w:t>במסגרת</w:t>
      </w:r>
      <w:r w:rsidRPr="00152923">
        <w:rPr>
          <w:rFonts w:ascii="David" w:eastAsia="Calibri" w:hAnsi="David" w:cs="David"/>
          <w:snapToGrid w:val="0"/>
          <w:sz w:val="24"/>
          <w:szCs w:val="24"/>
          <w:rtl/>
          <w:lang w:eastAsia="he-IL"/>
        </w:rPr>
        <w:t xml:space="preserve"> הדיון המשפטי הקבלן ו/או מי מטעמו לא יעלה כל טענה הנוגעת לחלוקת אחריות בינו לבין היזם לרבות בחוות דעת ושאלות שיופנו למומחה מטעם בית המשפט ככל וימונה.</w:t>
      </w:r>
      <w:r w:rsidRPr="00152923">
        <w:rPr>
          <w:rFonts w:ascii="David" w:eastAsia="Calibri" w:hAnsi="David" w:cs="David"/>
          <w:sz w:val="24"/>
          <w:szCs w:val="24"/>
          <w:rtl/>
          <w:lang w:eastAsia="he-IL"/>
        </w:rPr>
        <w:t xml:space="preserve"> למען הספר ספק מובהר, כי ככל שבמסגרת פסק הדין או כל החלטה מטעם בית המשפט תקבע חלוקת אחריות בין היזם לקבלן, אלו לא יחייבו את הצדדים, וחלוקת האחריות ביניהן תהא אך ורק על פי הסיכום המוסכם ביניהן.</w:t>
      </w:r>
    </w:p>
    <w:p w14:paraId="05D882DF"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במהלך ניהול הדיון המשפטי, יישא הקבלן במלוא העלויות הכרוכות בטיפול בתביעה; השתתפות היזם בעלויות התביעה תעשה רק לאחר הכרעת בית המשפט בתביעה </w:t>
      </w:r>
      <w:r w:rsidRPr="00152923">
        <w:rPr>
          <w:rFonts w:ascii="David" w:eastAsia="Calibri" w:hAnsi="David" w:cs="David"/>
          <w:snapToGrid w:val="0"/>
          <w:sz w:val="24"/>
          <w:szCs w:val="24"/>
          <w:rtl/>
          <w:lang w:eastAsia="he-IL"/>
        </w:rPr>
        <w:lastRenderedPageBreak/>
        <w:t>ו/או סיכום פשרה בתיק, ככל שמקור הליקוי הינו באחריות היזם על פי המפורט בהסכם זה לעיל.</w:t>
      </w:r>
    </w:p>
    <w:p w14:paraId="5E214887"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כל הסדר או פשרה בתיק יעשו באישור מראש ובכתב של נציגי היזם. </w:t>
      </w:r>
    </w:p>
    <w:p w14:paraId="3DE840A1"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תשלום על ידי מי מהצדדים בקשר עם התביעה יבוצע אך ורק בהתאם להסכם זה. </w:t>
      </w:r>
    </w:p>
    <w:p w14:paraId="1204354F"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467DE2DA" w14:textId="77777777" w:rsidR="00152923" w:rsidRDefault="00152923"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ולראיה באו הצדדים על החתום:</w:t>
      </w:r>
    </w:p>
    <w:p w14:paraId="6674A627"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241701A8"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21A75B8E" w14:textId="77777777" w:rsidR="00EF43A0" w:rsidRPr="00152923"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Pr>
      </w:pPr>
    </w:p>
    <w:p w14:paraId="2C70220A" w14:textId="77777777" w:rsidR="00152923" w:rsidRPr="00152923" w:rsidRDefault="00152923" w:rsidP="00152923">
      <w:pPr>
        <w:spacing w:before="0" w:beforeAutospacing="0" w:after="0" w:afterAutospacing="0" w:line="240" w:lineRule="auto"/>
        <w:rPr>
          <w:rFonts w:ascii="David" w:eastAsia="Calibri" w:hAnsi="David" w:cs="David"/>
          <w:snapToGrid w:val="0"/>
          <w:sz w:val="24"/>
          <w:szCs w:val="24"/>
        </w:rPr>
      </w:pPr>
      <w:r w:rsidRPr="00152923">
        <w:rPr>
          <w:rFonts w:ascii="David" w:eastAsia="Calibri" w:hAnsi="David" w:cs="David"/>
          <w:snapToGrid w:val="0"/>
          <w:sz w:val="24"/>
          <w:szCs w:val="24"/>
          <w:rtl/>
        </w:rPr>
        <w:t xml:space="preserve">              </w:t>
      </w:r>
    </w:p>
    <w:tbl>
      <w:tblPr>
        <w:bidiVisual/>
        <w:tblW w:w="9611" w:type="dxa"/>
        <w:tblCellMar>
          <w:left w:w="0" w:type="dxa"/>
          <w:right w:w="0" w:type="dxa"/>
        </w:tblCellMar>
        <w:tblLook w:val="04A0" w:firstRow="1" w:lastRow="0" w:firstColumn="1" w:lastColumn="0" w:noHBand="0" w:noVBand="1"/>
      </w:tblPr>
      <w:tblGrid>
        <w:gridCol w:w="3203"/>
        <w:gridCol w:w="3204"/>
        <w:gridCol w:w="3204"/>
      </w:tblGrid>
      <w:tr w:rsidR="00152923" w:rsidRPr="00152923" w14:paraId="5F31353C" w14:textId="77777777" w:rsidTr="00152923">
        <w:trPr>
          <w:trHeight w:val="1134"/>
        </w:trPr>
        <w:tc>
          <w:tcPr>
            <w:tcW w:w="3203" w:type="dxa"/>
            <w:tcMar>
              <w:top w:w="0" w:type="dxa"/>
              <w:left w:w="108" w:type="dxa"/>
              <w:bottom w:w="0" w:type="dxa"/>
              <w:right w:w="108" w:type="dxa"/>
            </w:tcMar>
            <w:hideMark/>
          </w:tcPr>
          <w:p w14:paraId="64D6B019"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________________________</w:t>
            </w:r>
          </w:p>
          <w:p w14:paraId="1B2EA073"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 xml:space="preserve">אפריקה ישראל מגורים  בע"מ        </w:t>
            </w:r>
          </w:p>
        </w:tc>
        <w:tc>
          <w:tcPr>
            <w:tcW w:w="3204" w:type="dxa"/>
            <w:tcMar>
              <w:top w:w="0" w:type="dxa"/>
              <w:left w:w="108" w:type="dxa"/>
              <w:bottom w:w="0" w:type="dxa"/>
              <w:right w:w="108" w:type="dxa"/>
            </w:tcMar>
          </w:tcPr>
          <w:p w14:paraId="66CE2ECC"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p>
        </w:tc>
        <w:tc>
          <w:tcPr>
            <w:tcW w:w="3204" w:type="dxa"/>
            <w:tcMar>
              <w:top w:w="0" w:type="dxa"/>
              <w:left w:w="108" w:type="dxa"/>
              <w:bottom w:w="0" w:type="dxa"/>
              <w:right w:w="108" w:type="dxa"/>
            </w:tcMar>
            <w:hideMark/>
          </w:tcPr>
          <w:p w14:paraId="0EE62BD8"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________________________</w:t>
            </w:r>
          </w:p>
          <w:p w14:paraId="2F2CA7E1"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 xml:space="preserve">שם הקבלן </w:t>
            </w:r>
          </w:p>
        </w:tc>
      </w:tr>
    </w:tbl>
    <w:p w14:paraId="7DD4181C" w14:textId="77777777" w:rsidR="00152923" w:rsidRPr="00152923" w:rsidRDefault="00152923" w:rsidP="00152923">
      <w:pPr>
        <w:spacing w:before="0" w:beforeAutospacing="0" w:after="0" w:afterAutospacing="0" w:line="240" w:lineRule="auto"/>
        <w:rPr>
          <w:rFonts w:ascii="Calibri" w:eastAsia="Calibri" w:hAnsi="Calibri" w:cs="Calibri"/>
        </w:rPr>
      </w:pPr>
    </w:p>
    <w:p w14:paraId="4CADD7CB"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443C56B2"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59D6BD3C" w14:textId="77777777" w:rsidR="00E56613" w:rsidRPr="00E56613" w:rsidRDefault="00E56613" w:rsidP="00E56613">
      <w:pPr>
        <w:spacing w:before="0" w:beforeAutospacing="0" w:after="0" w:afterAutospacing="0" w:line="360" w:lineRule="auto"/>
        <w:ind w:right="1000"/>
        <w:jc w:val="both"/>
        <w:rPr>
          <w:rFonts w:ascii="David" w:eastAsia="Times New Roman" w:hAnsi="David" w:cs="David"/>
          <w:snapToGrid w:val="0"/>
          <w:sz w:val="24"/>
          <w:szCs w:val="24"/>
          <w:rtl/>
        </w:rPr>
      </w:pPr>
    </w:p>
    <w:p w14:paraId="1E26871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718F3C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34C767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769083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36D428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19D39D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7C19572"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r>
      <w:r w:rsidRPr="00E56613">
        <w:rPr>
          <w:rFonts w:ascii="David" w:eastAsia="Times New Roman" w:hAnsi="David" w:cs="David"/>
          <w:b/>
          <w:bCs/>
          <w:sz w:val="24"/>
          <w:szCs w:val="24"/>
          <w:u w:val="single"/>
          <w:rtl/>
        </w:rPr>
        <w:lastRenderedPageBreak/>
        <w:t xml:space="preserve">נספח 3.1.16  </w:t>
      </w:r>
    </w:p>
    <w:p w14:paraId="588F1F2A"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הצהרת הקבלן בדבר היעדר תביעות</w:t>
      </w:r>
    </w:p>
    <w:p w14:paraId="05AB65B4"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Pr>
      </w:pPr>
    </w:p>
    <w:p w14:paraId="1B695CE5"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tl/>
        </w:rPr>
      </w:pPr>
    </w:p>
    <w:p w14:paraId="341D8101"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לכבוד</w:t>
      </w:r>
    </w:p>
    <w:sdt>
      <w:sdtPr>
        <w:rPr>
          <w:rFonts w:ascii="David" w:eastAsia="Times New Roman" w:hAnsi="David" w:cs="David"/>
          <w:color w:val="008000"/>
          <w:sz w:val="24"/>
          <w:szCs w:val="24"/>
          <w:rtl/>
        </w:rPr>
        <w:alias w:val="צד א בחוזה"/>
        <w:tag w:val="cntTzadA"/>
        <w:id w:val="-190836866"/>
        <w:placeholder>
          <w:docPart w:val="353AD82A28A24870A6DB2DF489DC3A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AEAC599" w14:textId="6C32AB54" w:rsidR="00E56613" w:rsidRPr="00E56613" w:rsidRDefault="00853104" w:rsidP="00E56613">
          <w:pPr>
            <w:widowControl w:val="0"/>
            <w:spacing w:before="0" w:beforeAutospacing="0" w:after="0" w:afterAutospacing="0" w:line="240" w:lineRule="auto"/>
            <w:ind w:left="180"/>
            <w:jc w:val="both"/>
            <w:rPr>
              <w:rFonts w:ascii="David" w:eastAsia="Times New Roman" w:hAnsi="David" w:cs="David"/>
              <w:color w:val="008000"/>
              <w:sz w:val="24"/>
              <w:szCs w:val="24"/>
              <w:rtl/>
            </w:rPr>
          </w:pPr>
          <w:ins w:id="185" w:author="Meryl Etman" w:date="2024-10-30T16:28:00Z">
            <w:r>
              <w:rPr>
                <w:rFonts w:ascii="David" w:eastAsia="Times New Roman" w:hAnsi="David" w:cs="David"/>
                <w:color w:val="008000"/>
                <w:sz w:val="24"/>
                <w:szCs w:val="24"/>
                <w:rtl/>
              </w:rPr>
              <w:br/>
              <w:t>גבעת שמואל החדשה בע"מ</w:t>
            </w:r>
            <w:r>
              <w:rPr>
                <w:rFonts w:ascii="David" w:eastAsia="Times New Roman" w:hAnsi="David" w:cs="David"/>
                <w:color w:val="008000"/>
                <w:sz w:val="24"/>
                <w:szCs w:val="24"/>
                <w:rtl/>
              </w:rPr>
              <w:br/>
              <w:t>יהונתן נתניהו 1ג', אור יהודה</w:t>
            </w:r>
            <w:r>
              <w:rPr>
                <w:rFonts w:ascii="David" w:eastAsia="Times New Roman" w:hAnsi="David" w:cs="David"/>
                <w:color w:val="008000"/>
                <w:sz w:val="24"/>
                <w:szCs w:val="24"/>
                <w:rtl/>
              </w:rPr>
              <w:br/>
              <w:t>514677533</w:t>
            </w:r>
            <w:r>
              <w:rPr>
                <w:rFonts w:ascii="David" w:eastAsia="Times New Roman" w:hAnsi="David" w:cs="David"/>
                <w:color w:val="008000"/>
                <w:sz w:val="24"/>
                <w:szCs w:val="24"/>
                <w:rtl/>
              </w:rPr>
              <w:br/>
            </w:r>
          </w:ins>
        </w:p>
      </w:sdtContent>
    </w:sdt>
    <w:p w14:paraId="4BAB6E4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0AB35339"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roofErr w:type="spellStart"/>
      <w:r w:rsidRPr="00E56613">
        <w:rPr>
          <w:rFonts w:ascii="David" w:eastAsia="Times New Roman" w:hAnsi="David" w:cs="David"/>
          <w:sz w:val="24"/>
          <w:szCs w:val="24"/>
          <w:rtl/>
        </w:rPr>
        <w:t>ג.א.נ</w:t>
      </w:r>
      <w:proofErr w:type="spellEnd"/>
      <w:r w:rsidRPr="00E56613">
        <w:rPr>
          <w:rFonts w:ascii="David" w:eastAsia="Times New Roman" w:hAnsi="David" w:cs="David"/>
          <w:sz w:val="24"/>
          <w:szCs w:val="24"/>
          <w:rtl/>
        </w:rPr>
        <w:t>.,</w:t>
      </w:r>
    </w:p>
    <w:p w14:paraId="1C8C5D9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4FF03ACF" w14:textId="5CF980E1"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אנו הח"מ מצהירים בזאת שעם קבלת סך של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ש"ח (</w:t>
      </w:r>
      <w:proofErr w:type="spellStart"/>
      <w:r w:rsidRPr="00E56613">
        <w:rPr>
          <w:rFonts w:ascii="David" w:eastAsia="Times New Roman" w:hAnsi="David" w:cs="David"/>
          <w:sz w:val="24"/>
          <w:szCs w:val="24"/>
          <w:rtl/>
        </w:rPr>
        <w:t>להלן:"</w:t>
      </w:r>
      <w:r w:rsidRPr="00E56613">
        <w:rPr>
          <w:rFonts w:ascii="David" w:eastAsia="Times New Roman" w:hAnsi="David" w:cs="David"/>
          <w:b/>
          <w:bCs/>
          <w:sz w:val="24"/>
          <w:szCs w:val="24"/>
          <w:rtl/>
        </w:rPr>
        <w:t>היתרה</w:t>
      </w:r>
      <w:proofErr w:type="spellEnd"/>
      <w:r w:rsidRPr="00E56613">
        <w:rPr>
          <w:rFonts w:ascii="David" w:eastAsia="Times New Roman" w:hAnsi="David" w:cs="David"/>
          <w:b/>
          <w:bCs/>
          <w:sz w:val="24"/>
          <w:szCs w:val="24"/>
          <w:rtl/>
        </w:rPr>
        <w:t xml:space="preserve"> הסופית</w:t>
      </w:r>
      <w:r w:rsidRPr="00E56613">
        <w:rPr>
          <w:rFonts w:ascii="David" w:eastAsia="Times New Roman" w:hAnsi="David"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David" w:eastAsia="Times New Roman" w:hAnsi="David" w:cs="David"/>
            <w:color w:val="008000"/>
            <w:sz w:val="24"/>
            <w:szCs w:val="24"/>
            <w:rtl/>
          </w:rPr>
          <w:alias w:val="שם אתר"/>
          <w:tag w:val="cntSite"/>
          <w:id w:val="1174375349"/>
          <w:placeholder>
            <w:docPart w:val="1DA959507CA64BD1AD9370D044034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86" w:author="Meryl Etman" w:date="2024-10-30T16:27:00Z">
            <w:r w:rsidR="00853104">
              <w:rPr>
                <w:rFonts w:ascii="David" w:eastAsia="Times New Roman" w:hAnsi="David" w:cs="David"/>
                <w:color w:val="008000"/>
                <w:sz w:val="24"/>
                <w:szCs w:val="24"/>
                <w:rtl/>
              </w:rPr>
              <w:t>גבעת שמואל</w:t>
            </w:r>
          </w:ins>
        </w:sdtContent>
      </w:sdt>
      <w:r w:rsidRPr="00E56613">
        <w:rPr>
          <w:rFonts w:ascii="David" w:eastAsia="Times New Roman" w:hAnsi="David" w:cs="David"/>
          <w:sz w:val="24"/>
          <w:szCs w:val="24"/>
          <w:rtl/>
        </w:rPr>
        <w:t xml:space="preserve"> עפ"י חוזה מיום </w:t>
      </w:r>
      <w:r w:rsidRPr="00E56613">
        <w:rPr>
          <w:rFonts w:ascii="David" w:eastAsia="Times New Roman" w:hAnsi="David" w:cs="David"/>
          <w:color w:val="008000"/>
          <w:sz w:val="24"/>
          <w:szCs w:val="24"/>
        </w:rPr>
        <w:t xml:space="preserve"> </w:t>
      </w:r>
      <w:sdt>
        <w:sdtPr>
          <w:rPr>
            <w:rFonts w:ascii="David" w:eastAsia="Times New Roman" w:hAnsi="David" w:cs="David"/>
            <w:color w:val="008000"/>
            <w:sz w:val="24"/>
            <w:szCs w:val="24"/>
            <w:rtl/>
          </w:rPr>
          <w:alias w:val="תאריך חתימת חוזה"/>
          <w:tag w:val="cntSignDate"/>
          <w:id w:val="-985850874"/>
          <w:placeholder>
            <w:docPart w:val="A9AF9C1D1CEC4B95ABDE6F39AA6F66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C5444" w:rsidRPr="00CC5444">
            <w:rPr>
              <w:rStyle w:val="a8"/>
              <w:color w:val="00B0F0"/>
              <w:rtl/>
            </w:rPr>
            <w:t>[תאריך חתימת חוזה]</w:t>
          </w:r>
        </w:sdtContent>
      </w:sdt>
      <w:r w:rsidRPr="00E56613">
        <w:rPr>
          <w:rFonts w:ascii="David" w:eastAsia="Times New Roman" w:hAnsi="David" w:cs="David"/>
          <w:sz w:val="24"/>
          <w:szCs w:val="24"/>
          <w:rtl/>
        </w:rPr>
        <w:t xml:space="preserve">או עבור חלקן כמפורט להלן: </w:t>
      </w:r>
    </w:p>
    <w:p w14:paraId="4E0CEAD2"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______________________________________________________________________________________________________________________________________</w:t>
      </w:r>
    </w:p>
    <w:p w14:paraId="60994909"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7393DACC"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0A3DBFF8"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DFA4A4F"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0601A1E7"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7ACCF4C"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0B9948D1"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ידוע לנו כי אין בהצהרתנו זו כדי לגרוע מכל סעד לו זכאי המזמין על פי החוזה הנ"ל.</w:t>
      </w:r>
    </w:p>
    <w:p w14:paraId="128B21D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7E9EEE01"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321D8A95"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b/>
          <w:bCs/>
          <w:sz w:val="24"/>
          <w:szCs w:val="24"/>
          <w:rtl/>
        </w:rPr>
        <w:t>ולראיה באנו על החתום:</w:t>
      </w:r>
    </w:p>
    <w:p w14:paraId="325A5776"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4EDA21D5"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היום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לחודש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לשנה _________</w:t>
      </w:r>
    </w:p>
    <w:p w14:paraId="2150CBA9" w14:textId="77777777" w:rsidR="00E56613" w:rsidRPr="00E56613" w:rsidRDefault="00E56613" w:rsidP="00E56613">
      <w:pPr>
        <w:widowControl w:val="0"/>
        <w:spacing w:before="0" w:beforeAutospacing="0" w:after="0" w:afterAutospacing="0" w:line="240" w:lineRule="auto"/>
        <w:ind w:left="4435" w:firstLine="671"/>
        <w:jc w:val="both"/>
        <w:rPr>
          <w:rFonts w:ascii="David" w:eastAsia="Times New Roman" w:hAnsi="David" w:cs="David"/>
          <w:sz w:val="24"/>
          <w:szCs w:val="24"/>
          <w:rtl/>
        </w:rPr>
      </w:pPr>
    </w:p>
    <w:p w14:paraId="33A1DFB9" w14:textId="77777777" w:rsidR="00E56613" w:rsidRPr="00E56613" w:rsidRDefault="00E56613" w:rsidP="00E56613">
      <w:pPr>
        <w:widowControl w:val="0"/>
        <w:spacing w:before="0" w:beforeAutospacing="0" w:after="0" w:afterAutospacing="0" w:line="240" w:lineRule="auto"/>
        <w:ind w:left="4435" w:hanging="71"/>
        <w:jc w:val="both"/>
        <w:rPr>
          <w:rFonts w:ascii="David" w:eastAsia="Times New Roman" w:hAnsi="David" w:cs="David"/>
          <w:sz w:val="24"/>
          <w:szCs w:val="24"/>
          <w:rtl/>
        </w:rPr>
      </w:pPr>
      <w:r w:rsidRPr="00E56613">
        <w:rPr>
          <w:rFonts w:ascii="David" w:eastAsia="Times New Roman" w:hAnsi="David" w:cs="David"/>
          <w:sz w:val="24"/>
          <w:szCs w:val="24"/>
          <w:rtl/>
        </w:rPr>
        <w:t>חתימה וחותמת הקבלן: _______________</w:t>
      </w:r>
    </w:p>
    <w:p w14:paraId="64108110"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6834403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379166E9"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b/>
          <w:bCs/>
          <w:sz w:val="24"/>
          <w:szCs w:val="24"/>
          <w:rtl/>
        </w:rPr>
        <w:t>אישור</w:t>
      </w:r>
    </w:p>
    <w:p w14:paraId="6025D10F"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sz w:val="24"/>
          <w:szCs w:val="24"/>
          <w:rtl/>
        </w:rPr>
        <w:t>אני הח"מ ____________________ עו"ד/רו"ח מאשר כי ה"ה _________________שחתימתם בצירוף חותמת _________________ (</w:t>
      </w:r>
      <w:proofErr w:type="spellStart"/>
      <w:r w:rsidRPr="00E56613">
        <w:rPr>
          <w:rFonts w:ascii="David" w:eastAsia="Times New Roman" w:hAnsi="David" w:cs="David"/>
          <w:sz w:val="24"/>
          <w:szCs w:val="24"/>
          <w:rtl/>
        </w:rPr>
        <w:t>להלן:"</w:t>
      </w:r>
      <w:r w:rsidRPr="00E56613">
        <w:rPr>
          <w:rFonts w:ascii="David" w:eastAsia="Times New Roman" w:hAnsi="David" w:cs="David"/>
          <w:b/>
          <w:bCs/>
          <w:sz w:val="24"/>
          <w:szCs w:val="24"/>
          <w:rtl/>
        </w:rPr>
        <w:t>החברה</w:t>
      </w:r>
      <w:proofErr w:type="spellEnd"/>
      <w:r w:rsidRPr="00E56613">
        <w:rPr>
          <w:rFonts w:ascii="David" w:eastAsia="Times New Roman" w:hAnsi="David" w:cs="David"/>
          <w:sz w:val="24"/>
          <w:szCs w:val="24"/>
          <w:rtl/>
        </w:rPr>
        <w:t>") ו/או שמה המודפס מחייבת את החברה לכל דבר וענין, חתמו בפני על מסמך זה.</w:t>
      </w:r>
    </w:p>
    <w:p w14:paraId="25D2132E" w14:textId="77777777" w:rsidR="00E56613" w:rsidRPr="00E56613" w:rsidRDefault="00E56613" w:rsidP="00E56613">
      <w:pPr>
        <w:widowControl w:val="0"/>
        <w:tabs>
          <w:tab w:val="center" w:pos="2540"/>
          <w:tab w:val="right" w:pos="5600"/>
        </w:tabs>
        <w:spacing w:before="0" w:beforeAutospacing="0" w:after="0" w:afterAutospacing="0" w:line="240" w:lineRule="auto"/>
        <w:ind w:left="240"/>
        <w:rPr>
          <w:rFonts w:ascii="David" w:eastAsia="Times New Roman" w:hAnsi="David" w:cs="David"/>
          <w:sz w:val="24"/>
          <w:szCs w:val="24"/>
          <w:rtl/>
        </w:rPr>
      </w:pPr>
    </w:p>
    <w:p w14:paraId="07368050"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 xml:space="preserve">    תאריך : _______   </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50E5442B"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חתימה וחותמת עו"ד/רו"ח : ______________________</w:t>
      </w:r>
    </w:p>
    <w:p w14:paraId="06750DED"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53A3EA9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z w:val="24"/>
          <w:szCs w:val="24"/>
          <w:u w:val="single"/>
          <w:rtl/>
        </w:rPr>
        <w:br w:type="page"/>
      </w:r>
    </w:p>
    <w:p w14:paraId="526B136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0D4E00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 xml:space="preserve">נספח 3.1.17 </w:t>
      </w:r>
    </w:p>
    <w:p w14:paraId="31A3B640" w14:textId="5F4A4C6B"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העתק רישיון הקבלן הר</w:t>
      </w:r>
      <w:ins w:id="187" w:author="מרול אטמן" w:date="2024-10-30T17:18:00Z" w16du:dateUtc="2024-10-30T15:18:00Z">
        <w:r w:rsidR="0005444D">
          <w:rPr>
            <w:rFonts w:ascii="David" w:eastAsia="Times New Roman" w:hAnsi="David" w:cs="David" w:hint="cs"/>
            <w:b/>
            <w:bCs/>
            <w:spacing w:val="10"/>
            <w:sz w:val="24"/>
            <w:szCs w:val="24"/>
            <w:u w:val="single"/>
            <w:rtl/>
          </w:rPr>
          <w:t>א</w:t>
        </w:r>
      </w:ins>
      <w:r w:rsidRPr="00E56613">
        <w:rPr>
          <w:rFonts w:ascii="David" w:eastAsia="Times New Roman" w:hAnsi="David" w:cs="David"/>
          <w:b/>
          <w:bCs/>
          <w:spacing w:val="10"/>
          <w:sz w:val="24"/>
          <w:szCs w:val="24"/>
          <w:u w:val="single"/>
          <w:rtl/>
        </w:rPr>
        <w:t>שי – יצורף לחוזה</w:t>
      </w:r>
    </w:p>
    <w:p w14:paraId="70938E3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7C2B89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42FEA6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D3FFC5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AC11CD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D7BCED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1BA5E6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5C36E0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560E4A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12FB60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E67E81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33F8C4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7F4618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54EF9B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1CEFB1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C833C6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1B12B3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4D390C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36529A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AFC014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0CAB6B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BCFAEB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96DA8F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EF7344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C9DD5B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E1BED3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06787B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ECDFDD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F90588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FA1260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43DE05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4D37F9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0D2502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F596D3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4BEAAC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1AB1E3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CB2F01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7B22AA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91A2EC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C80EB9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8DB109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719548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1CD157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3BE30B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25F507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D9FC93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5F71BE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3F6F78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482411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407195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F641B9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E83226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7CCC71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5FF14ED" w14:textId="77777777" w:rsidR="00967621" w:rsidRDefault="00967621" w:rsidP="00E56613">
      <w:pPr>
        <w:spacing w:before="0" w:beforeAutospacing="0" w:after="0" w:afterAutospacing="0" w:line="240" w:lineRule="auto"/>
        <w:jc w:val="center"/>
        <w:rPr>
          <w:rFonts w:ascii="David" w:eastAsia="Times New Roman" w:hAnsi="David" w:cs="David"/>
          <w:b/>
          <w:bCs/>
          <w:spacing w:val="10"/>
          <w:sz w:val="24"/>
          <w:szCs w:val="24"/>
          <w:u w:val="single"/>
          <w:rtl/>
        </w:rPr>
      </w:pPr>
      <w:r>
        <w:rPr>
          <w:rFonts w:ascii="David" w:eastAsia="Times New Roman" w:hAnsi="David" w:cs="David"/>
          <w:b/>
          <w:bCs/>
          <w:spacing w:val="10"/>
          <w:sz w:val="24"/>
          <w:szCs w:val="24"/>
          <w:u w:val="single"/>
          <w:rtl/>
        </w:rPr>
        <w:br w:type="page"/>
      </w:r>
    </w:p>
    <w:p w14:paraId="45D291D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lastRenderedPageBreak/>
        <w:t>נספח 3.1.18</w:t>
      </w:r>
    </w:p>
    <w:p w14:paraId="3A3141AA" w14:textId="77777777" w:rsidR="00E56613" w:rsidRPr="00E56613" w:rsidRDefault="00E56613" w:rsidP="00E56613">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r w:rsidRPr="00E56613">
        <w:rPr>
          <w:rFonts w:ascii="David" w:eastAsia="Times New Roman" w:hAnsi="David" w:cs="David"/>
          <w:b/>
          <w:bCs/>
          <w:spacing w:val="10"/>
          <w:sz w:val="24"/>
          <w:szCs w:val="24"/>
          <w:u w:val="single"/>
          <w:rtl/>
          <w:lang w:eastAsia="he-IL"/>
        </w:rPr>
        <w:t>נוהל ביצוע עבודות בחום</w:t>
      </w:r>
    </w:p>
    <w:p w14:paraId="0EB0F3D2" w14:textId="77777777" w:rsidR="00E56613" w:rsidRPr="00E56613" w:rsidRDefault="00E56613" w:rsidP="00E56613">
      <w:pPr>
        <w:spacing w:before="0" w:beforeAutospacing="0" w:after="120" w:afterAutospacing="0" w:line="360" w:lineRule="auto"/>
        <w:ind w:left="510"/>
        <w:jc w:val="center"/>
        <w:rPr>
          <w:rFonts w:ascii="David" w:eastAsia="Times New Roman" w:hAnsi="David" w:cs="David"/>
          <w:b/>
          <w:bCs/>
          <w:spacing w:val="10"/>
          <w:sz w:val="24"/>
          <w:szCs w:val="24"/>
          <w:rtl/>
          <w:lang w:eastAsia="he-IL"/>
        </w:rPr>
      </w:pPr>
    </w:p>
    <w:p w14:paraId="358689B2"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חומרי פסולת, קופסאות ריקות, ארגזים ופסולת עץ ונייר יסולקו מכל המבנים מדי יום ויאוחסנו במרחק בטוח ממנו. </w:t>
      </w:r>
    </w:p>
    <w:p w14:paraId="055D334E"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ab/>
        <w:t xml:space="preserve">לא תבוצענה "עבודות בחום" בתחום אתר העבודות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Pr>
          <w:t>10</w:t>
        </w:r>
        <w:r w:rsidRPr="00E56613">
          <w:rPr>
            <w:rFonts w:ascii="David" w:eastAsia="Times New Roman" w:hAnsi="David" w:cs="David"/>
            <w:spacing w:val="10"/>
            <w:sz w:val="24"/>
            <w:szCs w:val="24"/>
            <w:rtl/>
          </w:rPr>
          <w:t xml:space="preserve"> מטר</w:t>
        </w:r>
      </w:smartTag>
      <w:r w:rsidRPr="00E56613">
        <w:rPr>
          <w:rFonts w:ascii="David" w:eastAsia="Times New Roman" w:hAnsi="David" w:cs="David"/>
          <w:spacing w:val="10"/>
          <w:sz w:val="24"/>
          <w:szCs w:val="24"/>
          <w:rtl/>
        </w:rPr>
        <w:t xml:space="preserve"> מחומר דליק כלשהו שלא בהתאם לנוהל המפורט להלן:</w:t>
      </w:r>
    </w:p>
    <w:p w14:paraId="6385EF4E"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המונח "עבודות בחום" פירושו: ביצוע עבודות כלשהן תוך כדי שימוש בריתוך ו/או חיתוך בחום ו/או תוך שימוש באש גלויה.</w:t>
      </w:r>
    </w:p>
    <w:p w14:paraId="243A777A" w14:textId="77777777" w:rsidR="00E56613" w:rsidRPr="00E56613" w:rsidRDefault="00E56613" w:rsidP="00237720">
      <w:pPr>
        <w:numPr>
          <w:ilvl w:val="1"/>
          <w:numId w:val="3"/>
        </w:numPr>
        <w:spacing w:before="0" w:beforeAutospacing="0" w:after="120" w:afterAutospacing="0" w:line="360" w:lineRule="auto"/>
        <w:jc w:val="both"/>
        <w:rPr>
          <w:rFonts w:ascii="David" w:eastAsia="Times New Roman" w:hAnsi="David" w:cs="David"/>
          <w:spacing w:val="10"/>
          <w:sz w:val="24"/>
          <w:szCs w:val="24"/>
        </w:rPr>
      </w:pPr>
      <w:r w:rsidRPr="00E56613">
        <w:rPr>
          <w:rFonts w:ascii="David" w:eastAsia="Times New Roman" w:hAnsi="David" w:cs="David"/>
          <w:spacing w:val="10"/>
          <w:kern w:val="32"/>
          <w:sz w:val="24"/>
          <w:szCs w:val="24"/>
          <w:rtl/>
        </w:rPr>
        <w:t>כל קבלן או קבלן משנה אשר ביצוע עבודותיו כרוך ב"עבודות בחום" ימנה אחראי (להלן: "</w:t>
      </w:r>
      <w:r w:rsidRPr="00E56613">
        <w:rPr>
          <w:rFonts w:ascii="David" w:eastAsia="Times New Roman" w:hAnsi="David" w:cs="David"/>
          <w:b/>
          <w:bCs/>
          <w:spacing w:val="10"/>
          <w:kern w:val="32"/>
          <w:sz w:val="24"/>
          <w:szCs w:val="24"/>
          <w:rtl/>
        </w:rPr>
        <w:t>האחראי</w:t>
      </w:r>
      <w:r w:rsidRPr="00E56613">
        <w:rPr>
          <w:rFonts w:ascii="David" w:eastAsia="Times New Roman" w:hAnsi="David" w:cs="David"/>
          <w:spacing w:val="10"/>
          <w:kern w:val="32"/>
          <w:sz w:val="24"/>
          <w:szCs w:val="24"/>
          <w:rtl/>
        </w:rPr>
        <w:t>")</w:t>
      </w:r>
      <w:r w:rsidRPr="00E56613">
        <w:rPr>
          <w:rFonts w:ascii="David" w:eastAsia="Times New Roman" w:hAnsi="David" w:cs="David"/>
          <w:spacing w:val="10"/>
          <w:sz w:val="24"/>
          <w:szCs w:val="24"/>
          <w:rtl/>
        </w:rPr>
        <w:t xml:space="preserve"> אשר חובתו לוודא כי לא תבוצענה עבודות בחום שלא בהתאם לאמור בנוהל זה.</w:t>
      </w:r>
    </w:p>
    <w:p w14:paraId="72064BA0"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בטרם תחילת ביצוע עבודות כלשהן בחום יסייר האחראי בשטח המיועד לביצוע העבודות בחום ויוודא הרחקת חומרים דליקים מכל סוג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tl/>
          </w:rPr>
          <w:t>10 מטר</w:t>
        </w:r>
      </w:smartTag>
      <w:r w:rsidRPr="00E56613">
        <w:rPr>
          <w:rFonts w:ascii="David" w:eastAsia="Times New Roman" w:hAnsi="David" w:cs="David"/>
          <w:spacing w:val="10"/>
          <w:sz w:val="24"/>
          <w:szCs w:val="24"/>
          <w:rtl/>
        </w:rPr>
        <w:t xml:space="preserve"> לפחות ממקום ביצוע העבודות בחום, כאשר חפצים דליקים קבועים, אשר אינם ניתנים להזזה, יכוסו במעטה בלתי דליק.</w:t>
      </w:r>
    </w:p>
    <w:p w14:paraId="76901DD3"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האחראי ימנה אדם אשר ישמש כצופה אש (להלן: "</w:t>
      </w:r>
      <w:r w:rsidRPr="00E56613">
        <w:rPr>
          <w:rFonts w:ascii="David" w:eastAsia="Times New Roman" w:hAnsi="David" w:cs="David"/>
          <w:b/>
          <w:bCs/>
          <w:spacing w:val="10"/>
          <w:sz w:val="24"/>
          <w:szCs w:val="24"/>
          <w:rtl/>
        </w:rPr>
        <w:t>צופה האש</w:t>
      </w:r>
      <w:r w:rsidRPr="00E56613">
        <w:rPr>
          <w:rFonts w:ascii="David" w:eastAsia="Times New Roman" w:hAnsi="David" w:cs="David"/>
          <w:spacing w:val="10"/>
          <w:sz w:val="24"/>
          <w:szCs w:val="24"/>
          <w:rtl/>
        </w:rPr>
        <w:t>") המצויד באמצעי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מיידית כל התלקחות העלולה לנבוע מביצוע העבודות בחום.</w:t>
      </w:r>
    </w:p>
    <w:p w14:paraId="11D52CA7"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צופה האש יהיה נוכח במקום ביצוע העבודות בחום החל מתחילת ביצוען ועד לתום לפחות 30 דקות לאחר סיומן, על מנת לוודא כי לא נותרו כל מקורות התלקחות.</w:t>
      </w:r>
    </w:p>
    <w:p w14:paraId="3A1EC607" w14:textId="77777777" w:rsidR="00E56613" w:rsidRPr="00E56613" w:rsidRDefault="00E56613" w:rsidP="00E56613">
      <w:pPr>
        <w:spacing w:before="0" w:beforeAutospacing="0" w:after="0" w:afterAutospacing="0" w:line="360" w:lineRule="auto"/>
        <w:ind w:left="180"/>
        <w:jc w:val="both"/>
        <w:rPr>
          <w:rFonts w:ascii="David" w:eastAsia="Times New Roman" w:hAnsi="David" w:cs="David"/>
          <w:snapToGrid w:val="0"/>
          <w:sz w:val="24"/>
          <w:szCs w:val="24"/>
          <w:u w:val="single"/>
          <w:rtl/>
        </w:rPr>
      </w:pPr>
    </w:p>
    <w:p w14:paraId="499FDFB2"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u w:val="single"/>
          <w:rtl/>
        </w:rPr>
        <w:br w:type="page"/>
      </w:r>
    </w:p>
    <w:p w14:paraId="155591C0" w14:textId="77777777" w:rsidR="00E56613" w:rsidRPr="00E56613" w:rsidRDefault="00E56613" w:rsidP="00E56613">
      <w:pPr>
        <w:widowControl w:val="0"/>
        <w:tabs>
          <w:tab w:val="left" w:pos="3968"/>
          <w:tab w:val="center" w:pos="4156"/>
        </w:tabs>
        <w:spacing w:before="0" w:beforeAutospacing="0" w:after="0" w:afterAutospacing="0" w:line="240" w:lineRule="auto"/>
        <w:rPr>
          <w:rFonts w:ascii="David" w:eastAsia="Times New Roman" w:hAnsi="David" w:cs="David"/>
          <w:b/>
          <w:bCs/>
          <w:snapToGrid w:val="0"/>
          <w:sz w:val="24"/>
          <w:szCs w:val="24"/>
          <w:u w:val="single"/>
        </w:rPr>
      </w:pPr>
    </w:p>
    <w:p w14:paraId="0EC51D50"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3.1.19 </w:t>
      </w:r>
    </w:p>
    <w:p w14:paraId="3B024022"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הצהרת הממונה על הבטיחות </w:t>
      </w:r>
      <w:r w:rsidR="00DC3D24" w:rsidRPr="00E56613">
        <w:rPr>
          <w:rFonts w:ascii="David" w:eastAsia="Times New Roman" w:hAnsi="David" w:cs="David" w:hint="cs"/>
          <w:b/>
          <w:bCs/>
          <w:snapToGrid w:val="0"/>
          <w:sz w:val="24"/>
          <w:szCs w:val="24"/>
          <w:u w:val="single"/>
          <w:rtl/>
        </w:rPr>
        <w:t>המופנית</w:t>
      </w:r>
      <w:r w:rsidRPr="00E56613">
        <w:rPr>
          <w:rFonts w:ascii="David" w:eastAsia="Times New Roman" w:hAnsi="David" w:cs="David"/>
          <w:b/>
          <w:bCs/>
          <w:snapToGrid w:val="0"/>
          <w:sz w:val="24"/>
          <w:szCs w:val="24"/>
          <w:u w:val="single"/>
          <w:rtl/>
        </w:rPr>
        <w:t xml:space="preserve"> למזמין</w:t>
      </w:r>
    </w:p>
    <w:p w14:paraId="6063296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5739029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color w:val="008000"/>
          <w:sz w:val="24"/>
          <w:szCs w:val="24"/>
          <w:rtl/>
        </w:rPr>
        <w:alias w:val="צד א בחוזה"/>
        <w:tag w:val="cntTzadA"/>
        <w:id w:val="1968709256"/>
        <w:placeholder>
          <w:docPart w:val="7E0DFF63DDEA4DB1921AE2D0D8ABA0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125BD24" w14:textId="04DC89C8" w:rsidR="00E56613" w:rsidRPr="00E56613" w:rsidRDefault="00853104" w:rsidP="00E56613">
          <w:pPr>
            <w:spacing w:before="0" w:beforeAutospacing="0" w:after="0" w:afterAutospacing="0" w:line="240" w:lineRule="auto"/>
            <w:jc w:val="both"/>
            <w:rPr>
              <w:rFonts w:ascii="David" w:eastAsia="Times New Roman" w:hAnsi="David" w:cs="David"/>
              <w:snapToGrid w:val="0"/>
              <w:color w:val="008000"/>
              <w:sz w:val="24"/>
              <w:szCs w:val="24"/>
              <w:rtl/>
            </w:rPr>
          </w:pPr>
          <w:ins w:id="188" w:author="Meryl Etman" w:date="2024-10-30T16:28:00Z">
            <w:r>
              <w:rPr>
                <w:rFonts w:ascii="David" w:eastAsia="Times New Roman" w:hAnsi="David" w:cs="David"/>
                <w:snapToGrid w:val="0"/>
                <w:color w:val="008000"/>
                <w:sz w:val="24"/>
                <w:szCs w:val="24"/>
                <w:rtl/>
              </w:rPr>
              <w:br/>
              <w:t>גבעת שמואל החדשה בע"מ</w:t>
            </w:r>
            <w:r>
              <w:rPr>
                <w:rFonts w:ascii="David" w:eastAsia="Times New Roman" w:hAnsi="David" w:cs="David"/>
                <w:snapToGrid w:val="0"/>
                <w:color w:val="008000"/>
                <w:sz w:val="24"/>
                <w:szCs w:val="24"/>
                <w:rtl/>
              </w:rPr>
              <w:br/>
              <w:t>יהונתן נתניהו 1ג', אור יהודה</w:t>
            </w:r>
            <w:r>
              <w:rPr>
                <w:rFonts w:ascii="David" w:eastAsia="Times New Roman" w:hAnsi="David" w:cs="David"/>
                <w:snapToGrid w:val="0"/>
                <w:color w:val="008000"/>
                <w:sz w:val="24"/>
                <w:szCs w:val="24"/>
                <w:rtl/>
              </w:rPr>
              <w:br/>
              <w:t>514677533</w:t>
            </w:r>
            <w:r>
              <w:rPr>
                <w:rFonts w:ascii="David" w:eastAsia="Times New Roman" w:hAnsi="David" w:cs="David"/>
                <w:snapToGrid w:val="0"/>
                <w:color w:val="008000"/>
                <w:sz w:val="24"/>
                <w:szCs w:val="24"/>
                <w:rtl/>
              </w:rPr>
              <w:br/>
            </w:r>
          </w:ins>
        </w:p>
      </w:sdtContent>
    </w:sdt>
    <w:p w14:paraId="5FD5D6D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w:t>
      </w:r>
    </w:p>
    <w:p w14:paraId="299F918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99ED45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D43ECF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roofErr w:type="spellStart"/>
      <w:r w:rsidRPr="00E56613">
        <w:rPr>
          <w:rFonts w:ascii="David" w:eastAsia="Times New Roman" w:hAnsi="David" w:cs="David"/>
          <w:snapToGrid w:val="0"/>
          <w:sz w:val="24"/>
          <w:szCs w:val="24"/>
          <w:rtl/>
        </w:rPr>
        <w:t>ג.א.נ</w:t>
      </w:r>
      <w:proofErr w:type="spellEnd"/>
      <w:r w:rsidRPr="00E56613">
        <w:rPr>
          <w:rFonts w:ascii="David" w:eastAsia="Times New Roman" w:hAnsi="David" w:cs="David"/>
          <w:snapToGrid w:val="0"/>
          <w:sz w:val="24"/>
          <w:szCs w:val="24"/>
          <w:rtl/>
        </w:rPr>
        <w:t>.,</w:t>
      </w:r>
    </w:p>
    <w:p w14:paraId="01E6626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E5AA6E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6C17AFA" w14:textId="4198146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u w:val="single"/>
          <w:rtl/>
        </w:rPr>
        <w:t xml:space="preserve">הממונה על בטיחות באתר </w:t>
      </w:r>
      <w:sdt>
        <w:sdtPr>
          <w:rPr>
            <w:rFonts w:ascii="David" w:eastAsia="Times New Roman" w:hAnsi="David" w:cs="David"/>
            <w:b/>
            <w:bCs/>
            <w:snapToGrid w:val="0"/>
            <w:sz w:val="24"/>
            <w:szCs w:val="24"/>
            <w:u w:val="single"/>
            <w:rtl/>
          </w:rPr>
          <w:alias w:val="שם אתר"/>
          <w:tag w:val="cntSite"/>
          <w:id w:val="-50546619"/>
          <w:placeholder>
            <w:docPart w:val="3847880E1F70456097F2F624018F8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89" w:author="Meryl Etman" w:date="2024-10-30T16:27:00Z">
            <w:r w:rsidR="00853104">
              <w:rPr>
                <w:rFonts w:ascii="David" w:eastAsia="Times New Roman" w:hAnsi="David" w:cs="David"/>
                <w:b/>
                <w:bCs/>
                <w:snapToGrid w:val="0"/>
                <w:sz w:val="24"/>
                <w:szCs w:val="24"/>
                <w:u w:val="single"/>
                <w:rtl/>
              </w:rPr>
              <w:t>גבעת שמואל</w:t>
            </w:r>
          </w:ins>
        </w:sdtContent>
      </w:sdt>
    </w:p>
    <w:p w14:paraId="7797CD3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5A8B5B0" w14:textId="2E2F5526"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הריני לאשר בפניכם מינויי כממונה על בטיחות מטעם מבצע הבניה </w:t>
      </w:r>
      <w:sdt>
        <w:sdtPr>
          <w:rPr>
            <w:rFonts w:ascii="David" w:eastAsia="Times New Roman" w:hAnsi="David" w:cs="David"/>
            <w:snapToGrid w:val="0"/>
            <w:color w:val="008000"/>
            <w:sz w:val="24"/>
            <w:szCs w:val="24"/>
            <w:rtl/>
          </w:rPr>
          <w:alias w:val="שם אתר"/>
          <w:tag w:val="cntSite"/>
          <w:id w:val="-513381226"/>
          <w:placeholder>
            <w:docPart w:val="44FA1102FF78424A8960CA5AA22468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90" w:author="Meryl Etman" w:date="2024-10-30T16:27:00Z">
            <w:r w:rsidR="00853104">
              <w:rPr>
                <w:rFonts w:ascii="David" w:eastAsia="Times New Roman" w:hAnsi="David" w:cs="David"/>
                <w:snapToGrid w:val="0"/>
                <w:color w:val="008000"/>
                <w:sz w:val="24"/>
                <w:szCs w:val="24"/>
                <w:rtl/>
              </w:rPr>
              <w:t>גבעת שמואל</w:t>
            </w:r>
          </w:ins>
        </w:sdtContent>
      </w:sdt>
    </w:p>
    <w:p w14:paraId="044EDA6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01DADD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אבצע את תפקידי במיומנות ובמקצועיות על פי כל דין, ואהיה אחראי כלפיכם בכל מקרה בו אתרשל במילוי תפקידי.</w:t>
      </w:r>
    </w:p>
    <w:p w14:paraId="6DA2AD5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4E141E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מצהיר ומתחייב בזה כי אינני משמש עובד/קבלן שלכם, וכי כל דרישה מצידי בכל ענין הנוגע במישרין או בעקיפין לתפקידי, לרבות לענ</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ין שכרי, ולרבות לעני</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ן חובות המעביד כלפי על פי הדין, תופנה על ידי ל- </w:t>
      </w:r>
      <w:sdt>
        <w:sdtPr>
          <w:rPr>
            <w:rFonts w:ascii="David" w:eastAsia="Times New Roman" w:hAnsi="David" w:cs="David"/>
            <w:snapToGrid w:val="0"/>
            <w:color w:val="008000"/>
            <w:sz w:val="24"/>
            <w:szCs w:val="24"/>
            <w:rtl/>
          </w:rPr>
          <w:alias w:val="שם ספק"/>
          <w:tag w:val="cntSupllierName"/>
          <w:id w:val="796270110"/>
          <w:placeholder>
            <w:docPart w:val="9B736C2CF2AB47FF9C097A39755F30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C3D24" w:rsidRPr="00DC3D24">
            <w:rPr>
              <w:rStyle w:val="a8"/>
              <w:color w:val="00B0F0"/>
              <w:rtl/>
            </w:rPr>
            <w:t>[שם ספק]</w:t>
          </w:r>
        </w:sdtContent>
      </w:sdt>
      <w:r w:rsidRPr="00E56613">
        <w:rPr>
          <w:rFonts w:ascii="David" w:eastAsia="Times New Roman" w:hAnsi="David" w:cs="David"/>
          <w:snapToGrid w:val="0"/>
          <w:sz w:val="24"/>
          <w:szCs w:val="24"/>
          <w:rtl/>
        </w:rPr>
        <w:t xml:space="preserve"> (הקבלן) בלבד.</w:t>
      </w:r>
    </w:p>
    <w:p w14:paraId="20A9ACC2"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8555BA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DA9F2F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BDA59F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2B99AE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578E27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994D8F5"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t xml:space="preserve">                 </w:t>
      </w:r>
    </w:p>
    <w:p w14:paraId="7E53EDCA"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___________________________</w:t>
      </w:r>
    </w:p>
    <w:p w14:paraId="74D666D3"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(ממונה על בטיחות)</w:t>
      </w:r>
    </w:p>
    <w:p w14:paraId="6033A403"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6"/>
          <w:szCs w:val="24"/>
          <w:u w:val="single"/>
          <w:rtl/>
        </w:rPr>
        <w:lastRenderedPageBreak/>
        <w:t xml:space="preserve">נספח 3.1.24 </w:t>
      </w:r>
    </w:p>
    <w:p w14:paraId="3827EE91"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מפרט מבנה מפקח בהתאם לסעיף 18.2.6 להלן.</w:t>
      </w:r>
    </w:p>
    <w:p w14:paraId="6EF8049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p>
    <w:p w14:paraId="3BD525D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המבנה הנ"ל יכלול:</w:t>
      </w:r>
    </w:p>
    <w:p w14:paraId="7B19953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F7EB008"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ישיבות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5 מ"ר לפחות.</w:t>
      </w:r>
    </w:p>
    <w:p w14:paraId="5A33F45A"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16320B8C"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למפקח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3 מ"ר לפחות.</w:t>
      </w:r>
    </w:p>
    <w:p w14:paraId="18F1AE16"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0AB04CA0"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 ש</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רותים ופינת מטבחון צמודים למכלול החדרים הנ"ל.</w:t>
      </w:r>
    </w:p>
    <w:p w14:paraId="2878464E"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292DF04F"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חדר יהיו:</w:t>
      </w:r>
    </w:p>
    <w:p w14:paraId="6268D59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דלת כניסה עם מנעול צילינדר.</w:t>
      </w:r>
    </w:p>
    <w:p w14:paraId="6AD732A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2 חלונות אלומיניום עם </w:t>
      </w:r>
      <w:proofErr w:type="spellStart"/>
      <w:r w:rsidRPr="00E56613">
        <w:rPr>
          <w:rFonts w:ascii="David" w:eastAsia="Times New Roman" w:hAnsi="David" w:cs="David"/>
          <w:snapToGrid w:val="0"/>
          <w:sz w:val="24"/>
          <w:szCs w:val="24"/>
          <w:rtl/>
        </w:rPr>
        <w:t>צלונים</w:t>
      </w:r>
      <w:proofErr w:type="spellEnd"/>
      <w:r w:rsidRPr="00E56613">
        <w:rPr>
          <w:rFonts w:ascii="David" w:eastAsia="Times New Roman" w:hAnsi="David" w:cs="David"/>
          <w:snapToGrid w:val="0"/>
          <w:sz w:val="24"/>
          <w:szCs w:val="24"/>
          <w:rtl/>
        </w:rPr>
        <w:t xml:space="preserve"> מזוגגים ומסורגים.</w:t>
      </w:r>
    </w:p>
    <w:p w14:paraId="5CC05730"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ומאור (תאורת פלורסנט) כולל חבור למקור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ואספקת חשמל.</w:t>
      </w:r>
    </w:p>
    <w:p w14:paraId="59DDB0C4"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מזגים מפוצלים חדשים כפי שיידרש ע"י המפקח.</w:t>
      </w:r>
    </w:p>
    <w:p w14:paraId="28D3315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לוחות לנעיצת </w:t>
      </w:r>
      <w:proofErr w:type="spellStart"/>
      <w:r w:rsidRPr="00E56613">
        <w:rPr>
          <w:rFonts w:ascii="David" w:eastAsia="Times New Roman" w:hAnsi="David" w:cs="David"/>
          <w:snapToGrid w:val="0"/>
          <w:sz w:val="24"/>
          <w:szCs w:val="24"/>
          <w:rtl/>
        </w:rPr>
        <w:t>תכניות</w:t>
      </w:r>
      <w:proofErr w:type="spellEnd"/>
      <w:r w:rsidRPr="00E56613">
        <w:rPr>
          <w:rFonts w:ascii="David" w:eastAsia="Times New Roman" w:hAnsi="David" w:cs="David"/>
          <w:snapToGrid w:val="0"/>
          <w:sz w:val="24"/>
          <w:szCs w:val="24"/>
          <w:rtl/>
        </w:rPr>
        <w:t xml:space="preserve"> מקובעים לקירות בכל היקף החדר.</w:t>
      </w:r>
    </w:p>
    <w:p w14:paraId="49196E50"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טלפון:</w:t>
      </w:r>
    </w:p>
    <w:p w14:paraId="6FA9CF5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קווי טלפון עם שלוחות: לחדר הישיבות ולמכשיר הפקס' + טל' נייד/מכשיר קשר.</w:t>
      </w:r>
    </w:p>
    <w:p w14:paraId="60856752"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מים לאספקת מים קרים/חמים.</w:t>
      </w:r>
    </w:p>
    <w:p w14:paraId="78D99FB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רהוט וציוד משרדי:</w:t>
      </w:r>
    </w:p>
    <w:p w14:paraId="4FD0EAA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הדיונים:</w:t>
      </w:r>
    </w:p>
    <w:p w14:paraId="1CC7B582"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שולחן דיונים במידות 240</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20 ס&quot;מ"/>
        </w:smartTagPr>
        <w:r w:rsidRPr="00E56613">
          <w:rPr>
            <w:rFonts w:ascii="David" w:eastAsia="Times New Roman" w:hAnsi="David" w:cs="David"/>
            <w:snapToGrid w:val="0"/>
            <w:sz w:val="24"/>
            <w:szCs w:val="24"/>
            <w:rtl/>
          </w:rPr>
          <w:t>120 ס"מ</w:t>
        </w:r>
      </w:smartTag>
      <w:r w:rsidRPr="00E56613">
        <w:rPr>
          <w:rFonts w:ascii="David" w:eastAsia="Times New Roman" w:hAnsi="David" w:cs="David"/>
          <w:snapToGrid w:val="0"/>
          <w:sz w:val="24"/>
          <w:szCs w:val="24"/>
          <w:rtl/>
        </w:rPr>
        <w:t>.</w:t>
      </w:r>
    </w:p>
    <w:p w14:paraId="348AFAB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15 כסאות.</w:t>
      </w:r>
    </w:p>
    <w:p w14:paraId="52C12B0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המפקח:</w:t>
      </w:r>
    </w:p>
    <w:p w14:paraId="579D7321"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עבודה במידות 80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60 ס&quot;מ"/>
        </w:smartTagPr>
        <w:r w:rsidRPr="00E56613">
          <w:rPr>
            <w:rFonts w:ascii="David" w:eastAsia="Times New Roman" w:hAnsi="David" w:cs="David"/>
            <w:snapToGrid w:val="0"/>
            <w:sz w:val="24"/>
            <w:szCs w:val="24"/>
            <w:rtl/>
          </w:rPr>
          <w:t>160 ס"מ</w:t>
        </w:r>
      </w:smartTag>
      <w:r w:rsidRPr="00E56613">
        <w:rPr>
          <w:rFonts w:ascii="David" w:eastAsia="Times New Roman" w:hAnsi="David" w:cs="David"/>
          <w:snapToGrid w:val="0"/>
          <w:sz w:val="24"/>
          <w:szCs w:val="24"/>
          <w:rtl/>
        </w:rPr>
        <w:t xml:space="preserve"> עם תאים, מגירות ננעלים.</w:t>
      </w:r>
    </w:p>
    <w:p w14:paraId="4E5697E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3 כסאות.</w:t>
      </w:r>
    </w:p>
    <w:p w14:paraId="6B0F17E4"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2 ארונות פח ננעלים כדוגמת הארגז במידות 200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 xml:space="preserve"> כ"א.</w:t>
      </w:r>
    </w:p>
    <w:p w14:paraId="3D1479E4"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במידות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w:t>
      </w:r>
    </w:p>
    <w:p w14:paraId="5595079A"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1 מחשב חדש עם מעבד  לפחות </w:t>
      </w:r>
      <w:r w:rsidRPr="00E56613">
        <w:rPr>
          <w:rFonts w:ascii="David" w:eastAsia="Times New Roman" w:hAnsi="David" w:cs="David"/>
          <w:snapToGrid w:val="0"/>
          <w:sz w:val="24"/>
          <w:szCs w:val="24"/>
        </w:rPr>
        <w:t>i3 370</w:t>
      </w:r>
      <w:r w:rsidRPr="00E56613">
        <w:rPr>
          <w:rFonts w:ascii="David" w:eastAsia="Times New Roman" w:hAnsi="David" w:cs="David"/>
          <w:snapToGrid w:val="0"/>
          <w:sz w:val="24"/>
          <w:szCs w:val="24"/>
          <w:rtl/>
        </w:rPr>
        <w:t xml:space="preserve"> אינטל עם דיסק קשיח 320 </w:t>
      </w:r>
      <w:r w:rsidRPr="00E56613">
        <w:rPr>
          <w:rFonts w:ascii="David" w:eastAsia="Times New Roman" w:hAnsi="David" w:cs="David"/>
          <w:snapToGrid w:val="0"/>
          <w:sz w:val="24"/>
          <w:szCs w:val="24"/>
        </w:rPr>
        <w:t>GIGAHRTZ</w:t>
      </w:r>
      <w:r w:rsidRPr="00E56613">
        <w:rPr>
          <w:rFonts w:ascii="David" w:eastAsia="Times New Roman" w:hAnsi="David" w:cs="David"/>
          <w:snapToGrid w:val="0"/>
          <w:sz w:val="24"/>
          <w:szCs w:val="24"/>
          <w:rtl/>
        </w:rPr>
        <w:t>, זיכרון פנימי</w:t>
      </w:r>
      <w:r w:rsidRPr="00E56613">
        <w:rPr>
          <w:rFonts w:ascii="David" w:eastAsia="Times New Roman" w:hAnsi="David" w:cs="David"/>
          <w:snapToGrid w:val="0"/>
          <w:sz w:val="24"/>
          <w:szCs w:val="24"/>
        </w:rPr>
        <w:t xml:space="preserve"> 2048 MB DDR3</w:t>
      </w:r>
      <w:r w:rsidRPr="00E56613">
        <w:rPr>
          <w:rFonts w:ascii="David" w:eastAsia="Times New Roman" w:hAnsi="David" w:cs="David"/>
          <w:snapToGrid w:val="0"/>
          <w:sz w:val="24"/>
          <w:szCs w:val="24"/>
          <w:rtl/>
        </w:rPr>
        <w:t xml:space="preserve">, מגה ותוכנות חלונות ו"אופיס" מהדורה אחרונה, </w:t>
      </w:r>
      <w:r w:rsidRPr="00E56613">
        <w:rPr>
          <w:rFonts w:ascii="David" w:eastAsia="Times New Roman" w:hAnsi="David" w:cs="David"/>
          <w:snapToGrid w:val="0"/>
          <w:sz w:val="24"/>
          <w:szCs w:val="24"/>
        </w:rPr>
        <w:t>M.S Project</w:t>
      </w:r>
      <w:r w:rsidRPr="00E56613">
        <w:rPr>
          <w:rFonts w:ascii="David" w:eastAsia="Times New Roman" w:hAnsi="David" w:cs="David"/>
          <w:snapToGrid w:val="0"/>
          <w:sz w:val="24"/>
          <w:szCs w:val="24"/>
          <w:rtl/>
        </w:rPr>
        <w:t xml:space="preserve">, וסופר תקציב סופר מכרז של </w:t>
      </w:r>
      <w:proofErr w:type="spellStart"/>
      <w:r w:rsidRPr="00E56613">
        <w:rPr>
          <w:rFonts w:ascii="David" w:eastAsia="Times New Roman" w:hAnsi="David" w:cs="David"/>
          <w:snapToGrid w:val="0"/>
          <w:sz w:val="24"/>
          <w:szCs w:val="24"/>
          <w:rtl/>
        </w:rPr>
        <w:t>רמדור</w:t>
      </w:r>
      <w:proofErr w:type="spellEnd"/>
      <w:r w:rsidRPr="00E56613">
        <w:rPr>
          <w:rFonts w:ascii="David" w:eastAsia="Times New Roman" w:hAnsi="David" w:cs="David"/>
          <w:snapToGrid w:val="0"/>
          <w:sz w:val="24"/>
          <w:szCs w:val="24"/>
          <w:rtl/>
        </w:rPr>
        <w:t xml:space="preserve"> ותוכנת  "</w:t>
      </w:r>
      <w:r w:rsidRPr="00E56613">
        <w:rPr>
          <w:rFonts w:ascii="David" w:eastAsia="Times New Roman" w:hAnsi="David" w:cs="David"/>
          <w:snapToGrid w:val="0"/>
          <w:sz w:val="24"/>
          <w:szCs w:val="24"/>
        </w:rPr>
        <w:t>view</w:t>
      </w:r>
      <w:r w:rsidRPr="00E56613">
        <w:rPr>
          <w:rFonts w:ascii="David" w:eastAsia="Times New Roman" w:hAnsi="David" w:cs="David"/>
          <w:snapToGrid w:val="0"/>
          <w:sz w:val="24"/>
          <w:szCs w:val="24"/>
          <w:rtl/>
        </w:rPr>
        <w:t xml:space="preserve"> @" בצירוף חיבור מהיר לאינטרנט, ע"י </w:t>
      </w:r>
      <w:r w:rsidRPr="00E56613">
        <w:rPr>
          <w:rFonts w:ascii="David" w:eastAsia="Times New Roman" w:hAnsi="David" w:cs="David"/>
          <w:snapToGrid w:val="0"/>
          <w:sz w:val="24"/>
          <w:szCs w:val="24"/>
        </w:rPr>
        <w:t>ADSL</w:t>
      </w:r>
      <w:r w:rsidRPr="00E56613">
        <w:rPr>
          <w:rFonts w:ascii="David" w:eastAsia="Times New Roman" w:hAnsi="David" w:cs="David"/>
          <w:snapToGrid w:val="0"/>
          <w:sz w:val="24"/>
          <w:szCs w:val="24"/>
          <w:rtl/>
        </w:rPr>
        <w:t xml:space="preserve"> בחיבור שלפחות</w:t>
      </w:r>
      <w:r w:rsidRPr="00E56613">
        <w:rPr>
          <w:rFonts w:ascii="David" w:eastAsia="Times New Roman" w:hAnsi="David" w:cs="David"/>
          <w:snapToGrid w:val="0"/>
          <w:sz w:val="24"/>
          <w:szCs w:val="24"/>
        </w:rPr>
        <w:t>MB</w:t>
      </w:r>
      <w:r w:rsidRPr="00E56613">
        <w:rPr>
          <w:rFonts w:ascii="David" w:eastAsia="Times New Roman" w:hAnsi="David" w:cs="David"/>
          <w:snapToGrid w:val="0"/>
          <w:sz w:val="24"/>
          <w:szCs w:val="24"/>
          <w:rtl/>
        </w:rPr>
        <w:t>5.</w:t>
      </w:r>
    </w:p>
    <w:p w14:paraId="51518EB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מפרט המחשב והתוכנות טעון אישור על ידי המפקח.</w:t>
      </w:r>
    </w:p>
    <w:p w14:paraId="40DDC2C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מדפסת צבעונית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חדשה, דגם יימסר על ידי המזמין/המפקח.</w:t>
      </w:r>
    </w:p>
    <w:p w14:paraId="1686F9A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מכשיר פקסימיליה המאפשר צילום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על נייר רגיל.</w:t>
      </w:r>
    </w:p>
    <w:p w14:paraId="53246AF0"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בנוסף יעמיד הקבלן מכונת צילום חדישה לדפי </w:t>
      </w:r>
      <w:r w:rsidRPr="00E56613">
        <w:rPr>
          <w:rFonts w:ascii="David" w:eastAsia="Times New Roman" w:hAnsi="David" w:cs="David"/>
          <w:snapToGrid w:val="0"/>
          <w:sz w:val="24"/>
          <w:szCs w:val="24"/>
        </w:rPr>
        <w:t>A4, A3</w:t>
      </w:r>
      <w:r w:rsidRPr="00E56613">
        <w:rPr>
          <w:rFonts w:ascii="David" w:eastAsia="Times New Roman" w:hAnsi="David" w:cs="David"/>
          <w:snapToGrid w:val="0"/>
          <w:sz w:val="24"/>
          <w:szCs w:val="24"/>
          <w:rtl/>
        </w:rPr>
        <w:t xml:space="preserve"> לשימוש משותף של הקבלן והמפקח.</w:t>
      </w:r>
    </w:p>
    <w:p w14:paraId="372748E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p>
    <w:p w14:paraId="7924F6A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כל ההוצאות הכרוכות בהקמת, שמירת, אחזקת, אספקת חשמל, אספקת מים, דפי צילום, דיו למדפסת, אספקת מיום מינראליים, אספקת טלפון (קווי ו/או אלחוטי ונייד), אספקת נייר טואלט, תשלום בגין כל הנ"ל, תשלומי </w:t>
      </w:r>
      <w:proofErr w:type="spellStart"/>
      <w:r w:rsidRPr="00E56613">
        <w:rPr>
          <w:rFonts w:ascii="David" w:eastAsia="Times New Roman" w:hAnsi="David" w:cs="David"/>
          <w:snapToGrid w:val="0"/>
          <w:sz w:val="24"/>
          <w:szCs w:val="24"/>
          <w:rtl/>
        </w:rPr>
        <w:t>מסים</w:t>
      </w:r>
      <w:proofErr w:type="spellEnd"/>
      <w:r w:rsidRPr="00E56613">
        <w:rPr>
          <w:rFonts w:ascii="David" w:eastAsia="Times New Roman" w:hAnsi="David" w:cs="David"/>
          <w:snapToGrid w:val="0"/>
          <w:sz w:val="24"/>
          <w:szCs w:val="24"/>
          <w:rtl/>
        </w:rPr>
        <w:t xml:space="preserve"> ואגרות, ניקיון יומי, פירוקם ופינויים של המשרדים תחולנה על הקבלן.</w:t>
      </w:r>
    </w:p>
    <w:p w14:paraId="1A181122"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8560784"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בתא השירותים ופינת המטבחון יהיו:</w:t>
      </w:r>
    </w:p>
    <w:p w14:paraId="076B1558"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אסלה + מיכל הדחה + מתקן לנייר טואלט.</w:t>
      </w:r>
    </w:p>
    <w:p w14:paraId="321E81E6"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20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40 ס&quot;מ"/>
        </w:smartTagPr>
        <w:r w:rsidRPr="00E56613">
          <w:rPr>
            <w:rFonts w:ascii="David" w:eastAsia="Times New Roman" w:hAnsi="David" w:cs="David"/>
            <w:snapToGrid w:val="0"/>
            <w:sz w:val="24"/>
            <w:szCs w:val="24"/>
            <w:rtl/>
          </w:rPr>
          <w:t>40 ס"מ</w:t>
        </w:r>
      </w:smartTag>
      <w:r w:rsidRPr="00E56613">
        <w:rPr>
          <w:rFonts w:ascii="David" w:eastAsia="Times New Roman" w:hAnsi="David" w:cs="David"/>
          <w:snapToGrid w:val="0"/>
          <w:sz w:val="24"/>
          <w:szCs w:val="24"/>
          <w:rtl/>
        </w:rPr>
        <w:t xml:space="preserve"> בשירותים.</w:t>
      </w:r>
    </w:p>
    <w:p w14:paraId="576A1F7B"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 משטח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במטבחון.</w:t>
      </w:r>
    </w:p>
    <w:p w14:paraId="1D46A41A"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חלון אלומיניום מזוגג ומסורג.</w:t>
      </w:r>
    </w:p>
    <w:p w14:paraId="3A123AEF"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תאורה.</w:t>
      </w:r>
    </w:p>
    <w:p w14:paraId="686BB338"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sz w:val="24"/>
          <w:szCs w:val="24"/>
          <w:rtl/>
        </w:rPr>
        <w:tab/>
        <w:t>דלת כניסה עם מנעול צילינדר.</w:t>
      </w:r>
    </w:p>
    <w:p w14:paraId="06C767B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AE3122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מים מינראליים, אספקת טלפון (קווי ו/או אלחוטי נייד), אספקת נייר טואלט, תשלום בגין כל הנ"ל, תשלומי מיסים ואגרות, ניקיון יומי, פירוקים ופינויים של המשרדים תחולנה על הקבלן.</w:t>
      </w:r>
    </w:p>
    <w:p w14:paraId="643B415F"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p>
    <w:p w14:paraId="5047BAFE"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6ADD882C"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3.1.25</w:t>
      </w:r>
    </w:p>
    <w:p w14:paraId="4FBE0163"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4748011D"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u w:val="single"/>
          <w:rtl/>
        </w:rPr>
        <w:t>הסכם לביצוע שינויים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b/>
          <w:bCs/>
          <w:snapToGrid w:val="0"/>
          <w:sz w:val="24"/>
          <w:szCs w:val="24"/>
          <w:u w:val="single"/>
          <w:rtl/>
        </w:rPr>
        <w:t>בין הקבלן לרוכשים</w:t>
      </w:r>
    </w:p>
    <w:p w14:paraId="305FA0AF"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p>
    <w:p w14:paraId="5FA429AC"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37DF8BFE" w14:textId="77777777" w:rsidR="00E56613" w:rsidRPr="00AD35D2" w:rsidRDefault="00E56613" w:rsidP="00E56613">
      <w:pPr>
        <w:spacing w:before="0" w:beforeAutospacing="0" w:after="0" w:afterAutospacing="0" w:line="240" w:lineRule="auto"/>
        <w:ind w:left="180"/>
        <w:jc w:val="both"/>
        <w:rPr>
          <w:rFonts w:ascii="David" w:eastAsia="Times New Roman" w:hAnsi="David" w:cs="David"/>
          <w:snapToGrid w:val="0"/>
          <w:color w:val="00B0F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sz w:val="24"/>
          <w:szCs w:val="24"/>
          <w:u w:val="single"/>
          <w:rtl/>
        </w:rPr>
        <w:alias w:val="שם ספק"/>
        <w:tag w:val="cntSupllierName"/>
        <w:id w:val="81811456"/>
        <w:placeholder>
          <w:docPart w:val="3693E7D64992411CA69E6BC0F59EB8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 w14:paraId="160A6751" w14:textId="77777777" w:rsidR="00E56613" w:rsidRPr="00E56613" w:rsidRDefault="00AD35D2"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B747E7">
            <w:rPr>
              <w:rStyle w:val="a8"/>
              <w:rtl/>
            </w:rPr>
            <w:t>[שם ספק]</w:t>
          </w:r>
        </w:p>
      </w:sdtContent>
    </w:sdt>
    <w:p w14:paraId="282A5250"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u w:val="single"/>
          <w:rtl/>
        </w:rPr>
        <w:t xml:space="preserve">              </w:t>
      </w:r>
    </w:p>
    <w:p w14:paraId="7AA4904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u w:val="single"/>
          <w:rtl/>
        </w:rPr>
        <w:t xml:space="preserve">              </w:t>
      </w:r>
    </w:p>
    <w:p w14:paraId="163F6C4E"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b/>
          <w:bCs/>
          <w:snapToGrid w:val="0"/>
          <w:sz w:val="24"/>
          <w:szCs w:val="24"/>
          <w:u w:val="single"/>
          <w:rtl/>
        </w:rPr>
      </w:pPr>
      <w:proofErr w:type="spellStart"/>
      <w:r w:rsidRPr="00E56613">
        <w:rPr>
          <w:rFonts w:ascii="David" w:eastAsia="Times New Roman" w:hAnsi="David" w:cs="David"/>
          <w:snapToGrid w:val="0"/>
          <w:sz w:val="24"/>
          <w:szCs w:val="24"/>
          <w:rtl/>
        </w:rPr>
        <w:t>ג.א.נ</w:t>
      </w:r>
      <w:proofErr w:type="spellEnd"/>
      <w:r w:rsidRPr="00E56613">
        <w:rPr>
          <w:rFonts w:ascii="David" w:eastAsia="Times New Roman" w:hAnsi="David" w:cs="David"/>
          <w:snapToGrid w:val="0"/>
          <w:sz w:val="24"/>
          <w:szCs w:val="24"/>
          <w:rtl/>
        </w:rPr>
        <w:t>.,</w:t>
      </w:r>
    </w:p>
    <w:p w14:paraId="1A2A9985"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snapToGrid w:val="0"/>
          <w:sz w:val="24"/>
          <w:szCs w:val="24"/>
          <w:rtl/>
        </w:rPr>
      </w:pPr>
    </w:p>
    <w:p w14:paraId="6F504B18" w14:textId="77777777" w:rsidR="00E56613" w:rsidRPr="00E56613" w:rsidRDefault="00E56613" w:rsidP="00E56613">
      <w:pPr>
        <w:spacing w:before="0" w:beforeAutospacing="0" w:after="0" w:afterAutospacing="0" w:line="240" w:lineRule="auto"/>
        <w:ind w:left="2500" w:hanging="1134"/>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rtl/>
        </w:rPr>
        <w:t xml:space="preserve">הסכם לביצוע שינויים - </w:t>
      </w:r>
      <w:r w:rsidRPr="00E56613">
        <w:rPr>
          <w:rFonts w:ascii="David" w:eastAsia="Times New Roman" w:hAnsi="David" w:cs="David"/>
          <w:b/>
          <w:bCs/>
          <w:snapToGrid w:val="0"/>
          <w:sz w:val="24"/>
          <w:szCs w:val="24"/>
          <w:u w:val="single"/>
          <w:rtl/>
        </w:rPr>
        <w:t>דירה מס'     בבניין מס'        פרויקט</w:t>
      </w:r>
    </w:p>
    <w:p w14:paraId="765DD85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94289B5"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8A9AC7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אנו הח"מ, הקונים של הדירה שבנדון (</w:t>
      </w:r>
      <w:proofErr w:type="spellStart"/>
      <w:r w:rsidRPr="00E56613">
        <w:rPr>
          <w:rFonts w:ascii="David" w:eastAsia="Times New Roman" w:hAnsi="David" w:cs="David"/>
          <w:snapToGrid w:val="0"/>
          <w:sz w:val="24"/>
          <w:szCs w:val="24"/>
          <w:rtl/>
        </w:rPr>
        <w:t>להלן:"</w:t>
      </w:r>
      <w:r w:rsidRPr="00E56613">
        <w:rPr>
          <w:rFonts w:ascii="David" w:eastAsia="Times New Roman" w:hAnsi="David" w:cs="David"/>
          <w:b/>
          <w:bCs/>
          <w:snapToGrid w:val="0"/>
          <w:sz w:val="24"/>
          <w:szCs w:val="24"/>
          <w:rtl/>
        </w:rPr>
        <w:t>הדירה</w:t>
      </w:r>
      <w:proofErr w:type="spellEnd"/>
      <w:r w:rsidRPr="00E56613">
        <w:rPr>
          <w:rFonts w:ascii="David" w:eastAsia="Times New Roman" w:hAnsi="David" w:cs="David"/>
          <w:snapToGrid w:val="0"/>
          <w:sz w:val="24"/>
          <w:szCs w:val="24"/>
          <w:rtl/>
        </w:rPr>
        <w:t>") עפ"י חוזה מכר מיום ____ (</w:t>
      </w:r>
      <w:proofErr w:type="spellStart"/>
      <w:r w:rsidRPr="00E56613">
        <w:rPr>
          <w:rFonts w:ascii="David" w:eastAsia="Times New Roman" w:hAnsi="David" w:cs="David"/>
          <w:snapToGrid w:val="0"/>
          <w:sz w:val="24"/>
          <w:szCs w:val="24"/>
          <w:rtl/>
        </w:rPr>
        <w:t>להלן:"</w:t>
      </w:r>
      <w:r w:rsidRPr="00E56613">
        <w:rPr>
          <w:rFonts w:ascii="David" w:eastAsia="Times New Roman" w:hAnsi="David" w:cs="David"/>
          <w:b/>
          <w:bCs/>
          <w:snapToGrid w:val="0"/>
          <w:sz w:val="24"/>
          <w:szCs w:val="24"/>
          <w:rtl/>
        </w:rPr>
        <w:t>חוזה</w:t>
      </w:r>
      <w:proofErr w:type="spellEnd"/>
      <w:r w:rsidRPr="00E56613">
        <w:rPr>
          <w:rFonts w:ascii="David" w:eastAsia="Times New Roman" w:hAnsi="David" w:cs="David"/>
          <w:b/>
          <w:bCs/>
          <w:snapToGrid w:val="0"/>
          <w:sz w:val="24"/>
          <w:szCs w:val="24"/>
          <w:rtl/>
        </w:rPr>
        <w:t xml:space="preserve"> המכר</w:t>
      </w:r>
      <w:r w:rsidRPr="00E56613">
        <w:rPr>
          <w:rFonts w:ascii="David" w:eastAsia="Times New Roman" w:hAnsi="David" w:cs="David"/>
          <w:snapToGrid w:val="0"/>
          <w:sz w:val="24"/>
          <w:szCs w:val="24"/>
          <w:rtl/>
        </w:rPr>
        <w:t>"), מבקשים בזאת להזמין מכם ביצוע עבודות שינויים ותוספות בדירה (</w:t>
      </w:r>
      <w:proofErr w:type="spellStart"/>
      <w:r w:rsidRPr="00E56613">
        <w:rPr>
          <w:rFonts w:ascii="David" w:eastAsia="Times New Roman" w:hAnsi="David" w:cs="David"/>
          <w:snapToGrid w:val="0"/>
          <w:sz w:val="24"/>
          <w:szCs w:val="24"/>
          <w:rtl/>
        </w:rPr>
        <w:t>להלן:"</w:t>
      </w:r>
      <w:r w:rsidRPr="00E56613">
        <w:rPr>
          <w:rFonts w:ascii="David" w:eastAsia="Times New Roman" w:hAnsi="David" w:cs="David"/>
          <w:b/>
          <w:bCs/>
          <w:snapToGrid w:val="0"/>
          <w:sz w:val="24"/>
          <w:szCs w:val="24"/>
          <w:rtl/>
        </w:rPr>
        <w:t>השינויים</w:t>
      </w:r>
      <w:proofErr w:type="spellEnd"/>
      <w:r w:rsidRPr="00E56613">
        <w:rPr>
          <w:rFonts w:ascii="David" w:eastAsia="Times New Roman" w:hAnsi="David" w:cs="David"/>
          <w:snapToGrid w:val="0"/>
          <w:sz w:val="24"/>
          <w:szCs w:val="24"/>
          <w:rtl/>
        </w:rPr>
        <w:t>"), כמפורט בהזמנה המצורפת להסכם זה כחלק בלתי נפרד הימנו המסומנת כנספח "</w:t>
      </w:r>
      <w:r w:rsidRPr="00E56613">
        <w:rPr>
          <w:rFonts w:ascii="David" w:eastAsia="Times New Roman" w:hAnsi="David" w:cs="David"/>
          <w:b/>
          <w:bCs/>
          <w:snapToGrid w:val="0"/>
          <w:sz w:val="24"/>
          <w:szCs w:val="24"/>
          <w:rtl/>
        </w:rPr>
        <w:t>א</w:t>
      </w:r>
      <w:r w:rsidRPr="00E56613">
        <w:rPr>
          <w:rFonts w:ascii="David" w:eastAsia="Times New Roman" w:hAnsi="David" w:cs="David"/>
          <w:snapToGrid w:val="0"/>
          <w:sz w:val="24"/>
          <w:szCs w:val="24"/>
          <w:rtl/>
        </w:rPr>
        <w:t>" ואשר כוללת, בין היתר, תכנית/</w:t>
      </w:r>
      <w:proofErr w:type="spellStart"/>
      <w:r w:rsidRPr="00E56613">
        <w:rPr>
          <w:rFonts w:ascii="David" w:eastAsia="Times New Roman" w:hAnsi="David" w:cs="David"/>
          <w:snapToGrid w:val="0"/>
          <w:sz w:val="24"/>
          <w:szCs w:val="24"/>
          <w:rtl/>
        </w:rPr>
        <w:t>תכניות</w:t>
      </w:r>
      <w:proofErr w:type="spellEnd"/>
      <w:r w:rsidRPr="00E56613">
        <w:rPr>
          <w:rFonts w:ascii="David" w:eastAsia="Times New Roman" w:hAnsi="David" w:cs="David"/>
          <w:snapToGrid w:val="0"/>
          <w:sz w:val="24"/>
          <w:szCs w:val="24"/>
          <w:rtl/>
        </w:rPr>
        <w:t>, מפרט הכולל כתב כמויות, מחירים ולוח זמנים לביצוע השינויים (</w:t>
      </w:r>
      <w:proofErr w:type="spellStart"/>
      <w:r w:rsidRPr="00E56613">
        <w:rPr>
          <w:rFonts w:ascii="David" w:eastAsia="Times New Roman" w:hAnsi="David" w:cs="David"/>
          <w:snapToGrid w:val="0"/>
          <w:sz w:val="24"/>
          <w:szCs w:val="24"/>
          <w:rtl/>
        </w:rPr>
        <w:t>להלן:"</w:t>
      </w:r>
      <w:r w:rsidRPr="00E56613">
        <w:rPr>
          <w:rFonts w:ascii="David" w:eastAsia="Times New Roman" w:hAnsi="David" w:cs="David"/>
          <w:b/>
          <w:bCs/>
          <w:snapToGrid w:val="0"/>
          <w:sz w:val="24"/>
          <w:szCs w:val="24"/>
          <w:rtl/>
        </w:rPr>
        <w:t>ההזמנה</w:t>
      </w:r>
      <w:proofErr w:type="spellEnd"/>
      <w:r w:rsidRPr="00E56613">
        <w:rPr>
          <w:rFonts w:ascii="David" w:eastAsia="Times New Roman" w:hAnsi="David" w:cs="David"/>
          <w:snapToGrid w:val="0"/>
          <w:sz w:val="24"/>
          <w:szCs w:val="24"/>
          <w:rtl/>
        </w:rPr>
        <w:t>") וזאת בתנאים שיפורטו להלן.</w:t>
      </w:r>
    </w:p>
    <w:p w14:paraId="0049FE3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31A950AE"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אתם תהיו אחראים כלפינו, באופן בלעדי, לטיב ביצוע השינויים באותה מתכונת ובאותם תנאים בהם הנכם אחראים כלפינו מכוח כתב האחריות שניתן בקשר לדירה, בכפוף למפורט להלן. כמו כן אנו מודעים ומסכימים לכך ש__________  ו-____________-(להלן </w:t>
      </w:r>
      <w:proofErr w:type="spellStart"/>
      <w:r w:rsidRPr="00E56613">
        <w:rPr>
          <w:rFonts w:ascii="David" w:eastAsia="Times New Roman" w:hAnsi="David" w:cs="David"/>
          <w:snapToGrid w:val="0"/>
          <w:sz w:val="24"/>
          <w:szCs w:val="24"/>
          <w:rtl/>
        </w:rPr>
        <w:t>ביחד:"</w:t>
      </w:r>
      <w:r w:rsidRPr="00E56613">
        <w:rPr>
          <w:rFonts w:ascii="David" w:eastAsia="Times New Roman" w:hAnsi="David" w:cs="David"/>
          <w:b/>
          <w:bCs/>
          <w:snapToGrid w:val="0"/>
          <w:sz w:val="24"/>
          <w:szCs w:val="24"/>
          <w:rtl/>
        </w:rPr>
        <w:t>החברה</w:t>
      </w:r>
      <w:proofErr w:type="spellEnd"/>
      <w:r w:rsidRPr="00E56613">
        <w:rPr>
          <w:rFonts w:ascii="David" w:eastAsia="Times New Roman" w:hAnsi="David" w:cs="David"/>
          <w:snapToGrid w:val="0"/>
          <w:sz w:val="24"/>
          <w:szCs w:val="24"/>
          <w:rtl/>
        </w:rPr>
        <w:t>") אינן אחראיות כלל לביצוע השינויים, לתכנונם ולכל הכרוך והנובע מכך.</w:t>
      </w:r>
    </w:p>
    <w:p w14:paraId="4788E380"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698C87E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לעיל באשר לאחריותכם כלפינו מובהר בזאת כדלקמן:</w:t>
      </w:r>
    </w:p>
    <w:p w14:paraId="4F45AF89"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3F6BEAB8"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שבמסגרת השינויים אנו נספק לכם פריט, מוצר או חומר כלשהו שלא מתוך מבחר שנקבע ע"י החברה, אף אם נרכש אצל ספק המועסק על ידיכם באתר שבנדון, לא תהיו אחראים לטיבו, לאיכותו, לכל פגם או קלקול הקיימים או שיתגלו בו, ולכל ההוצאות שיהיו כרוכות בתיקונו ו/או החלפתו.</w:t>
      </w:r>
    </w:p>
    <w:p w14:paraId="2A18676B"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05442DCB"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בכל מקרה בו במסגרת השינויים אנו נספק פריט/פריטים שערכם הכולל עולה על 10,000 ש"ח נכון ליום החתימה על מסמך זה, אנו מתחייבים לבטחו/לבטחם על חשבוננו, במלוא ערכם, כנגד כל הסיכונים ובכלל זה כנגד כל ליקוי או פגם בפריטים (לרבות כתוצאה מפגיעה בהם בשל ביצוע עבודות על ידכם ו/או ע"י מי מטעמכם), אובדן, גניבה או כל נזק או קלקול מכל סיבה שהיא. בכל מקרה אתם ו/או החברה לא </w:t>
      </w:r>
      <w:proofErr w:type="spellStart"/>
      <w:r w:rsidRPr="00E56613">
        <w:rPr>
          <w:rFonts w:ascii="David" w:eastAsia="Times New Roman" w:hAnsi="David" w:cs="David"/>
          <w:snapToGrid w:val="0"/>
          <w:sz w:val="24"/>
          <w:szCs w:val="24"/>
          <w:rtl/>
        </w:rPr>
        <w:t>תשאו</w:t>
      </w:r>
      <w:proofErr w:type="spellEnd"/>
      <w:r w:rsidRPr="00E56613">
        <w:rPr>
          <w:rFonts w:ascii="David" w:eastAsia="Times New Roman" w:hAnsi="David" w:cs="David"/>
          <w:snapToGrid w:val="0"/>
          <w:sz w:val="24"/>
          <w:szCs w:val="24"/>
          <w:rtl/>
        </w:rPr>
        <w:t xml:space="preserve"> בכל אחריות, מכל מין וסוג שהוא בקשר עמם. למען הסר ספק מובהר כי בקרות מקרה הביטוח דלעיל, אנו נישא במלוא שיעור ההשתתפות העצמית.</w:t>
      </w:r>
    </w:p>
    <w:p w14:paraId="239D87E2"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6D72B959"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אינכם </w:t>
      </w:r>
      <w:proofErr w:type="spellStart"/>
      <w:r w:rsidRPr="00E56613">
        <w:rPr>
          <w:rFonts w:ascii="David" w:eastAsia="Times New Roman" w:hAnsi="David" w:cs="David"/>
          <w:snapToGrid w:val="0"/>
          <w:sz w:val="24"/>
          <w:szCs w:val="24"/>
          <w:rtl/>
        </w:rPr>
        <w:t>מחוייבים</w:t>
      </w:r>
      <w:proofErr w:type="spellEnd"/>
      <w:r w:rsidRPr="00E56613">
        <w:rPr>
          <w:rFonts w:ascii="David" w:eastAsia="Times New Roman" w:hAnsi="David" w:cs="David"/>
          <w:snapToGrid w:val="0"/>
          <w:sz w:val="24"/>
          <w:szCs w:val="24"/>
          <w:rtl/>
        </w:rPr>
        <w:t xml:space="preserve"> להתקין כל פריט שסופק על ידינו בכל מקרה שהפריט אינו מתאים בדיוק למערכת או </w:t>
      </w:r>
      <w:proofErr w:type="spellStart"/>
      <w:r w:rsidRPr="00E56613">
        <w:rPr>
          <w:rFonts w:ascii="David" w:eastAsia="Times New Roman" w:hAnsi="David" w:cs="David"/>
          <w:snapToGrid w:val="0"/>
          <w:sz w:val="24"/>
          <w:szCs w:val="24"/>
          <w:rtl/>
        </w:rPr>
        <w:t>לתכנית</w:t>
      </w:r>
      <w:proofErr w:type="spellEnd"/>
      <w:r w:rsidRPr="00E56613">
        <w:rPr>
          <w:rFonts w:ascii="David" w:eastAsia="Times New Roman" w:hAnsi="David" w:cs="David"/>
          <w:snapToGrid w:val="0"/>
          <w:sz w:val="24"/>
          <w:szCs w:val="24"/>
          <w:rtl/>
        </w:rPr>
        <w:t xml:space="preserve"> או למפרטי המכר.</w:t>
      </w:r>
    </w:p>
    <w:p w14:paraId="653D79C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0275973F"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בכל מקרה בו לא ניתן יהיה להשיג חומר </w:t>
      </w:r>
      <w:proofErr w:type="spellStart"/>
      <w:r w:rsidRPr="00E56613">
        <w:rPr>
          <w:rFonts w:ascii="David" w:eastAsia="Times New Roman" w:hAnsi="David" w:cs="David"/>
          <w:snapToGrid w:val="0"/>
          <w:sz w:val="24"/>
          <w:szCs w:val="24"/>
          <w:rtl/>
        </w:rPr>
        <w:t>מסויים</w:t>
      </w:r>
      <w:proofErr w:type="spellEnd"/>
      <w:r w:rsidRPr="00E56613">
        <w:rPr>
          <w:rFonts w:ascii="David" w:eastAsia="Times New Roman" w:hAnsi="David" w:cs="David"/>
          <w:snapToGrid w:val="0"/>
          <w:sz w:val="24"/>
          <w:szCs w:val="24"/>
          <w:rtl/>
        </w:rPr>
        <w:t xml:space="preserve"> הנדרש לביצוע השינויים לפני מועד ביצועם, תודיעונו על כך ותהיו זכאים, לפי שיקול דעתכם המוחלט, לראות ההזמנה כבטלה לגבי אותו שינוי ולבצע את העבודה בהתאם לתנאי מפרטי המכר הסטנדרטי, בכפוף לכך שתודיעונו על כך בכתב.</w:t>
      </w:r>
    </w:p>
    <w:p w14:paraId="7437F81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2235910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בביצוע השינויים עפ"י הסכם זה כדי לגרום לדחייה במסירת הדירה/ידוע לנו כי הזמנת שינויים זו גורמת להארכת משך הבניה ותגרום לדחייה במסירת הדירה בפרק זמן של עד __    שבועות (להלן: "</w:t>
      </w:r>
      <w:r w:rsidRPr="00E56613">
        <w:rPr>
          <w:rFonts w:ascii="David" w:eastAsia="Times New Roman" w:hAnsi="David" w:cs="David"/>
          <w:b/>
          <w:bCs/>
          <w:snapToGrid w:val="0"/>
          <w:sz w:val="24"/>
          <w:szCs w:val="24"/>
          <w:rtl/>
        </w:rPr>
        <w:t>תקופת הדחייה</w:t>
      </w:r>
      <w:r w:rsidRPr="00E56613">
        <w:rPr>
          <w:rFonts w:ascii="David" w:eastAsia="Times New Roman" w:hAnsi="David" w:cs="David"/>
          <w:snapToGrid w:val="0"/>
          <w:sz w:val="24"/>
          <w:szCs w:val="24"/>
          <w:rtl/>
        </w:rPr>
        <w:t>") מעבר למועד המסירה הקבוע בחוזה המכר (</w:t>
      </w:r>
      <w:r w:rsidRPr="00E56613">
        <w:rPr>
          <w:rFonts w:ascii="David" w:eastAsia="Times New Roman" w:hAnsi="David" w:cs="David"/>
          <w:b/>
          <w:bCs/>
          <w:snapToGrid w:val="0"/>
          <w:sz w:val="24"/>
          <w:szCs w:val="24"/>
          <w:rtl/>
        </w:rPr>
        <w:t>בצירוף תקופת הדחייה המוצדקת הקבועה בו</w:t>
      </w:r>
      <w:r w:rsidRPr="00E56613">
        <w:rPr>
          <w:rFonts w:ascii="David" w:eastAsia="Times New Roman" w:hAnsi="David" w:cs="David"/>
          <w:snapToGrid w:val="0"/>
          <w:sz w:val="24"/>
          <w:szCs w:val="24"/>
          <w:rtl/>
        </w:rPr>
        <w:t>), גם אם ההזמנה תבוטל כולה או חלקה כאמור בסעיף 5 לעיל.</w:t>
      </w:r>
    </w:p>
    <w:p w14:paraId="7C08AD80"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למען הסר ספק מובהר כי לא נהיה זכאים לסעד כלשהו בגין תקופת הדחייה, ותקופת הדחייה תיחשב כ"דחייה מוצדקת", כהגדרתה בחוזה המכר, גם במקרה בו תתארך מעבר לאמור לעיל, בשל גורמים שאינם בשליטתכם.</w:t>
      </w:r>
    </w:p>
    <w:p w14:paraId="73F4F50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769966B"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בהזמנת השינויים עפ"י הסכם זה, גם אם תגרום בפועל לדחייה במועד מסירת הדירה, כדי לגרוע מהתחייבויותינו עפ"י חוזה המכר ו/או כדי לדחות את מועד ביצוען לרבות מועד תשלום יתרת התמורה לחברה בגין הדירה וקיום יתר התחייבויותינו אשר המועד לביצוען עפ"י חוזה המכר הינו למן מועד המסירה הנקוב בו ואילך. מוסכם כי מועד קבלת טופס 4 לבנ</w:t>
      </w:r>
      <w:r w:rsidR="00AD35D2">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ין שלא נקבעה בו מניעה לאכלוס הבניין, יחשב כמועד בו הושלמה הדירה עפ"י </w:t>
      </w:r>
      <w:r w:rsidR="00AD35D2" w:rsidRPr="00E56613">
        <w:rPr>
          <w:rFonts w:ascii="David" w:eastAsia="Times New Roman" w:hAnsi="David" w:cs="David" w:hint="cs"/>
          <w:snapToGrid w:val="0"/>
          <w:sz w:val="24"/>
          <w:szCs w:val="24"/>
          <w:rtl/>
        </w:rPr>
        <w:t>התחייבו</w:t>
      </w:r>
      <w:r w:rsidR="00AD35D2" w:rsidRPr="00E56613">
        <w:rPr>
          <w:rFonts w:ascii="David" w:eastAsia="Times New Roman" w:hAnsi="David" w:cs="David" w:hint="eastAsia"/>
          <w:snapToGrid w:val="0"/>
          <w:sz w:val="24"/>
          <w:szCs w:val="24"/>
          <w:rtl/>
        </w:rPr>
        <w:t>ת</w:t>
      </w:r>
      <w:r w:rsidRPr="00E56613">
        <w:rPr>
          <w:rFonts w:ascii="David" w:eastAsia="Times New Roman" w:hAnsi="David" w:cs="David"/>
          <w:snapToGrid w:val="0"/>
          <w:sz w:val="24"/>
          <w:szCs w:val="24"/>
          <w:rtl/>
        </w:rPr>
        <w:t xml:space="preserve"> החברה בחוזה המכר לצורך קביעת המועד המדויק לביצוע התחייבותנו הנזכרות לעיל, וזאת גם אם בעקבות השינויים והתוספות שאנו מזמינים מכם לא תסתיימנה בפועל העבודות בדירה ו/או לא יתקבל טופס 4 לדירה עד למועד הנ"ל.</w:t>
      </w:r>
    </w:p>
    <w:p w14:paraId="48BC3E3E"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78ACB34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מודגש בזה כי אינכם אחראים לגוונים ולצבעים של הפריטים ולהתאמתם ההדדית. הדבר אמור הן לגבי פריטים המסופקים על ידינו והן לגבי פריטים המסופקים על ידכם.</w:t>
      </w:r>
    </w:p>
    <w:p w14:paraId="1466941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3E4B31F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הסכם זה יחייב אתכם רק לאחר חתימתכם עליו ובכפוף לתנאים הבאים:</w:t>
      </w:r>
    </w:p>
    <w:p w14:paraId="65C85F6A"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5301566D"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נחתם חוזה מכר מפורט בין החברה לביננו ושולמו על ידינו לחברה לפחות 20% ממחיר הדירה.</w:t>
      </w:r>
    </w:p>
    <w:p w14:paraId="755D632B"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1AB26514"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ההזמנה אושרה על ידכם על כל פרטיה ו/או בכפיפה למתכונת שאושרה על ידכם.</w:t>
      </w:r>
    </w:p>
    <w:p w14:paraId="48DC7EDD"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4DFBD2E1"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הנכם רשאים שלא לקבל ההזמנה, כולה או חלקה, לפי שיקול דעתכם הבלעדי. כמו כן ידוע לנו כי ביצוע השינויים בפועל מותנה בזכות החברה ו/או מי מטעמה להתנגד לביצועם.</w:t>
      </w:r>
    </w:p>
    <w:p w14:paraId="50D5DF79"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37EB07B7"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קבלתם לפחות 50% מהכספים המגיעים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במועד חתימת הסכם זה על ידינו ויתרת הכספים המגיעה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תשולם לכם עד סמוך לפני המסירה בפועל אלא אם כן סוכם אחרת בהזמנה.</w:t>
      </w:r>
    </w:p>
    <w:p w14:paraId="4E93BA64"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1462700A"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בהעברת הסכם זה לאישור החברה ו/או יועציה כדי ליצור יריבות ביננו לבין החברה בכל הנוגע לשינויים, וכי אין בכך כדי לגרוע מאחריותכם הבלעדית עפ"י הסכם זה.</w:t>
      </w:r>
    </w:p>
    <w:p w14:paraId="1F70DDB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47F68428"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בכל מקרה לא ניתן להזמין או לקבל שינויים הנוגדים כל דין או תקן, והזמנה כזו תהיה בטלה מעיקרה אף אם תאושר על ידכם ובאם בוצעה, תחול מלוא האחריות בגין כך - עלינו בלבד.</w:t>
      </w:r>
    </w:p>
    <w:p w14:paraId="5738C1BB"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376CFC8C"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אם יבוטל מכל סיבה שהיא חוזה המכר בין החברה לביננו אנו מתחייבים לשלם לכם עפ"י מחירון השינויים שלכם עבור החזרת מצבה של הדירה למצבה כפי שתוכנן ע"י החברה.</w:t>
      </w:r>
    </w:p>
    <w:p w14:paraId="6B2169FD"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7BEBF4A9" w14:textId="77777777" w:rsidR="00E56613" w:rsidRPr="00E56613" w:rsidRDefault="00E56613" w:rsidP="00E56613">
      <w:pPr>
        <w:tabs>
          <w:tab w:val="center" w:pos="2540"/>
        </w:tabs>
        <w:spacing w:before="0" w:beforeAutospacing="0" w:after="0" w:afterAutospacing="0" w:line="240" w:lineRule="auto"/>
        <w:ind w:left="240"/>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בברכה</w:t>
      </w:r>
    </w:p>
    <w:p w14:paraId="2615EB03"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p>
    <w:p w14:paraId="31E5900F"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______________</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t>______________</w:t>
      </w:r>
    </w:p>
    <w:p w14:paraId="4ED44B3E"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תאריך</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הקונה            </w:t>
      </w:r>
    </w:p>
    <w:p w14:paraId="4157616A"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5040FBD2"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אנו מאשרים </w:t>
      </w:r>
      <w:r w:rsidRPr="00E56613">
        <w:rPr>
          <w:rFonts w:ascii="David" w:eastAsia="Times New Roman" w:hAnsi="David" w:cs="David"/>
          <w:snapToGrid w:val="0"/>
          <w:color w:val="000000"/>
          <w:sz w:val="24"/>
          <w:szCs w:val="24"/>
          <w:rtl/>
        </w:rPr>
        <w:tab/>
      </w:r>
    </w:p>
    <w:p w14:paraId="680978BC"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4E69AF25"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4770F908"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w:t>
      </w:r>
      <w:r w:rsidRPr="00E56613">
        <w:rPr>
          <w:rFonts w:ascii="David" w:eastAsia="Times New Roman" w:hAnsi="David" w:cs="David"/>
          <w:snapToGrid w:val="0"/>
          <w:sz w:val="24"/>
          <w:szCs w:val="24"/>
          <w:rtl/>
        </w:rPr>
        <w:tab/>
        <w:t xml:space="preserve">              _______________</w:t>
      </w:r>
    </w:p>
    <w:p w14:paraId="540E7289"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תאריך                                    ה ק ב ל ן       </w:t>
      </w:r>
    </w:p>
    <w:p w14:paraId="494CC850"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z w:val="26"/>
          <w:szCs w:val="26"/>
          <w:rtl/>
        </w:rPr>
        <w:br w:type="page"/>
      </w:r>
      <w:r w:rsidRPr="00E56613" w:rsidDel="00F95D3F">
        <w:rPr>
          <w:rFonts w:ascii="David" w:eastAsia="Times New Roman" w:hAnsi="David" w:cs="David"/>
          <w:b/>
          <w:bCs/>
          <w:snapToGrid w:val="0"/>
          <w:sz w:val="26"/>
          <w:szCs w:val="24"/>
          <w:u w:val="single"/>
          <w:rtl/>
        </w:rPr>
        <w:lastRenderedPageBreak/>
        <w:t xml:space="preserve"> </w:t>
      </w:r>
      <w:r w:rsidRPr="00E56613">
        <w:rPr>
          <w:rFonts w:ascii="David" w:eastAsia="Times New Roman" w:hAnsi="David" w:cs="David"/>
          <w:b/>
          <w:bCs/>
          <w:snapToGrid w:val="0"/>
          <w:sz w:val="26"/>
          <w:szCs w:val="24"/>
          <w:u w:val="single"/>
          <w:rtl/>
        </w:rPr>
        <w:t>נספח 3.1.26</w:t>
      </w:r>
    </w:p>
    <w:p w14:paraId="21AD770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16BC632C"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תנאים מיוחדים לאספקת אריחי ריצוף וחיפוי, כלים סניטריים, ברזים ו/או ארונות אמבטיה</w:t>
      </w:r>
    </w:p>
    <w:p w14:paraId="54354CB9" w14:textId="0C99BCE1"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936047074"/>
          <w:placeholder>
            <w:docPart w:val="E766EDA500D441F2851ABE1C707016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91" w:author="Meryl Etman" w:date="2024-10-30T16:26:00Z">
            <w:r w:rsidR="00853104">
              <w:rPr>
                <w:rFonts w:ascii="David" w:eastAsia="Times New Roman" w:hAnsi="David" w:cs="David"/>
                <w:b/>
                <w:bCs/>
                <w:color w:val="800080"/>
                <w:sz w:val="24"/>
                <w:szCs w:val="24"/>
                <w:u w:val="single"/>
                <w:rtl/>
              </w:rPr>
              <w:t>סביוני גבעת שמואל מגרשים 1006-1007</w:t>
            </w:r>
          </w:ins>
        </w:sdtContent>
      </w:sdt>
    </w:p>
    <w:p w14:paraId="1BCD48D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D6F848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w:t>
      </w:r>
    </w:p>
    <w:p w14:paraId="2A3CA3AF"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אספקה עד הדירות של אריחי ריצוף וחיפוי, כלים סניטריים, ברזים ו/או אספקה והתקנה של ארונות אמבטיה בדירות.</w:t>
      </w:r>
    </w:p>
    <w:p w14:paraId="73604C95"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כמויות האריחים ו/או הכלים ו/או הברזים ו/או ארונות האמבטיה בתאום ובאישור היזם/הקבלן.</w:t>
      </w:r>
    </w:p>
    <w:p w14:paraId="5066F26E"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186F3B02"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 xml:space="preserve">הספק מצהיר ומתחייב שכל החומרים ו/או העבודות שיסופקו ו/או שיבוצעו על-ידו יבוצעו בהתאם לתקנים ישראליים ומפרטי מכון התקנים, כי הוא מודע למיקום המיועד להתקנת כל פריט, שהחומרים המוצעים על-ידו מתאימים ו/או שהעבודות תבוצענה בהתאם לתנאים הצפויים במקום המיועד. הספק מצהיר שהוצגו בפניו </w:t>
      </w:r>
      <w:proofErr w:type="spellStart"/>
      <w:r w:rsidRPr="00E56613">
        <w:rPr>
          <w:rFonts w:ascii="David" w:eastAsia="Times New Roman" w:hAnsi="David" w:cs="David"/>
          <w:sz w:val="24"/>
          <w:szCs w:val="24"/>
          <w:rtl/>
        </w:rPr>
        <w:t>תכניות</w:t>
      </w:r>
      <w:proofErr w:type="spellEnd"/>
      <w:r w:rsidRPr="00E56613">
        <w:rPr>
          <w:rFonts w:ascii="David" w:eastAsia="Times New Roman" w:hAnsi="David" w:cs="David"/>
          <w:sz w:val="24"/>
          <w:szCs w:val="24"/>
          <w:rtl/>
        </w:rPr>
        <w:t xml:space="preserve"> ומפרט המכר הסטנדרטי לרוכשים בפרויקט ושהחומרים ו/או ושהעבודות שיסופקו ו/או שיבוצעו על-ידו לא יהיו/לא תבוצענה בסתירה לאמור בהם.</w:t>
      </w:r>
    </w:p>
    <w:p w14:paraId="7E37756B"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ab/>
        <w:t xml:space="preserve">בכל מקרה של סתירה בין המפרט שלהלן למפרט </w:t>
      </w:r>
      <w:proofErr w:type="spellStart"/>
      <w:r w:rsidRPr="00E56613">
        <w:rPr>
          <w:rFonts w:ascii="David" w:eastAsia="Times New Roman" w:hAnsi="David" w:cs="David"/>
          <w:sz w:val="24"/>
          <w:szCs w:val="24"/>
          <w:rtl/>
        </w:rPr>
        <w:t>ותכניות</w:t>
      </w:r>
      <w:proofErr w:type="spellEnd"/>
      <w:r w:rsidRPr="00E56613">
        <w:rPr>
          <w:rFonts w:ascii="David" w:eastAsia="Times New Roman" w:hAnsi="David" w:cs="David"/>
          <w:sz w:val="24"/>
          <w:szCs w:val="24"/>
          <w:rtl/>
        </w:rPr>
        <w:t xml:space="preserve"> המכר יפנה הספק לקבלן וליזם לפני הייצור/האספקה לקבלת הוראות. מוסכם שמחיר העבודות החומרים/אביזרים ו/או החיפויים והכלים הסניטריים נקבע עפ"י האפשרות היקרה יותר.</w:t>
      </w:r>
    </w:p>
    <w:p w14:paraId="30A084D4"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 xml:space="preserve">הספק יספק תעודות אחריות לחומרים ולאביזרים המסופקים על ידו לכל דירה בנפרד. אחריות הספק בהתאם להתחייבות מוכר הדירה עפ"י חוק המכר (דירות). </w:t>
      </w:r>
    </w:p>
    <w:p w14:paraId="191495B4"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ה.</w:t>
      </w:r>
      <w:r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45BFE851"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6E4041A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32241995"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לאספקת אריחי ריצוף וחיפוי, כלים סניטריים, ברזים ו/או ליצור אספקת והתקנת ארונות אמבטיה בפרויקט/בבניין.</w:t>
      </w:r>
    </w:p>
    <w:p w14:paraId="2DF648AA"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היזם/הקבלן רשאי לאפשר לרוכשי הדירות בפרויקט/בבניינים לבחור מאיזה ספק יוזמנו החומרים/האביזרים ו/או העבודה. היזם/הקבלן רשאי לאפשר לרוכשי הדירות בפרויקט/בבניינים לספק חומרים/אביזרים גם מספקים שהיזם/הקבלן לא התקשר עימם.</w:t>
      </w:r>
    </w:p>
    <w:p w14:paraId="5C4E6BEF"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478FA948" w14:textId="77777777" w:rsid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lastRenderedPageBreak/>
        <w:t>ב.</w:t>
      </w:r>
      <w:r w:rsidRPr="00E56613">
        <w:rPr>
          <w:rFonts w:ascii="David" w:eastAsia="Times New Roman" w:hAnsi="David" w:cs="David"/>
          <w:sz w:val="24"/>
          <w:szCs w:val="24"/>
          <w:rtl/>
        </w:rPr>
        <w:tab/>
        <w:t>רוכשי הדירות יוכלו לבחור באם רצונם שהספק יתקין בדירתם את ארונות האמבטיה או שהספק יספק אך לא יתקין ארונות אלה.</w:t>
      </w:r>
    </w:p>
    <w:p w14:paraId="6D5E19DA" w14:textId="77777777" w:rsidR="00E56613" w:rsidRPr="00E56613" w:rsidRDefault="00E56613" w:rsidP="00AD35D2">
      <w:pPr>
        <w:spacing w:before="0" w:beforeAutospacing="0" w:after="0" w:afterAutospacing="0" w:line="360" w:lineRule="auto"/>
        <w:ind w:left="651" w:hanging="567"/>
        <w:jc w:val="both"/>
        <w:rPr>
          <w:rFonts w:ascii="David" w:eastAsia="Times New Roman" w:hAnsi="David" w:cs="David"/>
          <w:b/>
          <w:bCs/>
          <w:sz w:val="24"/>
          <w:szCs w:val="24"/>
          <w:u w:val="single"/>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החומרים/אביזרים/ארונות</w:t>
      </w:r>
    </w:p>
    <w:p w14:paraId="4E12B336" w14:textId="77777777" w:rsidR="00E56613" w:rsidRPr="00E56613" w:rsidRDefault="00E56613" w:rsidP="00AD35D2">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(יימסר לקבלן לאחר שהיזם יסכם עם הספקים הממונים)</w:t>
      </w:r>
    </w:p>
    <w:p w14:paraId="3E71F190"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6"/>
          <w:szCs w:val="26"/>
          <w:rtl/>
        </w:rPr>
        <w:t xml:space="preserve">3.1       </w:t>
      </w:r>
      <w:r w:rsidRPr="00E56613">
        <w:rPr>
          <w:rFonts w:ascii="David" w:eastAsia="Times New Roman" w:hAnsi="David" w:cs="David"/>
          <w:sz w:val="24"/>
          <w:szCs w:val="24"/>
          <w:rtl/>
        </w:rPr>
        <w:t xml:space="preserve">הספק מתחייב שהפריטים הנ"ל יהיו ברשותו בכל עת עד לסיום הקמת הפרויקט. </w:t>
      </w:r>
    </w:p>
    <w:p w14:paraId="344CFE13"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3.2       הספק לא יציע לרוכשי הדירות (במסגרת הסטנדרט) פריטים אחרים אלא באישור       היזם.</w:t>
      </w:r>
    </w:p>
    <w:p w14:paraId="08BBF3CD"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2D84AB3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החומרים, האביזרים והעבודות</w:t>
      </w:r>
      <w:r w:rsidRPr="00E56613">
        <w:rPr>
          <w:rFonts w:ascii="David" w:eastAsia="Times New Roman" w:hAnsi="David" w:cs="David"/>
          <w:sz w:val="24"/>
          <w:szCs w:val="24"/>
          <w:rtl/>
        </w:rPr>
        <w:t xml:space="preserve"> בכפוף למפרט הדייר</w:t>
      </w:r>
    </w:p>
    <w:p w14:paraId="55A9D34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4.1</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u w:val="single"/>
          <w:rtl/>
        </w:rPr>
        <w:t>תיאור ומחיר</w:t>
      </w:r>
      <w:r w:rsidRPr="00E56613">
        <w:rPr>
          <w:rFonts w:ascii="David" w:eastAsia="Times New Roman" w:hAnsi="David" w:cs="David"/>
          <w:sz w:val="24"/>
          <w:szCs w:val="24"/>
          <w:rtl/>
        </w:rPr>
        <w:t>:</w:t>
      </w:r>
    </w:p>
    <w:tbl>
      <w:tblPr>
        <w:bidiVisual/>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5670"/>
        <w:gridCol w:w="2552"/>
      </w:tblGrid>
      <w:tr w:rsidR="00E56613" w:rsidRPr="00E56613" w14:paraId="27A8088E" w14:textId="77777777" w:rsidTr="00E56613">
        <w:tc>
          <w:tcPr>
            <w:tcW w:w="567" w:type="dxa"/>
            <w:tcBorders>
              <w:top w:val="single" w:sz="4" w:space="0" w:color="auto"/>
              <w:left w:val="single" w:sz="4" w:space="0" w:color="auto"/>
              <w:bottom w:val="single" w:sz="4" w:space="0" w:color="auto"/>
              <w:right w:val="single" w:sz="4" w:space="0" w:color="auto"/>
            </w:tcBorders>
          </w:tcPr>
          <w:p w14:paraId="6F1AD9E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
        </w:tc>
        <w:tc>
          <w:tcPr>
            <w:tcW w:w="5670" w:type="dxa"/>
            <w:tcBorders>
              <w:top w:val="single" w:sz="4" w:space="0" w:color="auto"/>
              <w:left w:val="single" w:sz="4" w:space="0" w:color="auto"/>
              <w:bottom w:val="single" w:sz="4" w:space="0" w:color="auto"/>
              <w:right w:val="single" w:sz="4" w:space="0" w:color="auto"/>
            </w:tcBorders>
          </w:tcPr>
          <w:p w14:paraId="74274D7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ת</w:t>
            </w:r>
            <w:r w:rsidR="00AD35D2">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2552" w:type="dxa"/>
            <w:tcBorders>
              <w:top w:val="single" w:sz="4" w:space="0" w:color="auto"/>
              <w:left w:val="single" w:sz="4" w:space="0" w:color="auto"/>
              <w:bottom w:val="single" w:sz="4" w:space="0" w:color="auto"/>
              <w:right w:val="single" w:sz="4" w:space="0" w:color="auto"/>
            </w:tcBorders>
          </w:tcPr>
          <w:p w14:paraId="22D3852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מחיר</w:t>
            </w:r>
          </w:p>
        </w:tc>
      </w:tr>
      <w:tr w:rsidR="00E56613" w:rsidRPr="00E56613" w14:paraId="1575B283" w14:textId="77777777" w:rsidTr="00E56613">
        <w:tc>
          <w:tcPr>
            <w:tcW w:w="567" w:type="dxa"/>
            <w:tcBorders>
              <w:top w:val="single" w:sz="4" w:space="0" w:color="auto"/>
              <w:left w:val="single" w:sz="4" w:space="0" w:color="auto"/>
              <w:bottom w:val="single" w:sz="4" w:space="0" w:color="auto"/>
              <w:right w:val="single" w:sz="4" w:space="0" w:color="auto"/>
            </w:tcBorders>
          </w:tcPr>
          <w:p w14:paraId="745CEBD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w:t>
            </w:r>
          </w:p>
        </w:tc>
        <w:tc>
          <w:tcPr>
            <w:tcW w:w="5670" w:type="dxa"/>
            <w:tcBorders>
              <w:top w:val="single" w:sz="4" w:space="0" w:color="auto"/>
              <w:left w:val="single" w:sz="4" w:space="0" w:color="auto"/>
              <w:bottom w:val="single" w:sz="4" w:space="0" w:color="auto"/>
              <w:right w:val="single" w:sz="4" w:space="0" w:color="auto"/>
            </w:tcBorders>
          </w:tcPr>
          <w:p w14:paraId="2BCFFF5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לקומת הכניסה </w:t>
            </w:r>
          </w:p>
        </w:tc>
        <w:tc>
          <w:tcPr>
            <w:tcW w:w="2552" w:type="dxa"/>
            <w:tcBorders>
              <w:top w:val="single" w:sz="4" w:space="0" w:color="auto"/>
              <w:left w:val="single" w:sz="4" w:space="0" w:color="auto"/>
              <w:bottom w:val="single" w:sz="4" w:space="0" w:color="auto"/>
              <w:right w:val="single" w:sz="4" w:space="0" w:color="auto"/>
            </w:tcBorders>
          </w:tcPr>
          <w:p w14:paraId="658409B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  ₪ /יח'</w:t>
            </w:r>
          </w:p>
        </w:tc>
      </w:tr>
      <w:tr w:rsidR="00E56613" w:rsidRPr="00E56613" w14:paraId="3E3108A1" w14:textId="77777777" w:rsidTr="00E56613">
        <w:tc>
          <w:tcPr>
            <w:tcW w:w="567" w:type="dxa"/>
            <w:tcBorders>
              <w:top w:val="single" w:sz="4" w:space="0" w:color="auto"/>
              <w:left w:val="single" w:sz="4" w:space="0" w:color="auto"/>
              <w:bottom w:val="single" w:sz="4" w:space="0" w:color="auto"/>
              <w:right w:val="single" w:sz="4" w:space="0" w:color="auto"/>
            </w:tcBorders>
          </w:tcPr>
          <w:p w14:paraId="5F4DF6D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ב.</w:t>
            </w:r>
          </w:p>
        </w:tc>
        <w:tc>
          <w:tcPr>
            <w:tcW w:w="5670" w:type="dxa"/>
            <w:tcBorders>
              <w:top w:val="single" w:sz="4" w:space="0" w:color="auto"/>
              <w:left w:val="single" w:sz="4" w:space="0" w:color="auto"/>
              <w:bottom w:val="single" w:sz="4" w:space="0" w:color="auto"/>
              <w:right w:val="single" w:sz="4" w:space="0" w:color="auto"/>
            </w:tcBorders>
          </w:tcPr>
          <w:p w14:paraId="4D02CF1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לקומה עליונה ומחסן גינה </w:t>
            </w:r>
          </w:p>
        </w:tc>
        <w:tc>
          <w:tcPr>
            <w:tcW w:w="2552" w:type="dxa"/>
            <w:tcBorders>
              <w:top w:val="single" w:sz="4" w:space="0" w:color="auto"/>
              <w:left w:val="single" w:sz="4" w:space="0" w:color="auto"/>
              <w:bottom w:val="single" w:sz="4" w:space="0" w:color="auto"/>
              <w:right w:val="single" w:sz="4" w:space="0" w:color="auto"/>
            </w:tcBorders>
          </w:tcPr>
          <w:p w14:paraId="7FCEDE3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446E6B7B" w14:textId="77777777" w:rsidTr="00E56613">
        <w:tc>
          <w:tcPr>
            <w:tcW w:w="567" w:type="dxa"/>
            <w:tcBorders>
              <w:top w:val="single" w:sz="4" w:space="0" w:color="auto"/>
              <w:left w:val="single" w:sz="4" w:space="0" w:color="auto"/>
              <w:bottom w:val="single" w:sz="4" w:space="0" w:color="auto"/>
              <w:right w:val="single" w:sz="4" w:space="0" w:color="auto"/>
            </w:tcBorders>
          </w:tcPr>
          <w:p w14:paraId="7A24D82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ג.</w:t>
            </w:r>
          </w:p>
        </w:tc>
        <w:tc>
          <w:tcPr>
            <w:tcW w:w="5670" w:type="dxa"/>
            <w:tcBorders>
              <w:top w:val="single" w:sz="4" w:space="0" w:color="auto"/>
              <w:left w:val="single" w:sz="4" w:space="0" w:color="auto"/>
              <w:bottom w:val="single" w:sz="4" w:space="0" w:color="auto"/>
              <w:right w:val="single" w:sz="4" w:space="0" w:color="auto"/>
            </w:tcBorders>
          </w:tcPr>
          <w:p w14:paraId="728493C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אריחי חיפוי למטבח</w:t>
            </w:r>
          </w:p>
        </w:tc>
        <w:tc>
          <w:tcPr>
            <w:tcW w:w="2552" w:type="dxa"/>
            <w:tcBorders>
              <w:top w:val="single" w:sz="4" w:space="0" w:color="auto"/>
              <w:left w:val="single" w:sz="4" w:space="0" w:color="auto"/>
              <w:bottom w:val="single" w:sz="4" w:space="0" w:color="auto"/>
              <w:right w:val="single" w:sz="4" w:space="0" w:color="auto"/>
            </w:tcBorders>
          </w:tcPr>
          <w:p w14:paraId="632603D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15E829F0" w14:textId="77777777" w:rsidTr="00E56613">
        <w:tc>
          <w:tcPr>
            <w:tcW w:w="567" w:type="dxa"/>
            <w:tcBorders>
              <w:top w:val="single" w:sz="4" w:space="0" w:color="auto"/>
              <w:left w:val="single" w:sz="4" w:space="0" w:color="auto"/>
              <w:bottom w:val="single" w:sz="4" w:space="0" w:color="auto"/>
              <w:right w:val="single" w:sz="4" w:space="0" w:color="auto"/>
            </w:tcBorders>
          </w:tcPr>
          <w:p w14:paraId="5B1E2AB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ד.</w:t>
            </w:r>
          </w:p>
        </w:tc>
        <w:tc>
          <w:tcPr>
            <w:tcW w:w="5670" w:type="dxa"/>
            <w:tcBorders>
              <w:top w:val="single" w:sz="4" w:space="0" w:color="auto"/>
              <w:left w:val="single" w:sz="4" w:space="0" w:color="auto"/>
              <w:bottom w:val="single" w:sz="4" w:space="0" w:color="auto"/>
              <w:right w:val="single" w:sz="4" w:space="0" w:color="auto"/>
            </w:tcBorders>
          </w:tcPr>
          <w:p w14:paraId="2F5AABC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וחיפוי לאמבטיה ובית שימוש </w:t>
            </w:r>
          </w:p>
        </w:tc>
        <w:tc>
          <w:tcPr>
            <w:tcW w:w="2552" w:type="dxa"/>
            <w:tcBorders>
              <w:top w:val="single" w:sz="4" w:space="0" w:color="auto"/>
              <w:left w:val="single" w:sz="4" w:space="0" w:color="auto"/>
              <w:bottom w:val="single" w:sz="4" w:space="0" w:color="auto"/>
              <w:right w:val="single" w:sz="4" w:space="0" w:color="auto"/>
            </w:tcBorders>
          </w:tcPr>
          <w:p w14:paraId="447D4C6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763DD117" w14:textId="77777777" w:rsidTr="00E56613">
        <w:tc>
          <w:tcPr>
            <w:tcW w:w="567" w:type="dxa"/>
            <w:tcBorders>
              <w:top w:val="single" w:sz="4" w:space="0" w:color="auto"/>
              <w:left w:val="single" w:sz="4" w:space="0" w:color="auto"/>
              <w:bottom w:val="single" w:sz="4" w:space="0" w:color="auto"/>
              <w:right w:val="single" w:sz="4" w:space="0" w:color="auto"/>
            </w:tcBorders>
          </w:tcPr>
          <w:p w14:paraId="069DA9F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ה.</w:t>
            </w:r>
          </w:p>
        </w:tc>
        <w:tc>
          <w:tcPr>
            <w:tcW w:w="5670" w:type="dxa"/>
            <w:tcBorders>
              <w:top w:val="single" w:sz="4" w:space="0" w:color="auto"/>
              <w:left w:val="single" w:sz="4" w:space="0" w:color="auto"/>
              <w:bottom w:val="single" w:sz="4" w:space="0" w:color="auto"/>
              <w:right w:val="single" w:sz="4" w:space="0" w:color="auto"/>
            </w:tcBorders>
          </w:tcPr>
          <w:p w14:paraId="698E310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אמבטיה</w:t>
            </w:r>
          </w:p>
        </w:tc>
        <w:tc>
          <w:tcPr>
            <w:tcW w:w="2552" w:type="dxa"/>
            <w:tcBorders>
              <w:top w:val="single" w:sz="4" w:space="0" w:color="auto"/>
              <w:left w:val="single" w:sz="4" w:space="0" w:color="auto"/>
              <w:bottom w:val="single" w:sz="4" w:space="0" w:color="auto"/>
              <w:right w:val="single" w:sz="4" w:space="0" w:color="auto"/>
            </w:tcBorders>
          </w:tcPr>
          <w:p w14:paraId="0EFC0AF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5A3D5824" w14:textId="77777777" w:rsidTr="00E56613">
        <w:tc>
          <w:tcPr>
            <w:tcW w:w="567" w:type="dxa"/>
            <w:tcBorders>
              <w:top w:val="single" w:sz="4" w:space="0" w:color="auto"/>
              <w:left w:val="single" w:sz="4" w:space="0" w:color="auto"/>
              <w:bottom w:val="single" w:sz="4" w:space="0" w:color="auto"/>
              <w:right w:val="single" w:sz="4" w:space="0" w:color="auto"/>
            </w:tcBorders>
          </w:tcPr>
          <w:p w14:paraId="3C8B490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ו.</w:t>
            </w:r>
          </w:p>
        </w:tc>
        <w:tc>
          <w:tcPr>
            <w:tcW w:w="5670" w:type="dxa"/>
            <w:tcBorders>
              <w:top w:val="single" w:sz="4" w:space="0" w:color="auto"/>
              <w:left w:val="single" w:sz="4" w:space="0" w:color="auto"/>
              <w:bottom w:val="single" w:sz="4" w:space="0" w:color="auto"/>
              <w:right w:val="single" w:sz="4" w:space="0" w:color="auto"/>
            </w:tcBorders>
          </w:tcPr>
          <w:p w14:paraId="467C89B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אסלת </w:t>
            </w:r>
            <w:proofErr w:type="spellStart"/>
            <w:r w:rsidRPr="00E56613">
              <w:rPr>
                <w:rFonts w:ascii="David" w:eastAsia="Times New Roman" w:hAnsi="David" w:cs="David"/>
                <w:sz w:val="24"/>
                <w:szCs w:val="24"/>
                <w:rtl/>
              </w:rPr>
              <w:t>מונובלוק</w:t>
            </w:r>
            <w:proofErr w:type="spellEnd"/>
            <w:r w:rsidRPr="00E56613">
              <w:rPr>
                <w:rFonts w:ascii="David" w:eastAsia="Times New Roman" w:hAnsi="David" w:cs="David"/>
                <w:sz w:val="24"/>
                <w:szCs w:val="24"/>
                <w:rtl/>
              </w:rPr>
              <w:t xml:space="preserve"> מחרס</w:t>
            </w:r>
          </w:p>
        </w:tc>
        <w:tc>
          <w:tcPr>
            <w:tcW w:w="2552" w:type="dxa"/>
            <w:tcBorders>
              <w:top w:val="single" w:sz="4" w:space="0" w:color="auto"/>
              <w:left w:val="single" w:sz="4" w:space="0" w:color="auto"/>
              <w:bottom w:val="single" w:sz="4" w:space="0" w:color="auto"/>
              <w:right w:val="single" w:sz="4" w:space="0" w:color="auto"/>
            </w:tcBorders>
          </w:tcPr>
          <w:p w14:paraId="32BB65C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371A338A" w14:textId="77777777" w:rsidTr="00E56613">
        <w:trPr>
          <w:trHeight w:val="457"/>
        </w:trPr>
        <w:tc>
          <w:tcPr>
            <w:tcW w:w="567" w:type="dxa"/>
            <w:tcBorders>
              <w:top w:val="single" w:sz="4" w:space="0" w:color="auto"/>
              <w:left w:val="single" w:sz="4" w:space="0" w:color="auto"/>
              <w:bottom w:val="single" w:sz="4" w:space="0" w:color="auto"/>
              <w:right w:val="single" w:sz="4" w:space="0" w:color="auto"/>
            </w:tcBorders>
          </w:tcPr>
          <w:p w14:paraId="7E6B41C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ז.</w:t>
            </w:r>
          </w:p>
        </w:tc>
        <w:tc>
          <w:tcPr>
            <w:tcW w:w="5670" w:type="dxa"/>
            <w:tcBorders>
              <w:top w:val="single" w:sz="4" w:space="0" w:color="auto"/>
              <w:left w:val="single" w:sz="4" w:space="0" w:color="auto"/>
              <w:bottom w:val="single" w:sz="4" w:space="0" w:color="auto"/>
              <w:right w:val="single" w:sz="4" w:space="0" w:color="auto"/>
            </w:tcBorders>
          </w:tcPr>
          <w:p w14:paraId="73C7744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מושב אסלה מחומר פלסטי כבד מס' 3  עם צירי נירוסטה</w:t>
            </w:r>
          </w:p>
        </w:tc>
        <w:tc>
          <w:tcPr>
            <w:tcW w:w="2552" w:type="dxa"/>
            <w:tcBorders>
              <w:top w:val="single" w:sz="4" w:space="0" w:color="auto"/>
              <w:left w:val="single" w:sz="4" w:space="0" w:color="auto"/>
              <w:bottom w:val="single" w:sz="4" w:space="0" w:color="auto"/>
              <w:right w:val="single" w:sz="4" w:space="0" w:color="auto"/>
            </w:tcBorders>
          </w:tcPr>
          <w:p w14:paraId="45C5249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כולל במחיר האסלה</w:t>
            </w:r>
          </w:p>
        </w:tc>
      </w:tr>
      <w:tr w:rsidR="00E56613" w:rsidRPr="00E56613" w14:paraId="3A1656D0" w14:textId="77777777" w:rsidTr="00E56613">
        <w:tc>
          <w:tcPr>
            <w:tcW w:w="567" w:type="dxa"/>
            <w:tcBorders>
              <w:top w:val="single" w:sz="4" w:space="0" w:color="auto"/>
              <w:left w:val="single" w:sz="4" w:space="0" w:color="auto"/>
              <w:bottom w:val="single" w:sz="4" w:space="0" w:color="auto"/>
              <w:right w:val="single" w:sz="4" w:space="0" w:color="auto"/>
            </w:tcBorders>
          </w:tcPr>
          <w:p w14:paraId="0337F7D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ח.</w:t>
            </w:r>
          </w:p>
        </w:tc>
        <w:tc>
          <w:tcPr>
            <w:tcW w:w="5670" w:type="dxa"/>
            <w:tcBorders>
              <w:top w:val="single" w:sz="4" w:space="0" w:color="auto"/>
              <w:left w:val="single" w:sz="4" w:space="0" w:color="auto"/>
              <w:bottom w:val="single" w:sz="4" w:space="0" w:color="auto"/>
              <w:right w:val="single" w:sz="4" w:space="0" w:color="auto"/>
            </w:tcBorders>
          </w:tcPr>
          <w:p w14:paraId="152B001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לאמבטיה, צינור, מזלף יד  ומוט תליה אנכי</w:t>
            </w:r>
          </w:p>
        </w:tc>
        <w:tc>
          <w:tcPr>
            <w:tcW w:w="2552" w:type="dxa"/>
            <w:tcBorders>
              <w:top w:val="single" w:sz="4" w:space="0" w:color="auto"/>
              <w:left w:val="single" w:sz="4" w:space="0" w:color="auto"/>
              <w:bottom w:val="single" w:sz="4" w:space="0" w:color="auto"/>
              <w:right w:val="single" w:sz="4" w:space="0" w:color="auto"/>
            </w:tcBorders>
          </w:tcPr>
          <w:p w14:paraId="2DAF532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209ECBE0" w14:textId="77777777" w:rsidTr="00E56613">
        <w:tc>
          <w:tcPr>
            <w:tcW w:w="567" w:type="dxa"/>
            <w:tcBorders>
              <w:top w:val="single" w:sz="4" w:space="0" w:color="auto"/>
              <w:left w:val="single" w:sz="4" w:space="0" w:color="auto"/>
              <w:bottom w:val="single" w:sz="4" w:space="0" w:color="auto"/>
              <w:right w:val="single" w:sz="4" w:space="0" w:color="auto"/>
            </w:tcBorders>
          </w:tcPr>
          <w:p w14:paraId="060D3A4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w:t>
            </w:r>
          </w:p>
        </w:tc>
        <w:tc>
          <w:tcPr>
            <w:tcW w:w="5670" w:type="dxa"/>
            <w:tcBorders>
              <w:top w:val="single" w:sz="4" w:space="0" w:color="auto"/>
              <w:left w:val="single" w:sz="4" w:space="0" w:color="auto"/>
              <w:bottom w:val="single" w:sz="4" w:space="0" w:color="auto"/>
              <w:right w:val="single" w:sz="4" w:space="0" w:color="auto"/>
            </w:tcBorders>
          </w:tcPr>
          <w:p w14:paraId="4480E7D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אמבטיית עיסוי אקרילית כולל אביזרים ומתקנים </w:t>
            </w:r>
          </w:p>
        </w:tc>
        <w:tc>
          <w:tcPr>
            <w:tcW w:w="2552" w:type="dxa"/>
            <w:tcBorders>
              <w:top w:val="single" w:sz="4" w:space="0" w:color="auto"/>
              <w:left w:val="single" w:sz="4" w:space="0" w:color="auto"/>
              <w:bottom w:val="single" w:sz="4" w:space="0" w:color="auto"/>
              <w:right w:val="single" w:sz="4" w:space="0" w:color="auto"/>
            </w:tcBorders>
          </w:tcPr>
          <w:p w14:paraId="204C0D1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5DDB153C" w14:textId="77777777" w:rsidTr="00E56613">
        <w:tc>
          <w:tcPr>
            <w:tcW w:w="567" w:type="dxa"/>
            <w:tcBorders>
              <w:top w:val="single" w:sz="4" w:space="0" w:color="auto"/>
              <w:left w:val="single" w:sz="4" w:space="0" w:color="auto"/>
              <w:bottom w:val="single" w:sz="4" w:space="0" w:color="auto"/>
              <w:right w:val="single" w:sz="4" w:space="0" w:color="auto"/>
            </w:tcBorders>
          </w:tcPr>
          <w:p w14:paraId="070023C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w:t>
            </w:r>
          </w:p>
        </w:tc>
        <w:tc>
          <w:tcPr>
            <w:tcW w:w="5670" w:type="dxa"/>
            <w:tcBorders>
              <w:top w:val="single" w:sz="4" w:space="0" w:color="auto"/>
              <w:left w:val="single" w:sz="4" w:space="0" w:color="auto"/>
              <w:bottom w:val="single" w:sz="4" w:space="0" w:color="auto"/>
              <w:right w:val="single" w:sz="4" w:space="0" w:color="auto"/>
            </w:tcBorders>
          </w:tcPr>
          <w:p w14:paraId="2B691CC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לכיור רחצה</w:t>
            </w:r>
          </w:p>
        </w:tc>
        <w:tc>
          <w:tcPr>
            <w:tcW w:w="2552" w:type="dxa"/>
            <w:tcBorders>
              <w:top w:val="single" w:sz="4" w:space="0" w:color="auto"/>
              <w:left w:val="single" w:sz="4" w:space="0" w:color="auto"/>
              <w:bottom w:val="single" w:sz="4" w:space="0" w:color="auto"/>
              <w:right w:val="single" w:sz="4" w:space="0" w:color="auto"/>
            </w:tcBorders>
          </w:tcPr>
          <w:p w14:paraId="7A81BA7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33CF25F0" w14:textId="77777777" w:rsidTr="00E56613">
        <w:tc>
          <w:tcPr>
            <w:tcW w:w="567" w:type="dxa"/>
            <w:tcBorders>
              <w:top w:val="single" w:sz="4" w:space="0" w:color="auto"/>
              <w:left w:val="single" w:sz="4" w:space="0" w:color="auto"/>
              <w:bottom w:val="single" w:sz="4" w:space="0" w:color="auto"/>
              <w:right w:val="single" w:sz="4" w:space="0" w:color="auto"/>
            </w:tcBorders>
          </w:tcPr>
          <w:p w14:paraId="38CA8D0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יא.</w:t>
            </w:r>
          </w:p>
        </w:tc>
        <w:tc>
          <w:tcPr>
            <w:tcW w:w="5670" w:type="dxa"/>
            <w:tcBorders>
              <w:top w:val="single" w:sz="4" w:space="0" w:color="auto"/>
              <w:left w:val="single" w:sz="4" w:space="0" w:color="auto"/>
              <w:bottom w:val="single" w:sz="4" w:space="0" w:color="auto"/>
              <w:right w:val="single" w:sz="4" w:space="0" w:color="auto"/>
            </w:tcBorders>
          </w:tcPr>
          <w:p w14:paraId="4D90B3B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כיור למטבח להתקנה שטוחה</w:t>
            </w:r>
          </w:p>
        </w:tc>
        <w:tc>
          <w:tcPr>
            <w:tcW w:w="2552" w:type="dxa"/>
            <w:tcBorders>
              <w:top w:val="single" w:sz="4" w:space="0" w:color="auto"/>
              <w:left w:val="single" w:sz="4" w:space="0" w:color="auto"/>
              <w:bottom w:val="single" w:sz="4" w:space="0" w:color="auto"/>
              <w:right w:val="single" w:sz="4" w:space="0" w:color="auto"/>
            </w:tcBorders>
          </w:tcPr>
          <w:p w14:paraId="434B1E1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2AEE1AF0" w14:textId="77777777" w:rsidTr="00E56613">
        <w:tc>
          <w:tcPr>
            <w:tcW w:w="567" w:type="dxa"/>
            <w:tcBorders>
              <w:top w:val="single" w:sz="4" w:space="0" w:color="auto"/>
              <w:left w:val="single" w:sz="4" w:space="0" w:color="auto"/>
              <w:bottom w:val="single" w:sz="4" w:space="0" w:color="auto"/>
              <w:right w:val="single" w:sz="4" w:space="0" w:color="auto"/>
            </w:tcBorders>
          </w:tcPr>
          <w:p w14:paraId="2CEF352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roofErr w:type="spellStart"/>
            <w:r w:rsidRPr="00E56613">
              <w:rPr>
                <w:rFonts w:ascii="David" w:eastAsia="Times New Roman" w:hAnsi="David" w:cs="David"/>
                <w:sz w:val="24"/>
                <w:szCs w:val="24"/>
                <w:rtl/>
              </w:rPr>
              <w:t>יב</w:t>
            </w:r>
            <w:proofErr w:type="spellEnd"/>
            <w:r w:rsidRPr="00E56613">
              <w:rPr>
                <w:rFonts w:ascii="David" w:eastAsia="Times New Roman" w:hAnsi="David" w:cs="David"/>
                <w:sz w:val="24"/>
                <w:szCs w:val="24"/>
                <w:rtl/>
              </w:rPr>
              <w:t>.</w:t>
            </w:r>
          </w:p>
        </w:tc>
        <w:tc>
          <w:tcPr>
            <w:tcW w:w="5670" w:type="dxa"/>
            <w:tcBorders>
              <w:top w:val="single" w:sz="4" w:space="0" w:color="auto"/>
              <w:left w:val="single" w:sz="4" w:space="0" w:color="auto"/>
              <w:bottom w:val="single" w:sz="4" w:space="0" w:color="auto"/>
              <w:right w:val="single" w:sz="4" w:space="0" w:color="auto"/>
            </w:tcBorders>
          </w:tcPr>
          <w:p w14:paraId="6FD66E7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סוללה לכיור מטבח עם פיה נשלפת </w:t>
            </w:r>
          </w:p>
        </w:tc>
        <w:tc>
          <w:tcPr>
            <w:tcW w:w="2552" w:type="dxa"/>
            <w:tcBorders>
              <w:top w:val="single" w:sz="4" w:space="0" w:color="auto"/>
              <w:left w:val="single" w:sz="4" w:space="0" w:color="auto"/>
              <w:bottom w:val="single" w:sz="4" w:space="0" w:color="auto"/>
              <w:right w:val="single" w:sz="4" w:space="0" w:color="auto"/>
            </w:tcBorders>
          </w:tcPr>
          <w:p w14:paraId="10586A2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19896994" w14:textId="77777777" w:rsidTr="00E56613">
        <w:tc>
          <w:tcPr>
            <w:tcW w:w="567" w:type="dxa"/>
            <w:tcBorders>
              <w:top w:val="single" w:sz="4" w:space="0" w:color="auto"/>
              <w:left w:val="single" w:sz="4" w:space="0" w:color="auto"/>
              <w:bottom w:val="single" w:sz="4" w:space="0" w:color="auto"/>
              <w:right w:val="single" w:sz="4" w:space="0" w:color="auto"/>
            </w:tcBorders>
          </w:tcPr>
          <w:p w14:paraId="0B8C33D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roofErr w:type="spellStart"/>
            <w:r w:rsidRPr="00E56613">
              <w:rPr>
                <w:rFonts w:ascii="David" w:eastAsia="Times New Roman" w:hAnsi="David" w:cs="David"/>
                <w:sz w:val="24"/>
                <w:szCs w:val="24"/>
                <w:rtl/>
              </w:rPr>
              <w:t>יג</w:t>
            </w:r>
            <w:proofErr w:type="spellEnd"/>
            <w:r w:rsidRPr="00E56613">
              <w:rPr>
                <w:rFonts w:ascii="David" w:eastAsia="Times New Roman" w:hAnsi="David" w:cs="David"/>
                <w:sz w:val="24"/>
                <w:szCs w:val="24"/>
                <w:rtl/>
              </w:rPr>
              <w:t>.</w:t>
            </w:r>
          </w:p>
        </w:tc>
        <w:tc>
          <w:tcPr>
            <w:tcW w:w="5670" w:type="dxa"/>
            <w:tcBorders>
              <w:top w:val="single" w:sz="4" w:space="0" w:color="auto"/>
              <w:left w:val="single" w:sz="4" w:space="0" w:color="auto"/>
              <w:bottom w:val="single" w:sz="4" w:space="0" w:color="auto"/>
              <w:right w:val="single" w:sz="4" w:space="0" w:color="auto"/>
            </w:tcBorders>
          </w:tcPr>
          <w:p w14:paraId="1CACAF7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roofErr w:type="spellStart"/>
            <w:r w:rsidRPr="00E56613">
              <w:rPr>
                <w:rFonts w:ascii="David" w:eastAsia="Times New Roman" w:hAnsi="David" w:cs="David"/>
                <w:sz w:val="24"/>
                <w:szCs w:val="24"/>
                <w:rtl/>
              </w:rPr>
              <w:t>אינטרפוץ</w:t>
            </w:r>
            <w:proofErr w:type="spellEnd"/>
            <w:r w:rsidRPr="00E56613">
              <w:rPr>
                <w:rFonts w:ascii="David" w:eastAsia="Times New Roman" w:hAnsi="David" w:cs="David"/>
                <w:sz w:val="24"/>
                <w:szCs w:val="24"/>
                <w:rtl/>
              </w:rPr>
              <w:t xml:space="preserve"> חיצוני  3 דרך עם ידית מיקס למקלחת צינור, מזלף יד , ומוט תליה אנכי </w:t>
            </w:r>
          </w:p>
        </w:tc>
        <w:tc>
          <w:tcPr>
            <w:tcW w:w="2552" w:type="dxa"/>
            <w:tcBorders>
              <w:top w:val="single" w:sz="4" w:space="0" w:color="auto"/>
              <w:left w:val="single" w:sz="4" w:space="0" w:color="auto"/>
              <w:bottom w:val="single" w:sz="4" w:space="0" w:color="auto"/>
              <w:right w:val="single" w:sz="4" w:space="0" w:color="auto"/>
            </w:tcBorders>
          </w:tcPr>
          <w:p w14:paraId="27D4609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3232B6BE" w14:textId="77777777" w:rsidTr="00E56613">
        <w:tc>
          <w:tcPr>
            <w:tcW w:w="567" w:type="dxa"/>
            <w:tcBorders>
              <w:top w:val="single" w:sz="4" w:space="0" w:color="auto"/>
              <w:left w:val="single" w:sz="4" w:space="0" w:color="auto"/>
              <w:bottom w:val="single" w:sz="4" w:space="0" w:color="auto"/>
              <w:right w:val="single" w:sz="4" w:space="0" w:color="auto"/>
            </w:tcBorders>
          </w:tcPr>
          <w:p w14:paraId="47A4108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יד.</w:t>
            </w:r>
          </w:p>
        </w:tc>
        <w:tc>
          <w:tcPr>
            <w:tcW w:w="5670" w:type="dxa"/>
            <w:tcBorders>
              <w:top w:val="single" w:sz="4" w:space="0" w:color="auto"/>
              <w:left w:val="single" w:sz="4" w:space="0" w:color="auto"/>
              <w:bottom w:val="single" w:sz="4" w:space="0" w:color="auto"/>
              <w:right w:val="single" w:sz="4" w:space="0" w:color="auto"/>
            </w:tcBorders>
          </w:tcPr>
          <w:p w14:paraId="7C1A187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תליה/ </w:t>
            </w:r>
            <w:proofErr w:type="spellStart"/>
            <w:r w:rsidRPr="00E56613">
              <w:rPr>
                <w:rFonts w:ascii="David" w:eastAsia="Times New Roman" w:hAnsi="David" w:cs="David"/>
                <w:sz w:val="24"/>
                <w:szCs w:val="24"/>
                <w:rtl/>
              </w:rPr>
              <w:t>שולחניים</w:t>
            </w:r>
            <w:proofErr w:type="spellEnd"/>
            <w:r w:rsidRPr="00E56613">
              <w:rPr>
                <w:rFonts w:ascii="David" w:eastAsia="Times New Roman" w:hAnsi="David" w:cs="David"/>
                <w:sz w:val="24"/>
                <w:szCs w:val="24"/>
                <w:rtl/>
              </w:rPr>
              <w:t xml:space="preserve"> </w:t>
            </w:r>
          </w:p>
        </w:tc>
        <w:tc>
          <w:tcPr>
            <w:tcW w:w="2552" w:type="dxa"/>
            <w:tcBorders>
              <w:top w:val="single" w:sz="4" w:space="0" w:color="auto"/>
              <w:left w:val="single" w:sz="4" w:space="0" w:color="auto"/>
              <w:bottom w:val="single" w:sz="4" w:space="0" w:color="auto"/>
              <w:right w:val="single" w:sz="4" w:space="0" w:color="auto"/>
            </w:tcBorders>
          </w:tcPr>
          <w:p w14:paraId="1029E49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1DF70BB3" w14:textId="77777777" w:rsidTr="00E56613">
        <w:tc>
          <w:tcPr>
            <w:tcW w:w="567" w:type="dxa"/>
            <w:tcBorders>
              <w:top w:val="single" w:sz="4" w:space="0" w:color="auto"/>
              <w:left w:val="single" w:sz="4" w:space="0" w:color="auto"/>
              <w:bottom w:val="single" w:sz="4" w:space="0" w:color="auto"/>
              <w:right w:val="single" w:sz="4" w:space="0" w:color="auto"/>
            </w:tcBorders>
          </w:tcPr>
          <w:p w14:paraId="5E995A9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טו.</w:t>
            </w:r>
          </w:p>
        </w:tc>
        <w:tc>
          <w:tcPr>
            <w:tcW w:w="5670" w:type="dxa"/>
            <w:tcBorders>
              <w:top w:val="single" w:sz="4" w:space="0" w:color="auto"/>
              <w:left w:val="single" w:sz="4" w:space="0" w:color="auto"/>
              <w:bottom w:val="single" w:sz="4" w:space="0" w:color="auto"/>
              <w:right w:val="single" w:sz="4" w:space="0" w:color="auto"/>
            </w:tcBorders>
          </w:tcPr>
          <w:p w14:paraId="3C35E65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ארון אמבטיה באורך </w:t>
            </w:r>
            <w:smartTag w:uri="urn:schemas-microsoft-com:office:smarttags" w:element="metricconverter">
              <w:smartTagPr>
                <w:attr w:name="ProductID" w:val="160 ס&quot;מ"/>
              </w:smartTagPr>
              <w:r w:rsidRPr="00E56613">
                <w:rPr>
                  <w:rFonts w:ascii="David" w:eastAsia="Times New Roman" w:hAnsi="David" w:cs="David"/>
                  <w:sz w:val="24"/>
                  <w:szCs w:val="24"/>
                  <w:rtl/>
                </w:rPr>
                <w:t>160 ס"מ</w:t>
              </w:r>
            </w:smartTag>
            <w:r w:rsidRPr="00E56613">
              <w:rPr>
                <w:rFonts w:ascii="David" w:eastAsia="Times New Roman" w:hAnsi="David" w:cs="David"/>
                <w:sz w:val="24"/>
                <w:szCs w:val="24"/>
                <w:rtl/>
              </w:rPr>
              <w:t xml:space="preserve"> עם מגירות ומראה </w:t>
            </w:r>
          </w:p>
        </w:tc>
        <w:tc>
          <w:tcPr>
            <w:tcW w:w="2552" w:type="dxa"/>
            <w:tcBorders>
              <w:top w:val="single" w:sz="4" w:space="0" w:color="auto"/>
              <w:left w:val="single" w:sz="4" w:space="0" w:color="auto"/>
              <w:bottom w:val="single" w:sz="4" w:space="0" w:color="auto"/>
              <w:right w:val="single" w:sz="4" w:space="0" w:color="auto"/>
            </w:tcBorders>
          </w:tcPr>
          <w:p w14:paraId="7AD379D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37F754A7" w14:textId="77777777" w:rsidTr="00E56613">
        <w:tc>
          <w:tcPr>
            <w:tcW w:w="567" w:type="dxa"/>
            <w:tcBorders>
              <w:top w:val="single" w:sz="4" w:space="0" w:color="auto"/>
              <w:left w:val="single" w:sz="4" w:space="0" w:color="auto"/>
              <w:bottom w:val="single" w:sz="4" w:space="0" w:color="auto"/>
              <w:right w:val="single" w:sz="4" w:space="0" w:color="auto"/>
            </w:tcBorders>
          </w:tcPr>
          <w:p w14:paraId="2988819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roofErr w:type="spellStart"/>
            <w:r w:rsidRPr="00E56613">
              <w:rPr>
                <w:rFonts w:ascii="David" w:eastAsia="Times New Roman" w:hAnsi="David" w:cs="David"/>
                <w:sz w:val="24"/>
                <w:szCs w:val="24"/>
                <w:rtl/>
              </w:rPr>
              <w:t>טז</w:t>
            </w:r>
            <w:proofErr w:type="spellEnd"/>
            <w:r w:rsidRPr="00E56613">
              <w:rPr>
                <w:rFonts w:ascii="David" w:eastAsia="Times New Roman" w:hAnsi="David" w:cs="David"/>
                <w:sz w:val="24"/>
                <w:szCs w:val="24"/>
                <w:rtl/>
              </w:rPr>
              <w:t>.</w:t>
            </w:r>
          </w:p>
        </w:tc>
        <w:tc>
          <w:tcPr>
            <w:tcW w:w="5670" w:type="dxa"/>
            <w:tcBorders>
              <w:top w:val="single" w:sz="4" w:space="0" w:color="auto"/>
              <w:left w:val="single" w:sz="4" w:space="0" w:color="auto"/>
              <w:bottom w:val="single" w:sz="4" w:space="0" w:color="auto"/>
              <w:right w:val="single" w:sz="4" w:space="0" w:color="auto"/>
            </w:tcBorders>
          </w:tcPr>
          <w:p w14:paraId="74E0FE4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768719D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1793F790" w14:textId="77777777" w:rsidTr="00E56613">
        <w:tc>
          <w:tcPr>
            <w:tcW w:w="567" w:type="dxa"/>
            <w:tcBorders>
              <w:top w:val="single" w:sz="4" w:space="0" w:color="auto"/>
              <w:left w:val="single" w:sz="4" w:space="0" w:color="auto"/>
              <w:bottom w:val="single" w:sz="4" w:space="0" w:color="auto"/>
              <w:right w:val="single" w:sz="4" w:space="0" w:color="auto"/>
            </w:tcBorders>
          </w:tcPr>
          <w:p w14:paraId="267754C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roofErr w:type="spellStart"/>
            <w:r w:rsidRPr="00E56613">
              <w:rPr>
                <w:rFonts w:ascii="David" w:eastAsia="Times New Roman" w:hAnsi="David" w:cs="David"/>
                <w:sz w:val="24"/>
                <w:szCs w:val="24"/>
                <w:rtl/>
              </w:rPr>
              <w:t>יז</w:t>
            </w:r>
            <w:proofErr w:type="spellEnd"/>
            <w:r w:rsidRPr="00E56613">
              <w:rPr>
                <w:rFonts w:ascii="David" w:eastAsia="Times New Roman" w:hAnsi="David" w:cs="David"/>
                <w:sz w:val="24"/>
                <w:szCs w:val="24"/>
                <w:rtl/>
              </w:rPr>
              <w:t>.</w:t>
            </w:r>
          </w:p>
        </w:tc>
        <w:tc>
          <w:tcPr>
            <w:tcW w:w="5670" w:type="dxa"/>
            <w:tcBorders>
              <w:top w:val="single" w:sz="4" w:space="0" w:color="auto"/>
              <w:left w:val="single" w:sz="4" w:space="0" w:color="auto"/>
              <w:bottom w:val="single" w:sz="4" w:space="0" w:color="auto"/>
              <w:right w:val="single" w:sz="4" w:space="0" w:color="auto"/>
            </w:tcBorders>
          </w:tcPr>
          <w:p w14:paraId="4AFBFC0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ברז פרח לכיור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400193E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bl>
    <w:p w14:paraId="228CFF5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p>
    <w:p w14:paraId="162C9702"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4.2</w:t>
      </w:r>
      <w:r w:rsidRPr="00E56613">
        <w:rPr>
          <w:rFonts w:ascii="David" w:eastAsia="Times New Roman" w:hAnsi="David" w:cs="David"/>
          <w:sz w:val="24"/>
          <w:szCs w:val="24"/>
          <w:rtl/>
        </w:rPr>
        <w:tab/>
        <w:t xml:space="preserve">מחירי היחידה לריצוף ולחיפוי יוכפלו בשטח המרוצף/המחופה ע"פ </w:t>
      </w:r>
      <w:proofErr w:type="spellStart"/>
      <w:r w:rsidRPr="00E56613">
        <w:rPr>
          <w:rFonts w:ascii="David" w:eastAsia="Times New Roman" w:hAnsi="David" w:cs="David"/>
          <w:sz w:val="24"/>
          <w:szCs w:val="24"/>
          <w:rtl/>
        </w:rPr>
        <w:t>התכניות</w:t>
      </w:r>
      <w:proofErr w:type="spellEnd"/>
      <w:r w:rsidRPr="00E56613">
        <w:rPr>
          <w:rFonts w:ascii="David" w:eastAsia="Times New Roman" w:hAnsi="David" w:cs="David"/>
          <w:sz w:val="24"/>
          <w:szCs w:val="24"/>
          <w:rtl/>
        </w:rPr>
        <w:t xml:space="preserve"> (הפנלים ימדדו לפי שטח) והם כוללים את </w:t>
      </w:r>
      <w:proofErr w:type="spellStart"/>
      <w:r w:rsidRPr="00E56613">
        <w:rPr>
          <w:rFonts w:ascii="David" w:eastAsia="Times New Roman" w:hAnsi="David" w:cs="David"/>
          <w:sz w:val="24"/>
          <w:szCs w:val="24"/>
          <w:rtl/>
        </w:rPr>
        <w:t>התחיבות</w:t>
      </w:r>
      <w:proofErr w:type="spellEnd"/>
      <w:r w:rsidRPr="00E56613">
        <w:rPr>
          <w:rFonts w:ascii="David" w:eastAsia="Times New Roman" w:hAnsi="David" w:cs="David"/>
          <w:sz w:val="24"/>
          <w:szCs w:val="24"/>
          <w:rtl/>
        </w:rPr>
        <w:t xml:space="preserve"> הספק/הקבלן לספק בפועל כמות נוספת של 12% מהכמות התיאורטית הנ"ל עבור פחת ועבור עודף לתיקונים.</w:t>
      </w:r>
    </w:p>
    <w:p w14:paraId="47A9D881" w14:textId="77777777" w:rsidR="00E56613" w:rsidRPr="00AD35D2" w:rsidRDefault="00E56613" w:rsidP="00E56613">
      <w:pPr>
        <w:spacing w:before="0" w:beforeAutospacing="0" w:after="0" w:afterAutospacing="0" w:line="360" w:lineRule="auto"/>
        <w:ind w:left="1440" w:hanging="465"/>
        <w:rPr>
          <w:rFonts w:ascii="David" w:eastAsia="Times New Roman" w:hAnsi="David" w:cs="David"/>
          <w:color w:val="00B0F0"/>
          <w:sz w:val="24"/>
          <w:szCs w:val="24"/>
          <w:rtl/>
        </w:rPr>
      </w:pPr>
    </w:p>
    <w:p w14:paraId="59E3B038" w14:textId="77777777" w:rsidR="00AD35D2" w:rsidRDefault="00E56613" w:rsidP="00AD35D2">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4.3  </w:t>
      </w:r>
      <w:r w:rsidRPr="00E56613">
        <w:rPr>
          <w:rFonts w:ascii="David" w:eastAsia="Times New Roman" w:hAnsi="David" w:cs="David"/>
          <w:sz w:val="24"/>
          <w:szCs w:val="24"/>
          <w:rtl/>
        </w:rPr>
        <w:tab/>
        <w:t>המחירים יהיו צמודים ל-</w:t>
      </w:r>
      <w:sdt>
        <w:sdtPr>
          <w:rPr>
            <w:rFonts w:ascii="David" w:eastAsia="Times New Roman" w:hAnsi="David" w:cs="David"/>
            <w:color w:val="000080"/>
            <w:sz w:val="24"/>
            <w:szCs w:val="24"/>
            <w:rtl/>
          </w:rPr>
          <w:alias w:val="סוג מדד כותרת"/>
          <w:tag w:val="cntMadadTypeTitle"/>
          <w:id w:val="1788387249"/>
          <w:placeholder>
            <w:docPart w:val="3C1CED3C9BCD4F1DB8932356A4D9E2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AD35D2" w:rsidRPr="00AD35D2">
            <w:rPr>
              <w:rStyle w:val="a8"/>
              <w:color w:val="00B0F0"/>
              <w:rtl/>
            </w:rPr>
            <w:t>[סוג מדד כותרת]</w:t>
          </w:r>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1048270242"/>
          <w:placeholder>
            <w:docPart w:val="390DD7D6EFEC4432A9A82E052AD801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AD35D2" w:rsidRPr="00AD35D2">
            <w:rPr>
              <w:rStyle w:val="a8"/>
              <w:color w:val="00B0F0"/>
              <w:rtl/>
            </w:rPr>
            <w:t>[מדד בגין/ידוע - כותרת]</w:t>
          </w:r>
        </w:sdtContent>
      </w:sdt>
      <w:r w:rsidRPr="00E56613">
        <w:rPr>
          <w:rFonts w:ascii="David" w:eastAsia="Times New Roman" w:hAnsi="David" w:cs="David"/>
          <w:sz w:val="24"/>
          <w:szCs w:val="24"/>
          <w:rtl/>
        </w:rPr>
        <w:t xml:space="preserve"> </w:t>
      </w:r>
    </w:p>
    <w:p w14:paraId="0EEC28A4" w14:textId="77777777" w:rsidR="00E56613" w:rsidRPr="00E56613" w:rsidRDefault="00AD35D2" w:rsidP="00AD35D2">
      <w:pPr>
        <w:spacing w:before="0" w:beforeAutospacing="0" w:after="0" w:afterAutospacing="0" w:line="360" w:lineRule="auto"/>
        <w:ind w:left="1440" w:hanging="720"/>
        <w:jc w:val="both"/>
        <w:rPr>
          <w:rFonts w:ascii="David" w:eastAsia="Times New Roman" w:hAnsi="David" w:cs="David"/>
          <w:sz w:val="24"/>
          <w:szCs w:val="24"/>
          <w:rtl/>
        </w:rPr>
      </w:pP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בתאריך </w:t>
      </w:r>
      <w:sdt>
        <w:sdtPr>
          <w:rPr>
            <w:rFonts w:ascii="David" w:eastAsia="Times New Roman" w:hAnsi="David" w:cs="David"/>
            <w:color w:val="000080"/>
            <w:sz w:val="24"/>
            <w:szCs w:val="24"/>
            <w:rtl/>
          </w:rPr>
          <w:alias w:val="מדד בסיס"/>
          <w:tag w:val="cntMadadBase"/>
          <w:id w:val="-23796680"/>
          <w:placeholder>
            <w:docPart w:val="0EC8AFB8C2644569944A7741F2FE5C0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AD35D2">
            <w:rPr>
              <w:rStyle w:val="a8"/>
              <w:color w:val="00B0F0"/>
              <w:rtl/>
            </w:rPr>
            <w:t>[מדד בסיס]</w:t>
          </w:r>
        </w:sdtContent>
      </w:sdt>
      <w:r w:rsidR="00E56613"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1721739277"/>
          <w:placeholder>
            <w:docPart w:val="15270A8535FE4FBE87B7CCAE0B0E39B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AD35D2">
            <w:rPr>
              <w:rStyle w:val="a8"/>
              <w:color w:val="00B0F0"/>
              <w:rtl/>
            </w:rPr>
            <w:t>[נקודות מדד]</w:t>
          </w:r>
        </w:sdtContent>
      </w:sdt>
      <w:r w:rsidR="00E56613" w:rsidRPr="00E56613">
        <w:rPr>
          <w:rFonts w:ascii="David" w:eastAsia="Times New Roman" w:hAnsi="David" w:cs="David"/>
          <w:sz w:val="24"/>
          <w:szCs w:val="24"/>
          <w:rtl/>
        </w:rPr>
        <w:t xml:space="preserve"> נקודות.</w:t>
      </w:r>
    </w:p>
    <w:p w14:paraId="14DFDC52"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4.4      הסכומים הנ"ל אינם כוללים מע"מ.</w:t>
      </w:r>
    </w:p>
    <w:p w14:paraId="6B13E6DD"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758CAB8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309CAAEA"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הספק ימסור לקבלן ערבות אוטונומית בסך 5% מאומדן מחיר החומרים (אביזרים) העבודות הכולל לפרויקט/לבניין.</w:t>
      </w:r>
    </w:p>
    <w:p w14:paraId="0555A343"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כתנאי לתשלום </w:t>
      </w:r>
      <w:proofErr w:type="spellStart"/>
      <w:r w:rsidRPr="00E56613">
        <w:rPr>
          <w:rFonts w:ascii="David" w:eastAsia="Times New Roman" w:hAnsi="David" w:cs="David"/>
          <w:sz w:val="24"/>
          <w:szCs w:val="24"/>
          <w:rtl/>
        </w:rPr>
        <w:t>הח</w:t>
      </w:r>
      <w:proofErr w:type="spellEnd"/>
      <w:r w:rsidRPr="00E56613">
        <w:rPr>
          <w:rFonts w:ascii="David" w:eastAsia="Times New Roman" w:hAnsi="David" w:cs="David"/>
          <w:sz w:val="24"/>
          <w:szCs w:val="24"/>
          <w:rtl/>
        </w:rPr>
        <w:t>-ן הסופי ימסור הספק לקבלן ערבות בנקאית אוטונומית בסך 5% מסך החשבון הסופי המצטבר.</w:t>
      </w:r>
    </w:p>
    <w:p w14:paraId="4164E30F" w14:textId="77777777" w:rsidR="00E56613" w:rsidRPr="00E56613" w:rsidRDefault="00E56613" w:rsidP="00E74841">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F77C53" w:rsidRPr="00CD6E5A">
        <w:rPr>
          <w:rFonts w:ascii="Calibri" w:eastAsia="Calibri" w:hAnsi="Calibri" w:cs="David" w:hint="eastAsia"/>
          <w:sz w:val="24"/>
          <w:szCs w:val="24"/>
          <w:rtl/>
        </w:rPr>
        <w:t>הקבלן</w:t>
      </w:r>
      <w:r w:rsidR="00F77C53" w:rsidRPr="00CD6E5A">
        <w:rPr>
          <w:rFonts w:ascii="Calibri" w:eastAsia="Calibri" w:hAnsi="Calibri" w:cs="David"/>
          <w:sz w:val="24"/>
          <w:szCs w:val="24"/>
          <w:rtl/>
        </w:rPr>
        <w:t xml:space="preserve"> אחראי כי </w:t>
      </w:r>
      <w:r w:rsidR="00F77C53" w:rsidRPr="00F77C53">
        <w:rPr>
          <w:rFonts w:ascii="David" w:eastAsia="Times New Roman" w:hAnsi="David" w:cs="David" w:hint="cs"/>
          <w:sz w:val="24"/>
          <w:szCs w:val="24"/>
          <w:rtl/>
        </w:rPr>
        <w:t xml:space="preserve"> </w:t>
      </w:r>
      <w:r w:rsidR="00F77C53" w:rsidRPr="00F77C53">
        <w:rPr>
          <w:rFonts w:ascii="David" w:eastAsia="Times New Roman" w:hAnsi="David" w:cs="David"/>
          <w:sz w:val="24"/>
          <w:szCs w:val="24"/>
          <w:rtl/>
        </w:rPr>
        <w:t xml:space="preserve">הספק </w:t>
      </w:r>
      <w:r w:rsidR="00F77C53" w:rsidRPr="00F77C53">
        <w:rPr>
          <w:rFonts w:ascii="David" w:eastAsia="Times New Roman" w:hAnsi="David" w:cs="David" w:hint="cs"/>
          <w:sz w:val="24"/>
          <w:szCs w:val="24"/>
          <w:rtl/>
        </w:rPr>
        <w:t>ית</w:t>
      </w:r>
      <w:r w:rsidR="00F77C53" w:rsidRPr="00F77C53">
        <w:rPr>
          <w:rFonts w:ascii="David" w:eastAsia="Times New Roman" w:hAnsi="David" w:cs="David"/>
          <w:sz w:val="24"/>
          <w:szCs w:val="24"/>
          <w:rtl/>
        </w:rPr>
        <w:t xml:space="preserve">חייב </w:t>
      </w:r>
      <w:r w:rsidR="00F77C53" w:rsidRPr="00C24089">
        <w:rPr>
          <w:rFonts w:ascii="David" w:eastAsia="Times New Roman" w:hAnsi="David" w:cs="David"/>
          <w:sz w:val="24"/>
          <w:szCs w:val="24"/>
          <w:rtl/>
        </w:rPr>
        <w:t xml:space="preserve">להציע </w:t>
      </w:r>
      <w:r w:rsidR="00F77C53" w:rsidRPr="00F77C53">
        <w:rPr>
          <w:rFonts w:ascii="David" w:eastAsia="Times New Roman" w:hAnsi="David" w:cs="David"/>
          <w:sz w:val="24"/>
          <w:szCs w:val="24"/>
          <w:rtl/>
        </w:rPr>
        <w:t>לרוכשים לקבל ממנו ערבות בנקאית אוטונומית על מלוא ההיקף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יובהר כי עמלת הערבות לא תעלה על 3% מסכום הערבות.</w:t>
      </w:r>
    </w:p>
    <w:p w14:paraId="5667863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שלבי תשלום</w:t>
      </w:r>
    </w:p>
    <w:p w14:paraId="5C9609E2"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 xml:space="preserve">לאחר אספקת החומרים/האביזרים לדירה באתר </w:t>
      </w:r>
      <w:r w:rsidRPr="00E56613">
        <w:rPr>
          <w:rFonts w:ascii="David" w:eastAsia="Times New Roman" w:hAnsi="David" w:cs="David"/>
          <w:sz w:val="24"/>
          <w:szCs w:val="24"/>
          <w:rtl/>
        </w:rPr>
        <w:tab/>
        <w:t>-60%</w:t>
      </w:r>
    </w:p>
    <w:p w14:paraId="03060BA1"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 xml:space="preserve">לאחר גמר התקנת החומרים/האביזרים בדירה </w:t>
      </w:r>
      <w:r w:rsidRPr="00E56613">
        <w:rPr>
          <w:rFonts w:ascii="David" w:eastAsia="Times New Roman" w:hAnsi="David" w:cs="David"/>
          <w:sz w:val="24"/>
          <w:szCs w:val="24"/>
          <w:rtl/>
        </w:rPr>
        <w:tab/>
        <w:t>- 30%</w:t>
      </w:r>
    </w:p>
    <w:p w14:paraId="19F8E1E1"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לאחר גמר התקנת כל החומרים/האביזרים</w:t>
      </w:r>
    </w:p>
    <w:p w14:paraId="7BFE25AA" w14:textId="77777777" w:rsidR="00E56613" w:rsidRPr="00E56613" w:rsidRDefault="00E56613" w:rsidP="00E56613">
      <w:pPr>
        <w:spacing w:before="120" w:beforeAutospacing="0" w:after="0" w:afterAutospacing="0" w:line="24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שהוזמנו מהספק בפרויקט/בבניין ואישור קבלתם </w:t>
      </w:r>
    </w:p>
    <w:p w14:paraId="5FF7F30D" w14:textId="77777777" w:rsidR="00E56613" w:rsidRPr="00E56613" w:rsidRDefault="00E56613" w:rsidP="00E56613">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לשביעות רצונם ע"י היזם/ הקבלן והרוכש</w:t>
      </w:r>
      <w:r w:rsidRPr="00E56613">
        <w:rPr>
          <w:rFonts w:ascii="David" w:eastAsia="Times New Roman" w:hAnsi="David" w:cs="David"/>
          <w:sz w:val="24"/>
          <w:szCs w:val="24"/>
          <w:rtl/>
        </w:rPr>
        <w:tab/>
      </w:r>
      <w:r w:rsidRPr="00E56613">
        <w:rPr>
          <w:rFonts w:ascii="David" w:eastAsia="Times New Roman" w:hAnsi="David" w:cs="David"/>
          <w:sz w:val="24"/>
          <w:szCs w:val="24"/>
          <w:rtl/>
        </w:rPr>
        <w:tab/>
        <w:t>10%.</w:t>
      </w:r>
    </w:p>
    <w:p w14:paraId="4634232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935321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68CF4231"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(כולל טלפונים ומיילים) . הספק יצור קשר עם רוכשי הדירות ויזמינם לחנות/לאולם התצוגה של הספק ב- (</w:t>
      </w:r>
      <w:r w:rsidRPr="00E56613">
        <w:rPr>
          <w:rFonts w:ascii="David" w:eastAsia="Times New Roman" w:hAnsi="David" w:cs="David"/>
          <w:sz w:val="24"/>
          <w:szCs w:val="24"/>
          <w:u w:val="single"/>
          <w:rtl/>
        </w:rPr>
        <w:t>כתובת החנות</w:t>
      </w:r>
      <w:r w:rsidRPr="00E56613">
        <w:rPr>
          <w:rFonts w:ascii="David" w:eastAsia="Times New Roman" w:hAnsi="David" w:cs="David"/>
          <w:sz w:val="24"/>
          <w:szCs w:val="24"/>
          <w:rtl/>
        </w:rPr>
        <w:t>).</w:t>
      </w:r>
    </w:p>
    <w:p w14:paraId="722B4796"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הספק ימקם במרוכז באחד האזורים המרכזיים, המוארים והבולטים בחנות דוגמאות מכל החומרים/אביזרים בהתאם למפרט שנקבע בחוזה זה לרבות החלופות השונות המפורטות בו. איש מכירות מטעם הספק יציג בפני הרוכש את החומרים/אביזרים, ויתאר את איכותם הגבוהה. </w:t>
      </w:r>
    </w:p>
    <w:p w14:paraId="01663404"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הרשימה תפרט את: שם הפרויקט, הבניין, הדירה, פרטי הרוכש, חתימת הרוכש, תאריך וזיהוי בחירות הרוכש מתוך החלופות הכלולות בסטנדרט.</w:t>
      </w:r>
    </w:p>
    <w:p w14:paraId="48E62DEE"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בפריטים הסטנדרטיים או בחלקם ולא יהיו מעוניינים בפריטים חלופיים המשווקים ע"י הספק יופנו ע"י הספק לקבלן.</w:t>
      </w:r>
    </w:p>
    <w:p w14:paraId="417CF14F"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 xml:space="preserve">לרוכשים שיהיו מעוניינים להזמין מהספק פריטים אחרים מהפריטים המפורטים בחוזה זה יוצעו, ע"י הספק, בכפוף לאישור הקבלן שמצב העבודות באתר מאפשר זאת, את הפריטים האחרים במחיר הנמוך </w:t>
      </w:r>
      <w:r w:rsidRPr="00E56613">
        <w:rPr>
          <w:rFonts w:ascii="David" w:eastAsia="Times New Roman" w:hAnsi="David" w:cs="David"/>
          <w:b/>
          <w:bCs/>
          <w:sz w:val="24"/>
          <w:szCs w:val="24"/>
          <w:rtl/>
        </w:rPr>
        <w:t>ב</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אחוז</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ממחירון הספק. התחשיב הנ"ל יערך רק במקרים בהם הפריטים האחרים יהיו שונים בצורה מהותית מהפריטים המפורטים בחוזה זה.</w:t>
      </w:r>
    </w:p>
    <w:p w14:paraId="71422D93"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p>
    <w:p w14:paraId="12DB645B"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למען הסר ספק השינויים/התוספות המפורטים להלן חלקם או כולם אינם שינוי מהותי ובגינם ידרשו הרוכשים לשלם את הסכומים הבאים:</w:t>
      </w:r>
    </w:p>
    <w:p w14:paraId="05A5A598"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תוספת כמות לפריטי הסטנדרט – המחיר שנקבע בסעיף 4.1 בתוספת 20%.</w:t>
      </w:r>
    </w:p>
    <w:p w14:paraId="3ECE63FA"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שינוי גוון לגוון אחר מהגוונים המוצעים כסטנדרט (בתנאי שהגוון האחר קיים בהיצע המכירה של הספק) - תוספת 10% למחיר שנקבע בסעיף 4.1.</w:t>
      </w:r>
    </w:p>
    <w:p w14:paraId="0EDE4AA9"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 xml:space="preserve">בגין אספקת ארונות האמבטיה לדירה ללא הרכבה – </w:t>
      </w:r>
      <w:r w:rsidRPr="00E56613">
        <w:rPr>
          <w:rFonts w:ascii="David" w:eastAsia="Times New Roman" w:hAnsi="David" w:cs="David"/>
          <w:sz w:val="24"/>
          <w:szCs w:val="24"/>
          <w:u w:val="single"/>
          <w:rtl/>
        </w:rPr>
        <w:t>ללא חיוב</w:t>
      </w:r>
      <w:r w:rsidRPr="00E56613">
        <w:rPr>
          <w:rFonts w:ascii="David" w:eastAsia="Times New Roman" w:hAnsi="David" w:cs="David"/>
          <w:sz w:val="24"/>
          <w:szCs w:val="24"/>
          <w:rtl/>
        </w:rPr>
        <w:t>.</w:t>
      </w:r>
    </w:p>
    <w:p w14:paraId="00E2EAE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 xml:space="preserve">לפי דרישת הקבלן יעביר הספק טופס דיווח מודפס המרכז את סטטוס הטיפול של כל רוכש (לרבות התרעה לגבי רוכשים שטרם הגיעו לחנות הספק). </w:t>
      </w:r>
    </w:p>
    <w:p w14:paraId="1C5A213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w:t>
      </w:r>
    </w:p>
    <w:p w14:paraId="48B83203" w14:textId="77777777" w:rsidR="00E56613" w:rsidRPr="00E56613" w:rsidRDefault="00E56613" w:rsidP="00E56613">
      <w:pPr>
        <w:spacing w:before="240" w:beforeAutospacing="0" w:after="0" w:afterAutospacing="0" w:line="360" w:lineRule="auto"/>
        <w:ind w:left="720"/>
        <w:jc w:val="both"/>
        <w:rPr>
          <w:rFonts w:ascii="David" w:eastAsia="Times New Roman" w:hAnsi="David" w:cs="David"/>
          <w:sz w:val="24"/>
          <w:szCs w:val="24"/>
        </w:rPr>
      </w:pPr>
      <w:r w:rsidRPr="00E56613">
        <w:rPr>
          <w:rFonts w:ascii="David" w:eastAsia="Times New Roman" w:hAnsi="David" w:cs="David"/>
          <w:sz w:val="24"/>
          <w:szCs w:val="24"/>
          <w:rtl/>
        </w:rPr>
        <w:t>(ובין היתר בנושאי בטיחות שמירה ובטוח) ומתחייב לחתום על החוזה בנוסח שנהוג אצל הקבלן הר</w:t>
      </w:r>
      <w:r w:rsidR="00AD35D2">
        <w:rPr>
          <w:rFonts w:ascii="David" w:eastAsia="Times New Roman" w:hAnsi="David" w:cs="David"/>
          <w:sz w:val="24"/>
          <w:szCs w:val="24"/>
          <w:rtl/>
        </w:rPr>
        <w:t>אשי שיבחר ע"י היזם לביצוע הפרוי</w:t>
      </w:r>
      <w:r w:rsidRPr="00E56613">
        <w:rPr>
          <w:rFonts w:ascii="David" w:eastAsia="Times New Roman" w:hAnsi="David" w:cs="David"/>
          <w:sz w:val="24"/>
          <w:szCs w:val="24"/>
          <w:rtl/>
        </w:rPr>
        <w:t>קט.</w:t>
      </w:r>
    </w:p>
    <w:p w14:paraId="5D6380E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snapToGrid w:val="0"/>
          <w:sz w:val="26"/>
          <w:szCs w:val="26"/>
          <w:rtl/>
        </w:rPr>
        <w:br w:type="page"/>
      </w:r>
      <w:r w:rsidRPr="00E56613">
        <w:rPr>
          <w:rFonts w:ascii="David" w:eastAsia="Times New Roman" w:hAnsi="David" w:cs="David"/>
          <w:b/>
          <w:bCs/>
          <w:sz w:val="24"/>
          <w:szCs w:val="24"/>
          <w:u w:val="single"/>
          <w:rtl/>
        </w:rPr>
        <w:lastRenderedPageBreak/>
        <w:t>נספח 3.1.27</w:t>
      </w:r>
    </w:p>
    <w:p w14:paraId="4D5618E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p>
    <w:p w14:paraId="7B064C14" w14:textId="77777777" w:rsidR="00E56613" w:rsidRPr="00E56613" w:rsidRDefault="00E56613" w:rsidP="00E56613">
      <w:pPr>
        <w:spacing w:before="0" w:beforeAutospacing="0" w:after="0" w:afterAutospacing="0" w:line="48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תנאים מיוחדים לאספקת והתקנת ארונות מטבח ו/או ארונות אמבטיה</w:t>
      </w:r>
    </w:p>
    <w:p w14:paraId="3BA18644" w14:textId="3D902CC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58142622"/>
          <w:placeholder>
            <w:docPart w:val="35E4251D2A874369BCA7E3D33AE8DA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92" w:author="Meryl Etman" w:date="2024-10-30T16:26:00Z">
            <w:r w:rsidR="00853104">
              <w:rPr>
                <w:rFonts w:ascii="David" w:eastAsia="Times New Roman" w:hAnsi="David" w:cs="David"/>
                <w:b/>
                <w:bCs/>
                <w:color w:val="800080"/>
                <w:sz w:val="24"/>
                <w:szCs w:val="24"/>
                <w:u w:val="single"/>
                <w:rtl/>
              </w:rPr>
              <w:t>סביוני גבעת שמואל מגרשים 1006-1007</w:t>
            </w:r>
          </w:ins>
        </w:sdtContent>
      </w:sdt>
    </w:p>
    <w:p w14:paraId="3EA8A0DD"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העבודה </w:t>
      </w:r>
    </w:p>
    <w:p w14:paraId="66302708"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 xml:space="preserve">ייצור, אספקה והתקנה של ארונות מטבח וארונות אמבטיה באורכים שונים עפ"י </w:t>
      </w:r>
      <w:proofErr w:type="spellStart"/>
      <w:r w:rsidRPr="00E56613">
        <w:rPr>
          <w:rFonts w:ascii="David" w:eastAsia="Times New Roman" w:hAnsi="David" w:cs="David"/>
          <w:sz w:val="24"/>
          <w:szCs w:val="24"/>
          <w:rtl/>
        </w:rPr>
        <w:t>תכניות</w:t>
      </w:r>
      <w:proofErr w:type="spellEnd"/>
      <w:r w:rsidRPr="00E56613">
        <w:rPr>
          <w:rFonts w:ascii="David" w:eastAsia="Times New Roman" w:hAnsi="David" w:cs="David"/>
          <w:sz w:val="24"/>
          <w:szCs w:val="24"/>
          <w:rtl/>
        </w:rPr>
        <w:t>, מפרט וכתב כמויות.</w:t>
      </w:r>
    </w:p>
    <w:p w14:paraId="60565B8F"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חלוקה סופית של הארונות בתאום ובאישור המזמין ע"פ </w:t>
      </w:r>
      <w:proofErr w:type="spellStart"/>
      <w:r w:rsidRPr="00E56613">
        <w:rPr>
          <w:rFonts w:ascii="David" w:eastAsia="Times New Roman" w:hAnsi="David" w:cs="David"/>
          <w:sz w:val="24"/>
          <w:szCs w:val="24"/>
          <w:rtl/>
        </w:rPr>
        <w:t>תכניות</w:t>
      </w:r>
      <w:proofErr w:type="spellEnd"/>
      <w:r w:rsidRPr="00E56613">
        <w:rPr>
          <w:rFonts w:ascii="David" w:eastAsia="Times New Roman" w:hAnsi="David" w:cs="David"/>
          <w:sz w:val="24"/>
          <w:szCs w:val="24"/>
          <w:rtl/>
        </w:rPr>
        <w:t xml:space="preserve"> (מבט על, חזיתות, </w:t>
      </w:r>
      <w:proofErr w:type="spellStart"/>
      <w:r w:rsidRPr="00E56613">
        <w:rPr>
          <w:rFonts w:ascii="David" w:eastAsia="Times New Roman" w:hAnsi="David" w:cs="David"/>
          <w:sz w:val="24"/>
          <w:szCs w:val="24"/>
          <w:rtl/>
        </w:rPr>
        <w:t>איזומטריה</w:t>
      </w:r>
      <w:proofErr w:type="spellEnd"/>
      <w:r w:rsidRPr="00E56613">
        <w:rPr>
          <w:rFonts w:ascii="David" w:eastAsia="Times New Roman" w:hAnsi="David" w:cs="David"/>
          <w:sz w:val="24"/>
          <w:szCs w:val="24"/>
          <w:rtl/>
        </w:rPr>
        <w:t xml:space="preserve">, תכנית מיקום נק' חשמל, גז ואינסטלציה עם מידות מפורטות) שיכין אדריכל הספק בהתאם </w:t>
      </w:r>
      <w:proofErr w:type="spellStart"/>
      <w:r w:rsidRPr="00E56613">
        <w:rPr>
          <w:rFonts w:ascii="David" w:eastAsia="Times New Roman" w:hAnsi="David" w:cs="David"/>
          <w:sz w:val="24"/>
          <w:szCs w:val="24"/>
          <w:rtl/>
        </w:rPr>
        <w:t>לתכניות</w:t>
      </w:r>
      <w:proofErr w:type="spellEnd"/>
      <w:r w:rsidRPr="00E56613">
        <w:rPr>
          <w:rFonts w:ascii="David" w:eastAsia="Times New Roman" w:hAnsi="David" w:cs="David"/>
          <w:sz w:val="24"/>
          <w:szCs w:val="24"/>
          <w:rtl/>
        </w:rPr>
        <w:t xml:space="preserve"> כלליות של אדריכל היזם, לכל דירה בנפרד, לרבות לדירות "ראי".</w:t>
      </w:r>
    </w:p>
    <w:p w14:paraId="6C036E3D"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sz w:val="24"/>
          <w:szCs w:val="24"/>
          <w:rtl/>
        </w:rPr>
        <w:tab/>
        <w:t xml:space="preserve">תשומת לב מיוחדת נדרשת לתכנון יעיל של מיקום אזורי הפעילות השונים בארונות המטבח (אזור אחסון מזון, אזור אחסון כלים, אזור ניקיון, </w:t>
      </w:r>
      <w:proofErr w:type="spellStart"/>
      <w:r w:rsidRPr="00E56613">
        <w:rPr>
          <w:rFonts w:ascii="David" w:eastAsia="Times New Roman" w:hAnsi="David" w:cs="David"/>
          <w:sz w:val="24"/>
          <w:szCs w:val="24"/>
          <w:rtl/>
        </w:rPr>
        <w:t>איזור</w:t>
      </w:r>
      <w:proofErr w:type="spellEnd"/>
      <w:r w:rsidRPr="00E56613">
        <w:rPr>
          <w:rFonts w:ascii="David" w:eastAsia="Times New Roman" w:hAnsi="David" w:cs="David"/>
          <w:sz w:val="24"/>
          <w:szCs w:val="24"/>
          <w:rtl/>
        </w:rPr>
        <w:t xml:space="preserve"> הכנה </w:t>
      </w:r>
      <w:proofErr w:type="spellStart"/>
      <w:r w:rsidRPr="00E56613">
        <w:rPr>
          <w:rFonts w:ascii="David" w:eastAsia="Times New Roman" w:hAnsi="David" w:cs="David"/>
          <w:sz w:val="24"/>
          <w:szCs w:val="24"/>
          <w:rtl/>
        </w:rPr>
        <w:t>ואיזור</w:t>
      </w:r>
      <w:proofErr w:type="spellEnd"/>
      <w:r w:rsidRPr="00E56613">
        <w:rPr>
          <w:rFonts w:ascii="David" w:eastAsia="Times New Roman" w:hAnsi="David" w:cs="David"/>
          <w:sz w:val="24"/>
          <w:szCs w:val="24"/>
          <w:rtl/>
        </w:rPr>
        <w:t xml:space="preserve"> בישול ואפיה). באחריות הספק לבצע מדידות באתר להתקנת כל ארון, לאחר בניה וטיח, להתריע במקרים בהם הבניה בפועל אינה תואמת את התכנון ולבצע את הארונות בהתאמה לבניה.</w:t>
      </w:r>
    </w:p>
    <w:p w14:paraId="5AA90C93"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22544B54"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העבודות שיבוצעו על-ידו יבוצעו בהתאם לתקנים ישראליים ומפרטי מכון התקנים, כי הוא מודע למיקום המיועד להתקנת כל פריט, ושהעבודות תבוצענה בהתאם לתנאים הצפויים במקום המיועד. הספק מצהיר שהוצג בפניו מפרט המכר הסטנדרטי לרוכשי הדירות ושהעבודות שיבוצעו על-ידו לא תבוצענה בסתירה לאמור בו.</w:t>
      </w:r>
    </w:p>
    <w:p w14:paraId="16DAACE3"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בכל מקרה של סתירה בין מפרט הארונות להלן למפרט המכר יפנה הספק ליזם/לקבלן לקבלת הוראות. מחיר העבודות נקבע עפ"י האפשרות היקרה יותר.</w:t>
      </w:r>
    </w:p>
    <w:p w14:paraId="5E272BFF" w14:textId="77777777" w:rsidR="00E56613" w:rsidRPr="00E56613" w:rsidRDefault="001A64F5" w:rsidP="00E56613">
      <w:pPr>
        <w:spacing w:before="12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ד</w:t>
      </w:r>
      <w:r w:rsidR="00E56613" w:rsidRPr="00E56613">
        <w:rPr>
          <w:rFonts w:ascii="David" w:eastAsia="Times New Roman" w:hAnsi="David" w:cs="David"/>
          <w:sz w:val="24"/>
          <w:szCs w:val="24"/>
          <w:rtl/>
        </w:rPr>
        <w:t>.</w:t>
      </w:r>
      <w:r w:rsidR="00E56613"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1FCFC3EF"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009C69B1"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0B8F51D1"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ליצור אספקת והתקנת ארונות מטבח ו/או ארונות אמבטיה בפרויקט/בבניין.</w:t>
      </w:r>
    </w:p>
    <w:p w14:paraId="14428058"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היזם/ הקבלן רשאי לאפשר לרוכשי הדירות בפרויקט/בבניינים לבחור מאיזה ספק תוזמן העבודה.</w:t>
      </w:r>
    </w:p>
    <w:p w14:paraId="56425E8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4B31968E"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lastRenderedPageBreak/>
        <w:t>ב.</w:t>
      </w:r>
      <w:r w:rsidRPr="00E56613">
        <w:rPr>
          <w:rFonts w:ascii="David" w:eastAsia="Times New Roman" w:hAnsi="David" w:cs="David"/>
          <w:sz w:val="24"/>
          <w:szCs w:val="24"/>
          <w:rtl/>
        </w:rPr>
        <w:tab/>
        <w:t xml:space="preserve">רוכשי הדירות יוכלו לבחור באם רצונם שהספק יתקין בדירתם הן את ארונות המטבח והן את ארונות האמבטיה או רק את ארונות האמבטיה או רק את ארונות המטבח או שלא יותקנו ע"י הספק ארונות כלשהם </w:t>
      </w:r>
      <w:proofErr w:type="spellStart"/>
      <w:r w:rsidRPr="00E56613">
        <w:rPr>
          <w:rFonts w:ascii="David" w:eastAsia="Times New Roman" w:hAnsi="David" w:cs="David"/>
          <w:sz w:val="24"/>
          <w:szCs w:val="24"/>
          <w:rtl/>
        </w:rPr>
        <w:t>והנל</w:t>
      </w:r>
      <w:proofErr w:type="spellEnd"/>
      <w:r w:rsidRPr="00E56613">
        <w:rPr>
          <w:rFonts w:ascii="David" w:eastAsia="Times New Roman" w:hAnsi="David" w:cs="David"/>
          <w:sz w:val="24"/>
          <w:szCs w:val="24"/>
          <w:rtl/>
        </w:rPr>
        <w:t xml:space="preserve"> יותקן לאחר מסירת הדירה ובאחריותם.</w:t>
      </w:r>
    </w:p>
    <w:p w14:paraId="4869B395"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p>
    <w:p w14:paraId="1A1B277C"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הארונות</w:t>
      </w:r>
      <w:r w:rsidRPr="00E56613">
        <w:rPr>
          <w:rFonts w:ascii="David" w:eastAsia="Times New Roman" w:hAnsi="David" w:cs="David"/>
          <w:sz w:val="24"/>
          <w:szCs w:val="24"/>
          <w:rtl/>
        </w:rPr>
        <w:t xml:space="preserve"> </w:t>
      </w:r>
    </w:p>
    <w:p w14:paraId="1EC6770C"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ארונות מטבח </w:t>
      </w:r>
    </w:p>
    <w:p w14:paraId="3ED1C746"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הארונות גוף ומדפים   יהיה מלוחות </w:t>
      </w:r>
      <w:proofErr w:type="spellStart"/>
      <w:r w:rsidRPr="00E56613">
        <w:rPr>
          <w:rFonts w:ascii="David" w:eastAsia="Times New Roman" w:hAnsi="David" w:cs="David"/>
          <w:sz w:val="24"/>
          <w:szCs w:val="24"/>
          <w:rtl/>
        </w:rPr>
        <w:t>סנויץ</w:t>
      </w:r>
      <w:proofErr w:type="spellEnd"/>
      <w:r w:rsidRPr="00E56613">
        <w:rPr>
          <w:rFonts w:ascii="David" w:eastAsia="Times New Roman" w:hAnsi="David" w:cs="David"/>
          <w:sz w:val="24"/>
          <w:szCs w:val="24"/>
          <w:rtl/>
        </w:rPr>
        <w:t xml:space="preserve"> או </w:t>
      </w:r>
      <w:proofErr w:type="spellStart"/>
      <w:r w:rsidRPr="00E56613">
        <w:rPr>
          <w:rFonts w:ascii="David" w:eastAsia="Times New Roman" w:hAnsi="David" w:cs="David"/>
          <w:sz w:val="24"/>
          <w:szCs w:val="24"/>
          <w:rtl/>
        </w:rPr>
        <w:t>שוו"ע</w:t>
      </w:r>
      <w:proofErr w:type="spellEnd"/>
      <w:r w:rsidRPr="00E56613">
        <w:rPr>
          <w:rFonts w:ascii="David" w:eastAsia="Times New Roman" w:hAnsi="David" w:cs="David"/>
          <w:sz w:val="24"/>
          <w:szCs w:val="24"/>
          <w:rtl/>
        </w:rPr>
        <w:t xml:space="preserve"> בעובי </w:t>
      </w:r>
      <w:smartTag w:uri="urn:schemas-microsoft-com:office:smarttags" w:element="metricconverter">
        <w:smartTagPr>
          <w:attr w:name="ProductID" w:val="17 מ&quot;מ"/>
        </w:smartTagPr>
        <w:r w:rsidRPr="00E56613">
          <w:rPr>
            <w:rFonts w:ascii="David" w:eastAsia="Times New Roman" w:hAnsi="David" w:cs="David"/>
            <w:sz w:val="24"/>
            <w:szCs w:val="24"/>
            <w:rtl/>
          </w:rPr>
          <w:t>17 מ"מ</w:t>
        </w:r>
      </w:smartTag>
      <w:r w:rsidRPr="00E56613">
        <w:rPr>
          <w:rFonts w:ascii="David" w:eastAsia="Times New Roman" w:hAnsi="David" w:cs="David"/>
          <w:sz w:val="24"/>
          <w:szCs w:val="24"/>
          <w:rtl/>
        </w:rPr>
        <w:t>.</w:t>
      </w:r>
    </w:p>
    <w:p w14:paraId="10D69FF3"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גב המטבח יהיה דיקט בעובי </w:t>
      </w:r>
      <w:smartTag w:uri="urn:schemas-microsoft-com:office:smarttags" w:element="metricconverter">
        <w:smartTagPr>
          <w:attr w:name="ProductID" w:val="4 מ&quot;מ"/>
        </w:smartTagPr>
        <w:r w:rsidRPr="00E56613">
          <w:rPr>
            <w:rFonts w:ascii="David" w:eastAsia="Times New Roman" w:hAnsi="David" w:cs="David"/>
            <w:sz w:val="24"/>
            <w:szCs w:val="24"/>
            <w:rtl/>
          </w:rPr>
          <w:t>4 מ"מ</w:t>
        </w:r>
      </w:smartTag>
      <w:r w:rsidRPr="00E56613">
        <w:rPr>
          <w:rFonts w:ascii="David" w:eastAsia="Times New Roman" w:hAnsi="David" w:cs="David"/>
          <w:sz w:val="24"/>
          <w:szCs w:val="24"/>
          <w:rtl/>
        </w:rPr>
        <w:t xml:space="preserve">. מצופה </w:t>
      </w:r>
      <w:proofErr w:type="spellStart"/>
      <w:r w:rsidRPr="00E56613">
        <w:rPr>
          <w:rFonts w:ascii="David" w:eastAsia="Times New Roman" w:hAnsi="David" w:cs="David"/>
          <w:sz w:val="24"/>
          <w:szCs w:val="24"/>
          <w:rtl/>
        </w:rPr>
        <w:t>פורמיקה</w:t>
      </w:r>
      <w:proofErr w:type="spellEnd"/>
      <w:r w:rsidRPr="00E56613">
        <w:rPr>
          <w:rFonts w:ascii="David" w:eastAsia="Times New Roman" w:hAnsi="David" w:cs="David"/>
          <w:sz w:val="24"/>
          <w:szCs w:val="24"/>
          <w:rtl/>
        </w:rPr>
        <w:t xml:space="preserve"> לבנה ו/או </w:t>
      </w:r>
      <w:proofErr w:type="spellStart"/>
      <w:r w:rsidRPr="00E56613">
        <w:rPr>
          <w:rFonts w:ascii="David" w:eastAsia="Times New Roman" w:hAnsi="David" w:cs="David"/>
          <w:sz w:val="24"/>
          <w:szCs w:val="24"/>
          <w:rtl/>
        </w:rPr>
        <w:t>שוו"ע</w:t>
      </w:r>
      <w:proofErr w:type="spellEnd"/>
      <w:r w:rsidRPr="00E56613">
        <w:rPr>
          <w:rFonts w:ascii="David" w:eastAsia="Times New Roman" w:hAnsi="David" w:cs="David"/>
          <w:sz w:val="24"/>
          <w:szCs w:val="24"/>
          <w:rtl/>
        </w:rPr>
        <w:t>.</w:t>
      </w:r>
    </w:p>
    <w:p w14:paraId="14C2E6C0"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דלתות - לבחירת הרוכש מתוך האפשרויות הבאות:</w:t>
      </w:r>
    </w:p>
    <w:p w14:paraId="141B1371"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דלתות </w:t>
      </w:r>
      <w:proofErr w:type="spellStart"/>
      <w:r w:rsidRPr="00E56613">
        <w:rPr>
          <w:rFonts w:ascii="David" w:eastAsia="Times New Roman" w:hAnsi="David" w:cs="David"/>
          <w:sz w:val="24"/>
          <w:szCs w:val="24"/>
          <w:rtl/>
        </w:rPr>
        <w:t>מ.ד.פ</w:t>
      </w:r>
      <w:proofErr w:type="spellEnd"/>
      <w:r w:rsidRPr="00E56613">
        <w:rPr>
          <w:rFonts w:ascii="David" w:eastAsia="Times New Roman" w:hAnsi="David" w:cs="David"/>
          <w:sz w:val="24"/>
          <w:szCs w:val="24"/>
          <w:rtl/>
        </w:rPr>
        <w:t xml:space="preserve"> מצופות </w:t>
      </w:r>
      <w:proofErr w:type="spellStart"/>
      <w:r w:rsidRPr="00E56613">
        <w:rPr>
          <w:rFonts w:ascii="David" w:eastAsia="Times New Roman" w:hAnsi="David" w:cs="David"/>
          <w:sz w:val="24"/>
          <w:szCs w:val="24"/>
          <w:rtl/>
        </w:rPr>
        <w:t>פורמאיקה</w:t>
      </w:r>
      <w:proofErr w:type="spellEnd"/>
      <w:r w:rsidRPr="00E56613">
        <w:rPr>
          <w:rFonts w:ascii="David" w:eastAsia="Times New Roman" w:hAnsi="David" w:cs="David"/>
          <w:sz w:val="24"/>
          <w:szCs w:val="24"/>
          <w:rtl/>
        </w:rPr>
        <w:t xml:space="preserve"> עם עיבוד קצה ישר/עגול/ משופע ב-4 צידי פני הדלת </w:t>
      </w:r>
    </w:p>
    <w:p w14:paraId="6DC598A9"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בגוון לבחירת הרוכש.</w:t>
      </w:r>
    </w:p>
    <w:p w14:paraId="507E779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ציפוי פנים המטבח יהיה </w:t>
      </w:r>
      <w:proofErr w:type="spellStart"/>
      <w:r w:rsidRPr="00E56613">
        <w:rPr>
          <w:rFonts w:ascii="David" w:eastAsia="Times New Roman" w:hAnsi="David" w:cs="David"/>
          <w:sz w:val="24"/>
          <w:szCs w:val="24"/>
          <w:rtl/>
        </w:rPr>
        <w:t>מפורמאיקה</w:t>
      </w:r>
      <w:proofErr w:type="spellEnd"/>
      <w:r w:rsidRPr="00E56613">
        <w:rPr>
          <w:rFonts w:ascii="David" w:eastAsia="Times New Roman" w:hAnsi="David" w:cs="David"/>
          <w:sz w:val="24"/>
          <w:szCs w:val="24"/>
          <w:rtl/>
        </w:rPr>
        <w:t xml:space="preserve"> לבנה ו/או </w:t>
      </w:r>
      <w:proofErr w:type="spellStart"/>
      <w:r w:rsidRPr="00E56613">
        <w:rPr>
          <w:rFonts w:ascii="David" w:eastAsia="Times New Roman" w:hAnsi="David" w:cs="David"/>
          <w:sz w:val="24"/>
          <w:szCs w:val="24"/>
          <w:rtl/>
        </w:rPr>
        <w:t>שוו"ע</w:t>
      </w:r>
      <w:proofErr w:type="spellEnd"/>
      <w:r w:rsidRPr="00E56613">
        <w:rPr>
          <w:rFonts w:ascii="David" w:eastAsia="Times New Roman" w:hAnsi="David" w:cs="David"/>
          <w:sz w:val="24"/>
          <w:szCs w:val="24"/>
          <w:rtl/>
        </w:rPr>
        <w:t>.</w:t>
      </w:r>
    </w:p>
    <w:p w14:paraId="1EBEC0C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גמר חוץ – </w:t>
      </w:r>
      <w:proofErr w:type="spellStart"/>
      <w:r w:rsidRPr="00E56613">
        <w:rPr>
          <w:rFonts w:ascii="David" w:eastAsia="Times New Roman" w:hAnsi="David" w:cs="David"/>
          <w:sz w:val="24"/>
          <w:szCs w:val="24"/>
          <w:rtl/>
        </w:rPr>
        <w:t>פורמאיקה</w:t>
      </w:r>
      <w:proofErr w:type="spellEnd"/>
      <w:r w:rsidRPr="00E56613">
        <w:rPr>
          <w:rFonts w:ascii="David" w:eastAsia="Times New Roman" w:hAnsi="David" w:cs="David"/>
          <w:sz w:val="24"/>
          <w:szCs w:val="24"/>
          <w:rtl/>
        </w:rPr>
        <w:t xml:space="preserve"> בגוון לבחירת הרוכש מתוך 8 האפשרויות שייבחרו על ידי המזמין.</w:t>
      </w:r>
    </w:p>
    <w:p w14:paraId="16F6AC33"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בדירות מיוחד (דירות גן ופנטהאוזים)  תינתן אופציה בנוסף ל 3 גווני אפוקסי וידיות אינטגרליות.</w:t>
      </w:r>
    </w:p>
    <w:p w14:paraId="1038D774"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הקנטים יהיה  מפי. וי. סי בעובי </w:t>
      </w:r>
      <w:smartTag w:uri="urn:schemas-microsoft-com:office:smarttags" w:element="metricconverter">
        <w:smartTagPr>
          <w:attr w:name="ProductID" w:val="2 מ&quot;מ"/>
        </w:smartTagPr>
        <w:r w:rsidRPr="00E56613">
          <w:rPr>
            <w:rFonts w:ascii="David" w:eastAsia="Times New Roman" w:hAnsi="David" w:cs="David"/>
            <w:sz w:val="24"/>
            <w:szCs w:val="24"/>
            <w:rtl/>
          </w:rPr>
          <w:t>2 מ"מ</w:t>
        </w:r>
      </w:smartTag>
      <w:r w:rsidRPr="00E56613">
        <w:rPr>
          <w:rFonts w:ascii="David" w:eastAsia="Times New Roman" w:hAnsi="David" w:cs="David"/>
          <w:sz w:val="24"/>
          <w:szCs w:val="24"/>
          <w:rtl/>
        </w:rPr>
        <w:t xml:space="preserve"> בגוונים לבחירת הרוכש מתוך 3 האפשרויות שייבחרו על ידי המזמין.</w:t>
      </w:r>
    </w:p>
    <w:p w14:paraId="6FAE3615"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ידיות המטבח לבחירת הרוכש מתוך 5 אפשרויות שייבחרו על ידי המזמין.</w:t>
      </w:r>
    </w:p>
    <w:p w14:paraId="095DC5A2"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סוקל/מסד – הארון התחתון יותקן על רגליים מתכוונות טלסקופיות מתפרקות בגובה כ-</w:t>
      </w:r>
      <w:smartTag w:uri="urn:schemas-microsoft-com:office:smarttags" w:element="metricconverter">
        <w:smartTagPr>
          <w:attr w:name="ProductID" w:val="12 ס&quot;מ"/>
        </w:smartTagPr>
        <w:r w:rsidRPr="00E56613">
          <w:rPr>
            <w:rFonts w:ascii="David" w:eastAsia="Times New Roman" w:hAnsi="David" w:cs="David"/>
            <w:sz w:val="24"/>
            <w:szCs w:val="24"/>
            <w:rtl/>
          </w:rPr>
          <w:t>12 ס"מ</w:t>
        </w:r>
      </w:smartTag>
      <w:r w:rsidRPr="00E56613">
        <w:rPr>
          <w:rFonts w:ascii="David" w:eastAsia="Times New Roman" w:hAnsi="David" w:cs="David"/>
          <w:sz w:val="24"/>
          <w:szCs w:val="24"/>
          <w:rtl/>
        </w:rPr>
        <w:t xml:space="preserve"> מאלומיניום ו/או </w:t>
      </w:r>
      <w:proofErr w:type="spellStart"/>
      <w:r w:rsidRPr="00E56613">
        <w:rPr>
          <w:rFonts w:ascii="David" w:eastAsia="Times New Roman" w:hAnsi="David" w:cs="David"/>
          <w:sz w:val="24"/>
          <w:szCs w:val="24"/>
          <w:rtl/>
        </w:rPr>
        <w:t>שוו"ע</w:t>
      </w:r>
      <w:proofErr w:type="spellEnd"/>
      <w:r w:rsidRPr="00E56613">
        <w:rPr>
          <w:rFonts w:ascii="David" w:eastAsia="Times New Roman" w:hAnsi="David" w:cs="David"/>
          <w:sz w:val="24"/>
          <w:szCs w:val="24"/>
          <w:rtl/>
        </w:rPr>
        <w:t>.</w:t>
      </w:r>
    </w:p>
    <w:p w14:paraId="6D739105"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צירי המטבח יהיו של חברת  בלום/ גראס ו/או </w:t>
      </w:r>
      <w:proofErr w:type="spellStart"/>
      <w:r w:rsidRPr="00E56613">
        <w:rPr>
          <w:rFonts w:ascii="David" w:eastAsia="Times New Roman" w:hAnsi="David" w:cs="David"/>
          <w:sz w:val="24"/>
          <w:szCs w:val="24"/>
          <w:rtl/>
        </w:rPr>
        <w:t>שוו"ע</w:t>
      </w:r>
      <w:proofErr w:type="spellEnd"/>
      <w:r w:rsidRPr="00E56613">
        <w:rPr>
          <w:rFonts w:ascii="David" w:eastAsia="Times New Roman" w:hAnsi="David" w:cs="David"/>
          <w:sz w:val="24"/>
          <w:szCs w:val="24"/>
          <w:rtl/>
        </w:rPr>
        <w:t xml:space="preserve"> המאפשרים פתיחה </w:t>
      </w:r>
      <w:proofErr w:type="spellStart"/>
      <w:r w:rsidRPr="00E56613">
        <w:rPr>
          <w:rFonts w:ascii="David" w:eastAsia="Times New Roman" w:hAnsi="David" w:cs="David"/>
          <w:sz w:val="24"/>
          <w:szCs w:val="24"/>
          <w:rtl/>
        </w:rPr>
        <w:t>בזוית</w:t>
      </w:r>
      <w:proofErr w:type="spellEnd"/>
      <w:r w:rsidRPr="00E56613">
        <w:rPr>
          <w:rFonts w:ascii="David" w:eastAsia="Times New Roman" w:hAnsi="David" w:cs="David"/>
          <w:sz w:val="24"/>
          <w:szCs w:val="24"/>
          <w:rtl/>
        </w:rPr>
        <w:t xml:space="preserve"> 110 מעלות לפחות.</w:t>
      </w:r>
    </w:p>
    <w:p w14:paraId="058F5D5D"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מסילות למגירות - דפנות טלסקופיות ממתכת עם מנגנון הבלימה השקט.</w:t>
      </w:r>
    </w:p>
    <w:p w14:paraId="67FD65AA"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מגירות המטבח יהיו ברוחב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ולהם יסופקו מסילות </w:t>
      </w:r>
      <w:proofErr w:type="spellStart"/>
      <w:r w:rsidRPr="00E56613">
        <w:rPr>
          <w:rFonts w:ascii="David" w:eastAsia="Times New Roman" w:hAnsi="David" w:cs="David"/>
          <w:sz w:val="24"/>
          <w:szCs w:val="24"/>
          <w:rtl/>
        </w:rPr>
        <w:t>טנדם</w:t>
      </w:r>
      <w:proofErr w:type="spellEnd"/>
      <w:r w:rsidRPr="00E56613">
        <w:rPr>
          <w:rFonts w:ascii="David" w:eastAsia="Times New Roman" w:hAnsi="David" w:cs="David"/>
          <w:sz w:val="24"/>
          <w:szCs w:val="24"/>
          <w:rtl/>
        </w:rPr>
        <w:t xml:space="preserve"> למשקל   </w:t>
      </w:r>
    </w:p>
    <w:p w14:paraId="7F322364"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 50  ק"ג. למגירות ברוחב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50 ס&quot;מ"/>
        </w:smartTagPr>
        <w:r w:rsidRPr="00E56613">
          <w:rPr>
            <w:rFonts w:ascii="David" w:eastAsia="Times New Roman" w:hAnsi="David" w:cs="David"/>
            <w:sz w:val="24"/>
            <w:szCs w:val="24"/>
            <w:rtl/>
          </w:rPr>
          <w:t>150 ס"מ</w:t>
        </w:r>
      </w:smartTag>
      <w:r w:rsidRPr="00E56613">
        <w:rPr>
          <w:rFonts w:ascii="David" w:eastAsia="Times New Roman" w:hAnsi="David" w:cs="David"/>
          <w:sz w:val="24"/>
          <w:szCs w:val="24"/>
          <w:rtl/>
        </w:rPr>
        <w:t xml:space="preserve"> יסופקו מסילות </w:t>
      </w:r>
      <w:proofErr w:type="spellStart"/>
      <w:r w:rsidRPr="00E56613">
        <w:rPr>
          <w:rFonts w:ascii="David" w:eastAsia="Times New Roman" w:hAnsi="David" w:cs="David"/>
          <w:sz w:val="24"/>
          <w:szCs w:val="24"/>
          <w:rtl/>
        </w:rPr>
        <w:t>טנדם</w:t>
      </w:r>
      <w:proofErr w:type="spellEnd"/>
      <w:r w:rsidRPr="00E56613">
        <w:rPr>
          <w:rFonts w:ascii="David" w:eastAsia="Times New Roman" w:hAnsi="David" w:cs="David"/>
          <w:sz w:val="24"/>
          <w:szCs w:val="24"/>
          <w:rtl/>
        </w:rPr>
        <w:t xml:space="preserve"> למשקל </w:t>
      </w:r>
      <w:smartTag w:uri="urn:schemas-microsoft-com:office:smarttags" w:element="metricconverter">
        <w:smartTagPr>
          <w:attr w:name="ProductID" w:val="80 ק&quot;ג"/>
        </w:smartTagPr>
        <w:r w:rsidRPr="00E56613">
          <w:rPr>
            <w:rFonts w:ascii="David" w:eastAsia="Times New Roman" w:hAnsi="David" w:cs="David"/>
            <w:sz w:val="24"/>
            <w:szCs w:val="24"/>
            <w:rtl/>
          </w:rPr>
          <w:t>80 ק"ג</w:t>
        </w:r>
      </w:smartTag>
      <w:r w:rsidRPr="00E56613">
        <w:rPr>
          <w:rFonts w:ascii="David" w:eastAsia="Times New Roman" w:hAnsi="David" w:cs="David"/>
          <w:sz w:val="24"/>
          <w:szCs w:val="24"/>
          <w:rtl/>
        </w:rPr>
        <w:t>.</w:t>
      </w:r>
    </w:p>
    <w:p w14:paraId="41849E1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במידת הצורך התכנוני יתוכנן קרוסלה ממתכת.</w:t>
      </w:r>
    </w:p>
    <w:p w14:paraId="17B21F25"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עליונים - במידות - עומק: </w:t>
      </w:r>
      <w:smartTag w:uri="urn:schemas-microsoft-com:office:smarttags" w:element="metricconverter">
        <w:smartTagPr>
          <w:attr w:name="ProductID" w:val="32 ס&quot;מ"/>
        </w:smartTagPr>
        <w:r w:rsidRPr="00E56613">
          <w:rPr>
            <w:rFonts w:ascii="David" w:eastAsia="Times New Roman" w:hAnsi="David" w:cs="David"/>
            <w:sz w:val="24"/>
            <w:szCs w:val="24"/>
            <w:rtl/>
          </w:rPr>
          <w:t>32 ס"מ</w:t>
        </w:r>
      </w:smartTag>
      <w:r w:rsidRPr="00E56613">
        <w:rPr>
          <w:rFonts w:ascii="David" w:eastAsia="Times New Roman" w:hAnsi="David" w:cs="David"/>
          <w:sz w:val="24"/>
          <w:szCs w:val="24"/>
          <w:rtl/>
        </w:rPr>
        <w:t xml:space="preserve">, גובה: </w:t>
      </w:r>
      <w:smartTag w:uri="urn:schemas-microsoft-com:office:smarttags" w:element="metricconverter">
        <w:smartTagPr>
          <w:attr w:name="ProductID" w:val="78 ס&quot;מ"/>
        </w:smartTagPr>
        <w:r w:rsidRPr="00E56613">
          <w:rPr>
            <w:rFonts w:ascii="David" w:eastAsia="Times New Roman" w:hAnsi="David" w:cs="David"/>
            <w:sz w:val="24"/>
            <w:szCs w:val="24"/>
            <w:rtl/>
          </w:rPr>
          <w:t>78 ס"מ</w:t>
        </w:r>
      </w:smartTag>
      <w:r w:rsidRPr="00E56613">
        <w:rPr>
          <w:rFonts w:ascii="David" w:eastAsia="Times New Roman" w:hAnsi="David" w:cs="David"/>
          <w:sz w:val="24"/>
          <w:szCs w:val="24"/>
          <w:rtl/>
        </w:rPr>
        <w:t xml:space="preserve">, אורך: לפי </w:t>
      </w:r>
      <w:proofErr w:type="spellStart"/>
      <w:r w:rsidRPr="00E56613">
        <w:rPr>
          <w:rFonts w:ascii="David" w:eastAsia="Times New Roman" w:hAnsi="David" w:cs="David"/>
          <w:sz w:val="24"/>
          <w:szCs w:val="24"/>
          <w:rtl/>
        </w:rPr>
        <w:t>תכניות</w:t>
      </w:r>
      <w:proofErr w:type="spellEnd"/>
      <w:r w:rsidRPr="00E56613">
        <w:rPr>
          <w:rFonts w:ascii="David" w:eastAsia="Times New Roman" w:hAnsi="David" w:cs="David"/>
          <w:sz w:val="24"/>
          <w:szCs w:val="24"/>
          <w:rtl/>
        </w:rPr>
        <w:t xml:space="preserve"> מאושרות ע"י היזם/מפרטי המכר לרוכשים, מיחידות ברוחב משתנה. </w:t>
      </w:r>
    </w:p>
    <w:p w14:paraId="27617DC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תחתונים - במידות -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גובה כולל מסד: </w:t>
      </w:r>
      <w:smartTag w:uri="urn:schemas-microsoft-com:office:smarttags" w:element="metricconverter">
        <w:smartTagPr>
          <w:attr w:name="ProductID" w:val="90 ס&quot;מ"/>
        </w:smartTagPr>
        <w:r w:rsidRPr="00E56613">
          <w:rPr>
            <w:rFonts w:ascii="David" w:eastAsia="Times New Roman" w:hAnsi="David" w:cs="David"/>
            <w:sz w:val="24"/>
            <w:szCs w:val="24"/>
            <w:rtl/>
          </w:rPr>
          <w:t>90 ס"מ</w:t>
        </w:r>
      </w:smartTag>
      <w:r w:rsidRPr="00E56613">
        <w:rPr>
          <w:rFonts w:ascii="David" w:eastAsia="Times New Roman" w:hAnsi="David" w:cs="David"/>
          <w:sz w:val="24"/>
          <w:szCs w:val="24"/>
          <w:rtl/>
        </w:rPr>
        <w:t xml:space="preserve">, אורך: לפי </w:t>
      </w:r>
      <w:proofErr w:type="spellStart"/>
      <w:r w:rsidRPr="00E56613">
        <w:rPr>
          <w:rFonts w:ascii="David" w:eastAsia="Times New Roman" w:hAnsi="David" w:cs="David"/>
          <w:sz w:val="24"/>
          <w:szCs w:val="24"/>
          <w:rtl/>
        </w:rPr>
        <w:t>תכניות</w:t>
      </w:r>
      <w:proofErr w:type="spellEnd"/>
      <w:r w:rsidRPr="00E56613">
        <w:rPr>
          <w:rFonts w:ascii="David" w:eastAsia="Times New Roman" w:hAnsi="David" w:cs="David"/>
          <w:sz w:val="24"/>
          <w:szCs w:val="24"/>
          <w:rtl/>
        </w:rPr>
        <w:t xml:space="preserve"> מאושרות ע"י היזם ומפרטי המכר לרוכשים מיחידות ברוחב משתנה הכוללות דלתות בודדות לפתיחה צירית, יחידה הכוללת 5 מגירות ברוחב כ-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או יותר,</w:t>
      </w:r>
      <w:r w:rsidR="00AD35D2">
        <w:rPr>
          <w:rFonts w:ascii="David" w:eastAsia="Times New Roman" w:hAnsi="David" w:cs="David" w:hint="cs"/>
          <w:sz w:val="24"/>
          <w:szCs w:val="24"/>
          <w:rtl/>
        </w:rPr>
        <w:t xml:space="preserve"> </w:t>
      </w:r>
      <w:r w:rsidRPr="00E56613">
        <w:rPr>
          <w:rFonts w:ascii="David" w:eastAsia="Times New Roman" w:hAnsi="David" w:cs="David"/>
          <w:sz w:val="24"/>
          <w:szCs w:val="24"/>
          <w:rtl/>
        </w:rPr>
        <w:t>יחידה לעמדת כיריים עם 2 מגירות תחתונות.</w:t>
      </w:r>
    </w:p>
    <w:p w14:paraId="6223CD2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יתוכנן יחידת ארון ברוחב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כהכנה למדיח כלים (בסמוך לכיור). </w:t>
      </w:r>
    </w:p>
    <w:p w14:paraId="12824D67" w14:textId="77777777" w:rsidR="00E56613" w:rsidRPr="00E56613" w:rsidRDefault="00AD35D2" w:rsidP="00E56613">
      <w:pPr>
        <w:spacing w:before="0" w:beforeAutospacing="0" w:after="0" w:afterAutospacing="0" w:line="360" w:lineRule="auto"/>
        <w:ind w:left="851"/>
        <w:jc w:val="both"/>
        <w:rPr>
          <w:rFonts w:ascii="David" w:eastAsia="Times New Roman" w:hAnsi="David" w:cs="David"/>
          <w:sz w:val="24"/>
          <w:szCs w:val="24"/>
          <w:rtl/>
        </w:rPr>
      </w:pPr>
      <w:r>
        <w:rPr>
          <w:rFonts w:ascii="David" w:eastAsia="Times New Roman" w:hAnsi="David" w:cs="David"/>
          <w:sz w:val="24"/>
          <w:szCs w:val="24"/>
          <w:rtl/>
        </w:rPr>
        <w:t>חלוקה כללית לפי דירות (ת</w:t>
      </w:r>
      <w:r w:rsidR="00E56613" w:rsidRPr="00E56613">
        <w:rPr>
          <w:rFonts w:ascii="David" w:eastAsia="Times New Roman" w:hAnsi="David" w:cs="David"/>
          <w:sz w:val="24"/>
          <w:szCs w:val="24"/>
          <w:rtl/>
        </w:rPr>
        <w:t>כנית המכר גוברת):</w:t>
      </w:r>
    </w:p>
    <w:p w14:paraId="2BE0220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3 חדרים- 7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5086A742"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חדרים- 8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58CB6FB5"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חדרים- 9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0F895FB4"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lastRenderedPageBreak/>
        <w:t xml:space="preserve">יש לאפשר </w:t>
      </w:r>
      <w:r w:rsidRPr="00E56613">
        <w:rPr>
          <w:rFonts w:ascii="David" w:eastAsia="Times New Roman" w:hAnsi="David" w:cs="David"/>
          <w:sz w:val="24"/>
          <w:szCs w:val="24"/>
          <w:u w:val="single"/>
          <w:rtl/>
        </w:rPr>
        <w:t>בתכנון</w:t>
      </w:r>
      <w:r w:rsidRPr="00E56613">
        <w:rPr>
          <w:rFonts w:ascii="David" w:eastAsia="Times New Roman" w:hAnsi="David" w:cs="David"/>
          <w:sz w:val="24"/>
          <w:szCs w:val="24"/>
          <w:rtl/>
        </w:rPr>
        <w:t xml:space="preserve"> התקנת כיור כפול ע"ח יחידה סמוכה. המבקש ליישם זאת יהיה זכאי</w:t>
      </w:r>
    </w:p>
    <w:p w14:paraId="242933EA"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לכך ללא תוספת תשלום.</w:t>
      </w:r>
    </w:p>
    <w:p w14:paraId="5BB96256"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יחידת ארון עומדת - במידות: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גובה: (</w:t>
      </w:r>
      <w:smartTag w:uri="urn:schemas-microsoft-com:office:smarttags" w:element="metricconverter">
        <w:smartTagPr>
          <w:attr w:name="ProductID" w:val="228 ס&quot;מ"/>
        </w:smartTagPr>
        <w:r w:rsidRPr="00E56613">
          <w:rPr>
            <w:rFonts w:ascii="David" w:eastAsia="Times New Roman" w:hAnsi="David" w:cs="David"/>
            <w:sz w:val="24"/>
            <w:szCs w:val="24"/>
            <w:rtl/>
          </w:rPr>
          <w:t>228 ס"מ</w:t>
        </w:r>
      </w:smartTag>
      <w:r w:rsidRPr="00E56613">
        <w:rPr>
          <w:rFonts w:ascii="David" w:eastAsia="Times New Roman" w:hAnsi="David" w:cs="David"/>
          <w:sz w:val="24"/>
          <w:szCs w:val="24"/>
          <w:rtl/>
        </w:rPr>
        <w:t xml:space="preserve">), 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הכולל יחידה תחתונה עם 2 מגירות, יחידה המיועדת להתקנת תנור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יחידה עם דלת לפתיחה עליונה (קלפה – למיקרוגל) ויחידה עליונה עם 2 דלתות לפתיחה צירית. </w:t>
      </w:r>
    </w:p>
    <w:p w14:paraId="71FE5E46"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בהתאם לתכנון </w:t>
      </w:r>
      <w:proofErr w:type="spellStart"/>
      <w:r w:rsidRPr="00E56613">
        <w:rPr>
          <w:rFonts w:ascii="David" w:eastAsia="Times New Roman" w:hAnsi="David" w:cs="David"/>
          <w:sz w:val="24"/>
          <w:szCs w:val="24"/>
          <w:rtl/>
        </w:rPr>
        <w:t>ייבוצע</w:t>
      </w:r>
      <w:proofErr w:type="spellEnd"/>
      <w:r w:rsidRPr="00E56613">
        <w:rPr>
          <w:rFonts w:ascii="David" w:eastAsia="Times New Roman" w:hAnsi="David" w:cs="David"/>
          <w:sz w:val="24"/>
          <w:szCs w:val="24"/>
          <w:rtl/>
        </w:rPr>
        <w:t xml:space="preserve"> 2 </w:t>
      </w:r>
      <w:proofErr w:type="spellStart"/>
      <w:r w:rsidRPr="00E56613">
        <w:rPr>
          <w:rFonts w:ascii="David" w:eastAsia="Times New Roman" w:hAnsi="David" w:cs="David"/>
          <w:sz w:val="24"/>
          <w:szCs w:val="24"/>
          <w:rtl/>
        </w:rPr>
        <w:t>קלאפות</w:t>
      </w:r>
      <w:proofErr w:type="spellEnd"/>
      <w:r w:rsidRPr="00E56613">
        <w:rPr>
          <w:rFonts w:ascii="David" w:eastAsia="Times New Roman" w:hAnsi="David" w:cs="David"/>
          <w:sz w:val="24"/>
          <w:szCs w:val="24"/>
          <w:rtl/>
        </w:rPr>
        <w:t xml:space="preserve"> מזכוכית.    </w:t>
      </w:r>
    </w:p>
    <w:p w14:paraId="467385E3"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מידות המטבח והתכנון – יבוצע על בסיס התוכנית האדריכלית תכנון מפורט ויאושר ע"י המזמין. </w:t>
      </w:r>
      <w:proofErr w:type="spellStart"/>
      <w:r w:rsidRPr="00E56613">
        <w:rPr>
          <w:rFonts w:ascii="David" w:eastAsia="Times New Roman" w:hAnsi="David" w:cs="David"/>
          <w:sz w:val="24"/>
          <w:szCs w:val="24"/>
          <w:rtl/>
        </w:rPr>
        <w:t>הכל</w:t>
      </w:r>
      <w:proofErr w:type="spellEnd"/>
      <w:r w:rsidRPr="00E56613">
        <w:rPr>
          <w:rFonts w:ascii="David" w:eastAsia="Times New Roman" w:hAnsi="David" w:cs="David"/>
          <w:sz w:val="24"/>
          <w:szCs w:val="24"/>
          <w:rtl/>
        </w:rPr>
        <w:t xml:space="preserve"> בהתאם </w:t>
      </w:r>
      <w:proofErr w:type="spellStart"/>
      <w:r w:rsidRPr="00E56613">
        <w:rPr>
          <w:rFonts w:ascii="David" w:eastAsia="Times New Roman" w:hAnsi="David" w:cs="David"/>
          <w:sz w:val="24"/>
          <w:szCs w:val="24"/>
          <w:rtl/>
        </w:rPr>
        <w:t>לסנדרט</w:t>
      </w:r>
      <w:proofErr w:type="spellEnd"/>
      <w:r w:rsidRPr="00E56613">
        <w:rPr>
          <w:rFonts w:ascii="David" w:eastAsia="Times New Roman" w:hAnsi="David" w:cs="David"/>
          <w:sz w:val="24"/>
          <w:szCs w:val="24"/>
          <w:rtl/>
        </w:rPr>
        <w:t xml:space="preserve"> ולמידות החוזיות ושסוכמו בסיור אצל הספק.</w:t>
      </w:r>
    </w:p>
    <w:p w14:paraId="58E42304" w14:textId="77777777" w:rsidR="00E56613" w:rsidRPr="00E56613" w:rsidRDefault="00E56613" w:rsidP="00E56613">
      <w:pPr>
        <w:spacing w:before="0" w:beforeAutospacing="0" w:after="0" w:afterAutospacing="0" w:line="360" w:lineRule="auto"/>
        <w:ind w:left="567" w:firstLine="720"/>
        <w:jc w:val="both"/>
        <w:rPr>
          <w:rFonts w:ascii="David" w:eastAsia="Times New Roman" w:hAnsi="David" w:cs="David"/>
          <w:sz w:val="24"/>
          <w:szCs w:val="24"/>
          <w:rtl/>
        </w:rPr>
      </w:pP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43202A38" w14:textId="77777777" w:rsidR="00E56613" w:rsidRPr="00E56613" w:rsidRDefault="00E56613" w:rsidP="00E56613">
      <w:pPr>
        <w:spacing w:before="0" w:beforeAutospacing="0" w:after="0" w:afterAutospacing="0" w:line="360" w:lineRule="auto"/>
        <w:ind w:left="568"/>
        <w:jc w:val="both"/>
        <w:rPr>
          <w:rFonts w:ascii="David" w:eastAsia="Times New Roman" w:hAnsi="David" w:cs="David"/>
          <w:sz w:val="24"/>
          <w:szCs w:val="24"/>
          <w:u w:val="single"/>
          <w:rtl/>
        </w:rPr>
      </w:pPr>
      <w:r w:rsidRPr="00E56613">
        <w:rPr>
          <w:rFonts w:ascii="David" w:eastAsia="Times New Roman" w:hAnsi="David" w:cs="David"/>
          <w:sz w:val="24"/>
          <w:szCs w:val="24"/>
          <w:rtl/>
        </w:rPr>
        <w:tab/>
      </w:r>
      <w:r w:rsidRPr="00E56613">
        <w:rPr>
          <w:rFonts w:ascii="David" w:eastAsia="Times New Roman" w:hAnsi="David" w:cs="David"/>
          <w:sz w:val="24"/>
          <w:szCs w:val="24"/>
          <w:u w:val="single"/>
          <w:rtl/>
        </w:rPr>
        <w:t xml:space="preserve">הערה: הארון יהיה מיועד ל- 2 כיורים </w:t>
      </w:r>
      <w:proofErr w:type="spellStart"/>
      <w:r w:rsidRPr="00E56613">
        <w:rPr>
          <w:rFonts w:ascii="David" w:eastAsia="Times New Roman" w:hAnsi="David" w:cs="David"/>
          <w:sz w:val="24"/>
          <w:szCs w:val="24"/>
          <w:u w:val="single"/>
          <w:rtl/>
        </w:rPr>
        <w:t>שולחניים</w:t>
      </w:r>
      <w:proofErr w:type="spellEnd"/>
      <w:r w:rsidRPr="00E56613">
        <w:rPr>
          <w:rFonts w:ascii="David" w:eastAsia="Times New Roman" w:hAnsi="David" w:cs="David"/>
          <w:sz w:val="24"/>
          <w:szCs w:val="24"/>
          <w:u w:val="single"/>
          <w:rtl/>
        </w:rPr>
        <w:t>/כיור כפול</w:t>
      </w:r>
    </w:p>
    <w:p w14:paraId="4400710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u w:val="single"/>
          <w:rtl/>
        </w:rPr>
      </w:pPr>
    </w:p>
    <w:p w14:paraId="5FFDB6DE"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העבודות</w:t>
      </w:r>
      <w:r w:rsidRPr="00E56613">
        <w:rPr>
          <w:rFonts w:ascii="David" w:eastAsia="Times New Roman" w:hAnsi="David" w:cs="David"/>
          <w:sz w:val="24"/>
          <w:szCs w:val="24"/>
          <w:rtl/>
        </w:rPr>
        <w:t xml:space="preserve"> </w:t>
      </w:r>
    </w:p>
    <w:p w14:paraId="235D56DD"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ארונות מטבח המדידה בקו האמצע של הארון (חלוקה עליון תחתון לפי תוכנית אדריכלית או לפי הצעת אדריכל הספק/ מעצב המטבח). מחיר קומפלט</w:t>
      </w:r>
    </w:p>
    <w:p w14:paraId="4EDA2B8F"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b/>
          <w:bCs/>
          <w:sz w:val="24"/>
          <w:szCs w:val="24"/>
          <w:u w:val="single"/>
          <w:rtl/>
        </w:rPr>
      </w:pPr>
      <w:r w:rsidRPr="00E56613">
        <w:rPr>
          <w:rFonts w:ascii="David" w:eastAsia="Times New Roman" w:hAnsi="David" w:cs="David"/>
          <w:sz w:val="24"/>
          <w:szCs w:val="24"/>
          <w:rtl/>
        </w:rPr>
        <w:t>למטבח</w:t>
      </w:r>
      <w:r w:rsidRPr="00E56613">
        <w:rPr>
          <w:rFonts w:ascii="David" w:eastAsia="Times New Roman" w:hAnsi="David" w:cs="David"/>
          <w:b/>
          <w:bCs/>
          <w:sz w:val="24"/>
          <w:szCs w:val="24"/>
          <w:u w:val="single"/>
          <w:rtl/>
        </w:rPr>
        <w:t xml:space="preserve"> ממוצע:</w:t>
      </w:r>
    </w:p>
    <w:p w14:paraId="22C5ED89"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2-3 חדרים 5,000                 </w:t>
      </w:r>
    </w:p>
    <w:p w14:paraId="1E36596B"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6,500                    </w:t>
      </w:r>
    </w:p>
    <w:p w14:paraId="26111DA3"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8,000   </w:t>
      </w:r>
    </w:p>
    <w:p w14:paraId="79AABFCB"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אצל הספק הזיכוי  לדייר המשדרג כפול ממחיר היסוד.       </w:t>
      </w:r>
    </w:p>
    <w:p w14:paraId="268CB6D3" w14:textId="77777777" w:rsidR="00E56613" w:rsidRPr="00E56613" w:rsidRDefault="00E56613" w:rsidP="00E56613">
      <w:pPr>
        <w:spacing w:before="0" w:beforeAutospacing="0" w:after="0" w:afterAutospacing="0" w:line="360" w:lineRule="auto"/>
        <w:ind w:left="799" w:hanging="567"/>
        <w:jc w:val="both"/>
        <w:rPr>
          <w:rFonts w:ascii="David" w:eastAsia="Times New Roman" w:hAnsi="David" w:cs="David"/>
          <w:sz w:val="24"/>
          <w:szCs w:val="24"/>
          <w:rtl/>
        </w:rPr>
      </w:pPr>
    </w:p>
    <w:p w14:paraId="7F4E7BAA" w14:textId="77777777" w:rsidR="00AD35D2" w:rsidRDefault="00AD35D2" w:rsidP="00AD35D2">
      <w:pPr>
        <w:spacing w:before="0" w:beforeAutospacing="0" w:after="0" w:afterAutospacing="0" w:line="360" w:lineRule="auto"/>
        <w:ind w:left="1502" w:hanging="1134"/>
        <w:jc w:val="both"/>
        <w:rPr>
          <w:rFonts w:ascii="David" w:eastAsia="Times New Roman" w:hAnsi="David" w:cs="David"/>
          <w:sz w:val="24"/>
          <w:szCs w:val="24"/>
          <w:rtl/>
        </w:rPr>
      </w:pPr>
      <w:r>
        <w:rPr>
          <w:rFonts w:ascii="David" w:eastAsia="Times New Roman" w:hAnsi="David" w:cs="David"/>
          <w:sz w:val="24"/>
          <w:szCs w:val="24"/>
          <w:rtl/>
        </w:rPr>
        <w:t>ג.</w:t>
      </w:r>
      <w:r>
        <w:rPr>
          <w:rFonts w:ascii="David" w:eastAsia="Times New Roman" w:hAnsi="David" w:cs="David" w:hint="cs"/>
          <w:sz w:val="24"/>
          <w:szCs w:val="24"/>
          <w:rtl/>
        </w:rPr>
        <w:t xml:space="preserve">       </w:t>
      </w:r>
      <w:r w:rsidRPr="00AD35D2">
        <w:rPr>
          <w:rFonts w:ascii="David" w:eastAsia="Times New Roman" w:hAnsi="David" w:cs="David"/>
          <w:sz w:val="24"/>
          <w:szCs w:val="24"/>
          <w:rtl/>
        </w:rPr>
        <w:t>המחירים (כולל זיכויים)</w:t>
      </w:r>
      <w:r w:rsidRPr="00E56613">
        <w:rPr>
          <w:rFonts w:ascii="David" w:eastAsia="Times New Roman" w:hAnsi="David" w:cs="David"/>
          <w:sz w:val="24"/>
          <w:szCs w:val="24"/>
          <w:rtl/>
        </w:rPr>
        <w:t xml:space="preserve"> יהיו צמודים ל-</w:t>
      </w:r>
      <w:sdt>
        <w:sdtPr>
          <w:rPr>
            <w:rFonts w:ascii="David" w:eastAsia="Times New Roman" w:hAnsi="David" w:cs="David"/>
            <w:color w:val="000080"/>
            <w:sz w:val="24"/>
            <w:szCs w:val="24"/>
            <w:rtl/>
          </w:rPr>
          <w:alias w:val="סוג מדד כותרת"/>
          <w:tag w:val="cntMadadTypeTitle"/>
          <w:id w:val="1758560104"/>
          <w:placeholder>
            <w:docPart w:val="25ED5A29456142D2A94D083DE1EDEE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AD35D2">
            <w:rPr>
              <w:rStyle w:val="a8"/>
              <w:color w:val="00B0F0"/>
              <w:rtl/>
            </w:rPr>
            <w:t>[סוג מדד כותרת]</w:t>
          </w:r>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554822211"/>
          <w:placeholder>
            <w:docPart w:val="7E8A03CED1934F9882350454A591A5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AD35D2">
            <w:rPr>
              <w:rStyle w:val="a8"/>
              <w:color w:val="00B0F0"/>
              <w:rtl/>
            </w:rPr>
            <w:t>[מדד בגין/ידוע - כותרת]</w:t>
          </w:r>
        </w:sdtContent>
      </w:sdt>
      <w:r w:rsidRPr="00E56613">
        <w:rPr>
          <w:rFonts w:ascii="David" w:eastAsia="Times New Roman" w:hAnsi="David" w:cs="David"/>
          <w:sz w:val="24"/>
          <w:szCs w:val="24"/>
          <w:rtl/>
        </w:rPr>
        <w:t xml:space="preserve"> </w:t>
      </w:r>
    </w:p>
    <w:p w14:paraId="00EB1FC0" w14:textId="77777777" w:rsidR="00AD35D2" w:rsidRDefault="00AD35D2" w:rsidP="00AD35D2">
      <w:pPr>
        <w:spacing w:before="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תאריך </w:t>
      </w:r>
      <w:sdt>
        <w:sdtPr>
          <w:rPr>
            <w:rFonts w:ascii="David" w:eastAsia="Times New Roman" w:hAnsi="David" w:cs="David"/>
            <w:color w:val="000080"/>
            <w:sz w:val="24"/>
            <w:szCs w:val="24"/>
            <w:rtl/>
          </w:rPr>
          <w:alias w:val="מדד בסיס"/>
          <w:tag w:val="cntMadadBase"/>
          <w:id w:val="2034921039"/>
          <w:placeholder>
            <w:docPart w:val="A4619D71C3CD4CA1BD69C14BDA254E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AD35D2">
            <w:rPr>
              <w:rStyle w:val="a8"/>
              <w:color w:val="00B0F0"/>
              <w:rtl/>
            </w:rPr>
            <w:t>[מדד בסיס]</w:t>
          </w:r>
        </w:sdtContent>
      </w:sdt>
      <w:r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711010975"/>
          <w:placeholder>
            <w:docPart w:val="22E994D1002049A4A8AD2504B137F0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AD35D2">
            <w:rPr>
              <w:rStyle w:val="a8"/>
              <w:color w:val="00B0F0"/>
              <w:rtl/>
            </w:rPr>
            <w:t>[נקודות מדד]</w:t>
          </w:r>
        </w:sdtContent>
      </w:sdt>
      <w:r w:rsidRPr="00E56613">
        <w:rPr>
          <w:rFonts w:ascii="David" w:eastAsia="Times New Roman" w:hAnsi="David" w:cs="David"/>
          <w:sz w:val="24"/>
          <w:szCs w:val="24"/>
          <w:rtl/>
        </w:rPr>
        <w:t xml:space="preserve"> נקודות.</w:t>
      </w:r>
    </w:p>
    <w:p w14:paraId="572DA6F2" w14:textId="77777777" w:rsidR="00E56613" w:rsidRPr="00E56613" w:rsidRDefault="00E56613" w:rsidP="00AD35D2">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הסכומים הנ"ל אינם כוללים מע"מ.</w:t>
      </w:r>
    </w:p>
    <w:p w14:paraId="0D6A737A"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47DCBAEE"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79FC0B5B" w14:textId="77777777" w:rsidR="001A64F5" w:rsidRPr="004D1D17" w:rsidRDefault="00E56613" w:rsidP="00C24089">
      <w:pPr>
        <w:spacing w:before="0" w:beforeAutospacing="0" w:line="240" w:lineRule="auto"/>
        <w:ind w:left="851" w:hanging="567"/>
        <w:rPr>
          <w:rFonts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001A64F5" w:rsidRPr="004D1D17">
        <w:rPr>
          <w:rFonts w:cs="David" w:hint="eastAsia"/>
          <w:sz w:val="24"/>
          <w:szCs w:val="24"/>
          <w:rtl/>
        </w:rPr>
        <w:t>הספק</w:t>
      </w:r>
      <w:r w:rsidR="001A64F5" w:rsidRPr="004D1D17">
        <w:rPr>
          <w:rFonts w:cs="David"/>
          <w:sz w:val="24"/>
          <w:szCs w:val="24"/>
          <w:rtl/>
        </w:rPr>
        <w:t xml:space="preserve"> </w:t>
      </w:r>
      <w:r w:rsidR="001A64F5" w:rsidRPr="004D1D17">
        <w:rPr>
          <w:rFonts w:cs="David" w:hint="eastAsia"/>
          <w:sz w:val="24"/>
          <w:szCs w:val="24"/>
          <w:rtl/>
        </w:rPr>
        <w:t>ימסור</w:t>
      </w:r>
      <w:r w:rsidR="001A64F5" w:rsidRPr="004D1D17">
        <w:rPr>
          <w:rFonts w:cs="David"/>
          <w:sz w:val="24"/>
          <w:szCs w:val="24"/>
          <w:rtl/>
        </w:rPr>
        <w:t xml:space="preserve"> </w:t>
      </w:r>
      <w:r w:rsidR="001A64F5" w:rsidRPr="004D1D17">
        <w:rPr>
          <w:rFonts w:cs="David" w:hint="eastAsia"/>
          <w:sz w:val="24"/>
          <w:szCs w:val="24"/>
          <w:rtl/>
        </w:rPr>
        <w:t>לקבלן</w:t>
      </w:r>
      <w:r w:rsidR="001A64F5" w:rsidRPr="004D1D17">
        <w:rPr>
          <w:rFonts w:cs="David"/>
          <w:sz w:val="24"/>
          <w:szCs w:val="24"/>
          <w:rtl/>
        </w:rPr>
        <w:t xml:space="preserve"> </w:t>
      </w:r>
      <w:r w:rsidR="001A64F5" w:rsidRPr="004D1D17">
        <w:rPr>
          <w:rFonts w:cs="David" w:hint="eastAsia"/>
          <w:sz w:val="24"/>
          <w:szCs w:val="24"/>
          <w:rtl/>
        </w:rPr>
        <w:t>ערבות</w:t>
      </w:r>
      <w:r w:rsidR="001A64F5" w:rsidRPr="004D1D17">
        <w:rPr>
          <w:rFonts w:cs="David"/>
          <w:sz w:val="24"/>
          <w:szCs w:val="24"/>
          <w:rtl/>
        </w:rPr>
        <w:t xml:space="preserve"> </w:t>
      </w:r>
      <w:r w:rsidR="001A64F5" w:rsidRPr="004D1D17">
        <w:rPr>
          <w:rFonts w:cs="David" w:hint="eastAsia"/>
          <w:sz w:val="24"/>
          <w:szCs w:val="24"/>
          <w:rtl/>
        </w:rPr>
        <w:t>אוטונומית</w:t>
      </w:r>
      <w:r w:rsidR="001A64F5" w:rsidRPr="004D1D17">
        <w:rPr>
          <w:rFonts w:cs="David"/>
          <w:sz w:val="24"/>
          <w:szCs w:val="24"/>
          <w:rtl/>
        </w:rPr>
        <w:t xml:space="preserve"> </w:t>
      </w:r>
      <w:r w:rsidR="001A64F5" w:rsidRPr="004D1D17">
        <w:rPr>
          <w:rFonts w:cs="David" w:hint="eastAsia"/>
          <w:sz w:val="24"/>
          <w:szCs w:val="24"/>
          <w:rtl/>
        </w:rPr>
        <w:t>בסך</w:t>
      </w:r>
      <w:r w:rsidR="001A64F5" w:rsidRPr="004D1D17">
        <w:rPr>
          <w:rFonts w:cs="David"/>
          <w:sz w:val="24"/>
          <w:szCs w:val="24"/>
          <w:rtl/>
        </w:rPr>
        <w:t xml:space="preserve"> 5% </w:t>
      </w:r>
      <w:r w:rsidR="001A64F5" w:rsidRPr="004D1D17">
        <w:rPr>
          <w:rFonts w:cs="David" w:hint="eastAsia"/>
          <w:sz w:val="24"/>
          <w:szCs w:val="24"/>
          <w:rtl/>
        </w:rPr>
        <w:t>מאומדן</w:t>
      </w:r>
      <w:r w:rsidR="001A64F5" w:rsidRPr="004D1D17">
        <w:rPr>
          <w:rFonts w:cs="David"/>
          <w:sz w:val="24"/>
          <w:szCs w:val="24"/>
          <w:rtl/>
        </w:rPr>
        <w:t xml:space="preserve"> </w:t>
      </w:r>
      <w:r w:rsidR="001A64F5" w:rsidRPr="004D1D17">
        <w:rPr>
          <w:rFonts w:cs="David" w:hint="eastAsia"/>
          <w:sz w:val="24"/>
          <w:szCs w:val="24"/>
          <w:rtl/>
        </w:rPr>
        <w:t>מחיר</w:t>
      </w:r>
      <w:r w:rsidR="001A64F5" w:rsidRPr="004D1D17">
        <w:rPr>
          <w:rFonts w:cs="David"/>
          <w:sz w:val="24"/>
          <w:szCs w:val="24"/>
          <w:rtl/>
        </w:rPr>
        <w:t xml:space="preserve"> </w:t>
      </w:r>
      <w:r w:rsidR="001A64F5" w:rsidRPr="004D1D17">
        <w:rPr>
          <w:rFonts w:cs="David" w:hint="eastAsia"/>
          <w:sz w:val="24"/>
          <w:szCs w:val="24"/>
          <w:rtl/>
        </w:rPr>
        <w:t>העבודות</w:t>
      </w:r>
      <w:r w:rsidR="001A64F5" w:rsidRPr="004D1D17">
        <w:rPr>
          <w:rFonts w:cs="David"/>
          <w:sz w:val="24"/>
          <w:szCs w:val="24"/>
          <w:rtl/>
        </w:rPr>
        <w:t xml:space="preserve"> </w:t>
      </w:r>
      <w:r w:rsidR="001A64F5" w:rsidRPr="004D1D17">
        <w:rPr>
          <w:rFonts w:cs="David" w:hint="eastAsia"/>
          <w:sz w:val="24"/>
          <w:szCs w:val="24"/>
          <w:rtl/>
        </w:rPr>
        <w:t>הכולל</w:t>
      </w:r>
      <w:r w:rsidR="001A64F5" w:rsidRPr="004D1D17">
        <w:rPr>
          <w:rFonts w:cs="David"/>
          <w:sz w:val="24"/>
          <w:szCs w:val="24"/>
          <w:rtl/>
        </w:rPr>
        <w:t xml:space="preserve"> </w:t>
      </w:r>
      <w:r w:rsidR="001A64F5" w:rsidRPr="004D1D17">
        <w:rPr>
          <w:rFonts w:cs="David" w:hint="eastAsia"/>
          <w:sz w:val="24"/>
          <w:szCs w:val="24"/>
          <w:rtl/>
        </w:rPr>
        <w:t>לפרויקט</w:t>
      </w:r>
      <w:r w:rsidR="001A64F5" w:rsidRPr="004D1D17">
        <w:rPr>
          <w:rFonts w:cs="David"/>
          <w:sz w:val="24"/>
          <w:szCs w:val="24"/>
          <w:rtl/>
        </w:rPr>
        <w:t>/</w:t>
      </w:r>
      <w:r w:rsidR="001A64F5" w:rsidRPr="004D1D17">
        <w:rPr>
          <w:rFonts w:cs="David" w:hint="eastAsia"/>
          <w:sz w:val="24"/>
          <w:szCs w:val="24"/>
          <w:rtl/>
        </w:rPr>
        <w:t>לבניין</w:t>
      </w:r>
      <w:r w:rsidR="001A64F5" w:rsidRPr="004D1D17">
        <w:rPr>
          <w:rFonts w:cs="David"/>
          <w:sz w:val="24"/>
          <w:szCs w:val="24"/>
          <w:rtl/>
        </w:rPr>
        <w:t>.</w:t>
      </w:r>
    </w:p>
    <w:p w14:paraId="554CAC86" w14:textId="77777777" w:rsidR="001A64F5" w:rsidRPr="004D1D17" w:rsidRDefault="001A64F5" w:rsidP="00C24089">
      <w:pPr>
        <w:spacing w:before="0" w:beforeAutospacing="0" w:line="240" w:lineRule="auto"/>
        <w:ind w:left="851"/>
        <w:rPr>
          <w:rFonts w:cs="David"/>
          <w:sz w:val="24"/>
          <w:szCs w:val="24"/>
          <w:rtl/>
        </w:rPr>
      </w:pPr>
      <w:r w:rsidRPr="004D1D17">
        <w:rPr>
          <w:rFonts w:cs="David" w:hint="eastAsia"/>
          <w:sz w:val="24"/>
          <w:szCs w:val="24"/>
          <w:rtl/>
        </w:rPr>
        <w:t>כתנאי</w:t>
      </w:r>
      <w:r w:rsidRPr="004D1D17">
        <w:rPr>
          <w:rFonts w:cs="David"/>
          <w:sz w:val="24"/>
          <w:szCs w:val="24"/>
          <w:rtl/>
        </w:rPr>
        <w:t xml:space="preserve"> </w:t>
      </w:r>
      <w:r w:rsidRPr="004D1D17">
        <w:rPr>
          <w:rFonts w:cs="David" w:hint="eastAsia"/>
          <w:sz w:val="24"/>
          <w:szCs w:val="24"/>
          <w:rtl/>
        </w:rPr>
        <w:t>לתשלום</w:t>
      </w:r>
      <w:r w:rsidRPr="004D1D17">
        <w:rPr>
          <w:rFonts w:cs="David"/>
          <w:sz w:val="24"/>
          <w:szCs w:val="24"/>
          <w:rtl/>
        </w:rPr>
        <w:t xml:space="preserve"> </w:t>
      </w:r>
      <w:proofErr w:type="spellStart"/>
      <w:r w:rsidRPr="004D1D17">
        <w:rPr>
          <w:rFonts w:cs="David" w:hint="eastAsia"/>
          <w:sz w:val="24"/>
          <w:szCs w:val="24"/>
          <w:rtl/>
        </w:rPr>
        <w:t>הח</w:t>
      </w:r>
      <w:proofErr w:type="spellEnd"/>
      <w:r w:rsidRPr="004D1D17">
        <w:rPr>
          <w:rFonts w:cs="David"/>
          <w:sz w:val="24"/>
          <w:szCs w:val="24"/>
          <w:rtl/>
        </w:rPr>
        <w:t>-</w:t>
      </w:r>
      <w:r w:rsidRPr="004D1D17">
        <w:rPr>
          <w:rFonts w:cs="David" w:hint="eastAsia"/>
          <w:sz w:val="24"/>
          <w:szCs w:val="24"/>
          <w:rtl/>
        </w:rPr>
        <w:t>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ימסור</w:t>
      </w:r>
      <w:r w:rsidRPr="004D1D17">
        <w:rPr>
          <w:rFonts w:cs="David"/>
          <w:sz w:val="24"/>
          <w:szCs w:val="24"/>
          <w:rtl/>
        </w:rPr>
        <w:t xml:space="preserve"> </w:t>
      </w:r>
      <w:r w:rsidRPr="004D1D17">
        <w:rPr>
          <w:rFonts w:cs="David" w:hint="eastAsia"/>
          <w:sz w:val="24"/>
          <w:szCs w:val="24"/>
          <w:rtl/>
        </w:rPr>
        <w:t>הספק</w:t>
      </w:r>
      <w:r w:rsidRPr="004D1D17">
        <w:rPr>
          <w:rFonts w:cs="David"/>
          <w:sz w:val="24"/>
          <w:szCs w:val="24"/>
          <w:rtl/>
        </w:rPr>
        <w:t xml:space="preserve"> </w:t>
      </w:r>
      <w:r w:rsidRPr="004D1D17">
        <w:rPr>
          <w:rFonts w:cs="David" w:hint="eastAsia"/>
          <w:sz w:val="24"/>
          <w:szCs w:val="24"/>
          <w:rtl/>
        </w:rPr>
        <w:t>למזמין</w:t>
      </w:r>
      <w:r w:rsidRPr="004D1D17">
        <w:rPr>
          <w:rFonts w:cs="David"/>
          <w:sz w:val="24"/>
          <w:szCs w:val="24"/>
          <w:rtl/>
        </w:rPr>
        <w:t xml:space="preserve"> </w:t>
      </w:r>
      <w:r w:rsidRPr="004D1D17">
        <w:rPr>
          <w:rFonts w:cs="David" w:hint="eastAsia"/>
          <w:sz w:val="24"/>
          <w:szCs w:val="24"/>
          <w:rtl/>
        </w:rPr>
        <w:t>ערבות</w:t>
      </w:r>
      <w:r w:rsidRPr="004D1D17">
        <w:rPr>
          <w:rFonts w:cs="David"/>
          <w:sz w:val="24"/>
          <w:szCs w:val="24"/>
          <w:rtl/>
        </w:rPr>
        <w:t xml:space="preserve"> </w:t>
      </w:r>
      <w:r w:rsidRPr="004D1D17">
        <w:rPr>
          <w:rFonts w:cs="David" w:hint="eastAsia"/>
          <w:sz w:val="24"/>
          <w:szCs w:val="24"/>
          <w:rtl/>
        </w:rPr>
        <w:t>בנקאית</w:t>
      </w:r>
      <w:r w:rsidRPr="004D1D17">
        <w:rPr>
          <w:rFonts w:cs="David"/>
          <w:sz w:val="24"/>
          <w:szCs w:val="24"/>
          <w:rtl/>
        </w:rPr>
        <w:t xml:space="preserve"> </w:t>
      </w:r>
      <w:r w:rsidRPr="004D1D17">
        <w:rPr>
          <w:rFonts w:cs="David" w:hint="eastAsia"/>
          <w:sz w:val="24"/>
          <w:szCs w:val="24"/>
          <w:rtl/>
        </w:rPr>
        <w:t>אוטונומית</w:t>
      </w:r>
      <w:r w:rsidRPr="004D1D17">
        <w:rPr>
          <w:rFonts w:cs="David"/>
          <w:sz w:val="24"/>
          <w:szCs w:val="24"/>
          <w:rtl/>
        </w:rPr>
        <w:t xml:space="preserve"> </w:t>
      </w:r>
      <w:r w:rsidRPr="004D1D17">
        <w:rPr>
          <w:rFonts w:cs="David" w:hint="eastAsia"/>
          <w:sz w:val="24"/>
          <w:szCs w:val="24"/>
          <w:rtl/>
        </w:rPr>
        <w:t>בסך</w:t>
      </w:r>
      <w:r w:rsidRPr="004D1D17">
        <w:rPr>
          <w:rFonts w:cs="David"/>
          <w:sz w:val="24"/>
          <w:szCs w:val="24"/>
          <w:rtl/>
        </w:rPr>
        <w:t xml:space="preserve"> 5% </w:t>
      </w:r>
      <w:r w:rsidRPr="004D1D17">
        <w:rPr>
          <w:rFonts w:cs="David" w:hint="eastAsia"/>
          <w:sz w:val="24"/>
          <w:szCs w:val="24"/>
          <w:rtl/>
        </w:rPr>
        <w:t>מסך</w:t>
      </w:r>
      <w:r w:rsidRPr="004D1D17">
        <w:rPr>
          <w:rFonts w:cs="David"/>
          <w:sz w:val="24"/>
          <w:szCs w:val="24"/>
          <w:rtl/>
        </w:rPr>
        <w:t xml:space="preserve"> </w:t>
      </w:r>
      <w:r w:rsidRPr="004D1D17">
        <w:rPr>
          <w:rFonts w:cs="David" w:hint="eastAsia"/>
          <w:sz w:val="24"/>
          <w:szCs w:val="24"/>
          <w:rtl/>
        </w:rPr>
        <w:t>החשבון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המצטבר</w:t>
      </w:r>
      <w:r w:rsidRPr="004D1D17">
        <w:rPr>
          <w:rFonts w:cs="David"/>
          <w:sz w:val="24"/>
          <w:szCs w:val="24"/>
          <w:rtl/>
        </w:rPr>
        <w:t>.</w:t>
      </w:r>
    </w:p>
    <w:p w14:paraId="7983844A" w14:textId="77777777" w:rsidR="00E56613" w:rsidRPr="00E56613" w:rsidRDefault="00E56613" w:rsidP="00E56613">
      <w:pPr>
        <w:spacing w:before="0" w:beforeAutospacing="0" w:after="0" w:afterAutospacing="0" w:line="360" w:lineRule="auto"/>
        <w:ind w:left="1418" w:hanging="567"/>
        <w:jc w:val="both"/>
        <w:rPr>
          <w:rFonts w:ascii="David" w:eastAsia="Times New Roman" w:hAnsi="David" w:cs="David"/>
          <w:sz w:val="24"/>
          <w:szCs w:val="24"/>
          <w:rtl/>
        </w:rPr>
      </w:pPr>
    </w:p>
    <w:p w14:paraId="45771580" w14:textId="77777777" w:rsidR="00E56613" w:rsidRPr="00E56613" w:rsidRDefault="00E56613" w:rsidP="001A64F5">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1A64F5">
        <w:rPr>
          <w:rFonts w:ascii="David" w:eastAsia="Times New Roman" w:hAnsi="David" w:cs="David" w:hint="cs"/>
          <w:b/>
          <w:bCs/>
          <w:sz w:val="24"/>
          <w:szCs w:val="24"/>
          <w:u w:val="single"/>
          <w:rtl/>
        </w:rPr>
        <w:t xml:space="preserve">הקבלן אחראי כי </w:t>
      </w:r>
      <w:r w:rsidRPr="00E56613">
        <w:rPr>
          <w:rFonts w:ascii="David" w:eastAsia="Times New Roman" w:hAnsi="David" w:cs="David"/>
          <w:b/>
          <w:bCs/>
          <w:sz w:val="24"/>
          <w:szCs w:val="24"/>
          <w:u w:val="single"/>
          <w:rtl/>
        </w:rPr>
        <w:t xml:space="preserve">הספק </w:t>
      </w:r>
      <w:r w:rsidR="001A64F5">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תחייב 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w:t>
      </w:r>
      <w:r w:rsidRPr="00E56613">
        <w:rPr>
          <w:rFonts w:ascii="David" w:eastAsia="Times New Roman" w:hAnsi="David" w:cs="David"/>
          <w:sz w:val="24"/>
          <w:szCs w:val="24"/>
          <w:rtl/>
        </w:rPr>
        <w:t xml:space="preserve">. </w:t>
      </w:r>
    </w:p>
    <w:p w14:paraId="0480AAD7"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726BDB1"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t xml:space="preserve"> מבוטל</w:t>
      </w:r>
    </w:p>
    <w:p w14:paraId="0448030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9A7C65A"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1471631C"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lastRenderedPageBreak/>
        <w:t>א.</w:t>
      </w:r>
      <w:r w:rsidRPr="00E56613">
        <w:rPr>
          <w:rFonts w:ascii="David" w:eastAsia="Times New Roman" w:hAnsi="David" w:cs="David"/>
          <w:sz w:val="24"/>
          <w:szCs w:val="24"/>
          <w:rtl/>
        </w:rPr>
        <w:tab/>
        <w:t>הקבלן יעביר, מעת לעת, לספק את פרטי רוכשי הדירות בפרויקט/בבניין. הספק יצור קשר עם רוכשי הדירות ויזמינם לחנות הספק.</w:t>
      </w:r>
    </w:p>
    <w:p w14:paraId="5CF3D8AD"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 xml:space="preserve">מעצב/אדריכל פנים מטעם הספק יציג בפני הרוכש את </w:t>
      </w:r>
      <w:proofErr w:type="spellStart"/>
      <w:r w:rsidRPr="00E56613">
        <w:rPr>
          <w:rFonts w:ascii="David" w:eastAsia="Times New Roman" w:hAnsi="David" w:cs="David"/>
          <w:sz w:val="24"/>
          <w:szCs w:val="24"/>
          <w:rtl/>
        </w:rPr>
        <w:t>תכניות</w:t>
      </w:r>
      <w:proofErr w:type="spellEnd"/>
      <w:r w:rsidRPr="00E56613">
        <w:rPr>
          <w:rFonts w:ascii="David" w:eastAsia="Times New Roman" w:hAnsi="David" w:cs="David"/>
          <w:sz w:val="24"/>
          <w:szCs w:val="24"/>
          <w:rtl/>
        </w:rPr>
        <w:t xml:space="preserve"> הארונות בהתאם למפרט שנקבע בחוזה זה לרבות החלופות השונות המפורטות בו. הספק יחתים את הרוכש על </w:t>
      </w:r>
      <w:proofErr w:type="spellStart"/>
      <w:r w:rsidRPr="00E56613">
        <w:rPr>
          <w:rFonts w:ascii="David" w:eastAsia="Times New Roman" w:hAnsi="David" w:cs="David"/>
          <w:sz w:val="24"/>
          <w:szCs w:val="24"/>
          <w:rtl/>
        </w:rPr>
        <w:t>התכניות</w:t>
      </w:r>
      <w:proofErr w:type="spellEnd"/>
      <w:r w:rsidRPr="00E56613">
        <w:rPr>
          <w:rFonts w:ascii="David" w:eastAsia="Times New Roman" w:hAnsi="David" w:cs="David"/>
          <w:sz w:val="24"/>
          <w:szCs w:val="24"/>
          <w:rtl/>
        </w:rPr>
        <w:t xml:space="preserve"> בהם פרוט החלופות שנבחרו ע"י הרוכש, ויעביר עותק </w:t>
      </w:r>
      <w:proofErr w:type="spellStart"/>
      <w:r w:rsidRPr="00E56613">
        <w:rPr>
          <w:rFonts w:ascii="David" w:eastAsia="Times New Roman" w:hAnsi="David" w:cs="David"/>
          <w:sz w:val="24"/>
          <w:szCs w:val="24"/>
          <w:rtl/>
        </w:rPr>
        <w:t>מהתכניות</w:t>
      </w:r>
      <w:proofErr w:type="spellEnd"/>
      <w:r w:rsidRPr="00E56613">
        <w:rPr>
          <w:rFonts w:ascii="David" w:eastAsia="Times New Roman" w:hAnsi="David" w:cs="David"/>
          <w:sz w:val="24"/>
          <w:szCs w:val="24"/>
          <w:rtl/>
        </w:rPr>
        <w:t xml:space="preserve"> החתומות לקבלן </w:t>
      </w:r>
      <w:proofErr w:type="spellStart"/>
      <w:r w:rsidRPr="00E56613">
        <w:rPr>
          <w:rFonts w:ascii="David" w:eastAsia="Times New Roman" w:hAnsi="David" w:cs="David"/>
          <w:sz w:val="24"/>
          <w:szCs w:val="24"/>
          <w:rtl/>
        </w:rPr>
        <w:t>ובתכנית</w:t>
      </w:r>
      <w:proofErr w:type="spellEnd"/>
      <w:r w:rsidRPr="00E56613">
        <w:rPr>
          <w:rFonts w:ascii="David" w:eastAsia="Times New Roman" w:hAnsi="David" w:cs="David"/>
          <w:sz w:val="24"/>
          <w:szCs w:val="24"/>
          <w:rtl/>
        </w:rPr>
        <w:t xml:space="preserve"> יפורטו: שם הפרויקט, </w:t>
      </w:r>
      <w:proofErr w:type="spellStart"/>
      <w:r w:rsidRPr="00E56613">
        <w:rPr>
          <w:rFonts w:ascii="David" w:eastAsia="Times New Roman" w:hAnsi="David" w:cs="David"/>
          <w:sz w:val="24"/>
          <w:szCs w:val="24"/>
          <w:rtl/>
        </w:rPr>
        <w:t>הבנין</w:t>
      </w:r>
      <w:proofErr w:type="spellEnd"/>
      <w:r w:rsidRPr="00E56613">
        <w:rPr>
          <w:rFonts w:ascii="David" w:eastAsia="Times New Roman" w:hAnsi="David" w:cs="David"/>
          <w:sz w:val="24"/>
          <w:szCs w:val="24"/>
          <w:rtl/>
        </w:rPr>
        <w:t>, הדירה, פרטי הרוכש, חתימת הרוכש, תאריך וזיהוי בחירות הרוכש מתוך החלופות הכלולות בסטנדרט.</w:t>
      </w:r>
    </w:p>
    <w:p w14:paraId="11CC44D5"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בארונות הסטנדרטיים ולא יהיו מעוניינים בארונות חלופיים מתוצרת הקבלן יופנו ע"י הספק לקבלן.</w:t>
      </w:r>
    </w:p>
    <w:p w14:paraId="64796D01"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לרוכשים שיהיו מעוניינים להזמין מהספק ארונות אחרים  (שדרוג מהסטנדרט) מהארונות המפורטים בחוזה זה יוצעו, ע"י הספק הארונות האחרים במחיר הנמוך ב-20% ממחירון הספק וממחיר זה (לא כולל מע"מ) יופחת סך הגדול פי 2 ממחיר היסוד שנקבע בסעיף 4 בגין ארונות מטבח ובגין ארונות אמבטיה. (המדידה כמפורט לעיל). המזמין ישלם לספק את הסכום שנקבע בסעיף 4 לעיל.</w:t>
      </w:r>
    </w:p>
    <w:p w14:paraId="2157A019"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התחשיב הנ"ל יערך רק במקרים בהם הארונות האחרים יהיו שונים בצורה מהותית מהארונות המפורטים בחוזה זה.</w:t>
      </w:r>
    </w:p>
    <w:p w14:paraId="39A5A5AA" w14:textId="77777777" w:rsidR="00E56613" w:rsidRPr="00E56613" w:rsidRDefault="00E56613" w:rsidP="00237720">
      <w:pPr>
        <w:numPr>
          <w:ilvl w:val="0"/>
          <w:numId w:val="10"/>
        </w:numPr>
        <w:spacing w:before="0" w:beforeAutospacing="0" w:after="6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ללא תוספת תשלום</w:t>
      </w:r>
    </w:p>
    <w:p w14:paraId="22D148A5" w14:textId="77777777" w:rsidR="00E56613" w:rsidRPr="00E56613" w:rsidRDefault="00E56613" w:rsidP="00E56613">
      <w:pPr>
        <w:spacing w:before="24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בגין התאמת שתי יחידות ארון תחתון עבור כיור כפול במקום כיור בודד  </w:t>
      </w:r>
      <w:r w:rsidRPr="00E56613">
        <w:rPr>
          <w:rFonts w:ascii="David" w:eastAsia="Times New Roman" w:hAnsi="David" w:cs="David"/>
          <w:b/>
          <w:bCs/>
          <w:sz w:val="24"/>
          <w:szCs w:val="24"/>
          <w:u w:val="single"/>
          <w:rtl/>
        </w:rPr>
        <w:t xml:space="preserve">ללא </w:t>
      </w:r>
      <w:r w:rsidRPr="00E56613">
        <w:rPr>
          <w:rFonts w:ascii="David" w:eastAsia="Times New Roman" w:hAnsi="David" w:cs="David"/>
          <w:sz w:val="24"/>
          <w:szCs w:val="24"/>
          <w:rtl/>
        </w:rPr>
        <w:t xml:space="preserve">גם במקרה שהרוכש יזמין מהספק ארונות אחרים מהארונות המפורטים בחוזה זה יכין הספק </w:t>
      </w:r>
      <w:proofErr w:type="spellStart"/>
      <w:r w:rsidRPr="00E56613">
        <w:rPr>
          <w:rFonts w:ascii="David" w:eastAsia="Times New Roman" w:hAnsi="David" w:cs="David"/>
          <w:sz w:val="24"/>
          <w:szCs w:val="24"/>
          <w:rtl/>
        </w:rPr>
        <w:t>תכניות</w:t>
      </w:r>
      <w:proofErr w:type="spellEnd"/>
      <w:r w:rsidRPr="00E56613">
        <w:rPr>
          <w:rFonts w:ascii="David" w:eastAsia="Times New Roman" w:hAnsi="David" w:cs="David"/>
          <w:sz w:val="24"/>
          <w:szCs w:val="24"/>
          <w:rtl/>
        </w:rPr>
        <w:t xml:space="preserve"> של הארונות האחרים (מבט על, חזיתות, </w:t>
      </w:r>
      <w:proofErr w:type="spellStart"/>
      <w:r w:rsidRPr="00E56613">
        <w:rPr>
          <w:rFonts w:ascii="David" w:eastAsia="Times New Roman" w:hAnsi="David" w:cs="David"/>
          <w:sz w:val="24"/>
          <w:szCs w:val="24"/>
          <w:rtl/>
        </w:rPr>
        <w:t>איזומטריה</w:t>
      </w:r>
      <w:proofErr w:type="spellEnd"/>
      <w:r w:rsidRPr="00E56613">
        <w:rPr>
          <w:rFonts w:ascii="David" w:eastAsia="Times New Roman" w:hAnsi="David" w:cs="David"/>
          <w:sz w:val="24"/>
          <w:szCs w:val="24"/>
          <w:rtl/>
        </w:rPr>
        <w:t xml:space="preserve">, תכנית מיקום נק' חשמל, גז ואינסטלציה עם מידות מפורטות) ויחתים את הרוכש. </w:t>
      </w:r>
      <w:proofErr w:type="spellStart"/>
      <w:r w:rsidRPr="00E56613">
        <w:rPr>
          <w:rFonts w:ascii="David" w:eastAsia="Times New Roman" w:hAnsi="David" w:cs="David"/>
          <w:sz w:val="24"/>
          <w:szCs w:val="24"/>
          <w:rtl/>
        </w:rPr>
        <w:t>בתכניות</w:t>
      </w:r>
      <w:proofErr w:type="spellEnd"/>
      <w:r w:rsidRPr="00E56613">
        <w:rPr>
          <w:rFonts w:ascii="David" w:eastAsia="Times New Roman" w:hAnsi="David" w:cs="David"/>
          <w:sz w:val="24"/>
          <w:szCs w:val="24"/>
          <w:rtl/>
        </w:rPr>
        <w:t xml:space="preserve"> יפורטו הנתונים כאמור בסעיף 3 א לעיל וכן סוג העץ, צבע, פרזול, מסד </w:t>
      </w:r>
      <w:proofErr w:type="spellStart"/>
      <w:r w:rsidRPr="00E56613">
        <w:rPr>
          <w:rFonts w:ascii="David" w:eastAsia="Times New Roman" w:hAnsi="David" w:cs="David"/>
          <w:sz w:val="24"/>
          <w:szCs w:val="24"/>
          <w:rtl/>
        </w:rPr>
        <w:t>וכיוב"ז</w:t>
      </w:r>
      <w:proofErr w:type="spellEnd"/>
      <w:r w:rsidRPr="00E56613">
        <w:rPr>
          <w:rFonts w:ascii="David" w:eastAsia="Times New Roman" w:hAnsi="David" w:cs="David"/>
          <w:sz w:val="24"/>
          <w:szCs w:val="24"/>
          <w:rtl/>
        </w:rPr>
        <w:t>.</w:t>
      </w:r>
    </w:p>
    <w:p w14:paraId="51DCAC45"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לפי דרישת הקבלן יעביר הספק טופס דיווח מודפס המרכז את סטטוס הטיפול מול כל רוכש. (לרבות התרעה לגבי רוכשים שטרם הגיעו לחנות הספק)</w:t>
      </w:r>
    </w:p>
    <w:p w14:paraId="19C9B41A"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 (ובין היתר בנושאי בטיחות שמירה ובטוח) ומתחייב לחתום על החוזה בנוסח שנהוג אצל הקבלן שיבחר ע"י היזם לביצוע הפרויקט.</w:t>
      </w:r>
    </w:p>
    <w:p w14:paraId="6A0F0589"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4"/>
          <w:szCs w:val="24"/>
          <w:u w:val="single"/>
          <w:rtl/>
        </w:rPr>
        <w:br w:type="page"/>
      </w:r>
      <w:r w:rsidRPr="00E56613">
        <w:rPr>
          <w:rFonts w:ascii="David" w:eastAsia="Times New Roman" w:hAnsi="David" w:cs="David"/>
          <w:b/>
          <w:bCs/>
          <w:snapToGrid w:val="0"/>
          <w:sz w:val="26"/>
          <w:szCs w:val="24"/>
          <w:u w:val="single"/>
          <w:rtl/>
        </w:rPr>
        <w:lastRenderedPageBreak/>
        <w:t>נספח 3.1.28</w:t>
      </w:r>
    </w:p>
    <w:p w14:paraId="5D544C8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0608EF9A"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תנאים מיוחדים לאספקת והרכבת דלתות פנים </w:t>
      </w:r>
    </w:p>
    <w:p w14:paraId="1FDC9388" w14:textId="15EB8DC4"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273358041"/>
          <w:placeholder>
            <w:docPart w:val="A07761CF87D24519ADE3B013629A3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93" w:author="Meryl Etman" w:date="2024-10-30T16:26:00Z">
            <w:r w:rsidR="00853104">
              <w:rPr>
                <w:rFonts w:ascii="David" w:eastAsia="Times New Roman" w:hAnsi="David" w:cs="David"/>
                <w:b/>
                <w:bCs/>
                <w:color w:val="800080"/>
                <w:sz w:val="24"/>
                <w:szCs w:val="24"/>
                <w:u w:val="single"/>
                <w:rtl/>
              </w:rPr>
              <w:t>סביוני גבעת שמואל מגרשים 1006-1007</w:t>
            </w:r>
          </w:ins>
        </w:sdtContent>
      </w:sdt>
    </w:p>
    <w:p w14:paraId="6C147EC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95179BA" w14:textId="77777777" w:rsidR="00E56613" w:rsidRPr="00E56613" w:rsidRDefault="00E56613" w:rsidP="00237720">
      <w:pPr>
        <w:numPr>
          <w:ilvl w:val="0"/>
          <w:numId w:val="11"/>
        </w:numPr>
        <w:spacing w:before="0" w:beforeAutospacing="0" w:after="0" w:afterAutospacing="0" w:line="360" w:lineRule="auto"/>
        <w:ind w:left="720"/>
        <w:jc w:val="both"/>
        <w:rPr>
          <w:rFonts w:ascii="David" w:eastAsia="Times New Roman" w:hAnsi="David" w:cs="David"/>
          <w:sz w:val="24"/>
          <w:szCs w:val="24"/>
          <w:u w:val="single"/>
          <w:rtl/>
        </w:rPr>
      </w:pPr>
      <w:r w:rsidRPr="00E56613">
        <w:rPr>
          <w:rFonts w:ascii="David" w:eastAsia="Times New Roman" w:hAnsi="David" w:cs="David"/>
          <w:b/>
          <w:bCs/>
          <w:sz w:val="24"/>
          <w:szCs w:val="24"/>
          <w:u w:val="single"/>
          <w:rtl/>
        </w:rPr>
        <w:t>פרוט העבודה</w:t>
      </w:r>
      <w:r w:rsidRPr="00E56613">
        <w:rPr>
          <w:rFonts w:ascii="David" w:eastAsia="Times New Roman" w:hAnsi="David" w:cs="David"/>
          <w:sz w:val="24"/>
          <w:szCs w:val="24"/>
          <w:u w:val="single"/>
          <w:rtl/>
        </w:rPr>
        <w:t xml:space="preserve"> </w:t>
      </w:r>
    </w:p>
    <w:p w14:paraId="75B7CD21"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ייצור,</w:t>
      </w:r>
      <w:r w:rsidR="00C96B78">
        <w:rPr>
          <w:rFonts w:ascii="David" w:eastAsia="Times New Roman" w:hAnsi="David" w:cs="David" w:hint="cs"/>
          <w:sz w:val="24"/>
          <w:szCs w:val="24"/>
          <w:rtl/>
        </w:rPr>
        <w:t xml:space="preserve"> </w:t>
      </w:r>
      <w:r w:rsidR="00C96B78">
        <w:rPr>
          <w:rFonts w:ascii="David" w:eastAsia="Times New Roman" w:hAnsi="David" w:cs="David"/>
          <w:sz w:val="24"/>
          <w:szCs w:val="24"/>
          <w:rtl/>
        </w:rPr>
        <w:t>אספקה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והרכבה של משקופים ודלתות פנים  במידות שונות עפ"י </w:t>
      </w:r>
      <w:proofErr w:type="spellStart"/>
      <w:r w:rsidRPr="00E56613">
        <w:rPr>
          <w:rFonts w:ascii="David" w:eastAsia="Times New Roman" w:hAnsi="David" w:cs="David"/>
          <w:sz w:val="24"/>
          <w:szCs w:val="24"/>
          <w:rtl/>
        </w:rPr>
        <w:t>תכניות</w:t>
      </w:r>
      <w:proofErr w:type="spellEnd"/>
      <w:r w:rsidRPr="00E56613">
        <w:rPr>
          <w:rFonts w:ascii="David" w:eastAsia="Times New Roman" w:hAnsi="David" w:cs="David"/>
          <w:sz w:val="24"/>
          <w:szCs w:val="24"/>
          <w:rtl/>
        </w:rPr>
        <w:t>, מפרט וכתב כמויות.</w:t>
      </w:r>
    </w:p>
    <w:p w14:paraId="27454ECB" w14:textId="77777777" w:rsidR="00E56613" w:rsidRPr="00E56613" w:rsidRDefault="00E56613" w:rsidP="00E56613">
      <w:pPr>
        <w:spacing w:before="120" w:beforeAutospacing="0" w:after="0" w:afterAutospacing="0" w:line="360" w:lineRule="auto"/>
        <w:ind w:left="1004"/>
        <w:rPr>
          <w:rFonts w:ascii="David" w:eastAsia="Times New Roman" w:hAnsi="David" w:cs="David"/>
          <w:sz w:val="24"/>
          <w:szCs w:val="24"/>
          <w:rtl/>
        </w:rPr>
      </w:pPr>
      <w:r w:rsidRPr="00E56613">
        <w:rPr>
          <w:rFonts w:ascii="David" w:eastAsia="Times New Roman" w:hAnsi="David" w:cs="David"/>
          <w:sz w:val="24"/>
          <w:szCs w:val="24"/>
          <w:rtl/>
        </w:rPr>
        <w:t xml:space="preserve">באחריות הספק לבצע מדידות באתר להתקנת כל משקוף לאחר בניה וטיח, להתריע </w:t>
      </w:r>
      <w:r w:rsidRPr="00E56613">
        <w:rPr>
          <w:rFonts w:ascii="David" w:eastAsia="Times New Roman" w:hAnsi="David" w:cs="David"/>
          <w:sz w:val="24"/>
          <w:szCs w:val="24"/>
          <w:rtl/>
        </w:rPr>
        <w:br/>
        <w:t>במקרים בהם הבניה בפועל אינה תואמת את התכנון .</w:t>
      </w:r>
    </w:p>
    <w:p w14:paraId="28EC997D"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 xml:space="preserve"> ב</w:t>
      </w:r>
      <w:r w:rsidRPr="00E56613">
        <w:rPr>
          <w:rFonts w:ascii="David" w:eastAsia="Times New Roman" w:hAnsi="David" w:cs="David"/>
          <w:sz w:val="24"/>
          <w:szCs w:val="24"/>
          <w:rtl/>
        </w:rPr>
        <w:t>.</w:t>
      </w:r>
      <w:r w:rsidRPr="00E56613">
        <w:rPr>
          <w:rFonts w:ascii="David" w:eastAsia="Times New Roman" w:hAnsi="David" w:cs="David"/>
          <w:sz w:val="24"/>
          <w:szCs w:val="24"/>
          <w:rtl/>
        </w:rPr>
        <w:tab/>
        <w:t>בגמר ההרכבה הספק יגן על הדלתות והמשקופים  מפני פגיעות ורסיסי צבע, ע"י עטיפתם.</w:t>
      </w:r>
    </w:p>
    <w:p w14:paraId="17C91ECA"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ג</w:t>
      </w:r>
      <w:r w:rsidRPr="00E56613">
        <w:rPr>
          <w:rFonts w:ascii="David" w:eastAsia="Times New Roman" w:hAnsi="David" w:cs="David"/>
          <w:sz w:val="24"/>
          <w:szCs w:val="24"/>
          <w:rtl/>
        </w:rPr>
        <w:t>.</w:t>
      </w:r>
      <w:r w:rsidRPr="00E56613">
        <w:rPr>
          <w:rFonts w:ascii="David" w:eastAsia="Times New Roman" w:hAnsi="David" w:cs="David"/>
          <w:sz w:val="24"/>
          <w:szCs w:val="24"/>
          <w:rtl/>
        </w:rPr>
        <w:tab/>
        <w:t>הספק מצהיר ומתחייב שכל העבודות שיבוצעו על- ידו יבוצעו  בהתאם לתקנים ישראליים ומפרטי מכון התקנים , כי הוא מודע למיקום המיועד להתקנת כל פריט, ושהעבודות תבוצענה בהתאם לתנאים הצפויים במקום המיועד . הספק מצהיר שהוצג בפניו מפרט המכר הסטנדרטי לרוכשי הדירות ושהעבודות שיבוצעו על- ידו לא תבוצענה בסתירה לאמור בו.</w:t>
      </w:r>
    </w:p>
    <w:p w14:paraId="19AEDEB6"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ד</w:t>
      </w:r>
      <w:r w:rsidRPr="00E56613">
        <w:rPr>
          <w:rFonts w:ascii="David" w:eastAsia="Times New Roman" w:hAnsi="David" w:cs="David"/>
          <w:sz w:val="24"/>
          <w:szCs w:val="24"/>
          <w:rtl/>
        </w:rPr>
        <w:t>.      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64A2AFDA"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0411FD4"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6D6ED57D"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כללי</w:t>
      </w:r>
      <w:r w:rsidRPr="00E56613">
        <w:rPr>
          <w:rFonts w:ascii="David" w:eastAsia="Times New Roman" w:hAnsi="David" w:cs="David"/>
          <w:sz w:val="24"/>
          <w:szCs w:val="24"/>
          <w:rtl/>
        </w:rPr>
        <w:t xml:space="preserve">  </w:t>
      </w:r>
    </w:p>
    <w:p w14:paraId="50011592"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ידוע לספק כי למזמין/לקבלן זכות להתקשר בחוזה עם ספקים/קבלן/ים נוספים ליצור אספקת והתקנת דלתות ומשקופים בפרויקט / בבניין.</w:t>
      </w:r>
    </w:p>
    <w:p w14:paraId="54A550F0"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המזמין רשאי לאפשר לרוכשי הדירות בפרויקט/ בבניינים לבחור מאיזה ספק  </w:t>
      </w:r>
    </w:p>
    <w:p w14:paraId="651EEB4A"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תוזמן העבודה .</w:t>
      </w:r>
    </w:p>
    <w:p w14:paraId="6E35697F" w14:textId="77777777" w:rsidR="00E56613" w:rsidRPr="00E56613" w:rsidRDefault="00C96B78" w:rsidP="00E56613">
      <w:pPr>
        <w:spacing w:before="0" w:beforeAutospacing="0" w:after="0" w:afterAutospacing="0" w:line="360" w:lineRule="auto"/>
        <w:ind w:left="1724" w:hanging="720"/>
        <w:jc w:val="both"/>
        <w:rPr>
          <w:rFonts w:ascii="David" w:eastAsia="Times New Roman" w:hAnsi="David" w:cs="David"/>
          <w:sz w:val="24"/>
          <w:szCs w:val="24"/>
          <w:rtl/>
        </w:rPr>
      </w:pPr>
      <w:r>
        <w:rPr>
          <w:rFonts w:ascii="David" w:eastAsia="Times New Roman" w:hAnsi="David" w:cs="David"/>
          <w:sz w:val="24"/>
          <w:szCs w:val="24"/>
          <w:rtl/>
        </w:rPr>
        <w:t>דלתות הפרו</w:t>
      </w:r>
      <w:r w:rsidR="00E56613" w:rsidRPr="00E56613">
        <w:rPr>
          <w:rFonts w:ascii="David" w:eastAsia="Times New Roman" w:hAnsi="David" w:cs="David"/>
          <w:sz w:val="24"/>
          <w:szCs w:val="24"/>
          <w:rtl/>
        </w:rPr>
        <w:t>יקט</w:t>
      </w:r>
      <w:r>
        <w:rPr>
          <w:rFonts w:ascii="David" w:eastAsia="Times New Roman" w:hAnsi="David" w:cs="David"/>
          <w:sz w:val="24"/>
          <w:szCs w:val="24"/>
          <w:rtl/>
        </w:rPr>
        <w:t xml:space="preserve"> יהיו בגובה סטנדרטי ורוחב ע"פ ת</w:t>
      </w:r>
      <w:r w:rsidR="00E56613" w:rsidRPr="00E56613">
        <w:rPr>
          <w:rFonts w:ascii="David" w:eastAsia="Times New Roman" w:hAnsi="David" w:cs="David"/>
          <w:sz w:val="24"/>
          <w:szCs w:val="24"/>
          <w:rtl/>
        </w:rPr>
        <w:t xml:space="preserve">כנית אדריכלות.  </w:t>
      </w:r>
    </w:p>
    <w:p w14:paraId="121D1165"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003104AC" w14:textId="77777777" w:rsidR="00E56613" w:rsidRPr="00E56613" w:rsidRDefault="00E56613" w:rsidP="00E56613">
      <w:pPr>
        <w:spacing w:before="0" w:beforeAutospacing="0" w:after="0" w:afterAutospacing="0" w:line="360" w:lineRule="auto"/>
        <w:ind w:left="2160" w:hanging="720"/>
        <w:jc w:val="both"/>
        <w:rPr>
          <w:rFonts w:ascii="David" w:eastAsia="Times New Roman" w:hAnsi="David" w:cs="David"/>
          <w:sz w:val="24"/>
          <w:szCs w:val="24"/>
          <w:rtl/>
        </w:rPr>
      </w:pPr>
    </w:p>
    <w:p w14:paraId="738CD7B4"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סוגי עץ לעבודות נגרות</w:t>
      </w:r>
    </w:p>
    <w:p w14:paraId="7D3C0E72"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Pr>
      </w:pPr>
      <w:r w:rsidRPr="00E56613">
        <w:rPr>
          <w:rFonts w:ascii="David" w:eastAsia="Times New Roman" w:hAnsi="David" w:cs="David"/>
          <w:sz w:val="24"/>
          <w:szCs w:val="24"/>
          <w:rtl/>
        </w:rPr>
        <w:t>א.</w:t>
      </w:r>
      <w:r w:rsidRPr="00E56613">
        <w:rPr>
          <w:rFonts w:ascii="David" w:eastAsia="Times New Roman" w:hAnsi="David" w:cs="David"/>
          <w:sz w:val="24"/>
          <w:szCs w:val="24"/>
          <w:rtl/>
        </w:rPr>
        <w:tab/>
        <w:t>כל העץ יהיה חדש, יבש,</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בריא וללא תולעים, מחלות ופגמים מכל סוג אפשרי. הספק חייב לוודא שהעץ בא ממקור אשר דאג לטפל טיפול כימי מוקדם על מנת למנוע כל אפשרות של הימצאות מזיקים ו/או תולעים בעץ.</w:t>
      </w:r>
    </w:p>
    <w:p w14:paraId="040335F6"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Pr>
      </w:pPr>
      <w:r w:rsidRPr="00E56613">
        <w:rPr>
          <w:rFonts w:ascii="David" w:eastAsia="Times New Roman" w:hAnsi="David" w:cs="David"/>
          <w:sz w:val="24"/>
          <w:szCs w:val="24"/>
          <w:rtl/>
        </w:rPr>
        <w:t>לפי דרישת המפקח יהיה חייב הספק להוכיח בצורה ברורה שאכן העץ ללא תולעים ו/או מזיקים אחרים כנ"ל.</w:t>
      </w:r>
    </w:p>
    <w:p w14:paraId="0A39CC4D"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r w:rsidRPr="00E56613">
        <w:rPr>
          <w:rFonts w:ascii="David" w:eastAsia="Times New Roman" w:hAnsi="David" w:cs="David"/>
          <w:sz w:val="24"/>
          <w:szCs w:val="24"/>
          <w:rtl/>
        </w:rPr>
        <w:t>עצים החשופים לרטיבות יטופלו בהתאם.</w:t>
      </w:r>
    </w:p>
    <w:p w14:paraId="665F66B5"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sz w:val="24"/>
          <w:szCs w:val="24"/>
          <w:rtl/>
        </w:rPr>
        <w:lastRenderedPageBreak/>
        <w:t>ב.</w:t>
      </w:r>
      <w:r w:rsidRPr="00E56613">
        <w:rPr>
          <w:rFonts w:ascii="David" w:eastAsia="Times New Roman" w:hAnsi="David" w:cs="David"/>
          <w:sz w:val="24"/>
          <w:szCs w:val="24"/>
          <w:rtl/>
        </w:rPr>
        <w:tab/>
        <w:t xml:space="preserve">אין להשתמש בלוחות </w:t>
      </w:r>
      <w:proofErr w:type="spellStart"/>
      <w:r w:rsidRPr="00E56613">
        <w:rPr>
          <w:rFonts w:ascii="David" w:eastAsia="Times New Roman" w:hAnsi="David" w:cs="David"/>
          <w:sz w:val="24"/>
          <w:szCs w:val="24"/>
          <w:rtl/>
        </w:rPr>
        <w:t>שבביים</w:t>
      </w:r>
      <w:proofErr w:type="spellEnd"/>
      <w:r w:rsidRPr="00E56613">
        <w:rPr>
          <w:rFonts w:ascii="David" w:eastAsia="Times New Roman" w:hAnsi="David" w:cs="David"/>
          <w:sz w:val="24"/>
          <w:szCs w:val="24"/>
          <w:rtl/>
        </w:rPr>
        <w:t xml:space="preserve"> ("סיבית") אלה אם צוין אחרת במפורש  ו/או אושר מראש על ידי האדריכל בכתב.</w:t>
      </w:r>
      <w:r w:rsidRPr="00E56613">
        <w:rPr>
          <w:rFonts w:ascii="David" w:eastAsia="Times New Roman" w:hAnsi="David" w:cs="David"/>
          <w:sz w:val="24"/>
          <w:szCs w:val="24"/>
          <w:rtl/>
        </w:rPr>
        <w:tab/>
      </w:r>
    </w:p>
    <w:p w14:paraId="74F42B8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5637E5D0"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פורמייקה</w:t>
      </w:r>
    </w:p>
    <w:p w14:paraId="397846E3"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הפורמייקה לציפויים השונים תהיה מהסוג המעולה ביותר המיוצרת בארץ לפי ת"י 507 בגוונים ובגמר לפי בחירת האדריכל. לוחות הפורמייקה  על כל אלמנט יהיו שלמים ללא חיבורים, ללא חפיות, ללא בקיעים וכו' . עובי הפורמייקה יהיה </w:t>
      </w:r>
      <w:smartTag w:uri="urn:schemas-microsoft-com:office:smarttags" w:element="metricconverter">
        <w:smartTagPr>
          <w:attr w:name="ProductID" w:val="1.0 מ&quot;מ"/>
        </w:smartTagPr>
        <w:r w:rsidRPr="00E56613">
          <w:rPr>
            <w:rFonts w:ascii="David" w:eastAsia="Times New Roman" w:hAnsi="David" w:cs="David"/>
            <w:sz w:val="24"/>
            <w:szCs w:val="24"/>
            <w:rtl/>
          </w:rPr>
          <w:t>1.0 מ"מ</w:t>
        </w:r>
      </w:smartTag>
      <w:r w:rsidRPr="00E56613">
        <w:rPr>
          <w:rFonts w:ascii="David" w:eastAsia="Times New Roman" w:hAnsi="David" w:cs="David"/>
          <w:sz w:val="24"/>
          <w:szCs w:val="24"/>
          <w:rtl/>
        </w:rPr>
        <w:t xml:space="preserve"> לפחות , למעט ציפוי הפורמייקה בצידם הפנימי של האלמנטים (שאינם גלויים לעין) בהם ניתן להשתמש בפורמייקה גב דקה בעובי </w:t>
      </w:r>
      <w:smartTag w:uri="urn:schemas-microsoft-com:office:smarttags" w:element="metricconverter">
        <w:smartTagPr>
          <w:attr w:name="ProductID" w:val="0.8 מ&quot;מ"/>
        </w:smartTagPr>
        <w:r w:rsidRPr="00E56613">
          <w:rPr>
            <w:rFonts w:ascii="David" w:eastAsia="Times New Roman" w:hAnsi="David" w:cs="David"/>
            <w:sz w:val="24"/>
            <w:szCs w:val="24"/>
            <w:rtl/>
          </w:rPr>
          <w:t>0.8 מ"מ</w:t>
        </w:r>
      </w:smartTag>
      <w:r w:rsidRPr="00E56613">
        <w:rPr>
          <w:rFonts w:ascii="David" w:eastAsia="Times New Roman" w:hAnsi="David" w:cs="David"/>
          <w:sz w:val="24"/>
          <w:szCs w:val="24"/>
          <w:rtl/>
        </w:rPr>
        <w:t xml:space="preserve"> (אולם רק באישור מראש של האדריכל).</w:t>
      </w:r>
    </w:p>
    <w:p w14:paraId="564442A3"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הדבק לשימוש בהדבקת הפורמייקה יהיה מעולה ומתאים לתפקידו, ויהיה ניתן להסרה בקלות משטחי פורמייקה שהתלכלכו בדבק הנ"ל בצורה שלא תקלקל או תשנה  את אופי משטחי הפורמייקה מהם הוסר הדבק. </w:t>
      </w:r>
    </w:p>
    <w:p w14:paraId="13BD4EB2"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כל הדלתות המצופות פורמייקה יכללו בביצוען סרגל מסביב מעץ </w:t>
      </w:r>
      <w:proofErr w:type="spellStart"/>
      <w:r w:rsidRPr="00E56613">
        <w:rPr>
          <w:rFonts w:ascii="David" w:eastAsia="Times New Roman" w:hAnsi="David" w:cs="David"/>
          <w:sz w:val="24"/>
          <w:szCs w:val="24"/>
          <w:rtl/>
        </w:rPr>
        <w:t>גושני</w:t>
      </w:r>
      <w:proofErr w:type="spellEnd"/>
      <w:r w:rsidRPr="00E56613">
        <w:rPr>
          <w:rFonts w:ascii="David" w:eastAsia="Times New Roman" w:hAnsi="David" w:cs="David"/>
          <w:sz w:val="24"/>
          <w:szCs w:val="24"/>
          <w:rtl/>
        </w:rPr>
        <w:t xml:space="preserve"> מאסיבי "</w:t>
      </w:r>
      <w:proofErr w:type="spellStart"/>
      <w:r w:rsidRPr="00E56613">
        <w:rPr>
          <w:rFonts w:ascii="David" w:eastAsia="Times New Roman" w:hAnsi="David" w:cs="David"/>
          <w:sz w:val="24"/>
          <w:szCs w:val="24"/>
          <w:rtl/>
        </w:rPr>
        <w:t>אשה</w:t>
      </w:r>
      <w:proofErr w:type="spellEnd"/>
      <w:r w:rsidRPr="00E56613">
        <w:rPr>
          <w:rFonts w:ascii="David" w:eastAsia="Times New Roman" w:hAnsi="David" w:cs="David"/>
          <w:sz w:val="24"/>
          <w:szCs w:val="24"/>
          <w:rtl/>
        </w:rPr>
        <w:t xml:space="preserve">" </w:t>
      </w:r>
      <w:proofErr w:type="spellStart"/>
      <w:r w:rsidRPr="00E56613">
        <w:rPr>
          <w:rFonts w:ascii="David" w:eastAsia="Times New Roman" w:hAnsi="David" w:cs="David"/>
          <w:sz w:val="24"/>
          <w:szCs w:val="24"/>
          <w:rtl/>
        </w:rPr>
        <w:t>צבוע"דור</w:t>
      </w:r>
      <w:proofErr w:type="spellEnd"/>
      <w:r w:rsidRPr="00E56613">
        <w:rPr>
          <w:rFonts w:ascii="David" w:eastAsia="Times New Roman" w:hAnsi="David" w:cs="David"/>
          <w:sz w:val="24"/>
          <w:szCs w:val="24"/>
          <w:rtl/>
        </w:rPr>
        <w:t xml:space="preserve"> לק" או "</w:t>
      </w:r>
      <w:proofErr w:type="spellStart"/>
      <w:r w:rsidRPr="00E56613">
        <w:rPr>
          <w:rFonts w:ascii="David" w:eastAsia="Times New Roman" w:hAnsi="David" w:cs="David"/>
          <w:sz w:val="24"/>
          <w:szCs w:val="24"/>
          <w:rtl/>
        </w:rPr>
        <w:t>הולצלזור</w:t>
      </w:r>
      <w:proofErr w:type="spellEnd"/>
      <w:r w:rsidRPr="00E56613">
        <w:rPr>
          <w:rFonts w:ascii="David" w:eastAsia="Times New Roman" w:hAnsi="David" w:cs="David"/>
          <w:sz w:val="24"/>
          <w:szCs w:val="24"/>
          <w:rtl/>
        </w:rPr>
        <w:t xml:space="preserve"> 2000 " .</w:t>
      </w:r>
    </w:p>
    <w:p w14:paraId="6080B038"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משקופי עץ לדלתות מצופות פורמייקה או פורניר ייצבעו במערכת צבע "</w:t>
      </w:r>
      <w:proofErr w:type="spellStart"/>
      <w:r w:rsidRPr="00E56613">
        <w:rPr>
          <w:rFonts w:ascii="David" w:eastAsia="Times New Roman" w:hAnsi="David" w:cs="David"/>
          <w:sz w:val="24"/>
          <w:szCs w:val="24"/>
          <w:rtl/>
        </w:rPr>
        <w:t>סופרלק</w:t>
      </w:r>
      <w:proofErr w:type="spellEnd"/>
      <w:r w:rsidRPr="00E56613">
        <w:rPr>
          <w:rFonts w:ascii="David" w:eastAsia="Times New Roman" w:hAnsi="David" w:cs="David"/>
          <w:sz w:val="24"/>
          <w:szCs w:val="24"/>
          <w:rtl/>
        </w:rPr>
        <w:t xml:space="preserve">".ו/או יקבלו ציפוי דוגמת הדלתות. </w:t>
      </w:r>
    </w:p>
    <w:p w14:paraId="43F53EF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327D75C7"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פורניר </w:t>
      </w:r>
    </w:p>
    <w:p w14:paraId="121C2A4A"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משטחים המיועדים לציפוי פורניר יצופו בפורניר שתבחר על ידי האדריכל. באם הדלת אינה מייצור מתועש, יש לבצע את ההדבקה בכבישה (</w:t>
      </w:r>
      <w:r w:rsidRPr="00E56613">
        <w:rPr>
          <w:rFonts w:ascii="David" w:eastAsia="Times New Roman" w:hAnsi="David" w:cs="David"/>
          <w:sz w:val="24"/>
          <w:szCs w:val="24"/>
        </w:rPr>
        <w:t>PRESS</w:t>
      </w:r>
      <w:r w:rsidRPr="00E56613">
        <w:rPr>
          <w:rFonts w:ascii="David" w:eastAsia="Times New Roman" w:hAnsi="David" w:cs="David"/>
          <w:sz w:val="24"/>
          <w:szCs w:val="24"/>
          <w:rtl/>
        </w:rPr>
        <w:t xml:space="preserve"> ).</w:t>
      </w:r>
    </w:p>
    <w:p w14:paraId="5D8F07F0"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דפי הפורניר יהיו אחידים באופיים ובגוונם, שלמים וללא פיצוצים ו/או סדקים.</w:t>
      </w:r>
    </w:p>
    <w:p w14:paraId="53305EB9"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כמו כן יכללו כל מוצרי הנגרות המצופים בפורניר גם </w:t>
      </w:r>
      <w:r w:rsidRPr="00E56613">
        <w:rPr>
          <w:rFonts w:ascii="David" w:eastAsia="Times New Roman" w:hAnsi="David" w:cs="David"/>
          <w:sz w:val="24"/>
          <w:szCs w:val="24"/>
          <w:u w:val="single"/>
          <w:rtl/>
        </w:rPr>
        <w:t xml:space="preserve">משקופי עץ מצופים בפורניר </w:t>
      </w:r>
      <w:r w:rsidRPr="00E56613">
        <w:rPr>
          <w:rFonts w:ascii="David" w:eastAsia="Times New Roman" w:hAnsi="David" w:cs="David"/>
          <w:sz w:val="24"/>
          <w:szCs w:val="24"/>
          <w:rtl/>
        </w:rPr>
        <w:t>ואת צביעת כל  משטחי הפורניר ללא יוצא מן הכלל במערכת צבע "דור לק" או "</w:t>
      </w:r>
      <w:proofErr w:type="spellStart"/>
      <w:r w:rsidRPr="00E56613">
        <w:rPr>
          <w:rFonts w:ascii="David" w:eastAsia="Times New Roman" w:hAnsi="David" w:cs="David"/>
          <w:sz w:val="24"/>
          <w:szCs w:val="24"/>
          <w:rtl/>
        </w:rPr>
        <w:t>הולצלזור</w:t>
      </w:r>
      <w:proofErr w:type="spellEnd"/>
      <w:r w:rsidRPr="00E56613">
        <w:rPr>
          <w:rFonts w:ascii="David" w:eastAsia="Times New Roman" w:hAnsi="David" w:cs="David"/>
          <w:sz w:val="24"/>
          <w:szCs w:val="24"/>
          <w:rtl/>
        </w:rPr>
        <w:t xml:space="preserve"> 2000 " כולל קנטים של כנפי הדלתות.</w:t>
      </w:r>
    </w:p>
    <w:p w14:paraId="01AEC590"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תחתית הדלת מוגנת מים עם פס ברוחב שלא יפחת מ 7 ס"מ ברוחב כל הדלת, למניעת רטיבות.</w:t>
      </w:r>
    </w:p>
    <w:p w14:paraId="28DDDD6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6284C709"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פרזול</w:t>
      </w:r>
    </w:p>
    <w:p w14:paraId="1AD4A1B4"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 xml:space="preserve">אלה אם </w:t>
      </w:r>
      <w:proofErr w:type="spellStart"/>
      <w:r w:rsidRPr="00E56613">
        <w:rPr>
          <w:rFonts w:ascii="David" w:eastAsia="Times New Roman" w:hAnsi="David" w:cs="David"/>
          <w:sz w:val="24"/>
          <w:szCs w:val="24"/>
          <w:rtl/>
        </w:rPr>
        <w:t>צויין</w:t>
      </w:r>
      <w:proofErr w:type="spellEnd"/>
      <w:r w:rsidRPr="00E56613">
        <w:rPr>
          <w:rFonts w:ascii="David" w:eastAsia="Times New Roman" w:hAnsi="David" w:cs="David"/>
          <w:sz w:val="24"/>
          <w:szCs w:val="24"/>
          <w:rtl/>
        </w:rPr>
        <w:t xml:space="preserve"> אחרת בפירוט הדלתות להלן/או עפ"י דרישת האדריכל, הידיות, המנעולים, לרבות מפתחות ושיניים </w:t>
      </w:r>
      <w:proofErr w:type="spellStart"/>
      <w:r w:rsidRPr="00E56613">
        <w:rPr>
          <w:rFonts w:ascii="David" w:eastAsia="Times New Roman" w:hAnsi="David" w:cs="David"/>
          <w:sz w:val="24"/>
          <w:szCs w:val="24"/>
          <w:rtl/>
        </w:rPr>
        <w:t>ורוזטות</w:t>
      </w:r>
      <w:proofErr w:type="spellEnd"/>
      <w:r w:rsidRPr="00E56613">
        <w:rPr>
          <w:rFonts w:ascii="David" w:eastAsia="Times New Roman" w:hAnsi="David" w:cs="David"/>
          <w:sz w:val="24"/>
          <w:szCs w:val="24"/>
          <w:rtl/>
        </w:rPr>
        <w:t xml:space="preserve">  בדלתות לחדרים והשירותים  יהיו תוצרת אלבה מסוג אפולו ניקל מוברש או מט לבחירת המזמין או </w:t>
      </w:r>
      <w:proofErr w:type="spellStart"/>
      <w:r w:rsidRPr="00E56613">
        <w:rPr>
          <w:rFonts w:ascii="David" w:eastAsia="Times New Roman" w:hAnsi="David" w:cs="David"/>
          <w:sz w:val="24"/>
          <w:szCs w:val="24"/>
          <w:rtl/>
        </w:rPr>
        <w:t>שוו"ע</w:t>
      </w:r>
      <w:proofErr w:type="spellEnd"/>
      <w:r w:rsidRPr="00E56613">
        <w:rPr>
          <w:rFonts w:ascii="David" w:eastAsia="Times New Roman" w:hAnsi="David" w:cs="David"/>
          <w:sz w:val="24"/>
          <w:szCs w:val="24"/>
          <w:rtl/>
        </w:rPr>
        <w:t xml:space="preserve"> באישור המזמין, שני צירים תואמים למשקוף ולמשקל הדלת.</w:t>
      </w:r>
    </w:p>
    <w:p w14:paraId="6A4C2C69"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 xml:space="preserve">מנעול מגנטי לכל הדלתות. דלתות בחדר רחצה ושירותים כוללות צוהר (עיגול מעל הידית)/זיגוג (צוהר מזוגג) + תפוס פנוי. </w:t>
      </w:r>
    </w:p>
    <w:p w14:paraId="0750B6ED"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Pr>
      </w:pPr>
      <w:r w:rsidRPr="00E56613">
        <w:rPr>
          <w:rFonts w:ascii="David" w:eastAsia="Times New Roman" w:hAnsi="David" w:cs="David"/>
          <w:sz w:val="24"/>
          <w:szCs w:val="24"/>
          <w:rtl/>
        </w:rPr>
        <w:t>לכל הדלתות יותקן מעצור כולל לחדרי אמבטיה וש</w:t>
      </w:r>
      <w:r w:rsidR="00C96B78">
        <w:rPr>
          <w:rFonts w:ascii="David" w:eastAsia="Times New Roman" w:hAnsi="David" w:cs="David" w:hint="cs"/>
          <w:sz w:val="24"/>
          <w:szCs w:val="24"/>
          <w:rtl/>
        </w:rPr>
        <w:t>י</w:t>
      </w:r>
      <w:r w:rsidRPr="00E56613">
        <w:rPr>
          <w:rFonts w:ascii="David" w:eastAsia="Times New Roman" w:hAnsi="David" w:cs="David"/>
          <w:sz w:val="24"/>
          <w:szCs w:val="24"/>
          <w:rtl/>
        </w:rPr>
        <w:t xml:space="preserve">רותים ( בחדרים רטובים בהדבקה).     </w:t>
      </w:r>
    </w:p>
    <w:p w14:paraId="3E866276" w14:textId="77777777" w:rsidR="00E56613" w:rsidRPr="00E56613" w:rsidRDefault="00E56613" w:rsidP="00E56613">
      <w:pPr>
        <w:spacing w:before="0" w:beforeAutospacing="0" w:after="0" w:afterAutospacing="0" w:line="360" w:lineRule="auto"/>
        <w:ind w:left="1054"/>
        <w:jc w:val="both"/>
        <w:rPr>
          <w:rFonts w:ascii="David" w:eastAsia="Times New Roman" w:hAnsi="David" w:cs="David"/>
          <w:sz w:val="24"/>
          <w:szCs w:val="24"/>
          <w:rtl/>
        </w:rPr>
      </w:pPr>
    </w:p>
    <w:p w14:paraId="447C23D5"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אגפי דלתות</w:t>
      </w:r>
    </w:p>
    <w:p w14:paraId="6977697C"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lastRenderedPageBreak/>
        <w:t>הדלתות מתועשות</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 xml:space="preserve">תהינה ברחבים שונים במחיר יסוד ממוצע של </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w:t>
      </w:r>
      <w:r w:rsidRPr="00E56613">
        <w:rPr>
          <w:rFonts w:ascii="David" w:eastAsia="Times New Roman" w:hAnsi="David" w:cs="David"/>
          <w:b/>
          <w:bCs/>
          <w:sz w:val="24"/>
          <w:szCs w:val="24"/>
          <w:u w:val="single"/>
          <w:rtl/>
        </w:rPr>
        <w:t>/דלת</w:t>
      </w:r>
      <w:r w:rsidRPr="00E56613">
        <w:rPr>
          <w:rFonts w:ascii="David" w:eastAsia="Times New Roman" w:hAnsi="David" w:cs="David"/>
          <w:sz w:val="24"/>
          <w:szCs w:val="24"/>
          <w:rtl/>
        </w:rPr>
        <w:t xml:space="preserve"> (העבודה כוללת משקוף עיוור וביטון).</w:t>
      </w:r>
    </w:p>
    <w:p w14:paraId="2516A259"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מילוי אגפי דלתות ייעשה בשימוש עץ לבן יבש ובריא בלבד/</w:t>
      </w:r>
      <w:proofErr w:type="spellStart"/>
      <w:r w:rsidRPr="00E56613">
        <w:rPr>
          <w:rFonts w:ascii="David" w:eastAsia="Times New Roman" w:hAnsi="David" w:cs="David"/>
          <w:sz w:val="24"/>
          <w:szCs w:val="24"/>
          <w:rtl/>
        </w:rPr>
        <w:t>פלקסבורד</w:t>
      </w:r>
      <w:proofErr w:type="spellEnd"/>
      <w:r w:rsidRPr="00E56613">
        <w:rPr>
          <w:rFonts w:ascii="David" w:eastAsia="Times New Roman" w:hAnsi="David" w:cs="David"/>
          <w:sz w:val="24"/>
          <w:szCs w:val="24"/>
          <w:rtl/>
        </w:rPr>
        <w:t>.</w:t>
      </w:r>
    </w:p>
    <w:p w14:paraId="705F042D"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לכל כנף יבוצע </w:t>
      </w:r>
      <w:r w:rsidRPr="00E56613">
        <w:rPr>
          <w:rFonts w:ascii="David" w:eastAsia="Times New Roman" w:hAnsi="David" w:cs="David"/>
          <w:sz w:val="24"/>
          <w:szCs w:val="24"/>
          <w:u w:val="single"/>
          <w:rtl/>
        </w:rPr>
        <w:t>תופס רצפה קפיצי דגם "</w:t>
      </w:r>
      <w:proofErr w:type="spellStart"/>
      <w:r w:rsidRPr="00E56613">
        <w:rPr>
          <w:rFonts w:ascii="David" w:eastAsia="Times New Roman" w:hAnsi="David" w:cs="David"/>
          <w:sz w:val="24"/>
          <w:szCs w:val="24"/>
          <w:u w:val="single"/>
          <w:rtl/>
        </w:rPr>
        <w:t>ליפסקי</w:t>
      </w:r>
      <w:proofErr w:type="spellEnd"/>
      <w:r w:rsidRPr="00E56613">
        <w:rPr>
          <w:rFonts w:ascii="David" w:eastAsia="Times New Roman" w:hAnsi="David" w:cs="David"/>
          <w:sz w:val="24"/>
          <w:szCs w:val="24"/>
          <w:u w:val="single"/>
          <w:rtl/>
        </w:rPr>
        <w:t xml:space="preserve">" או </w:t>
      </w:r>
      <w:proofErr w:type="spellStart"/>
      <w:r w:rsidRPr="00E56613">
        <w:rPr>
          <w:rFonts w:ascii="David" w:eastAsia="Times New Roman" w:hAnsi="David" w:cs="David"/>
          <w:sz w:val="24"/>
          <w:szCs w:val="24"/>
          <w:u w:val="single"/>
          <w:rtl/>
        </w:rPr>
        <w:t>שו"ע</w:t>
      </w:r>
      <w:proofErr w:type="spellEnd"/>
      <w:r w:rsidRPr="00E56613">
        <w:rPr>
          <w:rFonts w:ascii="David" w:eastAsia="Times New Roman" w:hAnsi="David" w:cs="David"/>
          <w:sz w:val="24"/>
          <w:szCs w:val="24"/>
          <w:u w:val="single"/>
          <w:rtl/>
        </w:rPr>
        <w:t>.</w:t>
      </w:r>
    </w:p>
    <w:p w14:paraId="08301602"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הכנף תיצבע גם בחלקה התחתון בלכה שקופה לעמידות בפני מים וכן יינתן פתרון נגד מים להלבשות הדלתות</w:t>
      </w:r>
      <w:r w:rsidRPr="00E56613">
        <w:rPr>
          <w:rFonts w:ascii="David" w:eastAsia="Times New Roman" w:hAnsi="David" w:cs="David"/>
          <w:sz w:val="24"/>
          <w:szCs w:val="24"/>
          <w:u w:val="single"/>
          <w:rtl/>
        </w:rPr>
        <w:t>. כל המכלול יאושר בכתב ע"י האדריכל והמזמין לאחר</w:t>
      </w:r>
      <w:r w:rsidRPr="00E56613">
        <w:rPr>
          <w:rFonts w:ascii="David" w:eastAsia="Times New Roman" w:hAnsi="David" w:cs="David"/>
          <w:sz w:val="24"/>
          <w:szCs w:val="24"/>
          <w:rtl/>
        </w:rPr>
        <w:t xml:space="preserve"> </w:t>
      </w:r>
      <w:r w:rsidRPr="00E56613">
        <w:rPr>
          <w:rFonts w:ascii="David" w:eastAsia="Times New Roman" w:hAnsi="David" w:cs="David"/>
          <w:sz w:val="24"/>
          <w:szCs w:val="24"/>
          <w:u w:val="single"/>
          <w:rtl/>
        </w:rPr>
        <w:t>הבאת דוגמא ע"י הספק לאתר</w:t>
      </w:r>
      <w:r w:rsidRPr="00E56613">
        <w:rPr>
          <w:rFonts w:ascii="David" w:eastAsia="Times New Roman" w:hAnsi="David" w:cs="David"/>
          <w:sz w:val="24"/>
          <w:szCs w:val="24"/>
          <w:rtl/>
        </w:rPr>
        <w:t xml:space="preserve"> .</w:t>
      </w:r>
    </w:p>
    <w:p w14:paraId="37C8EE51"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יש לצבוע את כל המשקופים  בצבע אוטם עד גובה פני הריצוף.</w:t>
      </w:r>
    </w:p>
    <w:p w14:paraId="326B7DFB"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בכל דירה יהיו בגוון אחיד לבחירת הרוכש מתוך 4 גוונים (לרבות לבן ושמנת) שונים שיבחרו ע"י המזמין מתוך כלל המבחר המיוצר ע"י הספק המאושר.</w:t>
      </w:r>
    </w:p>
    <w:p w14:paraId="60CCD6E1"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דלתות ומשקופים חדרי השירותים ומרפסת שרות כנ"ל, אך עם צוהר בגודל לפי בחירת האדריכל, כולל זכוכית מחוסמת </w:t>
      </w:r>
      <w:smartTag w:uri="urn:schemas-microsoft-com:office:smarttags" w:element="metricconverter">
        <w:smartTagPr>
          <w:attr w:name="ProductID" w:val="6 מ&quot;מ"/>
        </w:smartTagPr>
        <w:r w:rsidRPr="00E56613">
          <w:rPr>
            <w:rFonts w:ascii="David" w:eastAsia="Times New Roman" w:hAnsi="David" w:cs="David"/>
            <w:sz w:val="24"/>
            <w:szCs w:val="24"/>
            <w:rtl/>
          </w:rPr>
          <w:t>6 מ"מ</w:t>
        </w:r>
      </w:smartTag>
      <w:r w:rsidRPr="00E56613">
        <w:rPr>
          <w:rFonts w:ascii="David" w:eastAsia="Times New Roman" w:hAnsi="David" w:cs="David"/>
          <w:sz w:val="24"/>
          <w:szCs w:val="24"/>
          <w:rtl/>
        </w:rPr>
        <w:t xml:space="preserve"> חלבית או שתי וערב , או שקופה לבחירת האדריכל .לדלתות השירותים יורכב מנגנון סגירה בהתאם לדרישות התקנים.</w:t>
      </w:r>
    </w:p>
    <w:p w14:paraId="2D5C67A1"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 חדר ארונות עם תריס תחתון.          </w:t>
      </w:r>
    </w:p>
    <w:p w14:paraId="4D0068EC"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כנף עץ לדלת על גבי משקוף ממ"ד.   </w:t>
      </w:r>
    </w:p>
    <w:p w14:paraId="23C612FB"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לדירות המיוחדות יסופק זהה ובנוסף דלתות צבע ב-2 אופציות צבע לבחירת היזם.</w:t>
      </w:r>
    </w:p>
    <w:p w14:paraId="00D2FA95" w14:textId="77777777" w:rsidR="00C96B78" w:rsidRPr="00C96B78" w:rsidRDefault="00C96B78" w:rsidP="00C96B78">
      <w:pPr>
        <w:pStyle w:val="af7"/>
        <w:numPr>
          <w:ilvl w:val="0"/>
          <w:numId w:val="11"/>
        </w:numPr>
        <w:tabs>
          <w:tab w:val="clear" w:pos="861"/>
          <w:tab w:val="num" w:pos="1502"/>
        </w:tabs>
        <w:ind w:left="1502" w:hanging="1361"/>
        <w:rPr>
          <w:rFonts w:ascii="David" w:hAnsi="David"/>
          <w:sz w:val="24"/>
          <w:szCs w:val="24"/>
        </w:rPr>
      </w:pPr>
      <w:r w:rsidRPr="00C96B78">
        <w:rPr>
          <w:rFonts w:ascii="David" w:hAnsi="David"/>
          <w:sz w:val="24"/>
          <w:szCs w:val="24"/>
          <w:rtl/>
        </w:rPr>
        <w:t>המחירים יהיו צמודים ל-</w:t>
      </w:r>
      <w:sdt>
        <w:sdtPr>
          <w:rPr>
            <w:rFonts w:ascii="David" w:hAnsi="David"/>
            <w:color w:val="000080"/>
            <w:sz w:val="24"/>
            <w:szCs w:val="24"/>
            <w:rtl/>
          </w:rPr>
          <w:alias w:val="סוג מדד כותרת"/>
          <w:tag w:val="cntMadadTypeTitle"/>
          <w:id w:val="894931214"/>
          <w:placeholder>
            <w:docPart w:val="8F6C341BB54D4D66BDBED3CEB8652A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C96B78">
            <w:rPr>
              <w:rStyle w:val="a8"/>
              <w:color w:val="00B0F0"/>
              <w:sz w:val="24"/>
              <w:szCs w:val="24"/>
              <w:rtl/>
            </w:rPr>
            <w:t>[סוג מדד כותרת]</w:t>
          </w:r>
        </w:sdtContent>
      </w:sdt>
      <w:r w:rsidRPr="00C96B78">
        <w:rPr>
          <w:rFonts w:ascii="David" w:hAnsi="David"/>
          <w:sz w:val="24"/>
          <w:szCs w:val="24"/>
          <w:rtl/>
        </w:rPr>
        <w:t xml:space="preserve"> </w:t>
      </w:r>
      <w:sdt>
        <w:sdtPr>
          <w:rPr>
            <w:rFonts w:ascii="David" w:hAnsi="David"/>
            <w:color w:val="000080"/>
            <w:sz w:val="24"/>
            <w:szCs w:val="24"/>
            <w:rtl/>
          </w:rPr>
          <w:alias w:val="מדד בגין/ידוע - כותרת"/>
          <w:tag w:val="cntIsKnownTitle"/>
          <w:id w:val="635072869"/>
          <w:placeholder>
            <w:docPart w:val="F9BF23AF95694D878D5C1A2BDFFEEF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C96B78">
            <w:rPr>
              <w:rStyle w:val="a8"/>
              <w:color w:val="00B0F0"/>
              <w:sz w:val="24"/>
              <w:szCs w:val="24"/>
              <w:rtl/>
            </w:rPr>
            <w:t>[מדד בגין/ידוע - כותרת]</w:t>
          </w:r>
        </w:sdtContent>
      </w:sdt>
      <w:r w:rsidRPr="00C96B78">
        <w:rPr>
          <w:rFonts w:ascii="David" w:hAnsi="David"/>
          <w:sz w:val="24"/>
          <w:szCs w:val="24"/>
          <w:rtl/>
        </w:rPr>
        <w:t xml:space="preserve"> בתאריך </w:t>
      </w:r>
      <w:sdt>
        <w:sdtPr>
          <w:rPr>
            <w:color w:val="000080"/>
            <w:sz w:val="24"/>
            <w:szCs w:val="24"/>
            <w:rtl/>
          </w:rPr>
          <w:alias w:val="מדד בסיס"/>
          <w:tag w:val="cntMadadBase"/>
          <w:id w:val="-1711637847"/>
          <w:placeholder>
            <w:docPart w:val="6114CAB1F9984323BBC2601C476127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C96B78">
            <w:rPr>
              <w:rStyle w:val="a8"/>
              <w:color w:val="00B0F0"/>
              <w:sz w:val="24"/>
              <w:szCs w:val="24"/>
              <w:rtl/>
            </w:rPr>
            <w:t>[מדד בסיס]</w:t>
          </w:r>
        </w:sdtContent>
      </w:sdt>
      <w:r w:rsidRPr="00C96B78">
        <w:rPr>
          <w:rFonts w:ascii="David" w:hAnsi="David"/>
          <w:sz w:val="24"/>
          <w:szCs w:val="24"/>
          <w:rtl/>
        </w:rPr>
        <w:t xml:space="preserve"> אשר עמד על </w:t>
      </w:r>
      <w:sdt>
        <w:sdtPr>
          <w:rPr>
            <w:color w:val="000080"/>
            <w:sz w:val="24"/>
            <w:szCs w:val="24"/>
            <w:rtl/>
          </w:rPr>
          <w:alias w:val="נקודות מדד"/>
          <w:tag w:val="cntMadadPoints"/>
          <w:id w:val="-225369610"/>
          <w:placeholder>
            <w:docPart w:val="4D1FFA1590424E2BB546A77D4240CE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C96B78">
            <w:rPr>
              <w:rStyle w:val="a8"/>
              <w:color w:val="00B0F0"/>
              <w:sz w:val="24"/>
              <w:szCs w:val="24"/>
              <w:rtl/>
            </w:rPr>
            <w:t>[נקודות מדד]</w:t>
          </w:r>
        </w:sdtContent>
      </w:sdt>
      <w:r w:rsidRPr="00C96B78">
        <w:rPr>
          <w:rFonts w:ascii="David" w:hAnsi="David"/>
          <w:sz w:val="24"/>
          <w:szCs w:val="24"/>
          <w:rtl/>
        </w:rPr>
        <w:t xml:space="preserve"> נקודות.</w:t>
      </w:r>
    </w:p>
    <w:p w14:paraId="38E3DFF9" w14:textId="77777777" w:rsidR="00E56613" w:rsidRPr="00C96B78" w:rsidRDefault="00E56613" w:rsidP="00C96B78">
      <w:pPr>
        <w:pStyle w:val="af7"/>
        <w:numPr>
          <w:ilvl w:val="0"/>
          <w:numId w:val="11"/>
        </w:numPr>
        <w:rPr>
          <w:rFonts w:ascii="David" w:hAnsi="David"/>
          <w:sz w:val="24"/>
          <w:szCs w:val="24"/>
          <w:rtl/>
        </w:rPr>
      </w:pPr>
      <w:r w:rsidRPr="00C96B78">
        <w:rPr>
          <w:rFonts w:ascii="David" w:hAnsi="David"/>
          <w:b/>
          <w:bCs/>
          <w:sz w:val="24"/>
          <w:szCs w:val="24"/>
          <w:u w:val="single"/>
          <w:rtl/>
        </w:rPr>
        <w:t>ערבויות</w:t>
      </w:r>
    </w:p>
    <w:p w14:paraId="191435FE" w14:textId="77777777" w:rsidR="00E56613" w:rsidRPr="00E56613" w:rsidRDefault="00E56613" w:rsidP="00237720">
      <w:pPr>
        <w:numPr>
          <w:ilvl w:val="0"/>
          <w:numId w:val="15"/>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ימסור לקבלן ערבות אוטונומית בסך 5% מאומדן מחיר החומרים (אביזרים) העבודות הכולל לפרויקט/ לבניין.</w:t>
      </w:r>
    </w:p>
    <w:p w14:paraId="37680ABF"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כתנאי לתשלום </w:t>
      </w:r>
      <w:proofErr w:type="spellStart"/>
      <w:r w:rsidRPr="00E56613">
        <w:rPr>
          <w:rFonts w:ascii="David" w:eastAsia="Times New Roman" w:hAnsi="David" w:cs="David"/>
          <w:sz w:val="24"/>
          <w:szCs w:val="24"/>
          <w:rtl/>
        </w:rPr>
        <w:t>הח</w:t>
      </w:r>
      <w:proofErr w:type="spellEnd"/>
      <w:r w:rsidRPr="00E56613">
        <w:rPr>
          <w:rFonts w:ascii="David" w:eastAsia="Times New Roman" w:hAnsi="David" w:cs="David"/>
          <w:sz w:val="24"/>
          <w:szCs w:val="24"/>
          <w:rtl/>
        </w:rPr>
        <w:t>-ן הסופי ימסור הספק לקבלן ערבות בנקאית אוטונומית בסך 5% מסך החשבון הסופי המצטבר.</w:t>
      </w:r>
    </w:p>
    <w:p w14:paraId="2D710114" w14:textId="77777777" w:rsidR="00E56613" w:rsidRPr="00C96B78" w:rsidRDefault="00E74841" w:rsidP="00E74841">
      <w:pPr>
        <w:numPr>
          <w:ilvl w:val="0"/>
          <w:numId w:val="15"/>
        </w:numPr>
        <w:spacing w:before="0" w:beforeAutospacing="0" w:after="0" w:afterAutospacing="0" w:line="360" w:lineRule="auto"/>
        <w:jc w:val="both"/>
        <w:rPr>
          <w:rFonts w:ascii="David" w:eastAsia="Times New Roman" w:hAnsi="David" w:cs="David"/>
          <w:sz w:val="24"/>
          <w:szCs w:val="24"/>
          <w:rtl/>
        </w:rPr>
      </w:pPr>
      <w:r>
        <w:rPr>
          <w:rFonts w:ascii="David" w:eastAsia="Times New Roman" w:hAnsi="David" w:cs="David"/>
          <w:sz w:val="24"/>
          <w:szCs w:val="24"/>
          <w:rtl/>
        </w:rPr>
        <w:t xml:space="preserve">הקבלן אחראי כי הספק </w:t>
      </w:r>
      <w:r w:rsidRPr="00E74841">
        <w:rPr>
          <w:rFonts w:ascii="David" w:eastAsia="Times New Roman" w:hAnsi="David" w:cs="David"/>
          <w:sz w:val="24"/>
          <w:szCs w:val="24"/>
          <w:rtl/>
        </w:rPr>
        <w:t>יתחייב</w:t>
      </w: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w:t>
      </w:r>
    </w:p>
    <w:p w14:paraId="63431EE0"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21046393"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שלבי תשלום</w:t>
      </w:r>
    </w:p>
    <w:p w14:paraId="406CBCF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269A4346"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הספקת החומרים / האביזרים לדירה באתר</w:t>
      </w:r>
      <w:r w:rsidRPr="00E56613">
        <w:rPr>
          <w:rFonts w:ascii="David" w:eastAsia="Times New Roman" w:hAnsi="David" w:cs="David"/>
          <w:sz w:val="24"/>
          <w:szCs w:val="24"/>
          <w:rtl/>
        </w:rPr>
        <w:tab/>
        <w:t xml:space="preserve"> </w:t>
      </w:r>
      <w:r w:rsidRPr="00E56613">
        <w:rPr>
          <w:rFonts w:ascii="David" w:eastAsia="Times New Roman" w:hAnsi="David" w:cs="David"/>
          <w:b/>
          <w:bCs/>
          <w:sz w:val="24"/>
          <w:szCs w:val="24"/>
          <w:rtl/>
        </w:rPr>
        <w:t xml:space="preserve">60% </w:t>
      </w:r>
    </w:p>
    <w:p w14:paraId="07138B5B"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גמר התקנת החומרים / האביזרים בדירה –</w:t>
      </w:r>
      <w:r w:rsidRPr="00E56613">
        <w:rPr>
          <w:rFonts w:ascii="David" w:eastAsia="Times New Roman" w:hAnsi="David" w:cs="David"/>
          <w:sz w:val="24"/>
          <w:szCs w:val="24"/>
          <w:rtl/>
        </w:rPr>
        <w:tab/>
      </w:r>
      <w:r w:rsidRPr="00E56613">
        <w:rPr>
          <w:rFonts w:ascii="David" w:eastAsia="Times New Roman" w:hAnsi="David" w:cs="David"/>
          <w:b/>
          <w:bCs/>
          <w:sz w:val="24"/>
          <w:szCs w:val="24"/>
          <w:rtl/>
        </w:rPr>
        <w:t xml:space="preserve"> 30%</w:t>
      </w:r>
      <w:r w:rsidRPr="00E56613">
        <w:rPr>
          <w:rFonts w:ascii="David" w:eastAsia="Times New Roman" w:hAnsi="David" w:cs="David"/>
          <w:sz w:val="24"/>
          <w:szCs w:val="24"/>
          <w:rtl/>
        </w:rPr>
        <w:t xml:space="preserve"> </w:t>
      </w:r>
    </w:p>
    <w:p w14:paraId="13D5DB02"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לאחר גמר התקנת כל  החומרים /האביזרים </w:t>
      </w:r>
    </w:p>
    <w:p w14:paraId="0E3F9101"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שהוזמנו מהספק בפרויקט/ בבניין ואישור </w:t>
      </w:r>
    </w:p>
    <w:p w14:paraId="37AA8C76"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קבלתם לשביעת רצונם ע"י היזם/הקבלן והרוכש </w:t>
      </w:r>
      <w:r w:rsidRPr="00E56613">
        <w:rPr>
          <w:rFonts w:ascii="David" w:eastAsia="Times New Roman" w:hAnsi="David" w:cs="David"/>
          <w:b/>
          <w:bCs/>
          <w:sz w:val="24"/>
          <w:szCs w:val="24"/>
          <w:rtl/>
        </w:rPr>
        <w:tab/>
        <w:t>10%.</w:t>
      </w:r>
    </w:p>
    <w:p w14:paraId="24DB4E14" w14:textId="77777777" w:rsidR="00E56613" w:rsidRPr="00E56613" w:rsidRDefault="00E56613" w:rsidP="00E56613">
      <w:pPr>
        <w:spacing w:before="0" w:beforeAutospacing="0" w:after="0" w:afterAutospacing="0" w:line="360" w:lineRule="auto"/>
        <w:ind w:left="1440" w:firstLine="720"/>
        <w:jc w:val="both"/>
        <w:rPr>
          <w:rFonts w:ascii="David" w:eastAsia="Times New Roman" w:hAnsi="David" w:cs="David"/>
          <w:sz w:val="24"/>
          <w:szCs w:val="24"/>
          <w:rtl/>
        </w:rPr>
      </w:pPr>
    </w:p>
    <w:p w14:paraId="0C4F2C7C"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546A5502"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הפניית רוכשי בדירות לספק- שינויים ותוספות</w:t>
      </w:r>
    </w:p>
    <w:p w14:paraId="0E4BFDE7"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lastRenderedPageBreak/>
        <w:t>הקבלן יעביר מעת לעת, לספק את פרטי רוכשי הדירות בפרויקט/בבני</w:t>
      </w:r>
      <w:r w:rsidR="00C96B78">
        <w:rPr>
          <w:rFonts w:ascii="David" w:eastAsia="Times New Roman" w:hAnsi="David" w:cs="David" w:hint="cs"/>
          <w:sz w:val="24"/>
          <w:szCs w:val="24"/>
          <w:rtl/>
        </w:rPr>
        <w:t>י</w:t>
      </w:r>
      <w:r w:rsidRPr="00E56613">
        <w:rPr>
          <w:rFonts w:ascii="David" w:eastAsia="Times New Roman" w:hAnsi="David" w:cs="David"/>
          <w:sz w:val="24"/>
          <w:szCs w:val="24"/>
          <w:rtl/>
        </w:rPr>
        <w:t>ן. הספק יצור קשר עם רוכשי הדירות ויזמינם לחנות/לאולם התצוגה של הספק ב</w:t>
      </w:r>
      <w:r w:rsidRPr="00E56613">
        <w:rPr>
          <w:rFonts w:ascii="David" w:eastAsia="Times New Roman" w:hAnsi="David" w:cs="David"/>
          <w:sz w:val="24"/>
          <w:szCs w:val="24"/>
          <w:u w:val="single"/>
          <w:rtl/>
        </w:rPr>
        <w:t xml:space="preserve">-(כתובת אולם התצוגה) </w:t>
      </w:r>
      <w:r w:rsidRPr="00E56613">
        <w:rPr>
          <w:rFonts w:ascii="David" w:eastAsia="Times New Roman" w:hAnsi="David" w:cs="David"/>
          <w:sz w:val="24"/>
          <w:szCs w:val="24"/>
          <w:rtl/>
        </w:rPr>
        <w:t>.</w:t>
      </w:r>
    </w:p>
    <w:p w14:paraId="14584809"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19D02ED4" w14:textId="77777777" w:rsidR="00E56613" w:rsidRPr="00E56613" w:rsidRDefault="00E56613" w:rsidP="00E56613">
      <w:pPr>
        <w:tabs>
          <w:tab w:val="left" w:pos="720"/>
          <w:tab w:val="left" w:pos="3131"/>
        </w:tabs>
        <w:spacing w:before="0" w:beforeAutospacing="0" w:after="0" w:afterAutospacing="0" w:line="360" w:lineRule="auto"/>
        <w:ind w:left="1440"/>
        <w:rPr>
          <w:rFonts w:ascii="David" w:eastAsia="Times New Roman" w:hAnsi="David" w:cs="David"/>
          <w:sz w:val="24"/>
          <w:szCs w:val="24"/>
          <w:rtl/>
        </w:rPr>
      </w:pPr>
      <w:r w:rsidRPr="00E56613">
        <w:rPr>
          <w:rFonts w:ascii="David" w:eastAsia="Times New Roman" w:hAnsi="David" w:cs="David"/>
          <w:sz w:val="24"/>
          <w:szCs w:val="24"/>
          <w:rtl/>
        </w:rPr>
        <w:t>הספק ימקם במרוכז אחד האזורים המרכזיים, המוארים והבולטים באולם דוגמאות מכל החומרים/אביזרים בהתאם למפרט שנקבע בחוזה זה לרבות החלופות השונות המפורטות בו. איש מכירות מטעם הספק יציג בפני הרוכש את החומרים/ אביזרים , ויתאר את איכותם הגבוה.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 הרשימה תפרט את : שם הפרויקט, הבניין, הדירה, פרטי הרוכש , חתימת הרוכש, תאריך וזיהוי בחירת הרוכש מתוך החלופות הכלולות בסטנדרט.</w:t>
      </w:r>
    </w:p>
    <w:p w14:paraId="62A13F46"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tl/>
        </w:rPr>
      </w:pPr>
    </w:p>
    <w:p w14:paraId="5F054C7A"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רוכשים שלא יהיו מעוניינים בפריטים הסטנדרטים או בחלקם ולא יהיו מעוניינים בפריטים חלופיים המשווקים ע"י הספק יופנו ע"י הספק לקבלן.</w:t>
      </w:r>
    </w:p>
    <w:p w14:paraId="6953BB4F"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4C45C17B"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לרוכשים שיהיו מעוניינים להזמין מהספק פריטים אחרים מהפריטים המפורטים בחוזה זה יבוצעו, ע"י הספק , בכפוף לאישור הקבלן שמצב העבודות באתר מאפשר זאת, את הפריטים האחרים במחיר הנמוך ב </w:t>
      </w:r>
      <w:r w:rsidRPr="00E56613">
        <w:rPr>
          <w:rFonts w:ascii="David" w:eastAsia="Times New Roman" w:hAnsi="David" w:cs="David"/>
          <w:sz w:val="24"/>
          <w:szCs w:val="24"/>
          <w:u w:val="single"/>
          <w:rtl/>
        </w:rPr>
        <w:tab/>
      </w:r>
      <w:r w:rsidRPr="00E56613">
        <w:rPr>
          <w:rFonts w:ascii="David" w:eastAsia="Times New Roman" w:hAnsi="David" w:cs="David"/>
          <w:sz w:val="24"/>
          <w:szCs w:val="24"/>
          <w:rtl/>
        </w:rPr>
        <w:t xml:space="preserve">אחוז ממחירון הספק. </w:t>
      </w:r>
      <w:r w:rsidRPr="00E56613">
        <w:rPr>
          <w:rFonts w:ascii="David" w:eastAsia="Times New Roman" w:hAnsi="David" w:cs="David"/>
          <w:sz w:val="24"/>
          <w:szCs w:val="24"/>
          <w:rtl/>
        </w:rPr>
        <w:tab/>
      </w:r>
    </w:p>
    <w:p w14:paraId="2B1C683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7BD712B1"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לפי דרישת הקבלן יעביר הספק טופס דיווח מודפס המרכז את סטטוס הטיפול של כל רוכש ( לרבות התרעה לגבי רוכשים שטרם הגיעו לחנות הספק).</w:t>
      </w:r>
    </w:p>
    <w:p w14:paraId="04F51527"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49392E97"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מכיר את יתר התנאים הנהוגים בחוזים בין קבלנים ראשים לספקים (ובין היתר בנושאי בטיחות שמירה ובטוח) ומתחייב לחתום על החוזה בנוסח שנהוג אצל הקבלן הראשי שיבחר ע"י היזם לביצוע הפרויקט.</w:t>
      </w:r>
    </w:p>
    <w:p w14:paraId="31BD4441"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br w:type="page"/>
      </w:r>
      <w:r w:rsidRPr="00E56613">
        <w:rPr>
          <w:rFonts w:ascii="David" w:eastAsia="Times New Roman" w:hAnsi="David" w:cs="David"/>
          <w:b/>
          <w:bCs/>
          <w:snapToGrid w:val="0"/>
          <w:sz w:val="26"/>
          <w:szCs w:val="24"/>
          <w:u w:val="single"/>
          <w:rtl/>
        </w:rPr>
        <w:lastRenderedPageBreak/>
        <w:t>נספח 3.1.29</w:t>
      </w:r>
    </w:p>
    <w:p w14:paraId="44F02C9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4CEB2818"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 xml:space="preserve">תנאים מיוחדים לאספקת והתקנת חיפוי פרקט לרצפה, לפנלים </w:t>
      </w:r>
      <w:proofErr w:type="spellStart"/>
      <w:r w:rsidRPr="00E56613">
        <w:rPr>
          <w:rFonts w:ascii="David" w:eastAsia="Times New Roman" w:hAnsi="David" w:cs="David"/>
          <w:b/>
          <w:bCs/>
          <w:sz w:val="24"/>
          <w:szCs w:val="24"/>
          <w:u w:val="single"/>
          <w:rtl/>
        </w:rPr>
        <w:t>וכיוצ"ב</w:t>
      </w:r>
      <w:proofErr w:type="spellEnd"/>
      <w:r w:rsidRPr="00E56613">
        <w:rPr>
          <w:rFonts w:ascii="David" w:eastAsia="Times New Roman" w:hAnsi="David" w:cs="David"/>
          <w:b/>
          <w:bCs/>
          <w:sz w:val="24"/>
          <w:szCs w:val="24"/>
          <w:u w:val="single"/>
          <w:rtl/>
        </w:rPr>
        <w:t xml:space="preserve"> עבודות הקשורות לפרקט בחדר שינה הורים ו/או בחדרים נוספים לפי החלטת היזם </w:t>
      </w:r>
    </w:p>
    <w:p w14:paraId="746E03FF" w14:textId="63CFCC8A"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73562658"/>
          <w:placeholder>
            <w:docPart w:val="A6ACC1E631174F56A827CC4D23F4F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94" w:author="Meryl Etman" w:date="2024-10-30T16:26:00Z">
            <w:r w:rsidR="00853104">
              <w:rPr>
                <w:rFonts w:ascii="David" w:eastAsia="Times New Roman" w:hAnsi="David" w:cs="David"/>
                <w:b/>
                <w:bCs/>
                <w:color w:val="800080"/>
                <w:sz w:val="24"/>
                <w:szCs w:val="24"/>
                <w:u w:val="single"/>
                <w:rtl/>
              </w:rPr>
              <w:t>סביוני גבעת שמואל מגרשים 1006-1007</w:t>
            </w:r>
          </w:ins>
        </w:sdtContent>
      </w:sdt>
    </w:p>
    <w:p w14:paraId="3B9C415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482F85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F7F51F1"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אספקה והתקנת חיפוי פרקט למינציה מדגמים כמפורט להלן אשר יסופק בגוונים אחידים,</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על פי בחירת הדייר,</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על גבי מצע ספוג לבן רגיל. הקבלן מצהיר ומתחייב בזאת כי הפרקט הינו מסוג א' , " דאבל קליק" בעל גב ירוק 3- </w:t>
      </w:r>
      <w:r w:rsidRPr="00E56613">
        <w:rPr>
          <w:rFonts w:ascii="David" w:eastAsia="Times New Roman" w:hAnsi="David" w:cs="David"/>
          <w:sz w:val="24"/>
          <w:szCs w:val="24"/>
        </w:rPr>
        <w:t xml:space="preserve">AC </w:t>
      </w:r>
      <w:r w:rsidRPr="00E56613">
        <w:rPr>
          <w:rFonts w:ascii="David" w:eastAsia="Times New Roman" w:hAnsi="David" w:cs="David"/>
          <w:sz w:val="24"/>
          <w:szCs w:val="24"/>
          <w:rtl/>
        </w:rPr>
        <w:t xml:space="preserve"> 7  מ"מ וכי הוא מת</w:t>
      </w:r>
      <w:r w:rsidR="00C96B78">
        <w:rPr>
          <w:rFonts w:ascii="David" w:eastAsia="Times New Roman" w:hAnsi="David" w:cs="David"/>
          <w:sz w:val="24"/>
          <w:szCs w:val="24"/>
          <w:rtl/>
        </w:rPr>
        <w:t>אים ועומד בכל  תקן ישראלי</w:t>
      </w:r>
      <w:r w:rsidRPr="00E56613">
        <w:rPr>
          <w:rFonts w:ascii="David" w:eastAsia="Times New Roman" w:hAnsi="David" w:cs="David"/>
          <w:sz w:val="24"/>
          <w:szCs w:val="24"/>
          <w:rtl/>
        </w:rPr>
        <w:t xml:space="preserve"> מחייב ובכלל זה בכל תקן אש מחייב. הדגמים יהיו מפורטים בנספח </w:t>
      </w:r>
      <w:r w:rsidR="00C96B78">
        <w:rPr>
          <w:rFonts w:ascii="David" w:eastAsia="Times New Roman" w:hAnsi="David" w:cs="David"/>
          <w:sz w:val="24"/>
          <w:szCs w:val="24"/>
          <w:rtl/>
        </w:rPr>
        <w:t>טבלת סטנדרט הפרוי</w:t>
      </w:r>
      <w:r w:rsidRPr="00E56613">
        <w:rPr>
          <w:rFonts w:ascii="David" w:eastAsia="Times New Roman" w:hAnsi="David" w:cs="David"/>
          <w:sz w:val="24"/>
          <w:szCs w:val="24"/>
          <w:rtl/>
        </w:rPr>
        <w:t>קט.</w:t>
      </w:r>
    </w:p>
    <w:p w14:paraId="3277671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9BA9D59" w14:textId="77777777" w:rsidR="00E56613" w:rsidRPr="00E56613" w:rsidRDefault="00E56613" w:rsidP="00E56613">
      <w:pPr>
        <w:tabs>
          <w:tab w:val="left" w:pos="1508"/>
        </w:tabs>
        <w:spacing w:before="0" w:beforeAutospacing="0" w:after="0" w:afterAutospacing="0" w:line="360" w:lineRule="auto"/>
        <w:ind w:left="941"/>
        <w:jc w:val="both"/>
        <w:rPr>
          <w:rFonts w:ascii="David" w:eastAsia="Times New Roman" w:hAnsi="David" w:cs="David"/>
          <w:sz w:val="24"/>
          <w:szCs w:val="24"/>
        </w:rPr>
      </w:pPr>
    </w:p>
    <w:p w14:paraId="77331773"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יבצע על חשבונו את כל העבודות והפעולות הכרוכות בביצוע אספקת והתקנת הפרקט, לרבות אך לא רק אספקת הפרקט וכל החומרים והמוצרים הנלווים  ובכלל זה פנלים וספים לפרקט, ביצוע המדידות והבדיקות הנדרשות, התקנת וחיבור הפרקט(לרבות מצע צף), התקנת וחיבור פנלים, התקנת וחיבור ספים לפרקט.</w:t>
      </w:r>
    </w:p>
    <w:p w14:paraId="7E1798D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A4FC99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11F6BE4B"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מבלי לגרוע מאחריות הספק על פי החוזה ועל פי כל דין, ימסור הספק לכל דייר תעודת אחריות עם סיום התקנת הפרקט בכל דירה ויהא אחראי , במשך 5 שנים (להלן: תקופת האחריות) מיום ביצוע ההתקנה באופן בלעדי, מוחלט ומלא, לכל פגם, ליקוי או נזק לפרקט/או לכל חומר או מוצר אחר שיותקן על ידו , בין אם מקור הליקוי , הפגם או הנזק  הינו בכל  מוצר, חומר או בעבודה .הספק יחליף ו/או יתקן, על פי הצורך ובאופן </w:t>
      </w:r>
      <w:proofErr w:type="spellStart"/>
      <w:r w:rsidRPr="00E56613">
        <w:rPr>
          <w:rFonts w:ascii="David" w:eastAsia="Times New Roman" w:hAnsi="David" w:cs="David"/>
          <w:sz w:val="24"/>
          <w:szCs w:val="24"/>
          <w:rtl/>
        </w:rPr>
        <w:t>מיידי</w:t>
      </w:r>
      <w:proofErr w:type="spellEnd"/>
      <w:r w:rsidRPr="00E56613">
        <w:rPr>
          <w:rFonts w:ascii="David" w:eastAsia="Times New Roman" w:hAnsi="David" w:cs="David"/>
          <w:sz w:val="24"/>
          <w:szCs w:val="24"/>
          <w:rtl/>
        </w:rPr>
        <w:t>, בעצמו ועל חשבונו, כל פגם ו/או ליקוי ו/או נזק כאמור שהתגלה במהלך תקופת האחריות. למרות האמור, תקופת האחריות לגבי פנלים  תעמוד על שנה אחת בלבד.</w:t>
      </w:r>
    </w:p>
    <w:p w14:paraId="41EEFB7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83100BC"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יחזיק ויקיים במשך כל תקופת החוזה, סניף ו/או משרדים מסודרים, לצורך מתן שרות לדיירים על פי חוזה זה, בהם יוצגו המוצרים וגווני הפרקט השונים אשר מספק ומתקין הקבלן על פי הוראות חוזה זה.</w:t>
      </w:r>
    </w:p>
    <w:p w14:paraId="5AF5E83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26DB51FD"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לאורך כל תקופת החוזה, יחזיק הספק במלאי את כל סוגי וגווני הפרקט נשוא חוזה זה. לאחר חתימת הזמנה ועד להתקנה, יחזיק הספק במלאי את החומרים נשוא ההזמנה.</w:t>
      </w:r>
    </w:p>
    <w:p w14:paraId="46E52AF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0AEB161"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במשך כל תקופת החוזה, יעניק הקבלן לדיירים הנחה בגובה של לפחות 10% ממחירון הספק שיהיה נהוג אצלו באותה עת, וזאת לגבי תוספות ושינויים שיוזמנו על ידי הדיירים, ועל חשבונם.</w:t>
      </w:r>
    </w:p>
    <w:p w14:paraId="28D7BA0B"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p>
    <w:p w14:paraId="77090FBC"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lastRenderedPageBreak/>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31AD940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B14F71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1E58BED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D9E3E0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4ABDAEE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9EB245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CDDEA5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87398B7"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4"/>
          <w:szCs w:val="24"/>
          <w:u w:val="single"/>
          <w:rtl/>
        </w:rPr>
        <w:lastRenderedPageBreak/>
        <w:t>נספח 3.1.30</w:t>
      </w:r>
    </w:p>
    <w:p w14:paraId="35B69C97"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39A22D37"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פרוגרמה לבדיקות מעבדה</w:t>
      </w:r>
    </w:p>
    <w:p w14:paraId="1DAD6116"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 xml:space="preserve">1.         כל הבדיקות הנדרשות עפ"י חוק, תקן, ע"י הועדה המקומית לתכנון ובניה, הרשות המקומית והרשויות האחרות כמפורט בתנאי היתר הבניה ולפי דרישות הרשויות כתנאי לקבלת אשור לאכלוס ולתעודת גמר (לרבות: בדיקות בטונים וברזל לשלד המבנה, אינסטלציה סניטרית, מערכת גז, מערכת סולרית, המטרת קירות/חלונות, הצפת גגות/מרפסות, בדיקות טיב האבן לחיפוי חוץ לפי </w:t>
      </w:r>
      <w:proofErr w:type="spellStart"/>
      <w:r w:rsidRPr="00E56613">
        <w:rPr>
          <w:rFonts w:ascii="David" w:eastAsia="Calibri" w:hAnsi="David" w:cs="David"/>
          <w:sz w:val="24"/>
          <w:szCs w:val="24"/>
          <w:rtl/>
        </w:rPr>
        <w:t>מפמ"כ</w:t>
      </w:r>
      <w:proofErr w:type="spellEnd"/>
      <w:r w:rsidRPr="00E56613">
        <w:rPr>
          <w:rFonts w:ascii="David" w:eastAsia="Calibri" w:hAnsi="David" w:cs="David"/>
          <w:sz w:val="24"/>
          <w:szCs w:val="24"/>
          <w:rtl/>
        </w:rPr>
        <w:t xml:space="preserve"> 378, שליפת אבן לפי </w:t>
      </w:r>
      <w:proofErr w:type="spellStart"/>
      <w:r w:rsidRPr="00E56613">
        <w:rPr>
          <w:rFonts w:ascii="David" w:eastAsia="Calibri" w:hAnsi="David" w:cs="David"/>
          <w:sz w:val="24"/>
          <w:szCs w:val="24"/>
          <w:rtl/>
        </w:rPr>
        <w:t>מפמ"כ</w:t>
      </w:r>
      <w:proofErr w:type="spellEnd"/>
      <w:r w:rsidRPr="00E56613">
        <w:rPr>
          <w:rFonts w:ascii="David" w:eastAsia="Calibri" w:hAnsi="David" w:cs="David"/>
          <w:sz w:val="24"/>
          <w:szCs w:val="24"/>
          <w:rtl/>
        </w:rPr>
        <w:t xml:space="preserve"> 378, זיהוי מוצרים בעלי תו תקן 921, אנטנה מרכזית, מערכת </w:t>
      </w:r>
      <w:proofErr w:type="spellStart"/>
      <w:r w:rsidRPr="00E56613">
        <w:rPr>
          <w:rFonts w:ascii="David" w:eastAsia="Calibri" w:hAnsi="David" w:cs="David"/>
          <w:sz w:val="24"/>
          <w:szCs w:val="24"/>
          <w:rtl/>
        </w:rPr>
        <w:t>ספרינקלרים</w:t>
      </w:r>
      <w:proofErr w:type="spellEnd"/>
      <w:r w:rsidRPr="00E56613">
        <w:rPr>
          <w:rFonts w:ascii="David" w:eastAsia="Calibri" w:hAnsi="David" w:cs="David"/>
          <w:sz w:val="24"/>
          <w:szCs w:val="24"/>
          <w:rtl/>
        </w:rPr>
        <w:t>, מערכת גילוי אש, אטימות ממ"דים, טיח בממ"דים, זיהוי פרטי מסגרות ממ"דים, מערכות חשמל, מערכות אלקטרומכניות ובדיקות אינטגרציה).</w:t>
      </w:r>
    </w:p>
    <w:p w14:paraId="1F72551F"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2.         בדיקות רשות בקרה בתהליך (בכל דירה ודירה וברכוש המשותף/בדירה אופיינית לדוגמא/בקומה אופיינית לדוגמא):</w:t>
      </w:r>
    </w:p>
    <w:p w14:paraId="00384EB9"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xml:space="preserve">בדיקות מערכת אינסטלציה לפי ת"י 1025, ת"י 1317, ת"י 1138, ת"י 1347, ת"י 1119, ת"י 1682, ת"י 239, ת"י 972, ת"י 579, ת"י 69, ת"י 238, ת"י 146, ת"י 851, ת"י 1172, ת"י 602 </w:t>
      </w:r>
      <w:proofErr w:type="spellStart"/>
      <w:r w:rsidRPr="00E56613">
        <w:rPr>
          <w:rFonts w:ascii="David" w:eastAsia="Calibri" w:hAnsi="David" w:cs="David"/>
          <w:sz w:val="24"/>
          <w:szCs w:val="24"/>
          <w:rtl/>
        </w:rPr>
        <w:t>והל"ת</w:t>
      </w:r>
      <w:proofErr w:type="spellEnd"/>
      <w:r w:rsidRPr="00E56613">
        <w:rPr>
          <w:rFonts w:ascii="David" w:eastAsia="Calibri" w:hAnsi="David" w:cs="David"/>
          <w:sz w:val="24"/>
          <w:szCs w:val="24"/>
          <w:rtl/>
        </w:rPr>
        <w:t xml:space="preserve"> בדיקת צנרת </w:t>
      </w:r>
      <w:proofErr w:type="spellStart"/>
      <w:r w:rsidRPr="00E56613">
        <w:rPr>
          <w:rFonts w:ascii="David" w:eastAsia="Calibri" w:hAnsi="David" w:cs="David"/>
          <w:sz w:val="24"/>
          <w:szCs w:val="24"/>
          <w:rtl/>
        </w:rPr>
        <w:t>פקסגול</w:t>
      </w:r>
      <w:proofErr w:type="spellEnd"/>
      <w:r w:rsidRPr="00E56613">
        <w:rPr>
          <w:rFonts w:ascii="David" w:eastAsia="Calibri" w:hAnsi="David" w:cs="David"/>
          <w:sz w:val="24"/>
          <w:szCs w:val="24"/>
          <w:rtl/>
        </w:rPr>
        <w:t xml:space="preserve"> לפי התקנים הבאים: 5433 חלק 6, 2242 חלק 2, תקן 1205 </w:t>
      </w:r>
      <w:proofErr w:type="spellStart"/>
      <w:r w:rsidRPr="00E56613">
        <w:rPr>
          <w:rFonts w:ascii="David" w:eastAsia="Calibri" w:hAnsi="David" w:cs="David"/>
          <w:sz w:val="24"/>
          <w:szCs w:val="24"/>
          <w:rtl/>
        </w:rPr>
        <w:t>והל"ת</w:t>
      </w:r>
      <w:proofErr w:type="spellEnd"/>
      <w:r w:rsidRPr="00E56613">
        <w:rPr>
          <w:rFonts w:ascii="David" w:eastAsia="Calibri" w:hAnsi="David" w:cs="David"/>
          <w:sz w:val="24"/>
          <w:szCs w:val="24"/>
          <w:rtl/>
        </w:rPr>
        <w:t>  2007.</w:t>
      </w:r>
    </w:p>
    <w:p w14:paraId="0B30B520"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צילומי קווי ביוב וניקוז חיצוני לפי התקן.</w:t>
      </w:r>
    </w:p>
    <w:p w14:paraId="66A13CA7"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טיח בכל ממ"ד והתאמתו לתקן 5075.</w:t>
      </w:r>
    </w:p>
    <w:p w14:paraId="52A0CB71"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xml:space="preserve">-           בדיקות מעקות טיפוסיים והתאמתם לתקן 1142 (בכל מקרה יבדקו כל </w:t>
      </w:r>
      <w:proofErr w:type="spellStart"/>
      <w:r w:rsidRPr="00E56613">
        <w:rPr>
          <w:rFonts w:ascii="David" w:eastAsia="Calibri" w:hAnsi="David" w:cs="David"/>
          <w:sz w:val="24"/>
          <w:szCs w:val="24"/>
          <w:rtl/>
        </w:rPr>
        <w:t>המעקות</w:t>
      </w:r>
      <w:proofErr w:type="spellEnd"/>
      <w:r w:rsidRPr="00E56613">
        <w:rPr>
          <w:rFonts w:ascii="David" w:eastAsia="Calibri" w:hAnsi="David" w:cs="David"/>
          <w:sz w:val="24"/>
          <w:szCs w:val="24"/>
          <w:rtl/>
        </w:rPr>
        <w:t xml:space="preserve"> הטיפוסיים בבניין).</w:t>
      </w:r>
    </w:p>
    <w:p w14:paraId="7DA99779"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הצפה/אטימות של כל מרפסת וכל גג ע"פ תקן 1476.</w:t>
      </w:r>
    </w:p>
    <w:p w14:paraId="6E24EC99"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המטרה של כל החלונות לבדיקת אטימותם לחדירות מים, ע"פ נספח א' בתקן 4068.</w:t>
      </w:r>
    </w:p>
    <w:p w14:paraId="19959C4D"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כל משלוחי האבנים המיועדות לחיפוי קירות החוץ והתאמתם לדרישות ת"י 2378.</w:t>
      </w:r>
    </w:p>
    <w:p w14:paraId="1B99ED0C"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xml:space="preserve">-           בדיקות אנכיות, מישוריות, גליות וחוזק ההדבקות של הטיח בשליפה והתאמתו לדרישות ת"י 1920.2 </w:t>
      </w:r>
      <w:proofErr w:type="spellStart"/>
      <w:r w:rsidRPr="00E56613">
        <w:rPr>
          <w:rFonts w:ascii="David" w:eastAsia="Calibri" w:hAnsi="David" w:cs="David"/>
          <w:sz w:val="24"/>
          <w:szCs w:val="24"/>
          <w:rtl/>
        </w:rPr>
        <w:t>ולת"י</w:t>
      </w:r>
      <w:proofErr w:type="spellEnd"/>
      <w:r w:rsidRPr="00E56613">
        <w:rPr>
          <w:rFonts w:ascii="David" w:eastAsia="Calibri" w:hAnsi="David" w:cs="David"/>
          <w:sz w:val="24"/>
          <w:szCs w:val="24"/>
          <w:rtl/>
        </w:rPr>
        <w:t xml:space="preserve"> 1275.</w:t>
      </w:r>
    </w:p>
    <w:p w14:paraId="7B27AC3D"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xml:space="preserve">-           בדיקות מישוריות הריצוף, הפרשי מפלסים בין אריחים סמוכים, פגמים באריחים, חוזק ההדבקות של האריחים (באמצעות בדיקות שליפה), סף מודרג, שיפולים, מישקים, כמות רזרבית והתאמת מצע הריצוף </w:t>
      </w:r>
      <w:proofErr w:type="spellStart"/>
      <w:r w:rsidRPr="00E56613">
        <w:rPr>
          <w:rFonts w:ascii="David" w:eastAsia="Calibri" w:hAnsi="David" w:cs="David"/>
          <w:sz w:val="24"/>
          <w:szCs w:val="24"/>
          <w:rtl/>
        </w:rPr>
        <w:t>הכל</w:t>
      </w:r>
      <w:proofErr w:type="spellEnd"/>
      <w:r w:rsidRPr="00E56613">
        <w:rPr>
          <w:rFonts w:ascii="David" w:eastAsia="Calibri" w:hAnsi="David" w:cs="David"/>
          <w:sz w:val="24"/>
          <w:szCs w:val="24"/>
          <w:rtl/>
        </w:rPr>
        <w:t xml:space="preserve"> עפ"י כל הנדרש בתקן הרלוונטי (ת"י 1629 </w:t>
      </w:r>
      <w:proofErr w:type="spellStart"/>
      <w:r w:rsidRPr="00E56613">
        <w:rPr>
          <w:rFonts w:ascii="David" w:eastAsia="Calibri" w:hAnsi="David" w:cs="David"/>
          <w:sz w:val="24"/>
          <w:szCs w:val="24"/>
          <w:rtl/>
        </w:rPr>
        <w:t>לטראצו</w:t>
      </w:r>
      <w:proofErr w:type="spellEnd"/>
      <w:r w:rsidRPr="00E56613">
        <w:rPr>
          <w:rFonts w:ascii="David" w:eastAsia="Calibri" w:hAnsi="David" w:cs="David"/>
          <w:sz w:val="24"/>
          <w:szCs w:val="24"/>
          <w:rtl/>
        </w:rPr>
        <w:t>, ת"י 1555.3 לקרמיקה ופורצלן).</w:t>
      </w:r>
    </w:p>
    <w:p w14:paraId="3C0799EB"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רטיבות חול המילוי מתחת לאריחים ואת התאמתו לנדרש בתקן.</w:t>
      </w:r>
    </w:p>
    <w:p w14:paraId="0AA8ACA8"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xml:space="preserve">-           בדיקות דלתות העץ לנדרש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23.</w:t>
      </w:r>
    </w:p>
    <w:p w14:paraId="03F46C2C"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xml:space="preserve">-           בדיקות מלבני פלדה וכנפי פלדה לנדרש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1161 </w:t>
      </w:r>
      <w:proofErr w:type="spellStart"/>
      <w:r w:rsidRPr="00E56613">
        <w:rPr>
          <w:rFonts w:ascii="David" w:eastAsia="Calibri" w:hAnsi="David" w:cs="David"/>
          <w:sz w:val="24"/>
          <w:szCs w:val="24"/>
          <w:rtl/>
        </w:rPr>
        <w:t>ובמפמ"כ</w:t>
      </w:r>
      <w:proofErr w:type="spellEnd"/>
      <w:r w:rsidRPr="00E56613">
        <w:rPr>
          <w:rFonts w:ascii="David" w:eastAsia="Calibri" w:hAnsi="David" w:cs="David"/>
          <w:sz w:val="24"/>
          <w:szCs w:val="24"/>
          <w:rtl/>
        </w:rPr>
        <w:t xml:space="preserve"> 27.</w:t>
      </w:r>
    </w:p>
    <w:p w14:paraId="52E67DDE"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xml:space="preserve">-           בדיקות דלתות פלדה בממ"דים לנדרש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4422.</w:t>
      </w:r>
    </w:p>
    <w:p w14:paraId="6F779C17"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xml:space="preserve">-           בדיקות התאמת מידות החדרים, </w:t>
      </w:r>
      <w:proofErr w:type="spellStart"/>
      <w:r w:rsidRPr="00E56613">
        <w:rPr>
          <w:rFonts w:ascii="David" w:eastAsia="Calibri" w:hAnsi="David" w:cs="David"/>
          <w:sz w:val="24"/>
          <w:szCs w:val="24"/>
          <w:rtl/>
        </w:rPr>
        <w:t>לתכניות</w:t>
      </w:r>
      <w:proofErr w:type="spellEnd"/>
      <w:r w:rsidRPr="00E56613">
        <w:rPr>
          <w:rFonts w:ascii="David" w:eastAsia="Calibri" w:hAnsi="David" w:cs="David"/>
          <w:sz w:val="24"/>
          <w:szCs w:val="24"/>
          <w:rtl/>
        </w:rPr>
        <w:t xml:space="preserve"> המכר ואת הסטייה הזוויתית (</w:t>
      </w:r>
      <w:proofErr w:type="spellStart"/>
      <w:r w:rsidRPr="00E56613">
        <w:rPr>
          <w:rFonts w:ascii="David" w:eastAsia="Calibri" w:hAnsi="David" w:cs="David"/>
          <w:sz w:val="24"/>
          <w:szCs w:val="24"/>
          <w:rtl/>
        </w:rPr>
        <w:t>קלינים</w:t>
      </w:r>
      <w:proofErr w:type="spellEnd"/>
      <w:r w:rsidRPr="00E56613">
        <w:rPr>
          <w:rFonts w:ascii="David" w:eastAsia="Calibri" w:hAnsi="David" w:cs="David"/>
          <w:sz w:val="24"/>
          <w:szCs w:val="24"/>
          <w:rtl/>
        </w:rPr>
        <w:t xml:space="preserve">) לנדרש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789.</w:t>
      </w:r>
    </w:p>
    <w:p w14:paraId="5AAC1484"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צפיפות מצעים בפתוח המגרש.</w:t>
      </w:r>
    </w:p>
    <w:p w14:paraId="169BF707"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איכות אדמת הגן.</w:t>
      </w:r>
    </w:p>
    <w:p w14:paraId="786090AB"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אלומיניום.</w:t>
      </w:r>
    </w:p>
    <w:p w14:paraId="2B9AFB1D"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ארונות מטבח בתו תקן 1271.11.</w:t>
      </w:r>
    </w:p>
    <w:p w14:paraId="73A05F46"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דלתות אש בתו תקן.</w:t>
      </w:r>
    </w:p>
    <w:p w14:paraId="6A73F52A"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xml:space="preserve">-           בדיקות הדבקות חיפויים בלובי כניסה ראשי ובמבואות </w:t>
      </w:r>
      <w:proofErr w:type="spellStart"/>
      <w:r w:rsidRPr="00E56613">
        <w:rPr>
          <w:rFonts w:ascii="David" w:eastAsia="Calibri" w:hAnsi="David" w:cs="David"/>
          <w:sz w:val="24"/>
          <w:szCs w:val="24"/>
          <w:rtl/>
        </w:rPr>
        <w:t>קומתיות</w:t>
      </w:r>
      <w:proofErr w:type="spellEnd"/>
      <w:r w:rsidRPr="00E56613">
        <w:rPr>
          <w:rFonts w:ascii="David" w:eastAsia="Calibri" w:hAnsi="David" w:cs="David"/>
          <w:sz w:val="24"/>
          <w:szCs w:val="24"/>
          <w:rtl/>
        </w:rPr>
        <w:t>.</w:t>
      </w:r>
    </w:p>
    <w:p w14:paraId="7D914C75"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xml:space="preserve">-           בדיקות התאמת תיבות דואר לנדרש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816.</w:t>
      </w:r>
    </w:p>
    <w:p w14:paraId="4A2F1C8A"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xml:space="preserve">-           בדיקות התאמת ברזים, סוללות ומיקום קבועות סניטריות לנדרש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1317 </w:t>
      </w:r>
      <w:proofErr w:type="spellStart"/>
      <w:r w:rsidRPr="00E56613">
        <w:rPr>
          <w:rFonts w:ascii="David" w:eastAsia="Calibri" w:hAnsi="David" w:cs="David"/>
          <w:sz w:val="24"/>
          <w:szCs w:val="24"/>
          <w:rtl/>
        </w:rPr>
        <w:t>ובת"י</w:t>
      </w:r>
      <w:proofErr w:type="spellEnd"/>
      <w:r w:rsidRPr="00E56613">
        <w:rPr>
          <w:rFonts w:ascii="David" w:eastAsia="Calibri" w:hAnsi="David" w:cs="David"/>
          <w:sz w:val="24"/>
          <w:szCs w:val="24"/>
          <w:rtl/>
        </w:rPr>
        <w:t xml:space="preserve"> 1205.3 (בדירות טיפוסיות בלבד).</w:t>
      </w:r>
    </w:p>
    <w:p w14:paraId="0C66B3AD"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xml:space="preserve">-           בדיקות מערכת גז לנדרש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158.</w:t>
      </w:r>
    </w:p>
    <w:p w14:paraId="5B07A9A5"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xml:space="preserve">-           בדיקות אביזרי חשמל לנדרש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33.</w:t>
      </w:r>
    </w:p>
    <w:p w14:paraId="500408D0"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xml:space="preserve">-           בדיקות משטחי </w:t>
      </w:r>
      <w:proofErr w:type="spellStart"/>
      <w:r w:rsidRPr="00E56613">
        <w:rPr>
          <w:rFonts w:ascii="David" w:eastAsia="Calibri" w:hAnsi="David" w:cs="David"/>
          <w:sz w:val="24"/>
          <w:szCs w:val="24"/>
          <w:rtl/>
        </w:rPr>
        <w:t>טרצו</w:t>
      </w:r>
      <w:proofErr w:type="spellEnd"/>
      <w:r w:rsidRPr="00E56613">
        <w:rPr>
          <w:rFonts w:ascii="David" w:eastAsia="Calibri" w:hAnsi="David" w:cs="David"/>
          <w:sz w:val="24"/>
          <w:szCs w:val="24"/>
          <w:rtl/>
        </w:rPr>
        <w:t xml:space="preserve">/מדרגות/אדני חלונות/ספים לנדרש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42,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1554, </w:t>
      </w:r>
      <w:proofErr w:type="spellStart"/>
      <w:r w:rsidRPr="00E56613">
        <w:rPr>
          <w:rFonts w:ascii="David" w:eastAsia="Calibri" w:hAnsi="David" w:cs="David"/>
          <w:sz w:val="24"/>
          <w:szCs w:val="24"/>
          <w:rtl/>
        </w:rPr>
        <w:t>ובת"י</w:t>
      </w:r>
      <w:proofErr w:type="spellEnd"/>
      <w:r w:rsidRPr="00E56613">
        <w:rPr>
          <w:rFonts w:ascii="David" w:eastAsia="Calibri" w:hAnsi="David" w:cs="David"/>
          <w:sz w:val="24"/>
          <w:szCs w:val="24"/>
          <w:rtl/>
        </w:rPr>
        <w:t xml:space="preserve"> 1182.</w:t>
      </w:r>
    </w:p>
    <w:p w14:paraId="45D306A7"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xml:space="preserve">-           בדיקות פרטי אלומיניום לנדרש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1068,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4001 </w:t>
      </w:r>
      <w:proofErr w:type="spellStart"/>
      <w:r w:rsidRPr="00E56613">
        <w:rPr>
          <w:rFonts w:ascii="David" w:eastAsia="Calibri" w:hAnsi="David" w:cs="David"/>
          <w:sz w:val="24"/>
          <w:szCs w:val="24"/>
          <w:rtl/>
        </w:rPr>
        <w:t>ובת"י</w:t>
      </w:r>
      <w:proofErr w:type="spellEnd"/>
      <w:r w:rsidRPr="00E56613">
        <w:rPr>
          <w:rFonts w:ascii="David" w:eastAsia="Calibri" w:hAnsi="David" w:cs="David"/>
          <w:sz w:val="24"/>
          <w:szCs w:val="24"/>
          <w:rtl/>
        </w:rPr>
        <w:t xml:space="preserve"> 1099.</w:t>
      </w:r>
    </w:p>
    <w:p w14:paraId="4BB30E82"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xml:space="preserve">-           בדיקות תריסים (רפפה/גלילה) לנדרש </w:t>
      </w:r>
      <w:proofErr w:type="spellStart"/>
      <w:r w:rsidRPr="00E56613">
        <w:rPr>
          <w:rFonts w:ascii="David" w:eastAsia="Calibri" w:hAnsi="David" w:cs="David"/>
          <w:sz w:val="24"/>
          <w:szCs w:val="24"/>
          <w:rtl/>
        </w:rPr>
        <w:t>בת"י</w:t>
      </w:r>
      <w:proofErr w:type="spellEnd"/>
      <w:r w:rsidRPr="00E56613">
        <w:rPr>
          <w:rFonts w:ascii="David" w:eastAsia="Calibri" w:hAnsi="David" w:cs="David"/>
          <w:sz w:val="24"/>
          <w:szCs w:val="24"/>
          <w:rtl/>
        </w:rPr>
        <w:t xml:space="preserve"> 1509.</w:t>
      </w:r>
    </w:p>
    <w:p w14:paraId="2F4062E6"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הימצאות גז רדון בבניין.</w:t>
      </w:r>
    </w:p>
    <w:p w14:paraId="541EEAF1"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מעברי אש לפי ת"י 931</w:t>
      </w:r>
    </w:p>
    <w:p w14:paraId="41281424"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xml:space="preserve">-           </w:t>
      </w:r>
      <w:proofErr w:type="spellStart"/>
      <w:r w:rsidRPr="00E56613">
        <w:rPr>
          <w:rFonts w:ascii="David" w:eastAsia="Calibri" w:hAnsi="David" w:cs="David"/>
          <w:sz w:val="24"/>
          <w:szCs w:val="24"/>
          <w:rtl/>
        </w:rPr>
        <w:t>דיחוס</w:t>
      </w:r>
      <w:proofErr w:type="spellEnd"/>
      <w:r w:rsidRPr="00E56613">
        <w:rPr>
          <w:rFonts w:ascii="David" w:eastAsia="Calibri" w:hAnsi="David" w:cs="David"/>
          <w:sz w:val="24"/>
          <w:szCs w:val="24"/>
          <w:rtl/>
        </w:rPr>
        <w:t xml:space="preserve"> חדרי מדרגות לפי ת"י 1001 חלק 2</w:t>
      </w:r>
    </w:p>
    <w:p w14:paraId="399974D5" w14:textId="77777777" w:rsidR="00E56613" w:rsidRPr="00E56613" w:rsidRDefault="00E56613" w:rsidP="00E56613">
      <w:pPr>
        <w:spacing w:before="0" w:beforeAutospacing="0" w:after="0" w:afterAutospacing="0" w:line="240" w:lineRule="auto"/>
        <w:ind w:left="515" w:hanging="708"/>
        <w:rPr>
          <w:rFonts w:ascii="David" w:eastAsia="Calibri" w:hAnsi="David" w:cs="David"/>
          <w:sz w:val="24"/>
          <w:szCs w:val="24"/>
          <w:rtl/>
        </w:rPr>
      </w:pPr>
      <w:r w:rsidRPr="00E56613">
        <w:rPr>
          <w:rFonts w:ascii="David" w:eastAsia="Calibri" w:hAnsi="David" w:cs="David"/>
          <w:sz w:val="24"/>
          <w:szCs w:val="24"/>
          <w:rtl/>
        </w:rPr>
        <w:t xml:space="preserve">3.         על הקבלן לשלב את כל מערך הבדיקות כפי שיאושר על ידי המפקח </w:t>
      </w:r>
      <w:proofErr w:type="spellStart"/>
      <w:r w:rsidRPr="00E56613">
        <w:rPr>
          <w:rFonts w:ascii="David" w:eastAsia="Calibri" w:hAnsi="David" w:cs="David"/>
          <w:sz w:val="24"/>
          <w:szCs w:val="24"/>
          <w:rtl/>
        </w:rPr>
        <w:t>בלו"ז</w:t>
      </w:r>
      <w:proofErr w:type="spellEnd"/>
      <w:r w:rsidRPr="00E56613">
        <w:rPr>
          <w:rFonts w:ascii="David" w:eastAsia="Calibri" w:hAnsi="David" w:cs="David"/>
          <w:sz w:val="24"/>
          <w:szCs w:val="24"/>
          <w:rtl/>
        </w:rPr>
        <w:t xml:space="preserve"> הזמנים של הקמת הפרויקט, באופן </w:t>
      </w:r>
      <w:proofErr w:type="spellStart"/>
      <w:r w:rsidRPr="00E56613">
        <w:rPr>
          <w:rFonts w:ascii="David" w:eastAsia="Calibri" w:hAnsi="David" w:cs="David"/>
          <w:sz w:val="24"/>
          <w:szCs w:val="24"/>
          <w:rtl/>
        </w:rPr>
        <w:t>שלו"ז</w:t>
      </w:r>
      <w:proofErr w:type="spellEnd"/>
      <w:r w:rsidRPr="00E56613">
        <w:rPr>
          <w:rFonts w:ascii="David" w:eastAsia="Calibri" w:hAnsi="David" w:cs="David"/>
          <w:sz w:val="24"/>
          <w:szCs w:val="24"/>
          <w:rtl/>
        </w:rPr>
        <w:t xml:space="preserve"> הבדיקות יתאים להתקדמות העבודות ולא יעקבו את מהלך העבודות ו/או את הליך קבלת האשור לאכלוס ולתעודת גמר</w:t>
      </w:r>
    </w:p>
    <w:p w14:paraId="4F23DB5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DA312F1"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r>
      <w:r w:rsidRPr="00E56613">
        <w:rPr>
          <w:rFonts w:ascii="David" w:eastAsia="Times New Roman" w:hAnsi="David" w:cs="David"/>
          <w:b/>
          <w:bCs/>
          <w:sz w:val="24"/>
          <w:szCs w:val="24"/>
          <w:u w:val="single"/>
          <w:rtl/>
        </w:rPr>
        <w:lastRenderedPageBreak/>
        <w:t>נספח 3.1.33</w:t>
      </w:r>
    </w:p>
    <w:p w14:paraId="641A7C11"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מפרט לגידור אתר הפרויקט</w:t>
      </w:r>
    </w:p>
    <w:p w14:paraId="6716942E"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הקבלן יגדר את אתר הפרויקט בהתאם למפורט להלן:</w:t>
      </w:r>
    </w:p>
    <w:p w14:paraId="683F9A26"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חומר:</w:t>
      </w:r>
      <w:r w:rsidRPr="00E56613">
        <w:rPr>
          <w:rFonts w:ascii="David" w:eastAsia="Times New Roman" w:hAnsi="David" w:cs="David"/>
          <w:sz w:val="24"/>
          <w:szCs w:val="24"/>
          <w:rtl/>
        </w:rPr>
        <w:t xml:space="preserve"> פח חדש , קשיח, מגולוון וחלק אשר יאפשר הדבקת פרסום הפרויקט.</w:t>
      </w:r>
    </w:p>
    <w:p w14:paraId="6B09A428"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צבע:</w:t>
      </w:r>
      <w:r w:rsidRPr="00E56613">
        <w:rPr>
          <w:rFonts w:ascii="David" w:eastAsia="Times New Roman" w:hAnsi="David" w:cs="David"/>
          <w:sz w:val="24"/>
          <w:szCs w:val="24"/>
          <w:rtl/>
        </w:rPr>
        <w:t xml:space="preserve"> לבן.</w:t>
      </w:r>
    </w:p>
    <w:p w14:paraId="6BEB7223"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מידות: </w:t>
      </w:r>
    </w:p>
    <w:p w14:paraId="4286A03A" w14:textId="77777777" w:rsidR="00E56613" w:rsidRPr="00E56613" w:rsidRDefault="00E56613" w:rsidP="00237720">
      <w:pPr>
        <w:numPr>
          <w:ilvl w:val="0"/>
          <w:numId w:val="19"/>
        </w:numPr>
        <w:spacing w:before="0" w:beforeAutospacing="0" w:after="0" w:afterAutospacing="0" w:line="360" w:lineRule="auto"/>
        <w:ind w:right="1440"/>
        <w:contextualSpacing/>
        <w:jc w:val="both"/>
        <w:rPr>
          <w:rFonts w:ascii="David" w:eastAsia="Times New Roman" w:hAnsi="David" w:cs="David"/>
          <w:sz w:val="24"/>
          <w:szCs w:val="24"/>
        </w:rPr>
      </w:pPr>
      <w:r w:rsidRPr="00E56613">
        <w:rPr>
          <w:rFonts w:ascii="David" w:eastAsia="Times New Roman" w:hAnsi="David" w:cs="David"/>
          <w:sz w:val="24"/>
          <w:szCs w:val="24"/>
          <w:rtl/>
        </w:rPr>
        <w:t xml:space="preserve">מידת אורך: הארוך הנדרש לתחימת האתר. </w:t>
      </w:r>
    </w:p>
    <w:p w14:paraId="41BDA01F" w14:textId="77777777" w:rsidR="00E56613" w:rsidRPr="00E56613" w:rsidRDefault="00E56613" w:rsidP="00237720">
      <w:pPr>
        <w:numPr>
          <w:ilvl w:val="0"/>
          <w:numId w:val="19"/>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מידת גובה: מידה קבועה ומינימלית של 2מ' ו/או בהתאם להנחיית הרשות המקומית.</w:t>
      </w:r>
    </w:p>
    <w:p w14:paraId="22B490F1"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proofErr w:type="spellStart"/>
      <w:r w:rsidRPr="00E56613">
        <w:rPr>
          <w:rFonts w:ascii="David" w:eastAsia="Times New Roman" w:hAnsi="David" w:cs="David"/>
          <w:b/>
          <w:bCs/>
          <w:sz w:val="24"/>
          <w:szCs w:val="24"/>
          <w:rtl/>
        </w:rPr>
        <w:t>ניראות</w:t>
      </w:r>
      <w:proofErr w:type="spellEnd"/>
      <w:r w:rsidRPr="00E56613">
        <w:rPr>
          <w:rFonts w:ascii="David" w:eastAsia="Times New Roman" w:hAnsi="David" w:cs="David"/>
          <w:b/>
          <w:bCs/>
          <w:sz w:val="24"/>
          <w:szCs w:val="24"/>
          <w:rtl/>
        </w:rPr>
        <w:t xml:space="preserve"> וחוזק:</w:t>
      </w:r>
      <w:r w:rsidRPr="00E56613">
        <w:rPr>
          <w:rFonts w:ascii="David" w:eastAsia="Times New Roman" w:hAnsi="David" w:cs="David"/>
          <w:sz w:val="24"/>
          <w:szCs w:val="24"/>
          <w:rtl/>
        </w:rPr>
        <w:t xml:space="preserve"> חזית הגדר (הצד הפונה כלפי חוץ) צריכה להיות לבנה, חלקה, רציפה ומיושרת לאורך כל היקף האתר.</w:t>
      </w:r>
      <w:r w:rsidRPr="00E56613">
        <w:rPr>
          <w:rFonts w:ascii="David" w:eastAsia="Calibri" w:hAnsi="David" w:cs="David"/>
          <w:sz w:val="24"/>
          <w:szCs w:val="24"/>
          <w:rtl/>
        </w:rPr>
        <w:t xml:space="preserve"> </w:t>
      </w:r>
      <w:proofErr w:type="spellStart"/>
      <w:r w:rsidRPr="00E56613">
        <w:rPr>
          <w:rFonts w:ascii="David" w:eastAsia="Calibri" w:hAnsi="David" w:cs="David"/>
          <w:sz w:val="24"/>
          <w:szCs w:val="24"/>
          <w:rtl/>
        </w:rPr>
        <w:t>קונסטרטקציית</w:t>
      </w:r>
      <w:proofErr w:type="spellEnd"/>
      <w:r w:rsidRPr="00E56613">
        <w:rPr>
          <w:rFonts w:ascii="David" w:eastAsia="Calibri" w:hAnsi="David" w:cs="David"/>
          <w:sz w:val="24"/>
          <w:szCs w:val="24"/>
          <w:rtl/>
        </w:rPr>
        <w:t xml:space="preserve"> הגדר, החיזוקים והחיבורים לקרקע יבוצעו מהצד הפנימי של האתר כך שישמרו על חזית רחוב חיצונית נקייה וללא מכשול ומפגע לעוברי אורח. </w:t>
      </w:r>
    </w:p>
    <w:p w14:paraId="04293290" w14:textId="77777777" w:rsidR="00E56613" w:rsidRPr="00E56613" w:rsidRDefault="00E56613" w:rsidP="00E56613">
      <w:pPr>
        <w:spacing w:before="0" w:beforeAutospacing="0" w:after="0" w:afterAutospacing="0" w:line="360" w:lineRule="auto"/>
        <w:ind w:left="360"/>
        <w:rPr>
          <w:rFonts w:ascii="David" w:eastAsia="Calibri" w:hAnsi="David" w:cs="David"/>
          <w:sz w:val="24"/>
          <w:szCs w:val="24"/>
        </w:rPr>
      </w:pPr>
      <w:r w:rsidRPr="00E56613">
        <w:rPr>
          <w:rFonts w:ascii="David" w:eastAsia="Times New Roman" w:hAnsi="David" w:cs="David"/>
          <w:sz w:val="24"/>
          <w:szCs w:val="24"/>
          <w:rtl/>
        </w:rPr>
        <w:t>ב</w:t>
      </w:r>
      <w:r w:rsidRPr="00E56613">
        <w:rPr>
          <w:rFonts w:ascii="David" w:eastAsia="Calibri" w:hAnsi="David" w:cs="David"/>
          <w:sz w:val="24"/>
          <w:szCs w:val="24"/>
          <w:rtl/>
        </w:rPr>
        <w:t>גדר אשר נמצאת בסמיכות לכביש פעיל, יש לבצע קיר הגנה כנגד נפילת רכב מתפרץ.</w:t>
      </w:r>
    </w:p>
    <w:p w14:paraId="3B857CF4"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sz w:val="24"/>
          <w:szCs w:val="24"/>
          <w:rtl/>
        </w:rPr>
        <w:t>הלוחות יעמדו בדרישות המחלקה לאיכות הסביבה לעניין מטרדי ומפגעי רעש (קירות אקוסטיים) ואבק בהתאם להנחיות לאיכות הסביבה</w:t>
      </w:r>
      <w:r w:rsidRPr="00E56613">
        <w:rPr>
          <w:rFonts w:ascii="David" w:eastAsia="Times New Roman" w:hAnsi="David" w:cs="David"/>
          <w:b/>
          <w:bCs/>
          <w:sz w:val="24"/>
          <w:szCs w:val="24"/>
          <w:rtl/>
        </w:rPr>
        <w:t>.</w:t>
      </w:r>
    </w:p>
    <w:p w14:paraId="0B1770CA"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פתחים: </w:t>
      </w:r>
    </w:p>
    <w:p w14:paraId="1D4EA830" w14:textId="77777777" w:rsidR="00E56613" w:rsidRPr="00E56613" w:rsidRDefault="00E56613" w:rsidP="00237720">
      <w:pPr>
        <w:numPr>
          <w:ilvl w:val="0"/>
          <w:numId w:val="20"/>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שערי כניסה יפתחו כלפי פנים האתר, רוחבם יאפשר כניסת למשאיות, שער/דלת כניסה למעבר רוכשי דירות ככל ונדרש, מאותו החומר ממנה בנויה הגדר.</w:t>
      </w:r>
    </w:p>
    <w:p w14:paraId="6D96F2C1" w14:textId="77777777" w:rsidR="00E56613" w:rsidRPr="00E56613" w:rsidRDefault="00E56613" w:rsidP="00E56613">
      <w:pPr>
        <w:spacing w:before="0" w:beforeAutospacing="0" w:after="0" w:afterAutospacing="0" w:line="276" w:lineRule="auto"/>
        <w:ind w:left="1440"/>
        <w:jc w:val="both"/>
        <w:rPr>
          <w:rFonts w:ascii="David" w:eastAsia="Times New Roman" w:hAnsi="David" w:cs="David"/>
          <w:sz w:val="24"/>
          <w:szCs w:val="24"/>
        </w:rPr>
      </w:pPr>
      <w:r w:rsidRPr="00E56613">
        <w:rPr>
          <w:rFonts w:ascii="David" w:eastAsia="Times New Roman" w:hAnsi="David" w:cs="David"/>
          <w:sz w:val="24"/>
          <w:szCs w:val="24"/>
          <w:rtl/>
        </w:rPr>
        <w:t>השערים יכללו שילוט הכוונה ואזהרה על אתר.</w:t>
      </w:r>
    </w:p>
    <w:p w14:paraId="52EBD497" w14:textId="77777777" w:rsidR="00E56613" w:rsidRPr="00E56613" w:rsidRDefault="00E56613" w:rsidP="00237720">
      <w:pPr>
        <w:numPr>
          <w:ilvl w:val="0"/>
          <w:numId w:val="20"/>
        </w:numPr>
        <w:spacing w:before="0" w:beforeAutospacing="0" w:after="0" w:afterAutospacing="0" w:line="360" w:lineRule="auto"/>
        <w:contextualSpacing/>
        <w:jc w:val="both"/>
        <w:rPr>
          <w:rFonts w:ascii="David" w:eastAsia="Calibri" w:hAnsi="David" w:cs="David"/>
          <w:sz w:val="24"/>
          <w:szCs w:val="24"/>
        </w:rPr>
      </w:pPr>
      <w:r w:rsidRPr="00E56613">
        <w:rPr>
          <w:rFonts w:ascii="David" w:eastAsia="Calibri" w:hAnsi="David" w:cs="David"/>
          <w:sz w:val="24"/>
          <w:szCs w:val="24"/>
          <w:rtl/>
        </w:rPr>
        <w:t>חלונות אטומים בשני מוקדים שונים בגדר, הסגורים ע"י חומר קשיח ושקוף המאפשר הצצה אל האתר. גובה  התחתון של הפתחים יהיה לפחות 1.10מ' מעל הקרקע. מידותיהם: 200ס"מ רוחב על 80ס"מ גובה כל אחד.</w:t>
      </w:r>
    </w:p>
    <w:p w14:paraId="3C479613"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כל המפורט לעיל כולל התקנה.</w:t>
      </w:r>
    </w:p>
    <w:p w14:paraId="21551BFD"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הנ"ל צריך להתאים לדרישות הרשות המקומית ככל וישנן.</w:t>
      </w:r>
    </w:p>
    <w:p w14:paraId="591F7E84" w14:textId="77777777" w:rsidR="00E56613" w:rsidRPr="00E56613" w:rsidRDefault="00E56613" w:rsidP="00E56613">
      <w:pPr>
        <w:spacing w:before="0" w:beforeAutospacing="0" w:after="0" w:afterAutospacing="0" w:line="360" w:lineRule="auto"/>
        <w:ind w:left="360"/>
        <w:rPr>
          <w:rFonts w:ascii="David" w:eastAsia="Times New Roman" w:hAnsi="David" w:cs="David"/>
          <w:b/>
          <w:bCs/>
          <w:sz w:val="24"/>
          <w:szCs w:val="24"/>
        </w:rPr>
      </w:pPr>
    </w:p>
    <w:p w14:paraId="28458457" w14:textId="77777777" w:rsidR="00E56613" w:rsidRPr="00E56613" w:rsidRDefault="00E56613" w:rsidP="00E56613">
      <w:pPr>
        <w:bidi w:val="0"/>
        <w:spacing w:before="0" w:beforeAutospacing="0" w:after="160" w:afterAutospacing="0" w:line="259" w:lineRule="auto"/>
        <w:rPr>
          <w:rFonts w:ascii="David" w:eastAsia="Times New Roman" w:hAnsi="David" w:cs="David"/>
          <w:b/>
          <w:bCs/>
          <w:sz w:val="24"/>
          <w:szCs w:val="24"/>
          <w:u w:val="single"/>
          <w:rtl/>
        </w:rPr>
      </w:pPr>
      <w:r w:rsidRPr="00E56613">
        <w:rPr>
          <w:rFonts w:ascii="David" w:eastAsia="Times New Roman" w:hAnsi="David" w:cs="David"/>
          <w:sz w:val="24"/>
          <w:szCs w:val="24"/>
          <w:rtl/>
        </w:rPr>
        <w:br w:type="page"/>
      </w:r>
    </w:p>
    <w:p w14:paraId="0DF2D726"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lastRenderedPageBreak/>
        <w:t>נספח 3.1.35</w:t>
      </w:r>
    </w:p>
    <w:p w14:paraId="3834829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שלט יועצים</w:t>
      </w:r>
    </w:p>
    <w:p w14:paraId="518337D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32014004" w14:textId="77777777" w:rsidR="00E56613" w:rsidRPr="00E56613" w:rsidRDefault="00E56613" w:rsidP="00E56613">
      <w:pPr>
        <w:spacing w:before="0" w:beforeAutospacing="0" w:after="0" w:afterAutospacing="0" w:line="360" w:lineRule="auto"/>
        <w:ind w:left="-760"/>
        <w:jc w:val="center"/>
        <w:rPr>
          <w:rFonts w:ascii="David" w:eastAsia="Times New Roman" w:hAnsi="David" w:cs="David"/>
          <w:b/>
          <w:bCs/>
          <w:sz w:val="28"/>
          <w:szCs w:val="28"/>
          <w:u w:val="single"/>
        </w:rPr>
      </w:pPr>
      <w:r w:rsidRPr="00E56613">
        <w:rPr>
          <w:rFonts w:ascii="David" w:eastAsia="Times New Roman" w:hAnsi="David" w:cs="David"/>
          <w:b/>
          <w:bCs/>
          <w:noProof/>
          <w:sz w:val="28"/>
          <w:szCs w:val="28"/>
          <w:u w:val="single"/>
        </w:rPr>
        <w:drawing>
          <wp:inline distT="0" distB="0" distL="0" distR="0" wp14:anchorId="59FAC2C8" wp14:editId="040F5A83">
            <wp:extent cx="5953125" cy="6934200"/>
            <wp:effectExtent l="0" t="0" r="9525"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3125" cy="6934200"/>
                    </a:xfrm>
                    <a:prstGeom prst="rect">
                      <a:avLst/>
                    </a:prstGeom>
                    <a:noFill/>
                    <a:ln>
                      <a:noFill/>
                    </a:ln>
                  </pic:spPr>
                </pic:pic>
              </a:graphicData>
            </a:graphic>
          </wp:inline>
        </w:drawing>
      </w:r>
    </w:p>
    <w:p w14:paraId="7501B34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5D4815E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317DB1E9" w14:textId="77777777" w:rsidR="00C96B78" w:rsidRDefault="00C96B78" w:rsidP="00E56613">
      <w:pPr>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3E1F13C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lastRenderedPageBreak/>
        <w:t>נספח 3.1.3</w:t>
      </w:r>
      <w:r w:rsidRPr="00E56613">
        <w:rPr>
          <w:rFonts w:ascii="David" w:eastAsia="Times New Roman" w:hAnsi="David" w:cs="David" w:hint="cs"/>
          <w:b/>
          <w:bCs/>
          <w:sz w:val="24"/>
          <w:szCs w:val="24"/>
          <w:u w:val="single"/>
          <w:rtl/>
        </w:rPr>
        <w:t>6</w:t>
      </w:r>
    </w:p>
    <w:p w14:paraId="4947AFB6"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סטנדרט יזם </w:t>
      </w:r>
    </w:p>
    <w:p w14:paraId="5E2CA5D8" w14:textId="7858C798" w:rsidR="00E56613" w:rsidRPr="00E56613" w:rsidDel="0005444D" w:rsidRDefault="00E56613" w:rsidP="00967621">
      <w:pPr>
        <w:spacing w:before="0" w:beforeAutospacing="0" w:after="0" w:afterAutospacing="0" w:line="360" w:lineRule="auto"/>
        <w:jc w:val="center"/>
        <w:rPr>
          <w:del w:id="195" w:author="מרול אטמן" w:date="2024-10-30T17:19:00Z" w16du:dateUtc="2024-10-30T15:19:00Z"/>
          <w:rFonts w:ascii="David" w:eastAsia="Times New Roman" w:hAnsi="David" w:cs="David"/>
          <w:sz w:val="24"/>
          <w:szCs w:val="24"/>
          <w:rtl/>
        </w:rPr>
      </w:pPr>
      <w:del w:id="196" w:author="מרול אטמן" w:date="2024-10-30T17:19:00Z" w16du:dateUtc="2024-10-30T15:19:00Z">
        <w:r w:rsidRPr="00967621" w:rsidDel="0005444D">
          <w:rPr>
            <w:rFonts w:ascii="David" w:eastAsia="Times New Roman" w:hAnsi="David" w:cs="David" w:hint="cs"/>
            <w:sz w:val="24"/>
            <w:szCs w:val="24"/>
            <w:highlight w:val="yellow"/>
            <w:rtl/>
          </w:rPr>
          <w:delText>המסמך שמור בנתיב הבא:</w:delText>
        </w:r>
        <w:r w:rsidR="00C96B78" w:rsidRPr="00967621" w:rsidDel="0005444D">
          <w:rPr>
            <w:rFonts w:ascii="David" w:eastAsia="Times New Roman" w:hAnsi="David" w:cs="David"/>
            <w:sz w:val="24"/>
            <w:szCs w:val="24"/>
            <w:highlight w:val="yellow"/>
            <w:rtl/>
          </w:rPr>
          <w:delText xml:space="preserve"> סטנדרט פרוי</w:delText>
        </w:r>
        <w:r w:rsidRPr="00967621" w:rsidDel="0005444D">
          <w:rPr>
            <w:rFonts w:ascii="David" w:eastAsia="Times New Roman" w:hAnsi="David" w:cs="David"/>
            <w:sz w:val="24"/>
            <w:szCs w:val="24"/>
            <w:highlight w:val="yellow"/>
            <w:rtl/>
          </w:rPr>
          <w:delText>קטים</w:delText>
        </w:r>
        <w:r w:rsidRPr="00967621" w:rsidDel="0005444D">
          <w:rPr>
            <w:rFonts w:ascii="David" w:eastAsia="Times New Roman" w:hAnsi="David" w:cs="David" w:hint="cs"/>
            <w:sz w:val="24"/>
            <w:szCs w:val="24"/>
            <w:highlight w:val="yellow"/>
            <w:rtl/>
          </w:rPr>
          <w:delText xml:space="preserve"> \</w:delText>
        </w:r>
        <w:r w:rsidRPr="00967621" w:rsidDel="0005444D">
          <w:rPr>
            <w:rFonts w:ascii="David" w:eastAsia="Times New Roman" w:hAnsi="David" w:cs="David"/>
            <w:sz w:val="24"/>
            <w:szCs w:val="24"/>
            <w:highlight w:val="yellow"/>
          </w:rPr>
          <w:delText>I\Residence\Engineering</w:delText>
        </w:r>
      </w:del>
    </w:p>
    <w:p w14:paraId="71E3294E" w14:textId="00EE1BA4" w:rsidR="00E56613" w:rsidRPr="00E56613" w:rsidDel="0005444D" w:rsidRDefault="00E56613" w:rsidP="00E56613">
      <w:pPr>
        <w:spacing w:before="0" w:beforeAutospacing="0" w:after="0" w:afterAutospacing="0" w:line="360" w:lineRule="auto"/>
        <w:jc w:val="center"/>
        <w:rPr>
          <w:del w:id="197" w:author="מרול אטמן" w:date="2024-10-30T17:19:00Z" w16du:dateUtc="2024-10-30T15:19:00Z"/>
          <w:rFonts w:ascii="David" w:eastAsia="Times New Roman" w:hAnsi="David" w:cs="David"/>
          <w:b/>
          <w:bCs/>
          <w:sz w:val="24"/>
          <w:szCs w:val="24"/>
          <w:u w:val="single"/>
          <w:rtl/>
        </w:rPr>
      </w:pPr>
    </w:p>
    <w:p w14:paraId="32B48D5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53A04F0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br w:type="page"/>
      </w:r>
      <w:r w:rsidRPr="00E56613">
        <w:rPr>
          <w:rFonts w:ascii="David" w:eastAsia="Times New Roman" w:hAnsi="David" w:cs="David"/>
          <w:b/>
          <w:bCs/>
          <w:sz w:val="24"/>
          <w:szCs w:val="24"/>
          <w:u w:val="single"/>
          <w:rtl/>
        </w:rPr>
        <w:lastRenderedPageBreak/>
        <w:t xml:space="preserve">נספח 3.1.41 </w:t>
      </w:r>
    </w:p>
    <w:p w14:paraId="480581E2"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שכר טרחת יועצים בגין שינויי דיירים </w:t>
      </w:r>
    </w:p>
    <w:p w14:paraId="1654A4FA" w14:textId="77777777" w:rsidR="00E56613" w:rsidRPr="00E56613" w:rsidRDefault="00E56613" w:rsidP="00E56613">
      <w:pPr>
        <w:spacing w:before="0" w:beforeAutospacing="0" w:after="0" w:afterAutospacing="0" w:line="360" w:lineRule="auto"/>
        <w:ind w:left="-1327"/>
        <w:jc w:val="center"/>
        <w:rPr>
          <w:rFonts w:ascii="David" w:eastAsia="Times New Roman" w:hAnsi="David" w:cs="David"/>
          <w:b/>
          <w:bCs/>
          <w:sz w:val="24"/>
          <w:szCs w:val="24"/>
          <w:u w:val="single"/>
          <w:rtl/>
        </w:rPr>
      </w:pPr>
      <w:r w:rsidRPr="00E56613">
        <w:rPr>
          <w:rFonts w:ascii="Times New Roman" w:eastAsia="Times New Roman" w:hAnsi="Times New Roman" w:cs="David"/>
          <w:b/>
          <w:bCs/>
          <w:noProof/>
          <w:sz w:val="25"/>
          <w:szCs w:val="25"/>
          <w:u w:val="single"/>
        </w:rPr>
        <w:drawing>
          <wp:inline distT="0" distB="0" distL="0" distR="0" wp14:anchorId="5C0FFDA0" wp14:editId="6C81B924">
            <wp:extent cx="7048500" cy="1009650"/>
            <wp:effectExtent l="0" t="0" r="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48500" cy="1009650"/>
                    </a:xfrm>
                    <a:prstGeom prst="rect">
                      <a:avLst/>
                    </a:prstGeom>
                    <a:noFill/>
                    <a:ln>
                      <a:noFill/>
                    </a:ln>
                  </pic:spPr>
                </pic:pic>
              </a:graphicData>
            </a:graphic>
          </wp:inline>
        </w:drawing>
      </w:r>
    </w:p>
    <w:p w14:paraId="4849D78C"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6"/>
          <w:szCs w:val="26"/>
          <w:rtl/>
        </w:rPr>
        <w:t xml:space="preserve">* </w:t>
      </w:r>
      <w:r w:rsidRPr="00E56613">
        <w:rPr>
          <w:rFonts w:ascii="David" w:eastAsia="Times New Roman" w:hAnsi="David" w:cs="David"/>
          <w:sz w:val="24"/>
          <w:szCs w:val="24"/>
          <w:rtl/>
        </w:rPr>
        <w:t>המחירים אינם כוללים מע"מ</w:t>
      </w:r>
    </w:p>
    <w:p w14:paraId="53DEEFB3"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הינם לתכנון כל הדירות בפרויקט</w:t>
      </w:r>
    </w:p>
    <w:p w14:paraId="2A9E77B3"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במסגרת תיק דייר ולכן אין תוספת רווח קבלן</w:t>
      </w:r>
    </w:p>
    <w:p w14:paraId="1C62E76B" w14:textId="4E2C2631"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 במידה והדי</w:t>
      </w:r>
      <w:del w:id="198" w:author="מרול אטמן" w:date="2024-10-30T17:19:00Z" w16du:dateUtc="2024-10-30T15:19:00Z">
        <w:r w:rsidRPr="00E56613" w:rsidDel="0005444D">
          <w:rPr>
            <w:rFonts w:ascii="David" w:eastAsia="Times New Roman" w:hAnsi="David" w:cs="David"/>
            <w:sz w:val="24"/>
            <w:szCs w:val="24"/>
            <w:rtl/>
          </w:rPr>
          <w:delText>י</w:delText>
        </w:r>
      </w:del>
      <w:r w:rsidRPr="00E56613">
        <w:rPr>
          <w:rFonts w:ascii="David" w:eastAsia="Times New Roman" w:hAnsi="David" w:cs="David"/>
          <w:sz w:val="24"/>
          <w:szCs w:val="24"/>
          <w:rtl/>
        </w:rPr>
        <w:t xml:space="preserve">יר מבקש תכנון מערכות אינסטלציה סניטרית </w:t>
      </w:r>
      <w:proofErr w:type="spellStart"/>
      <w:r w:rsidRPr="00E56613">
        <w:rPr>
          <w:rFonts w:ascii="David" w:eastAsia="Times New Roman" w:hAnsi="David" w:cs="David"/>
          <w:sz w:val="24"/>
          <w:szCs w:val="24"/>
          <w:rtl/>
        </w:rPr>
        <w:t>וספרינקלרים</w:t>
      </w:r>
      <w:proofErr w:type="spellEnd"/>
      <w:r w:rsidRPr="00E56613">
        <w:rPr>
          <w:rFonts w:ascii="David" w:eastAsia="Times New Roman" w:hAnsi="David" w:cs="David"/>
          <w:sz w:val="24"/>
          <w:szCs w:val="24"/>
          <w:rtl/>
        </w:rPr>
        <w:t xml:space="preserve"> יחד- יהא המחיר עבור </w:t>
      </w:r>
      <w:r w:rsidRPr="00E56613">
        <w:rPr>
          <w:rFonts w:ascii="David" w:eastAsia="Times New Roman" w:hAnsi="David" w:cs="David" w:hint="cs"/>
          <w:sz w:val="24"/>
          <w:szCs w:val="24"/>
          <w:rtl/>
        </w:rPr>
        <w:t xml:space="preserve"> </w:t>
      </w:r>
      <w:del w:id="199" w:author="מרול אטמן" w:date="2024-10-30T17:19:00Z" w16du:dateUtc="2024-10-30T15:19:00Z">
        <w:r w:rsidRPr="00E56613" w:rsidDel="0005444D">
          <w:rPr>
            <w:rFonts w:ascii="David" w:eastAsia="Times New Roman" w:hAnsi="David" w:cs="David" w:hint="cs"/>
            <w:sz w:val="24"/>
            <w:szCs w:val="24"/>
            <w:rtl/>
          </w:rPr>
          <w:delText xml:space="preserve"> </w:delText>
        </w:r>
      </w:del>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מקצוע אחד בלבד, 3500 ₪ + מע"מ</w:t>
      </w:r>
    </w:p>
    <w:p w14:paraId="1954C219"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מובהר כי לא תהיה לקבלן אפשרות לגבות כל תוספת בגין ניהול השינויים אל מול היועצים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והמתכננים של הפרויקט.</w:t>
      </w:r>
    </w:p>
    <w:p w14:paraId="63A704D5"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hint="cs"/>
          <w:sz w:val="24"/>
          <w:szCs w:val="24"/>
          <w:rtl/>
        </w:rPr>
        <w:t xml:space="preserve">* במקומות שלא </w:t>
      </w:r>
      <w:proofErr w:type="spellStart"/>
      <w:r w:rsidRPr="00E56613">
        <w:rPr>
          <w:rFonts w:ascii="David" w:eastAsia="Times New Roman" w:hAnsi="David" w:cs="David" w:hint="cs"/>
          <w:sz w:val="24"/>
          <w:szCs w:val="24"/>
          <w:rtl/>
        </w:rPr>
        <w:t>צויין</w:t>
      </w:r>
      <w:proofErr w:type="spellEnd"/>
      <w:r w:rsidRPr="00E56613">
        <w:rPr>
          <w:rFonts w:ascii="David" w:eastAsia="Times New Roman" w:hAnsi="David" w:cs="David" w:hint="cs"/>
          <w:sz w:val="24"/>
          <w:szCs w:val="24"/>
          <w:rtl/>
        </w:rPr>
        <w:t xml:space="preserve"> מחיר, תינתן הצעת מחיר לפי הסיטואציה.</w:t>
      </w:r>
    </w:p>
    <w:p w14:paraId="197151B9"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6"/>
          <w:szCs w:val="26"/>
          <w:rtl/>
        </w:rPr>
      </w:pPr>
    </w:p>
    <w:p w14:paraId="2B58E0BA" w14:textId="77777777" w:rsidR="00E56613" w:rsidRPr="00E56613" w:rsidRDefault="00E56613" w:rsidP="00E56613">
      <w:pPr>
        <w:spacing w:before="0" w:beforeAutospacing="0" w:after="0" w:afterAutospacing="0" w:line="360" w:lineRule="auto"/>
        <w:ind w:left="-1186"/>
        <w:rPr>
          <w:rFonts w:ascii="David" w:eastAsia="Times New Roman" w:hAnsi="David" w:cs="David"/>
          <w:sz w:val="26"/>
          <w:szCs w:val="26"/>
          <w:rtl/>
        </w:rPr>
      </w:pPr>
    </w:p>
    <w:p w14:paraId="0BB21418"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49B98C00"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6E3CA713"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27E28442"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37F8914C"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55EAE8B9"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2FEEF26D" w14:textId="77777777" w:rsidR="00F239A0" w:rsidRPr="00F239A0" w:rsidRDefault="00E56613" w:rsidP="00F239A0">
      <w:pPr>
        <w:spacing w:before="0" w:beforeAutospacing="0" w:after="0" w:afterAutospacing="0" w:line="360" w:lineRule="auto"/>
        <w:jc w:val="center"/>
        <w:rPr>
          <w:rFonts w:ascii="David" w:eastAsia="Times New Roman" w:hAnsi="David" w:cs="David"/>
          <w:b/>
          <w:bCs/>
          <w:sz w:val="26"/>
          <w:szCs w:val="26"/>
          <w:rtl/>
        </w:rPr>
      </w:pPr>
      <w:r w:rsidRPr="00E56613">
        <w:rPr>
          <w:rFonts w:ascii="David" w:eastAsia="Times New Roman" w:hAnsi="David" w:cs="David"/>
          <w:b/>
          <w:bCs/>
          <w:sz w:val="26"/>
          <w:szCs w:val="26"/>
          <w:u w:val="single"/>
          <w:rtl/>
        </w:rPr>
        <w:br w:type="page"/>
      </w:r>
      <w:r w:rsidR="00F239A0" w:rsidRPr="00F239A0">
        <w:rPr>
          <w:rFonts w:ascii="David" w:eastAsia="Times New Roman" w:hAnsi="David" w:cs="David" w:hint="cs"/>
          <w:b/>
          <w:bCs/>
          <w:sz w:val="26"/>
          <w:szCs w:val="26"/>
          <w:highlight w:val="yellow"/>
          <w:rtl/>
        </w:rPr>
        <w:lastRenderedPageBreak/>
        <w:t xml:space="preserve">הערה: </w:t>
      </w:r>
      <w:r w:rsidR="00F239A0">
        <w:rPr>
          <w:rFonts w:ascii="David" w:eastAsia="Times New Roman" w:hAnsi="David" w:cs="David" w:hint="cs"/>
          <w:b/>
          <w:bCs/>
          <w:sz w:val="26"/>
          <w:szCs w:val="26"/>
          <w:highlight w:val="yellow"/>
          <w:rtl/>
        </w:rPr>
        <w:t xml:space="preserve">לפני העברת החוזה לקבלן המבצע, </w:t>
      </w:r>
      <w:r w:rsidR="00F239A0" w:rsidRPr="00F239A0">
        <w:rPr>
          <w:rFonts w:ascii="David" w:eastAsia="Times New Roman" w:hAnsi="David" w:cs="David" w:hint="cs"/>
          <w:b/>
          <w:bCs/>
          <w:sz w:val="26"/>
          <w:szCs w:val="26"/>
          <w:highlight w:val="yellow"/>
          <w:rtl/>
        </w:rPr>
        <w:t>יש לוודא כי ה</w:t>
      </w:r>
      <w:r w:rsidR="00F239A0">
        <w:rPr>
          <w:rFonts w:ascii="David" w:eastAsia="Times New Roman" w:hAnsi="David" w:cs="David" w:hint="cs"/>
          <w:b/>
          <w:bCs/>
          <w:sz w:val="26"/>
          <w:szCs w:val="26"/>
          <w:highlight w:val="yellow"/>
          <w:rtl/>
        </w:rPr>
        <w:t>טפסים</w:t>
      </w:r>
      <w:r w:rsidR="00F239A0" w:rsidRPr="00F239A0">
        <w:rPr>
          <w:rFonts w:ascii="David" w:eastAsia="Times New Roman" w:hAnsi="David" w:cs="David" w:hint="cs"/>
          <w:b/>
          <w:bCs/>
          <w:sz w:val="26"/>
          <w:szCs w:val="26"/>
          <w:highlight w:val="yellow"/>
          <w:rtl/>
        </w:rPr>
        <w:t xml:space="preserve"> הנ"</w:t>
      </w:r>
      <w:r w:rsidR="00F239A0">
        <w:rPr>
          <w:rFonts w:ascii="David" w:eastAsia="Times New Roman" w:hAnsi="David" w:cs="David" w:hint="cs"/>
          <w:b/>
          <w:bCs/>
          <w:sz w:val="26"/>
          <w:szCs w:val="26"/>
          <w:highlight w:val="yellow"/>
          <w:rtl/>
        </w:rPr>
        <w:t>ל תואמים</w:t>
      </w:r>
      <w:r w:rsidR="00F239A0" w:rsidRPr="00F239A0">
        <w:rPr>
          <w:rFonts w:ascii="David" w:eastAsia="Times New Roman" w:hAnsi="David" w:cs="David" w:hint="cs"/>
          <w:b/>
          <w:bCs/>
          <w:sz w:val="26"/>
          <w:szCs w:val="26"/>
          <w:highlight w:val="yellow"/>
          <w:rtl/>
        </w:rPr>
        <w:t xml:space="preserve"> </w:t>
      </w:r>
      <w:r w:rsidR="00F239A0">
        <w:rPr>
          <w:rFonts w:ascii="David" w:eastAsia="Times New Roman" w:hAnsi="David" w:cs="David" w:hint="cs"/>
          <w:b/>
          <w:bCs/>
          <w:sz w:val="26"/>
          <w:szCs w:val="26"/>
          <w:highlight w:val="yellow"/>
          <w:rtl/>
        </w:rPr>
        <w:t xml:space="preserve">לטפסים </w:t>
      </w:r>
      <w:r w:rsidR="00F239A0" w:rsidRPr="00F239A0">
        <w:rPr>
          <w:rFonts w:ascii="David" w:eastAsia="Times New Roman" w:hAnsi="David" w:cs="David" w:hint="cs"/>
          <w:b/>
          <w:bCs/>
          <w:sz w:val="26"/>
          <w:szCs w:val="26"/>
          <w:highlight w:val="yellow"/>
          <w:rtl/>
        </w:rPr>
        <w:t>בפורטל</w:t>
      </w:r>
      <w:r w:rsidR="00F239A0">
        <w:rPr>
          <w:rFonts w:ascii="David" w:eastAsia="Times New Roman" w:hAnsi="David" w:cs="David" w:hint="cs"/>
          <w:b/>
          <w:bCs/>
          <w:sz w:val="26"/>
          <w:szCs w:val="26"/>
          <w:highlight w:val="yellow"/>
          <w:rtl/>
        </w:rPr>
        <w:t xml:space="preserve"> החברה</w:t>
      </w:r>
      <w:r w:rsidR="00F239A0" w:rsidRPr="00F239A0">
        <w:rPr>
          <w:rFonts w:ascii="David" w:eastAsia="Times New Roman" w:hAnsi="David" w:cs="David" w:hint="cs"/>
          <w:b/>
          <w:bCs/>
          <w:sz w:val="26"/>
          <w:szCs w:val="26"/>
          <w:highlight w:val="yellow"/>
          <w:rtl/>
        </w:rPr>
        <w:t>.</w:t>
      </w:r>
    </w:p>
    <w:p w14:paraId="7CD704A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3.1.42</w:t>
      </w:r>
    </w:p>
    <w:p w14:paraId="5FDB732E"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טופס מס' ______</w:t>
      </w:r>
    </w:p>
    <w:p w14:paraId="00DEA22D"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תאריך:________</w:t>
      </w:r>
    </w:p>
    <w:p w14:paraId="7800527D"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3F6983D1"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זימון רוכשים לביצוע פרוטוקול ראשוני למסירת דירה</w:t>
      </w:r>
    </w:p>
    <w:p w14:paraId="4DF2B86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להלן רשמית הדירות שנבדקו ואושרו לזימון 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p>
    <w:p w14:paraId="7399FCB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8117DA"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747CED85"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המאשר לקבלן הראשי</w:t>
      </w: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sz w:val="24"/>
          <w:szCs w:val="24"/>
          <w:rtl/>
          <w:lang w:eastAsia="he-IL"/>
        </w:rPr>
        <w:t>לזמן את דיירי הדירות הנ"ל לביצוע פרוטוקול מסירה ראשוני לדירותיהם לאחר בדיקה ואישור מוכנות הדירות בנושאים הבאים:</w:t>
      </w:r>
    </w:p>
    <w:p w14:paraId="77B0F3BC"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דלתות פנים גמורות כולל משקופים וללא כל פגע</w:t>
      </w:r>
    </w:p>
    <w:p w14:paraId="5A836D34"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דלת כניסה מושלמת כולל עינית וסוגר ומוגנת ומכוסה</w:t>
      </w:r>
    </w:p>
    <w:p w14:paraId="7F01521B"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צבע ושפכטל גמור סופית</w:t>
      </w:r>
    </w:p>
    <w:p w14:paraId="70B7DD6D"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ריצופים גמור סופית ללא כל סדק או שבר</w:t>
      </w:r>
    </w:p>
    <w:p w14:paraId="58B6961B"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מעקה במרפסת מושלם כולל מאחז יד </w:t>
      </w:r>
    </w:p>
    <w:p w14:paraId="6FA97F38"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גמר אלומיניום כולל תריס מושלם ללא פגמים ונזקים  </w:t>
      </w:r>
    </w:p>
    <w:p w14:paraId="54827962"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מטבח קומפלט (לא חייב עם שיש וחיפוי מעל)</w:t>
      </w:r>
    </w:p>
    <w:p w14:paraId="2C779020"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כלים סניטריים מותקנים ותקינים ללא כל פגע (ללא אביזרי קצה-ברזים)</w:t>
      </w:r>
    </w:p>
    <w:p w14:paraId="01E0E835"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כלל הארונות אמבטיה בדירה</w:t>
      </w:r>
    </w:p>
    <w:p w14:paraId="2C38DECB"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אביזרי חשמל קצה גמורים כולל מפסקים ושקעים.</w:t>
      </w:r>
    </w:p>
    <w:p w14:paraId="1CC7EBAA"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השלמת כלל הגרילים של מיזוג האוויר בדירה </w:t>
      </w:r>
    </w:p>
    <w:p w14:paraId="3CA8A20A"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2C5D25D6"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0C81522B"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583A03C7"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r w:rsidRPr="00E56613">
        <w:rPr>
          <w:rFonts w:ascii="David" w:eastAsia="Times New Roman" w:hAnsi="David" w:cs="David"/>
          <w:b/>
          <w:bCs/>
          <w:sz w:val="26"/>
          <w:szCs w:val="26"/>
          <w:u w:val="single"/>
          <w:rtl/>
        </w:rPr>
        <w:br w:type="page"/>
      </w:r>
    </w:p>
    <w:p w14:paraId="44AFC00F"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lastRenderedPageBreak/>
        <w:drawing>
          <wp:inline distT="0" distB="0" distL="0" distR="0" wp14:anchorId="47A887FF" wp14:editId="27762D76">
            <wp:extent cx="5276850" cy="466725"/>
            <wp:effectExtent l="0" t="0" r="0" b="9525"/>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5">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567E654" w14:textId="77777777" w:rsidR="00E56613" w:rsidRPr="00967621" w:rsidRDefault="00E56613" w:rsidP="00967621">
      <w:pPr>
        <w:tabs>
          <w:tab w:val="center" w:pos="4153"/>
          <w:tab w:val="right" w:pos="8306"/>
        </w:tabs>
        <w:spacing w:before="0" w:beforeAutospacing="0" w:after="0" w:afterAutospacing="0" w:line="360" w:lineRule="auto"/>
        <w:ind w:left="720"/>
        <w:jc w:val="right"/>
        <w:rPr>
          <w:rFonts w:ascii="Times New Roman" w:eastAsia="Times New Roman" w:hAnsi="Times New Roman" w:cs="David"/>
          <w:rtl/>
        </w:rPr>
      </w:pPr>
      <w:r w:rsidRPr="00E56613">
        <w:rPr>
          <w:rFonts w:ascii="Times New Roman" w:eastAsia="Times New Roman" w:hAnsi="Times New Roman" w:cs="David" w:hint="cs"/>
          <w:sz w:val="26"/>
          <w:szCs w:val="26"/>
          <w:rtl/>
        </w:rPr>
        <w:tab/>
      </w:r>
      <w:r w:rsidRPr="00967621">
        <w:rPr>
          <w:rFonts w:ascii="Times New Roman" w:eastAsia="Times New Roman" w:hAnsi="Times New Roman" w:cs="David" w:hint="cs"/>
          <w:rtl/>
        </w:rPr>
        <w:t xml:space="preserve">טופס מס' </w:t>
      </w:r>
      <w:r w:rsidRPr="00967621">
        <w:rPr>
          <w:rFonts w:ascii="Times New Roman" w:eastAsia="Times New Roman" w:hAnsi="Times New Roman" w:cs="David"/>
        </w:rPr>
        <w:t>3.1</w:t>
      </w:r>
    </w:p>
    <w:p w14:paraId="1DFBE70E" w14:textId="77777777" w:rsidR="00E56613" w:rsidRDefault="00E56613" w:rsidP="00967621">
      <w:pPr>
        <w:spacing w:before="0" w:beforeAutospacing="0" w:after="0" w:afterAutospacing="0" w:line="360" w:lineRule="auto"/>
        <w:jc w:val="right"/>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תאריך : _________</w:t>
      </w:r>
    </w:p>
    <w:p w14:paraId="63DBC2F3" w14:textId="77777777" w:rsidR="00E56613" w:rsidRPr="00E56613" w:rsidRDefault="00E56613" w:rsidP="00967621">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 xml:space="preserve">על </w:t>
      </w:r>
      <w:r w:rsidRPr="00E56613">
        <w:rPr>
          <w:rFonts w:ascii="Times New Roman" w:eastAsia="Times New Roman" w:hAnsi="Times New Roman" w:cs="David"/>
          <w:b/>
          <w:bCs/>
          <w:sz w:val="24"/>
          <w:szCs w:val="24"/>
          <w:u w:val="single"/>
          <w:rtl/>
          <w:lang w:eastAsia="he-IL"/>
        </w:rPr>
        <w:t xml:space="preserve">סיום </w:t>
      </w:r>
      <w:r w:rsidRPr="00E56613">
        <w:rPr>
          <w:rFonts w:ascii="Times New Roman" w:eastAsia="Times New Roman" w:hAnsi="Times New Roman" w:cs="David" w:hint="cs"/>
          <w:b/>
          <w:bCs/>
          <w:sz w:val="24"/>
          <w:szCs w:val="24"/>
          <w:u w:val="single"/>
          <w:rtl/>
          <w:lang w:eastAsia="he-IL"/>
        </w:rPr>
        <w:t>ה</w:t>
      </w:r>
      <w:r w:rsidRPr="00E56613">
        <w:rPr>
          <w:rFonts w:ascii="Times New Roman" w:eastAsia="Times New Roman" w:hAnsi="Times New Roman" w:cs="David"/>
          <w:b/>
          <w:bCs/>
          <w:sz w:val="24"/>
          <w:szCs w:val="24"/>
          <w:u w:val="single"/>
          <w:rtl/>
          <w:lang w:eastAsia="he-IL"/>
        </w:rPr>
        <w:t>עבודות בדיר</w:t>
      </w:r>
      <w:r w:rsidRPr="00E56613">
        <w:rPr>
          <w:rFonts w:ascii="Times New Roman" w:eastAsia="Times New Roman" w:hAnsi="Times New Roman" w:cs="David" w:hint="cs"/>
          <w:b/>
          <w:bCs/>
          <w:sz w:val="24"/>
          <w:szCs w:val="24"/>
          <w:u w:val="single"/>
          <w:rtl/>
          <w:lang w:eastAsia="he-IL"/>
        </w:rPr>
        <w:t>ות</w:t>
      </w:r>
      <w:r w:rsidRPr="00E56613">
        <w:rPr>
          <w:rFonts w:ascii="Times New Roman" w:eastAsia="Times New Roman" w:hAnsi="Times New Roman" w:cs="David"/>
          <w:b/>
          <w:bCs/>
          <w:sz w:val="24"/>
          <w:szCs w:val="24"/>
          <w:u w:val="single"/>
          <w:rtl/>
          <w:lang w:eastAsia="he-IL"/>
        </w:rPr>
        <w:t xml:space="preserve"> מס'</w:t>
      </w:r>
      <w:r w:rsidRPr="00E56613">
        <w:rPr>
          <w:rFonts w:ascii="Times New Roman" w:eastAsia="Times New Roman" w:hAnsi="Times New Roman" w:cs="David" w:hint="cs"/>
          <w:b/>
          <w:bCs/>
          <w:sz w:val="24"/>
          <w:szCs w:val="24"/>
          <w:u w:val="single"/>
          <w:rtl/>
          <w:lang w:eastAsia="he-IL"/>
        </w:rPr>
        <w:t>:</w:t>
      </w:r>
    </w:p>
    <w:p w14:paraId="00D2CD5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1BDC5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71DFF03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שב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r w:rsidRPr="00E56613">
        <w:rPr>
          <w:rFonts w:ascii="Times New Roman" w:eastAsia="Times New Roman" w:hAnsi="Times New Roman" w:cs="David"/>
          <w:sz w:val="24"/>
          <w:szCs w:val="24"/>
          <w:u w:val="single"/>
          <w:rtl/>
          <w:lang w:eastAsia="he-IL"/>
        </w:rPr>
        <w:t xml:space="preserve">         .</w:t>
      </w:r>
    </w:p>
    <w:p w14:paraId="371006DA" w14:textId="77777777" w:rsidR="00E56613" w:rsidRPr="00E56613" w:rsidRDefault="00E56613" w:rsidP="00E56613">
      <w:pPr>
        <w:spacing w:before="0" w:beforeAutospacing="0" w:after="0" w:afterAutospacing="0" w:line="360" w:lineRule="auto"/>
        <w:rPr>
          <w:rFonts w:ascii="Times New Roman" w:eastAsia="Times New Roman" w:hAnsi="Times New Roman" w:cs="David"/>
          <w:i/>
          <w:iCs/>
          <w:sz w:val="20"/>
          <w:szCs w:val="20"/>
          <w:rtl/>
          <w:lang w:eastAsia="he-IL"/>
        </w:rPr>
      </w:pPr>
    </w:p>
    <w:p w14:paraId="7CE39B5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42CBDACF"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אני הח"מ ______________  החתום עמכם בהסכם למתן שירותי ניהול פקוח בפרויקט שבנדון מגיש בזאת דו"ח סופי המאשר לאחר בדיקת הדירות </w:t>
      </w:r>
      <w:r w:rsidRPr="00E56613">
        <w:rPr>
          <w:rFonts w:ascii="Times New Roman" w:eastAsia="Times New Roman" w:hAnsi="Times New Roman" w:cs="David" w:hint="cs"/>
          <w:b/>
          <w:bCs/>
          <w:sz w:val="24"/>
          <w:szCs w:val="24"/>
          <w:rtl/>
          <w:lang w:eastAsia="he-IL"/>
        </w:rPr>
        <w:t>גמר סופי ומוחלט של כל העבודות הנדרשות ביחידות הדיור</w:t>
      </w:r>
      <w:r w:rsidRPr="00E56613">
        <w:rPr>
          <w:rFonts w:ascii="Times New Roman" w:eastAsia="Times New Roman" w:hAnsi="Times New Roman" w:cs="David" w:hint="cs"/>
          <w:sz w:val="24"/>
          <w:szCs w:val="24"/>
          <w:rtl/>
          <w:lang w:eastAsia="he-IL"/>
        </w:rPr>
        <w:t xml:space="preserve">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21960EA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4BC827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w:t>
      </w:r>
      <w:proofErr w:type="spellStart"/>
      <w:r w:rsidRPr="00E56613">
        <w:rPr>
          <w:rFonts w:ascii="Times New Roman" w:eastAsia="Times New Roman" w:hAnsi="Times New Roman" w:cs="David" w:hint="cs"/>
          <w:sz w:val="24"/>
          <w:szCs w:val="24"/>
          <w:u w:val="single"/>
          <w:rtl/>
          <w:lang w:eastAsia="he-IL"/>
        </w:rPr>
        <w:t>רג'קטים</w:t>
      </w:r>
      <w:proofErr w:type="spellEnd"/>
      <w:r w:rsidRPr="00E56613">
        <w:rPr>
          <w:rFonts w:ascii="Times New Roman" w:eastAsia="Times New Roman" w:hAnsi="Times New Roman" w:cs="David" w:hint="cs"/>
          <w:sz w:val="24"/>
          <w:szCs w:val="24"/>
          <w:u w:val="single"/>
          <w:rtl/>
          <w:lang w:eastAsia="he-IL"/>
        </w:rPr>
        <w:t xml:space="preserve"> בנושא: </w:t>
      </w:r>
    </w:p>
    <w:p w14:paraId="1EE5133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בניה בדירה ללא </w:t>
      </w:r>
      <w:proofErr w:type="spellStart"/>
      <w:r w:rsidRPr="00E56613">
        <w:rPr>
          <w:rFonts w:ascii="Times New Roman" w:eastAsia="Times New Roman" w:hAnsi="Times New Roman" w:cs="David" w:hint="cs"/>
          <w:sz w:val="24"/>
          <w:szCs w:val="24"/>
          <w:rtl/>
          <w:lang w:eastAsia="he-IL"/>
        </w:rPr>
        <w:t>קלינים</w:t>
      </w:r>
      <w:proofErr w:type="spellEnd"/>
      <w:r w:rsidRPr="00E56613">
        <w:rPr>
          <w:rFonts w:ascii="Times New Roman" w:eastAsia="Times New Roman" w:hAnsi="Times New Roman" w:cs="David" w:hint="cs"/>
          <w:sz w:val="24"/>
          <w:szCs w:val="24"/>
          <w:rtl/>
          <w:lang w:eastAsia="he-IL"/>
        </w:rPr>
        <w:t xml:space="preserve"> </w:t>
      </w:r>
    </w:p>
    <w:p w14:paraId="551F5A4E"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טיח וצבע מושלם וחלק לרבות תקרות וקירות </w:t>
      </w:r>
    </w:p>
    <w:p w14:paraId="2ED8520E"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עבודת ריצוף בדירה לרבות פאנלים ללא אריחים </w:t>
      </w:r>
    </w:p>
    <w:p w14:paraId="3BD0B64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עבודות ריצוף וחיפוי בחדרים רטובים </w:t>
      </w:r>
    </w:p>
    <w:p w14:paraId="50ECCD4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התקנה מושלמת של אמבטיות , מקלחות  , ( ג'קוזי ככל שיש ) </w:t>
      </w:r>
    </w:p>
    <w:p w14:paraId="278C0BB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בצוע רובע ברצפה וקירות</w:t>
      </w:r>
    </w:p>
    <w:p w14:paraId="42A9322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6FF7075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72E1A5B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תריסים מתפקדים ללא תקלות ( נקיים וללא שריטות פנים חוץ </w:t>
      </w:r>
      <w:proofErr w:type="spellStart"/>
      <w:r w:rsidRPr="00E56613">
        <w:rPr>
          <w:rFonts w:ascii="Times New Roman" w:eastAsia="Times New Roman" w:hAnsi="Times New Roman" w:cs="David" w:hint="cs"/>
          <w:sz w:val="24"/>
          <w:szCs w:val="24"/>
          <w:rtl/>
          <w:lang w:eastAsia="he-IL"/>
        </w:rPr>
        <w:t>לבנין</w:t>
      </w:r>
      <w:proofErr w:type="spellEnd"/>
      <w:r w:rsidRPr="00E56613">
        <w:rPr>
          <w:rFonts w:ascii="Times New Roman" w:eastAsia="Times New Roman" w:hAnsi="Times New Roman" w:cs="David" w:hint="cs"/>
          <w:sz w:val="24"/>
          <w:szCs w:val="24"/>
          <w:rtl/>
          <w:lang w:eastAsia="he-IL"/>
        </w:rPr>
        <w:t xml:space="preserve"> ) </w:t>
      </w:r>
    </w:p>
    <w:p w14:paraId="55A03DB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7F6C91A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 כניסה הכוללת כיסוי, הגנה וגמר לובי קומתי בסביבתה מושלם</w:t>
      </w:r>
    </w:p>
    <w:p w14:paraId="031BF33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פנים כולל הלבשות תקינות</w:t>
      </w:r>
    </w:p>
    <w:p w14:paraId="624EF02E"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דירה נקייה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0960F513"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גינה נקייה , מלאי אדמה ללא שיירי בניה/קוצים ( לדירות </w:t>
      </w:r>
      <w:proofErr w:type="spellStart"/>
      <w:r w:rsidRPr="00E56613">
        <w:rPr>
          <w:rFonts w:ascii="Times New Roman" w:eastAsia="Times New Roman" w:hAnsi="Times New Roman" w:cs="David" w:hint="cs"/>
          <w:sz w:val="24"/>
          <w:szCs w:val="24"/>
          <w:rtl/>
          <w:lang w:eastAsia="he-IL"/>
        </w:rPr>
        <w:t>צמודי</w:t>
      </w:r>
      <w:proofErr w:type="spellEnd"/>
      <w:r w:rsidRPr="00E56613">
        <w:rPr>
          <w:rFonts w:ascii="Times New Roman" w:eastAsia="Times New Roman" w:hAnsi="Times New Roman" w:cs="David" w:hint="cs"/>
          <w:sz w:val="24"/>
          <w:szCs w:val="24"/>
          <w:rtl/>
          <w:lang w:eastAsia="he-IL"/>
        </w:rPr>
        <w:t xml:space="preserve"> קרקע בלבד )</w:t>
      </w:r>
    </w:p>
    <w:p w14:paraId="67A694A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מטבח נגרות תקין , מדויק וללא שריטות </w:t>
      </w:r>
    </w:p>
    <w:p w14:paraId="7CA1675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שיש ע"ג ארונות מטבח הותקן כנדרש לרבות עב' גמר .</w:t>
      </w:r>
    </w:p>
    <w:p w14:paraId="57074A6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סיוד מושלם בדירה לרבות קירות , תקרות ובחדרים רטובים ( </w:t>
      </w:r>
      <w:proofErr w:type="spellStart"/>
      <w:r w:rsidRPr="00E56613">
        <w:rPr>
          <w:rFonts w:ascii="Times New Roman" w:eastAsia="Times New Roman" w:hAnsi="Times New Roman" w:cs="David" w:hint="cs"/>
          <w:sz w:val="24"/>
          <w:szCs w:val="24"/>
          <w:rtl/>
          <w:lang w:eastAsia="he-IL"/>
        </w:rPr>
        <w:t>אקרינול</w:t>
      </w:r>
      <w:proofErr w:type="spellEnd"/>
      <w:r w:rsidRPr="00E56613">
        <w:rPr>
          <w:rFonts w:ascii="Times New Roman" w:eastAsia="Times New Roman" w:hAnsi="Times New Roman" w:cs="David" w:hint="cs"/>
          <w:sz w:val="24"/>
          <w:szCs w:val="24"/>
          <w:rtl/>
          <w:lang w:eastAsia="he-IL"/>
        </w:rPr>
        <w:t xml:space="preserve"> ) </w:t>
      </w:r>
    </w:p>
    <w:p w14:paraId="4DBF2A5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מלאי מספיק של אריחים מכל הסוגים למסירה לרוכשים .</w:t>
      </w:r>
    </w:p>
    <w:p w14:paraId="39C71C6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אדני שיש שלמים , בעלי שיפוע מתאים , אטומים , אף מים לאורכם ונקיים</w:t>
      </w:r>
    </w:p>
    <w:p w14:paraId="269A4183"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גמר התקנת אביזרי גמר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ברזים , מכסי אסלות , מכסים לקופסאות ביקורת</w:t>
      </w:r>
    </w:p>
    <w:p w14:paraId="06D0161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מכסים </w:t>
      </w:r>
      <w:proofErr w:type="spellStart"/>
      <w:r w:rsidRPr="00E56613">
        <w:rPr>
          <w:rFonts w:ascii="Times New Roman" w:eastAsia="Times New Roman" w:hAnsi="Times New Roman" w:cs="David" w:hint="cs"/>
          <w:sz w:val="24"/>
          <w:szCs w:val="24"/>
          <w:rtl/>
          <w:lang w:eastAsia="he-IL"/>
        </w:rPr>
        <w:t>לג"ת</w:t>
      </w:r>
      <w:proofErr w:type="spellEnd"/>
      <w:r w:rsidRPr="00E56613">
        <w:rPr>
          <w:rFonts w:ascii="Times New Roman" w:eastAsia="Times New Roman" w:hAnsi="Times New Roman" w:cs="David" w:hint="cs"/>
          <w:sz w:val="24"/>
          <w:szCs w:val="24"/>
          <w:rtl/>
          <w:lang w:eastAsia="he-IL"/>
        </w:rPr>
        <w:t xml:space="preserve"> בחדרים רטובים , מרפסות פתוחות , גינה מוצמדת וכו'</w:t>
      </w:r>
    </w:p>
    <w:p w14:paraId="77ECE9A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 במרפסות</w:t>
      </w:r>
    </w:p>
    <w:p w14:paraId="56CC1EA1"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שיפועים תקינים וגמר </w:t>
      </w:r>
      <w:proofErr w:type="spellStart"/>
      <w:r w:rsidRPr="00E56613">
        <w:rPr>
          <w:rFonts w:ascii="Times New Roman" w:eastAsia="Times New Roman" w:hAnsi="Times New Roman" w:cs="David" w:hint="cs"/>
          <w:sz w:val="24"/>
          <w:szCs w:val="24"/>
          <w:rtl/>
          <w:lang w:eastAsia="he-IL"/>
        </w:rPr>
        <w:t>בפודסט</w:t>
      </w:r>
      <w:proofErr w:type="spellEnd"/>
      <w:r w:rsidRPr="00E56613">
        <w:rPr>
          <w:rFonts w:ascii="Times New Roman" w:eastAsia="Times New Roman" w:hAnsi="Times New Roman" w:cs="David" w:hint="cs"/>
          <w:sz w:val="24"/>
          <w:szCs w:val="24"/>
          <w:rtl/>
          <w:lang w:eastAsia="he-IL"/>
        </w:rPr>
        <w:t xml:space="preserve"> כביסה ( ככל וקיים ) </w:t>
      </w:r>
    </w:p>
    <w:p w14:paraId="6FBFEF9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אביזרי חשמל מותקנים כנדרש במקומם ותקינים לרבות שקעים , מתגים וכיו"ב </w:t>
      </w:r>
    </w:p>
    <w:p w14:paraId="31582DCE"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תוספות נגרות מושלמות ( ארונות אמבטיה וכיו"ב ) </w:t>
      </w:r>
    </w:p>
    <w:p w14:paraId="1EE214A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lastRenderedPageBreak/>
        <w:t>מערכת מיזוג אוויר מושלמת ותקינה לרבות הנמכות גבס , תאורה וכו' .</w:t>
      </w:r>
    </w:p>
    <w:p w14:paraId="623FE65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874B25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FEA441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942FEB3"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הערות ניתנו כמפורט בפרוטוקולים המצורפים. </w:t>
      </w:r>
    </w:p>
    <w:p w14:paraId="3A31D26C"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בדיקה מדגמית לניקוי הערות הפרוטוקולים והרשימה המפורטת לעיל בוצעה בדירות מס' :                                                                                                                                      </w:t>
      </w:r>
    </w:p>
    <w:p w14:paraId="24625852" w14:textId="77777777" w:rsidR="00E56613" w:rsidRPr="00E56613" w:rsidRDefault="00E56613" w:rsidP="00E56613">
      <w:pPr>
        <w:spacing w:before="0" w:beforeAutospacing="0" w:after="0" w:afterAutospacing="0" w:line="360" w:lineRule="auto"/>
        <w:ind w:left="360"/>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 xml:space="preserve">                                                                                                                                                          -</w:t>
      </w:r>
    </w:p>
    <w:p w14:paraId="6BE30885" w14:textId="77777777" w:rsidR="00E56613" w:rsidRPr="00E56613" w:rsidRDefault="00E56613" w:rsidP="00E56613">
      <w:pPr>
        <w:spacing w:before="0" w:beforeAutospacing="0" w:after="0" w:afterAutospacing="0" w:line="360" w:lineRule="auto"/>
        <w:ind w:left="662" w:firstLine="103"/>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u w:val="single"/>
          <w:rtl/>
          <w:lang w:eastAsia="he-IL"/>
        </w:rPr>
        <w:t xml:space="preserve">                                                                                                                                                         -</w:t>
      </w:r>
      <w:r w:rsidRPr="00E56613">
        <w:rPr>
          <w:rFonts w:ascii="Times New Roman" w:eastAsia="Times New Roman" w:hAnsi="Times New Roman" w:cs="David" w:hint="cs"/>
          <w:b/>
          <w:bCs/>
          <w:sz w:val="24"/>
          <w:szCs w:val="24"/>
          <w:rtl/>
          <w:lang w:eastAsia="he-IL"/>
        </w:rPr>
        <w:t>הבדיקה המדגמית נמצאה תקינה למעט תריסים חשמליים, מיזוג אוויר וכל הדורש חשמל קבוע.</w:t>
      </w:r>
    </w:p>
    <w:p w14:paraId="7FCAC222"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2086A13E"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67E489F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p>
    <w:p w14:paraId="458E66CF"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030ADA03"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5A4B27"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6D01FB7F"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001A304D"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0288" behindDoc="0" locked="0" layoutInCell="1" allowOverlap="1" wp14:anchorId="7BBAC9F3" wp14:editId="47E2776C">
                <wp:simplePos x="0" y="0"/>
                <wp:positionH relativeFrom="column">
                  <wp:posOffset>1703705</wp:posOffset>
                </wp:positionH>
                <wp:positionV relativeFrom="paragraph">
                  <wp:posOffset>224790</wp:posOffset>
                </wp:positionV>
                <wp:extent cx="1604645" cy="0"/>
                <wp:effectExtent l="12700" t="13335" r="11430" b="5715"/>
                <wp:wrapNone/>
                <wp:docPr id="28" name="מחבר ישר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D2180" id="מחבר ישר 28"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15pt,17.7pt" to="26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"/>
            </w:pict>
          </mc:Fallback>
        </mc:AlternateContent>
      </w: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0" behindDoc="0" locked="0" layoutInCell="1" allowOverlap="1" wp14:anchorId="560C45B9" wp14:editId="2FDB9BBB">
                <wp:simplePos x="0" y="0"/>
                <wp:positionH relativeFrom="column">
                  <wp:posOffset>3919855</wp:posOffset>
                </wp:positionH>
                <wp:positionV relativeFrom="paragraph">
                  <wp:posOffset>224790</wp:posOffset>
                </wp:positionV>
                <wp:extent cx="1407795" cy="0"/>
                <wp:effectExtent l="9525" t="13335" r="11430" b="5715"/>
                <wp:wrapNone/>
                <wp:docPr id="27" name="מחבר ישר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DBB19" id="מחבר ישר 27" o:spid="_x0000_s1026"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65pt,17.7pt" to="419.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"/>
            </w:pict>
          </mc:Fallback>
        </mc:AlternateContent>
      </w:r>
      <w:r w:rsidRPr="00E56613">
        <w:rPr>
          <w:rFonts w:ascii="Times New Roman" w:eastAsia="Times New Roman" w:hAnsi="Times New Roman" w:cs="David" w:hint="cs"/>
          <w:b/>
          <w:bCs/>
          <w:sz w:val="24"/>
          <w:szCs w:val="24"/>
          <w:rtl/>
          <w:lang w:eastAsia="he-IL"/>
        </w:rPr>
        <w:t xml:space="preserve"> </w:t>
      </w:r>
    </w:p>
    <w:p w14:paraId="07BBA283"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2336" behindDoc="0" locked="0" layoutInCell="1" allowOverlap="1" wp14:anchorId="16F22064" wp14:editId="61D14C6E">
                <wp:simplePos x="0" y="0"/>
                <wp:positionH relativeFrom="column">
                  <wp:posOffset>209550</wp:posOffset>
                </wp:positionH>
                <wp:positionV relativeFrom="paragraph">
                  <wp:posOffset>12700</wp:posOffset>
                </wp:positionV>
                <wp:extent cx="800100" cy="0"/>
                <wp:effectExtent l="13970" t="6985" r="5080" b="12065"/>
                <wp:wrapNone/>
                <wp:docPr id="26" name="מחבר ישר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5321D" id="מחבר ישר 26" o:spid="_x0000_s1026" style="position:absolute;left:0;text-align:lef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pt" to="7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"/>
            </w:pict>
          </mc:Fallback>
        </mc:AlternateContent>
      </w:r>
      <w:r w:rsidRPr="00E56613">
        <w:rPr>
          <w:rFonts w:ascii="Times New Roman" w:eastAsia="Times New Roman" w:hAnsi="Times New Roman" w:cs="David" w:hint="cs"/>
          <w:b/>
          <w:bCs/>
          <w:sz w:val="24"/>
          <w:szCs w:val="24"/>
          <w:rtl/>
          <w:lang w:eastAsia="he-IL"/>
        </w:rPr>
        <w:t xml:space="preserve">נציג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בעל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תאריך </w:t>
      </w:r>
    </w:p>
    <w:p w14:paraId="44563955"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lang w:eastAsia="he-IL"/>
        </w:rPr>
      </w:pPr>
    </w:p>
    <w:p w14:paraId="3AE24D82"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0"/>
          <w:rtl/>
          <w:lang w:eastAsia="he-IL"/>
        </w:rPr>
      </w:pPr>
      <w:r w:rsidRPr="00E56613">
        <w:rPr>
          <w:rFonts w:ascii="Times New Roman" w:eastAsia="Times New Roman" w:hAnsi="Times New Roman" w:cs="David" w:hint="cs"/>
          <w:noProof/>
          <w:sz w:val="20"/>
          <w:szCs w:val="20"/>
          <w:rtl/>
          <w:lang w:eastAsia="he-IL"/>
        </w:rPr>
        <w:t xml:space="preserve"> </w:t>
      </w:r>
    </w:p>
    <w:p w14:paraId="16C44467"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280E489"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25CC0954"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1F8E9FC8" w14:textId="77777777" w:rsid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D9471FB"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2E5781D"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83DA06A"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2F3FDEF9"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059C67B"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F203639"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21CD04DF" w14:textId="77777777" w:rsidR="00967621" w:rsidRDefault="00967621"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5140A285"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7A7BB68" w14:textId="77777777" w:rsidR="00C96B78" w:rsidRPr="00E56613" w:rsidRDefault="00C96B78" w:rsidP="00E56613">
      <w:pPr>
        <w:spacing w:before="0" w:beforeAutospacing="0" w:after="0" w:afterAutospacing="0" w:line="240" w:lineRule="auto"/>
        <w:rPr>
          <w:rFonts w:ascii="Times New Roman" w:eastAsia="Times New Roman" w:hAnsi="Times New Roman" w:cs="David"/>
          <w:noProof/>
          <w:sz w:val="20"/>
          <w:szCs w:val="24"/>
          <w:lang w:eastAsia="he-IL"/>
        </w:rPr>
      </w:pPr>
    </w:p>
    <w:p w14:paraId="38CD5E9F" w14:textId="77777777" w:rsidR="00CD6E5A" w:rsidRDefault="00CD6E5A" w:rsidP="00E56613">
      <w:pPr>
        <w:spacing w:before="0" w:beforeAutospacing="0" w:after="0" w:afterAutospacing="0" w:line="360" w:lineRule="auto"/>
        <w:rPr>
          <w:rFonts w:ascii="David" w:eastAsia="Times New Roman" w:hAnsi="David" w:cs="David"/>
          <w:sz w:val="26"/>
          <w:szCs w:val="26"/>
          <w:rtl/>
        </w:rPr>
      </w:pPr>
      <w:r>
        <w:rPr>
          <w:rFonts w:ascii="David" w:eastAsia="Times New Roman" w:hAnsi="David" w:cs="David"/>
          <w:sz w:val="26"/>
          <w:szCs w:val="26"/>
          <w:rtl/>
        </w:rPr>
        <w:br w:type="page"/>
      </w:r>
    </w:p>
    <w:p w14:paraId="39B3CB6F"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41903AB7"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356E0954" wp14:editId="5968AE89">
            <wp:extent cx="5276850" cy="466725"/>
            <wp:effectExtent l="0" t="0" r="0" b="9525"/>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5">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55294CB4" w14:textId="77777777" w:rsidR="00E56613" w:rsidRPr="00E56613" w:rsidRDefault="00E56613" w:rsidP="00E56613">
      <w:pPr>
        <w:tabs>
          <w:tab w:val="center" w:pos="4153"/>
          <w:tab w:val="right" w:pos="8306"/>
        </w:tabs>
        <w:spacing w:before="0" w:beforeAutospacing="0" w:after="0" w:afterAutospacing="0" w:line="360" w:lineRule="auto"/>
        <w:jc w:val="both"/>
        <w:rPr>
          <w:rFonts w:ascii="Times New Roman" w:eastAsia="Times New Roman" w:hAnsi="Times New Roman" w:cs="David"/>
          <w:sz w:val="26"/>
          <w:szCs w:val="26"/>
          <w:rtl/>
        </w:rPr>
      </w:pPr>
      <w:r w:rsidRPr="00E56613">
        <w:rPr>
          <w:rFonts w:ascii="Times New Roman" w:eastAsia="Times New Roman" w:hAnsi="Times New Roman" w:cs="David" w:hint="cs"/>
          <w:sz w:val="26"/>
          <w:szCs w:val="26"/>
          <w:rtl/>
        </w:rPr>
        <w:tab/>
      </w:r>
    </w:p>
    <w:p w14:paraId="2C708782" w14:textId="77777777" w:rsidR="00E56613" w:rsidRPr="00967621" w:rsidRDefault="00E56613" w:rsidP="00E56613">
      <w:pPr>
        <w:tabs>
          <w:tab w:val="center" w:pos="4153"/>
          <w:tab w:val="right" w:pos="8306"/>
        </w:tabs>
        <w:spacing w:before="0" w:beforeAutospacing="0" w:after="0" w:afterAutospacing="0" w:line="360" w:lineRule="auto"/>
        <w:jc w:val="right"/>
        <w:rPr>
          <w:rFonts w:ascii="Times New Roman" w:eastAsia="Times New Roman" w:hAnsi="Times New Roman" w:cs="David"/>
          <w:rtl/>
        </w:rPr>
      </w:pPr>
      <w:r w:rsidRPr="00967621">
        <w:rPr>
          <w:rFonts w:ascii="Times New Roman" w:eastAsia="Times New Roman" w:hAnsi="Times New Roman" w:cs="David" w:hint="cs"/>
          <w:rtl/>
        </w:rPr>
        <w:t>טופס מס' 3.2</w:t>
      </w:r>
    </w:p>
    <w:p w14:paraId="740B5233"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715D75C5" w14:textId="77777777" w:rsidR="00E56613" w:rsidRPr="00E56613" w:rsidRDefault="00E56613" w:rsidP="00E56613">
      <w:pPr>
        <w:spacing w:before="0" w:beforeAutospacing="0" w:after="0" w:afterAutospacing="0" w:line="360" w:lineRule="auto"/>
        <w:jc w:val="right"/>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rtl/>
          <w:lang w:eastAsia="he-IL"/>
        </w:rPr>
        <w:t>תאריך : _________</w:t>
      </w:r>
    </w:p>
    <w:p w14:paraId="297C0187"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15534E5E"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37F23A13" w14:textId="77777777" w:rsidR="00E56613" w:rsidRPr="00967621" w:rsidRDefault="00E56613" w:rsidP="00F239A0">
      <w:pPr>
        <w:spacing w:before="0" w:beforeAutospacing="0" w:after="0" w:afterAutospacing="0" w:line="360" w:lineRule="auto"/>
        <w:ind w:left="-483" w:hanging="142"/>
        <w:jc w:val="center"/>
        <w:rPr>
          <w:rFonts w:ascii="Times New Roman" w:eastAsia="Times New Roman" w:hAnsi="Times New Roman" w:cs="David"/>
          <w:b/>
          <w:bCs/>
          <w:sz w:val="24"/>
          <w:szCs w:val="24"/>
          <w:u w:val="single"/>
          <w:rtl/>
          <w:lang w:eastAsia="he-IL"/>
        </w:rPr>
      </w:pPr>
      <w:r w:rsidRPr="00967621">
        <w:rPr>
          <w:rFonts w:ascii="Times New Roman" w:eastAsia="Times New Roman" w:hAnsi="Times New Roman" w:cs="David" w:hint="cs"/>
          <w:b/>
          <w:bCs/>
          <w:sz w:val="24"/>
          <w:szCs w:val="24"/>
          <w:u w:val="single"/>
          <w:rtl/>
          <w:lang w:eastAsia="he-IL"/>
        </w:rPr>
        <w:t xml:space="preserve">אישור סיום עבודות ברכוש המשותף שבניין מס'              פרויקט     </w:t>
      </w:r>
      <w:r w:rsidR="00F239A0" w:rsidRPr="00967621">
        <w:rPr>
          <w:rFonts w:ascii="Times New Roman" w:eastAsia="Times New Roman" w:hAnsi="Times New Roman" w:cs="David" w:hint="cs"/>
          <w:b/>
          <w:bCs/>
          <w:sz w:val="24"/>
          <w:szCs w:val="24"/>
          <w:u w:val="single"/>
          <w:rtl/>
          <w:lang w:eastAsia="he-IL"/>
        </w:rPr>
        <w:t xml:space="preserve">                             </w:t>
      </w:r>
      <w:r w:rsidRPr="00967621">
        <w:rPr>
          <w:rFonts w:ascii="Times New Roman" w:eastAsia="Times New Roman" w:hAnsi="Times New Roman" w:cs="David" w:hint="cs"/>
          <w:b/>
          <w:bCs/>
          <w:sz w:val="24"/>
          <w:szCs w:val="24"/>
          <w:u w:val="single"/>
          <w:rtl/>
          <w:lang w:eastAsia="he-IL"/>
        </w:rPr>
        <w:t>.</w:t>
      </w:r>
    </w:p>
    <w:p w14:paraId="62AAC125" w14:textId="77777777" w:rsidR="00E56613" w:rsidRPr="00F239A0" w:rsidRDefault="00E56613" w:rsidP="00F239A0">
      <w:pPr>
        <w:spacing w:before="0" w:beforeAutospacing="0" w:after="0" w:afterAutospacing="0" w:line="360" w:lineRule="auto"/>
        <w:jc w:val="center"/>
        <w:rPr>
          <w:rFonts w:ascii="Times New Roman" w:eastAsia="Times New Roman" w:hAnsi="Times New Roman" w:cs="David"/>
          <w:i/>
          <w:iCs/>
          <w:sz w:val="20"/>
          <w:szCs w:val="20"/>
          <w:rtl/>
          <w:lang w:eastAsia="he-IL"/>
        </w:rPr>
      </w:pPr>
      <w:r w:rsidRPr="00E56613">
        <w:rPr>
          <w:rFonts w:ascii="Times New Roman" w:eastAsia="Times New Roman" w:hAnsi="Times New Roman" w:cs="David" w:hint="cs"/>
          <w:i/>
          <w:iCs/>
          <w:sz w:val="20"/>
          <w:szCs w:val="20"/>
          <w:rtl/>
          <w:lang w:eastAsia="he-IL"/>
        </w:rPr>
        <w:t xml:space="preserve"> טופס זה ימולא וייחת</w:t>
      </w:r>
      <w:r w:rsidRPr="00E56613">
        <w:rPr>
          <w:rFonts w:ascii="Times New Roman" w:eastAsia="Times New Roman" w:hAnsi="Times New Roman" w:cs="David" w:hint="eastAsia"/>
          <w:i/>
          <w:iCs/>
          <w:sz w:val="20"/>
          <w:szCs w:val="20"/>
          <w:rtl/>
          <w:lang w:eastAsia="he-IL"/>
        </w:rPr>
        <w:t>ם</w:t>
      </w:r>
      <w:r w:rsidRPr="00E56613">
        <w:rPr>
          <w:rFonts w:ascii="Times New Roman" w:eastAsia="Times New Roman" w:hAnsi="Times New Roman" w:cs="David" w:hint="cs"/>
          <w:i/>
          <w:iCs/>
          <w:sz w:val="20"/>
          <w:szCs w:val="20"/>
          <w:rtl/>
          <w:lang w:eastAsia="he-IL"/>
        </w:rPr>
        <w:t xml:space="preserve"> עם סיום העבודות ברכוש המשותף לכל בניין</w:t>
      </w:r>
    </w:p>
    <w:p w14:paraId="4BC084E7"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33B7714E"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1F82799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B7EFE1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01E7156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w:t>
      </w:r>
      <w:proofErr w:type="spellStart"/>
      <w:r w:rsidRPr="00E56613">
        <w:rPr>
          <w:rFonts w:ascii="Times New Roman" w:eastAsia="Times New Roman" w:hAnsi="Times New Roman" w:cs="David" w:hint="cs"/>
          <w:sz w:val="24"/>
          <w:szCs w:val="24"/>
          <w:u w:val="single"/>
          <w:rtl/>
          <w:lang w:eastAsia="he-IL"/>
        </w:rPr>
        <w:t>רג'קטים</w:t>
      </w:r>
      <w:proofErr w:type="spellEnd"/>
      <w:r w:rsidRPr="00E56613">
        <w:rPr>
          <w:rFonts w:ascii="Times New Roman" w:eastAsia="Times New Roman" w:hAnsi="Times New Roman" w:cs="David" w:hint="cs"/>
          <w:sz w:val="24"/>
          <w:szCs w:val="24"/>
          <w:u w:val="single"/>
          <w:rtl/>
          <w:lang w:eastAsia="he-IL"/>
        </w:rPr>
        <w:t xml:space="preserve"> בנושא: </w:t>
      </w:r>
    </w:p>
    <w:p w14:paraId="192C978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כל העבודות הנדרשות בשטחי הרכוש המשותף (לרבות עבודות גמר, ריצוף, חיפוי, צבע, ארונות פח למערכות, תקרות דקורטיביות, עבודות גינון)  בכל האזורים לרבות </w:t>
      </w:r>
      <w:proofErr w:type="spellStart"/>
      <w:r w:rsidRPr="00E56613">
        <w:rPr>
          <w:rFonts w:ascii="Times New Roman" w:eastAsia="Times New Roman" w:hAnsi="Times New Roman" w:cs="David" w:hint="cs"/>
          <w:sz w:val="24"/>
          <w:szCs w:val="24"/>
          <w:rtl/>
          <w:lang w:eastAsia="he-IL"/>
        </w:rPr>
        <w:t>הלוביים</w:t>
      </w:r>
      <w:proofErr w:type="spellEnd"/>
      <w:r w:rsidRPr="00E56613">
        <w:rPr>
          <w:rFonts w:ascii="Times New Roman" w:eastAsia="Times New Roman" w:hAnsi="Times New Roman" w:cs="David" w:hint="cs"/>
          <w:sz w:val="24"/>
          <w:szCs w:val="24"/>
          <w:rtl/>
          <w:lang w:eastAsia="he-IL"/>
        </w:rPr>
        <w:t xml:space="preserve"> הקומתיים והלובי הראשי והקומה המפולשת וחדרי המדרגות והגגות וחדרי האשפה הקומתיים (לרבות מצנח אשפה) חדר אשפה </w:t>
      </w:r>
      <w:proofErr w:type="spellStart"/>
      <w:r w:rsidRPr="00E56613">
        <w:rPr>
          <w:rFonts w:ascii="Times New Roman" w:eastAsia="Times New Roman" w:hAnsi="Times New Roman" w:cs="David" w:hint="cs"/>
          <w:sz w:val="24"/>
          <w:szCs w:val="24"/>
          <w:rtl/>
          <w:lang w:eastAsia="he-IL"/>
        </w:rPr>
        <w:t>ודחסנית</w:t>
      </w:r>
      <w:proofErr w:type="spellEnd"/>
      <w:r w:rsidRPr="00E56613">
        <w:rPr>
          <w:rFonts w:ascii="Times New Roman" w:eastAsia="Times New Roman" w:hAnsi="Times New Roman" w:cs="David" w:hint="cs"/>
          <w:sz w:val="24"/>
          <w:szCs w:val="24"/>
          <w:rtl/>
          <w:lang w:eastAsia="he-IL"/>
        </w:rPr>
        <w:t xml:space="preserve">,  והשטחים המגוננים והקומה המפולשת והחדרים הטכניים ומועדוני הדיירים והמחסנים המשותפים, והחניונים. </w:t>
      </w:r>
    </w:p>
    <w:p w14:paraId="5EBE466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אבן/טיח חוץ בקירות החיצוניים. </w:t>
      </w:r>
    </w:p>
    <w:p w14:paraId="44A0A46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כניסה, אש ואלומיניום נפתחים/נסגרים וננעלים כנדרש.</w:t>
      </w:r>
    </w:p>
    <w:p w14:paraId="61CFF75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025051A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5E58F1A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תריסים ככל שישנן מתפקדים ללא תקלות ( נקיים וללא שריטות פנים חוץ לבניי</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w:t>
      </w:r>
    </w:p>
    <w:p w14:paraId="153B247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18F25AF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כל האזורים הציבוריים נקיים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2499AED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w:t>
      </w:r>
    </w:p>
    <w:p w14:paraId="36D575E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w:t>
      </w:r>
    </w:p>
    <w:p w14:paraId="3617F14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תיקי מתקן מאושרים ע"י יועצי הפרויקט ומכילים:</w:t>
      </w:r>
    </w:p>
    <w:p w14:paraId="4F9142DC"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מרכיבי מערכות השירות לרבות</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 xml:space="preserve">מערכות בטיחות, מעליות, מערכות מיזוג אויר, </w:t>
      </w:r>
      <w:r w:rsidRPr="00E56613">
        <w:rPr>
          <w:rFonts w:ascii="Times New Roman" w:eastAsia="Times New Roman" w:hAnsi="Times New Roman" w:cs="David" w:hint="cs"/>
          <w:sz w:val="24"/>
          <w:szCs w:val="24"/>
          <w:rtl/>
          <w:lang w:eastAsia="he-IL"/>
        </w:rPr>
        <w:t xml:space="preserve"> </w:t>
      </w:r>
    </w:p>
    <w:p w14:paraId="12BEBFA0"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מערכות אלקטרו-מכאניות וכיוצא באלה.</w:t>
      </w:r>
    </w:p>
    <w:p w14:paraId="3ACA1E77"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סכמת הפעלה ופעולה.</w:t>
      </w:r>
    </w:p>
    <w:p w14:paraId="76FF7DB0"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פעולות שוטפות לתחזוקת כל רכיבי הבניין על גימורם ומערכותיו.</w:t>
      </w:r>
    </w:p>
    <w:p w14:paraId="4285CD90"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שימוש במקרה חירום.</w:t>
      </w:r>
    </w:p>
    <w:p w14:paraId="222BD446"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תחזוקה כוללת ותחזוקה מונעת של מערכות השרות המותקנות בבניין.</w:t>
      </w:r>
    </w:p>
    <w:p w14:paraId="067B356F" w14:textId="77777777" w:rsidR="00E56613" w:rsidRPr="00E56613" w:rsidRDefault="00E56613" w:rsidP="00E56613">
      <w:pPr>
        <w:spacing w:before="0" w:beforeAutospacing="0" w:after="0" w:afterAutospacing="0" w:line="360" w:lineRule="auto"/>
        <w:ind w:left="144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בדבר תדירות ואפיון ביקורות שוטפות ותקופתיות, אם נדרשות.</w:t>
      </w:r>
    </w:p>
    <w:p w14:paraId="3FBD990C"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lastRenderedPageBreak/>
        <w:t xml:space="preserve">* </w:t>
      </w:r>
      <w:proofErr w:type="spellStart"/>
      <w:r w:rsidRPr="00E56613">
        <w:rPr>
          <w:rFonts w:ascii="Times New Roman" w:eastAsia="Times New Roman" w:hAnsi="Times New Roman" w:cs="David"/>
          <w:sz w:val="24"/>
          <w:szCs w:val="24"/>
          <w:rtl/>
          <w:lang w:eastAsia="he-IL"/>
        </w:rPr>
        <w:t>תכניות</w:t>
      </w:r>
      <w:proofErr w:type="spellEnd"/>
      <w:r w:rsidRPr="00E56613">
        <w:rPr>
          <w:rFonts w:ascii="Times New Roman" w:eastAsia="Times New Roman" w:hAnsi="Times New Roman" w:cs="David"/>
          <w:sz w:val="24"/>
          <w:szCs w:val="24"/>
          <w:rtl/>
          <w:lang w:eastAsia="he-IL"/>
        </w:rPr>
        <w:t xml:space="preserve"> ביצוע בפועל.</w:t>
      </w:r>
    </w:p>
    <w:p w14:paraId="67A54443"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המפרט טכני ותעודות אחריות של ציוד ומערכות המתוקנים במבנה, לרבות שמות</w:t>
      </w:r>
    </w:p>
    <w:p w14:paraId="4A38B58D"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יצרן/ספק  ומספר טלפון ליצירת קשר.</w:t>
      </w:r>
    </w:p>
    <w:p w14:paraId="7C99BBAF"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רשימת כתובות וטלפונים של קבלני המשנה לטיפול וקריאה במצב חירום/תקלה</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w:t>
      </w:r>
    </w:p>
    <w:p w14:paraId="30C22422"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גורם נותן שרות האחזקה בתקופת האחריות, בצרוף כתבי האחריות.</w:t>
      </w:r>
    </w:p>
    <w:p w14:paraId="22F0F40F"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אישורי רשויות הנדרשים להפעלת המתקנים.</w:t>
      </w:r>
    </w:p>
    <w:p w14:paraId="10CFB6C6"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רשימת צוות המתכננים של הבניין,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xml:space="preserve">המערכות והפיתוח לרבות מספר טלפון ומספר  </w:t>
      </w:r>
    </w:p>
    <w:p w14:paraId="0BA37CCF"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פקסימיליה.</w:t>
      </w:r>
    </w:p>
    <w:p w14:paraId="19F7D17E" w14:textId="77777777" w:rsidR="00E56613" w:rsidRPr="00E56613" w:rsidRDefault="00E56613" w:rsidP="00E56613">
      <w:pPr>
        <w:spacing w:before="0" w:beforeAutospacing="0" w:after="0" w:afterAutospacing="0" w:line="240" w:lineRule="auto"/>
        <w:ind w:left="1440" w:firstLine="6"/>
        <w:rPr>
          <w:rFonts w:ascii="Times New Roman" w:eastAsia="Times New Roman" w:hAnsi="Times New Roman" w:cs="David"/>
          <w:sz w:val="24"/>
          <w:szCs w:val="24"/>
          <w:lang w:eastAsia="he-IL"/>
        </w:rPr>
      </w:pPr>
    </w:p>
    <w:p w14:paraId="532C7C6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proofErr w:type="spellStart"/>
      <w:r w:rsidRPr="00E56613">
        <w:rPr>
          <w:rFonts w:ascii="Times New Roman" w:eastAsia="Times New Roman" w:hAnsi="Times New Roman" w:cs="David"/>
          <w:sz w:val="24"/>
          <w:szCs w:val="24"/>
          <w:rtl/>
          <w:lang w:eastAsia="he-IL"/>
        </w:rPr>
        <w:t>תכניות</w:t>
      </w:r>
      <w:proofErr w:type="spellEnd"/>
      <w:r w:rsidRPr="00E56613">
        <w:rPr>
          <w:rFonts w:ascii="Times New Roman" w:eastAsia="Times New Roman" w:hAnsi="Times New Roman" w:cs="David"/>
          <w:sz w:val="24"/>
          <w:szCs w:val="24"/>
          <w:rtl/>
          <w:lang w:eastAsia="he-IL"/>
        </w:rPr>
        <w:t xml:space="preserve"> עדות (</w:t>
      </w:r>
      <w:r w:rsidRPr="00E56613">
        <w:rPr>
          <w:rFonts w:ascii="Times New Roman" w:eastAsia="Times New Roman" w:hAnsi="Times New Roman" w:cs="David"/>
          <w:sz w:val="24"/>
          <w:szCs w:val="24"/>
          <w:lang w:eastAsia="he-IL"/>
        </w:rPr>
        <w:t>AS MADE</w:t>
      </w:r>
      <w:r w:rsidRPr="00E56613">
        <w:rPr>
          <w:rFonts w:ascii="Times New Roman" w:eastAsia="Times New Roman" w:hAnsi="Times New Roman" w:cs="David"/>
          <w:sz w:val="24"/>
          <w:szCs w:val="24"/>
          <w:rtl/>
          <w:lang w:eastAsia="he-IL"/>
        </w:rPr>
        <w:t xml:space="preserve">) למערכות המשותפות בלבד של אינסטלציה סניטרית, חשמל   </w:t>
      </w:r>
    </w:p>
    <w:p w14:paraId="6CAD6D0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            ות</w:t>
      </w:r>
      <w:r w:rsidRPr="00E56613">
        <w:rPr>
          <w:rFonts w:ascii="Times New Roman" w:eastAsia="Times New Roman" w:hAnsi="Times New Roman" w:cs="David"/>
          <w:sz w:val="24"/>
          <w:szCs w:val="24"/>
          <w:rtl/>
          <w:lang w:eastAsia="he-IL"/>
        </w:rPr>
        <w:t>קשורת, מערכות בטיחות ומערכות אלקטרו-מכאניות במבנה ובפיתוח.</w:t>
      </w:r>
    </w:p>
    <w:p w14:paraId="543BCDA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154D571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313A60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3D5917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33984A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p>
    <w:p w14:paraId="70A2C40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2F46ED5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0C612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8F7C54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457D96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4384" behindDoc="0" locked="0" layoutInCell="1" allowOverlap="1" wp14:anchorId="1FFCA180" wp14:editId="39CC7C46">
                <wp:simplePos x="0" y="0"/>
                <wp:positionH relativeFrom="column">
                  <wp:posOffset>3845560</wp:posOffset>
                </wp:positionH>
                <wp:positionV relativeFrom="paragraph">
                  <wp:posOffset>225425</wp:posOffset>
                </wp:positionV>
                <wp:extent cx="1407795" cy="0"/>
                <wp:effectExtent l="11430" t="12065" r="9525" b="6985"/>
                <wp:wrapNone/>
                <wp:docPr id="25" name="מחבר ישר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0DEB5" id="מחבר ישר 25"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8pt,17.75pt" to="413.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8480" behindDoc="0" locked="0" layoutInCell="1" allowOverlap="1" wp14:anchorId="74C85BEC" wp14:editId="457B6C6A">
                <wp:simplePos x="0" y="0"/>
                <wp:positionH relativeFrom="column">
                  <wp:posOffset>117475</wp:posOffset>
                </wp:positionH>
                <wp:positionV relativeFrom="paragraph">
                  <wp:posOffset>225425</wp:posOffset>
                </wp:positionV>
                <wp:extent cx="800100" cy="0"/>
                <wp:effectExtent l="7620" t="12065" r="11430" b="6985"/>
                <wp:wrapNone/>
                <wp:docPr id="24" name="מחבר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6FB7A2" id="מחבר ישר 24" o:spid="_x0000_s1026" style="position:absolute;left:0;text-align:lef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5pt,17.75pt" to="72.2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5408" behindDoc="0" locked="0" layoutInCell="1" allowOverlap="1" wp14:anchorId="2AFAE5C4" wp14:editId="764D6013">
                <wp:simplePos x="0" y="0"/>
                <wp:positionH relativeFrom="column">
                  <wp:posOffset>1623060</wp:posOffset>
                </wp:positionH>
                <wp:positionV relativeFrom="paragraph">
                  <wp:posOffset>225425</wp:posOffset>
                </wp:positionV>
                <wp:extent cx="1604645" cy="0"/>
                <wp:effectExtent l="8255" t="12065" r="6350" b="6985"/>
                <wp:wrapNone/>
                <wp:docPr id="23" name="מחבר ישר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F8F2F" id="מחבר ישר 23" o:spid="_x0000_s1026" style="position:absolute;left:0;text-align:lef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8pt,17.75pt" to="254.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"/>
            </w:pict>
          </mc:Fallback>
        </mc:AlternateContent>
      </w:r>
    </w:p>
    <w:p w14:paraId="793D4A57"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5"/>
          <w:szCs w:val="25"/>
          <w:rtl/>
        </w:rPr>
      </w:pPr>
      <w:r w:rsidRPr="00E56613">
        <w:rPr>
          <w:rFonts w:ascii="Times New Roman" w:eastAsia="Times New Roman" w:hAnsi="Times New Roman" w:cs="David" w:hint="cs"/>
          <w:sz w:val="24"/>
          <w:szCs w:val="24"/>
          <w:rtl/>
          <w:lang w:eastAsia="he-IL"/>
        </w:rPr>
        <w:t xml:space="preserve">נציג חב' הניהול והפיקוח </w:t>
      </w:r>
      <w:r w:rsidRPr="00E56613">
        <w:rPr>
          <w:rFonts w:ascii="Times New Roman" w:eastAsia="Times New Roman" w:hAnsi="Times New Roman" w:cs="David" w:hint="cs"/>
          <w:sz w:val="24"/>
          <w:szCs w:val="24"/>
          <w:rtl/>
          <w:lang w:eastAsia="he-IL"/>
        </w:rPr>
        <w:tab/>
        <w:t xml:space="preserve">       בעל  חב' הניהול והפיקוח </w:t>
      </w:r>
      <w:r w:rsidRPr="00E56613">
        <w:rPr>
          <w:rFonts w:ascii="Times New Roman" w:eastAsia="Times New Roman" w:hAnsi="Times New Roman" w:cs="David" w:hint="cs"/>
          <w:sz w:val="24"/>
          <w:szCs w:val="24"/>
          <w:rtl/>
          <w:lang w:eastAsia="he-IL"/>
        </w:rPr>
        <w:tab/>
      </w:r>
      <w:r w:rsidRPr="00E56613">
        <w:rPr>
          <w:rFonts w:ascii="Times New Roman" w:eastAsia="Times New Roman" w:hAnsi="Times New Roman" w:cs="David" w:hint="cs"/>
          <w:sz w:val="24"/>
          <w:szCs w:val="24"/>
          <w:rtl/>
          <w:lang w:eastAsia="he-IL"/>
        </w:rPr>
        <w:tab/>
        <w:t xml:space="preserve">           תאריך </w:t>
      </w:r>
    </w:p>
    <w:p w14:paraId="3F59F5B3" w14:textId="77777777" w:rsidR="00F239A0" w:rsidRDefault="00F239A0"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Pr>
          <w:rFonts w:ascii="David" w:eastAsia="Times New Roman" w:hAnsi="David" w:cs="David"/>
          <w:b/>
          <w:bCs/>
          <w:sz w:val="26"/>
          <w:szCs w:val="26"/>
          <w:u w:val="single"/>
          <w:rtl/>
        </w:rPr>
        <w:br w:type="page"/>
      </w:r>
    </w:p>
    <w:p w14:paraId="7933A4DF" w14:textId="77777777" w:rsidR="00E56613" w:rsidRPr="00E56613" w:rsidRDefault="00E56613"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lastRenderedPageBreak/>
        <w:t>נספח 3.1.43</w:t>
      </w:r>
    </w:p>
    <w:p w14:paraId="4D48FED7"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מפרט לביצוע </w:t>
      </w:r>
      <w:r w:rsidRPr="00E56613">
        <w:rPr>
          <w:rFonts w:ascii="David" w:eastAsia="Times New Roman" w:hAnsi="David" w:cs="David"/>
          <w:b/>
          <w:bCs/>
          <w:sz w:val="24"/>
          <w:szCs w:val="24"/>
          <w:u w:val="single"/>
          <w:rtl/>
        </w:rPr>
        <w:t>מעבר</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בטוח</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להולכי</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רגל</w:t>
      </w:r>
      <w:r w:rsidRPr="00E56613">
        <w:rPr>
          <w:rFonts w:ascii="David" w:eastAsia="Times New Roman" w:hAnsi="David" w:cs="David"/>
          <w:b/>
          <w:bCs/>
          <w:sz w:val="24"/>
          <w:szCs w:val="24"/>
          <w:u w:val="single"/>
        </w:rPr>
        <w:t xml:space="preserve"> / </w:t>
      </w:r>
      <w:r w:rsidRPr="00E56613">
        <w:rPr>
          <w:rFonts w:ascii="David" w:eastAsia="Times New Roman" w:hAnsi="David" w:cs="David"/>
          <w:b/>
          <w:bCs/>
          <w:sz w:val="24"/>
          <w:szCs w:val="24"/>
          <w:u w:val="single"/>
          <w:rtl/>
        </w:rPr>
        <w:t>מבקרים</w:t>
      </w:r>
      <w:r w:rsidRPr="00E56613">
        <w:rPr>
          <w:rFonts w:ascii="David" w:eastAsia="Times New Roman" w:hAnsi="David" w:cs="David" w:hint="cs"/>
          <w:b/>
          <w:bCs/>
          <w:sz w:val="24"/>
          <w:szCs w:val="24"/>
          <w:u w:val="single"/>
          <w:rtl/>
        </w:rPr>
        <w:t>/דיירים באתרי החברה</w:t>
      </w:r>
    </w:p>
    <w:p w14:paraId="04655374"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p>
    <w:p w14:paraId="3E3F385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A61727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1</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הקדמה</w:t>
      </w:r>
    </w:p>
    <w:p w14:paraId="2770372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700FF2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מפרט זה נערך ע"י חברת אפריקה ישראל מגורים כמידע, מתן הדרכה ודגשים ולקבוע תקני בטיחות מינימליי</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להקמת מעבר בטוח להולכי רגל /מבקרים /דיירים באתרי הבניה של פרויקטים ביזמות חברת אפריקה ישראל מגורים.</w:t>
      </w:r>
    </w:p>
    <w:p w14:paraId="1C4869A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10A359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ככלל יש למנוע מהציבור כניסה לאתרי בנייה / עבודה, והתקרבות לפעילויות העבודה באתרים השונים. מטרות המעבר הבטוח להולכי רגל:</w:t>
      </w:r>
    </w:p>
    <w:p w14:paraId="1FB78AE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1. לאפשר הגנת הציבור מפני פגיעות פיזיות בזמן ביצוע עבודות הבניה באתר.</w:t>
      </w:r>
    </w:p>
    <w:p w14:paraId="5F5767C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2. להגדיר ולהגביל את דרכי התנועה לאזורים בהם המבקרים מורשים להגיע ולשהות בהם, דוגמת "משרד שינוי דיירים", "דירה לדוגמא" וכל אזור אחר בתחום האתר שהולכי רגל / מבקרים / דיירים מורשים לשהות בו. יש לשאוף למקם את האזורים הנ"ל מחוץ לתחום האתר.</w:t>
      </w:r>
    </w:p>
    <w:p w14:paraId="3734095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25636B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אליהם תהייה מבוקרת בשעות ביקור מוגדרות ובליווי של עובד שהודרך והוסמך ללוות דיירים ומבקרים מוסמכים.</w:t>
      </w:r>
    </w:p>
    <w:p w14:paraId="207E504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8DB151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"המעבר הבטוח" הוא מכלול של אמצעי הגנה ובטיחות הכולל:</w:t>
      </w:r>
    </w:p>
    <w:p w14:paraId="77C567B3"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מדרך.</w:t>
      </w:r>
    </w:p>
    <w:p w14:paraId="6B283563"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הגנה מפני חפצים נופלים.</w:t>
      </w:r>
    </w:p>
    <w:p w14:paraId="0094FE72"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w:t>
      </w:r>
    </w:p>
    <w:p w14:paraId="6EF2090B"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שערים / פתחים לכניסת מבקרים.</w:t>
      </w:r>
    </w:p>
    <w:p w14:paraId="5651DC96"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שילוט.</w:t>
      </w:r>
    </w:p>
    <w:p w14:paraId="1D8859F6"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תאורה.</w:t>
      </w:r>
    </w:p>
    <w:p w14:paraId="12EFE253"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17CA4739"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2. </w:t>
      </w:r>
      <w:r w:rsidRPr="00E56613">
        <w:rPr>
          <w:rFonts w:ascii="Times New Roman" w:eastAsia="Times New Roman" w:hAnsi="Times New Roman" w:cs="David" w:hint="cs"/>
          <w:b/>
          <w:bCs/>
          <w:sz w:val="24"/>
          <w:szCs w:val="24"/>
          <w:u w:val="single"/>
          <w:rtl/>
          <w:lang w:eastAsia="he-IL"/>
        </w:rPr>
        <w:t>מדרך</w:t>
      </w:r>
    </w:p>
    <w:p w14:paraId="461B0A9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672BF4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המדרך של ה"מעבר הבטוח"  נדרש להיות יציב, קשיח, שטוח, ללא מכשולים לכל אורכו.</w:t>
      </w:r>
    </w:p>
    <w:p w14:paraId="4B2151B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רוחבו המינימלי של המדרך 2.50 מטר. במידה ויש להתגבר על הפרשי גובה השיפוע לא יעלה על 8%.</w:t>
      </w:r>
    </w:p>
    <w:p w14:paraId="5848155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העומס השימושי על המדרך יקבע ע"פ הגדרות מהנדס מטעם הקבלן המבצע ובהתאם לנדרש בתקנות הבטיחות. </w:t>
      </w:r>
    </w:p>
    <w:p w14:paraId="6068B31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p>
    <w:p w14:paraId="2BAAF0B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למדרך שיפוע של לפחות 2% להסדרת ניקוז מי גשמים.</w:t>
      </w:r>
    </w:p>
    <w:p w14:paraId="57E260C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מי הגשמים ינוקזו באופן מסודר יחד עם מי גשמים של האתר כולו.</w:t>
      </w:r>
    </w:p>
    <w:p w14:paraId="22A744C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br w:type="page"/>
      </w:r>
    </w:p>
    <w:p w14:paraId="0607412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lastRenderedPageBreak/>
        <w:t xml:space="preserve">3. </w:t>
      </w:r>
      <w:r w:rsidRPr="00E56613">
        <w:rPr>
          <w:rFonts w:ascii="Times New Roman" w:eastAsia="Times New Roman" w:hAnsi="Times New Roman" w:cs="David" w:hint="cs"/>
          <w:b/>
          <w:bCs/>
          <w:sz w:val="24"/>
          <w:szCs w:val="24"/>
          <w:u w:val="single"/>
          <w:rtl/>
          <w:lang w:eastAsia="he-IL"/>
        </w:rPr>
        <w:t>גגון הגנה</w:t>
      </w:r>
    </w:p>
    <w:p w14:paraId="5F5AE5A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D29473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גגון הגנה מפני חפצים נופלים יכסה את המדרך לכל רוחבו.</w:t>
      </w:r>
    </w:p>
    <w:p w14:paraId="739E7D2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נטו מתחת לקורות הנושאות את הגגון לא יפחת משני מטרים עשרים סנטימטר (2.20 מטר).</w:t>
      </w:r>
    </w:p>
    <w:p w14:paraId="2234D98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08AC4A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קונסטרוקציית הגגון תתוכנן לשאת את המשקל העצמי של הגגון ועומס שמושי נוסף ע"פ הגדרות מהנדס מטעם הקבלן המבצע ובהתאם לנדרש בתקנות הבטיחות. </w:t>
      </w:r>
    </w:p>
    <w:p w14:paraId="46A7DB2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08EDA0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מתחת ללוחות הקירוי יש למתוח רשת פלדה מברזל מרותך קוטר 6.5 מ"מ כל 20 ס"מ על 20 ס"מ מחוזקת לקורות הנושאות את הלוחות.</w:t>
      </w:r>
    </w:p>
    <w:p w14:paraId="73502D1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מטרת התקנת הרשת לחזק את לוחות הקירוי כנגד כשל בגזירה בזמן נפילת חפץ עליהם.</w:t>
      </w:r>
    </w:p>
    <w:p w14:paraId="65DEBBA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CD29A1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הקונסטרוקציה הנושאת את הגגון תהיה עצמאית מבחינה מבנית ומחוזקת כנגד עומסים אופקיים.</w:t>
      </w:r>
    </w:p>
    <w:p w14:paraId="266F223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07FEC4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ניתן להשעין במידת הצורך והכדאיות התכנונית, את הקונסטרוקציה הנושאת את הגגון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או להקשיח אותה כנגד עומסים אופקיים - רק למרכיבים מבניים סמוכים של מבנים קבועים המסוגלים לשאת את העומסים המועברים אליהם. </w:t>
      </w:r>
    </w:p>
    <w:p w14:paraId="1698FD6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חל איסור מוחלט לחבר את הגגון המעבר הבטוח למבנה זמני כלשהו.</w:t>
      </w:r>
    </w:p>
    <w:p w14:paraId="063EDB9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47B3B5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קורות עמודים ויסודות הגגון יתוכננו על פי כל התקנים התקפים הרלוונטיים.</w:t>
      </w:r>
    </w:p>
    <w:p w14:paraId="76A18D9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EC1D12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לגגון שיפוע של לפחות 2% להסדרת ניקוז מי הגשמים. מי הגשמים מעל הגגון ינוקזו דרך מערכת תעלות וצינורות מי גשם באופן מסודר יחד עם מי הגשמים של האתר כולו.</w:t>
      </w:r>
    </w:p>
    <w:p w14:paraId="5C81328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37B9CA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המרחק בין חלקי פלדה של גגון ההגנה לרבות הקונסטרוקציה הנושאת לבין כבלי רשת חשמל, קווי תמסורת, מקורות מתח לא יפחת מ4 מטר.</w:t>
      </w:r>
    </w:p>
    <w:p w14:paraId="1835EDC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7EF410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עבור חלקים עשויים מחומרים לא מוליכים דוגמת עץ, המרחק לא יפחת מ1.5 מטר.</w:t>
      </w:r>
    </w:p>
    <w:p w14:paraId="609EBF0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roofErr w:type="spellStart"/>
      <w:r w:rsidRPr="00E56613">
        <w:rPr>
          <w:rFonts w:ascii="Times New Roman" w:eastAsia="Times New Roman" w:hAnsi="Times New Roman" w:cs="David" w:hint="cs"/>
          <w:sz w:val="24"/>
          <w:szCs w:val="24"/>
          <w:rtl/>
          <w:lang w:eastAsia="he-IL"/>
        </w:rPr>
        <w:t>הכל</w:t>
      </w:r>
      <w:proofErr w:type="spellEnd"/>
      <w:r w:rsidRPr="00E56613">
        <w:rPr>
          <w:rFonts w:ascii="Times New Roman" w:eastAsia="Times New Roman" w:hAnsi="Times New Roman" w:cs="David" w:hint="cs"/>
          <w:sz w:val="24"/>
          <w:szCs w:val="24"/>
          <w:rtl/>
          <w:lang w:eastAsia="he-IL"/>
        </w:rPr>
        <w:t xml:space="preserve"> כפוף להנחיית יועץ חשמל שבחן את ההיבטים הבטיחותיים מבחינת קירבה למערכות חשמל.</w:t>
      </w:r>
    </w:p>
    <w:p w14:paraId="4513315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C584FC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4. </w:t>
      </w:r>
      <w:r w:rsidRPr="00E56613">
        <w:rPr>
          <w:rFonts w:ascii="Times New Roman" w:eastAsia="Times New Roman" w:hAnsi="Times New Roman" w:cs="David" w:hint="cs"/>
          <w:b/>
          <w:bCs/>
          <w:sz w:val="24"/>
          <w:szCs w:val="24"/>
          <w:u w:val="single"/>
          <w:rtl/>
          <w:lang w:eastAsia="he-IL"/>
        </w:rPr>
        <w:t>גדר</w:t>
      </w:r>
    </w:p>
    <w:p w14:paraId="32F9BDEB"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31F7A96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מערכת גידור צריכה להקיף את כל האזור בו כל המבקרים מורשים להגיע ולשהות בו, לרבות</w:t>
      </w:r>
      <w:r w:rsidRPr="00E56613">
        <w:rPr>
          <w:rFonts w:ascii="Times New Roman" w:eastAsia="Times New Roman" w:hAnsi="Times New Roman" w:cs="David"/>
          <w:sz w:val="24"/>
          <w:szCs w:val="24"/>
          <w:rtl/>
          <w:lang w:eastAsia="he-IL"/>
        </w:rPr>
        <w:br/>
      </w:r>
      <w:r w:rsidRPr="00E56613">
        <w:rPr>
          <w:rFonts w:ascii="Times New Roman" w:eastAsia="Times New Roman" w:hAnsi="Times New Roman" w:cs="David" w:hint="cs"/>
          <w:sz w:val="24"/>
          <w:szCs w:val="24"/>
          <w:rtl/>
          <w:lang w:eastAsia="he-IL"/>
        </w:rPr>
        <w:t>"משרד שינויי דיירים", "דירה לדוגמא" ולכל אזור אחר בתחום האתר שהולכי רגל / מבקרים / דיירים מורשים לשהות בו.</w:t>
      </w:r>
    </w:p>
    <w:p w14:paraId="052B9843"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747CF7C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אם הגידור של "המעבר  הבטוח"  במלואו או בחלקו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מהווה גם חלק מהגידור ההיקפי של האתר, אינו צריך להפריע לפעילות מחוץ לאתר העבודה, לא של הולכי הרגל, לא של כלי רכב.</w:t>
      </w:r>
    </w:p>
    <w:p w14:paraId="7939E13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הגידור לא צריך להסתיר שדה  ראייה, שילוט, </w:t>
      </w:r>
      <w:proofErr w:type="spellStart"/>
      <w:r w:rsidRPr="00E56613">
        <w:rPr>
          <w:rFonts w:ascii="Times New Roman" w:eastAsia="Times New Roman" w:hAnsi="Times New Roman" w:cs="David" w:hint="cs"/>
          <w:sz w:val="24"/>
          <w:szCs w:val="24"/>
          <w:rtl/>
          <w:lang w:eastAsia="he-IL"/>
        </w:rPr>
        <w:t>תימרור</w:t>
      </w:r>
      <w:proofErr w:type="spellEnd"/>
      <w:r w:rsidRPr="00E56613">
        <w:rPr>
          <w:rFonts w:ascii="Times New Roman" w:eastAsia="Times New Roman" w:hAnsi="Times New Roman" w:cs="David" w:hint="cs"/>
          <w:sz w:val="24"/>
          <w:szCs w:val="24"/>
          <w:rtl/>
          <w:lang w:eastAsia="he-IL"/>
        </w:rPr>
        <w:t>.</w:t>
      </w:r>
    </w:p>
    <w:p w14:paraId="3C829C2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9AC760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סוגי הגידור:</w:t>
      </w:r>
    </w:p>
    <w:p w14:paraId="6838D4C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 הגידור יתאים להערכת סיכונים שתתחשב בין היתר בסוגי הסכנות, גודלן וטבען.</w:t>
      </w:r>
    </w:p>
    <w:p w14:paraId="6748391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הערכת הסיכונים וקביעת מתווה הגדר תבוצע ע"י גורם מוסמך.</w:t>
      </w:r>
    </w:p>
    <w:p w14:paraId="58C36D9D"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u w:val="single"/>
          <w:rtl/>
          <w:lang w:eastAsia="he-IL"/>
        </w:rPr>
      </w:pPr>
    </w:p>
    <w:p w14:paraId="5C5111B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u w:val="single"/>
          <w:rtl/>
          <w:lang w:eastAsia="he-IL"/>
        </w:rPr>
        <w:t>גדר פתוחה רשת</w:t>
      </w:r>
      <w:r w:rsidRPr="00E56613">
        <w:rPr>
          <w:rFonts w:ascii="Times New Roman" w:eastAsia="Times New Roman" w:hAnsi="Times New Roman" w:cs="David" w:hint="cs"/>
          <w:sz w:val="24"/>
          <w:szCs w:val="24"/>
          <w:rtl/>
          <w:lang w:eastAsia="he-IL"/>
        </w:rPr>
        <w:t>:</w:t>
      </w:r>
    </w:p>
    <w:p w14:paraId="2D20EEE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במקומות אשר הדרישות אינם מחמירות והערכת הסיכונים מאפשרת, תותקן גדר פתוחה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רשת.</w:t>
      </w:r>
    </w:p>
    <w:p w14:paraId="637AA6F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צריכה לעמוד כנגד עומסים שעלולים לפעול עליה באתר וכנגד עומסי רוח.</w:t>
      </w:r>
    </w:p>
    <w:p w14:paraId="7364BD74"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7AC4F5E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מסגרת גדר פתוחה עומדת על הרגליים המהווה חלק בלתי נפרד ממנה שומרות על יציבותה (נתמכת עצמאית), ומונחת על הקרקע  באופן חופשי.</w:t>
      </w:r>
    </w:p>
    <w:p w14:paraId="711AE5B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מומלץ שגובה הגידור לא יפחת מ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1.6 מטר ולא יעלה על גובה של 2 מ'.</w:t>
      </w:r>
    </w:p>
    <w:p w14:paraId="2FEB002F"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6572E42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גדר קשיחה אטומה</w:t>
      </w:r>
    </w:p>
    <w:p w14:paraId="03A7F7F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גדר זמנית מסוג זה בנויה מלוחות / פנלים קשיחים המחוברים ביניהם ליצירת רצף.</w:t>
      </w:r>
    </w:p>
    <w:p w14:paraId="5DE0E7B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יכולה להיות נתמכת ועצמאית, או רתומה ליסודות המתאימים המסוגלים לעמוד בעומסים הנדרשים.</w:t>
      </w:r>
    </w:p>
    <w:p w14:paraId="1825622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הגדר לא יפחת מגובה של 1.8 מ', אלא אם מוקם גגון מעבר להולכי רגל.</w:t>
      </w:r>
    </w:p>
    <w:p w14:paraId="6D32EE0B"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55E31C92"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הדרישות מהגדר כוללות בין השאר:</w:t>
      </w:r>
    </w:p>
    <w:p w14:paraId="04CC018E"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2164695F"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בהתאם להערכת הסיכונים המקומית, ודרישת הרשויות.</w:t>
      </w:r>
    </w:p>
    <w:p w14:paraId="242B319D"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כנגד עומסים העשויים לחול עליה.</w:t>
      </w:r>
    </w:p>
    <w:p w14:paraId="281B0E2E"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בעומסי רוח.</w:t>
      </w:r>
    </w:p>
    <w:p w14:paraId="30FBD2C1"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לוחות הגדר צריכים להיות מחוברים אולם ללא אביזרי חיבור בולטים כברגים, מסמרים וכדומה.</w:t>
      </w:r>
    </w:p>
    <w:p w14:paraId="47D0FA00"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אסור שתמיכות הגדר יבלטו למסלולי הליכה.</w:t>
      </w:r>
    </w:p>
    <w:p w14:paraId="37139B35"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 קשיחה המותקנת בשיפוע (בגלל מבנה האתר) וקיימת בה פינות בולטות בקצוות הפנלים (גדר מודרגת) יש לכסות אותן.</w:t>
      </w:r>
    </w:p>
    <w:p w14:paraId="0636057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חובה לבצע בדיקה תקופתית של הגידור כדי להבטיח שהיא בטוחה ועומדת במטרות שלמענן הוקמה.</w:t>
      </w:r>
    </w:p>
    <w:p w14:paraId="617D5FF4"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21D701C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5. </w:t>
      </w:r>
      <w:r w:rsidRPr="00E56613">
        <w:rPr>
          <w:rFonts w:ascii="Times New Roman" w:eastAsia="Times New Roman" w:hAnsi="Times New Roman" w:cs="David" w:hint="cs"/>
          <w:b/>
          <w:bCs/>
          <w:sz w:val="24"/>
          <w:szCs w:val="24"/>
          <w:u w:val="single"/>
          <w:rtl/>
          <w:lang w:eastAsia="he-IL"/>
        </w:rPr>
        <w:t>שערים / פתחים לכניסת מבקרים</w:t>
      </w:r>
    </w:p>
    <w:p w14:paraId="506C564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737E9D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שערים / פתחים לכניסת מבקרים צריכים להיפתח כלפי פנים.</w:t>
      </w:r>
    </w:p>
    <w:p w14:paraId="6711DDF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הכניסה ל"מעבר בטוח" תהיה נפרדת </w:t>
      </w:r>
      <w:proofErr w:type="spellStart"/>
      <w:r w:rsidRPr="00E56613">
        <w:rPr>
          <w:rFonts w:ascii="Times New Roman" w:eastAsia="Times New Roman" w:hAnsi="Times New Roman" w:cs="David" w:hint="cs"/>
          <w:sz w:val="24"/>
          <w:szCs w:val="24"/>
          <w:rtl/>
          <w:lang w:eastAsia="he-IL"/>
        </w:rPr>
        <w:t>ויעודית</w:t>
      </w:r>
      <w:proofErr w:type="spellEnd"/>
      <w:r w:rsidRPr="00E56613">
        <w:rPr>
          <w:rFonts w:ascii="Times New Roman" w:eastAsia="Times New Roman" w:hAnsi="Times New Roman" w:cs="David" w:hint="cs"/>
          <w:sz w:val="24"/>
          <w:szCs w:val="24"/>
          <w:rtl/>
          <w:lang w:eastAsia="he-IL"/>
        </w:rPr>
        <w:t>.</w:t>
      </w:r>
    </w:p>
    <w:p w14:paraId="337CAA1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תהיה מבוקרת.</w:t>
      </w:r>
    </w:p>
    <w:p w14:paraId="5096F78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השערים והפתחים יהיו נעולים ויפתחו לכניסת מבקרים מורשים / דיירים רק ע"י עובד שהודרך והוסמך ללוות דיירים מבקרים / מורשים.</w:t>
      </w:r>
    </w:p>
    <w:p w14:paraId="4AA2931D"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59F2ABA8"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6. </w:t>
      </w:r>
      <w:r w:rsidRPr="00E56613">
        <w:rPr>
          <w:rFonts w:ascii="Times New Roman" w:eastAsia="Times New Roman" w:hAnsi="Times New Roman" w:cs="David" w:hint="cs"/>
          <w:b/>
          <w:bCs/>
          <w:sz w:val="24"/>
          <w:szCs w:val="24"/>
          <w:u w:val="single"/>
          <w:rtl/>
          <w:lang w:eastAsia="he-IL"/>
        </w:rPr>
        <w:t>שילוט</w:t>
      </w:r>
    </w:p>
    <w:p w14:paraId="4DB029F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A47C69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lastRenderedPageBreak/>
        <w:t>במקום בולט לעין יש להציב שלט ברור וקריא המסמן את מיקום שער הכניסה למבקרים /מורשים /דיירים, שעות הביקור, מספר טלפון לתיאום הביקור והכניסה לתחום המאושר.</w:t>
      </w:r>
    </w:p>
    <w:p w14:paraId="2E99ABF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8666C1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בנוסף יש לרשום הוראות בטיחות להתנהלות המבקר בזמן  ביקורו, תוך ציון האזורים שמותר למבקרים / דיירים לשהות בהם.</w:t>
      </w:r>
    </w:p>
    <w:p w14:paraId="6C4E380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FC9285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בכל אזור שבו מותר למבקרים מורשים / דיירים לשהות בו, יוצבו שלטי הכוונה לרבות שלטי זיהוי למקומות השונים באותו אזור: "דירה לדוגמא", "משרד שינויי דיירים" </w:t>
      </w:r>
      <w:proofErr w:type="spellStart"/>
      <w:r w:rsidRPr="00E56613">
        <w:rPr>
          <w:rFonts w:ascii="Times New Roman" w:eastAsia="Times New Roman" w:hAnsi="Times New Roman" w:cs="David" w:hint="cs"/>
          <w:sz w:val="24"/>
          <w:szCs w:val="24"/>
          <w:rtl/>
          <w:lang w:eastAsia="he-IL"/>
        </w:rPr>
        <w:t>וכו</w:t>
      </w:r>
      <w:proofErr w:type="spellEnd"/>
      <w:r w:rsidRPr="00E56613">
        <w:rPr>
          <w:rFonts w:ascii="Times New Roman" w:eastAsia="Times New Roman" w:hAnsi="Times New Roman" w:cs="David" w:hint="cs"/>
          <w:sz w:val="24"/>
          <w:szCs w:val="24"/>
          <w:rtl/>
          <w:lang w:eastAsia="he-IL"/>
        </w:rPr>
        <w:t>'.</w:t>
      </w:r>
    </w:p>
    <w:p w14:paraId="331C3398"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5BF42057"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7. </w:t>
      </w:r>
      <w:r w:rsidRPr="00E56613">
        <w:rPr>
          <w:rFonts w:ascii="Times New Roman" w:eastAsia="Times New Roman" w:hAnsi="Times New Roman" w:cs="David" w:hint="cs"/>
          <w:b/>
          <w:bCs/>
          <w:sz w:val="24"/>
          <w:szCs w:val="24"/>
          <w:u w:val="single"/>
          <w:rtl/>
          <w:lang w:eastAsia="he-IL"/>
        </w:rPr>
        <w:t>תאורה</w:t>
      </w:r>
    </w:p>
    <w:p w14:paraId="3F89867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9F778E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במעבר יותקנו גופי תאורה מלאכותית </w:t>
      </w:r>
      <w:proofErr w:type="spellStart"/>
      <w:r w:rsidRPr="00E56613">
        <w:rPr>
          <w:rFonts w:ascii="Times New Roman" w:eastAsia="Times New Roman" w:hAnsi="Times New Roman" w:cs="David" w:hint="cs"/>
          <w:sz w:val="24"/>
          <w:szCs w:val="24"/>
          <w:rtl/>
          <w:lang w:eastAsia="he-IL"/>
        </w:rPr>
        <w:t>מוגני</w:t>
      </w:r>
      <w:proofErr w:type="spellEnd"/>
      <w:r w:rsidRPr="00E56613">
        <w:rPr>
          <w:rFonts w:ascii="Times New Roman" w:eastAsia="Times New Roman" w:hAnsi="Times New Roman" w:cs="David" w:hint="cs"/>
          <w:sz w:val="24"/>
          <w:szCs w:val="24"/>
          <w:rtl/>
          <w:lang w:eastAsia="he-IL"/>
        </w:rPr>
        <w:t xml:space="preserve"> מים, שיספקו תאורה מתאימה בהתאם לתכנון יועץ החשמל.</w:t>
      </w:r>
    </w:p>
    <w:p w14:paraId="45E6770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57064F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3DD238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5A8D1C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885848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53B28A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994870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20D265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D8552D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EC7DD8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48A01D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D76979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9A22BBB" w14:textId="77777777" w:rsidR="00E56613" w:rsidRPr="00E56613" w:rsidRDefault="00E56613" w:rsidP="00E56613">
      <w:pPr>
        <w:autoSpaceDE w:val="0"/>
        <w:autoSpaceDN w:val="0"/>
        <w:adjustRightInd w:val="0"/>
        <w:spacing w:before="0" w:beforeAutospacing="0" w:after="0" w:afterAutospacing="0" w:line="240" w:lineRule="auto"/>
        <w:ind w:left="-477" w:right="-1418"/>
        <w:jc w:val="both"/>
        <w:rPr>
          <w:rFonts w:ascii="David" w:eastAsia="Times New Roman" w:hAnsi="David" w:cs="David"/>
          <w:sz w:val="24"/>
          <w:szCs w:val="24"/>
          <w:u w:val="single"/>
          <w:rtl/>
        </w:rPr>
      </w:pPr>
    </w:p>
    <w:p w14:paraId="5D74A7D5"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22"/>
      <w:footerReference w:type="default" r:id="rId23"/>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D825E3" w14:textId="77777777" w:rsidR="009D62A7" w:rsidRDefault="009D62A7" w:rsidP="00AF234B">
      <w:pPr>
        <w:spacing w:before="0" w:after="0" w:line="240" w:lineRule="auto"/>
      </w:pPr>
      <w:r>
        <w:separator/>
      </w:r>
    </w:p>
  </w:endnote>
  <w:endnote w:type="continuationSeparator" w:id="0">
    <w:p w14:paraId="0B7C608D" w14:textId="77777777" w:rsidR="009D62A7" w:rsidRDefault="009D62A7" w:rsidP="00AF234B">
      <w:pPr>
        <w:spacing w:before="0" w:after="0" w:line="240" w:lineRule="auto"/>
      </w:pPr>
      <w:r>
        <w:continuationSeparator/>
      </w:r>
    </w:p>
  </w:endnote>
  <w:endnote w:type="continuationNotice" w:id="1">
    <w:p w14:paraId="7230871E" w14:textId="77777777" w:rsidR="009D62A7" w:rsidRDefault="009D62A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avid">
    <w:altName w:val="Arial"/>
    <w:charset w:val="B1"/>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81271" w:rsidRPr="002B6EAB" w14:paraId="57920CC5" w14:textId="77777777" w:rsidTr="00967621">
      <w:tc>
        <w:tcPr>
          <w:tcW w:w="810" w:type="dxa"/>
        </w:tcPr>
        <w:p w14:paraId="6F9F406E"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71261650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4B779FD7" w14:textId="3CCD3CD7" w:rsidR="00281271" w:rsidRPr="002B6EAB" w:rsidRDefault="00853104" w:rsidP="00967621">
              <w:pPr>
                <w:tabs>
                  <w:tab w:val="center" w:pos="4153"/>
                  <w:tab w:val="right" w:pos="8306"/>
                </w:tabs>
                <w:spacing w:before="0" w:after="0" w:line="240" w:lineRule="auto"/>
                <w:rPr>
                  <w:rFonts w:ascii="David" w:hAnsi="David"/>
                  <w:color w:val="00B0F0"/>
                  <w:sz w:val="20"/>
                  <w:szCs w:val="20"/>
                  <w:rtl/>
                </w:rPr>
              </w:pPr>
              <w:ins w:id="156" w:author="Meryl Etman" w:date="2024-10-30T16:26:00Z">
                <w:r>
                  <w:rPr>
                    <w:rFonts w:ascii="David" w:hAnsi="David"/>
                    <w:color w:val="00B0F0"/>
                    <w:sz w:val="20"/>
                    <w:szCs w:val="20"/>
                    <w:rtl/>
                  </w:rPr>
                  <w:t>סביוני גבעת שמואל מגרשים 1006-1007</w:t>
                </w:r>
              </w:ins>
            </w:p>
          </w:tc>
        </w:sdtContent>
      </w:sdt>
      <w:tc>
        <w:tcPr>
          <w:tcW w:w="2810" w:type="dxa"/>
        </w:tcPr>
        <w:p w14:paraId="473BD9E4"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95628706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ראשי כללי</w:t>
              </w:r>
            </w:sdtContent>
          </w:sdt>
        </w:p>
      </w:tc>
      <w:tc>
        <w:tcPr>
          <w:tcW w:w="233" w:type="dxa"/>
        </w:tcPr>
        <w:p w14:paraId="5E22D10D" w14:textId="77777777" w:rsidR="00281271" w:rsidRPr="002B6EAB" w:rsidRDefault="00281271" w:rsidP="00967621">
          <w:pPr>
            <w:tabs>
              <w:tab w:val="center" w:pos="4153"/>
              <w:tab w:val="right" w:pos="8306"/>
            </w:tabs>
            <w:spacing w:before="0" w:after="0" w:line="240" w:lineRule="auto"/>
            <w:rPr>
              <w:rFonts w:ascii="David" w:hAnsi="David"/>
              <w:sz w:val="16"/>
              <w:szCs w:val="16"/>
              <w:rtl/>
            </w:rPr>
          </w:pPr>
        </w:p>
      </w:tc>
      <w:tc>
        <w:tcPr>
          <w:tcW w:w="1044" w:type="dxa"/>
        </w:tcPr>
        <w:p w14:paraId="78BAB5AA"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2068718958"/>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2DD821B6" w14:textId="5825398F" w:rsidR="00281271" w:rsidRPr="002B6EAB" w:rsidRDefault="00281271" w:rsidP="00967621">
              <w:pPr>
                <w:tabs>
                  <w:tab w:val="center" w:pos="4153"/>
                  <w:tab w:val="right" w:pos="8306"/>
                </w:tabs>
                <w:spacing w:before="0" w:after="0" w:line="240" w:lineRule="auto"/>
                <w:rPr>
                  <w:rFonts w:ascii="David" w:hAnsi="David"/>
                  <w:sz w:val="20"/>
                  <w:szCs w:val="20"/>
                  <w:rtl/>
                </w:rPr>
              </w:pPr>
              <w:del w:id="157" w:author="מרול אטמן" w:date="2024-10-30T16:30:00Z" w16du:dateUtc="2024-10-30T14:30:00Z">
                <w:r w:rsidDel="000248A6">
                  <w:rPr>
                    <w:rFonts w:ascii="David" w:hAnsi="David" w:hint="cs"/>
                    <w:sz w:val="20"/>
                    <w:szCs w:val="20"/>
                  </w:rPr>
                  <w:delText>CONT-5-716</w:delText>
                </w:r>
              </w:del>
              <w:ins w:id="158" w:author="מרול אטמן" w:date="2024-10-30T16:30:00Z" w16du:dateUtc="2024-10-30T14:30:00Z">
                <w:r w:rsidR="000248A6">
                  <w:rPr>
                    <w:rFonts w:ascii="David" w:hAnsi="David" w:hint="cs"/>
                    <w:sz w:val="20"/>
                    <w:szCs w:val="20"/>
                  </w:rPr>
                  <w:t>CONT-10-2393</w:t>
                </w:r>
              </w:ins>
            </w:p>
          </w:tc>
        </w:sdtContent>
      </w:sdt>
    </w:tr>
    <w:tr w:rsidR="00281271" w:rsidRPr="002B6EAB" w14:paraId="3A32B814" w14:textId="77777777" w:rsidTr="00967621">
      <w:tc>
        <w:tcPr>
          <w:tcW w:w="810" w:type="dxa"/>
        </w:tcPr>
        <w:p w14:paraId="1900D09D"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90999238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4F4FD1DA" w14:textId="77777777" w:rsidR="00281271" w:rsidRPr="002B6EAB" w:rsidRDefault="00281271" w:rsidP="00967621">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81271" w:rsidRPr="002B6EAB" w14:paraId="0A223C09" w14:textId="77777777" w:rsidTr="00967621">
            <w:trPr>
              <w:trHeight w:val="201"/>
            </w:trPr>
            <w:tc>
              <w:tcPr>
                <w:tcW w:w="926" w:type="dxa"/>
              </w:tcPr>
              <w:p w14:paraId="44328896"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159723974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1AECE03" w14:textId="77777777" w:rsidR="00281271" w:rsidRPr="002B6EAB" w:rsidRDefault="00281271" w:rsidP="00967621">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5E65CACF"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233" w:type="dxa"/>
        </w:tcPr>
        <w:p w14:paraId="0222411E"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1044" w:type="dxa"/>
        </w:tcPr>
        <w:p w14:paraId="7728CE2C"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737A699E" w14:textId="77777777" w:rsidR="00281271" w:rsidRPr="002B6EAB" w:rsidRDefault="0005444D" w:rsidP="0096762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184301074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81271" w:rsidRPr="002B6EAB">
                <w:rPr>
                  <w:rFonts w:ascii="David" w:hAnsi="David"/>
                  <w:color w:val="00B0F0"/>
                  <w:sz w:val="20"/>
                  <w:szCs w:val="20"/>
                  <w:rtl/>
                </w:rPr>
                <w:t>[סטטוס חוזה]</w:t>
              </w:r>
            </w:sdtContent>
          </w:sdt>
        </w:p>
      </w:tc>
    </w:tr>
    <w:tr w:rsidR="00281271" w:rsidRPr="002B6EAB" w14:paraId="75837B48" w14:textId="77777777" w:rsidTr="00967621">
      <w:trPr>
        <w:trHeight w:val="80"/>
      </w:trPr>
      <w:tc>
        <w:tcPr>
          <w:tcW w:w="810" w:type="dxa"/>
        </w:tcPr>
        <w:p w14:paraId="46CC9D79"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1646" w:type="dxa"/>
        </w:tcPr>
        <w:p w14:paraId="32C20C5D" w14:textId="77777777" w:rsidR="00281271" w:rsidRPr="002B6EAB" w:rsidRDefault="00281271" w:rsidP="00967621">
          <w:pPr>
            <w:tabs>
              <w:tab w:val="center" w:pos="4153"/>
              <w:tab w:val="right" w:pos="8306"/>
            </w:tabs>
            <w:spacing w:before="0" w:after="0" w:line="240" w:lineRule="auto"/>
            <w:rPr>
              <w:rFonts w:ascii="David" w:hAnsi="David"/>
              <w:color w:val="00B0F0"/>
              <w:sz w:val="20"/>
              <w:szCs w:val="20"/>
              <w:rtl/>
            </w:rPr>
          </w:pPr>
        </w:p>
      </w:tc>
      <w:tc>
        <w:tcPr>
          <w:tcW w:w="2810" w:type="dxa"/>
        </w:tcPr>
        <w:p w14:paraId="59612AB8"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233" w:type="dxa"/>
        </w:tcPr>
        <w:p w14:paraId="7FB0B400"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1044" w:type="dxa"/>
        </w:tcPr>
        <w:p w14:paraId="38F65811"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c>
        <w:tcPr>
          <w:tcW w:w="1763" w:type="dxa"/>
        </w:tcPr>
        <w:p w14:paraId="5D9D4596" w14:textId="77777777" w:rsidR="00281271" w:rsidRPr="002B6EAB" w:rsidRDefault="00281271" w:rsidP="00967621">
          <w:pPr>
            <w:tabs>
              <w:tab w:val="center" w:pos="4153"/>
              <w:tab w:val="right" w:pos="8306"/>
            </w:tabs>
            <w:spacing w:before="0" w:after="0" w:line="240" w:lineRule="auto"/>
            <w:rPr>
              <w:rFonts w:ascii="David" w:hAnsi="David"/>
              <w:sz w:val="20"/>
              <w:szCs w:val="20"/>
              <w:rtl/>
            </w:rPr>
          </w:pPr>
        </w:p>
      </w:tc>
    </w:tr>
  </w:tbl>
  <w:p w14:paraId="501D79A8" w14:textId="77777777" w:rsidR="00281271" w:rsidRDefault="00281271" w:rsidP="00F9429A">
    <w:pPr>
      <w:spacing w:before="0" w:beforeAutospacing="0" w:after="0" w:afterAutospacing="0" w:line="240" w:lineRule="auto"/>
      <w:rPr>
        <w:rFonts w:ascii="Arial" w:hAnsi="Arial" w:cs="Arial"/>
        <w:sz w:val="16"/>
        <w:szCs w:val="16"/>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81271" w:rsidRPr="003D5B2E" w14:paraId="5048E5BC" w14:textId="77777777" w:rsidTr="003D5B2E">
      <w:tc>
        <w:tcPr>
          <w:tcW w:w="810" w:type="dxa"/>
        </w:tcPr>
        <w:p w14:paraId="7B88147C"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2E86C22C" w14:textId="06B671C5" w:rsidR="00281271" w:rsidRPr="003D5B2E" w:rsidRDefault="00853104" w:rsidP="003D5B2E">
              <w:pPr>
                <w:tabs>
                  <w:tab w:val="center" w:pos="4153"/>
                  <w:tab w:val="right" w:pos="8306"/>
                </w:tabs>
                <w:spacing w:before="0" w:after="0" w:line="240" w:lineRule="auto"/>
                <w:rPr>
                  <w:rFonts w:ascii="David" w:hAnsi="David"/>
                  <w:color w:val="00B0F0"/>
                  <w:sz w:val="20"/>
                  <w:szCs w:val="20"/>
                  <w:rtl/>
                </w:rPr>
              </w:pPr>
              <w:ins w:id="200" w:author="Meryl Etman" w:date="2024-10-30T16:26:00Z">
                <w:r>
                  <w:rPr>
                    <w:rFonts w:ascii="David" w:hAnsi="David"/>
                    <w:color w:val="00B0F0"/>
                    <w:sz w:val="20"/>
                    <w:szCs w:val="20"/>
                    <w:rtl/>
                  </w:rPr>
                  <w:t>סביוני גבעת שמואל מגרשים 1006-1007</w:t>
                </w:r>
              </w:ins>
            </w:p>
          </w:tc>
        </w:sdtContent>
      </w:sdt>
      <w:tc>
        <w:tcPr>
          <w:tcW w:w="2810" w:type="dxa"/>
        </w:tcPr>
        <w:p w14:paraId="02D3E5D5"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ראשי כללי</w:t>
              </w:r>
            </w:sdtContent>
          </w:sdt>
        </w:p>
      </w:tc>
      <w:tc>
        <w:tcPr>
          <w:tcW w:w="233" w:type="dxa"/>
        </w:tcPr>
        <w:p w14:paraId="1624D9AC" w14:textId="77777777" w:rsidR="00281271" w:rsidRPr="003D5B2E" w:rsidRDefault="00281271" w:rsidP="003D5B2E">
          <w:pPr>
            <w:tabs>
              <w:tab w:val="center" w:pos="4153"/>
              <w:tab w:val="right" w:pos="8306"/>
            </w:tabs>
            <w:spacing w:before="0" w:after="0" w:line="240" w:lineRule="auto"/>
            <w:rPr>
              <w:rFonts w:ascii="David" w:hAnsi="David"/>
              <w:sz w:val="16"/>
              <w:szCs w:val="16"/>
              <w:rtl/>
            </w:rPr>
          </w:pPr>
        </w:p>
      </w:tc>
      <w:tc>
        <w:tcPr>
          <w:tcW w:w="1044" w:type="dxa"/>
        </w:tcPr>
        <w:p w14:paraId="1EBF654B"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2F9DB581" w14:textId="44FEBCFA" w:rsidR="00281271" w:rsidRPr="003D5B2E" w:rsidRDefault="00281271" w:rsidP="003D5B2E">
              <w:pPr>
                <w:tabs>
                  <w:tab w:val="center" w:pos="4153"/>
                  <w:tab w:val="right" w:pos="8306"/>
                </w:tabs>
                <w:spacing w:before="0" w:after="0" w:line="240" w:lineRule="auto"/>
                <w:rPr>
                  <w:rFonts w:ascii="David" w:hAnsi="David"/>
                  <w:sz w:val="20"/>
                  <w:szCs w:val="20"/>
                  <w:rtl/>
                </w:rPr>
              </w:pPr>
              <w:del w:id="201" w:author="מרול אטמן" w:date="2024-10-30T16:30:00Z" w16du:dateUtc="2024-10-30T14:30:00Z">
                <w:r w:rsidDel="000248A6">
                  <w:rPr>
                    <w:rFonts w:ascii="David" w:hAnsi="David" w:hint="cs"/>
                    <w:sz w:val="20"/>
                    <w:szCs w:val="20"/>
                  </w:rPr>
                  <w:delText>CONT-5-716</w:delText>
                </w:r>
              </w:del>
              <w:ins w:id="202" w:author="מרול אטמן" w:date="2024-10-30T16:30:00Z" w16du:dateUtc="2024-10-30T14:30:00Z">
                <w:r w:rsidR="000248A6">
                  <w:rPr>
                    <w:rFonts w:ascii="David" w:hAnsi="David" w:hint="cs"/>
                    <w:sz w:val="20"/>
                    <w:szCs w:val="20"/>
                  </w:rPr>
                  <w:t>CONT-10-2393</w:t>
                </w:r>
              </w:ins>
            </w:p>
          </w:tc>
        </w:sdtContent>
      </w:sdt>
    </w:tr>
    <w:tr w:rsidR="00281271" w:rsidRPr="003D5B2E" w14:paraId="274839ED" w14:textId="77777777" w:rsidTr="003D5B2E">
      <w:tc>
        <w:tcPr>
          <w:tcW w:w="810" w:type="dxa"/>
        </w:tcPr>
        <w:p w14:paraId="17A24F44"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48C7A1BE" w14:textId="77777777" w:rsidR="00281271" w:rsidRPr="003D5B2E" w:rsidRDefault="00281271"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81271" w:rsidRPr="003D5B2E" w14:paraId="44214C17" w14:textId="77777777" w:rsidTr="00E56613">
            <w:trPr>
              <w:trHeight w:val="201"/>
            </w:trPr>
            <w:tc>
              <w:tcPr>
                <w:tcW w:w="926" w:type="dxa"/>
              </w:tcPr>
              <w:p w14:paraId="2D94DF26"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3418893" w14:textId="77777777" w:rsidR="00281271" w:rsidRPr="003D5B2E" w:rsidRDefault="00281271"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4C70DC48"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233" w:type="dxa"/>
        </w:tcPr>
        <w:p w14:paraId="20BF8C67"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1044" w:type="dxa"/>
        </w:tcPr>
        <w:p w14:paraId="6F7A0183"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36990456" w14:textId="77777777" w:rsidR="00281271" w:rsidRPr="003D5B2E" w:rsidRDefault="0005444D"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81271" w:rsidRPr="003D5B2E">
                <w:rPr>
                  <w:rFonts w:ascii="David" w:hAnsi="David"/>
                  <w:color w:val="00B0F0"/>
                  <w:sz w:val="20"/>
                  <w:szCs w:val="20"/>
                  <w:rtl/>
                </w:rPr>
                <w:t>[סטטוס חוזה]</w:t>
              </w:r>
            </w:sdtContent>
          </w:sdt>
        </w:p>
      </w:tc>
    </w:tr>
    <w:tr w:rsidR="00281271" w:rsidRPr="003D5B2E" w14:paraId="4904ADD1" w14:textId="77777777" w:rsidTr="003D5B2E">
      <w:trPr>
        <w:trHeight w:val="80"/>
      </w:trPr>
      <w:tc>
        <w:tcPr>
          <w:tcW w:w="810" w:type="dxa"/>
        </w:tcPr>
        <w:p w14:paraId="18E2F50B"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1646" w:type="dxa"/>
        </w:tcPr>
        <w:p w14:paraId="55DF6676" w14:textId="77777777" w:rsidR="00281271" w:rsidRPr="003D5B2E" w:rsidRDefault="00281271"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766A90EF"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233" w:type="dxa"/>
        </w:tcPr>
        <w:p w14:paraId="71471962"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1044" w:type="dxa"/>
        </w:tcPr>
        <w:p w14:paraId="4FA5A87B"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c>
        <w:tcPr>
          <w:tcW w:w="1763" w:type="dxa"/>
        </w:tcPr>
        <w:p w14:paraId="213D5578" w14:textId="77777777" w:rsidR="00281271" w:rsidRPr="003D5B2E" w:rsidRDefault="00281271" w:rsidP="003D5B2E">
          <w:pPr>
            <w:tabs>
              <w:tab w:val="center" w:pos="4153"/>
              <w:tab w:val="right" w:pos="8306"/>
            </w:tabs>
            <w:spacing w:before="0" w:after="0" w:line="240" w:lineRule="auto"/>
            <w:rPr>
              <w:rFonts w:ascii="David" w:hAnsi="David"/>
              <w:sz w:val="20"/>
              <w:szCs w:val="20"/>
              <w:rtl/>
            </w:rPr>
          </w:pPr>
        </w:p>
      </w:tc>
    </w:tr>
  </w:tbl>
  <w:p w14:paraId="538D00DE" w14:textId="77777777" w:rsidR="00281271" w:rsidRPr="003D5B2E" w:rsidRDefault="00281271" w:rsidP="005519DD">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86EB20" w14:textId="77777777" w:rsidR="009D62A7" w:rsidRDefault="009D62A7" w:rsidP="00AF234B">
      <w:pPr>
        <w:spacing w:before="0" w:after="0" w:line="240" w:lineRule="auto"/>
      </w:pPr>
      <w:r>
        <w:separator/>
      </w:r>
    </w:p>
  </w:footnote>
  <w:footnote w:type="continuationSeparator" w:id="0">
    <w:p w14:paraId="26C8D47F" w14:textId="77777777" w:rsidR="009D62A7" w:rsidRDefault="009D62A7" w:rsidP="00AF234B">
      <w:pPr>
        <w:spacing w:before="0" w:after="0" w:line="240" w:lineRule="auto"/>
      </w:pPr>
      <w:r>
        <w:continuationSeparator/>
      </w:r>
    </w:p>
  </w:footnote>
  <w:footnote w:type="continuationNotice" w:id="1">
    <w:p w14:paraId="101B5626" w14:textId="77777777" w:rsidR="009D62A7" w:rsidRDefault="009D62A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A1C93" w14:textId="77777777" w:rsidR="00281271" w:rsidRDefault="00281271" w:rsidP="00E56613">
    <w:pPr>
      <w:pStyle w:val="a4"/>
      <w:framePr w:wrap="around" w:vAnchor="text" w:hAnchor="text" w:xAlign="center" w:y="1"/>
      <w:rPr>
        <w:rStyle w:val="af2"/>
      </w:rPr>
    </w:pPr>
    <w:r>
      <w:rPr>
        <w:rStyle w:val="af2"/>
      </w:rPr>
      <w:fldChar w:fldCharType="begin"/>
    </w:r>
    <w:r>
      <w:rPr>
        <w:rStyle w:val="af2"/>
      </w:rPr>
      <w:instrText xml:space="preserve">PAGE  </w:instrText>
    </w:r>
    <w:r>
      <w:rPr>
        <w:rStyle w:val="af2"/>
      </w:rPr>
      <w:fldChar w:fldCharType="end"/>
    </w:r>
  </w:p>
  <w:p w14:paraId="282700E1" w14:textId="77777777" w:rsidR="00281271" w:rsidRDefault="0028127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47898" w14:textId="77777777" w:rsidR="00281271" w:rsidRDefault="00281271" w:rsidP="00E56613">
    <w:pPr>
      <w:pStyle w:val="Header1"/>
      <w:tabs>
        <w:tab w:val="clear" w:pos="4153"/>
        <w:tab w:val="left" w:pos="455"/>
        <w:tab w:val="center" w:pos="4156"/>
      </w:tabs>
      <w:rPr>
        <w:rtl/>
      </w:rPr>
    </w:pPr>
    <w:r>
      <w:rPr>
        <w:rtl/>
      </w:rPr>
      <w:tab/>
    </w:r>
    <w:r>
      <w:rPr>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792596257"/>
      <w:docPartObj>
        <w:docPartGallery w:val="Page Numbers (Top of Page)"/>
        <w:docPartUnique/>
      </w:docPartObj>
    </w:sdtPr>
    <w:sdtEndPr/>
    <w:sdtContent>
      <w:p w14:paraId="1052498B" w14:textId="77777777" w:rsidR="00281271" w:rsidRDefault="00281271" w:rsidP="00CF334C">
        <w:pPr>
          <w:pStyle w:val="a4"/>
          <w:jc w:val="center"/>
        </w:pPr>
        <w:r>
          <w:fldChar w:fldCharType="begin"/>
        </w:r>
        <w:r>
          <w:instrText xml:space="preserve"> PAGE   \* MERGEFORMAT </w:instrText>
        </w:r>
        <w:r>
          <w:fldChar w:fldCharType="separate"/>
        </w:r>
        <w:r w:rsidR="00853104">
          <w:rPr>
            <w:noProof/>
            <w:rtl/>
          </w:rPr>
          <w:t>14</w:t>
        </w:r>
        <w:r w:rsidR="00853104">
          <w:rPr>
            <w:noProof/>
            <w:rtl/>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548C3"/>
    <w:multiLevelType w:val="hybridMultilevel"/>
    <w:tmpl w:val="2DFA4BEA"/>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0F8464A"/>
    <w:multiLevelType w:val="hybridMultilevel"/>
    <w:tmpl w:val="0EA63DF6"/>
    <w:lvl w:ilvl="0" w:tplc="76B80430">
      <w:start w:val="1"/>
      <w:numFmt w:val="hebrew1"/>
      <w:lvlText w:val="%1."/>
      <w:lvlJc w:val="left"/>
      <w:pPr>
        <w:tabs>
          <w:tab w:val="num" w:pos="1440"/>
        </w:tabs>
        <w:ind w:left="1440" w:hanging="720"/>
      </w:pPr>
      <w:rPr>
        <w:rFonts w:cs="Times New Roman" w:hint="default"/>
        <w:b/>
        <w:bCs/>
        <w:sz w:val="2"/>
        <w:szCs w:val="26"/>
      </w:rPr>
    </w:lvl>
    <w:lvl w:ilvl="1" w:tplc="6338B266">
      <w:numFmt w:val="bullet"/>
      <w:lvlText w:val="•"/>
      <w:lvlJc w:val="left"/>
      <w:pPr>
        <w:ind w:left="1755" w:hanging="675"/>
      </w:pPr>
      <w:rPr>
        <w:rFonts w:ascii="David" w:eastAsia="Calibri" w:hAnsi="David" w:cs="David"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14025C7"/>
    <w:multiLevelType w:val="hybridMultilevel"/>
    <w:tmpl w:val="D78E25F6"/>
    <w:lvl w:ilvl="0" w:tplc="156C3F98">
      <w:start w:val="1"/>
      <w:numFmt w:val="decimal"/>
      <w:lvlText w:val="%1."/>
      <w:lvlJc w:val="left"/>
      <w:pPr>
        <w:tabs>
          <w:tab w:val="num" w:pos="567"/>
        </w:tabs>
        <w:ind w:left="567" w:hanging="567"/>
      </w:pPr>
      <w:rPr>
        <w:rFonts w:cs="Times New Roman"/>
      </w:rPr>
    </w:lvl>
    <w:lvl w:ilvl="1" w:tplc="040D0019">
      <w:start w:val="1"/>
      <w:numFmt w:val="decimal"/>
      <w:lvlText w:val="%2."/>
      <w:lvlJc w:val="left"/>
      <w:pPr>
        <w:tabs>
          <w:tab w:val="num" w:pos="1440"/>
        </w:tabs>
        <w:ind w:left="1440" w:hanging="360"/>
      </w:pPr>
      <w:rPr>
        <w:rFonts w:cs="Times New Roman"/>
      </w:rPr>
    </w:lvl>
    <w:lvl w:ilvl="2" w:tplc="62141CFA">
      <w:start w:val="3"/>
      <w:numFmt w:val="bullet"/>
      <w:lvlText w:val="-"/>
      <w:lvlJc w:val="left"/>
      <w:pPr>
        <w:tabs>
          <w:tab w:val="num" w:pos="2160"/>
        </w:tabs>
        <w:ind w:left="2160" w:hanging="360"/>
      </w:pPr>
      <w:rPr>
        <w:rFonts w:ascii="Times New Roman" w:eastAsia="Times New Roman" w:hAnsi="Times New Roman" w:hint="default"/>
      </w:rPr>
    </w:lvl>
    <w:lvl w:ilvl="3" w:tplc="040D000F">
      <w:start w:val="1"/>
      <w:numFmt w:val="decimal"/>
      <w:lvlText w:val="%4."/>
      <w:lvlJc w:val="left"/>
      <w:pPr>
        <w:tabs>
          <w:tab w:val="num" w:pos="2880"/>
        </w:tabs>
        <w:ind w:left="2880" w:hanging="360"/>
      </w:pPr>
      <w:rPr>
        <w:rFonts w:cs="Times New Roman"/>
      </w:rPr>
    </w:lvl>
    <w:lvl w:ilvl="4" w:tplc="040D0019">
      <w:start w:val="1"/>
      <w:numFmt w:val="decimal"/>
      <w:lvlText w:val="%5."/>
      <w:lvlJc w:val="left"/>
      <w:pPr>
        <w:tabs>
          <w:tab w:val="num" w:pos="3600"/>
        </w:tabs>
        <w:ind w:left="3600" w:hanging="360"/>
      </w:pPr>
      <w:rPr>
        <w:rFonts w:cs="Times New Roman"/>
      </w:rPr>
    </w:lvl>
    <w:lvl w:ilvl="5" w:tplc="040D001B">
      <w:start w:val="1"/>
      <w:numFmt w:val="decimal"/>
      <w:lvlText w:val="%6."/>
      <w:lvlJc w:val="left"/>
      <w:pPr>
        <w:tabs>
          <w:tab w:val="num" w:pos="4320"/>
        </w:tabs>
        <w:ind w:left="4320" w:hanging="36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decimal"/>
      <w:lvlText w:val="%8."/>
      <w:lvlJc w:val="left"/>
      <w:pPr>
        <w:tabs>
          <w:tab w:val="num" w:pos="5760"/>
        </w:tabs>
        <w:ind w:left="5760" w:hanging="360"/>
      </w:pPr>
      <w:rPr>
        <w:rFonts w:cs="Times New Roman"/>
      </w:rPr>
    </w:lvl>
    <w:lvl w:ilvl="8" w:tplc="040D001B">
      <w:start w:val="1"/>
      <w:numFmt w:val="decimal"/>
      <w:lvlText w:val="%9."/>
      <w:lvlJc w:val="left"/>
      <w:pPr>
        <w:tabs>
          <w:tab w:val="num" w:pos="6480"/>
        </w:tabs>
        <w:ind w:left="6480" w:hanging="360"/>
      </w:pPr>
      <w:rPr>
        <w:rFonts w:cs="Times New Roman"/>
      </w:rPr>
    </w:lvl>
  </w:abstractNum>
  <w:abstractNum w:abstractNumId="3" w15:restartNumberingAfterBreak="0">
    <w:nsid w:val="08387696"/>
    <w:multiLevelType w:val="hybridMultilevel"/>
    <w:tmpl w:val="93546452"/>
    <w:lvl w:ilvl="0" w:tplc="CB38D066">
      <w:start w:val="1"/>
      <w:numFmt w:val="hebrew1"/>
      <w:lvlText w:val="%1."/>
      <w:lvlJc w:val="left"/>
      <w:pPr>
        <w:ind w:left="3966" w:hanging="360"/>
      </w:pPr>
      <w:rPr>
        <w:rFonts w:hint="default"/>
      </w:rPr>
    </w:lvl>
    <w:lvl w:ilvl="1" w:tplc="04090019" w:tentative="1">
      <w:start w:val="1"/>
      <w:numFmt w:val="lowerLetter"/>
      <w:lvlText w:val="%2."/>
      <w:lvlJc w:val="left"/>
      <w:pPr>
        <w:ind w:left="4686" w:hanging="360"/>
      </w:pPr>
    </w:lvl>
    <w:lvl w:ilvl="2" w:tplc="0409001B" w:tentative="1">
      <w:start w:val="1"/>
      <w:numFmt w:val="lowerRoman"/>
      <w:lvlText w:val="%3."/>
      <w:lvlJc w:val="right"/>
      <w:pPr>
        <w:ind w:left="5406" w:hanging="180"/>
      </w:pPr>
    </w:lvl>
    <w:lvl w:ilvl="3" w:tplc="0409000F" w:tentative="1">
      <w:start w:val="1"/>
      <w:numFmt w:val="decimal"/>
      <w:lvlText w:val="%4."/>
      <w:lvlJc w:val="left"/>
      <w:pPr>
        <w:ind w:left="6126" w:hanging="360"/>
      </w:pPr>
    </w:lvl>
    <w:lvl w:ilvl="4" w:tplc="04090019" w:tentative="1">
      <w:start w:val="1"/>
      <w:numFmt w:val="lowerLetter"/>
      <w:lvlText w:val="%5."/>
      <w:lvlJc w:val="left"/>
      <w:pPr>
        <w:ind w:left="6846" w:hanging="360"/>
      </w:pPr>
    </w:lvl>
    <w:lvl w:ilvl="5" w:tplc="0409001B" w:tentative="1">
      <w:start w:val="1"/>
      <w:numFmt w:val="lowerRoman"/>
      <w:lvlText w:val="%6."/>
      <w:lvlJc w:val="right"/>
      <w:pPr>
        <w:ind w:left="7566" w:hanging="180"/>
      </w:pPr>
    </w:lvl>
    <w:lvl w:ilvl="6" w:tplc="0409000F" w:tentative="1">
      <w:start w:val="1"/>
      <w:numFmt w:val="decimal"/>
      <w:lvlText w:val="%7."/>
      <w:lvlJc w:val="left"/>
      <w:pPr>
        <w:ind w:left="8286" w:hanging="360"/>
      </w:pPr>
    </w:lvl>
    <w:lvl w:ilvl="7" w:tplc="04090019" w:tentative="1">
      <w:start w:val="1"/>
      <w:numFmt w:val="lowerLetter"/>
      <w:lvlText w:val="%8."/>
      <w:lvlJc w:val="left"/>
      <w:pPr>
        <w:ind w:left="9006" w:hanging="360"/>
      </w:pPr>
    </w:lvl>
    <w:lvl w:ilvl="8" w:tplc="0409001B" w:tentative="1">
      <w:start w:val="1"/>
      <w:numFmt w:val="lowerRoman"/>
      <w:lvlText w:val="%9."/>
      <w:lvlJc w:val="right"/>
      <w:pPr>
        <w:ind w:left="9726" w:hanging="180"/>
      </w:pPr>
    </w:lvl>
  </w:abstractNum>
  <w:abstractNum w:abstractNumId="4" w15:restartNumberingAfterBreak="0">
    <w:nsid w:val="0C444D30"/>
    <w:multiLevelType w:val="multilevel"/>
    <w:tmpl w:val="B2D6566E"/>
    <w:lvl w:ilvl="0">
      <w:start w:val="1"/>
      <w:numFmt w:val="decimal"/>
      <w:lvlText w:val="%1."/>
      <w:lvlJc w:val="left"/>
      <w:pPr>
        <w:tabs>
          <w:tab w:val="num" w:pos="1134"/>
        </w:tabs>
        <w:ind w:left="1134" w:hanging="567"/>
      </w:pPr>
      <w:rPr>
        <w:rFonts w:cs="Times New Roman"/>
      </w:rPr>
    </w:lvl>
    <w:lvl w:ilvl="1">
      <w:start w:val="1"/>
      <w:numFmt w:val="decimal"/>
      <w:lvlText w:val="2.%2."/>
      <w:lvlJc w:val="left"/>
      <w:pPr>
        <w:tabs>
          <w:tab w:val="num" w:pos="1134"/>
        </w:tabs>
        <w:ind w:left="1134" w:hanging="567"/>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54"/>
        </w:tabs>
        <w:ind w:left="1134"/>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0CFB37A2"/>
    <w:multiLevelType w:val="hybridMultilevel"/>
    <w:tmpl w:val="3E081078"/>
    <w:lvl w:ilvl="0" w:tplc="88EA04EC">
      <w:start w:val="1"/>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76D40"/>
    <w:multiLevelType w:val="hybridMultilevel"/>
    <w:tmpl w:val="59EC408E"/>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DF823BC"/>
    <w:multiLevelType w:val="hybridMultilevel"/>
    <w:tmpl w:val="3E7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5C4FD5"/>
    <w:multiLevelType w:val="multilevel"/>
    <w:tmpl w:val="28A2503A"/>
    <w:lvl w:ilvl="0">
      <w:start w:val="1"/>
      <w:numFmt w:val="decimal"/>
      <w:lvlText w:val="%1."/>
      <w:lvlJc w:val="left"/>
      <w:pPr>
        <w:tabs>
          <w:tab w:val="num" w:pos="567"/>
        </w:tabs>
        <w:ind w:left="567" w:hanging="567"/>
      </w:pPr>
      <w:rPr>
        <w:rFonts w:cs="Times New Roman"/>
      </w:rPr>
    </w:lvl>
    <w:lvl w:ilvl="1">
      <w:start w:val="1"/>
      <w:numFmt w:val="decimal"/>
      <w:lvlText w:val="%1.%2 "/>
      <w:lvlJc w:val="left"/>
      <w:pPr>
        <w:tabs>
          <w:tab w:val="num" w:pos="1134"/>
        </w:tabs>
        <w:ind w:left="1134" w:hanging="567"/>
      </w:pPr>
      <w:rPr>
        <w:rFonts w:cs="Times New Roman"/>
      </w:rPr>
    </w:lvl>
    <w:lvl w:ilvl="2">
      <w:start w:val="1"/>
      <w:numFmt w:val="decimal"/>
      <w:lvlText w:val="%1.%2.%3"/>
      <w:lvlJc w:val="left"/>
      <w:pPr>
        <w:tabs>
          <w:tab w:val="num" w:pos="1701"/>
        </w:tabs>
        <w:ind w:left="1701" w:hanging="567"/>
      </w:pPr>
      <w:rPr>
        <w:rFonts w:cs="Times New Roman"/>
      </w:rPr>
    </w:lvl>
    <w:lvl w:ilvl="3">
      <w:start w:val="1"/>
      <w:numFmt w:val="decimal"/>
      <w:lvlText w:val="%1.%2.%3.%4"/>
      <w:lvlJc w:val="left"/>
      <w:pPr>
        <w:tabs>
          <w:tab w:val="num" w:pos="2421"/>
        </w:tabs>
        <w:ind w:left="2268" w:hanging="567"/>
      </w:pPr>
      <w:rPr>
        <w:rFonts w:cs="Times New Roman"/>
      </w:rPr>
    </w:lvl>
    <w:lvl w:ilvl="4">
      <w:start w:val="1"/>
      <w:numFmt w:val="decimal"/>
      <w:lvlText w:val="%1.%2.%3.%4.%5."/>
      <w:lvlJc w:val="center"/>
      <w:pPr>
        <w:tabs>
          <w:tab w:val="num" w:pos="2232"/>
        </w:tabs>
        <w:ind w:left="2232" w:hanging="792"/>
      </w:pPr>
      <w:rPr>
        <w:rFonts w:cs="Times New Roman"/>
      </w:rPr>
    </w:lvl>
    <w:lvl w:ilvl="5">
      <w:start w:val="1"/>
      <w:numFmt w:val="decimal"/>
      <w:lvlText w:val="%1.%2.%3.%4.%5.%6."/>
      <w:lvlJc w:val="center"/>
      <w:pPr>
        <w:tabs>
          <w:tab w:val="num" w:pos="2736"/>
        </w:tabs>
        <w:ind w:left="2736" w:hanging="936"/>
      </w:pPr>
      <w:rPr>
        <w:rFonts w:cs="Times New Roman"/>
      </w:rPr>
    </w:lvl>
    <w:lvl w:ilvl="6">
      <w:start w:val="1"/>
      <w:numFmt w:val="decimal"/>
      <w:lvlText w:val="%1.%2.%3.%4.%5.%6.%7."/>
      <w:lvlJc w:val="center"/>
      <w:pPr>
        <w:tabs>
          <w:tab w:val="num" w:pos="3240"/>
        </w:tabs>
        <w:ind w:left="3240" w:hanging="1080"/>
      </w:pPr>
      <w:rPr>
        <w:rFonts w:cs="Times New Roman"/>
      </w:rPr>
    </w:lvl>
    <w:lvl w:ilvl="7">
      <w:start w:val="1"/>
      <w:numFmt w:val="decimal"/>
      <w:lvlText w:val="%1.%2.%3.%4.%5.%6.%7.%8."/>
      <w:lvlJc w:val="center"/>
      <w:pPr>
        <w:tabs>
          <w:tab w:val="num" w:pos="3744"/>
        </w:tabs>
        <w:ind w:left="3744" w:hanging="1224"/>
      </w:pPr>
      <w:rPr>
        <w:rFonts w:cs="Times New Roman"/>
      </w:rPr>
    </w:lvl>
    <w:lvl w:ilvl="8">
      <w:start w:val="1"/>
      <w:numFmt w:val="decimal"/>
      <w:lvlText w:val="%1.%2.%3.%4.%5.%6.%7.%8.%9."/>
      <w:lvlJc w:val="center"/>
      <w:pPr>
        <w:tabs>
          <w:tab w:val="num" w:pos="4320"/>
        </w:tabs>
        <w:ind w:left="4320" w:hanging="1440"/>
      </w:pPr>
      <w:rPr>
        <w:rFonts w:cs="Times New Roman"/>
      </w:rPr>
    </w:lvl>
  </w:abstractNum>
  <w:abstractNum w:abstractNumId="10" w15:restartNumberingAfterBreak="0">
    <w:nsid w:val="185935D7"/>
    <w:multiLevelType w:val="multilevel"/>
    <w:tmpl w:val="97CE229C"/>
    <w:lvl w:ilvl="0">
      <w:start w:val="1"/>
      <w:numFmt w:val="decimal"/>
      <w:lvlText w:val="%1."/>
      <w:lvlJc w:val="left"/>
      <w:pPr>
        <w:ind w:left="612" w:hanging="612"/>
      </w:pPr>
      <w:rPr>
        <w:rFonts w:ascii="Times New Roman" w:eastAsia="Times New Roman" w:hAnsi="Times New Roman" w:cs="David"/>
      </w:rPr>
    </w:lvl>
    <w:lvl w:ilvl="1">
      <w:start w:val="1"/>
      <w:numFmt w:val="decimal"/>
      <w:lvlText w:val="%1.%2"/>
      <w:lvlJc w:val="left"/>
      <w:pPr>
        <w:ind w:left="852" w:hanging="612"/>
      </w:pPr>
      <w:rPr>
        <w:rFonts w:hint="default"/>
      </w:rPr>
    </w:lvl>
    <w:lvl w:ilvl="2">
      <w:start w:val="2"/>
      <w:numFmt w:val="decimal"/>
      <w:lvlText w:val="%1.%2.%3"/>
      <w:lvlJc w:val="left"/>
      <w:pPr>
        <w:ind w:left="1712" w:hanging="720"/>
      </w:pPr>
      <w:rPr>
        <w:rFonts w:hint="default"/>
        <w:strike w:val="0"/>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11" w15:restartNumberingAfterBreak="0">
    <w:nsid w:val="1EB3677F"/>
    <w:multiLevelType w:val="multilevel"/>
    <w:tmpl w:val="313C3EBE"/>
    <w:lvl w:ilvl="0">
      <w:start w:val="10"/>
      <w:numFmt w:val="decimal"/>
      <w:lvlText w:val="%1"/>
      <w:lvlJc w:val="left"/>
      <w:pPr>
        <w:tabs>
          <w:tab w:val="num" w:pos="570"/>
        </w:tabs>
        <w:ind w:left="570" w:hanging="570"/>
      </w:pPr>
      <w:rPr>
        <w:rFonts w:cs="Times New Roman" w:hint="default"/>
      </w:rPr>
    </w:lvl>
    <w:lvl w:ilvl="1">
      <w:start w:val="5"/>
      <w:numFmt w:val="decimal"/>
      <w:lvlText w:val="%1.%2"/>
      <w:lvlJc w:val="left"/>
      <w:pPr>
        <w:tabs>
          <w:tab w:val="num" w:pos="570"/>
        </w:tabs>
        <w:ind w:left="570" w:hanging="57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2" w15:restartNumberingAfterBreak="0">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21C951F3"/>
    <w:multiLevelType w:val="multilevel"/>
    <w:tmpl w:val="6C042DE2"/>
    <w:lvl w:ilvl="0">
      <w:start w:val="1"/>
      <w:numFmt w:val="decimal"/>
      <w:isLgl/>
      <w:lvlText w:val="%1."/>
      <w:lvlJc w:val="left"/>
      <w:pPr>
        <w:tabs>
          <w:tab w:val="num" w:pos="360"/>
        </w:tabs>
        <w:ind w:left="360" w:hanging="360"/>
      </w:pPr>
      <w:rPr>
        <w:rFonts w:ascii="??" w:hAnsi="??" w:cs="David" w:hint="default"/>
        <w:b w:val="0"/>
        <w:bCs w:val="0"/>
        <w:iCs w:val="0"/>
        <w:sz w:val="22"/>
        <w:szCs w:val="22"/>
      </w:rPr>
    </w:lvl>
    <w:lvl w:ilvl="1">
      <w:start w:val="1"/>
      <w:numFmt w:val="decimal"/>
      <w:lvlText w:val="%1.%2"/>
      <w:lvlJc w:val="left"/>
      <w:pPr>
        <w:tabs>
          <w:tab w:val="num" w:pos="792"/>
        </w:tabs>
        <w:ind w:left="792" w:hanging="432"/>
      </w:pPr>
      <w:rPr>
        <w:rFonts w:cs="David" w:hint="default"/>
        <w:b w:val="0"/>
        <w:bCs w:val="0"/>
        <w:iCs w:val="0"/>
        <w:caps w:val="0"/>
        <w:strike w:val="0"/>
        <w:dstrike w:val="0"/>
        <w:vanish w:val="0"/>
        <w:color w:val="000000"/>
        <w:kern w:val="0"/>
        <w:sz w:val="22"/>
        <w:szCs w:val="22"/>
        <w:vertAlign w:val="baseline"/>
      </w:rPr>
    </w:lvl>
    <w:lvl w:ilvl="2">
      <w:start w:val="1"/>
      <w:numFmt w:val="decimal"/>
      <w:lvlText w:val="%1.%2.%3"/>
      <w:lvlJc w:val="left"/>
      <w:pPr>
        <w:tabs>
          <w:tab w:val="num" w:pos="504"/>
        </w:tabs>
        <w:ind w:left="504" w:hanging="504"/>
      </w:pPr>
      <w:rPr>
        <w:rFonts w:cs="David" w:hint="default"/>
        <w:b w:val="0"/>
        <w:bCs w:val="0"/>
        <w:iCs w:val="0"/>
        <w:caps w:val="0"/>
        <w:strike w:val="0"/>
        <w:dstrike w:val="0"/>
        <w:vanish w:val="0"/>
        <w:color w:val="000000"/>
        <w:sz w:val="22"/>
        <w:szCs w:val="22"/>
        <w:vertAlign w:val="baseline"/>
      </w:rPr>
    </w:lvl>
    <w:lvl w:ilvl="3">
      <w:start w:val="1"/>
      <w:numFmt w:val="decimal"/>
      <w:lvlText w:val="%1.%2.%3.%4"/>
      <w:lvlJc w:val="left"/>
      <w:pPr>
        <w:tabs>
          <w:tab w:val="num" w:pos="1728"/>
        </w:tabs>
        <w:ind w:left="1728" w:hanging="648"/>
      </w:pPr>
      <w:rPr>
        <w:rFonts w:cs="David"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22706D41"/>
    <w:multiLevelType w:val="multilevel"/>
    <w:tmpl w:val="5FEA087C"/>
    <w:lvl w:ilvl="0">
      <w:start w:val="8"/>
      <w:numFmt w:val="decimal"/>
      <w:lvlText w:val="%1"/>
      <w:lvlJc w:val="left"/>
      <w:pPr>
        <w:ind w:left="435" w:hanging="435"/>
      </w:pPr>
      <w:rPr>
        <w:rFonts w:hint="default"/>
      </w:rPr>
    </w:lvl>
    <w:lvl w:ilvl="1">
      <w:start w:val="1"/>
      <w:numFmt w:val="decimal"/>
      <w:lvlText w:val="%1.%2"/>
      <w:lvlJc w:val="left"/>
      <w:pPr>
        <w:ind w:left="931" w:hanging="435"/>
      </w:pPr>
      <w:rPr>
        <w:rFonts w:hint="default"/>
        <w:strike w:val="0"/>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056" w:hanging="108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5" w15:restartNumberingAfterBreak="0">
    <w:nsid w:val="23720E86"/>
    <w:multiLevelType w:val="hybridMultilevel"/>
    <w:tmpl w:val="650CF742"/>
    <w:lvl w:ilvl="0" w:tplc="33A80C0C">
      <w:start w:val="1"/>
      <w:numFmt w:val="decimal"/>
      <w:lvlText w:val="%1."/>
      <w:lvlJc w:val="left"/>
      <w:pPr>
        <w:ind w:left="502" w:hanging="360"/>
      </w:pPr>
      <w:rPr>
        <w:rFonts w:hint="default"/>
        <w:u w:val="singl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25612824"/>
    <w:multiLevelType w:val="hybridMultilevel"/>
    <w:tmpl w:val="681A226E"/>
    <w:lvl w:ilvl="0" w:tplc="DED88178">
      <w:start w:val="1"/>
      <w:numFmt w:val="hebrew1"/>
      <w:lvlText w:val="%1."/>
      <w:lvlJc w:val="left"/>
      <w:pPr>
        <w:tabs>
          <w:tab w:val="num" w:pos="1004"/>
        </w:tabs>
        <w:ind w:left="1004" w:hanging="720"/>
      </w:pPr>
      <w:rPr>
        <w:rFonts w:cs="Times New Roman"/>
        <w:sz w:val="2"/>
        <w:szCs w:val="26"/>
      </w:rPr>
    </w:lvl>
    <w:lvl w:ilvl="1" w:tplc="04090019">
      <w:start w:val="1"/>
      <w:numFmt w:val="decimal"/>
      <w:lvlText w:val="%2."/>
      <w:lvlJc w:val="left"/>
      <w:pPr>
        <w:tabs>
          <w:tab w:val="num" w:pos="1004"/>
        </w:tabs>
        <w:ind w:left="1004" w:hanging="360"/>
      </w:pPr>
      <w:rPr>
        <w:rFonts w:cs="Times New Roman"/>
      </w:rPr>
    </w:lvl>
    <w:lvl w:ilvl="2" w:tplc="0409001B">
      <w:start w:val="1"/>
      <w:numFmt w:val="decimal"/>
      <w:lvlText w:val="%3."/>
      <w:lvlJc w:val="left"/>
      <w:pPr>
        <w:tabs>
          <w:tab w:val="num" w:pos="1724"/>
        </w:tabs>
        <w:ind w:left="1724" w:hanging="360"/>
      </w:pPr>
      <w:rPr>
        <w:rFonts w:cs="Times New Roman"/>
      </w:rPr>
    </w:lvl>
    <w:lvl w:ilvl="3" w:tplc="0409000F">
      <w:start w:val="1"/>
      <w:numFmt w:val="decimal"/>
      <w:lvlText w:val="%4."/>
      <w:lvlJc w:val="left"/>
      <w:pPr>
        <w:tabs>
          <w:tab w:val="num" w:pos="2444"/>
        </w:tabs>
        <w:ind w:left="2444" w:hanging="360"/>
      </w:pPr>
      <w:rPr>
        <w:rFonts w:cs="Times New Roman"/>
      </w:rPr>
    </w:lvl>
    <w:lvl w:ilvl="4" w:tplc="04090019">
      <w:start w:val="1"/>
      <w:numFmt w:val="decimal"/>
      <w:lvlText w:val="%5."/>
      <w:lvlJc w:val="left"/>
      <w:pPr>
        <w:tabs>
          <w:tab w:val="num" w:pos="3164"/>
        </w:tabs>
        <w:ind w:left="3164" w:hanging="360"/>
      </w:pPr>
      <w:rPr>
        <w:rFonts w:cs="Times New Roman"/>
      </w:rPr>
    </w:lvl>
    <w:lvl w:ilvl="5" w:tplc="0409001B">
      <w:start w:val="1"/>
      <w:numFmt w:val="decimal"/>
      <w:lvlText w:val="%6."/>
      <w:lvlJc w:val="left"/>
      <w:pPr>
        <w:tabs>
          <w:tab w:val="num" w:pos="3884"/>
        </w:tabs>
        <w:ind w:left="3884" w:hanging="360"/>
      </w:pPr>
      <w:rPr>
        <w:rFonts w:cs="Times New Roman"/>
      </w:rPr>
    </w:lvl>
    <w:lvl w:ilvl="6" w:tplc="0409000F">
      <w:start w:val="1"/>
      <w:numFmt w:val="decimal"/>
      <w:lvlText w:val="%7."/>
      <w:lvlJc w:val="left"/>
      <w:pPr>
        <w:tabs>
          <w:tab w:val="num" w:pos="4604"/>
        </w:tabs>
        <w:ind w:left="4604" w:hanging="360"/>
      </w:pPr>
      <w:rPr>
        <w:rFonts w:cs="Times New Roman"/>
      </w:rPr>
    </w:lvl>
    <w:lvl w:ilvl="7" w:tplc="04090019">
      <w:start w:val="1"/>
      <w:numFmt w:val="decimal"/>
      <w:lvlText w:val="%8."/>
      <w:lvlJc w:val="left"/>
      <w:pPr>
        <w:tabs>
          <w:tab w:val="num" w:pos="5324"/>
        </w:tabs>
        <w:ind w:left="5324" w:hanging="360"/>
      </w:pPr>
      <w:rPr>
        <w:rFonts w:cs="Times New Roman"/>
      </w:rPr>
    </w:lvl>
    <w:lvl w:ilvl="8" w:tplc="0409001B">
      <w:start w:val="1"/>
      <w:numFmt w:val="decimal"/>
      <w:lvlText w:val="%9."/>
      <w:lvlJc w:val="left"/>
      <w:pPr>
        <w:tabs>
          <w:tab w:val="num" w:pos="6044"/>
        </w:tabs>
        <w:ind w:left="6044" w:hanging="360"/>
      </w:pPr>
      <w:rPr>
        <w:rFonts w:cs="Times New Roman"/>
      </w:rPr>
    </w:lvl>
  </w:abstractNum>
  <w:abstractNum w:abstractNumId="17" w15:restartNumberingAfterBreak="0">
    <w:nsid w:val="2A967849"/>
    <w:multiLevelType w:val="hybridMultilevel"/>
    <w:tmpl w:val="37FE9CE8"/>
    <w:lvl w:ilvl="0" w:tplc="F9943E60">
      <w:start w:val="3"/>
      <w:numFmt w:val="bullet"/>
      <w:lvlText w:val="-"/>
      <w:lvlJc w:val="left"/>
      <w:pPr>
        <w:tabs>
          <w:tab w:val="num" w:pos="1724"/>
        </w:tabs>
        <w:ind w:left="1724" w:hanging="720"/>
      </w:pPr>
      <w:rPr>
        <w:rFonts w:ascii="Courier New" w:eastAsia="Times New Roman" w:hAnsi="Courier New" w:hint="default"/>
      </w:rPr>
    </w:lvl>
    <w:lvl w:ilvl="1" w:tplc="04090003">
      <w:start w:val="1"/>
      <w:numFmt w:val="bullet"/>
      <w:lvlText w:val="o"/>
      <w:lvlJc w:val="left"/>
      <w:pPr>
        <w:tabs>
          <w:tab w:val="num" w:pos="2084"/>
        </w:tabs>
        <w:ind w:left="2084" w:hanging="360"/>
      </w:pPr>
      <w:rPr>
        <w:rFonts w:ascii="Courier New" w:hAnsi="Courier New" w:hint="default"/>
      </w:rPr>
    </w:lvl>
    <w:lvl w:ilvl="2" w:tplc="04090005">
      <w:start w:val="1"/>
      <w:numFmt w:val="bullet"/>
      <w:lvlText w:val=""/>
      <w:lvlJc w:val="left"/>
      <w:pPr>
        <w:tabs>
          <w:tab w:val="num" w:pos="2804"/>
        </w:tabs>
        <w:ind w:left="2804" w:hanging="360"/>
      </w:pPr>
      <w:rPr>
        <w:rFonts w:ascii="Wingdings" w:hAnsi="Wingdings" w:hint="default"/>
      </w:rPr>
    </w:lvl>
    <w:lvl w:ilvl="3" w:tplc="04090001">
      <w:start w:val="1"/>
      <w:numFmt w:val="bullet"/>
      <w:lvlText w:val=""/>
      <w:lvlJc w:val="left"/>
      <w:pPr>
        <w:tabs>
          <w:tab w:val="num" w:pos="3524"/>
        </w:tabs>
        <w:ind w:left="3524" w:hanging="360"/>
      </w:pPr>
      <w:rPr>
        <w:rFonts w:ascii="Symbol" w:hAnsi="Symbol" w:hint="default"/>
      </w:rPr>
    </w:lvl>
    <w:lvl w:ilvl="4" w:tplc="04090003">
      <w:start w:val="1"/>
      <w:numFmt w:val="bullet"/>
      <w:lvlText w:val="o"/>
      <w:lvlJc w:val="left"/>
      <w:pPr>
        <w:tabs>
          <w:tab w:val="num" w:pos="4244"/>
        </w:tabs>
        <w:ind w:left="4244" w:hanging="360"/>
      </w:pPr>
      <w:rPr>
        <w:rFonts w:ascii="Courier New" w:hAnsi="Courier New" w:hint="default"/>
      </w:rPr>
    </w:lvl>
    <w:lvl w:ilvl="5" w:tplc="04090005">
      <w:start w:val="1"/>
      <w:numFmt w:val="bullet"/>
      <w:lvlText w:val=""/>
      <w:lvlJc w:val="left"/>
      <w:pPr>
        <w:tabs>
          <w:tab w:val="num" w:pos="4964"/>
        </w:tabs>
        <w:ind w:left="4964" w:hanging="360"/>
      </w:pPr>
      <w:rPr>
        <w:rFonts w:ascii="Wingdings" w:hAnsi="Wingdings" w:hint="default"/>
      </w:rPr>
    </w:lvl>
    <w:lvl w:ilvl="6" w:tplc="04090001">
      <w:start w:val="1"/>
      <w:numFmt w:val="bullet"/>
      <w:lvlText w:val=""/>
      <w:lvlJc w:val="left"/>
      <w:pPr>
        <w:tabs>
          <w:tab w:val="num" w:pos="5684"/>
        </w:tabs>
        <w:ind w:left="5684" w:hanging="360"/>
      </w:pPr>
      <w:rPr>
        <w:rFonts w:ascii="Symbol" w:hAnsi="Symbol" w:hint="default"/>
      </w:rPr>
    </w:lvl>
    <w:lvl w:ilvl="7" w:tplc="04090003">
      <w:start w:val="1"/>
      <w:numFmt w:val="bullet"/>
      <w:lvlText w:val="o"/>
      <w:lvlJc w:val="left"/>
      <w:pPr>
        <w:tabs>
          <w:tab w:val="num" w:pos="6404"/>
        </w:tabs>
        <w:ind w:left="6404" w:hanging="360"/>
      </w:pPr>
      <w:rPr>
        <w:rFonts w:ascii="Courier New" w:hAnsi="Courier New" w:hint="default"/>
      </w:rPr>
    </w:lvl>
    <w:lvl w:ilvl="8" w:tplc="04090005">
      <w:start w:val="1"/>
      <w:numFmt w:val="bullet"/>
      <w:lvlText w:val=""/>
      <w:lvlJc w:val="left"/>
      <w:pPr>
        <w:tabs>
          <w:tab w:val="num" w:pos="7124"/>
        </w:tabs>
        <w:ind w:left="7124" w:hanging="360"/>
      </w:pPr>
      <w:rPr>
        <w:rFonts w:ascii="Wingdings" w:hAnsi="Wingdings" w:hint="default"/>
      </w:rPr>
    </w:lvl>
  </w:abstractNum>
  <w:abstractNum w:abstractNumId="18" w15:restartNumberingAfterBreak="0">
    <w:nsid w:val="34322575"/>
    <w:multiLevelType w:val="hybridMultilevel"/>
    <w:tmpl w:val="629C8FF0"/>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83F06B3"/>
    <w:multiLevelType w:val="hybridMultilevel"/>
    <w:tmpl w:val="458A295C"/>
    <w:lvl w:ilvl="0" w:tplc="ADC86446">
      <w:start w:val="1"/>
      <w:numFmt w:val="decimal"/>
      <w:lvlText w:val="%1."/>
      <w:lvlJc w:val="left"/>
      <w:pPr>
        <w:tabs>
          <w:tab w:val="num" w:pos="861"/>
        </w:tabs>
        <w:ind w:left="861" w:hanging="720"/>
      </w:pPr>
      <w:rPr>
        <w:rFonts w:cs="Times New Roman" w:hint="default"/>
        <w:b/>
        <w:bCs/>
      </w:rPr>
    </w:lvl>
    <w:lvl w:ilvl="1" w:tplc="04090019" w:tentative="1">
      <w:start w:val="1"/>
      <w:numFmt w:val="lowerLetter"/>
      <w:lvlText w:val="%2."/>
      <w:lvlJc w:val="left"/>
      <w:pPr>
        <w:tabs>
          <w:tab w:val="num" w:pos="577"/>
        </w:tabs>
        <w:ind w:left="577" w:hanging="360"/>
      </w:pPr>
      <w:rPr>
        <w:rFonts w:cs="Times New Roman"/>
      </w:rPr>
    </w:lvl>
    <w:lvl w:ilvl="2" w:tplc="0409001B" w:tentative="1">
      <w:start w:val="1"/>
      <w:numFmt w:val="lowerRoman"/>
      <w:lvlText w:val="%3."/>
      <w:lvlJc w:val="right"/>
      <w:pPr>
        <w:tabs>
          <w:tab w:val="num" w:pos="1297"/>
        </w:tabs>
        <w:ind w:left="1297" w:hanging="180"/>
      </w:pPr>
      <w:rPr>
        <w:rFonts w:cs="Times New Roman"/>
      </w:rPr>
    </w:lvl>
    <w:lvl w:ilvl="3" w:tplc="0409000F" w:tentative="1">
      <w:start w:val="1"/>
      <w:numFmt w:val="decimal"/>
      <w:lvlText w:val="%4."/>
      <w:lvlJc w:val="left"/>
      <w:pPr>
        <w:tabs>
          <w:tab w:val="num" w:pos="2017"/>
        </w:tabs>
        <w:ind w:left="2017" w:hanging="360"/>
      </w:pPr>
      <w:rPr>
        <w:rFonts w:cs="Times New Roman"/>
      </w:rPr>
    </w:lvl>
    <w:lvl w:ilvl="4" w:tplc="04090019" w:tentative="1">
      <w:start w:val="1"/>
      <w:numFmt w:val="lowerLetter"/>
      <w:lvlText w:val="%5."/>
      <w:lvlJc w:val="left"/>
      <w:pPr>
        <w:tabs>
          <w:tab w:val="num" w:pos="2737"/>
        </w:tabs>
        <w:ind w:left="2737" w:hanging="360"/>
      </w:pPr>
      <w:rPr>
        <w:rFonts w:cs="Times New Roman"/>
      </w:rPr>
    </w:lvl>
    <w:lvl w:ilvl="5" w:tplc="0409001B" w:tentative="1">
      <w:start w:val="1"/>
      <w:numFmt w:val="lowerRoman"/>
      <w:lvlText w:val="%6."/>
      <w:lvlJc w:val="right"/>
      <w:pPr>
        <w:tabs>
          <w:tab w:val="num" w:pos="3457"/>
        </w:tabs>
        <w:ind w:left="3457" w:hanging="180"/>
      </w:pPr>
      <w:rPr>
        <w:rFonts w:cs="Times New Roman"/>
      </w:rPr>
    </w:lvl>
    <w:lvl w:ilvl="6" w:tplc="0409000F" w:tentative="1">
      <w:start w:val="1"/>
      <w:numFmt w:val="decimal"/>
      <w:lvlText w:val="%7."/>
      <w:lvlJc w:val="left"/>
      <w:pPr>
        <w:tabs>
          <w:tab w:val="num" w:pos="4177"/>
        </w:tabs>
        <w:ind w:left="4177" w:hanging="360"/>
      </w:pPr>
      <w:rPr>
        <w:rFonts w:cs="Times New Roman"/>
      </w:rPr>
    </w:lvl>
    <w:lvl w:ilvl="7" w:tplc="04090019" w:tentative="1">
      <w:start w:val="1"/>
      <w:numFmt w:val="lowerLetter"/>
      <w:lvlText w:val="%8."/>
      <w:lvlJc w:val="left"/>
      <w:pPr>
        <w:tabs>
          <w:tab w:val="num" w:pos="4897"/>
        </w:tabs>
        <w:ind w:left="4897" w:hanging="360"/>
      </w:pPr>
      <w:rPr>
        <w:rFonts w:cs="Times New Roman"/>
      </w:rPr>
    </w:lvl>
    <w:lvl w:ilvl="8" w:tplc="0409001B" w:tentative="1">
      <w:start w:val="1"/>
      <w:numFmt w:val="lowerRoman"/>
      <w:lvlText w:val="%9."/>
      <w:lvlJc w:val="right"/>
      <w:pPr>
        <w:tabs>
          <w:tab w:val="num" w:pos="5617"/>
        </w:tabs>
        <w:ind w:left="5617" w:hanging="180"/>
      </w:pPr>
      <w:rPr>
        <w:rFonts w:cs="Times New Roman"/>
      </w:rPr>
    </w:lvl>
  </w:abstractNum>
  <w:abstractNum w:abstractNumId="20" w15:restartNumberingAfterBreak="0">
    <w:nsid w:val="396467F5"/>
    <w:multiLevelType w:val="multilevel"/>
    <w:tmpl w:val="DB4C7654"/>
    <w:lvl w:ilvl="0">
      <w:start w:val="1"/>
      <w:numFmt w:val="decimal"/>
      <w:lvlText w:val="%1."/>
      <w:lvlJc w:val="left"/>
      <w:pPr>
        <w:tabs>
          <w:tab w:val="num" w:pos="647"/>
        </w:tabs>
        <w:ind w:left="647" w:hanging="705"/>
      </w:pPr>
      <w:rPr>
        <w:rFonts w:cs="Times New Roman" w:hint="default"/>
      </w:rPr>
    </w:lvl>
    <w:lvl w:ilvl="1">
      <w:start w:val="1"/>
      <w:numFmt w:val="decimal"/>
      <w:isLgl/>
      <w:lvlText w:val="%1.%2"/>
      <w:lvlJc w:val="left"/>
      <w:pPr>
        <w:tabs>
          <w:tab w:val="num" w:pos="362"/>
        </w:tabs>
        <w:ind w:left="362" w:hanging="420"/>
      </w:pPr>
      <w:rPr>
        <w:rFonts w:cs="Times New Roman" w:hint="default"/>
      </w:rPr>
    </w:lvl>
    <w:lvl w:ilvl="2">
      <w:start w:val="1"/>
      <w:numFmt w:val="decimal"/>
      <w:isLgl/>
      <w:lvlText w:val="%1.%2.%3"/>
      <w:lvlJc w:val="left"/>
      <w:pPr>
        <w:tabs>
          <w:tab w:val="num" w:pos="662"/>
        </w:tabs>
        <w:ind w:left="662" w:hanging="720"/>
      </w:pPr>
      <w:rPr>
        <w:rFonts w:cs="Times New Roman" w:hint="default"/>
      </w:rPr>
    </w:lvl>
    <w:lvl w:ilvl="3">
      <w:start w:val="1"/>
      <w:numFmt w:val="decimal"/>
      <w:isLgl/>
      <w:lvlText w:val="%1.%2.%3.%4"/>
      <w:lvlJc w:val="left"/>
      <w:pPr>
        <w:tabs>
          <w:tab w:val="num" w:pos="662"/>
        </w:tabs>
        <w:ind w:left="662" w:hanging="720"/>
      </w:pPr>
      <w:rPr>
        <w:rFonts w:cs="Times New Roman" w:hint="default"/>
      </w:rPr>
    </w:lvl>
    <w:lvl w:ilvl="4">
      <w:start w:val="1"/>
      <w:numFmt w:val="decimal"/>
      <w:isLgl/>
      <w:lvlText w:val="%1.%2.%3.%4.%5"/>
      <w:lvlJc w:val="left"/>
      <w:pPr>
        <w:tabs>
          <w:tab w:val="num" w:pos="1022"/>
        </w:tabs>
        <w:ind w:left="1022" w:hanging="1080"/>
      </w:pPr>
      <w:rPr>
        <w:rFonts w:cs="Times New Roman" w:hint="default"/>
      </w:rPr>
    </w:lvl>
    <w:lvl w:ilvl="5">
      <w:start w:val="1"/>
      <w:numFmt w:val="decimal"/>
      <w:isLgl/>
      <w:lvlText w:val="%1.%2.%3.%4.%5.%6"/>
      <w:lvlJc w:val="left"/>
      <w:pPr>
        <w:tabs>
          <w:tab w:val="num" w:pos="1022"/>
        </w:tabs>
        <w:ind w:left="1022" w:hanging="1080"/>
      </w:pPr>
      <w:rPr>
        <w:rFonts w:cs="Times New Roman" w:hint="default"/>
      </w:rPr>
    </w:lvl>
    <w:lvl w:ilvl="6">
      <w:start w:val="1"/>
      <w:numFmt w:val="decimal"/>
      <w:isLgl/>
      <w:lvlText w:val="%1.%2.%3.%4.%5.%6.%7"/>
      <w:lvlJc w:val="left"/>
      <w:pPr>
        <w:tabs>
          <w:tab w:val="num" w:pos="1382"/>
        </w:tabs>
        <w:ind w:left="1382" w:hanging="1440"/>
      </w:pPr>
      <w:rPr>
        <w:rFonts w:cs="Times New Roman" w:hint="default"/>
      </w:rPr>
    </w:lvl>
    <w:lvl w:ilvl="7">
      <w:start w:val="1"/>
      <w:numFmt w:val="decimal"/>
      <w:isLgl/>
      <w:lvlText w:val="%1.%2.%3.%4.%5.%6.%7.%8"/>
      <w:lvlJc w:val="left"/>
      <w:pPr>
        <w:tabs>
          <w:tab w:val="num" w:pos="1382"/>
        </w:tabs>
        <w:ind w:left="1382" w:hanging="1440"/>
      </w:pPr>
      <w:rPr>
        <w:rFonts w:cs="Times New Roman" w:hint="default"/>
      </w:rPr>
    </w:lvl>
    <w:lvl w:ilvl="8">
      <w:start w:val="1"/>
      <w:numFmt w:val="decimal"/>
      <w:isLgl/>
      <w:lvlText w:val="%1.%2.%3.%4.%5.%6.%7.%8.%9"/>
      <w:lvlJc w:val="left"/>
      <w:pPr>
        <w:tabs>
          <w:tab w:val="num" w:pos="1742"/>
        </w:tabs>
        <w:ind w:left="1742" w:hanging="1800"/>
      </w:pPr>
      <w:rPr>
        <w:rFonts w:cs="Times New Roman" w:hint="default"/>
      </w:rPr>
    </w:lvl>
  </w:abstractNum>
  <w:abstractNum w:abstractNumId="21"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2" w15:restartNumberingAfterBreak="0">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4" w15:restartNumberingAfterBreak="0">
    <w:nsid w:val="3FDD410A"/>
    <w:multiLevelType w:val="hybridMultilevel"/>
    <w:tmpl w:val="A0CEA2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5"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6" w15:restartNumberingAfterBreak="0">
    <w:nsid w:val="45B60E20"/>
    <w:multiLevelType w:val="hybridMultilevel"/>
    <w:tmpl w:val="35488976"/>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4B6761FF"/>
    <w:multiLevelType w:val="hybridMultilevel"/>
    <w:tmpl w:val="84CE6020"/>
    <w:lvl w:ilvl="0" w:tplc="04090001">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8" w15:restartNumberingAfterBreak="0">
    <w:nsid w:val="50BD2911"/>
    <w:multiLevelType w:val="hybridMultilevel"/>
    <w:tmpl w:val="E1D684B4"/>
    <w:lvl w:ilvl="0" w:tplc="5D7CF61E">
      <w:start w:val="3"/>
      <w:numFmt w:val="decimal"/>
      <w:lvlText w:val="%1."/>
      <w:lvlJc w:val="left"/>
      <w:pPr>
        <w:tabs>
          <w:tab w:val="num" w:pos="720"/>
        </w:tabs>
        <w:ind w:left="720" w:hanging="720"/>
      </w:pPr>
      <w:rPr>
        <w:rFonts w:cs="Times New Roman" w:hint="default"/>
        <w:b/>
        <w:bCs/>
      </w:rPr>
    </w:lvl>
    <w:lvl w:ilvl="1" w:tplc="76B80430">
      <w:start w:val="1"/>
      <w:numFmt w:val="hebrew1"/>
      <w:lvlText w:val="%2."/>
      <w:lvlJc w:val="left"/>
      <w:pPr>
        <w:tabs>
          <w:tab w:val="num" w:pos="1440"/>
        </w:tabs>
        <w:ind w:left="1440" w:hanging="720"/>
      </w:pPr>
      <w:rPr>
        <w:rFonts w:cs="Times New Roman" w:hint="default"/>
        <w:b/>
        <w:bCs/>
        <w:sz w:val="2"/>
        <w:szCs w:val="26"/>
      </w:rPr>
    </w:lvl>
    <w:lvl w:ilvl="2" w:tplc="CFF0DECA">
      <w:start w:val="7"/>
      <w:numFmt w:val="decimal"/>
      <w:lvlText w:val="%3"/>
      <w:lvlJc w:val="left"/>
      <w:pPr>
        <w:tabs>
          <w:tab w:val="num" w:pos="2040"/>
        </w:tabs>
        <w:ind w:left="2040" w:hanging="420"/>
      </w:pPr>
      <w:rPr>
        <w:rFonts w:cs="Times New Roman" w:hint="default"/>
        <w:u w:val="none"/>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9"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30" w15:restartNumberingAfterBreak="0">
    <w:nsid w:val="552A698C"/>
    <w:multiLevelType w:val="multilevel"/>
    <w:tmpl w:val="AC3AC7EA"/>
    <w:lvl w:ilvl="0">
      <w:start w:val="1"/>
      <w:numFmt w:val="decimal"/>
      <w:pStyle w:val="a"/>
      <w:lvlText w:val="%1."/>
      <w:lvlJc w:val="right"/>
      <w:pPr>
        <w:tabs>
          <w:tab w:val="num" w:pos="1107"/>
        </w:tabs>
        <w:ind w:left="1107" w:hanging="567"/>
      </w:pPr>
      <w:rPr>
        <w:rFonts w:ascii="Times New Roman" w:hAnsi="Times New Roman" w:cs="David" w:hint="cs"/>
        <w:b w:val="0"/>
        <w:bCs w:val="0"/>
        <w:i w:val="0"/>
        <w:iCs w:val="0"/>
        <w:sz w:val="20"/>
      </w:rPr>
    </w:lvl>
    <w:lvl w:ilvl="1">
      <w:start w:val="1"/>
      <w:numFmt w:val="decimal"/>
      <w:lvlText w:val="%1.%2."/>
      <w:lvlJc w:val="right"/>
      <w:pPr>
        <w:tabs>
          <w:tab w:val="num" w:pos="2014"/>
        </w:tabs>
        <w:ind w:left="2014" w:hanging="567"/>
      </w:pPr>
    </w:lvl>
    <w:lvl w:ilvl="2">
      <w:start w:val="1"/>
      <w:numFmt w:val="decimal"/>
      <w:lvlText w:val="%1.%2.%3."/>
      <w:lvlJc w:val="left"/>
      <w:pPr>
        <w:tabs>
          <w:tab w:val="num" w:pos="3092"/>
        </w:tabs>
        <w:ind w:left="3092" w:hanging="1021"/>
      </w:pPr>
    </w:lvl>
    <w:lvl w:ilvl="3">
      <w:start w:val="1"/>
      <w:numFmt w:val="decimal"/>
      <w:lvlText w:val="%1.%2.%3.%4."/>
      <w:lvlJc w:val="left"/>
      <w:pPr>
        <w:tabs>
          <w:tab w:val="num" w:pos="540"/>
        </w:tabs>
        <w:ind w:left="3372" w:hanging="708"/>
      </w:pPr>
    </w:lvl>
    <w:lvl w:ilvl="4">
      <w:start w:val="1"/>
      <w:numFmt w:val="decimal"/>
      <w:lvlText w:val="%1.%2.%3.%4.%5."/>
      <w:lvlJc w:val="left"/>
      <w:pPr>
        <w:tabs>
          <w:tab w:val="num" w:pos="540"/>
        </w:tabs>
        <w:ind w:left="4080" w:hanging="708"/>
      </w:pPr>
    </w:lvl>
    <w:lvl w:ilvl="5">
      <w:start w:val="1"/>
      <w:numFmt w:val="decimal"/>
      <w:lvlText w:val="%1.%2.%3.%4.%5.%6."/>
      <w:lvlJc w:val="left"/>
      <w:pPr>
        <w:tabs>
          <w:tab w:val="num" w:pos="540"/>
        </w:tabs>
        <w:ind w:left="4788" w:hanging="708"/>
      </w:pPr>
    </w:lvl>
    <w:lvl w:ilvl="6">
      <w:start w:val="1"/>
      <w:numFmt w:val="decimal"/>
      <w:lvlText w:val="%1.%2.%3.%4.%5.%6.%7."/>
      <w:lvlJc w:val="left"/>
      <w:pPr>
        <w:tabs>
          <w:tab w:val="num" w:pos="540"/>
        </w:tabs>
        <w:ind w:left="5496" w:hanging="708"/>
      </w:pPr>
    </w:lvl>
    <w:lvl w:ilvl="7">
      <w:start w:val="1"/>
      <w:numFmt w:val="decimal"/>
      <w:lvlText w:val="%1.%2.%3.%4.%5.%6.%7.%8."/>
      <w:lvlJc w:val="left"/>
      <w:pPr>
        <w:tabs>
          <w:tab w:val="num" w:pos="540"/>
        </w:tabs>
        <w:ind w:left="6204" w:hanging="708"/>
      </w:pPr>
    </w:lvl>
    <w:lvl w:ilvl="8">
      <w:start w:val="1"/>
      <w:numFmt w:val="decimal"/>
      <w:lvlText w:val="%1.%2.%3.%4.%5.%6.%7.%8.%9."/>
      <w:lvlJc w:val="left"/>
      <w:pPr>
        <w:tabs>
          <w:tab w:val="num" w:pos="540"/>
        </w:tabs>
        <w:ind w:left="6912" w:hanging="708"/>
      </w:pPr>
    </w:lvl>
  </w:abstractNum>
  <w:abstractNum w:abstractNumId="31" w15:restartNumberingAfterBreak="0">
    <w:nsid w:val="5D513D48"/>
    <w:multiLevelType w:val="hybridMultilevel"/>
    <w:tmpl w:val="623C28A0"/>
    <w:lvl w:ilvl="0" w:tplc="20A4A57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2" w15:restartNumberingAfterBreak="0">
    <w:nsid w:val="622C7E89"/>
    <w:multiLevelType w:val="hybridMultilevel"/>
    <w:tmpl w:val="F530F3BA"/>
    <w:lvl w:ilvl="0" w:tplc="0409000F">
      <w:start w:val="1"/>
      <w:numFmt w:val="decimal"/>
      <w:lvlText w:val="%1."/>
      <w:lvlJc w:val="left"/>
      <w:pPr>
        <w:tabs>
          <w:tab w:val="num" w:pos="360"/>
        </w:tabs>
        <w:ind w:left="360" w:hanging="360"/>
      </w:pPr>
      <w:rPr>
        <w:rFonts w:cs="Times New Roman" w:hint="default"/>
        <w:b/>
        <w:sz w:val="24"/>
        <w:szCs w:val="24"/>
      </w:rPr>
    </w:lvl>
    <w:lvl w:ilvl="1" w:tplc="04090001">
      <w:start w:val="1"/>
      <w:numFmt w:val="bullet"/>
      <w:lvlText w:val=""/>
      <w:lvlJc w:val="left"/>
      <w:pPr>
        <w:tabs>
          <w:tab w:val="num" w:pos="1080"/>
        </w:tabs>
        <w:ind w:left="1080" w:hanging="360"/>
      </w:pPr>
      <w:rPr>
        <w:rFonts w:ascii="Symbol" w:hAnsi="Symbol" w:hint="default"/>
        <w:b/>
        <w:sz w:val="24"/>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F642A60"/>
    <w:multiLevelType w:val="multilevel"/>
    <w:tmpl w:val="AAB2FF9C"/>
    <w:lvl w:ilvl="0">
      <w:start w:val="1"/>
      <w:numFmt w:val="decimal"/>
      <w:lvlText w:val="%1."/>
      <w:lvlJc w:val="left"/>
      <w:pPr>
        <w:tabs>
          <w:tab w:val="num" w:pos="720"/>
        </w:tabs>
        <w:ind w:left="720" w:hanging="360"/>
      </w:pPr>
      <w:rPr>
        <w:rFonts w:cs="Times New Roman" w:hint="default"/>
      </w:rPr>
    </w:lvl>
    <w:lvl w:ilvl="1">
      <w:start w:val="2"/>
      <w:numFmt w:val="decimal"/>
      <w:isLgl/>
      <w:lvlText w:val="%1.%2."/>
      <w:lvlJc w:val="left"/>
      <w:pPr>
        <w:ind w:left="1452" w:hanging="405"/>
      </w:pPr>
      <w:rPr>
        <w:rFonts w:hint="default"/>
      </w:rPr>
    </w:lvl>
    <w:lvl w:ilvl="2">
      <w:start w:val="5"/>
      <w:numFmt w:val="decimal"/>
      <w:isLgl/>
      <w:lvlText w:val="%1.%2.%3."/>
      <w:lvlJc w:val="left"/>
      <w:pPr>
        <w:ind w:left="2454" w:hanging="720"/>
      </w:pPr>
      <w:rPr>
        <w:rFonts w:hint="default"/>
      </w:rPr>
    </w:lvl>
    <w:lvl w:ilvl="3">
      <w:start w:val="1"/>
      <w:numFmt w:val="decimal"/>
      <w:isLgl/>
      <w:lvlText w:val="%1.%2.%3.%4."/>
      <w:lvlJc w:val="left"/>
      <w:pPr>
        <w:ind w:left="3141" w:hanging="720"/>
      </w:pPr>
      <w:rPr>
        <w:rFonts w:hint="default"/>
      </w:rPr>
    </w:lvl>
    <w:lvl w:ilvl="4">
      <w:start w:val="1"/>
      <w:numFmt w:val="decimal"/>
      <w:isLgl/>
      <w:lvlText w:val="%1.%2.%3.%4.%5."/>
      <w:lvlJc w:val="left"/>
      <w:pPr>
        <w:ind w:left="4188" w:hanging="1080"/>
      </w:pPr>
      <w:rPr>
        <w:rFonts w:hint="default"/>
      </w:rPr>
    </w:lvl>
    <w:lvl w:ilvl="5">
      <w:start w:val="1"/>
      <w:numFmt w:val="decimal"/>
      <w:isLgl/>
      <w:lvlText w:val="%1.%2.%3.%4.%5.%6."/>
      <w:lvlJc w:val="left"/>
      <w:pPr>
        <w:ind w:left="4875" w:hanging="1080"/>
      </w:pPr>
      <w:rPr>
        <w:rFonts w:hint="default"/>
      </w:rPr>
    </w:lvl>
    <w:lvl w:ilvl="6">
      <w:start w:val="1"/>
      <w:numFmt w:val="decimal"/>
      <w:isLgl/>
      <w:lvlText w:val="%1.%2.%3.%4.%5.%6.%7."/>
      <w:lvlJc w:val="left"/>
      <w:pPr>
        <w:ind w:left="5922" w:hanging="1440"/>
      </w:pPr>
      <w:rPr>
        <w:rFonts w:hint="default"/>
      </w:rPr>
    </w:lvl>
    <w:lvl w:ilvl="7">
      <w:start w:val="1"/>
      <w:numFmt w:val="decimal"/>
      <w:isLgl/>
      <w:lvlText w:val="%1.%2.%3.%4.%5.%6.%7.%8."/>
      <w:lvlJc w:val="left"/>
      <w:pPr>
        <w:ind w:left="6609" w:hanging="1440"/>
      </w:pPr>
      <w:rPr>
        <w:rFonts w:hint="default"/>
      </w:rPr>
    </w:lvl>
    <w:lvl w:ilvl="8">
      <w:start w:val="1"/>
      <w:numFmt w:val="decimal"/>
      <w:isLgl/>
      <w:lvlText w:val="%1.%2.%3.%4.%5.%6.%7.%8.%9."/>
      <w:lvlJc w:val="left"/>
      <w:pPr>
        <w:ind w:left="7296" w:hanging="1440"/>
      </w:pPr>
      <w:rPr>
        <w:rFonts w:hint="default"/>
      </w:rPr>
    </w:lvl>
  </w:abstractNum>
  <w:abstractNum w:abstractNumId="34" w15:restartNumberingAfterBreak="0">
    <w:nsid w:val="741B0DFF"/>
    <w:multiLevelType w:val="hybridMultilevel"/>
    <w:tmpl w:val="63261CD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63349850">
    <w:abstractNumId w:val="23"/>
  </w:num>
  <w:num w:numId="2" w16cid:durableId="21181349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90505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32449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94107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4648320">
    <w:abstractNumId w:val="11"/>
    <w:lvlOverride w:ilvl="0">
      <w:startOverride w:val="10"/>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2196778">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722284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155144">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286656">
    <w:abstractNumId w:val="17"/>
  </w:num>
  <w:num w:numId="11" w16cid:durableId="133040740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5111022">
    <w:abstractNumId w:val="28"/>
    <w:lvlOverride w:ilvl="0">
      <w:startOverride w:val="3"/>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169080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958885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97537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46576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68448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58848058">
    <w:abstractNumId w:val="22"/>
    <w:lvlOverride w:ilvl="0">
      <w:startOverride w:val="1"/>
    </w:lvlOverride>
    <w:lvlOverride w:ilvl="1"/>
    <w:lvlOverride w:ilvl="2"/>
    <w:lvlOverride w:ilvl="3"/>
    <w:lvlOverride w:ilvl="4"/>
    <w:lvlOverride w:ilvl="5"/>
    <w:lvlOverride w:ilvl="6"/>
    <w:lvlOverride w:ilvl="7"/>
    <w:lvlOverride w:ilvl="8"/>
  </w:num>
  <w:num w:numId="19" w16cid:durableId="246967062">
    <w:abstractNumId w:val="12"/>
  </w:num>
  <w:num w:numId="20" w16cid:durableId="557668915">
    <w:abstractNumId w:val="24"/>
  </w:num>
  <w:num w:numId="21" w16cid:durableId="1260937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2022557">
    <w:abstractNumId w:val="33"/>
  </w:num>
  <w:num w:numId="23" w16cid:durableId="1479614188">
    <w:abstractNumId w:val="10"/>
  </w:num>
  <w:num w:numId="24" w16cid:durableId="473108058">
    <w:abstractNumId w:val="14"/>
  </w:num>
  <w:num w:numId="25" w16cid:durableId="1187135965">
    <w:abstractNumId w:val="34"/>
  </w:num>
  <w:num w:numId="26" w16cid:durableId="73432329">
    <w:abstractNumId w:val="8"/>
  </w:num>
  <w:num w:numId="27" w16cid:durableId="375357107">
    <w:abstractNumId w:val="7"/>
  </w:num>
  <w:num w:numId="28" w16cid:durableId="355430059">
    <w:abstractNumId w:val="5"/>
  </w:num>
  <w:num w:numId="29" w16cid:durableId="772168539">
    <w:abstractNumId w:val="31"/>
  </w:num>
  <w:num w:numId="30" w16cid:durableId="106314896">
    <w:abstractNumId w:val="3"/>
  </w:num>
  <w:num w:numId="31" w16cid:durableId="17449072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560936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35000271">
    <w:abstractNumId w:val="25"/>
  </w:num>
  <w:num w:numId="34" w16cid:durableId="960577069">
    <w:abstractNumId w:val="21"/>
  </w:num>
  <w:num w:numId="35" w16cid:durableId="374088344">
    <w:abstractNumId w:val="29"/>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מיה קאירי">
    <w15:presenceInfo w15:providerId="AD" w15:userId="S-1-5-21-1915107579-1707952165-794563710-13577"/>
  </w15:person>
  <w15:person w15:author="Meryl Etman">
    <w15:presenceInfo w15:providerId="AD" w15:userId="S-1-5-21-1915107579-1707952165-794563710-5303"/>
  </w15:person>
  <w15:person w15:author="מרול אטמן">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06B7"/>
    <w:rsid w:val="000248A6"/>
    <w:rsid w:val="00040EDB"/>
    <w:rsid w:val="00041910"/>
    <w:rsid w:val="000525E5"/>
    <w:rsid w:val="0005444D"/>
    <w:rsid w:val="000F5BD1"/>
    <w:rsid w:val="00110BDC"/>
    <w:rsid w:val="00134C85"/>
    <w:rsid w:val="00141933"/>
    <w:rsid w:val="00152923"/>
    <w:rsid w:val="001607C8"/>
    <w:rsid w:val="0016188F"/>
    <w:rsid w:val="00165E87"/>
    <w:rsid w:val="001A0C3C"/>
    <w:rsid w:val="001A64F5"/>
    <w:rsid w:val="001A69D5"/>
    <w:rsid w:val="001B14FD"/>
    <w:rsid w:val="001F50AB"/>
    <w:rsid w:val="00201F06"/>
    <w:rsid w:val="00214ACF"/>
    <w:rsid w:val="00237720"/>
    <w:rsid w:val="00281271"/>
    <w:rsid w:val="00345EDB"/>
    <w:rsid w:val="0037469F"/>
    <w:rsid w:val="00377752"/>
    <w:rsid w:val="0038219B"/>
    <w:rsid w:val="003B5FE4"/>
    <w:rsid w:val="003C30D7"/>
    <w:rsid w:val="003D5B2E"/>
    <w:rsid w:val="00436BCE"/>
    <w:rsid w:val="00436E45"/>
    <w:rsid w:val="00450CD1"/>
    <w:rsid w:val="00457B40"/>
    <w:rsid w:val="00465C93"/>
    <w:rsid w:val="0047052D"/>
    <w:rsid w:val="004739EA"/>
    <w:rsid w:val="004809D5"/>
    <w:rsid w:val="004A28B6"/>
    <w:rsid w:val="004A3746"/>
    <w:rsid w:val="004A6E07"/>
    <w:rsid w:val="004C168A"/>
    <w:rsid w:val="004C5851"/>
    <w:rsid w:val="005047EF"/>
    <w:rsid w:val="005519DD"/>
    <w:rsid w:val="00552E11"/>
    <w:rsid w:val="00553FFB"/>
    <w:rsid w:val="00593DF5"/>
    <w:rsid w:val="0059524A"/>
    <w:rsid w:val="005C5D10"/>
    <w:rsid w:val="00641007"/>
    <w:rsid w:val="006503BD"/>
    <w:rsid w:val="00653870"/>
    <w:rsid w:val="00666119"/>
    <w:rsid w:val="00686F0A"/>
    <w:rsid w:val="0072103C"/>
    <w:rsid w:val="00762722"/>
    <w:rsid w:val="00776496"/>
    <w:rsid w:val="007A2932"/>
    <w:rsid w:val="007A2B62"/>
    <w:rsid w:val="007C2BCD"/>
    <w:rsid w:val="007C2C6F"/>
    <w:rsid w:val="007E46A2"/>
    <w:rsid w:val="0080793C"/>
    <w:rsid w:val="008407D6"/>
    <w:rsid w:val="00853104"/>
    <w:rsid w:val="00865EB5"/>
    <w:rsid w:val="00865F43"/>
    <w:rsid w:val="00876FA7"/>
    <w:rsid w:val="00884674"/>
    <w:rsid w:val="008B0ACF"/>
    <w:rsid w:val="008C64C6"/>
    <w:rsid w:val="008F1370"/>
    <w:rsid w:val="00913564"/>
    <w:rsid w:val="00936C35"/>
    <w:rsid w:val="00942177"/>
    <w:rsid w:val="00967621"/>
    <w:rsid w:val="009B30C2"/>
    <w:rsid w:val="009D53C2"/>
    <w:rsid w:val="009D62A7"/>
    <w:rsid w:val="00A06D7B"/>
    <w:rsid w:val="00A42271"/>
    <w:rsid w:val="00A44952"/>
    <w:rsid w:val="00AC04FE"/>
    <w:rsid w:val="00AD35D2"/>
    <w:rsid w:val="00AF234B"/>
    <w:rsid w:val="00BD72C4"/>
    <w:rsid w:val="00BE17B4"/>
    <w:rsid w:val="00C24089"/>
    <w:rsid w:val="00C96B78"/>
    <w:rsid w:val="00CA65CB"/>
    <w:rsid w:val="00CC5444"/>
    <w:rsid w:val="00CD183F"/>
    <w:rsid w:val="00CD6E5A"/>
    <w:rsid w:val="00CE0A1F"/>
    <w:rsid w:val="00CE1CB0"/>
    <w:rsid w:val="00CE6942"/>
    <w:rsid w:val="00CF334C"/>
    <w:rsid w:val="00CF7A18"/>
    <w:rsid w:val="00D1726F"/>
    <w:rsid w:val="00D61873"/>
    <w:rsid w:val="00D904AB"/>
    <w:rsid w:val="00DC3D24"/>
    <w:rsid w:val="00DC5FD7"/>
    <w:rsid w:val="00DD032F"/>
    <w:rsid w:val="00DE118F"/>
    <w:rsid w:val="00E56613"/>
    <w:rsid w:val="00E679C7"/>
    <w:rsid w:val="00E74841"/>
    <w:rsid w:val="00EB50C8"/>
    <w:rsid w:val="00EC37B6"/>
    <w:rsid w:val="00ED380F"/>
    <w:rsid w:val="00EF43A0"/>
    <w:rsid w:val="00F239A0"/>
    <w:rsid w:val="00F76C9F"/>
    <w:rsid w:val="00F77C53"/>
    <w:rsid w:val="00F865AA"/>
    <w:rsid w:val="00F9429A"/>
    <w:rsid w:val="00FB4C73"/>
    <w:rsid w:val="00FC682F"/>
    <w:rsid w:val="00FE4D87"/>
    <w:rsid w:val="00FF00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4097"/>
    <o:shapelayout v:ext="edit">
      <o:idmap v:ext="edit" data="1"/>
    </o:shapelayout>
  </w:shapeDefaults>
  <w:decimalSymbol w:val="."/>
  <w:listSeparator w:val=","/>
  <w14:docId w14:val="76F236E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0"/>
    <w:next w:val="a0"/>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0"/>
    <w:next w:val="a0"/>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0"/>
    <w:next w:val="a0"/>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0"/>
    <w:next w:val="a0"/>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0"/>
    <w:next w:val="a0"/>
    <w:link w:val="80"/>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paragraph" w:styleId="9">
    <w:name w:val="heading 9"/>
    <w:basedOn w:val="a0"/>
    <w:next w:val="a0"/>
    <w:link w:val="90"/>
    <w:qFormat/>
    <w:rsid w:val="00E56613"/>
    <w:pPr>
      <w:spacing w:before="240" w:beforeAutospacing="0" w:after="60" w:afterAutospacing="0" w:line="360" w:lineRule="auto"/>
      <w:jc w:val="both"/>
      <w:outlineLvl w:val="8"/>
    </w:pPr>
    <w:rPr>
      <w:rFonts w:ascii="Arial" w:eastAsia="Times New Roman" w:hAnsi="Arial" w:cs="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AF234B"/>
    <w:pPr>
      <w:tabs>
        <w:tab w:val="center" w:pos="4153"/>
        <w:tab w:val="right" w:pos="8306"/>
      </w:tabs>
      <w:spacing w:before="0" w:after="0" w:line="240" w:lineRule="auto"/>
    </w:pPr>
  </w:style>
  <w:style w:type="character" w:customStyle="1" w:styleId="a5">
    <w:name w:val="כותרת עליונה תו"/>
    <w:basedOn w:val="a1"/>
    <w:link w:val="a4"/>
    <w:uiPriority w:val="99"/>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6"/>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7"/>
    <w:link w:val="AutoFields"/>
    <w:rsid w:val="00CF334C"/>
    <w:rPr>
      <w:rFonts w:ascii="David" w:hAnsi="David" w:cs="David"/>
      <w:color w:val="0070C0"/>
      <w:sz w:val="20"/>
      <w:szCs w:val="24"/>
    </w:rPr>
  </w:style>
  <w:style w:type="character" w:customStyle="1" w:styleId="10">
    <w:name w:val="כותרת 1 תו"/>
    <w:basedOn w:val="a1"/>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1"/>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1"/>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1"/>
    <w:link w:val="4"/>
    <w:rsid w:val="00776496"/>
    <w:rPr>
      <w:rFonts w:ascii="Calibri" w:eastAsia="Times New Roman" w:hAnsi="Calibri" w:cs="Arial"/>
      <w:b/>
      <w:bCs/>
      <w:sz w:val="28"/>
      <w:szCs w:val="28"/>
      <w:lang w:eastAsia="he-IL"/>
    </w:rPr>
  </w:style>
  <w:style w:type="character" w:customStyle="1" w:styleId="50">
    <w:name w:val="כותרת 5 תו"/>
    <w:basedOn w:val="a1"/>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1"/>
    <w:link w:val="8"/>
    <w:semiHidden/>
    <w:rsid w:val="00776496"/>
    <w:rPr>
      <w:rFonts w:ascii="Calibri" w:eastAsia="Times New Roman" w:hAnsi="Calibri" w:cs="Arial"/>
      <w:i/>
      <w:iCs/>
      <w:sz w:val="24"/>
      <w:szCs w:val="24"/>
      <w:lang w:eastAsia="he-IL"/>
    </w:rPr>
  </w:style>
  <w:style w:type="numbering" w:customStyle="1" w:styleId="NoList1">
    <w:name w:val="No List1"/>
    <w:next w:val="a3"/>
    <w:semiHidden/>
    <w:rsid w:val="00776496"/>
  </w:style>
  <w:style w:type="paragraph" w:customStyle="1" w:styleId="Heading11">
    <w:name w:val="Heading 11"/>
    <w:basedOn w:val="a0"/>
    <w:next w:val="a0"/>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a">
    <w:name w:val="Body Text"/>
    <w:basedOn w:val="a0"/>
    <w:link w:val="ab"/>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776496"/>
    <w:rPr>
      <w:rFonts w:ascii="Times New Roman" w:eastAsia="Times New Roman" w:hAnsi="Times New Roman" w:cs="David"/>
      <w:sz w:val="20"/>
      <w:szCs w:val="24"/>
      <w:lang w:eastAsia="he-IL"/>
    </w:rPr>
  </w:style>
  <w:style w:type="paragraph" w:styleId="ac">
    <w:name w:val="Title"/>
    <w:basedOn w:val="a0"/>
    <w:link w:val="ad"/>
    <w:uiPriority w:val="99"/>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uiPriority w:val="99"/>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e">
    <w:name w:val="Block Text"/>
    <w:basedOn w:val="a0"/>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0"/>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0"/>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776496"/>
    <w:rPr>
      <w:rFonts w:ascii="Times New Roman" w:eastAsia="Times New Roman" w:hAnsi="Times New Roman" w:cs="David"/>
      <w:sz w:val="24"/>
      <w:szCs w:val="24"/>
      <w:lang w:eastAsia="he-IL"/>
    </w:rPr>
  </w:style>
  <w:style w:type="paragraph" w:styleId="21">
    <w:name w:val="Body Text Indent 2"/>
    <w:basedOn w:val="a0"/>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776496"/>
    <w:rPr>
      <w:rFonts w:ascii="Times New Roman" w:eastAsia="Times New Roman" w:hAnsi="Times New Roman" w:cs="David"/>
      <w:sz w:val="20"/>
      <w:szCs w:val="24"/>
      <w:lang w:eastAsia="he-IL"/>
    </w:rPr>
  </w:style>
  <w:style w:type="paragraph" w:styleId="af">
    <w:name w:val="Balloon Text"/>
    <w:basedOn w:val="a0"/>
    <w:link w:val="af0"/>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1"/>
    <w:link w:val="af"/>
    <w:semiHidden/>
    <w:rsid w:val="00776496"/>
    <w:rPr>
      <w:rFonts w:ascii="Tahoma" w:eastAsia="Times New Roman" w:hAnsi="Tahoma" w:cs="Tahoma"/>
      <w:sz w:val="16"/>
      <w:szCs w:val="16"/>
      <w:lang w:eastAsia="he-IL"/>
    </w:rPr>
  </w:style>
  <w:style w:type="paragraph" w:customStyle="1" w:styleId="af1">
    <w:name w:val="סגנון"/>
    <w:basedOn w:val="a0"/>
    <w:next w:val="ae"/>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2">
    <w:name w:val="page number"/>
    <w:rsid w:val="00776496"/>
    <w:rPr>
      <w:rFonts w:cs="Times New Roman"/>
    </w:rPr>
  </w:style>
  <w:style w:type="paragraph" w:styleId="af3">
    <w:name w:val="Document Map"/>
    <w:basedOn w:val="a0"/>
    <w:link w:val="af4"/>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4">
    <w:name w:val="מפת מסמך תו"/>
    <w:basedOn w:val="a1"/>
    <w:link w:val="af3"/>
    <w:semiHidden/>
    <w:rsid w:val="00776496"/>
    <w:rPr>
      <w:rFonts w:ascii="Tahoma" w:eastAsia="Times New Roman" w:hAnsi="Tahoma" w:cs="Tahoma"/>
      <w:sz w:val="20"/>
      <w:szCs w:val="20"/>
      <w:shd w:val="clear" w:color="auto" w:fill="000080"/>
      <w:lang w:eastAsia="he-IL"/>
    </w:rPr>
  </w:style>
  <w:style w:type="paragraph" w:customStyle="1" w:styleId="af5">
    <w:name w:val="רשימה מימין"/>
    <w:basedOn w:val="a0"/>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0"/>
    <w:next w:val="a0"/>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0"/>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6">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7">
    <w:name w:val="List Paragraph"/>
    <w:basedOn w:val="a0"/>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2"/>
    <w:next w:val="a9"/>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0">
    <w:name w:val="כותרת 9 תו"/>
    <w:basedOn w:val="a1"/>
    <w:link w:val="9"/>
    <w:rsid w:val="00E56613"/>
    <w:rPr>
      <w:rFonts w:ascii="Arial" w:eastAsia="Times New Roman" w:hAnsi="Arial" w:cs="Arial"/>
    </w:rPr>
  </w:style>
  <w:style w:type="numbering" w:customStyle="1" w:styleId="14">
    <w:name w:val="ללא רשימה1"/>
    <w:next w:val="a3"/>
    <w:semiHidden/>
    <w:rsid w:val="00E56613"/>
  </w:style>
  <w:style w:type="paragraph" w:customStyle="1" w:styleId="Header3">
    <w:name w:val="Header3"/>
    <w:basedOn w:val="a0"/>
    <w:rsid w:val="00E56613"/>
    <w:pPr>
      <w:tabs>
        <w:tab w:val="center" w:pos="4153"/>
        <w:tab w:val="right" w:pos="8306"/>
      </w:tabs>
      <w:spacing w:before="0" w:beforeAutospacing="0" w:after="0" w:afterAutospacing="0" w:line="360" w:lineRule="auto"/>
      <w:jc w:val="both"/>
    </w:pPr>
    <w:rPr>
      <w:rFonts w:ascii="Times New Roman" w:eastAsia="Times New Roman" w:hAnsi="Times New Roman" w:cs="David"/>
      <w:sz w:val="26"/>
      <w:szCs w:val="26"/>
    </w:rPr>
  </w:style>
  <w:style w:type="character" w:customStyle="1" w:styleId="PageNumber3">
    <w:name w:val="Page Number3"/>
    <w:rsid w:val="00E56613"/>
    <w:rPr>
      <w:rFonts w:cs="Times New Roman"/>
    </w:rPr>
  </w:style>
  <w:style w:type="paragraph" w:customStyle="1" w:styleId="indent1">
    <w:name w:val="indent1"/>
    <w:basedOn w:val="Heading11"/>
    <w:rsid w:val="00E56613"/>
    <w:pPr>
      <w:keepNext w:val="0"/>
      <w:widowControl/>
      <w:spacing w:before="120" w:after="120" w:line="360" w:lineRule="auto"/>
      <w:ind w:left="851" w:right="851"/>
    </w:pPr>
    <w:rPr>
      <w:sz w:val="25"/>
      <w:szCs w:val="25"/>
      <w:lang w:eastAsia="en-US"/>
    </w:rPr>
  </w:style>
  <w:style w:type="paragraph" w:styleId="33">
    <w:name w:val="Body Text 3"/>
    <w:basedOn w:val="a0"/>
    <w:link w:val="34"/>
    <w:rsid w:val="00E56613"/>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34">
    <w:name w:val="גוף טקסט 3 תו"/>
    <w:basedOn w:val="a1"/>
    <w:link w:val="33"/>
    <w:rsid w:val="00E56613"/>
    <w:rPr>
      <w:rFonts w:ascii="Times New Roman" w:eastAsia="Times New Roman" w:hAnsi="Times New Roman" w:cs="David"/>
      <w:sz w:val="20"/>
      <w:szCs w:val="24"/>
    </w:rPr>
  </w:style>
  <w:style w:type="paragraph" w:styleId="af8">
    <w:name w:val="Subtitle"/>
    <w:basedOn w:val="a0"/>
    <w:link w:val="af9"/>
    <w:qFormat/>
    <w:rsid w:val="00E56613"/>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af9">
    <w:name w:val="כותרת משנה תו"/>
    <w:basedOn w:val="a1"/>
    <w:link w:val="af8"/>
    <w:rsid w:val="00E56613"/>
    <w:rPr>
      <w:rFonts w:ascii="Times New Roman" w:eastAsia="Times New Roman" w:hAnsi="Times New Roman" w:cs="David"/>
      <w:b/>
      <w:bCs/>
      <w:sz w:val="25"/>
      <w:szCs w:val="25"/>
    </w:rPr>
  </w:style>
  <w:style w:type="paragraph" w:customStyle="1" w:styleId="level1">
    <w:name w:val="level1"/>
    <w:basedOn w:val="a0"/>
    <w:rsid w:val="00E56613"/>
    <w:pPr>
      <w:bidi w:val="0"/>
      <w:spacing w:before="0" w:beforeAutospacing="0" w:after="0" w:afterAutospacing="0" w:line="240" w:lineRule="auto"/>
      <w:ind w:left="709"/>
    </w:pPr>
    <w:rPr>
      <w:rFonts w:ascii="Garamond" w:eastAsia="Times New Roman" w:hAnsi="Garamond" w:cs="David"/>
      <w:sz w:val="25"/>
      <w:szCs w:val="25"/>
    </w:rPr>
  </w:style>
  <w:style w:type="paragraph" w:customStyle="1" w:styleId="15">
    <w:name w:val="כניסה בגוף טקסט1"/>
    <w:basedOn w:val="a0"/>
    <w:rsid w:val="00E56613"/>
    <w:pPr>
      <w:bidi w:val="0"/>
      <w:spacing w:before="0" w:beforeAutospacing="0" w:after="0" w:afterAutospacing="0" w:line="240" w:lineRule="auto"/>
      <w:ind w:left="709" w:hanging="709"/>
    </w:pPr>
    <w:rPr>
      <w:rFonts w:ascii="Garamond" w:eastAsia="Times New Roman" w:hAnsi="Garamond" w:cs="David"/>
      <w:sz w:val="25"/>
      <w:szCs w:val="25"/>
    </w:rPr>
  </w:style>
  <w:style w:type="paragraph" w:styleId="NormalWeb">
    <w:name w:val="Normal (Web)"/>
    <w:basedOn w:val="a0"/>
    <w:rsid w:val="00E56613"/>
    <w:pPr>
      <w:bidi w:val="0"/>
      <w:spacing w:line="240" w:lineRule="auto"/>
    </w:pPr>
    <w:rPr>
      <w:rFonts w:ascii="Times New Roman" w:eastAsia="Times New Roman" w:hAnsi="Times New Roman" w:cs="Times New Roman"/>
      <w:sz w:val="24"/>
      <w:szCs w:val="24"/>
    </w:rPr>
  </w:style>
  <w:style w:type="paragraph" w:styleId="afa">
    <w:name w:val="Body Text Indent"/>
    <w:basedOn w:val="a0"/>
    <w:link w:val="afb"/>
    <w:rsid w:val="00E56613"/>
    <w:pPr>
      <w:spacing w:before="0" w:beforeAutospacing="0" w:after="120" w:afterAutospacing="0" w:line="360" w:lineRule="auto"/>
      <w:ind w:left="283"/>
      <w:jc w:val="both"/>
    </w:pPr>
    <w:rPr>
      <w:rFonts w:ascii="Times New Roman" w:eastAsia="Times New Roman" w:hAnsi="Times New Roman" w:cs="David"/>
      <w:sz w:val="26"/>
      <w:szCs w:val="26"/>
    </w:rPr>
  </w:style>
  <w:style w:type="character" w:customStyle="1" w:styleId="afb">
    <w:name w:val="כניסה בגוף טקסט תו"/>
    <w:basedOn w:val="a1"/>
    <w:link w:val="afa"/>
    <w:rsid w:val="00E56613"/>
    <w:rPr>
      <w:rFonts w:ascii="Times New Roman" w:eastAsia="Times New Roman" w:hAnsi="Times New Roman" w:cs="David"/>
      <w:sz w:val="26"/>
      <w:szCs w:val="26"/>
    </w:rPr>
  </w:style>
  <w:style w:type="paragraph" w:customStyle="1" w:styleId="Normal1">
    <w:name w:val="Normal 1"/>
    <w:basedOn w:val="a0"/>
    <w:rsid w:val="00E56613"/>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6">
    <w:name w:val="ממסופר1"/>
    <w:basedOn w:val="a0"/>
    <w:next w:val="Normal1"/>
    <w:rsid w:val="00E56613"/>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fc">
    <w:name w:val="תוכן הפקס"/>
    <w:rsid w:val="00E56613"/>
    <w:rPr>
      <w:rFonts w:cs="Times New Roman"/>
    </w:rPr>
  </w:style>
  <w:style w:type="paragraph" w:styleId="afd">
    <w:name w:val="annotation text"/>
    <w:basedOn w:val="a0"/>
    <w:link w:val="afe"/>
    <w:semiHidden/>
    <w:rsid w:val="00E56613"/>
    <w:pPr>
      <w:spacing w:before="0" w:beforeAutospacing="0" w:after="0" w:afterAutospacing="0" w:line="360" w:lineRule="auto"/>
      <w:jc w:val="both"/>
    </w:pPr>
    <w:rPr>
      <w:rFonts w:ascii="Times New Roman" w:eastAsia="Times New Roman" w:hAnsi="Times New Roman" w:cs="David"/>
      <w:sz w:val="20"/>
      <w:szCs w:val="20"/>
    </w:rPr>
  </w:style>
  <w:style w:type="character" w:customStyle="1" w:styleId="afe">
    <w:name w:val="טקסט הערה תו"/>
    <w:basedOn w:val="a1"/>
    <w:link w:val="afd"/>
    <w:semiHidden/>
    <w:rsid w:val="00E56613"/>
    <w:rPr>
      <w:rFonts w:ascii="Times New Roman" w:eastAsia="Times New Roman" w:hAnsi="Times New Roman" w:cs="David"/>
      <w:sz w:val="20"/>
      <w:szCs w:val="20"/>
    </w:rPr>
  </w:style>
  <w:style w:type="paragraph" w:styleId="aff">
    <w:name w:val="annotation subject"/>
    <w:basedOn w:val="afd"/>
    <w:next w:val="afd"/>
    <w:link w:val="aff0"/>
    <w:semiHidden/>
    <w:rsid w:val="00E56613"/>
    <w:rPr>
      <w:b/>
      <w:bCs/>
    </w:rPr>
  </w:style>
  <w:style w:type="character" w:customStyle="1" w:styleId="aff0">
    <w:name w:val="נושא הערה תו"/>
    <w:basedOn w:val="afe"/>
    <w:link w:val="aff"/>
    <w:semiHidden/>
    <w:rsid w:val="00E56613"/>
    <w:rPr>
      <w:rFonts w:ascii="Times New Roman" w:eastAsia="Times New Roman" w:hAnsi="Times New Roman" w:cs="David"/>
      <w:b/>
      <w:bCs/>
      <w:sz w:val="20"/>
      <w:szCs w:val="20"/>
    </w:rPr>
  </w:style>
  <w:style w:type="paragraph" w:customStyle="1" w:styleId="17">
    <w:name w:val="פיסקת רשימה1"/>
    <w:basedOn w:val="a0"/>
    <w:rsid w:val="00E56613"/>
    <w:pPr>
      <w:spacing w:before="0" w:beforeAutospacing="0" w:after="0" w:afterAutospacing="0" w:line="360" w:lineRule="auto"/>
      <w:ind w:left="720"/>
      <w:jc w:val="both"/>
    </w:pPr>
    <w:rPr>
      <w:rFonts w:ascii="Times New Roman" w:eastAsia="Times New Roman" w:hAnsi="Times New Roman" w:cs="David"/>
      <w:sz w:val="26"/>
      <w:szCs w:val="26"/>
    </w:rPr>
  </w:style>
  <w:style w:type="character" w:customStyle="1" w:styleId="PageNumber2">
    <w:name w:val="Page Number2"/>
    <w:rsid w:val="00E56613"/>
    <w:rPr>
      <w:rFonts w:ascii="Times New Roman" w:hAnsi="Times New Roman" w:cs="Times New Roman" w:hint="default"/>
    </w:rPr>
  </w:style>
  <w:style w:type="character" w:customStyle="1" w:styleId="apple-converted-space">
    <w:name w:val="apple-converted-space"/>
    <w:rsid w:val="00E56613"/>
    <w:rPr>
      <w:rFonts w:ascii="Times New Roman" w:hAnsi="Times New Roman" w:cs="Times New Roman" w:hint="default"/>
    </w:rPr>
  </w:style>
  <w:style w:type="paragraph" w:customStyle="1" w:styleId="msolistparagraph0">
    <w:name w:val="msolistparagraph"/>
    <w:basedOn w:val="a0"/>
    <w:rsid w:val="00E56613"/>
    <w:pPr>
      <w:spacing w:before="0" w:beforeAutospacing="0" w:after="0" w:afterAutospacing="0" w:line="240" w:lineRule="auto"/>
      <w:ind w:left="720"/>
      <w:contextualSpacing/>
    </w:pPr>
    <w:rPr>
      <w:rFonts w:ascii="Calibri" w:eastAsia="Calibri" w:hAnsi="Calibri" w:cs="Times New Roman"/>
    </w:rPr>
  </w:style>
  <w:style w:type="paragraph" w:customStyle="1" w:styleId="a">
    <w:name w:val="תוכן ממוספר"/>
    <w:basedOn w:val="a0"/>
    <w:rsid w:val="00E56613"/>
    <w:pPr>
      <w:numPr>
        <w:numId w:val="21"/>
      </w:numPr>
      <w:spacing w:before="0" w:beforeAutospacing="0" w:after="240" w:afterAutospacing="0" w:line="240" w:lineRule="auto"/>
      <w:ind w:right="1107"/>
      <w:jc w:val="both"/>
    </w:pPr>
    <w:rPr>
      <w:rFonts w:ascii="Times New Roman" w:eastAsia="Times New Roman" w:hAnsi="Times New Roman" w:cs="David"/>
      <w:sz w:val="24"/>
      <w:szCs w:val="24"/>
      <w:lang w:eastAsia="he-IL"/>
    </w:rPr>
  </w:style>
  <w:style w:type="table" w:customStyle="1" w:styleId="23">
    <w:name w:val="רשת טבלה2"/>
    <w:basedOn w:val="a2"/>
    <w:next w:val="a9"/>
    <w:rsid w:val="00E566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Revision"/>
    <w:hidden/>
    <w:uiPriority w:val="99"/>
    <w:semiHidden/>
    <w:rsid w:val="00E56613"/>
    <w:pPr>
      <w:spacing w:after="0" w:line="240" w:lineRule="auto"/>
    </w:pPr>
    <w:rPr>
      <w:rFonts w:ascii="Times New Roman" w:eastAsia="Times New Roman" w:hAnsi="Times New Roman" w:cs="David"/>
      <w:sz w:val="26"/>
      <w:szCs w:val="26"/>
    </w:rPr>
  </w:style>
  <w:style w:type="character" w:styleId="aff2">
    <w:name w:val="annotation reference"/>
    <w:rsid w:val="00E56613"/>
    <w:rPr>
      <w:sz w:val="16"/>
      <w:szCs w:val="16"/>
    </w:rPr>
  </w:style>
  <w:style w:type="paragraph" w:customStyle="1" w:styleId="big-header">
    <w:name w:val="big-header"/>
    <w:basedOn w:val="a0"/>
    <w:rsid w:val="0038219B"/>
    <w:pPr>
      <w:bidi w:val="0"/>
      <w:spacing w:line="240" w:lineRule="auto"/>
    </w:pPr>
    <w:rPr>
      <w:rFonts w:ascii="Times New Roman" w:eastAsia="Times New Roman" w:hAnsi="Times New Roman" w:cs="Times New Roman"/>
      <w:sz w:val="24"/>
      <w:szCs w:val="24"/>
    </w:rPr>
  </w:style>
  <w:style w:type="paragraph" w:customStyle="1" w:styleId="p00">
    <w:name w:val="p00"/>
    <w:basedOn w:val="a0"/>
    <w:rsid w:val="000206B7"/>
    <w:pPr>
      <w:bidi w:val="0"/>
      <w:spacing w:line="240" w:lineRule="auto"/>
    </w:pPr>
    <w:rPr>
      <w:rFonts w:ascii="Times New Roman" w:eastAsia="Times New Roman" w:hAnsi="Times New Roman" w:cs="Times New Roman"/>
      <w:sz w:val="24"/>
      <w:szCs w:val="24"/>
    </w:rPr>
  </w:style>
  <w:style w:type="character" w:customStyle="1" w:styleId="default">
    <w:name w:val="default"/>
    <w:basedOn w:val="a1"/>
    <w:rsid w:val="000206B7"/>
  </w:style>
  <w:style w:type="table" w:customStyle="1" w:styleId="TableGrid1">
    <w:name w:val="Table Grid1"/>
    <w:basedOn w:val="a2"/>
    <w:next w:val="a9"/>
    <w:uiPriority w:val="59"/>
    <w:rsid w:val="009D5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2"/>
    <w:next w:val="a9"/>
    <w:uiPriority w:val="59"/>
    <w:rsid w:val="006538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508323">
      <w:bodyDiv w:val="1"/>
      <w:marLeft w:val="0"/>
      <w:marRight w:val="0"/>
      <w:marTop w:val="0"/>
      <w:marBottom w:val="0"/>
      <w:divBdr>
        <w:top w:val="none" w:sz="0" w:space="0" w:color="auto"/>
        <w:left w:val="none" w:sz="0" w:space="0" w:color="auto"/>
        <w:bottom w:val="none" w:sz="0" w:space="0" w:color="auto"/>
        <w:right w:val="none" w:sz="0" w:space="0" w:color="auto"/>
      </w:divBdr>
    </w:div>
    <w:div w:id="1213926073">
      <w:bodyDiv w:val="1"/>
      <w:marLeft w:val="0"/>
      <w:marRight w:val="0"/>
      <w:marTop w:val="0"/>
      <w:marBottom w:val="0"/>
      <w:divBdr>
        <w:top w:val="none" w:sz="0" w:space="0" w:color="auto"/>
        <w:left w:val="none" w:sz="0" w:space="0" w:color="auto"/>
        <w:bottom w:val="none" w:sz="0" w:space="0" w:color="auto"/>
        <w:right w:val="none" w:sz="0" w:space="0" w:color="auto"/>
      </w:divBdr>
    </w:div>
    <w:div w:id="148570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header" Target="header2.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5.emf"/><Relationship Id="rId24" Type="http://schemas.openxmlformats.org/officeDocument/2006/relationships/fontTable" Target="fontTable.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footer" Target="footer1.xml"/><Relationship Id="rId27" Type="http://schemas.openxmlformats.org/officeDocument/2006/relationships/theme" Target="theme/theme1.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46D826F80214C2AB2FB7BB696A57F2B"/>
        <w:category>
          <w:name w:val="כללי"/>
          <w:gallery w:val="placeholder"/>
        </w:category>
        <w:types>
          <w:type w:val="bbPlcHdr"/>
        </w:types>
        <w:behaviors>
          <w:behavior w:val="content"/>
        </w:behaviors>
        <w:guid w:val="{3E9F4D19-CB35-4DF1-BD7A-D099DD0C995A}"/>
      </w:docPartPr>
      <w:docPartBody>
        <w:p w:rsidR="00F14AAB" w:rsidRDefault="00F14AAB">
          <w:r w:rsidRPr="00B747E7">
            <w:rPr>
              <w:rStyle w:val="a3"/>
              <w:rtl/>
            </w:rPr>
            <w:t>[שם הפרויקט]</w:t>
          </w:r>
        </w:p>
      </w:docPartBody>
    </w:docPart>
    <w:docPart>
      <w:docPartPr>
        <w:name w:val="AC34A1A7406445B9A9DEBE9EEB691D5D"/>
        <w:category>
          <w:name w:val="כללי"/>
          <w:gallery w:val="placeholder"/>
        </w:category>
        <w:types>
          <w:type w:val="bbPlcHdr"/>
        </w:types>
        <w:behaviors>
          <w:behavior w:val="content"/>
        </w:behaviors>
        <w:guid w:val="{88F4C575-D156-4402-B346-BC9E7E91C714}"/>
      </w:docPartPr>
      <w:docPartBody>
        <w:p w:rsidR="00F14AAB" w:rsidRDefault="00F14AAB">
          <w:r w:rsidRPr="00B747E7">
            <w:rPr>
              <w:rStyle w:val="a3"/>
              <w:rtl/>
            </w:rPr>
            <w:t>[שם אתר]</w:t>
          </w:r>
        </w:p>
      </w:docPartBody>
    </w:docPart>
    <w:docPart>
      <w:docPartPr>
        <w:name w:val="99ABEC0E2CBB4A20BCB09FEAE1033202"/>
        <w:category>
          <w:name w:val="כללי"/>
          <w:gallery w:val="placeholder"/>
        </w:category>
        <w:types>
          <w:type w:val="bbPlcHdr"/>
        </w:types>
        <w:behaviors>
          <w:behavior w:val="content"/>
        </w:behaviors>
        <w:guid w:val="{3F645B03-7C7F-417A-A49C-956BC3AF0493}"/>
      </w:docPartPr>
      <w:docPartBody>
        <w:p w:rsidR="00F14AAB" w:rsidRDefault="00F14AAB">
          <w:r w:rsidRPr="00B747E7">
            <w:rPr>
              <w:rStyle w:val="a3"/>
              <w:rtl/>
            </w:rPr>
            <w:t>[שדה נוסף 1]</w:t>
          </w:r>
        </w:p>
      </w:docPartBody>
    </w:docPart>
    <w:docPart>
      <w:docPartPr>
        <w:name w:val="D0F01E48189B4169B065941F65803337"/>
        <w:category>
          <w:name w:val="כללי"/>
          <w:gallery w:val="placeholder"/>
        </w:category>
        <w:types>
          <w:type w:val="bbPlcHdr"/>
        </w:types>
        <w:behaviors>
          <w:behavior w:val="content"/>
        </w:behaviors>
        <w:guid w:val="{D4DBD751-AF6F-4F64-954F-80E27BAB8C65}"/>
      </w:docPartPr>
      <w:docPartBody>
        <w:p w:rsidR="00F14AAB" w:rsidRDefault="00F14AAB">
          <w:r w:rsidRPr="00B747E7">
            <w:rPr>
              <w:rStyle w:val="a3"/>
              <w:rtl/>
            </w:rPr>
            <w:t>[שדה נוסף 2]</w:t>
          </w:r>
        </w:p>
      </w:docPartBody>
    </w:docPart>
    <w:docPart>
      <w:docPartPr>
        <w:name w:val="19D30BA193C14867863A0D01FEED005C"/>
        <w:category>
          <w:name w:val="כללי"/>
          <w:gallery w:val="placeholder"/>
        </w:category>
        <w:types>
          <w:type w:val="bbPlcHdr"/>
        </w:types>
        <w:behaviors>
          <w:behavior w:val="content"/>
        </w:behaviors>
        <w:guid w:val="{D4938ABD-F641-475D-A352-B0D48653F46D}"/>
      </w:docPartPr>
      <w:docPartBody>
        <w:p w:rsidR="00F14AAB" w:rsidRDefault="00F14AAB">
          <w:r w:rsidRPr="00B747E7">
            <w:rPr>
              <w:rStyle w:val="a3"/>
              <w:rtl/>
            </w:rPr>
            <w:t>[שם הפרויקט]</w:t>
          </w:r>
        </w:p>
      </w:docPartBody>
    </w:docPart>
    <w:docPart>
      <w:docPartPr>
        <w:name w:val="C686D6FBF6814E1881D0A62B0E27AFBD"/>
        <w:category>
          <w:name w:val="כללי"/>
          <w:gallery w:val="placeholder"/>
        </w:category>
        <w:types>
          <w:type w:val="bbPlcHdr"/>
        </w:types>
        <w:behaviors>
          <w:behavior w:val="content"/>
        </w:behaviors>
        <w:guid w:val="{E6C052C4-1162-4213-B82C-6844BF03EF2B}"/>
      </w:docPartPr>
      <w:docPartBody>
        <w:p w:rsidR="00F14AAB" w:rsidRDefault="00F14AAB">
          <w:r w:rsidRPr="00B747E7">
            <w:rPr>
              <w:rStyle w:val="a3"/>
              <w:rtl/>
            </w:rPr>
            <w:t>[שדה נוסף 3]</w:t>
          </w:r>
        </w:p>
      </w:docPartBody>
    </w:docPart>
    <w:docPart>
      <w:docPartPr>
        <w:name w:val="CCBF54E1C2C64AEB8C0C3FDA79B594A7"/>
        <w:category>
          <w:name w:val="כללי"/>
          <w:gallery w:val="placeholder"/>
        </w:category>
        <w:types>
          <w:type w:val="bbPlcHdr"/>
        </w:types>
        <w:behaviors>
          <w:behavior w:val="content"/>
        </w:behaviors>
        <w:guid w:val="{388E7503-943A-4DE7-867F-5F49BE6DD22C}"/>
      </w:docPartPr>
      <w:docPartBody>
        <w:p w:rsidR="00F14AAB" w:rsidRDefault="00F14AAB">
          <w:r w:rsidRPr="00B747E7">
            <w:rPr>
              <w:rStyle w:val="a3"/>
              <w:rtl/>
            </w:rPr>
            <w:t>[שם הפרויקט]</w:t>
          </w:r>
        </w:p>
      </w:docPartBody>
    </w:docPart>
    <w:docPart>
      <w:docPartPr>
        <w:name w:val="D5F80B1DC7F5446CBBF0A0948BF21CAD"/>
        <w:category>
          <w:name w:val="כללי"/>
          <w:gallery w:val="placeholder"/>
        </w:category>
        <w:types>
          <w:type w:val="bbPlcHdr"/>
        </w:types>
        <w:behaviors>
          <w:behavior w:val="content"/>
        </w:behaviors>
        <w:guid w:val="{709011B1-5D83-4930-8E87-249CA3ECB763}"/>
      </w:docPartPr>
      <w:docPartBody>
        <w:p w:rsidR="00F14AAB" w:rsidRDefault="00F14AAB">
          <w:r w:rsidRPr="00B747E7">
            <w:rPr>
              <w:rStyle w:val="a3"/>
              <w:rtl/>
            </w:rPr>
            <w:t>[שם אתר]</w:t>
          </w:r>
        </w:p>
      </w:docPartBody>
    </w:docPart>
    <w:docPart>
      <w:docPartPr>
        <w:name w:val="E81A4FAFFD8B4859B747154C8195509A"/>
        <w:category>
          <w:name w:val="כללי"/>
          <w:gallery w:val="placeholder"/>
        </w:category>
        <w:types>
          <w:type w:val="bbPlcHdr"/>
        </w:types>
        <w:behaviors>
          <w:behavior w:val="content"/>
        </w:behaviors>
        <w:guid w:val="{9EA6D61C-6347-45DD-B7B1-401389F658AA}"/>
      </w:docPartPr>
      <w:docPartBody>
        <w:p w:rsidR="00F14AAB" w:rsidRDefault="00F14AAB">
          <w:r w:rsidRPr="00B747E7">
            <w:rPr>
              <w:rStyle w:val="a3"/>
              <w:rtl/>
            </w:rPr>
            <w:t>[רשות מקומית]</w:t>
          </w:r>
        </w:p>
      </w:docPartBody>
    </w:docPart>
    <w:docPart>
      <w:docPartPr>
        <w:name w:val="24837AB5C05B4AB18BCFDA55CE062CFD"/>
        <w:category>
          <w:name w:val="כללי"/>
          <w:gallery w:val="placeholder"/>
        </w:category>
        <w:types>
          <w:type w:val="bbPlcHdr"/>
        </w:types>
        <w:behaviors>
          <w:behavior w:val="content"/>
        </w:behaviors>
        <w:guid w:val="{E9DD1D70-5480-4227-9813-89B5A48DE802}"/>
      </w:docPartPr>
      <w:docPartBody>
        <w:p w:rsidR="00F14AAB" w:rsidRDefault="00F14AAB">
          <w:r w:rsidRPr="00B747E7">
            <w:rPr>
              <w:rStyle w:val="a3"/>
              <w:rtl/>
            </w:rPr>
            <w:t>[שם הפרויקט]</w:t>
          </w:r>
        </w:p>
      </w:docPartBody>
    </w:docPart>
    <w:docPart>
      <w:docPartPr>
        <w:name w:val="2F5C1CF6186C4FBE9DA59650F3680A41"/>
        <w:category>
          <w:name w:val="כללי"/>
          <w:gallery w:val="placeholder"/>
        </w:category>
        <w:types>
          <w:type w:val="bbPlcHdr"/>
        </w:types>
        <w:behaviors>
          <w:behavior w:val="content"/>
        </w:behaviors>
        <w:guid w:val="{E168BCCA-D03A-4F9F-A0D7-E6D4B0D60025}"/>
      </w:docPartPr>
      <w:docPartBody>
        <w:p w:rsidR="00F14AAB" w:rsidRDefault="00F14AAB">
          <w:r w:rsidRPr="00B747E7">
            <w:rPr>
              <w:rStyle w:val="a3"/>
              <w:rtl/>
            </w:rPr>
            <w:t>[שם ספק]</w:t>
          </w:r>
        </w:p>
      </w:docPartBody>
    </w:docPart>
    <w:docPart>
      <w:docPartPr>
        <w:name w:val="E5332C3FE6EA4F1B95C86A8B89C92EB9"/>
        <w:category>
          <w:name w:val="כללי"/>
          <w:gallery w:val="placeholder"/>
        </w:category>
        <w:types>
          <w:type w:val="bbPlcHdr"/>
        </w:types>
        <w:behaviors>
          <w:behavior w:val="content"/>
        </w:behaviors>
        <w:guid w:val="{B42E2AF5-1FD4-44E3-91D3-CD45E8341842}"/>
      </w:docPartPr>
      <w:docPartBody>
        <w:p w:rsidR="00F14AAB" w:rsidRDefault="00F14AAB">
          <w:r w:rsidRPr="00B747E7">
            <w:rPr>
              <w:rStyle w:val="a3"/>
              <w:rtl/>
            </w:rPr>
            <w:t>[שם הפרויקט]</w:t>
          </w:r>
        </w:p>
      </w:docPartBody>
    </w:docPart>
    <w:docPart>
      <w:docPartPr>
        <w:name w:val="38055790966449ECB34F6245186C4702"/>
        <w:category>
          <w:name w:val="כללי"/>
          <w:gallery w:val="placeholder"/>
        </w:category>
        <w:types>
          <w:type w:val="bbPlcHdr"/>
        </w:types>
        <w:behaviors>
          <w:behavior w:val="content"/>
        </w:behaviors>
        <w:guid w:val="{B822937E-DC10-45F0-87BC-BCFE2AD38ECD}"/>
      </w:docPartPr>
      <w:docPartBody>
        <w:p w:rsidR="00F14AAB" w:rsidRDefault="00F14AAB">
          <w:r w:rsidRPr="00B747E7">
            <w:rPr>
              <w:rStyle w:val="a3"/>
              <w:rtl/>
            </w:rPr>
            <w:t>[שם אתר]</w:t>
          </w:r>
        </w:p>
      </w:docPartBody>
    </w:docPart>
    <w:docPart>
      <w:docPartPr>
        <w:name w:val="50598E2FB38C4B08ACA86CA809652B34"/>
        <w:category>
          <w:name w:val="כללי"/>
          <w:gallery w:val="placeholder"/>
        </w:category>
        <w:types>
          <w:type w:val="bbPlcHdr"/>
        </w:types>
        <w:behaviors>
          <w:behavior w:val="content"/>
        </w:behaviors>
        <w:guid w:val="{6D4C8FD3-AB84-42D6-B0D3-683BCB1D1FCD}"/>
      </w:docPartPr>
      <w:docPartBody>
        <w:p w:rsidR="00F14AAB" w:rsidRDefault="00F14AAB">
          <w:r w:rsidRPr="00B747E7">
            <w:rPr>
              <w:rStyle w:val="a3"/>
              <w:rtl/>
            </w:rPr>
            <w:t>[רשות מקומית]</w:t>
          </w:r>
        </w:p>
      </w:docPartBody>
    </w:docPart>
    <w:docPart>
      <w:docPartPr>
        <w:name w:val="1C8A8DECAF9842A3A6022FE168D204C1"/>
        <w:category>
          <w:name w:val="כללי"/>
          <w:gallery w:val="placeholder"/>
        </w:category>
        <w:types>
          <w:type w:val="bbPlcHdr"/>
        </w:types>
        <w:behaviors>
          <w:behavior w:val="content"/>
        </w:behaviors>
        <w:guid w:val="{364FBF8A-859D-4830-80D3-F38AC220754A}"/>
      </w:docPartPr>
      <w:docPartBody>
        <w:p w:rsidR="00F14AAB" w:rsidRDefault="00F14AAB">
          <w:r w:rsidRPr="00B747E7">
            <w:rPr>
              <w:rStyle w:val="a3"/>
              <w:rtl/>
            </w:rPr>
            <w:t>[שדה נוסף 1]</w:t>
          </w:r>
        </w:p>
      </w:docPartBody>
    </w:docPart>
    <w:docPart>
      <w:docPartPr>
        <w:name w:val="F00084C1107E4BEEB26E5F694AF7DD6B"/>
        <w:category>
          <w:name w:val="כללי"/>
          <w:gallery w:val="placeholder"/>
        </w:category>
        <w:types>
          <w:type w:val="bbPlcHdr"/>
        </w:types>
        <w:behaviors>
          <w:behavior w:val="content"/>
        </w:behaviors>
        <w:guid w:val="{421A1981-873A-46CD-9406-224FED46169E}"/>
      </w:docPartPr>
      <w:docPartBody>
        <w:p w:rsidR="00F14AAB" w:rsidRDefault="00F14AAB" w:rsidP="00F14AAB">
          <w:pPr>
            <w:pStyle w:val="F00084C1107E4BEEB26E5F694AF7DD6B"/>
          </w:pPr>
          <w:r w:rsidRPr="00270301">
            <w:rPr>
              <w:rStyle w:val="a3"/>
              <w:rtl/>
            </w:rPr>
            <w:t>[תאריך חתימת חוזה]</w:t>
          </w:r>
        </w:p>
      </w:docPartBody>
    </w:docPart>
    <w:docPart>
      <w:docPartPr>
        <w:name w:val="BC27FE2248D54C4A95D48A35BB7B556D"/>
        <w:category>
          <w:name w:val="כללי"/>
          <w:gallery w:val="placeholder"/>
        </w:category>
        <w:types>
          <w:type w:val="bbPlcHdr"/>
        </w:types>
        <w:behaviors>
          <w:behavior w:val="content"/>
        </w:behaviors>
        <w:guid w:val="{236BC21B-8CDF-4C55-B222-AD3EA5530117}"/>
      </w:docPartPr>
      <w:docPartBody>
        <w:p w:rsidR="00F14AAB" w:rsidRDefault="00F14AAB" w:rsidP="00F14AAB">
          <w:pPr>
            <w:pStyle w:val="BC27FE2248D54C4A95D48A35BB7B556D"/>
          </w:pPr>
          <w:r w:rsidRPr="00270301">
            <w:rPr>
              <w:rStyle w:val="a3"/>
              <w:rtl/>
            </w:rPr>
            <w:t>[צד א בחוזה]</w:t>
          </w:r>
        </w:p>
      </w:docPartBody>
    </w:docPart>
    <w:docPart>
      <w:docPartPr>
        <w:name w:val="0D913DBA5BD14CCABDC46CB14FC45C8F"/>
        <w:category>
          <w:name w:val="כללי"/>
          <w:gallery w:val="placeholder"/>
        </w:category>
        <w:types>
          <w:type w:val="bbPlcHdr"/>
        </w:types>
        <w:behaviors>
          <w:behavior w:val="content"/>
        </w:behaviors>
        <w:guid w:val="{8F6416F9-1ED0-4DCE-A66F-8F6FA489F677}"/>
      </w:docPartPr>
      <w:docPartBody>
        <w:p w:rsidR="00F14AAB" w:rsidRDefault="00F14AAB" w:rsidP="00F14AAB">
          <w:pPr>
            <w:pStyle w:val="0D913DBA5BD14CCABDC46CB14FC45C8F"/>
          </w:pPr>
          <w:r w:rsidRPr="00270301">
            <w:rPr>
              <w:rStyle w:val="a3"/>
              <w:rtl/>
            </w:rPr>
            <w:t>[צדדים נוספים]</w:t>
          </w:r>
        </w:p>
      </w:docPartBody>
    </w:docPart>
    <w:docPart>
      <w:docPartPr>
        <w:name w:val="3549C5C7B7EB4251A7D58D9EBFBFCD9A"/>
        <w:category>
          <w:name w:val="כללי"/>
          <w:gallery w:val="placeholder"/>
        </w:category>
        <w:types>
          <w:type w:val="bbPlcHdr"/>
        </w:types>
        <w:behaviors>
          <w:behavior w:val="content"/>
        </w:behaviors>
        <w:guid w:val="{E4C447D8-0D52-4DEF-B90D-089D6ECAA48F}"/>
      </w:docPartPr>
      <w:docPartBody>
        <w:p w:rsidR="00F14AAB" w:rsidRDefault="00F14AAB">
          <w:r w:rsidRPr="00B747E7">
            <w:rPr>
              <w:rStyle w:val="a3"/>
              <w:rtl/>
            </w:rPr>
            <w:t>[שם הפרויקט]</w:t>
          </w:r>
        </w:p>
      </w:docPartBody>
    </w:docPart>
    <w:docPart>
      <w:docPartPr>
        <w:name w:val="31A4FD3535C84FA48DD861D92501AF00"/>
        <w:category>
          <w:name w:val="כללי"/>
          <w:gallery w:val="placeholder"/>
        </w:category>
        <w:types>
          <w:type w:val="bbPlcHdr"/>
        </w:types>
        <w:behaviors>
          <w:behavior w:val="content"/>
        </w:behaviors>
        <w:guid w:val="{A3DE5E08-77B7-4D81-B037-552CC133454C}"/>
      </w:docPartPr>
      <w:docPartBody>
        <w:p w:rsidR="00F14AAB" w:rsidRDefault="00F14AAB">
          <w:r w:rsidRPr="00B747E7">
            <w:rPr>
              <w:rStyle w:val="a3"/>
              <w:rtl/>
            </w:rPr>
            <w:t>[שדה נוסף 1]</w:t>
          </w:r>
        </w:p>
      </w:docPartBody>
    </w:docPart>
    <w:docPart>
      <w:docPartPr>
        <w:name w:val="6C47E7DCBAFB44E8BF67035767FA4954"/>
        <w:category>
          <w:name w:val="כללי"/>
          <w:gallery w:val="placeholder"/>
        </w:category>
        <w:types>
          <w:type w:val="bbPlcHdr"/>
        </w:types>
        <w:behaviors>
          <w:behavior w:val="content"/>
        </w:behaviors>
        <w:guid w:val="{86CDD4B7-F3D0-404E-8487-0ECB8ED324FB}"/>
      </w:docPartPr>
      <w:docPartBody>
        <w:p w:rsidR="00F14AAB" w:rsidRDefault="00F14AAB" w:rsidP="00F14AAB">
          <w:pPr>
            <w:pStyle w:val="6C47E7DCBAFB44E8BF67035767FA4954"/>
          </w:pPr>
          <w:r w:rsidRPr="00270301">
            <w:rPr>
              <w:rStyle w:val="a3"/>
              <w:rtl/>
            </w:rPr>
            <w:t>[סוג מדד כותרת]</w:t>
          </w:r>
        </w:p>
      </w:docPartBody>
    </w:docPart>
    <w:docPart>
      <w:docPartPr>
        <w:name w:val="B5036DB9C6B04A7DAE6BE12D5340963E"/>
        <w:category>
          <w:name w:val="כללי"/>
          <w:gallery w:val="placeholder"/>
        </w:category>
        <w:types>
          <w:type w:val="bbPlcHdr"/>
        </w:types>
        <w:behaviors>
          <w:behavior w:val="content"/>
        </w:behaviors>
        <w:guid w:val="{8068E453-9960-486C-9D24-2D1AD7210F86}"/>
      </w:docPartPr>
      <w:docPartBody>
        <w:p w:rsidR="00F14AAB" w:rsidRDefault="00F14AAB" w:rsidP="00F14AAB">
          <w:pPr>
            <w:pStyle w:val="B5036DB9C6B04A7DAE6BE12D5340963E"/>
          </w:pPr>
          <w:r w:rsidRPr="00270301">
            <w:rPr>
              <w:rStyle w:val="a3"/>
              <w:rtl/>
            </w:rPr>
            <w:t>[מדד בגין/ידוע - כותרת]</w:t>
          </w:r>
        </w:p>
      </w:docPartBody>
    </w:docPart>
    <w:docPart>
      <w:docPartPr>
        <w:name w:val="103A86A3B2C447189DCB277CC62BB40E"/>
        <w:category>
          <w:name w:val="כללי"/>
          <w:gallery w:val="placeholder"/>
        </w:category>
        <w:types>
          <w:type w:val="bbPlcHdr"/>
        </w:types>
        <w:behaviors>
          <w:behavior w:val="content"/>
        </w:behaviors>
        <w:guid w:val="{76B36AAE-0672-4495-B392-F93E03B14F7E}"/>
      </w:docPartPr>
      <w:docPartBody>
        <w:p w:rsidR="00F14AAB" w:rsidRDefault="00F14AAB" w:rsidP="00F14AAB">
          <w:pPr>
            <w:pStyle w:val="103A86A3B2C447189DCB277CC62BB40E"/>
          </w:pPr>
          <w:r w:rsidRPr="00270301">
            <w:rPr>
              <w:rStyle w:val="a3"/>
              <w:rtl/>
            </w:rPr>
            <w:t>[מדד בסיס]</w:t>
          </w:r>
        </w:p>
      </w:docPartBody>
    </w:docPart>
    <w:docPart>
      <w:docPartPr>
        <w:name w:val="D859EF29CD354A918D5B2672869927B5"/>
        <w:category>
          <w:name w:val="כללי"/>
          <w:gallery w:val="placeholder"/>
        </w:category>
        <w:types>
          <w:type w:val="bbPlcHdr"/>
        </w:types>
        <w:behaviors>
          <w:behavior w:val="content"/>
        </w:behaviors>
        <w:guid w:val="{96E16992-F6B5-4A2A-8D2D-E036AF2042A4}"/>
      </w:docPartPr>
      <w:docPartBody>
        <w:p w:rsidR="00F14AAB" w:rsidRDefault="00F14AAB" w:rsidP="00F14AAB">
          <w:pPr>
            <w:pStyle w:val="D859EF29CD354A918D5B2672869927B5"/>
          </w:pPr>
          <w:r w:rsidRPr="00270301">
            <w:rPr>
              <w:rStyle w:val="a3"/>
              <w:rtl/>
            </w:rPr>
            <w:t>[נקודות מדד]</w:t>
          </w:r>
        </w:p>
      </w:docPartBody>
    </w:docPart>
    <w:docPart>
      <w:docPartPr>
        <w:name w:val="90D5C92E03A547C08D9F4632C4E495F0"/>
        <w:category>
          <w:name w:val="כללי"/>
          <w:gallery w:val="placeholder"/>
        </w:category>
        <w:types>
          <w:type w:val="bbPlcHdr"/>
        </w:types>
        <w:behaviors>
          <w:behavior w:val="content"/>
        </w:behaviors>
        <w:guid w:val="{5AF5681E-5F49-4775-B2CD-854BFF4B9C2F}"/>
      </w:docPartPr>
      <w:docPartBody>
        <w:p w:rsidR="00F14AAB" w:rsidRDefault="00F14AAB">
          <w:r w:rsidRPr="00B747E7">
            <w:rPr>
              <w:rStyle w:val="a3"/>
              <w:rtl/>
            </w:rPr>
            <w:t>[רשות מקומית]</w:t>
          </w:r>
        </w:p>
      </w:docPartBody>
    </w:docPart>
    <w:docPart>
      <w:docPartPr>
        <w:name w:val="4470821FFA46440EB8DC4AAAD7D21C02"/>
        <w:category>
          <w:name w:val="כללי"/>
          <w:gallery w:val="placeholder"/>
        </w:category>
        <w:types>
          <w:type w:val="bbPlcHdr"/>
        </w:types>
        <w:behaviors>
          <w:behavior w:val="content"/>
        </w:behaviors>
        <w:guid w:val="{EF676AC3-5B77-451F-8F98-9EEAE16A2213}"/>
      </w:docPartPr>
      <w:docPartBody>
        <w:p w:rsidR="00F14AAB" w:rsidRDefault="00F14AAB">
          <w:r w:rsidRPr="00B747E7">
            <w:rPr>
              <w:rStyle w:val="a3"/>
              <w:rtl/>
            </w:rPr>
            <w:t>[היקף החוזה/נתוני עלות]</w:t>
          </w:r>
        </w:p>
      </w:docPartBody>
    </w:docPart>
    <w:docPart>
      <w:docPartPr>
        <w:name w:val="4E129FF625474F19AE3737064CD0A35F"/>
        <w:category>
          <w:name w:val="כללי"/>
          <w:gallery w:val="placeholder"/>
        </w:category>
        <w:types>
          <w:type w:val="bbPlcHdr"/>
        </w:types>
        <w:behaviors>
          <w:behavior w:val="content"/>
        </w:behaviors>
        <w:guid w:val="{71D8F249-FFDB-4BAE-97CC-4EF770109113}"/>
      </w:docPartPr>
      <w:docPartBody>
        <w:p w:rsidR="00F14AAB" w:rsidRDefault="00F14AAB">
          <w:r w:rsidRPr="00B747E7">
            <w:rPr>
              <w:rStyle w:val="a3"/>
              <w:rtl/>
            </w:rPr>
            <w:t>[שם מטבע]</w:t>
          </w:r>
        </w:p>
      </w:docPartBody>
    </w:docPart>
    <w:docPart>
      <w:docPartPr>
        <w:name w:val="3A735357B2F4401C87DF2E2CE2EDC618"/>
        <w:category>
          <w:name w:val="כללי"/>
          <w:gallery w:val="placeholder"/>
        </w:category>
        <w:types>
          <w:type w:val="bbPlcHdr"/>
        </w:types>
        <w:behaviors>
          <w:behavior w:val="content"/>
        </w:behaviors>
        <w:guid w:val="{58E29F77-A17B-4C9E-8859-735F0DD25210}"/>
      </w:docPartPr>
      <w:docPartBody>
        <w:p w:rsidR="00F14AAB" w:rsidRDefault="00F14AAB" w:rsidP="00F14AAB">
          <w:pPr>
            <w:pStyle w:val="3A735357B2F4401C87DF2E2CE2EDC618"/>
          </w:pPr>
          <w:r w:rsidRPr="00270301">
            <w:rPr>
              <w:rStyle w:val="a3"/>
              <w:rtl/>
            </w:rPr>
            <w:t>[אחוז השתתפות צד א]</w:t>
          </w:r>
        </w:p>
      </w:docPartBody>
    </w:docPart>
    <w:docPart>
      <w:docPartPr>
        <w:name w:val="5344B542B5754B0A999DA98E451F844B"/>
        <w:category>
          <w:name w:val="כללי"/>
          <w:gallery w:val="placeholder"/>
        </w:category>
        <w:types>
          <w:type w:val="bbPlcHdr"/>
        </w:types>
        <w:behaviors>
          <w:behavior w:val="content"/>
        </w:behaviors>
        <w:guid w:val="{7E4E499C-7B43-47E6-8B79-0BDF33C1349B}"/>
      </w:docPartPr>
      <w:docPartBody>
        <w:p w:rsidR="00F14AAB" w:rsidRDefault="00F14AAB" w:rsidP="00F14AAB">
          <w:pPr>
            <w:pStyle w:val="5344B542B5754B0A999DA98E451F844B"/>
          </w:pPr>
          <w:r w:rsidRPr="0027244C">
            <w:rPr>
              <w:rStyle w:val="a3"/>
              <w:rtl/>
            </w:rPr>
            <w:t>[צד א בחוזה]</w:t>
          </w:r>
        </w:p>
      </w:docPartBody>
    </w:docPart>
    <w:docPart>
      <w:docPartPr>
        <w:name w:val="5C3164E7696A4878A25903C84FD32A7B"/>
        <w:category>
          <w:name w:val="כללי"/>
          <w:gallery w:val="placeholder"/>
        </w:category>
        <w:types>
          <w:type w:val="bbPlcHdr"/>
        </w:types>
        <w:behaviors>
          <w:behavior w:val="content"/>
        </w:behaviors>
        <w:guid w:val="{73644CB6-EDF2-47B4-82DC-CAD6E09A3F4C}"/>
      </w:docPartPr>
      <w:docPartBody>
        <w:p w:rsidR="00F14AAB" w:rsidRDefault="00F14AAB" w:rsidP="00F14AAB">
          <w:pPr>
            <w:pStyle w:val="5C3164E7696A4878A25903C84FD32A7B"/>
          </w:pPr>
          <w:r w:rsidRPr="003059F5">
            <w:rPr>
              <w:rStyle w:val="a3"/>
              <w:rtl/>
            </w:rPr>
            <w:t>[שם ספק]</w:t>
          </w:r>
        </w:p>
      </w:docPartBody>
    </w:docPart>
    <w:docPart>
      <w:docPartPr>
        <w:name w:val="5431D8318DE54E3881313518975AE2E8"/>
        <w:category>
          <w:name w:val="כללי"/>
          <w:gallery w:val="placeholder"/>
        </w:category>
        <w:types>
          <w:type w:val="bbPlcHdr"/>
        </w:types>
        <w:behaviors>
          <w:behavior w:val="content"/>
        </w:behaviors>
        <w:guid w:val="{DAFCF4C7-727C-4FCB-8626-98F73798FD05}"/>
      </w:docPartPr>
      <w:docPartBody>
        <w:p w:rsidR="00F14AAB" w:rsidRDefault="00F14AAB" w:rsidP="00F14AAB">
          <w:pPr>
            <w:pStyle w:val="5431D8318DE54E3881313518975AE2E8"/>
          </w:pPr>
          <w:r w:rsidRPr="0027244C">
            <w:rPr>
              <w:rStyle w:val="a3"/>
              <w:rtl/>
            </w:rPr>
            <w:t>[צד א בחוזה]</w:t>
          </w:r>
        </w:p>
      </w:docPartBody>
    </w:docPart>
    <w:docPart>
      <w:docPartPr>
        <w:name w:val="5F13FBDB1EBD43ACB65AF88CD2CD9AA4"/>
        <w:category>
          <w:name w:val="כללי"/>
          <w:gallery w:val="placeholder"/>
        </w:category>
        <w:types>
          <w:type w:val="bbPlcHdr"/>
        </w:types>
        <w:behaviors>
          <w:behavior w:val="content"/>
        </w:behaviors>
        <w:guid w:val="{146B7372-67B9-40A5-8AC9-5308AC6E79C8}"/>
      </w:docPartPr>
      <w:docPartBody>
        <w:p w:rsidR="00F14AAB" w:rsidRDefault="00F14AAB">
          <w:r w:rsidRPr="00B747E7">
            <w:rPr>
              <w:rStyle w:val="a3"/>
              <w:rtl/>
            </w:rPr>
            <w:t>[שם ספק]</w:t>
          </w:r>
        </w:p>
      </w:docPartBody>
    </w:docPart>
    <w:docPart>
      <w:docPartPr>
        <w:name w:val="E0316F75536F4E68B51B142CC8245398"/>
        <w:category>
          <w:name w:val="כללי"/>
          <w:gallery w:val="placeholder"/>
        </w:category>
        <w:types>
          <w:type w:val="bbPlcHdr"/>
        </w:types>
        <w:behaviors>
          <w:behavior w:val="content"/>
        </w:behaviors>
        <w:guid w:val="{ABD4ADCA-9FBF-42A8-A2AD-468822E114CD}"/>
      </w:docPartPr>
      <w:docPartBody>
        <w:p w:rsidR="00F14AAB" w:rsidRDefault="00F14AAB">
          <w:r w:rsidRPr="00B747E7">
            <w:rPr>
              <w:rStyle w:val="a3"/>
              <w:rtl/>
            </w:rPr>
            <w:t>[תאריך חתימת חוזה]</w:t>
          </w:r>
        </w:p>
      </w:docPartBody>
    </w:docPart>
    <w:docPart>
      <w:docPartPr>
        <w:name w:val="DD64D30360784CE18C0DE2F2A5933F82"/>
        <w:category>
          <w:name w:val="כללי"/>
          <w:gallery w:val="placeholder"/>
        </w:category>
        <w:types>
          <w:type w:val="bbPlcHdr"/>
        </w:types>
        <w:behaviors>
          <w:behavior w:val="content"/>
        </w:behaviors>
        <w:guid w:val="{E28DB227-26CB-4432-B5DC-344174C45433}"/>
      </w:docPartPr>
      <w:docPartBody>
        <w:p w:rsidR="00F14AAB" w:rsidRDefault="00F14AAB">
          <w:r w:rsidRPr="00B747E7">
            <w:rPr>
              <w:rStyle w:val="a3"/>
              <w:rtl/>
            </w:rPr>
            <w:t>[שם הפרויקט]</w:t>
          </w:r>
        </w:p>
      </w:docPartBody>
    </w:docPart>
    <w:docPart>
      <w:docPartPr>
        <w:name w:val="9BBB0B8800A3423F8318E5743E6E5377"/>
        <w:category>
          <w:name w:val="כללי"/>
          <w:gallery w:val="placeholder"/>
        </w:category>
        <w:types>
          <w:type w:val="bbPlcHdr"/>
        </w:types>
        <w:behaviors>
          <w:behavior w:val="content"/>
        </w:behaviors>
        <w:guid w:val="{03674BEA-9C0B-4CC8-ABEA-40A556FC0E42}"/>
      </w:docPartPr>
      <w:docPartBody>
        <w:p w:rsidR="00F14AAB" w:rsidRDefault="00F14AAB">
          <w:r w:rsidRPr="00B747E7">
            <w:rPr>
              <w:rStyle w:val="a3"/>
              <w:rtl/>
            </w:rPr>
            <w:t>[שם אתר]</w:t>
          </w:r>
        </w:p>
      </w:docPartBody>
    </w:docPart>
    <w:docPart>
      <w:docPartPr>
        <w:name w:val="353AD82A28A24870A6DB2DF489DC3A79"/>
        <w:category>
          <w:name w:val="כללי"/>
          <w:gallery w:val="placeholder"/>
        </w:category>
        <w:types>
          <w:type w:val="bbPlcHdr"/>
        </w:types>
        <w:behaviors>
          <w:behavior w:val="content"/>
        </w:behaviors>
        <w:guid w:val="{5EE8A175-0051-4CE8-8B48-77F8C0A38071}"/>
      </w:docPartPr>
      <w:docPartBody>
        <w:p w:rsidR="00F14AAB" w:rsidRDefault="00F14AAB">
          <w:r w:rsidRPr="00B747E7">
            <w:rPr>
              <w:rStyle w:val="a3"/>
              <w:rtl/>
            </w:rPr>
            <w:t>[צד א בחוזה]</w:t>
          </w:r>
        </w:p>
      </w:docPartBody>
    </w:docPart>
    <w:docPart>
      <w:docPartPr>
        <w:name w:val="1DA959507CA64BD1AD9370D04403468A"/>
        <w:category>
          <w:name w:val="כללי"/>
          <w:gallery w:val="placeholder"/>
        </w:category>
        <w:types>
          <w:type w:val="bbPlcHdr"/>
        </w:types>
        <w:behaviors>
          <w:behavior w:val="content"/>
        </w:behaviors>
        <w:guid w:val="{DFDA98D8-8308-4B38-9B22-968038D13C6A}"/>
      </w:docPartPr>
      <w:docPartBody>
        <w:p w:rsidR="00F14AAB" w:rsidRDefault="00F14AAB">
          <w:r w:rsidRPr="00B747E7">
            <w:rPr>
              <w:rStyle w:val="a3"/>
              <w:rtl/>
            </w:rPr>
            <w:t>[שם אתר]</w:t>
          </w:r>
        </w:p>
      </w:docPartBody>
    </w:docPart>
    <w:docPart>
      <w:docPartPr>
        <w:name w:val="A9AF9C1D1CEC4B95ABDE6F39AA6F66FE"/>
        <w:category>
          <w:name w:val="כללי"/>
          <w:gallery w:val="placeholder"/>
        </w:category>
        <w:types>
          <w:type w:val="bbPlcHdr"/>
        </w:types>
        <w:behaviors>
          <w:behavior w:val="content"/>
        </w:behaviors>
        <w:guid w:val="{3FF2DFE9-508E-475C-A84C-0D6A47AEB00B}"/>
      </w:docPartPr>
      <w:docPartBody>
        <w:p w:rsidR="00F14AAB" w:rsidRDefault="00F14AAB">
          <w:r w:rsidRPr="00B747E7">
            <w:rPr>
              <w:rStyle w:val="a3"/>
              <w:rtl/>
            </w:rPr>
            <w:t>[תאריך חתימת חוזה]</w:t>
          </w:r>
        </w:p>
      </w:docPartBody>
    </w:docPart>
    <w:docPart>
      <w:docPartPr>
        <w:name w:val="7E0DFF63DDEA4DB1921AE2D0D8ABA019"/>
        <w:category>
          <w:name w:val="כללי"/>
          <w:gallery w:val="placeholder"/>
        </w:category>
        <w:types>
          <w:type w:val="bbPlcHdr"/>
        </w:types>
        <w:behaviors>
          <w:behavior w:val="content"/>
        </w:behaviors>
        <w:guid w:val="{81061F99-CC8F-4425-872C-9E6E9F18265E}"/>
      </w:docPartPr>
      <w:docPartBody>
        <w:p w:rsidR="00F14AAB" w:rsidRDefault="00F14AAB">
          <w:r w:rsidRPr="00B747E7">
            <w:rPr>
              <w:rStyle w:val="a3"/>
              <w:rtl/>
            </w:rPr>
            <w:t>[צד א בחוזה]</w:t>
          </w:r>
        </w:p>
      </w:docPartBody>
    </w:docPart>
    <w:docPart>
      <w:docPartPr>
        <w:name w:val="3847880E1F70456097F2F624018F801B"/>
        <w:category>
          <w:name w:val="כללי"/>
          <w:gallery w:val="placeholder"/>
        </w:category>
        <w:types>
          <w:type w:val="bbPlcHdr"/>
        </w:types>
        <w:behaviors>
          <w:behavior w:val="content"/>
        </w:behaviors>
        <w:guid w:val="{F2BD3FEB-6931-4013-A1E5-22E23464B50A}"/>
      </w:docPartPr>
      <w:docPartBody>
        <w:p w:rsidR="00F14AAB" w:rsidRDefault="00F14AAB">
          <w:r w:rsidRPr="00B747E7">
            <w:rPr>
              <w:rStyle w:val="a3"/>
              <w:rtl/>
            </w:rPr>
            <w:t>[שם אתר]</w:t>
          </w:r>
        </w:p>
      </w:docPartBody>
    </w:docPart>
    <w:docPart>
      <w:docPartPr>
        <w:name w:val="44FA1102FF78424A8960CA5AA22468A2"/>
        <w:category>
          <w:name w:val="כללי"/>
          <w:gallery w:val="placeholder"/>
        </w:category>
        <w:types>
          <w:type w:val="bbPlcHdr"/>
        </w:types>
        <w:behaviors>
          <w:behavior w:val="content"/>
        </w:behaviors>
        <w:guid w:val="{104AF4FA-717A-43CE-A3CD-5B06A0FC1B75}"/>
      </w:docPartPr>
      <w:docPartBody>
        <w:p w:rsidR="00F14AAB" w:rsidRDefault="00F14AAB">
          <w:r w:rsidRPr="00B747E7">
            <w:rPr>
              <w:rStyle w:val="a3"/>
              <w:rtl/>
            </w:rPr>
            <w:t>[שם אתר]</w:t>
          </w:r>
        </w:p>
      </w:docPartBody>
    </w:docPart>
    <w:docPart>
      <w:docPartPr>
        <w:name w:val="9B736C2CF2AB47FF9C097A39755F3087"/>
        <w:category>
          <w:name w:val="כללי"/>
          <w:gallery w:val="placeholder"/>
        </w:category>
        <w:types>
          <w:type w:val="bbPlcHdr"/>
        </w:types>
        <w:behaviors>
          <w:behavior w:val="content"/>
        </w:behaviors>
        <w:guid w:val="{EBB87855-4A6A-4010-8039-B43F7F69BA73}"/>
      </w:docPartPr>
      <w:docPartBody>
        <w:p w:rsidR="00F14AAB" w:rsidRDefault="00F14AAB">
          <w:r w:rsidRPr="00B747E7">
            <w:rPr>
              <w:rStyle w:val="a3"/>
              <w:rtl/>
            </w:rPr>
            <w:t>[שם ספק]</w:t>
          </w:r>
        </w:p>
      </w:docPartBody>
    </w:docPart>
    <w:docPart>
      <w:docPartPr>
        <w:name w:val="3693E7D64992411CA69E6BC0F59EB851"/>
        <w:category>
          <w:name w:val="כללי"/>
          <w:gallery w:val="placeholder"/>
        </w:category>
        <w:types>
          <w:type w:val="bbPlcHdr"/>
        </w:types>
        <w:behaviors>
          <w:behavior w:val="content"/>
        </w:behaviors>
        <w:guid w:val="{F53B166B-1DF7-4F02-A39E-B3286E373B32}"/>
      </w:docPartPr>
      <w:docPartBody>
        <w:p w:rsidR="00F14AAB" w:rsidRDefault="00F14AAB">
          <w:r w:rsidRPr="00B747E7">
            <w:rPr>
              <w:rStyle w:val="a3"/>
              <w:rtl/>
            </w:rPr>
            <w:t>[שם ספק]</w:t>
          </w:r>
        </w:p>
      </w:docPartBody>
    </w:docPart>
    <w:docPart>
      <w:docPartPr>
        <w:name w:val="E766EDA500D441F2851ABE1C7070169F"/>
        <w:category>
          <w:name w:val="כללי"/>
          <w:gallery w:val="placeholder"/>
        </w:category>
        <w:types>
          <w:type w:val="bbPlcHdr"/>
        </w:types>
        <w:behaviors>
          <w:behavior w:val="content"/>
        </w:behaviors>
        <w:guid w:val="{F4ADB505-E881-4760-AB9A-2A1FE12407DD}"/>
      </w:docPartPr>
      <w:docPartBody>
        <w:p w:rsidR="00F14AAB" w:rsidRDefault="00F14AAB">
          <w:r w:rsidRPr="00B747E7">
            <w:rPr>
              <w:rStyle w:val="a3"/>
              <w:rtl/>
            </w:rPr>
            <w:t>[שם הפרויקט]</w:t>
          </w:r>
        </w:p>
      </w:docPartBody>
    </w:docPart>
    <w:docPart>
      <w:docPartPr>
        <w:name w:val="3C1CED3C9BCD4F1DB8932356A4D9E283"/>
        <w:category>
          <w:name w:val="כללי"/>
          <w:gallery w:val="placeholder"/>
        </w:category>
        <w:types>
          <w:type w:val="bbPlcHdr"/>
        </w:types>
        <w:behaviors>
          <w:behavior w:val="content"/>
        </w:behaviors>
        <w:guid w:val="{977FB16B-59FE-4EA1-8A8B-7EFF8B35DB42}"/>
      </w:docPartPr>
      <w:docPartBody>
        <w:p w:rsidR="00F14AAB" w:rsidRDefault="00F14AAB">
          <w:r w:rsidRPr="00B747E7">
            <w:rPr>
              <w:rStyle w:val="a3"/>
              <w:rtl/>
            </w:rPr>
            <w:t>[סוג מדד כותרת]</w:t>
          </w:r>
        </w:p>
      </w:docPartBody>
    </w:docPart>
    <w:docPart>
      <w:docPartPr>
        <w:name w:val="390DD7D6EFEC4432A9A82E052AD8019D"/>
        <w:category>
          <w:name w:val="כללי"/>
          <w:gallery w:val="placeholder"/>
        </w:category>
        <w:types>
          <w:type w:val="bbPlcHdr"/>
        </w:types>
        <w:behaviors>
          <w:behavior w:val="content"/>
        </w:behaviors>
        <w:guid w:val="{841A78FF-E0A1-4ACC-8626-D52E6AA8EB02}"/>
      </w:docPartPr>
      <w:docPartBody>
        <w:p w:rsidR="00F14AAB" w:rsidRDefault="00F14AAB">
          <w:r w:rsidRPr="00B747E7">
            <w:rPr>
              <w:rStyle w:val="a3"/>
              <w:rtl/>
            </w:rPr>
            <w:t>[מדד בגין/ידוע - כותרת]</w:t>
          </w:r>
        </w:p>
      </w:docPartBody>
    </w:docPart>
    <w:docPart>
      <w:docPartPr>
        <w:name w:val="0EC8AFB8C2644569944A7741F2FE5C0D"/>
        <w:category>
          <w:name w:val="כללי"/>
          <w:gallery w:val="placeholder"/>
        </w:category>
        <w:types>
          <w:type w:val="bbPlcHdr"/>
        </w:types>
        <w:behaviors>
          <w:behavior w:val="content"/>
        </w:behaviors>
        <w:guid w:val="{0F346D8F-E651-45D0-9952-93EE27CF4497}"/>
      </w:docPartPr>
      <w:docPartBody>
        <w:p w:rsidR="00F14AAB" w:rsidRDefault="00F14AAB">
          <w:r w:rsidRPr="00B747E7">
            <w:rPr>
              <w:rStyle w:val="a3"/>
              <w:rtl/>
            </w:rPr>
            <w:t>[מדד בסיס]</w:t>
          </w:r>
        </w:p>
      </w:docPartBody>
    </w:docPart>
    <w:docPart>
      <w:docPartPr>
        <w:name w:val="15270A8535FE4FBE87B7CCAE0B0E39BF"/>
        <w:category>
          <w:name w:val="כללי"/>
          <w:gallery w:val="placeholder"/>
        </w:category>
        <w:types>
          <w:type w:val="bbPlcHdr"/>
        </w:types>
        <w:behaviors>
          <w:behavior w:val="content"/>
        </w:behaviors>
        <w:guid w:val="{CB224F7B-9375-46B1-B2C0-C8B675258D95}"/>
      </w:docPartPr>
      <w:docPartBody>
        <w:p w:rsidR="00F14AAB" w:rsidRDefault="00F14AAB">
          <w:r w:rsidRPr="00B747E7">
            <w:rPr>
              <w:rStyle w:val="a3"/>
              <w:rtl/>
            </w:rPr>
            <w:t>[נקודות מדד]</w:t>
          </w:r>
        </w:p>
      </w:docPartBody>
    </w:docPart>
    <w:docPart>
      <w:docPartPr>
        <w:name w:val="35E4251D2A874369BCA7E3D33AE8DA8B"/>
        <w:category>
          <w:name w:val="כללי"/>
          <w:gallery w:val="placeholder"/>
        </w:category>
        <w:types>
          <w:type w:val="bbPlcHdr"/>
        </w:types>
        <w:behaviors>
          <w:behavior w:val="content"/>
        </w:behaviors>
        <w:guid w:val="{F03D1260-35B1-4AAD-946C-C902B317665D}"/>
      </w:docPartPr>
      <w:docPartBody>
        <w:p w:rsidR="00F14AAB" w:rsidRDefault="00F14AAB">
          <w:r w:rsidRPr="00B747E7">
            <w:rPr>
              <w:rStyle w:val="a3"/>
              <w:rtl/>
            </w:rPr>
            <w:t>[שם הפרויקט]</w:t>
          </w:r>
        </w:p>
      </w:docPartBody>
    </w:docPart>
    <w:docPart>
      <w:docPartPr>
        <w:name w:val="25ED5A29456142D2A94D083DE1EDEECF"/>
        <w:category>
          <w:name w:val="כללי"/>
          <w:gallery w:val="placeholder"/>
        </w:category>
        <w:types>
          <w:type w:val="bbPlcHdr"/>
        </w:types>
        <w:behaviors>
          <w:behavior w:val="content"/>
        </w:behaviors>
        <w:guid w:val="{D919C643-6E4B-4E2D-8491-9F549ED8F4A8}"/>
      </w:docPartPr>
      <w:docPartBody>
        <w:p w:rsidR="00F14AAB" w:rsidRDefault="00F14AAB" w:rsidP="00F14AAB">
          <w:pPr>
            <w:pStyle w:val="25ED5A29456142D2A94D083DE1EDEECF"/>
          </w:pPr>
          <w:r w:rsidRPr="00B747E7">
            <w:rPr>
              <w:rStyle w:val="a3"/>
              <w:rtl/>
            </w:rPr>
            <w:t>[סוג מדד כותרת]</w:t>
          </w:r>
        </w:p>
      </w:docPartBody>
    </w:docPart>
    <w:docPart>
      <w:docPartPr>
        <w:name w:val="7E8A03CED1934F9882350454A591A580"/>
        <w:category>
          <w:name w:val="כללי"/>
          <w:gallery w:val="placeholder"/>
        </w:category>
        <w:types>
          <w:type w:val="bbPlcHdr"/>
        </w:types>
        <w:behaviors>
          <w:behavior w:val="content"/>
        </w:behaviors>
        <w:guid w:val="{0D22FA5B-E9F8-4007-912C-9ACF46A65EF4}"/>
      </w:docPartPr>
      <w:docPartBody>
        <w:p w:rsidR="00F14AAB" w:rsidRDefault="00F14AAB" w:rsidP="00F14AAB">
          <w:pPr>
            <w:pStyle w:val="7E8A03CED1934F9882350454A591A580"/>
          </w:pPr>
          <w:r w:rsidRPr="00B747E7">
            <w:rPr>
              <w:rStyle w:val="a3"/>
              <w:rtl/>
            </w:rPr>
            <w:t>[מדד בגין/ידוע - כותרת]</w:t>
          </w:r>
        </w:p>
      </w:docPartBody>
    </w:docPart>
    <w:docPart>
      <w:docPartPr>
        <w:name w:val="A4619D71C3CD4CA1BD69C14BDA254E44"/>
        <w:category>
          <w:name w:val="כללי"/>
          <w:gallery w:val="placeholder"/>
        </w:category>
        <w:types>
          <w:type w:val="bbPlcHdr"/>
        </w:types>
        <w:behaviors>
          <w:behavior w:val="content"/>
        </w:behaviors>
        <w:guid w:val="{361C6118-5F55-44B9-B123-534D3A6FA42E}"/>
      </w:docPartPr>
      <w:docPartBody>
        <w:p w:rsidR="00F14AAB" w:rsidRDefault="00F14AAB" w:rsidP="00F14AAB">
          <w:pPr>
            <w:pStyle w:val="A4619D71C3CD4CA1BD69C14BDA254E44"/>
          </w:pPr>
          <w:r w:rsidRPr="00B747E7">
            <w:rPr>
              <w:rStyle w:val="a3"/>
              <w:rtl/>
            </w:rPr>
            <w:t>[מדד בסיס]</w:t>
          </w:r>
        </w:p>
      </w:docPartBody>
    </w:docPart>
    <w:docPart>
      <w:docPartPr>
        <w:name w:val="22E994D1002049A4A8AD2504B137F035"/>
        <w:category>
          <w:name w:val="כללי"/>
          <w:gallery w:val="placeholder"/>
        </w:category>
        <w:types>
          <w:type w:val="bbPlcHdr"/>
        </w:types>
        <w:behaviors>
          <w:behavior w:val="content"/>
        </w:behaviors>
        <w:guid w:val="{E34CE423-9155-4136-9FFF-836368718B31}"/>
      </w:docPartPr>
      <w:docPartBody>
        <w:p w:rsidR="00F14AAB" w:rsidRDefault="00F14AAB" w:rsidP="00F14AAB">
          <w:pPr>
            <w:pStyle w:val="22E994D1002049A4A8AD2504B137F035"/>
          </w:pPr>
          <w:r w:rsidRPr="00B747E7">
            <w:rPr>
              <w:rStyle w:val="a3"/>
              <w:rtl/>
            </w:rPr>
            <w:t>[נקודות מדד]</w:t>
          </w:r>
        </w:p>
      </w:docPartBody>
    </w:docPart>
    <w:docPart>
      <w:docPartPr>
        <w:name w:val="A07761CF87D24519ADE3B013629A358E"/>
        <w:category>
          <w:name w:val="כללי"/>
          <w:gallery w:val="placeholder"/>
        </w:category>
        <w:types>
          <w:type w:val="bbPlcHdr"/>
        </w:types>
        <w:behaviors>
          <w:behavior w:val="content"/>
        </w:behaviors>
        <w:guid w:val="{6A8E25C4-D9B0-4921-AA66-E0C31F22C186}"/>
      </w:docPartPr>
      <w:docPartBody>
        <w:p w:rsidR="00F14AAB" w:rsidRDefault="00F14AAB">
          <w:r w:rsidRPr="00B747E7">
            <w:rPr>
              <w:rStyle w:val="a3"/>
              <w:rtl/>
            </w:rPr>
            <w:t>[שם הפרויקט]</w:t>
          </w:r>
        </w:p>
      </w:docPartBody>
    </w:docPart>
    <w:docPart>
      <w:docPartPr>
        <w:name w:val="8F6C341BB54D4D66BDBED3CEB8652A72"/>
        <w:category>
          <w:name w:val="כללי"/>
          <w:gallery w:val="placeholder"/>
        </w:category>
        <w:types>
          <w:type w:val="bbPlcHdr"/>
        </w:types>
        <w:behaviors>
          <w:behavior w:val="content"/>
        </w:behaviors>
        <w:guid w:val="{C8CFE8D3-A4CA-4E78-8D6A-A2D0343EA4DB}"/>
      </w:docPartPr>
      <w:docPartBody>
        <w:p w:rsidR="00F14AAB" w:rsidRDefault="00F14AAB" w:rsidP="00F14AAB">
          <w:pPr>
            <w:pStyle w:val="8F6C341BB54D4D66BDBED3CEB8652A72"/>
          </w:pPr>
          <w:r w:rsidRPr="00B747E7">
            <w:rPr>
              <w:rStyle w:val="a3"/>
              <w:rtl/>
            </w:rPr>
            <w:t>[סוג מדד כותרת]</w:t>
          </w:r>
        </w:p>
      </w:docPartBody>
    </w:docPart>
    <w:docPart>
      <w:docPartPr>
        <w:name w:val="F9BF23AF95694D878D5C1A2BDFFEEFA2"/>
        <w:category>
          <w:name w:val="כללי"/>
          <w:gallery w:val="placeholder"/>
        </w:category>
        <w:types>
          <w:type w:val="bbPlcHdr"/>
        </w:types>
        <w:behaviors>
          <w:behavior w:val="content"/>
        </w:behaviors>
        <w:guid w:val="{BB130901-3650-4630-B70F-2A50ADEC7FE7}"/>
      </w:docPartPr>
      <w:docPartBody>
        <w:p w:rsidR="00F14AAB" w:rsidRDefault="00F14AAB" w:rsidP="00F14AAB">
          <w:pPr>
            <w:pStyle w:val="F9BF23AF95694D878D5C1A2BDFFEEFA2"/>
          </w:pPr>
          <w:r w:rsidRPr="00B747E7">
            <w:rPr>
              <w:rStyle w:val="a3"/>
              <w:rtl/>
            </w:rPr>
            <w:t>[מדד בגין/ידוע - כותרת]</w:t>
          </w:r>
        </w:p>
      </w:docPartBody>
    </w:docPart>
    <w:docPart>
      <w:docPartPr>
        <w:name w:val="6114CAB1F9984323BBC2601C4761272D"/>
        <w:category>
          <w:name w:val="כללי"/>
          <w:gallery w:val="placeholder"/>
        </w:category>
        <w:types>
          <w:type w:val="bbPlcHdr"/>
        </w:types>
        <w:behaviors>
          <w:behavior w:val="content"/>
        </w:behaviors>
        <w:guid w:val="{B1D8E156-5CD0-48B4-8452-2E9C3777EF52}"/>
      </w:docPartPr>
      <w:docPartBody>
        <w:p w:rsidR="00F14AAB" w:rsidRDefault="00F14AAB" w:rsidP="00F14AAB">
          <w:pPr>
            <w:pStyle w:val="6114CAB1F9984323BBC2601C4761272D"/>
          </w:pPr>
          <w:r w:rsidRPr="00B747E7">
            <w:rPr>
              <w:rStyle w:val="a3"/>
              <w:rtl/>
            </w:rPr>
            <w:t>[מדד בסיס]</w:t>
          </w:r>
        </w:p>
      </w:docPartBody>
    </w:docPart>
    <w:docPart>
      <w:docPartPr>
        <w:name w:val="4D1FFA1590424E2BB546A77D4240CE31"/>
        <w:category>
          <w:name w:val="כללי"/>
          <w:gallery w:val="placeholder"/>
        </w:category>
        <w:types>
          <w:type w:val="bbPlcHdr"/>
        </w:types>
        <w:behaviors>
          <w:behavior w:val="content"/>
        </w:behaviors>
        <w:guid w:val="{0EACBCA6-F5EA-4C86-838D-E53820388B92}"/>
      </w:docPartPr>
      <w:docPartBody>
        <w:p w:rsidR="00F14AAB" w:rsidRDefault="00F14AAB" w:rsidP="00F14AAB">
          <w:pPr>
            <w:pStyle w:val="4D1FFA1590424E2BB546A77D4240CE31"/>
          </w:pPr>
          <w:r w:rsidRPr="00B747E7">
            <w:rPr>
              <w:rStyle w:val="a3"/>
              <w:rtl/>
            </w:rPr>
            <w:t>[נקודות מדד]</w:t>
          </w:r>
        </w:p>
      </w:docPartBody>
    </w:docPart>
    <w:docPart>
      <w:docPartPr>
        <w:name w:val="A6ACC1E631174F56A827CC4D23F4F632"/>
        <w:category>
          <w:name w:val="כללי"/>
          <w:gallery w:val="placeholder"/>
        </w:category>
        <w:types>
          <w:type w:val="bbPlcHdr"/>
        </w:types>
        <w:behaviors>
          <w:behavior w:val="content"/>
        </w:behaviors>
        <w:guid w:val="{7B565BC1-723B-45B4-A79E-7C981573AA99}"/>
      </w:docPartPr>
      <w:docPartBody>
        <w:p w:rsidR="00F14AAB" w:rsidRDefault="00F14AAB">
          <w:r w:rsidRPr="00B747E7">
            <w:rPr>
              <w:rStyle w:val="a3"/>
              <w:rtl/>
            </w:rPr>
            <w:t>[שם הפרויקט]</w:t>
          </w:r>
        </w:p>
      </w:docPartBody>
    </w:docPart>
    <w:docPart>
      <w:docPartPr>
        <w:name w:val="5C033AE97F764B5898EF3E0D1DFB9684"/>
        <w:category>
          <w:name w:val="כללי"/>
          <w:gallery w:val="placeholder"/>
        </w:category>
        <w:types>
          <w:type w:val="bbPlcHdr"/>
        </w:types>
        <w:behaviors>
          <w:behavior w:val="content"/>
        </w:behaviors>
        <w:guid w:val="{6E547B89-DDF8-44A6-9BC0-E3B299B70CBC}"/>
      </w:docPartPr>
      <w:docPartBody>
        <w:p w:rsidR="00B12807" w:rsidRDefault="00657539" w:rsidP="00657539">
          <w:pPr>
            <w:pStyle w:val="5C033AE97F764B5898EF3E0D1DFB9684"/>
          </w:pPr>
          <w:r w:rsidRPr="00B747E7">
            <w:rPr>
              <w:rStyle w:val="a3"/>
              <w:rtl/>
            </w:rPr>
            <w:t>[צד א בחוזה]</w:t>
          </w:r>
        </w:p>
      </w:docPartBody>
    </w:docPart>
    <w:docPart>
      <w:docPartPr>
        <w:name w:val="E28D06DF83794209807D477F2B690109"/>
        <w:category>
          <w:name w:val="כללי"/>
          <w:gallery w:val="placeholder"/>
        </w:category>
        <w:types>
          <w:type w:val="bbPlcHdr"/>
        </w:types>
        <w:behaviors>
          <w:behavior w:val="content"/>
        </w:behaviors>
        <w:guid w:val="{EB60BB37-C81D-4309-9A83-7FF00588D176}"/>
      </w:docPartPr>
      <w:docPartBody>
        <w:p w:rsidR="00B12807" w:rsidRDefault="00657539" w:rsidP="00657539">
          <w:pPr>
            <w:pStyle w:val="E28D06DF83794209807D477F2B690109"/>
          </w:pPr>
          <w:r w:rsidRPr="00B747E7">
            <w:rPr>
              <w:rStyle w:val="a3"/>
              <w:rtl/>
            </w:rPr>
            <w:t>[שם ספק]</w:t>
          </w:r>
        </w:p>
      </w:docPartBody>
    </w:docPart>
    <w:docPart>
      <w:docPartPr>
        <w:name w:val="4324F122FCAB41A7B87D7E3BE7911978"/>
        <w:category>
          <w:name w:val="כללי"/>
          <w:gallery w:val="placeholder"/>
        </w:category>
        <w:types>
          <w:type w:val="bbPlcHdr"/>
        </w:types>
        <w:behaviors>
          <w:behavior w:val="content"/>
        </w:behaviors>
        <w:guid w:val="{D903470A-39DA-4B87-B15E-4A63BAE3A0AF}"/>
      </w:docPartPr>
      <w:docPartBody>
        <w:p w:rsidR="00B12807" w:rsidRDefault="00657539" w:rsidP="00657539">
          <w:pPr>
            <w:pStyle w:val="4324F122FCAB41A7B87D7E3BE7911978"/>
          </w:pPr>
          <w:r w:rsidRPr="00B747E7">
            <w:rPr>
              <w:rStyle w:val="a3"/>
              <w:rtl/>
            </w:rPr>
            <w:t>[תאריך חתימת חוזה]</w:t>
          </w:r>
        </w:p>
      </w:docPartBody>
    </w:docPart>
    <w:docPart>
      <w:docPartPr>
        <w:name w:val="935EC7787E0C453F94479C06A81314B9"/>
        <w:category>
          <w:name w:val="כללי"/>
          <w:gallery w:val="placeholder"/>
        </w:category>
        <w:types>
          <w:type w:val="bbPlcHdr"/>
        </w:types>
        <w:behaviors>
          <w:behavior w:val="content"/>
        </w:behaviors>
        <w:guid w:val="{DEA87EE2-14B8-420B-BCD4-0CC20EE14666}"/>
      </w:docPartPr>
      <w:docPartBody>
        <w:p w:rsidR="00B12807" w:rsidRDefault="00657539" w:rsidP="00657539">
          <w:pPr>
            <w:pStyle w:val="935EC7787E0C453F94479C06A81314B9"/>
          </w:pPr>
          <w:r w:rsidRPr="00B747E7">
            <w:rPr>
              <w:rStyle w:val="a3"/>
              <w:rtl/>
            </w:rPr>
            <w:t>[שם הפרויקט]</w:t>
          </w:r>
        </w:p>
      </w:docPartBody>
    </w:docPart>
    <w:docPart>
      <w:docPartPr>
        <w:name w:val="B63D527A5808483C8B3B4725368625DB"/>
        <w:category>
          <w:name w:val="כללי"/>
          <w:gallery w:val="placeholder"/>
        </w:category>
        <w:types>
          <w:type w:val="bbPlcHdr"/>
        </w:types>
        <w:behaviors>
          <w:behavior w:val="content"/>
        </w:behaviors>
        <w:guid w:val="{920E14CB-BAC1-455A-B543-E896FAB37795}"/>
      </w:docPartPr>
      <w:docPartBody>
        <w:p w:rsidR="005F169F" w:rsidRDefault="005F169F" w:rsidP="005F169F">
          <w:pPr>
            <w:pStyle w:val="B63D527A5808483C8B3B4725368625DB"/>
          </w:pPr>
          <w:r w:rsidRPr="002516AF">
            <w:rPr>
              <w:rStyle w:val="a3"/>
              <w:rtl/>
            </w:rPr>
            <w:t>[שם הפרויקט]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avid">
    <w:altName w:val="Arial"/>
    <w:charset w:val="B1"/>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08438A"/>
    <w:rsid w:val="001547DC"/>
    <w:rsid w:val="002B6FF2"/>
    <w:rsid w:val="0032380B"/>
    <w:rsid w:val="003C671A"/>
    <w:rsid w:val="004C2E55"/>
    <w:rsid w:val="004E4E37"/>
    <w:rsid w:val="005F169F"/>
    <w:rsid w:val="00657539"/>
    <w:rsid w:val="00675BF9"/>
    <w:rsid w:val="006865A5"/>
    <w:rsid w:val="006F4F3E"/>
    <w:rsid w:val="007401A6"/>
    <w:rsid w:val="007A5198"/>
    <w:rsid w:val="009837A9"/>
    <w:rsid w:val="00AB74EE"/>
    <w:rsid w:val="00B12807"/>
    <w:rsid w:val="00BA1EE0"/>
    <w:rsid w:val="00BB6840"/>
    <w:rsid w:val="00CE6942"/>
    <w:rsid w:val="00CF2645"/>
    <w:rsid w:val="00F14AAB"/>
    <w:rsid w:val="00FD7C9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169F"/>
    <w:rPr>
      <w:color w:val="808080"/>
    </w:rPr>
  </w:style>
  <w:style w:type="paragraph" w:customStyle="1" w:styleId="F00084C1107E4BEEB26E5F694AF7DD6B">
    <w:name w:val="F00084C1107E4BEEB26E5F694AF7DD6B"/>
    <w:rsid w:val="00F14AAB"/>
    <w:pPr>
      <w:bidi/>
    </w:pPr>
  </w:style>
  <w:style w:type="paragraph" w:customStyle="1" w:styleId="BC27FE2248D54C4A95D48A35BB7B556D">
    <w:name w:val="BC27FE2248D54C4A95D48A35BB7B556D"/>
    <w:rsid w:val="00F14AAB"/>
    <w:pPr>
      <w:bidi/>
    </w:pPr>
  </w:style>
  <w:style w:type="paragraph" w:customStyle="1" w:styleId="0D913DBA5BD14CCABDC46CB14FC45C8F">
    <w:name w:val="0D913DBA5BD14CCABDC46CB14FC45C8F"/>
    <w:rsid w:val="00F14AAB"/>
    <w:pPr>
      <w:bidi/>
    </w:pPr>
  </w:style>
  <w:style w:type="paragraph" w:customStyle="1" w:styleId="6C47E7DCBAFB44E8BF67035767FA4954">
    <w:name w:val="6C47E7DCBAFB44E8BF67035767FA4954"/>
    <w:rsid w:val="00F14AAB"/>
    <w:pPr>
      <w:bidi/>
    </w:pPr>
  </w:style>
  <w:style w:type="paragraph" w:customStyle="1" w:styleId="B5036DB9C6B04A7DAE6BE12D5340963E">
    <w:name w:val="B5036DB9C6B04A7DAE6BE12D5340963E"/>
    <w:rsid w:val="00F14AAB"/>
    <w:pPr>
      <w:bidi/>
    </w:pPr>
  </w:style>
  <w:style w:type="paragraph" w:customStyle="1" w:styleId="103A86A3B2C447189DCB277CC62BB40E">
    <w:name w:val="103A86A3B2C447189DCB277CC62BB40E"/>
    <w:rsid w:val="00F14AAB"/>
    <w:pPr>
      <w:bidi/>
    </w:pPr>
  </w:style>
  <w:style w:type="paragraph" w:customStyle="1" w:styleId="D859EF29CD354A918D5B2672869927B5">
    <w:name w:val="D859EF29CD354A918D5B2672869927B5"/>
    <w:rsid w:val="00F14AAB"/>
    <w:pPr>
      <w:bidi/>
    </w:pPr>
  </w:style>
  <w:style w:type="paragraph" w:customStyle="1" w:styleId="3A735357B2F4401C87DF2E2CE2EDC618">
    <w:name w:val="3A735357B2F4401C87DF2E2CE2EDC618"/>
    <w:rsid w:val="00F14AAB"/>
    <w:pPr>
      <w:bidi/>
    </w:pPr>
  </w:style>
  <w:style w:type="paragraph" w:customStyle="1" w:styleId="5344B542B5754B0A999DA98E451F844B">
    <w:name w:val="5344B542B5754B0A999DA98E451F844B"/>
    <w:rsid w:val="00F14AAB"/>
    <w:pPr>
      <w:bidi/>
    </w:pPr>
  </w:style>
  <w:style w:type="paragraph" w:customStyle="1" w:styleId="5C3164E7696A4878A25903C84FD32A7B">
    <w:name w:val="5C3164E7696A4878A25903C84FD32A7B"/>
    <w:rsid w:val="00F14AAB"/>
    <w:pPr>
      <w:bidi/>
    </w:pPr>
  </w:style>
  <w:style w:type="paragraph" w:customStyle="1" w:styleId="5431D8318DE54E3881313518975AE2E8">
    <w:name w:val="5431D8318DE54E3881313518975AE2E8"/>
    <w:rsid w:val="00F14AAB"/>
    <w:pPr>
      <w:bidi/>
    </w:pPr>
  </w:style>
  <w:style w:type="paragraph" w:customStyle="1" w:styleId="25ED5A29456142D2A94D083DE1EDEECF">
    <w:name w:val="25ED5A29456142D2A94D083DE1EDEECF"/>
    <w:rsid w:val="00F14AAB"/>
    <w:pPr>
      <w:bidi/>
    </w:pPr>
  </w:style>
  <w:style w:type="paragraph" w:customStyle="1" w:styleId="7E8A03CED1934F9882350454A591A580">
    <w:name w:val="7E8A03CED1934F9882350454A591A580"/>
    <w:rsid w:val="00F14AAB"/>
    <w:pPr>
      <w:bidi/>
    </w:pPr>
  </w:style>
  <w:style w:type="paragraph" w:customStyle="1" w:styleId="A4619D71C3CD4CA1BD69C14BDA254E44">
    <w:name w:val="A4619D71C3CD4CA1BD69C14BDA254E44"/>
    <w:rsid w:val="00F14AAB"/>
    <w:pPr>
      <w:bidi/>
    </w:pPr>
  </w:style>
  <w:style w:type="paragraph" w:customStyle="1" w:styleId="22E994D1002049A4A8AD2504B137F035">
    <w:name w:val="22E994D1002049A4A8AD2504B137F035"/>
    <w:rsid w:val="00F14AAB"/>
    <w:pPr>
      <w:bidi/>
    </w:pPr>
  </w:style>
  <w:style w:type="paragraph" w:customStyle="1" w:styleId="8F6C341BB54D4D66BDBED3CEB8652A72">
    <w:name w:val="8F6C341BB54D4D66BDBED3CEB8652A72"/>
    <w:rsid w:val="00F14AAB"/>
    <w:pPr>
      <w:bidi/>
    </w:pPr>
  </w:style>
  <w:style w:type="paragraph" w:customStyle="1" w:styleId="F9BF23AF95694D878D5C1A2BDFFEEFA2">
    <w:name w:val="F9BF23AF95694D878D5C1A2BDFFEEFA2"/>
    <w:rsid w:val="00F14AAB"/>
    <w:pPr>
      <w:bidi/>
    </w:pPr>
  </w:style>
  <w:style w:type="paragraph" w:customStyle="1" w:styleId="6114CAB1F9984323BBC2601C4761272D">
    <w:name w:val="6114CAB1F9984323BBC2601C4761272D"/>
    <w:rsid w:val="00F14AAB"/>
    <w:pPr>
      <w:bidi/>
    </w:pPr>
  </w:style>
  <w:style w:type="paragraph" w:customStyle="1" w:styleId="4D1FFA1590424E2BB546A77D4240CE31">
    <w:name w:val="4D1FFA1590424E2BB546A77D4240CE31"/>
    <w:rsid w:val="00F14AAB"/>
    <w:pPr>
      <w:bidi/>
    </w:pPr>
  </w:style>
  <w:style w:type="paragraph" w:customStyle="1" w:styleId="5C033AE97F764B5898EF3E0D1DFB9684">
    <w:name w:val="5C033AE97F764B5898EF3E0D1DFB9684"/>
    <w:rsid w:val="00657539"/>
    <w:pPr>
      <w:bidi/>
    </w:pPr>
  </w:style>
  <w:style w:type="paragraph" w:customStyle="1" w:styleId="E28D06DF83794209807D477F2B690109">
    <w:name w:val="E28D06DF83794209807D477F2B690109"/>
    <w:rsid w:val="00657539"/>
    <w:pPr>
      <w:bidi/>
    </w:pPr>
  </w:style>
  <w:style w:type="paragraph" w:customStyle="1" w:styleId="4324F122FCAB41A7B87D7E3BE7911978">
    <w:name w:val="4324F122FCAB41A7B87D7E3BE7911978"/>
    <w:rsid w:val="00657539"/>
    <w:pPr>
      <w:bidi/>
    </w:pPr>
  </w:style>
  <w:style w:type="paragraph" w:customStyle="1" w:styleId="935EC7787E0C453F94479C06A81314B9">
    <w:name w:val="935EC7787E0C453F94479C06A81314B9"/>
    <w:rsid w:val="00657539"/>
    <w:pPr>
      <w:bidi/>
    </w:pPr>
  </w:style>
  <w:style w:type="paragraph" w:customStyle="1" w:styleId="B63D527A5808483C8B3B4725368625DB">
    <w:name w:val="B63D527A5808483C8B3B4725368625DB"/>
    <w:rsid w:val="005F169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0FFE32B4-E5C3-4B17-BB1C-CE1E3F14FB44}"/>
</file>

<file path=customXml/itemProps3.xml><?xml version="1.0" encoding="utf-8"?>
<ds:datastoreItem xmlns:ds="http://schemas.openxmlformats.org/officeDocument/2006/customXml" ds:itemID="{B8D85AAB-A6B2-4FF3-B111-50C5F12212E1}">
  <ds:schemaRefs>
    <ds:schemaRef ds:uri="http://schemas.openxmlformats.org/officeDocument/2006/bibliography"/>
  </ds:schemaRefs>
</ds:datastoreItem>
</file>

<file path=customXml/itemProps4.xml><?xml version="1.0" encoding="utf-8"?>
<ds:datastoreItem xmlns:ds="http://schemas.openxmlformats.org/officeDocument/2006/customXml" ds:itemID="{5C10D01C-65EB-41FD-ABF2-FF1BDDF95F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709D4C-33DC-48CC-AC7E-130A245806EE}">
  <ds:schemaRefs>
    <ds:schemaRef ds:uri="http://purl.org/dc/dcmitype/"/>
    <ds:schemaRef ds:uri="http://schemas.microsoft.com/office/infopath/2007/PartnerControls"/>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www.w3.org/XML/1998/namespace"/>
    <ds:schemaRef ds:uri="http://purl.org/dc/elements/1.1/"/>
  </ds:schemaRefs>
</ds:datastoreItem>
</file>

<file path=customXml/itemProps6.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151</Pages>
  <Words>44028</Words>
  <Characters>220143</Characters>
  <Application>Microsoft Office Word</Application>
  <DocSecurity>0</DocSecurity>
  <Lines>1834</Lines>
  <Paragraphs>527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מרול אטמן</cp:lastModifiedBy>
  <cp:revision>5</cp:revision>
  <dcterms:created xsi:type="dcterms:W3CDTF">2024-10-30T14:25:00Z</dcterms:created>
  <dcterms:modified xsi:type="dcterms:W3CDTF">2024-10-30T15:20:00Z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5780e74e-93c2-4ef1-a302-92b244e84efa</vt:lpwstr>
  </property>
</Properties>
</file>