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F55530" w14:textId="7613E505" w:rsidR="009C6F6C" w:rsidRPr="009C6F6C" w:rsidDel="00B903F5" w:rsidRDefault="009C6F6C" w:rsidP="009C6F6C">
      <w:pPr>
        <w:widowControl w:val="0"/>
        <w:spacing w:before="0" w:beforeAutospacing="0" w:after="0" w:afterAutospacing="0" w:line="240" w:lineRule="auto"/>
        <w:jc w:val="center"/>
        <w:rPr>
          <w:del w:id="0" w:author="Meryl Etman" w:date="2020-07-12T15:49:00Z"/>
          <w:rFonts w:ascii="Times New Roman" w:eastAsia="Times New Roman" w:hAnsi="Times New Roman" w:cs="David"/>
          <w:bCs/>
          <w:i/>
          <w:iCs/>
          <w:noProof/>
          <w:sz w:val="32"/>
          <w:szCs w:val="32"/>
          <w:u w:val="single"/>
          <w:rtl/>
        </w:rPr>
      </w:pPr>
    </w:p>
    <w:p w14:paraId="00D1B91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8B6E9C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164A33EE" wp14:editId="37B6F2F3">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C33F84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0C9620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168E6"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E223A8"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7ED7A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3123B93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48E5A"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55EEB4"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B371B0"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1D6858"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338D806" w14:textId="761102C1" w:rsidR="00FC5090" w:rsidRPr="008E610C" w:rsidRDefault="00B903F5"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Meryl Etman" w:date="2020-07-12T15:43:00Z">
            <w:r>
              <w:rPr>
                <w:rFonts w:ascii="Times New Roman" w:eastAsia="Times New Roman" w:hAnsi="Times New Roman" w:cs="David"/>
                <w:bCs/>
                <w:color w:val="00B0F0"/>
                <w:sz w:val="24"/>
                <w:szCs w:val="24"/>
                <w:u w:val="single"/>
                <w:rtl/>
                <w:lang w:eastAsia="he-IL"/>
              </w:rPr>
              <w:t>סביוני גבעת שמואל</w:t>
            </w:r>
          </w:ins>
        </w:p>
      </w:sdtContent>
    </w:sdt>
    <w:p w14:paraId="66C45923"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59C7067"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D90ED58"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BEE1F36" w14:textId="2F6F3E75" w:rsidR="00FC5090" w:rsidRPr="008E610C" w:rsidRDefault="00B903F5"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2" w:author="Meryl Etman" w:date="2020-07-12T15:43:00Z">
            <w:r>
              <w:rPr>
                <w:rFonts w:ascii="Times New Roman" w:eastAsia="Times New Roman" w:hAnsi="Times New Roman" w:cs="David"/>
                <w:bCs/>
                <w:color w:val="00B0F0"/>
                <w:sz w:val="24"/>
                <w:szCs w:val="24"/>
                <w:u w:val="single"/>
                <w:rtl/>
                <w:lang w:eastAsia="he-IL"/>
              </w:rPr>
              <w:t>גבעת שמואל</w:t>
            </w:r>
          </w:ins>
        </w:p>
      </w:sdtContent>
    </w:sdt>
    <w:p w14:paraId="69303714"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9BDD9A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5397E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F7A0F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E7A72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03AE0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38F55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2A36B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83135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89647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E0194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3574E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D3AFA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0616F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AC139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79610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8D029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A9572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81A6D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A9C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82301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7BC38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094F2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2EC36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0BB7F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9C91D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9481B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3FEB9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3EEC7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7602191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989B0B1"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FC5090" w:rsidRPr="000D1F3D">
            <w:rPr>
              <w:rStyle w:val="a7"/>
              <w:color w:val="00B0F0"/>
              <w:rtl/>
            </w:rPr>
            <w:t>[תאריך חתימת חוזה]</w:t>
          </w:r>
        </w:sdtContent>
      </w:sdt>
    </w:p>
    <w:p w14:paraId="424C639F"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0796A52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94998B6"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746105"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26BAF407" w14:textId="3A6B5099" w:rsidR="00FC5090" w:rsidRDefault="00B02914"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 w:author="Meryl Etman" w:date="2020-07-12T15:45:00Z">
            <w:r w:rsidR="00B903F5">
              <w:rPr>
                <w:rFonts w:ascii="Times New Roman" w:eastAsia="Times New Roman" w:hAnsi="Times New Roman" w:cs="David"/>
                <w:color w:val="00B0F0"/>
                <w:sz w:val="24"/>
                <w:szCs w:val="24"/>
                <w:rtl/>
                <w:lang w:eastAsia="he-IL"/>
              </w:rPr>
              <w:br/>
              <w:t>גבעת שמואל החדשה בע"מ</w:t>
            </w:r>
            <w:r w:rsidR="00B903F5">
              <w:rPr>
                <w:rFonts w:ascii="Times New Roman" w:eastAsia="Times New Roman" w:hAnsi="Times New Roman" w:cs="David"/>
                <w:color w:val="00B0F0"/>
                <w:sz w:val="24"/>
                <w:szCs w:val="24"/>
                <w:rtl/>
                <w:lang w:eastAsia="he-IL"/>
              </w:rPr>
              <w:br/>
              <w:t>יהונתן נתניהו 1ג', אור יהודה</w:t>
            </w:r>
            <w:r w:rsidR="00B903F5">
              <w:rPr>
                <w:rFonts w:ascii="Times New Roman" w:eastAsia="Times New Roman" w:hAnsi="Times New Roman" w:cs="David"/>
                <w:color w:val="00B0F0"/>
                <w:sz w:val="24"/>
                <w:szCs w:val="24"/>
                <w:rtl/>
                <w:lang w:eastAsia="he-IL"/>
              </w:rPr>
              <w:br/>
              <w:t>514677533</w:t>
            </w:r>
            <w:r w:rsidR="00B903F5">
              <w:rPr>
                <w:rFonts w:ascii="Times New Roman" w:eastAsia="Times New Roman" w:hAnsi="Times New Roman" w:cs="David"/>
                <w:color w:val="00B0F0"/>
                <w:sz w:val="24"/>
                <w:szCs w:val="24"/>
                <w:rtl/>
                <w:lang w:eastAsia="he-IL"/>
              </w:rPr>
              <w:br/>
            </w:r>
          </w:ins>
        </w:sdtContent>
      </w:sdt>
      <w:r w:rsidR="00FC5090" w:rsidRPr="009C6F6C">
        <w:rPr>
          <w:rFonts w:ascii="Times New Roman" w:eastAsia="Times New Roman" w:hAnsi="Times New Roman" w:cs="David" w:hint="cs"/>
          <w:sz w:val="20"/>
          <w:szCs w:val="24"/>
          <w:rtl/>
          <w:lang w:eastAsia="he-IL"/>
        </w:rPr>
        <w:t xml:space="preserve"> </w:t>
      </w:r>
    </w:p>
    <w:p w14:paraId="6D308A01"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7A2B43E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68D97C70"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A87CE71"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4707CB9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11B754C" w14:textId="27755CA2" w:rsidR="00FC5090" w:rsidRDefault="00B02914"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4" w:author="Meryl Etman" w:date="2020-07-12T15:46:00Z">
            <w:r w:rsidR="00B903F5">
              <w:rPr>
                <w:rStyle w:val="a7"/>
                <w:color w:val="00B0F0"/>
                <w:rtl/>
              </w:rPr>
              <w:br/>
              <w:t>אורנה פדר אדריכלית ומורשת נגישות</w:t>
            </w:r>
            <w:r w:rsidR="00B903F5">
              <w:rPr>
                <w:rStyle w:val="a7"/>
                <w:color w:val="00B0F0"/>
                <w:rtl/>
              </w:rPr>
              <w:br/>
              <w:t>טהון 7, רמת השרון</w:t>
            </w:r>
            <w:r w:rsidR="00B903F5">
              <w:rPr>
                <w:rStyle w:val="a7"/>
                <w:color w:val="00B0F0"/>
                <w:rtl/>
              </w:rPr>
              <w:br/>
            </w:r>
            <w:r w:rsidR="00B903F5">
              <w:rPr>
                <w:rStyle w:val="a7"/>
                <w:color w:val="00B0F0"/>
                <w:rtl/>
              </w:rPr>
              <w:br/>
            </w:r>
          </w:ins>
        </w:sdtContent>
      </w:sdt>
    </w:p>
    <w:p w14:paraId="656F929D"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04587F1C"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52110221"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18B853A"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1082E8BA"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0926D55B"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31D3B6DC"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221AF59C"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F4D136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4AEF077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FDB24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75AE008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2F57ED2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30BE9D"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80D6CA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0DC717"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מתכננים, אדריכלים, מהנדסים, יועצים מקצועיים, ובעלי מקצוע הנדסי וטכנולוגי אחרים שיועסקו ע"י המזמין ו/או הרשות המקומית בקשר לפרויקט, פרט </w:t>
      </w:r>
      <w:r w:rsidRPr="009C6F6C">
        <w:rPr>
          <w:rFonts w:ascii="Times New Roman" w:eastAsia="Times New Roman" w:hAnsi="Times New Roman" w:cs="David"/>
          <w:sz w:val="20"/>
          <w:szCs w:val="24"/>
          <w:rtl/>
          <w:lang w:eastAsia="he-IL"/>
        </w:rPr>
        <w:lastRenderedPageBreak/>
        <w:t>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99B8C6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663D7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40509CE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9F227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46F9974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702C6DA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377A6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2B9519"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303CAB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84477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74B56AA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CA6AA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66697F0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783AEF9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806F2C4"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0D9BFA9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E8F48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0AF8D28E"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06B2555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800C6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056958B7"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357D10EB"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9FEC6D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5E1E77C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51E6C392"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CE9988D"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488E0AE6"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C4503CE"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4EAFBF0A"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4740CE3B"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1C3480FB"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2544E4F8"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F10B204"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E8A3EF0"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389D3DDA"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lastRenderedPageBreak/>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035AA4AC"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476C111B"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17D9229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011806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3A78D9E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494D040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2AA091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6CF8F43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25BDE3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00CBD48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26A5DEE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w:t>
      </w:r>
      <w:r w:rsidRPr="009C6F6C">
        <w:rPr>
          <w:rFonts w:ascii="Times New Roman" w:eastAsia="Times New Roman" w:hAnsi="Times New Roman" w:cs="David"/>
          <w:sz w:val="20"/>
          <w:szCs w:val="24"/>
          <w:rtl/>
          <w:lang w:eastAsia="he-IL"/>
        </w:rPr>
        <w:lastRenderedPageBreak/>
        <w:t>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465B1F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0C6938D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3BB68C0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65271FBE"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28F99A23"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0A9AE99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73FFF42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D46AC7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5B53873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2E77C424"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w:t>
      </w:r>
      <w:r w:rsidRPr="009C6F6C">
        <w:rPr>
          <w:rFonts w:ascii="Times New Roman" w:eastAsia="Times New Roman" w:hAnsi="Times New Roman" w:cs="David"/>
          <w:sz w:val="20"/>
          <w:szCs w:val="24"/>
          <w:rtl/>
          <w:lang w:eastAsia="he-IL"/>
        </w:rPr>
        <w:lastRenderedPageBreak/>
        <w:t>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3AC6D8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8F27C5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19997E4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308D8398"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3FFE1AF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125E1B4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3F4A261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1AA37D3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0D07B0C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7B15773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018A75C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37D5518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0DA6442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3E9228E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0837BC0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5D34FC0F"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54B6A90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7E7F931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7F3AA48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07C5F04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F9EF68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063AD9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2B078E4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5BEA803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E45242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4D87ECA4"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728E239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51F789A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2067CD6B"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494032E0"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EEC8D4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13F47E5D"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25A077A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181AE82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5B4A147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4400C8D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6D25BA3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B66CA1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1162DD9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קידוחים ובדיקות קרקע.</w:t>
      </w:r>
    </w:p>
    <w:p w14:paraId="18DBEDE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4841AC86"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A847E1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67E5803B"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6A7555C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3267FD1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5A665B9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23D474B7"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88E678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7A27423E"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F25434D"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6393C7B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760F8F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1E3CEF6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22B8448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22A35F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78659B7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D0A611F"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423CDF5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34500669"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D12B7C4"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220E14C"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w:t>
      </w:r>
      <w:r w:rsidRPr="00013687">
        <w:rPr>
          <w:rFonts w:eastAsia="Times New Roman" w:cs="David" w:hint="cs"/>
          <w:color w:val="auto"/>
          <w:szCs w:val="24"/>
          <w:rtl/>
        </w:rPr>
        <w:lastRenderedPageBreak/>
        <w:t>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2700DA1"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FC7BE58"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CDDFC2E"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B202BC2"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C3B6A0C"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E602D8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ABF152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F9BE1E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A35EEC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21600F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12EDD5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פי הסכם זה או על פי כל דין, וזאת בין אם דרשו עריכת שינויים כמפורט לעיל ובין אם לאו, בין אם בדקו את אישור עריכת הביטוחים </w:t>
      </w:r>
      <w:r>
        <w:rPr>
          <w:rFonts w:ascii="Times New Roman" w:eastAsia="Times New Roman" w:hAnsi="Times New Roman" w:cs="David" w:hint="cs"/>
          <w:sz w:val="20"/>
          <w:szCs w:val="24"/>
          <w:rtl/>
          <w:lang w:eastAsia="he-IL"/>
        </w:rPr>
        <w:lastRenderedPageBreak/>
        <w:t>ובין אם לאו.</w:t>
      </w:r>
    </w:p>
    <w:p w14:paraId="1DED360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03DC37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C7FA24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781BB5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6FDA764"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C0B818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0757FA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6AEC82B"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A41CA52"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8FBAE8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7A63BC9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5F480D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6A39185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B67D5D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49827157"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2C42FC3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20D262C9"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4224713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0B182DA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399C8EB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61B4ED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 xml:space="preserve">בכל התשלומים ו/או המסים ו/או </w:t>
      </w:r>
      <w:r w:rsidRPr="009C6F6C">
        <w:rPr>
          <w:rFonts w:ascii="Times New Roman" w:eastAsia="Times New Roman" w:hAnsi="Times New Roman" w:cs="David"/>
          <w:color w:val="000000"/>
          <w:sz w:val="24"/>
          <w:szCs w:val="24"/>
          <w:rtl/>
          <w:lang w:eastAsia="he-IL"/>
        </w:rPr>
        <w:lastRenderedPageBreak/>
        <w:t>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0ACFBA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73E21B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159F1A6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13C3D2FB"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5A81B58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D1F08A4"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6A9B3F50"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60D8C1B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w:t>
      </w:r>
      <w:r w:rsidRPr="009C6F6C">
        <w:rPr>
          <w:rFonts w:ascii="Times New Roman" w:eastAsia="Times New Roman" w:hAnsi="Times New Roman" w:cs="David"/>
          <w:sz w:val="20"/>
          <w:szCs w:val="24"/>
          <w:rtl/>
          <w:lang w:eastAsia="he-IL"/>
        </w:rPr>
        <w:lastRenderedPageBreak/>
        <w:t>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768B9723"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643212DF"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700AEA4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6DCA6388"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08594C06"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64C64025"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2497AD99"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69EB9E78"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0F2B6446"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EB27C84"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705F986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E67DB4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w:t>
      </w:r>
      <w:r w:rsidRPr="009C6F6C">
        <w:rPr>
          <w:rFonts w:ascii="Times New Roman" w:eastAsia="Times New Roman" w:hAnsi="Times New Roman" w:cs="David"/>
          <w:sz w:val="20"/>
          <w:szCs w:val="24"/>
          <w:rtl/>
          <w:lang w:eastAsia="he-IL"/>
        </w:rPr>
        <w:lastRenderedPageBreak/>
        <w:t>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1153FD8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5E30CEA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1174842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DFEC1C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15DDC6A"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8DDD3E2"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11644DE"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3E5CC23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0794132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56AF57B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FC6040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0A95E2AE"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325E808"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lastRenderedPageBreak/>
        <w:t>סיום שרותי ה</w:t>
      </w:r>
      <w:r w:rsidR="00141D80">
        <w:rPr>
          <w:rFonts w:ascii="Times New Roman" w:eastAsia="Times New Roman" w:hAnsi="Times New Roman" w:cs="David"/>
          <w:bCs/>
          <w:sz w:val="20"/>
          <w:szCs w:val="24"/>
          <w:u w:val="single"/>
          <w:rtl/>
          <w:lang w:eastAsia="he-IL"/>
        </w:rPr>
        <w:t>יועץ</w:t>
      </w:r>
    </w:p>
    <w:p w14:paraId="504344EF"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3FB87059"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21BAD2E9"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173A008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2733D4C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A76889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00621E5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4F318B4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3AB9D13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059BA40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3EEFE50D"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1432F50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w:t>
      </w:r>
      <w:r w:rsidRPr="009C6F6C">
        <w:rPr>
          <w:rFonts w:ascii="Times New Roman" w:eastAsia="Times New Roman" w:hAnsi="Times New Roman" w:cs="David"/>
          <w:sz w:val="20"/>
          <w:szCs w:val="24"/>
          <w:rtl/>
          <w:lang w:eastAsia="he-IL"/>
        </w:rPr>
        <w:lastRenderedPageBreak/>
        <w:t xml:space="preserve">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01EE9DBB"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3A25CB6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56F8F84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285A7033"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8F2048"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7DD636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1DE7973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58A1AD6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4D85B1F0"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1D083183"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5E60229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291BD6F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w:t>
      </w:r>
      <w:r w:rsidRPr="009C6F6C">
        <w:rPr>
          <w:rFonts w:ascii="Times New Roman" w:eastAsia="Times New Roman" w:hAnsi="Times New Roman" w:cs="David"/>
          <w:sz w:val="20"/>
          <w:szCs w:val="24"/>
          <w:rtl/>
          <w:lang w:eastAsia="he-IL"/>
        </w:rPr>
        <w:lastRenderedPageBreak/>
        <w:t>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2C11BE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3FC45F5A"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6B8AD92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8B9CF16"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1B4A6D1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1146D223"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4F83B97"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212F682"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C87AD39"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C0D2EF0"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0CE6EBF"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3A7B931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31C7B7F2"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5E894C8"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56A09CA3" w14:textId="2A248937" w:rsidR="00FC5090" w:rsidRPr="009C6F6C" w:rsidRDefault="00FC5090">
      <w:pPr>
        <w:widowControl w:val="0"/>
        <w:tabs>
          <w:tab w:val="center" w:pos="1649"/>
          <w:tab w:val="center" w:pos="7177"/>
        </w:tabs>
        <w:spacing w:before="0" w:beforeAutospacing="0" w:after="0" w:afterAutospacing="0" w:line="240" w:lineRule="auto"/>
        <w:rPr>
          <w:rFonts w:ascii="Times New Roman" w:eastAsia="Times New Roman" w:hAnsi="Times New Roman" w:cs="David"/>
          <w:sz w:val="20"/>
          <w:szCs w:val="24"/>
          <w:rtl/>
          <w:lang w:eastAsia="he-IL"/>
        </w:rPr>
        <w:pPrChange w:id="5" w:author="Meryl Etman" w:date="2020-07-12T15:51:00Z">
          <w:pPr>
            <w:widowControl w:val="0"/>
            <w:tabs>
              <w:tab w:val="center" w:pos="1649"/>
              <w:tab w:val="center" w:pos="7177"/>
            </w:tabs>
            <w:spacing w:before="0" w:beforeAutospacing="0" w:after="0" w:afterAutospacing="0" w:line="240" w:lineRule="auto"/>
            <w:jc w:val="both"/>
          </w:pPr>
        </w:pPrChange>
      </w:pPr>
      <w:r>
        <w:rPr>
          <w:rFonts w:ascii="Times New Roman" w:eastAsia="Times New Roman" w:hAnsi="Times New Roman" w:cs="David" w:hint="cs"/>
          <w:sz w:val="20"/>
          <w:szCs w:val="24"/>
          <w:rtl/>
          <w:lang w:eastAsia="he-IL"/>
        </w:rPr>
        <w:t xml:space="preserve">    </w:t>
      </w:r>
      <w:del w:id="6" w:author="Meryl Etman" w:date="2020-07-12T15:52:00Z">
        <w:r w:rsidDel="005F7C10">
          <w:rPr>
            <w:rFonts w:ascii="Times New Roman" w:eastAsia="Times New Roman" w:hAnsi="Times New Roman" w:cs="David" w:hint="cs"/>
            <w:sz w:val="20"/>
            <w:szCs w:val="24"/>
            <w:rtl/>
            <w:lang w:eastAsia="he-IL"/>
          </w:rPr>
          <w:delText xml:space="preserve">                </w:delText>
        </w:r>
        <w:r w:rsidR="00E1739D" w:rsidDel="005F7C10">
          <w:rPr>
            <w:rFonts w:ascii="Times New Roman" w:eastAsia="Times New Roman" w:hAnsi="Times New Roman" w:cs="David" w:hint="cs"/>
            <w:sz w:val="20"/>
            <w:szCs w:val="24"/>
            <w:rtl/>
            <w:lang w:eastAsia="he-IL"/>
          </w:rPr>
          <w:delText xml:space="preserve"> </w:delText>
        </w:r>
      </w:del>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u w:val="single"/>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 w:author="Meryl Etman" w:date="2020-07-12T15:46:00Z">
            <w:r w:rsidR="00B903F5" w:rsidRPr="005F7C10">
              <w:rPr>
                <w:rFonts w:ascii="Times New Roman" w:eastAsia="Times New Roman" w:hAnsi="Times New Roman" w:cs="David" w:hint="eastAsia"/>
                <w:sz w:val="20"/>
                <w:szCs w:val="24"/>
                <w:u w:val="single"/>
                <w:rtl/>
                <w:lang w:eastAsia="he-IL"/>
                <w:rPrChange w:id="8" w:author="Meryl Etman" w:date="2020-07-12T15:52:00Z">
                  <w:rPr>
                    <w:rFonts w:ascii="Times New Roman" w:eastAsia="Times New Roman" w:hAnsi="Times New Roman" w:cs="David" w:hint="eastAsia"/>
                    <w:sz w:val="20"/>
                    <w:szCs w:val="24"/>
                    <w:rtl/>
                    <w:lang w:eastAsia="he-IL"/>
                  </w:rPr>
                </w:rPrChange>
              </w:rPr>
              <w:t>אורנה</w:t>
            </w:r>
            <w:r w:rsidR="00B903F5" w:rsidRPr="005F7C10">
              <w:rPr>
                <w:rFonts w:ascii="Times New Roman" w:eastAsia="Times New Roman" w:hAnsi="Times New Roman" w:cs="David"/>
                <w:sz w:val="20"/>
                <w:szCs w:val="24"/>
                <w:u w:val="single"/>
                <w:rtl/>
                <w:lang w:eastAsia="he-IL"/>
                <w:rPrChange w:id="9" w:author="Meryl Etman" w:date="2020-07-12T15:52:00Z">
                  <w:rPr>
                    <w:rFonts w:ascii="Times New Roman" w:eastAsia="Times New Roman" w:hAnsi="Times New Roman" w:cs="David"/>
                    <w:sz w:val="20"/>
                    <w:szCs w:val="24"/>
                    <w:rtl/>
                    <w:lang w:eastAsia="he-IL"/>
                  </w:rPr>
                </w:rPrChange>
              </w:rPr>
              <w:t xml:space="preserve"> </w:t>
            </w:r>
            <w:r w:rsidR="00B903F5" w:rsidRPr="005F7C10">
              <w:rPr>
                <w:rFonts w:ascii="Times New Roman" w:eastAsia="Times New Roman" w:hAnsi="Times New Roman" w:cs="David" w:hint="eastAsia"/>
                <w:sz w:val="20"/>
                <w:szCs w:val="24"/>
                <w:u w:val="single"/>
                <w:rtl/>
                <w:lang w:eastAsia="he-IL"/>
                <w:rPrChange w:id="10" w:author="Meryl Etman" w:date="2020-07-12T15:52:00Z">
                  <w:rPr>
                    <w:rFonts w:ascii="Times New Roman" w:eastAsia="Times New Roman" w:hAnsi="Times New Roman" w:cs="David" w:hint="eastAsia"/>
                    <w:sz w:val="20"/>
                    <w:szCs w:val="24"/>
                    <w:rtl/>
                    <w:lang w:eastAsia="he-IL"/>
                  </w:rPr>
                </w:rPrChange>
              </w:rPr>
              <w:t>פדר</w:t>
            </w:r>
            <w:r w:rsidR="00B903F5" w:rsidRPr="005F7C10">
              <w:rPr>
                <w:rFonts w:ascii="Times New Roman" w:eastAsia="Times New Roman" w:hAnsi="Times New Roman" w:cs="David"/>
                <w:sz w:val="20"/>
                <w:szCs w:val="24"/>
                <w:u w:val="single"/>
                <w:rtl/>
                <w:lang w:eastAsia="he-IL"/>
                <w:rPrChange w:id="11" w:author="Meryl Etman" w:date="2020-07-12T15:52:00Z">
                  <w:rPr>
                    <w:rFonts w:ascii="Times New Roman" w:eastAsia="Times New Roman" w:hAnsi="Times New Roman" w:cs="David"/>
                    <w:sz w:val="20"/>
                    <w:szCs w:val="24"/>
                    <w:rtl/>
                    <w:lang w:eastAsia="he-IL"/>
                  </w:rPr>
                </w:rPrChange>
              </w:rPr>
              <w:t xml:space="preserve"> </w:t>
            </w:r>
            <w:r w:rsidR="00B903F5" w:rsidRPr="005F7C10">
              <w:rPr>
                <w:rFonts w:ascii="Times New Roman" w:eastAsia="Times New Roman" w:hAnsi="Times New Roman" w:cs="David" w:hint="eastAsia"/>
                <w:sz w:val="20"/>
                <w:szCs w:val="24"/>
                <w:u w:val="single"/>
                <w:rtl/>
                <w:lang w:eastAsia="he-IL"/>
                <w:rPrChange w:id="12" w:author="Meryl Etman" w:date="2020-07-12T15:52:00Z">
                  <w:rPr>
                    <w:rFonts w:ascii="Times New Roman" w:eastAsia="Times New Roman" w:hAnsi="Times New Roman" w:cs="David" w:hint="eastAsia"/>
                    <w:sz w:val="20"/>
                    <w:szCs w:val="24"/>
                    <w:rtl/>
                    <w:lang w:eastAsia="he-IL"/>
                  </w:rPr>
                </w:rPrChange>
              </w:rPr>
              <w:t>אדריכלית</w:t>
            </w:r>
            <w:r w:rsidR="00B903F5" w:rsidRPr="005F7C10">
              <w:rPr>
                <w:rFonts w:ascii="Times New Roman" w:eastAsia="Times New Roman" w:hAnsi="Times New Roman" w:cs="David"/>
                <w:sz w:val="20"/>
                <w:szCs w:val="24"/>
                <w:u w:val="single"/>
                <w:rtl/>
                <w:lang w:eastAsia="he-IL"/>
                <w:rPrChange w:id="13" w:author="Meryl Etman" w:date="2020-07-12T15:52:00Z">
                  <w:rPr>
                    <w:rFonts w:ascii="Times New Roman" w:eastAsia="Times New Roman" w:hAnsi="Times New Roman" w:cs="David"/>
                    <w:sz w:val="20"/>
                    <w:szCs w:val="24"/>
                    <w:rtl/>
                    <w:lang w:eastAsia="he-IL"/>
                  </w:rPr>
                </w:rPrChange>
              </w:rPr>
              <w:t xml:space="preserve"> </w:t>
            </w:r>
            <w:r w:rsidR="00B903F5" w:rsidRPr="005F7C10">
              <w:rPr>
                <w:rFonts w:ascii="Times New Roman" w:eastAsia="Times New Roman" w:hAnsi="Times New Roman" w:cs="David" w:hint="eastAsia"/>
                <w:sz w:val="20"/>
                <w:szCs w:val="24"/>
                <w:u w:val="single"/>
                <w:rtl/>
                <w:lang w:eastAsia="he-IL"/>
                <w:rPrChange w:id="14" w:author="Meryl Etman" w:date="2020-07-12T15:52:00Z">
                  <w:rPr>
                    <w:rFonts w:ascii="Times New Roman" w:eastAsia="Times New Roman" w:hAnsi="Times New Roman" w:cs="David" w:hint="eastAsia"/>
                    <w:sz w:val="20"/>
                    <w:szCs w:val="24"/>
                    <w:rtl/>
                    <w:lang w:eastAsia="he-IL"/>
                  </w:rPr>
                </w:rPrChange>
              </w:rPr>
              <w:t>ומורשת</w:t>
            </w:r>
            <w:r w:rsidR="00B903F5" w:rsidRPr="005F7C10">
              <w:rPr>
                <w:rFonts w:ascii="Times New Roman" w:eastAsia="Times New Roman" w:hAnsi="Times New Roman" w:cs="David"/>
                <w:sz w:val="20"/>
                <w:szCs w:val="24"/>
                <w:u w:val="single"/>
                <w:rtl/>
                <w:lang w:eastAsia="he-IL"/>
                <w:rPrChange w:id="15" w:author="Meryl Etman" w:date="2020-07-12T15:52:00Z">
                  <w:rPr>
                    <w:rFonts w:ascii="Times New Roman" w:eastAsia="Times New Roman" w:hAnsi="Times New Roman" w:cs="David"/>
                    <w:sz w:val="20"/>
                    <w:szCs w:val="24"/>
                    <w:rtl/>
                    <w:lang w:eastAsia="he-IL"/>
                  </w:rPr>
                </w:rPrChange>
              </w:rPr>
              <w:t xml:space="preserve"> </w:t>
            </w:r>
            <w:r w:rsidR="00B903F5" w:rsidRPr="005F7C10">
              <w:rPr>
                <w:rFonts w:ascii="Times New Roman" w:eastAsia="Times New Roman" w:hAnsi="Times New Roman" w:cs="David" w:hint="eastAsia"/>
                <w:sz w:val="20"/>
                <w:szCs w:val="24"/>
                <w:u w:val="single"/>
                <w:rtl/>
                <w:lang w:eastAsia="he-IL"/>
                <w:rPrChange w:id="16" w:author="Meryl Etman" w:date="2020-07-12T15:52:00Z">
                  <w:rPr>
                    <w:rFonts w:ascii="Times New Roman" w:eastAsia="Times New Roman" w:hAnsi="Times New Roman" w:cs="David" w:hint="eastAsia"/>
                    <w:sz w:val="20"/>
                    <w:szCs w:val="24"/>
                    <w:rtl/>
                    <w:lang w:eastAsia="he-IL"/>
                  </w:rPr>
                </w:rPrChange>
              </w:rPr>
              <w:t>נגישות</w:t>
            </w:r>
          </w:ins>
        </w:sdtContent>
      </w:sdt>
      <w:r>
        <w:rPr>
          <w:rFonts w:ascii="Times New Roman" w:eastAsia="Times New Roman" w:hAnsi="Times New Roman" w:cs="David" w:hint="cs"/>
          <w:sz w:val="20"/>
          <w:szCs w:val="24"/>
          <w:rtl/>
          <w:lang w:eastAsia="he-IL"/>
        </w:rPr>
        <w:t xml:space="preserve">               </w:t>
      </w:r>
      <w:ins w:id="17" w:author="Meryl Etman" w:date="2020-07-12T15:52:00Z">
        <w:r w:rsidR="005F7C10">
          <w:rPr>
            <w:rFonts w:ascii="Times New Roman" w:eastAsia="Times New Roman" w:hAnsi="Times New Roman" w:cs="David" w:hint="cs"/>
            <w:sz w:val="20"/>
            <w:szCs w:val="24"/>
            <w:rtl/>
            <w:lang w:eastAsia="he-IL"/>
          </w:rPr>
          <w:t xml:space="preserve">                         </w:t>
        </w:r>
      </w:ins>
      <w:r>
        <w:rPr>
          <w:rFonts w:ascii="Times New Roman" w:eastAsia="Times New Roman" w:hAnsi="Times New Roman" w:cs="David" w:hint="cs"/>
          <w:sz w:val="20"/>
          <w:szCs w:val="24"/>
          <w:rtl/>
          <w:lang w:eastAsia="he-IL"/>
        </w:rPr>
        <w:t xml:space="preserve">      </w:t>
      </w:r>
      <w:del w:id="18" w:author="Meryl Etman" w:date="2020-07-12T15:52:00Z">
        <w:r w:rsidDel="00766751">
          <w:rPr>
            <w:rFonts w:ascii="Times New Roman" w:eastAsia="Times New Roman" w:hAnsi="Times New Roman" w:cs="David" w:hint="cs"/>
            <w:sz w:val="20"/>
            <w:szCs w:val="24"/>
            <w:rtl/>
            <w:lang w:eastAsia="he-IL"/>
          </w:rPr>
          <w:delText xml:space="preserve">  </w:delText>
        </w:r>
      </w:del>
      <w:del w:id="19" w:author="Meryl Etman" w:date="2020-07-12T15:51:00Z">
        <w:r w:rsidDel="00766751">
          <w:rPr>
            <w:rFonts w:ascii="Times New Roman" w:eastAsia="Times New Roman" w:hAnsi="Times New Roman" w:cs="David" w:hint="cs"/>
            <w:sz w:val="20"/>
            <w:szCs w:val="24"/>
            <w:rtl/>
            <w:lang w:eastAsia="he-IL"/>
          </w:rPr>
          <w:delText xml:space="preserve">     </w:delText>
        </w:r>
      </w:del>
      <w:del w:id="20" w:author="Meryl Etman" w:date="2020-07-12T15:52:00Z">
        <w:r w:rsidDel="00766751">
          <w:rPr>
            <w:rFonts w:ascii="Times New Roman" w:eastAsia="Times New Roman" w:hAnsi="Times New Roman" w:cs="David" w:hint="cs"/>
            <w:sz w:val="20"/>
            <w:szCs w:val="24"/>
            <w:rtl/>
            <w:lang w:eastAsia="he-IL"/>
          </w:rPr>
          <w:delText xml:space="preserve">  </w:delText>
        </w:r>
      </w:del>
      <w:ins w:id="21" w:author="Meryl Etman" w:date="2020-07-12T15:51:00Z">
        <w:r w:rsidR="00766751">
          <w:rPr>
            <w:rFonts w:ascii="Times New Roman" w:eastAsia="Times New Roman" w:hAnsi="Times New Roman" w:cs="David" w:hint="cs"/>
            <w:color w:val="00B0F0"/>
            <w:sz w:val="20"/>
            <w:szCs w:val="24"/>
            <w:u w:val="single"/>
            <w:rtl/>
            <w:lang w:eastAsia="he-IL"/>
          </w:rPr>
          <w:t>גבעת שמואל החדשה בע"מ</w:t>
        </w:r>
      </w:ins>
      <w:del w:id="22" w:author="Meryl Etman" w:date="2020-07-12T15:51:00Z">
        <w:r w:rsidDel="00766751">
          <w:rPr>
            <w:rFonts w:ascii="Times New Roman" w:eastAsia="Times New Roman" w:hAnsi="Times New Roman" w:cs="David" w:hint="cs"/>
            <w:sz w:val="20"/>
            <w:szCs w:val="24"/>
            <w:rtl/>
            <w:lang w:eastAsia="he-IL"/>
          </w:rPr>
          <w:delText xml:space="preserve">                                           </w:delText>
        </w:r>
        <w:r w:rsidR="00E1739D" w:rsidDel="00766751">
          <w:rPr>
            <w:rFonts w:ascii="Times New Roman" w:eastAsia="Times New Roman" w:hAnsi="Times New Roman" w:cs="David" w:hint="cs"/>
            <w:sz w:val="20"/>
            <w:szCs w:val="24"/>
            <w:rtl/>
            <w:lang w:eastAsia="he-IL"/>
          </w:rPr>
          <w:delText xml:space="preserve">                 </w:delText>
        </w:r>
      </w:del>
    </w:p>
    <w:p w14:paraId="6AA60D34"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7F55649F"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0A0214B6"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0CE141CB"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38A5BAA6"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F64B1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BABBAED"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62EDC74"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ECC3D7B"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C5F94E3"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9DFB662"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1664B96D"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312A4CC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3ECF973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E9635D" w14:textId="5732403C" w:rsidR="00FC5090" w:rsidRPr="00FC5090" w:rsidRDefault="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Change w:id="23" w:author="Meryl Etman" w:date="2020-07-12T15:53:00Z">
          <w:pPr>
            <w:widowControl w:val="0"/>
            <w:spacing w:before="0" w:beforeAutospacing="0" w:after="0" w:afterAutospacing="0" w:line="240" w:lineRule="auto"/>
            <w:ind w:left="720"/>
            <w:jc w:val="both"/>
          </w:pPr>
        </w:pPrChange>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 xml:space="preserve">פרויקט לבניית יחידות דיור, </w:t>
      </w:r>
      <w:del w:id="24" w:author="Meryl Etman" w:date="2020-07-12T15:52:00Z">
        <w:r w:rsidRPr="00FC5090" w:rsidDel="005F7C10">
          <w:rPr>
            <w:rFonts w:ascii="Times New Roman" w:eastAsia="Times New Roman" w:hAnsi="Times New Roman" w:cs="David" w:hint="cs"/>
            <w:sz w:val="24"/>
            <w:szCs w:val="24"/>
            <w:rtl/>
            <w:lang w:eastAsia="he-IL"/>
          </w:rPr>
          <w:delText xml:space="preserve">שטחי מסחר ומשרדים, </w:delText>
        </w:r>
      </w:del>
      <w:r w:rsidRPr="00FC5090">
        <w:rPr>
          <w:rFonts w:ascii="Times New Roman" w:eastAsia="Times New Roman" w:hAnsi="Times New Roman" w:cs="David" w:hint="cs"/>
          <w:sz w:val="24"/>
          <w:szCs w:val="24"/>
          <w:rtl/>
          <w:lang w:eastAsia="he-IL"/>
        </w:rPr>
        <w:t>חניונים ועבודות פיתוח ב</w:t>
      </w:r>
      <w:customXmlDelRangeStart w:id="25" w:author="Meryl Etman" w:date="2020-07-12T15:53: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25"/>
          <w:customXmlDelRangeStart w:id="26" w:author="Meryl Etman" w:date="2020-07-12T15:53:00Z"/>
        </w:sdtContent>
      </w:sdt>
      <w:customXmlDelRangeEnd w:id="26"/>
      <w:del w:id="27" w:author="Meryl Etman" w:date="2020-07-12T15:53:00Z">
        <w:r w:rsidRPr="00FC5090" w:rsidDel="005F7C10">
          <w:rPr>
            <w:rFonts w:ascii="Times New Roman" w:eastAsia="Times New Roman" w:hAnsi="Times New Roman" w:cs="David" w:hint="cs"/>
            <w:color w:val="00B0F0"/>
            <w:sz w:val="24"/>
            <w:szCs w:val="24"/>
            <w:rtl/>
            <w:lang w:eastAsia="he-IL"/>
          </w:rPr>
          <w:delText xml:space="preserve"> - </w:delText>
        </w:r>
      </w:del>
      <w:customXmlDelRangeStart w:id="28" w:author="Meryl Etman" w:date="2020-07-12T15:52:00Z"/>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8"/>
          <w:customXmlDelRangeStart w:id="29" w:author="Meryl Etman" w:date="2020-07-12T15:52:00Z"/>
        </w:sdtContent>
      </w:sdt>
      <w:customXmlDelRangeEnd w:id="29"/>
      <w:del w:id="30" w:author="Meryl Etman" w:date="2020-07-12T15:52:00Z">
        <w:r w:rsidRPr="00FC5090" w:rsidDel="005F7C10">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1" w:author="Meryl Etman" w:date="2020-07-12T15:43:00Z">
            <w:r w:rsidR="00B903F5">
              <w:rPr>
                <w:rFonts w:ascii="Times New Roman" w:eastAsia="Times New Roman" w:hAnsi="Times New Roman" w:cs="David" w:hint="cs"/>
                <w:color w:val="00B0F0"/>
                <w:sz w:val="24"/>
                <w:szCs w:val="24"/>
                <w:rtl/>
              </w:rPr>
              <w:t>סביוני גבעת שמואל</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095B1B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CF8588" w14:textId="33FD7B56" w:rsidR="00FC5090" w:rsidRPr="00FC5090" w:rsidRDefault="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Change w:id="32" w:author="Meryl Etman" w:date="2020-07-12T15:53:00Z">
          <w:pPr>
            <w:widowControl w:val="0"/>
            <w:spacing w:before="0" w:beforeAutospacing="0" w:after="0" w:afterAutospacing="0" w:line="240" w:lineRule="auto"/>
            <w:ind w:left="720"/>
            <w:jc w:val="both"/>
          </w:pPr>
        </w:pPrChange>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3" w:author="Meryl Etman" w:date="2020-07-12T15:49:00Z">
            <w:r w:rsidR="00B903F5">
              <w:rPr>
                <w:rFonts w:ascii="Times New Roman" w:eastAsia="Times New Roman" w:hAnsi="Times New Roman" w:cs="David" w:hint="cs"/>
                <w:color w:val="008000"/>
                <w:sz w:val="24"/>
                <w:szCs w:val="24"/>
                <w:rtl/>
              </w:rPr>
              <w:t>427-0218768</w:t>
            </w:r>
          </w:ins>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del w:id="34" w:author="Meryl Etman" w:date="2020-07-12T15:53:00Z">
        <w:r w:rsidRPr="00FC5090" w:rsidDel="005F7C10">
          <w:rPr>
            <w:rFonts w:ascii="Times New Roman" w:eastAsia="Times New Roman" w:hAnsi="Times New Roman" w:cs="David" w:hint="cs"/>
            <w:sz w:val="24"/>
            <w:szCs w:val="24"/>
            <w:rtl/>
            <w:lang w:eastAsia="he-IL"/>
          </w:rPr>
          <w:delText>-</w:delText>
        </w:r>
      </w:del>
      <w:ins w:id="35" w:author="Meryl Etman" w:date="2020-07-12T15:53:00Z">
        <w:r w:rsidR="005F7C10">
          <w:rPr>
            <w:rFonts w:ascii="Times New Roman" w:eastAsia="Times New Roman" w:hAnsi="Times New Roman" w:cs="David" w:hint="cs"/>
            <w:sz w:val="24"/>
            <w:szCs w:val="24"/>
            <w:rtl/>
            <w:lang w:eastAsia="he-IL"/>
          </w:rPr>
          <w:t>גוש</w:t>
        </w:r>
      </w:ins>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6" w:author="Meryl Etman" w:date="2020-07-12T15:48:00Z">
            <w:r w:rsidR="00B903F5">
              <w:rPr>
                <w:rFonts w:ascii="Times New Roman" w:eastAsia="Times New Roman" w:hAnsi="Times New Roman" w:cs="David" w:hint="cs"/>
                <w:sz w:val="24"/>
                <w:szCs w:val="24"/>
                <w:rtl/>
                <w:lang w:eastAsia="he-IL"/>
              </w:rPr>
              <w:t>6191</w:t>
            </w:r>
          </w:ins>
        </w:sdtContent>
      </w:sdt>
      <w:ins w:id="37" w:author="Meryl Etman" w:date="2020-07-12T15:53:00Z">
        <w:r w:rsidR="005F7C10">
          <w:rPr>
            <w:rFonts w:ascii="Times New Roman" w:eastAsia="Times New Roman" w:hAnsi="Times New Roman" w:cs="David" w:hint="cs"/>
            <w:sz w:val="24"/>
            <w:szCs w:val="24"/>
            <w:rtl/>
            <w:lang w:eastAsia="he-IL"/>
          </w:rPr>
          <w:t>, מגרשים 1001, 1004, 1005.</w:t>
        </w:r>
      </w:ins>
      <w:del w:id="38" w:author="Meryl Etman" w:date="2020-07-12T15:53:00Z">
        <w:r w:rsidRPr="00FC5090" w:rsidDel="005F7C10">
          <w:rPr>
            <w:rFonts w:ascii="Times New Roman" w:eastAsia="Times New Roman" w:hAnsi="Times New Roman" w:cs="David" w:hint="cs"/>
            <w:sz w:val="24"/>
            <w:szCs w:val="24"/>
            <w:rtl/>
            <w:lang w:eastAsia="he-IL"/>
          </w:rPr>
          <w:delText>.</w:delText>
        </w:r>
      </w:del>
    </w:p>
    <w:p w14:paraId="59429A41"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B24A65F"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80F86E4" w14:textId="02942819"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9" w:author="Meryl Etman" w:date="2020-07-12T15:43:00Z">
            <w:r w:rsidR="00B903F5">
              <w:rPr>
                <w:rFonts w:ascii="Times New Roman" w:eastAsia="Times New Roman" w:hAnsi="Times New Roman" w:cs="David" w:hint="cs"/>
                <w:color w:val="008000"/>
                <w:sz w:val="24"/>
                <w:szCs w:val="24"/>
                <w:rtl/>
              </w:rPr>
              <w:t>גבעת שמואל</w:t>
            </w:r>
          </w:ins>
        </w:sdtContent>
      </w:sdt>
      <w:r w:rsidRPr="00FC5090">
        <w:rPr>
          <w:rFonts w:ascii="Times New Roman" w:eastAsia="Times New Roman" w:hAnsi="Times New Roman" w:cs="David" w:hint="cs"/>
          <w:color w:val="008000"/>
          <w:sz w:val="24"/>
          <w:szCs w:val="24"/>
          <w:rtl/>
        </w:rPr>
        <w:t>.</w:t>
      </w:r>
    </w:p>
    <w:p w14:paraId="06B6C6C0"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2CF37936"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137DCEB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6FB12C" w14:textId="2F207819"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0" w:author="Meryl Etman" w:date="2020-07-12T15:49:00Z">
            <w:r w:rsidR="00B903F5">
              <w:rPr>
                <w:rFonts w:ascii="Times New Roman" w:eastAsia="Times New Roman" w:hAnsi="Times New Roman" w:cs="David" w:hint="cs"/>
                <w:sz w:val="24"/>
                <w:szCs w:val="24"/>
                <w:rtl/>
                <w:lang w:eastAsia="he-IL"/>
              </w:rPr>
              <w:t>מרול אטמן</w:t>
            </w:r>
          </w:ins>
        </w:sdtContent>
      </w:sdt>
    </w:p>
    <w:p w14:paraId="43ECC06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C9DD39B"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DCBD73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100D6222"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7A6886" w14:textId="6FC5F32A"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1" w:author="Meryl Etman" w:date="2020-07-12T15:49:00Z">
            <w:r w:rsidR="00B903F5">
              <w:rPr>
                <w:rFonts w:ascii="Times New Roman" w:eastAsia="Times New Roman" w:hAnsi="Times New Roman" w:cs="David"/>
                <w:color w:val="008000"/>
                <w:sz w:val="24"/>
                <w:szCs w:val="24"/>
                <w:rtl/>
                <w:lang w:eastAsia="he-IL"/>
              </w:rPr>
              <w:t>אורנה פדר</w:t>
            </w:r>
          </w:ins>
        </w:sdtContent>
      </w:sdt>
    </w:p>
    <w:p w14:paraId="2F08C308"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FC5090">
            <w:rPr>
              <w:color w:val="00B0F0"/>
              <w:rtl/>
            </w:rPr>
            <w:t>[שדה נוסף 5]</w:t>
          </w:r>
        </w:sdtContent>
      </w:sdt>
    </w:p>
    <w:p w14:paraId="7E2EE88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9BDFC8" w14:textId="1BEC96F8"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2" w:author="Meryl Etman" w:date="2020-07-12T15:49:00Z">
            <w:r w:rsidR="00B903F5">
              <w:rPr>
                <w:rFonts w:ascii="Times New Roman" w:eastAsia="Times New Roman" w:hAnsi="Times New Roman" w:cs="David"/>
                <w:color w:val="008000"/>
                <w:sz w:val="24"/>
                <w:szCs w:val="24"/>
                <w:rtl/>
                <w:lang w:eastAsia="he-IL"/>
              </w:rPr>
              <w:t>אורנה פדר</w:t>
            </w:r>
          </w:ins>
        </w:sdtContent>
      </w:sdt>
    </w:p>
    <w:p w14:paraId="3EE4D9F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8BB30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4660C20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006B53"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70220E64"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658EF7DB"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38C76B32"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55682073"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16B1B9F7"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B37F892"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4917615C" w14:textId="77777777" w:rsidTr="00FC5090">
        <w:tc>
          <w:tcPr>
            <w:tcW w:w="3366" w:type="dxa"/>
          </w:tcPr>
          <w:p w14:paraId="6D47C996" w14:textId="3E13E8CA" w:rsidR="00FC5090" w:rsidRPr="00FC5090" w:rsidRDefault="00B02914"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3" w:author="Meryl Etman" w:date="2020-07-12T15:45:00Z">
                  <w:r w:rsidR="00B903F5">
                    <w:rPr>
                      <w:rFonts w:ascii="Times New Roman" w:eastAsia="Times New Roman" w:hAnsi="Times New Roman" w:cs="David" w:hint="cs"/>
                      <w:color w:val="008000"/>
                      <w:sz w:val="24"/>
                      <w:szCs w:val="24"/>
                      <w:rtl/>
                      <w:lang w:eastAsia="he-IL"/>
                    </w:rPr>
                    <w:t>100%</w:t>
                  </w:r>
                </w:ins>
              </w:sdtContent>
            </w:sdt>
          </w:p>
          <w:p w14:paraId="760D6372"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7AACF23D" w14:textId="77777777" w:rsidR="00FC5090" w:rsidRPr="00FC5090" w:rsidRDefault="00FC5090" w:rsidP="00FC5090">
            <w:pPr>
              <w:widowControl w:val="0"/>
              <w:spacing w:before="0" w:beforeAutospacing="0" w:after="0" w:afterAutospacing="0" w:line="240" w:lineRule="auto"/>
              <w:ind w:left="720"/>
              <w:outlineLvl w:val="2"/>
            </w:pPr>
          </w:p>
          <w:p w14:paraId="57D608AB"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0FEED13"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ED9C5E5"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3389D3C9"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98E8795"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7BF4367E"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62DB7808"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1898B947"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3608A1A0"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42D3FE2"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56F882E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16C22AB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31EE5A3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2006F93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4693B70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2BE07D2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5E2E083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26FD6DD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636C68E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5100AFBE"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2262FFB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4AF8D45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46F6E4AC"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08AF76E0"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4E70216D"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3EBF3953"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4907001D"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lastRenderedPageBreak/>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2C9C4602"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02367CAB"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7F595999"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21CF4C9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28BA90D4" w14:textId="77777777" w:rsidR="009C6F6C" w:rsidRDefault="009C6F6C" w:rsidP="009C6F6C">
      <w:pPr>
        <w:numPr>
          <w:ilvl w:val="1"/>
          <w:numId w:val="9"/>
        </w:numPr>
        <w:spacing w:before="0" w:beforeAutospacing="0" w:after="0" w:afterAutospacing="0" w:line="276" w:lineRule="auto"/>
        <w:ind w:left="1409" w:hanging="708"/>
        <w:jc w:val="both"/>
        <w:rPr>
          <w:ins w:id="44" w:author="Meryl Etman" w:date="2020-07-14T14:08:00Z"/>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55414072" w14:textId="77777777" w:rsidR="00B02914" w:rsidRDefault="00B02914" w:rsidP="00B02914">
      <w:pPr>
        <w:pStyle w:val="af6"/>
        <w:rPr>
          <w:ins w:id="45" w:author="Meryl Etman" w:date="2020-07-14T14:08:00Z"/>
          <w:rFonts w:hint="cs"/>
          <w:sz w:val="24"/>
          <w:szCs w:val="24"/>
          <w:rtl/>
          <w:lang w:eastAsia="he-IL"/>
        </w:rPr>
        <w:pPrChange w:id="46" w:author="Meryl Etman" w:date="2020-07-14T14:08:00Z">
          <w:pPr>
            <w:numPr>
              <w:ilvl w:val="1"/>
              <w:numId w:val="9"/>
            </w:numPr>
            <w:spacing w:before="0" w:beforeAutospacing="0" w:after="0" w:afterAutospacing="0" w:line="276" w:lineRule="auto"/>
            <w:ind w:left="1409" w:hanging="708"/>
            <w:jc w:val="both"/>
          </w:pPr>
        </w:pPrChange>
      </w:pPr>
    </w:p>
    <w:p w14:paraId="6F3B693D" w14:textId="77777777" w:rsidR="00B02914" w:rsidRPr="009C6F6C" w:rsidRDefault="00B02914" w:rsidP="00B02914">
      <w:pPr>
        <w:spacing w:before="0" w:beforeAutospacing="0" w:after="0" w:afterAutospacing="0" w:line="276" w:lineRule="auto"/>
        <w:ind w:left="1409"/>
        <w:jc w:val="both"/>
        <w:rPr>
          <w:rFonts w:ascii="Times New Roman" w:eastAsia="Times New Roman" w:hAnsi="Times New Roman" w:cs="David"/>
          <w:sz w:val="24"/>
          <w:szCs w:val="24"/>
          <w:rtl/>
          <w:lang w:eastAsia="he-IL"/>
        </w:rPr>
        <w:pPrChange w:id="47" w:author="Meryl Etman" w:date="2020-07-14T14:08:00Z">
          <w:pPr>
            <w:numPr>
              <w:ilvl w:val="1"/>
              <w:numId w:val="9"/>
            </w:numPr>
            <w:spacing w:before="0" w:beforeAutospacing="0" w:after="0" w:afterAutospacing="0" w:line="276" w:lineRule="auto"/>
            <w:ind w:left="1409" w:hanging="708"/>
            <w:jc w:val="both"/>
          </w:pPr>
        </w:pPrChange>
      </w:pPr>
    </w:p>
    <w:p w14:paraId="1852E98A" w14:textId="2CD343D1"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del w:id="48" w:author="Meryl Etman" w:date="2020-07-14T14:08:00Z">
        <w:r w:rsidRPr="009C6F6C" w:rsidDel="00B02914">
          <w:rPr>
            <w:rFonts w:ascii="Times New Roman" w:eastAsia="Times New Roman" w:hAnsi="Times New Roman" w:cs="David"/>
            <w:sz w:val="24"/>
            <w:szCs w:val="24"/>
            <w:rtl/>
            <w:lang w:eastAsia="he-IL"/>
          </w:rPr>
          <w:br w:type="page"/>
        </w:r>
      </w:del>
    </w:p>
    <w:p w14:paraId="3FD6026A"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10276797"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52BDBF7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5467B14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29095B65"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70400A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49" w:name="OLE_LINK1"/>
      <w:bookmarkStart w:id="50"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49"/>
    <w:bookmarkEnd w:id="50"/>
    <w:p w14:paraId="1F9A64D5"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011B088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052247D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0F2B743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1116A7FA"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2D36E04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2D476B4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27EC550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308677CF"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31AF159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מסירת הנתונים, הפרוגראמה וחוות הדעת למזמין, </w:t>
      </w:r>
      <w:r w:rsidRPr="009C6F6C">
        <w:rPr>
          <w:rFonts w:ascii="Times New Roman" w:eastAsia="Times New Roman" w:hAnsi="Times New Roman" w:cs="David"/>
          <w:sz w:val="24"/>
          <w:szCs w:val="24"/>
          <w:rtl/>
        </w:rPr>
        <w:lastRenderedPageBreak/>
        <w:t>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24DD2AF0"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53C4F92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69811D5"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52F0F417"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00D0FCC9"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6C7E6A1B"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48B98BC4"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1133AA4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617677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4AE910A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A2FC681"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45DF30C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1E5F546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4A35D4E6"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0E356176"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30E8A08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6763C292"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792C3F3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31821B90"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6768437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25F047F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E061A5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1B2C3666"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0A2F978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5ED52A4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32C2BE08"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7400F825"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ביצוע בדיקות חוזרות עד להשלמת הביצוע של העבודות. השתתפות בכל המסירות שיתקיימו בשטח </w:t>
      </w:r>
      <w:r w:rsidRPr="009C6F6C">
        <w:rPr>
          <w:rFonts w:ascii="Times New Roman" w:eastAsia="Times New Roman" w:hAnsi="Times New Roman" w:cs="David" w:hint="cs"/>
          <w:sz w:val="24"/>
          <w:szCs w:val="24"/>
          <w:rtl/>
        </w:rPr>
        <w:lastRenderedPageBreak/>
        <w:t>לפי התכנית שאושרה מראש על ידי המזמין כולל הוצאת דו"ח מסירה בכתב.</w:t>
      </w:r>
    </w:p>
    <w:p w14:paraId="643C88F8"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015F70B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45747938"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205B378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66E27B5"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2AF639A6"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430E688D"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1ACDBB7F"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619EBB8B"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218DBD7B"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55AAE66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1857067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DA0E54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00884536"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06D3E47D"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09F147E9"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086072FA"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7279AED"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456F5DD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C6FB3FB"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44588AD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3D307BD"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21DCA8E4"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947F464"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487777B2"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2A37B990"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36D6913F"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608EDFBF"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642A95A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50BB02E6" w14:textId="09A5D9F5" w:rsidR="009C6F6C" w:rsidRPr="009C6F6C" w:rsidDel="005F7C10" w:rsidRDefault="009C6F6C" w:rsidP="009C6F6C">
      <w:pPr>
        <w:widowControl w:val="0"/>
        <w:numPr>
          <w:ilvl w:val="1"/>
          <w:numId w:val="10"/>
        </w:numPr>
        <w:spacing w:before="0" w:beforeAutospacing="0" w:after="0" w:afterAutospacing="0" w:line="240" w:lineRule="auto"/>
        <w:jc w:val="both"/>
        <w:rPr>
          <w:del w:id="51" w:author="Meryl Etman" w:date="2020-07-12T15:54:00Z"/>
          <w:rFonts w:ascii="Times New Roman" w:eastAsia="Times New Roman" w:hAnsi="Times New Roman" w:cs="David"/>
          <w:sz w:val="25"/>
          <w:szCs w:val="24"/>
        </w:rPr>
      </w:pPr>
      <w:del w:id="52" w:author="Meryl Etman" w:date="2020-07-12T15:54:00Z">
        <w:r w:rsidRPr="009C6F6C" w:rsidDel="005F7C10">
          <w:rPr>
            <w:rFonts w:ascii="Times New Roman" w:eastAsia="Times New Roman" w:hAnsi="Times New Roman" w:cs="David" w:hint="cs"/>
            <w:sz w:val="25"/>
            <w:szCs w:val="24"/>
            <w:rtl/>
          </w:rPr>
          <w:delText>השלמת תכנון מוקדם .............................</w:delText>
        </w:r>
        <w:r w:rsidRPr="009C6F6C" w:rsidDel="005F7C10">
          <w:rPr>
            <w:rFonts w:ascii="Times New Roman" w:eastAsia="Times New Roman" w:hAnsi="Times New Roman" w:cs="David" w:hint="cs"/>
            <w:sz w:val="25"/>
            <w:szCs w:val="24"/>
          </w:rPr>
          <w:delText>XX/XXXX</w:delText>
        </w:r>
      </w:del>
    </w:p>
    <w:p w14:paraId="316B2159" w14:textId="2F79C002" w:rsidR="009C6F6C" w:rsidRPr="009C6F6C" w:rsidDel="005F7C10" w:rsidRDefault="009C6F6C" w:rsidP="009C6F6C">
      <w:pPr>
        <w:widowControl w:val="0"/>
        <w:numPr>
          <w:ilvl w:val="1"/>
          <w:numId w:val="10"/>
        </w:numPr>
        <w:spacing w:before="0" w:beforeAutospacing="0" w:after="0" w:afterAutospacing="0" w:line="240" w:lineRule="auto"/>
        <w:jc w:val="both"/>
        <w:rPr>
          <w:del w:id="53" w:author="Meryl Etman" w:date="2020-07-12T15:54:00Z"/>
          <w:rFonts w:ascii="Times New Roman" w:eastAsia="Times New Roman" w:hAnsi="Times New Roman" w:cs="David"/>
          <w:sz w:val="25"/>
          <w:szCs w:val="24"/>
        </w:rPr>
      </w:pPr>
      <w:del w:id="54" w:author="Meryl Etman" w:date="2020-07-12T15:54:00Z">
        <w:r w:rsidRPr="009C6F6C" w:rsidDel="005F7C10">
          <w:rPr>
            <w:rFonts w:ascii="Times New Roman" w:eastAsia="Times New Roman" w:hAnsi="Times New Roman" w:cs="David" w:hint="cs"/>
            <w:sz w:val="25"/>
            <w:szCs w:val="24"/>
            <w:rtl/>
          </w:rPr>
          <w:delText>השלמת תכנון סופי להיתרים...................</w:delText>
        </w:r>
        <w:r w:rsidRPr="009C6F6C" w:rsidDel="005F7C10">
          <w:rPr>
            <w:rFonts w:ascii="Times New Roman" w:eastAsia="Times New Roman" w:hAnsi="Times New Roman" w:cs="David" w:hint="cs"/>
            <w:sz w:val="25"/>
            <w:szCs w:val="24"/>
          </w:rPr>
          <w:delText>XX/XXXX</w:delText>
        </w:r>
      </w:del>
    </w:p>
    <w:p w14:paraId="75EB2D78" w14:textId="5E5BF2DF" w:rsidR="009C6F6C" w:rsidRPr="009C6F6C" w:rsidDel="005F7C10" w:rsidRDefault="009C6F6C" w:rsidP="009C6F6C">
      <w:pPr>
        <w:widowControl w:val="0"/>
        <w:numPr>
          <w:ilvl w:val="1"/>
          <w:numId w:val="10"/>
        </w:numPr>
        <w:spacing w:before="0" w:beforeAutospacing="0" w:after="0" w:afterAutospacing="0" w:line="240" w:lineRule="auto"/>
        <w:jc w:val="both"/>
        <w:rPr>
          <w:del w:id="55" w:author="Meryl Etman" w:date="2020-07-12T15:54:00Z"/>
          <w:rFonts w:ascii="Times New Roman" w:eastAsia="Times New Roman" w:hAnsi="Times New Roman" w:cs="David"/>
          <w:sz w:val="25"/>
          <w:szCs w:val="24"/>
        </w:rPr>
      </w:pPr>
      <w:del w:id="56" w:author="Meryl Etman" w:date="2020-07-12T15:54:00Z">
        <w:r w:rsidRPr="009C6F6C" w:rsidDel="005F7C10">
          <w:rPr>
            <w:rFonts w:ascii="Times New Roman" w:eastAsia="Times New Roman" w:hAnsi="Times New Roman" w:cs="David" w:hint="cs"/>
            <w:sz w:val="25"/>
            <w:szCs w:val="24"/>
            <w:rtl/>
          </w:rPr>
          <w:delText>השלמת תכנון מפורט למכרזים................</w:delText>
        </w:r>
        <w:r w:rsidRPr="009C6F6C" w:rsidDel="005F7C10">
          <w:rPr>
            <w:rFonts w:ascii="Times New Roman" w:eastAsia="Times New Roman" w:hAnsi="Times New Roman" w:cs="David" w:hint="cs"/>
            <w:sz w:val="25"/>
            <w:szCs w:val="24"/>
          </w:rPr>
          <w:delText>XX/XXXX</w:delText>
        </w:r>
      </w:del>
    </w:p>
    <w:p w14:paraId="5A3C4223" w14:textId="0BFF5991" w:rsidR="009C6F6C" w:rsidRPr="009C6F6C" w:rsidDel="005F7C10" w:rsidRDefault="009C6F6C" w:rsidP="009C6F6C">
      <w:pPr>
        <w:widowControl w:val="0"/>
        <w:numPr>
          <w:ilvl w:val="1"/>
          <w:numId w:val="10"/>
        </w:numPr>
        <w:spacing w:before="0" w:beforeAutospacing="0" w:after="0" w:afterAutospacing="0" w:line="240" w:lineRule="auto"/>
        <w:jc w:val="both"/>
        <w:rPr>
          <w:del w:id="57" w:author="Meryl Etman" w:date="2020-07-12T15:54:00Z"/>
          <w:rFonts w:ascii="Times New Roman" w:eastAsia="Times New Roman" w:hAnsi="Times New Roman" w:cs="David"/>
          <w:sz w:val="25"/>
          <w:szCs w:val="24"/>
        </w:rPr>
      </w:pPr>
      <w:del w:id="58" w:author="Meryl Etman" w:date="2020-07-12T15:54:00Z">
        <w:r w:rsidRPr="009C6F6C" w:rsidDel="005F7C10">
          <w:rPr>
            <w:rFonts w:ascii="Times New Roman" w:eastAsia="Times New Roman" w:hAnsi="Times New Roman" w:cs="David" w:hint="cs"/>
            <w:sz w:val="25"/>
            <w:szCs w:val="24"/>
            <w:rtl/>
          </w:rPr>
          <w:delText>יציאה למכרזים.....................................</w:delText>
        </w:r>
        <w:r w:rsidRPr="009C6F6C" w:rsidDel="005F7C10">
          <w:rPr>
            <w:rFonts w:ascii="Times New Roman" w:eastAsia="Times New Roman" w:hAnsi="Times New Roman" w:cs="David" w:hint="cs"/>
            <w:sz w:val="25"/>
            <w:szCs w:val="24"/>
          </w:rPr>
          <w:delText>XX/XXXX</w:delText>
        </w:r>
        <w:r w:rsidRPr="009C6F6C" w:rsidDel="005F7C10">
          <w:rPr>
            <w:rFonts w:ascii="Times New Roman" w:eastAsia="Times New Roman" w:hAnsi="Times New Roman" w:cs="David" w:hint="cs"/>
            <w:sz w:val="25"/>
            <w:szCs w:val="24"/>
            <w:rtl/>
          </w:rPr>
          <w:delText xml:space="preserve"> </w:delText>
        </w:r>
      </w:del>
    </w:p>
    <w:p w14:paraId="54C22822" w14:textId="08E7DAF6" w:rsidR="009C6F6C" w:rsidRPr="009C6F6C" w:rsidDel="005F7C10" w:rsidRDefault="009C6F6C" w:rsidP="009C6F6C">
      <w:pPr>
        <w:widowControl w:val="0"/>
        <w:numPr>
          <w:ilvl w:val="1"/>
          <w:numId w:val="10"/>
        </w:numPr>
        <w:spacing w:before="0" w:beforeAutospacing="0" w:after="0" w:afterAutospacing="0" w:line="240" w:lineRule="auto"/>
        <w:jc w:val="both"/>
        <w:rPr>
          <w:del w:id="59" w:author="Meryl Etman" w:date="2020-07-12T15:54:00Z"/>
          <w:rFonts w:ascii="Times New Roman" w:eastAsia="Times New Roman" w:hAnsi="Times New Roman" w:cs="David"/>
          <w:sz w:val="25"/>
          <w:szCs w:val="24"/>
          <w:rtl/>
        </w:rPr>
      </w:pPr>
      <w:del w:id="60" w:author="Meryl Etman" w:date="2020-07-12T15:54:00Z">
        <w:r w:rsidRPr="009C6F6C" w:rsidDel="005F7C10">
          <w:rPr>
            <w:rFonts w:ascii="Times New Roman" w:eastAsia="Times New Roman" w:hAnsi="Times New Roman" w:cs="David" w:hint="cs"/>
            <w:sz w:val="25"/>
            <w:szCs w:val="24"/>
            <w:rtl/>
          </w:rPr>
          <w:delText>השלמת תכנון לביצוע ............................</w:delText>
        </w:r>
        <w:r w:rsidRPr="009C6F6C" w:rsidDel="005F7C10">
          <w:rPr>
            <w:rFonts w:ascii="Times New Roman" w:eastAsia="Times New Roman" w:hAnsi="Times New Roman" w:cs="David" w:hint="cs"/>
            <w:sz w:val="25"/>
            <w:szCs w:val="24"/>
          </w:rPr>
          <w:delText>XX/XXXX</w:delText>
        </w:r>
        <w:r w:rsidRPr="009C6F6C" w:rsidDel="005F7C10">
          <w:rPr>
            <w:rFonts w:ascii="Times New Roman" w:eastAsia="Times New Roman" w:hAnsi="Times New Roman" w:cs="David" w:hint="cs"/>
            <w:sz w:val="25"/>
            <w:szCs w:val="24"/>
            <w:rtl/>
          </w:rPr>
          <w:delText xml:space="preserve"> </w:delText>
        </w:r>
      </w:del>
    </w:p>
    <w:p w14:paraId="378A7E03" w14:textId="41C7C936" w:rsidR="009C6F6C" w:rsidRPr="009C6F6C" w:rsidDel="005F7C10" w:rsidRDefault="009C6F6C" w:rsidP="009C6F6C">
      <w:pPr>
        <w:widowControl w:val="0"/>
        <w:spacing w:before="60" w:beforeAutospacing="0" w:after="60" w:afterAutospacing="0" w:line="240" w:lineRule="auto"/>
        <w:jc w:val="both"/>
        <w:rPr>
          <w:del w:id="61" w:author="Meryl Etman" w:date="2020-07-12T15:54:00Z"/>
          <w:rFonts w:ascii="Times New Roman" w:eastAsia="Times New Roman" w:hAnsi="Times New Roman" w:cs="David"/>
          <w:sz w:val="24"/>
          <w:szCs w:val="24"/>
          <w:rtl/>
        </w:rPr>
      </w:pPr>
    </w:p>
    <w:p w14:paraId="571114E0" w14:textId="55DE5B9A" w:rsidR="009C6F6C" w:rsidRPr="005F7C10" w:rsidRDefault="005F7C10" w:rsidP="009C6F6C">
      <w:pPr>
        <w:widowControl w:val="0"/>
        <w:spacing w:before="60" w:beforeAutospacing="0" w:after="60" w:afterAutospacing="0" w:line="240" w:lineRule="auto"/>
        <w:jc w:val="both"/>
        <w:rPr>
          <w:rFonts w:ascii="Times New Roman" w:eastAsia="Times New Roman" w:hAnsi="Times New Roman" w:cs="David"/>
          <w:sz w:val="24"/>
          <w:szCs w:val="24"/>
          <w:u w:val="single"/>
          <w:rtl/>
          <w:rPrChange w:id="62" w:author="Meryl Etman" w:date="2020-07-12T15:54:00Z">
            <w:rPr>
              <w:rFonts w:ascii="Times New Roman" w:eastAsia="Times New Roman" w:hAnsi="Times New Roman" w:cs="David"/>
              <w:sz w:val="24"/>
              <w:szCs w:val="24"/>
              <w:rtl/>
            </w:rPr>
          </w:rPrChange>
        </w:rPr>
      </w:pPr>
      <w:ins w:id="63" w:author="Meryl Etman" w:date="2020-07-12T15:54:00Z">
        <w:r>
          <w:rPr>
            <w:rFonts w:ascii="Times New Roman" w:eastAsia="Times New Roman" w:hAnsi="Times New Roman" w:cs="David"/>
            <w:sz w:val="24"/>
            <w:szCs w:val="24"/>
            <w:rtl/>
          </w:rPr>
          <w:tab/>
        </w:r>
        <w:r w:rsidRPr="005F7C10">
          <w:rPr>
            <w:rFonts w:ascii="Times New Roman" w:eastAsia="Times New Roman" w:hAnsi="Times New Roman" w:cs="David" w:hint="eastAsia"/>
            <w:sz w:val="24"/>
            <w:szCs w:val="24"/>
            <w:u w:val="single"/>
            <w:rtl/>
            <w:rPrChange w:id="64" w:author="Meryl Etman" w:date="2020-07-12T15:54:00Z">
              <w:rPr>
                <w:rFonts w:ascii="Times New Roman" w:eastAsia="Times New Roman" w:hAnsi="Times New Roman" w:cs="David" w:hint="eastAsia"/>
                <w:sz w:val="24"/>
                <w:szCs w:val="24"/>
                <w:rtl/>
              </w:rPr>
            </w:rPrChange>
          </w:rPr>
          <w:t>מבוטל</w:t>
        </w:r>
        <w:r>
          <w:rPr>
            <w:rFonts w:ascii="Times New Roman" w:eastAsia="Times New Roman" w:hAnsi="Times New Roman" w:cs="David" w:hint="cs"/>
            <w:sz w:val="24"/>
            <w:szCs w:val="24"/>
            <w:u w:val="single"/>
            <w:rtl/>
          </w:rPr>
          <w:t>.</w:t>
        </w:r>
      </w:ins>
    </w:p>
    <w:p w14:paraId="455AC2C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45EEE0E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836AF8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64F86498"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8380EFC"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9A3A561" w14:textId="4D40F998" w:rsidR="00242A73" w:rsidRPr="00242A73" w:rsidRDefault="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65" w:author="Meryl Etman" w:date="2020-07-12T15:55:00Z">
          <w:pPr>
            <w:widowControl w:val="0"/>
            <w:spacing w:before="120" w:beforeAutospacing="0" w:after="60" w:afterAutospacing="0" w:line="240" w:lineRule="auto"/>
            <w:ind w:left="1440" w:hanging="720"/>
            <w:jc w:val="both"/>
          </w:pPr>
        </w:pPrChange>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w:t>
      </w:r>
      <w:del w:id="66" w:author="Meryl Etman" w:date="2020-07-12T15:54:00Z">
        <w:r w:rsidRPr="00242A73" w:rsidDel="005F7C10">
          <w:rPr>
            <w:rFonts w:ascii="Times New Roman" w:eastAsia="Times New Roman" w:hAnsi="Times New Roman" w:cs="David"/>
            <w:sz w:val="24"/>
            <w:szCs w:val="24"/>
            <w:rtl/>
            <w:lang w:eastAsia="he-IL"/>
          </w:rPr>
          <w:delText xml:space="preserve">_________ </w:delText>
        </w:r>
      </w:del>
      <w:ins w:id="67" w:author="Meryl Etman" w:date="2020-07-12T15:54:00Z">
        <w:r w:rsidR="005F7C10">
          <w:rPr>
            <w:rFonts w:ascii="Times New Roman" w:eastAsia="Times New Roman" w:hAnsi="Times New Roman" w:cs="David" w:hint="cs"/>
            <w:sz w:val="24"/>
            <w:szCs w:val="24"/>
            <w:rtl/>
            <w:lang w:eastAsia="he-IL"/>
          </w:rPr>
          <w:t>5,700</w:t>
        </w:r>
        <w:r w:rsidR="005F7C10"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 xml:space="preserve">ש"ח (במילים </w:t>
      </w:r>
      <w:del w:id="68" w:author="Meryl Etman" w:date="2020-07-12T15:54:00Z">
        <w:r w:rsidRPr="00242A73" w:rsidDel="005F7C10">
          <w:rPr>
            <w:rFonts w:ascii="Times New Roman" w:eastAsia="Times New Roman" w:hAnsi="Times New Roman" w:cs="David"/>
            <w:sz w:val="24"/>
            <w:szCs w:val="24"/>
            <w:rtl/>
            <w:lang w:eastAsia="he-IL"/>
          </w:rPr>
          <w:delText xml:space="preserve">______________  </w:delText>
        </w:r>
      </w:del>
      <w:ins w:id="69" w:author="Meryl Etman" w:date="2020-07-12T15:54:00Z">
        <w:r w:rsidR="005F7C10">
          <w:rPr>
            <w:rFonts w:ascii="Times New Roman" w:eastAsia="Times New Roman" w:hAnsi="Times New Roman" w:cs="David" w:hint="cs"/>
            <w:sz w:val="24"/>
            <w:szCs w:val="24"/>
            <w:rtl/>
            <w:lang w:eastAsia="he-IL"/>
          </w:rPr>
          <w:t>חמשת אלפים ושבע מאות</w:t>
        </w:r>
        <w:r w:rsidR="005F7C10" w:rsidRPr="00242A73">
          <w:rPr>
            <w:rFonts w:ascii="Times New Roman" w:eastAsia="Times New Roman" w:hAnsi="Times New Roman" w:cs="David"/>
            <w:sz w:val="24"/>
            <w:szCs w:val="24"/>
            <w:rtl/>
            <w:lang w:eastAsia="he-IL"/>
          </w:rPr>
          <w:t xml:space="preserve"> </w:t>
        </w:r>
      </w:ins>
      <w:r w:rsidRPr="00242A73">
        <w:rPr>
          <w:rFonts w:ascii="Times New Roman" w:eastAsia="Times New Roman" w:hAnsi="Times New Roman" w:cs="David"/>
          <w:sz w:val="24"/>
          <w:szCs w:val="24"/>
          <w:rtl/>
          <w:lang w:eastAsia="he-IL"/>
        </w:rPr>
        <w:t>ש"ח)</w:t>
      </w:r>
      <w:ins w:id="70" w:author="Meryl Etman" w:date="2020-07-12T15:54:00Z">
        <w:r w:rsidR="005F7C10">
          <w:rPr>
            <w:rFonts w:ascii="Times New Roman" w:eastAsia="Times New Roman" w:hAnsi="Times New Roman" w:cs="David" w:hint="cs"/>
            <w:sz w:val="24"/>
            <w:szCs w:val="24"/>
            <w:rtl/>
            <w:lang w:eastAsia="he-IL"/>
          </w:rPr>
          <w:t xml:space="preserve"> </w:t>
        </w:r>
      </w:ins>
      <w:r w:rsidRPr="00242A73">
        <w:rPr>
          <w:rFonts w:ascii="Times New Roman" w:eastAsia="Times New Roman" w:hAnsi="Times New Roman" w:cs="David"/>
          <w:sz w:val="24"/>
          <w:szCs w:val="24"/>
          <w:rtl/>
          <w:lang w:eastAsia="he-IL"/>
        </w:rPr>
        <w:t xml:space="preserve">לכל </w:t>
      </w:r>
      <w:del w:id="71" w:author="Meryl Etman" w:date="2020-07-12T15:55:00Z">
        <w:r w:rsidRPr="00242A73" w:rsidDel="005F7C10">
          <w:rPr>
            <w:rFonts w:ascii="Times New Roman" w:eastAsia="Times New Roman" w:hAnsi="Times New Roman" w:cs="David"/>
            <w:sz w:val="24"/>
            <w:szCs w:val="24"/>
            <w:rtl/>
            <w:lang w:eastAsia="he-IL"/>
          </w:rPr>
          <w:delText>מבנה ראשוני</w:delText>
        </w:r>
      </w:del>
      <w:ins w:id="72" w:author="Meryl Etman" w:date="2020-07-12T15:55:00Z">
        <w:r w:rsidR="005F7C10">
          <w:rPr>
            <w:rFonts w:ascii="Times New Roman" w:eastAsia="Times New Roman" w:hAnsi="Times New Roman" w:cs="David" w:hint="cs"/>
            <w:sz w:val="24"/>
            <w:szCs w:val="24"/>
            <w:rtl/>
            <w:lang w:eastAsia="he-IL"/>
          </w:rPr>
          <w:t>מגרש</w:t>
        </w:r>
      </w:ins>
      <w:r w:rsidRPr="00242A73">
        <w:rPr>
          <w:rFonts w:ascii="Times New Roman" w:eastAsia="Times New Roman" w:hAnsi="Times New Roman" w:cs="David"/>
          <w:sz w:val="24"/>
          <w:szCs w:val="24"/>
          <w:rtl/>
          <w:lang w:eastAsia="he-IL"/>
        </w:rPr>
        <w:t xml:space="preserve">. </w:t>
      </w:r>
    </w:p>
    <w:p w14:paraId="660C26D2" w14:textId="14B107E3" w:rsidR="009C6F6C" w:rsidRPr="00242A73" w:rsidRDefault="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73" w:author="Meryl Etman" w:date="2020-07-12T15:55:00Z">
          <w:pPr>
            <w:widowControl w:val="0"/>
            <w:spacing w:before="120" w:beforeAutospacing="0" w:after="60" w:afterAutospacing="0" w:line="240" w:lineRule="auto"/>
            <w:ind w:left="1440" w:hanging="720"/>
            <w:jc w:val="both"/>
          </w:pPr>
        </w:pPrChange>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del w:id="74" w:author="Meryl Etman" w:date="2020-07-12T15:55:00Z">
        <w:r w:rsidRPr="00242A73" w:rsidDel="005F7C10">
          <w:rPr>
            <w:rFonts w:ascii="Times New Roman" w:eastAsia="Times New Roman" w:hAnsi="Times New Roman" w:cs="David" w:hint="cs"/>
            <w:sz w:val="24"/>
            <w:szCs w:val="24"/>
            <w:rtl/>
            <w:lang w:eastAsia="he-IL"/>
          </w:rPr>
          <w:delText xml:space="preserve">תמורת ביצוע שירותי היועץ ישולם </w:delText>
        </w:r>
        <w:r w:rsidRPr="00242A73" w:rsidDel="005F7C10">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75" w:author="Meryl Etman" w:date="2020-07-12T15:55:00Z">
        <w:r w:rsidR="005F7C10">
          <w:rPr>
            <w:rFonts w:ascii="Times New Roman" w:eastAsia="Times New Roman" w:hAnsi="Times New Roman" w:cs="David" w:hint="cs"/>
            <w:sz w:val="24"/>
            <w:szCs w:val="24"/>
            <w:rtl/>
            <w:lang w:eastAsia="he-IL"/>
          </w:rPr>
          <w:t>מבוטל</w:t>
        </w:r>
      </w:ins>
      <w:r w:rsidRPr="00242A73">
        <w:rPr>
          <w:rFonts w:ascii="Times New Roman" w:eastAsia="Times New Roman" w:hAnsi="Times New Roman" w:cs="David"/>
          <w:sz w:val="24"/>
          <w:szCs w:val="24"/>
          <w:rtl/>
          <w:lang w:eastAsia="he-IL"/>
        </w:rPr>
        <w:t xml:space="preserve">. </w:t>
      </w:r>
    </w:p>
    <w:p w14:paraId="7B3A230C"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05F7E9F"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6A894598"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3FBC07"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3B1D184F"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663A5847"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675983DE"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024C0F3"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4D0B1A4B"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3DFC9E5D"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1F543DF0"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DD8E618" w14:textId="12839255" w:rsidR="009C6F6C" w:rsidRPr="009C6F6C" w:rsidDel="005F7C10" w:rsidRDefault="00242A73" w:rsidP="009C6F6C">
      <w:pPr>
        <w:spacing w:before="0" w:beforeAutospacing="0" w:after="0" w:afterAutospacing="0" w:line="240" w:lineRule="auto"/>
        <w:ind w:left="1440" w:hanging="720"/>
        <w:jc w:val="both"/>
        <w:rPr>
          <w:del w:id="76" w:author="Meryl Etman" w:date="2020-07-12T15:55:00Z"/>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r>
      <w:del w:id="77" w:author="Meryl Etman" w:date="2020-07-12T15:55:00Z">
        <w:r w:rsidR="009C6F6C" w:rsidRPr="009C6F6C" w:rsidDel="005F7C10">
          <w:rPr>
            <w:rFonts w:ascii="Times New Roman" w:eastAsia="Times New Roman" w:hAnsi="Times New Roman" w:cs="David" w:hint="cs"/>
            <w:sz w:val="24"/>
            <w:szCs w:val="24"/>
            <w:rt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0500129F" w14:textId="52ED73CB" w:rsidR="009C6F6C" w:rsidRPr="009C6F6C" w:rsidDel="005F7C10" w:rsidRDefault="009C6F6C" w:rsidP="009C6F6C">
      <w:pPr>
        <w:spacing w:before="0" w:beforeAutospacing="0" w:after="0" w:afterAutospacing="0" w:line="240" w:lineRule="auto"/>
        <w:jc w:val="both"/>
        <w:rPr>
          <w:del w:id="78" w:author="Meryl Etman" w:date="2020-07-12T15:55:00Z"/>
          <w:rFonts w:ascii="Times New Roman" w:eastAsia="Times New Roman" w:hAnsi="Times New Roman" w:cs="David"/>
          <w:sz w:val="24"/>
          <w:szCs w:val="24"/>
          <w:rtl/>
        </w:rPr>
      </w:pPr>
      <w:del w:id="79" w:author="Meryl Etman" w:date="2020-07-12T15:55:00Z">
        <w:r w:rsidRPr="009C6F6C" w:rsidDel="005F7C10">
          <w:rPr>
            <w:rFonts w:ascii="Times New Roman" w:eastAsia="Times New Roman" w:hAnsi="Times New Roman" w:cs="David" w:hint="cs"/>
            <w:sz w:val="24"/>
            <w:szCs w:val="24"/>
            <w:rtl/>
          </w:rPr>
          <w:delText xml:space="preserve"> </w:delText>
        </w:r>
      </w:del>
    </w:p>
    <w:p w14:paraId="6ED70073" w14:textId="2DA4B213" w:rsidR="009C6F6C" w:rsidRPr="009C6F6C" w:rsidDel="005F7C10" w:rsidRDefault="009C6F6C" w:rsidP="00242A73">
      <w:pPr>
        <w:spacing w:before="0" w:beforeAutospacing="0" w:after="0" w:afterAutospacing="0" w:line="240" w:lineRule="auto"/>
        <w:ind w:left="1388" w:hanging="709"/>
        <w:jc w:val="both"/>
        <w:rPr>
          <w:del w:id="80" w:author="Meryl Etman" w:date="2020-07-12T15:55:00Z"/>
          <w:rFonts w:ascii="Times New Roman" w:eastAsia="Times New Roman" w:hAnsi="Times New Roman" w:cs="David"/>
          <w:sz w:val="24"/>
          <w:szCs w:val="24"/>
          <w:rtl/>
        </w:rPr>
      </w:pPr>
      <w:del w:id="81" w:author="Meryl Etman" w:date="2020-07-12T15:55:00Z">
        <w:r w:rsidRPr="009C6F6C" w:rsidDel="005F7C10">
          <w:rPr>
            <w:rFonts w:ascii="Times New Roman" w:eastAsia="Times New Roman" w:hAnsi="Times New Roman" w:cs="David"/>
            <w:sz w:val="24"/>
            <w:szCs w:val="24"/>
            <w:rtl/>
          </w:rPr>
          <w:tab/>
        </w:r>
        <w:r w:rsidR="00242A73" w:rsidDel="005F7C10">
          <w:rPr>
            <w:rFonts w:ascii="Times New Roman" w:eastAsia="Times New Roman" w:hAnsi="Times New Roman" w:cs="David" w:hint="cs"/>
            <w:sz w:val="24"/>
            <w:szCs w:val="24"/>
            <w:rtl/>
          </w:rPr>
          <w:delText>2</w:delText>
        </w:r>
        <w:r w:rsidRPr="009C6F6C" w:rsidDel="005F7C10">
          <w:rPr>
            <w:rFonts w:ascii="Times New Roman" w:eastAsia="Times New Roman" w:hAnsi="Times New Roman" w:cs="David" w:hint="cs"/>
            <w:sz w:val="24"/>
            <w:szCs w:val="24"/>
            <w:rtl/>
          </w:rPr>
          <w:delText>.5.1</w:delText>
        </w:r>
        <w:r w:rsidRPr="009C6F6C" w:rsidDel="005F7C10">
          <w:rPr>
            <w:rFonts w:ascii="Times New Roman" w:eastAsia="Times New Roman" w:hAnsi="Times New Roman" w:cs="David" w:hint="cs"/>
            <w:sz w:val="24"/>
            <w:szCs w:val="24"/>
            <w:rtl/>
          </w:rPr>
          <w:tab/>
          <w:delText xml:space="preserve">_____₪ </w:delText>
        </w:r>
        <w:r w:rsidRPr="009C6F6C" w:rsidDel="005F7C10">
          <w:rPr>
            <w:rFonts w:ascii="Times New Roman" w:eastAsia="Times New Roman" w:hAnsi="Times New Roman" w:cs="David"/>
            <w:sz w:val="24"/>
            <w:szCs w:val="24"/>
            <w:rtl/>
          </w:rPr>
          <w:delText>לכל</w:delText>
        </w:r>
        <w:r w:rsidRPr="009C6F6C" w:rsidDel="005F7C10">
          <w:rPr>
            <w:rFonts w:ascii="Times New Roman" w:eastAsia="Times New Roman" w:hAnsi="Times New Roman" w:cs="David" w:hint="cs"/>
            <w:sz w:val="24"/>
            <w:szCs w:val="24"/>
            <w:rtl/>
          </w:rPr>
          <w:delText xml:space="preserve"> </w:delText>
        </w:r>
        <w:r w:rsidRPr="009C6F6C" w:rsidDel="005F7C10">
          <w:rPr>
            <w:rFonts w:ascii="Times New Roman" w:eastAsia="Times New Roman" w:hAnsi="Times New Roman" w:cs="David"/>
            <w:sz w:val="24"/>
            <w:szCs w:val="24"/>
            <w:rtl/>
          </w:rPr>
          <w:delText>יחידת דיור</w:delText>
        </w:r>
        <w:r w:rsidRPr="009C6F6C" w:rsidDel="005F7C10">
          <w:rPr>
            <w:rFonts w:ascii="Times New Roman" w:eastAsia="Times New Roman" w:hAnsi="Times New Roman" w:cs="David" w:hint="cs"/>
            <w:sz w:val="24"/>
            <w:szCs w:val="24"/>
            <w:rtl/>
          </w:rPr>
          <w:delText>.</w:delText>
        </w:r>
      </w:del>
    </w:p>
    <w:p w14:paraId="49393FCD" w14:textId="22505D91" w:rsidR="009C6F6C" w:rsidRPr="009C6F6C" w:rsidDel="005F7C10" w:rsidRDefault="009C6F6C" w:rsidP="009C6F6C">
      <w:pPr>
        <w:spacing w:before="0" w:beforeAutospacing="0" w:after="0" w:afterAutospacing="0" w:line="240" w:lineRule="auto"/>
        <w:ind w:left="1388" w:hanging="709"/>
        <w:jc w:val="both"/>
        <w:rPr>
          <w:del w:id="82" w:author="Meryl Etman" w:date="2020-07-12T15:55:00Z"/>
          <w:rFonts w:ascii="Times New Roman" w:eastAsia="Times New Roman" w:hAnsi="Times New Roman" w:cs="David"/>
          <w:sz w:val="24"/>
          <w:szCs w:val="24"/>
          <w:rtl/>
        </w:rPr>
      </w:pPr>
    </w:p>
    <w:p w14:paraId="34517769" w14:textId="3C1E3852" w:rsidR="009C6F6C" w:rsidRPr="009C6F6C" w:rsidRDefault="009C6F6C">
      <w:pPr>
        <w:spacing w:before="0" w:beforeAutospacing="0" w:after="0" w:afterAutospacing="0" w:line="240" w:lineRule="auto"/>
        <w:ind w:left="1440" w:hanging="720"/>
        <w:jc w:val="both"/>
        <w:rPr>
          <w:rFonts w:ascii="Times New Roman" w:eastAsia="Times New Roman" w:hAnsi="Times New Roman" w:cs="David"/>
          <w:sz w:val="24"/>
          <w:szCs w:val="24"/>
          <w:rtl/>
        </w:rPr>
        <w:pPrChange w:id="83" w:author="Meryl Etman" w:date="2020-07-12T15:55:00Z">
          <w:pPr>
            <w:spacing w:before="0" w:beforeAutospacing="0" w:after="0" w:afterAutospacing="0" w:line="240" w:lineRule="auto"/>
            <w:ind w:left="1388" w:hanging="709"/>
            <w:jc w:val="both"/>
          </w:pPr>
        </w:pPrChange>
      </w:pPr>
      <w:del w:id="84" w:author="Meryl Etman" w:date="2020-07-12T15:55:00Z">
        <w:r w:rsidRPr="009C6F6C" w:rsidDel="005F7C10">
          <w:rPr>
            <w:rFonts w:ascii="Times New Roman" w:eastAsia="Times New Roman" w:hAnsi="Times New Roman" w:cs="David" w:hint="cs"/>
            <w:sz w:val="24"/>
            <w:szCs w:val="24"/>
            <w:rtl/>
          </w:rPr>
          <w:tab/>
        </w:r>
        <w:r w:rsidR="00242A73" w:rsidDel="005F7C10">
          <w:rPr>
            <w:rFonts w:ascii="Times New Roman" w:eastAsia="Times New Roman" w:hAnsi="Times New Roman" w:cs="David" w:hint="cs"/>
            <w:sz w:val="24"/>
            <w:szCs w:val="24"/>
            <w:rtl/>
          </w:rPr>
          <w:delText>2</w:delText>
        </w:r>
        <w:r w:rsidRPr="009C6F6C" w:rsidDel="005F7C10">
          <w:rPr>
            <w:rFonts w:ascii="Times New Roman" w:eastAsia="Times New Roman" w:hAnsi="Times New Roman" w:cs="David" w:hint="cs"/>
            <w:sz w:val="24"/>
            <w:szCs w:val="24"/>
            <w:rtl/>
          </w:rPr>
          <w:delText>.5.2</w:delText>
        </w:r>
        <w:r w:rsidRPr="009C6F6C" w:rsidDel="005F7C10">
          <w:rPr>
            <w:rFonts w:ascii="Times New Roman" w:eastAsia="Times New Roman" w:hAnsi="Times New Roman" w:cs="David" w:hint="cs"/>
            <w:sz w:val="24"/>
            <w:szCs w:val="24"/>
            <w:rtl/>
          </w:rPr>
          <w:tab/>
          <w:delText xml:space="preserve">_____₪ </w:delText>
        </w:r>
        <w:r w:rsidRPr="009C6F6C" w:rsidDel="005F7C10">
          <w:rPr>
            <w:rFonts w:ascii="Times New Roman" w:eastAsia="Times New Roman" w:hAnsi="Times New Roman" w:cs="David"/>
            <w:sz w:val="24"/>
            <w:szCs w:val="24"/>
            <w:rtl/>
          </w:rPr>
          <w:delText xml:space="preserve">כל מ"ר בנוי ומקורה </w:delText>
        </w:r>
        <w:r w:rsidRPr="009C6F6C" w:rsidDel="005F7C10">
          <w:rPr>
            <w:rFonts w:ascii="Times New Roman" w:eastAsia="Times New Roman" w:hAnsi="Times New Roman" w:cs="David" w:hint="cs"/>
            <w:sz w:val="24"/>
            <w:szCs w:val="24"/>
            <w:rtl/>
          </w:rPr>
          <w:delText>של המסחר (עילי ותת קרקעי), כולל מרתפים.</w:delText>
        </w:r>
      </w:del>
      <w:ins w:id="85" w:author="Meryl Etman" w:date="2020-07-12T15:55:00Z">
        <w:r w:rsidR="005F7C10">
          <w:rPr>
            <w:rFonts w:ascii="Times New Roman" w:eastAsia="Times New Roman" w:hAnsi="Times New Roman" w:cs="David" w:hint="cs"/>
            <w:sz w:val="24"/>
            <w:szCs w:val="24"/>
            <w:rtl/>
          </w:rPr>
          <w:t>מבוטל</w:t>
        </w:r>
      </w:ins>
    </w:p>
    <w:p w14:paraId="345ECC1D"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3C94DA0" w14:textId="32715A3C"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86" w:author="Meryl Etman" w:date="2020-07-12T15:47:00Z">
            <w:r w:rsidR="00B903F5">
              <w:rPr>
                <w:rFonts w:hint="cs"/>
                <w:color w:val="008000"/>
                <w:rtl/>
              </w:rPr>
              <w:t>מדד נומינלי</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87" w:author="Meryl Etman" w:date="2020-07-12T15:47:00Z">
            <w:r w:rsidR="00B903F5">
              <w:rPr>
                <w:rFonts w:hint="cs"/>
                <w:color w:val="008000"/>
                <w:rtl/>
              </w:rPr>
              <w:t>בגין</w:t>
            </w:r>
          </w:ins>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7-07T00:00:00Z">
            <w:dateFormat w:val="dd/MM/yyyy"/>
            <w:lid w:val="he-IL"/>
            <w:storeMappedDataAs w:val="dateTime"/>
            <w:calendar w:val="gregorian"/>
          </w:date>
        </w:sdtPr>
        <w:sdtEndPr/>
        <w:sdtContent>
          <w:ins w:id="88" w:author="Meryl Etman" w:date="2020-07-12T15:47:00Z">
            <w:r w:rsidR="00B903F5">
              <w:rPr>
                <w:rFonts w:hint="cs"/>
                <w:color w:val="008000"/>
                <w:rtl/>
              </w:rPr>
              <w:t>‏07/07/2020</w:t>
            </w:r>
          </w:ins>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89" w:author="Meryl Etman" w:date="2020-07-12T15:47:00Z">
            <w:r w:rsidR="00B903F5">
              <w:rPr>
                <w:rFonts w:hint="cs"/>
                <w:color w:val="008000"/>
              </w:rPr>
              <w:t>NaN</w:t>
            </w:r>
          </w:ins>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4CB3CBD7"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289FD358"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167BA17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FED8163"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758966D0"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333A2E1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5A067A20"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587F4B1"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0BC306B1"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53E4665A"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7C37716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76071732"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0911C6CA"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0A03DCF9"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5140E8AA"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422AA20A"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78974321"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5DF73F99"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714FBF19"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1B631F37"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44B141A5"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5F30276A" w14:textId="2EA71BBD"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del w:id="90" w:author="Meryl Etman" w:date="2020-07-12T15:56:00Z">
        <w:r w:rsidRPr="009C6F6C" w:rsidDel="005F7C10">
          <w:rPr>
            <w:rFonts w:ascii="Times New Roman" w:eastAsia="Times New Roman" w:hAnsi="Times New Roman" w:cs="David"/>
            <w:sz w:val="24"/>
            <w:szCs w:val="24"/>
            <w:rtl/>
          </w:rPr>
          <w:delText>הגשת החשבונות תתבצע תוך הטענתם לתיקיית "חשבונות מוגשים" במערכת ה-</w:delText>
        </w:r>
        <w:r w:rsidRPr="009C6F6C" w:rsidDel="005F7C10">
          <w:rPr>
            <w:rFonts w:ascii="Times New Roman" w:eastAsia="Times New Roman" w:hAnsi="Times New Roman" w:cs="David" w:hint="cs"/>
            <w:sz w:val="24"/>
            <w:szCs w:val="24"/>
            <w:rtl/>
          </w:rPr>
          <w:delText xml:space="preserve"> </w:delText>
        </w:r>
        <w:r w:rsidRPr="009C6F6C" w:rsidDel="005F7C10">
          <w:rPr>
            <w:rFonts w:ascii="Times New Roman" w:eastAsia="Times New Roman" w:hAnsi="Times New Roman" w:cs="David"/>
            <w:sz w:val="24"/>
            <w:szCs w:val="24"/>
          </w:rPr>
          <w:delText>view</w:delText>
        </w:r>
        <w:r w:rsidRPr="009C6F6C" w:rsidDel="005F7C10">
          <w:rPr>
            <w:rFonts w:ascii="Times New Roman" w:eastAsia="Times New Roman" w:hAnsi="Times New Roman" w:cs="David"/>
            <w:sz w:val="24"/>
            <w:szCs w:val="24"/>
            <w:rtl/>
          </w:rPr>
          <w:delText>@ ויידוע המנהל בהתאם. מובהר כי הטענת החשבון למערכת מהווה תנאי לטיפול בו</w:delText>
        </w:r>
      </w:del>
      <w:ins w:id="91" w:author="Meryl Etman" w:date="2020-07-12T15:56:00Z">
        <w:r w:rsidR="005F7C10">
          <w:rPr>
            <w:rFonts w:ascii="Times New Roman" w:eastAsia="Times New Roman" w:hAnsi="Times New Roman" w:cs="David" w:hint="cs"/>
            <w:sz w:val="24"/>
            <w:szCs w:val="24"/>
            <w:rtl/>
          </w:rPr>
          <w:t>מבוטל</w:t>
        </w:r>
      </w:ins>
      <w:r w:rsidRPr="009C6F6C">
        <w:rPr>
          <w:rFonts w:ascii="Times New Roman" w:eastAsia="Times New Roman" w:hAnsi="Times New Roman" w:cs="David"/>
          <w:sz w:val="24"/>
          <w:szCs w:val="24"/>
          <w:rtl/>
        </w:rPr>
        <w:t>.</w:t>
      </w:r>
    </w:p>
    <w:p w14:paraId="5564EA7E"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1B84CD93"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50CF4629"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3AC370DB"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6CD52DA" w14:textId="38898281" w:rsidR="00FA2003" w:rsidRPr="00FA2003" w:rsidRDefault="00B903F5">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92" w:author="Meryl Etman" w:date="2020-07-12T15:56:00Z">
              <w:pPr>
                <w:widowControl w:val="0"/>
                <w:spacing w:before="0" w:beforeAutospacing="0" w:after="0" w:afterAutospacing="0" w:line="240" w:lineRule="auto"/>
                <w:jc w:val="both"/>
              </w:pPr>
            </w:pPrChange>
          </w:pPr>
          <w:ins w:id="93" w:author="Meryl Etman" w:date="2020-07-12T15:45: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3DF07878"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D4A766C"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3CADFD7A"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9E20EE7"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7062AF19"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E4439A" w14:textId="200FAA0F"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4"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5"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6"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1402259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69DA7E" w14:textId="345D70AB"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7"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8" w:author="Meryl Etman" w:date="2020-07-12T15:43:00Z">
            <w:r w:rsidR="00B903F5">
              <w:rPr>
                <w:rFonts w:ascii="Times New Roman" w:eastAsia="Times New Roman" w:hAnsi="Times New Roman" w:cs="David" w:hint="cs"/>
                <w:bCs/>
                <w:color w:val="008000"/>
                <w:sz w:val="24"/>
                <w:szCs w:val="24"/>
                <w:rtl/>
                <w:lang w:eastAsia="he-IL"/>
              </w:rPr>
              <w:t>סביוני גבעת שמואל</w:t>
            </w:r>
          </w:ins>
        </w:sdtContent>
      </w:sdt>
      <w:r w:rsidRPr="00FA2003">
        <w:rPr>
          <w:rFonts w:ascii="Times New Roman" w:eastAsia="Times New Roman" w:hAnsi="Times New Roman" w:cs="David" w:hint="cs"/>
          <w:color w:val="008000"/>
          <w:sz w:val="24"/>
          <w:szCs w:val="24"/>
          <w:rtl/>
          <w:lang w:eastAsia="he-IL"/>
        </w:rPr>
        <w:t>.</w:t>
      </w:r>
    </w:p>
    <w:p w14:paraId="44EFE12D"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9E472D" w14:textId="4A548E92"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9"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701D5C4A"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16A8602" w14:textId="533DA16E"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0"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5EA3CFC5"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D6698A0"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3FA06B7"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E09D74"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9055877"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1F813A"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lastRenderedPageBreak/>
        <w:t>הנני מאשר כי התחייבויותיי הנ"ל תחולנה הן במהלך ביצוע הפרויקט והן לאחריו.</w:t>
      </w:r>
    </w:p>
    <w:p w14:paraId="3CAD908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8E214B"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0CA0386E"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9A182F0" w14:textId="77777777" w:rsidR="00FA2003" w:rsidDel="005F7C10" w:rsidRDefault="00FA2003">
      <w:pPr>
        <w:widowControl w:val="0"/>
        <w:spacing w:before="0" w:beforeAutospacing="0" w:after="0" w:afterAutospacing="0" w:line="240" w:lineRule="auto"/>
        <w:ind w:left="4435" w:hanging="71"/>
        <w:rPr>
          <w:del w:id="101" w:author="Meryl Etman" w:date="2020-07-12T15:56:00Z"/>
          <w:rFonts w:ascii="Times New Roman" w:eastAsia="Times New Roman" w:hAnsi="Times New Roman" w:cs="David"/>
          <w:color w:val="00B0F0"/>
          <w:sz w:val="24"/>
          <w:szCs w:val="24"/>
          <w:rtl/>
          <w:lang w:eastAsia="he-IL"/>
        </w:rPr>
        <w:pPrChange w:id="102" w:author="Meryl Etman" w:date="2020-07-12T15:56:00Z">
          <w:pPr>
            <w:widowControl w:val="0"/>
            <w:spacing w:before="0" w:beforeAutospacing="0" w:after="0" w:afterAutospacing="0" w:line="240" w:lineRule="auto"/>
            <w:ind w:left="4435" w:hanging="71"/>
          </w:pPr>
        </w:pPrChange>
      </w:pPr>
      <w:r w:rsidRPr="00FA2003">
        <w:rPr>
          <w:rFonts w:ascii="Times New Roman" w:eastAsia="Times New Roman" w:hAnsi="Times New Roman" w:cs="David" w:hint="cs"/>
          <w:sz w:val="24"/>
          <w:szCs w:val="24"/>
          <w:rtl/>
          <w:lang w:eastAsia="he-IL"/>
        </w:rPr>
        <w:t xml:space="preserve">_______________________ </w:t>
      </w:r>
    </w:p>
    <w:p w14:paraId="2EC5239E" w14:textId="77777777" w:rsidR="005F7C10" w:rsidRPr="00FA2003" w:rsidRDefault="005F7C10" w:rsidP="00FA2003">
      <w:pPr>
        <w:widowControl w:val="0"/>
        <w:spacing w:before="0" w:beforeAutospacing="0" w:after="0" w:afterAutospacing="0" w:line="240" w:lineRule="auto"/>
        <w:ind w:left="4435" w:hanging="71"/>
        <w:rPr>
          <w:ins w:id="103" w:author="Meryl Etman" w:date="2020-07-12T15:56:00Z"/>
          <w:rFonts w:ascii="Times New Roman" w:eastAsia="Times New Roman" w:hAnsi="Times New Roman" w:cs="David"/>
          <w:sz w:val="24"/>
          <w:szCs w:val="24"/>
          <w:rtl/>
          <w:lang w:eastAsia="he-IL"/>
        </w:rPr>
      </w:pPr>
    </w:p>
    <w:p w14:paraId="44292D1E" w14:textId="4F4ACCA5" w:rsidR="00FA2003" w:rsidRPr="00FA2003" w:rsidRDefault="00FA200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Change w:id="104" w:author="Meryl Etman" w:date="2020-07-12T15:56:00Z">
          <w:pPr>
            <w:widowControl w:val="0"/>
            <w:spacing w:before="0" w:beforeAutospacing="0" w:after="0" w:afterAutospacing="0" w:line="240" w:lineRule="auto"/>
            <w:ind w:left="4435" w:hanging="71"/>
          </w:pPr>
        </w:pPrChange>
      </w:pPr>
      <w:del w:id="105" w:author="Meryl Etman" w:date="2020-07-12T15:56:00Z">
        <w:r w:rsidRPr="00FA2003" w:rsidDel="005F7C10">
          <w:rPr>
            <w:rFonts w:ascii="Times New Roman" w:eastAsia="Times New Roman" w:hAnsi="Times New Roman" w:cs="David" w:hint="cs"/>
            <w:color w:val="00B0F0"/>
            <w:sz w:val="24"/>
            <w:szCs w:val="24"/>
            <w:rtl/>
            <w:lang w:eastAsia="he-IL"/>
          </w:rPr>
          <w:delText xml:space="preserve">              </w:delText>
        </w:r>
        <w:r w:rsidR="00E1739D" w:rsidDel="005F7C10">
          <w:rPr>
            <w:rFonts w:ascii="Times New Roman" w:eastAsia="Times New Roman" w:hAnsi="Times New Roman" w:cs="David" w:hint="cs"/>
            <w:color w:val="00B0F0"/>
            <w:sz w:val="24"/>
            <w:szCs w:val="24"/>
            <w:rtl/>
            <w:lang w:eastAsia="he-IL"/>
          </w:rPr>
          <w:delText xml:space="preserve">  </w:delText>
        </w:r>
        <w:r w:rsidRPr="00FA2003" w:rsidDel="005F7C10">
          <w:rPr>
            <w:rFonts w:ascii="Times New Roman" w:eastAsia="Times New Roman" w:hAnsi="Times New Roman" w:cs="David" w:hint="cs"/>
            <w:color w:val="00B0F0"/>
            <w:sz w:val="24"/>
            <w:szCs w:val="24"/>
            <w:rtl/>
            <w:lang w:eastAsia="he-IL"/>
          </w:rPr>
          <w:delText xml:space="preserve"> </w:delText>
        </w:r>
      </w:del>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6" w:author="Meryl Etman" w:date="2020-07-12T15:46:00Z">
            <w:r w:rsidR="00B903F5">
              <w:rPr>
                <w:rFonts w:ascii="Times New Roman" w:eastAsia="Times New Roman" w:hAnsi="Times New Roman" w:cs="David" w:hint="cs"/>
                <w:sz w:val="20"/>
                <w:szCs w:val="24"/>
                <w:rtl/>
                <w:lang w:eastAsia="he-IL"/>
              </w:rPr>
              <w:t>אורנה פדר אדריכלית ומורשת נגישות</w:t>
            </w:r>
          </w:ins>
        </w:sdtContent>
      </w:sdt>
    </w:p>
    <w:p w14:paraId="7AB4C285"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397545E"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5F8C4AED"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24234974"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78C5BB6F" w14:textId="7C8181B6" w:rsidR="00FA2003" w:rsidRPr="00FA2003" w:rsidDel="00B02914" w:rsidRDefault="00FA2003" w:rsidP="00FA2003">
      <w:pPr>
        <w:widowControl w:val="0"/>
        <w:spacing w:before="0" w:beforeAutospacing="0" w:after="0" w:afterAutospacing="0" w:line="240" w:lineRule="auto"/>
        <w:ind w:left="1151" w:hanging="1151"/>
        <w:jc w:val="both"/>
        <w:rPr>
          <w:del w:id="107" w:author="Meryl Etman" w:date="2020-07-14T14:09:00Z"/>
          <w:rFonts w:ascii="Times New Roman" w:eastAsia="Times New Roman" w:hAnsi="Times New Roman" w:cs="David"/>
          <w:bCs/>
          <w:sz w:val="24"/>
          <w:szCs w:val="24"/>
          <w:u w:val="single"/>
          <w:rtl/>
          <w:lang w:eastAsia="he-IL"/>
        </w:rPr>
      </w:pPr>
      <w:del w:id="108" w:author="Meryl Etman" w:date="2020-07-14T14:09:00Z">
        <w:r w:rsidRPr="00FA2003" w:rsidDel="00B02914">
          <w:rPr>
            <w:rFonts w:ascii="Times New Roman" w:eastAsia="Times New Roman" w:hAnsi="Times New Roman" w:cs="David" w:hint="cs"/>
            <w:sz w:val="24"/>
            <w:szCs w:val="24"/>
            <w:highlight w:val="yellow"/>
            <w:rtl/>
            <w:lang w:eastAsia="he-IL"/>
          </w:rPr>
          <w:delText>*מחק את המיותר</w:delText>
        </w:r>
      </w:del>
    </w:p>
    <w:p w14:paraId="54B4786D"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7CC50A"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F9FE980"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4CD9750"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5E329A4C"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6564554"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6AE7AB0"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EA57D3E"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DC27C0E"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91DF855"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w:t>
      </w:r>
      <w:r w:rsidRPr="0009511C">
        <w:rPr>
          <w:rFonts w:ascii="David" w:eastAsia="Calibri" w:hAnsi="David" w:cs="David" w:hint="cs"/>
          <w:sz w:val="24"/>
          <w:szCs w:val="24"/>
          <w:rtl/>
        </w:rPr>
        <w:lastRenderedPageBreak/>
        <w:t>ועקב העסקתם על פי ההסכם בגבול האחריות שאינו נופל מ-20,000,000 ₪  (עשרים מיליון ₪ ) לעובד אחד, לאירוע ובסה"כ לתקופת ביטוח שנתית.</w:t>
      </w:r>
    </w:p>
    <w:p w14:paraId="1DCCA727"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F354794"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A07CC6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838C0B7"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44602A6"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CE06FCD"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92DC89D"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9786B0F" w14:textId="77777777" w:rsidR="005F7C10" w:rsidRDefault="005F7C10">
      <w:pPr>
        <w:bidi w:val="0"/>
        <w:spacing w:before="0" w:beforeAutospacing="0" w:after="160" w:afterAutospacing="0" w:line="259" w:lineRule="auto"/>
        <w:rPr>
          <w:ins w:id="109" w:author="Meryl Etman" w:date="2020-07-12T15:56:00Z"/>
          <w:rFonts w:ascii="David" w:eastAsia="Calibri" w:hAnsi="David" w:cs="David"/>
          <w:sz w:val="24"/>
          <w:szCs w:val="24"/>
          <w:rtl/>
        </w:rPr>
      </w:pPr>
      <w:ins w:id="110" w:author="Meryl Etman" w:date="2020-07-12T15:56:00Z">
        <w:r>
          <w:rPr>
            <w:rFonts w:ascii="David" w:eastAsia="Calibri" w:hAnsi="David" w:cs="David"/>
            <w:sz w:val="24"/>
            <w:szCs w:val="24"/>
            <w:rtl/>
          </w:rPr>
          <w:br w:type="page"/>
        </w:r>
      </w:ins>
    </w:p>
    <w:p w14:paraId="2C761145" w14:textId="76DEB952"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8813C90"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0FD3881"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4A23F1E7" w14:textId="77777777" w:rsidTr="00766751">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D6D7EB0"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CA1E6E6"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1337AF2C" w14:textId="77777777" w:rsidTr="00766751">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003F76B"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4C7183B2" w14:textId="77777777" w:rsidTr="00766751">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A47E2A8"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2CF1F4D"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EF07F67"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B544F42"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2DE3746C" w14:textId="77777777" w:rsidTr="00766751">
        <w:trPr>
          <w:trHeight w:val="551"/>
        </w:trPr>
        <w:tc>
          <w:tcPr>
            <w:tcW w:w="4068" w:type="dxa"/>
            <w:tcBorders>
              <w:top w:val="single" w:sz="4" w:space="0" w:color="auto"/>
              <w:left w:val="single" w:sz="4" w:space="0" w:color="auto"/>
              <w:bottom w:val="single" w:sz="4" w:space="0" w:color="auto"/>
              <w:right w:val="single" w:sz="4" w:space="0" w:color="auto"/>
            </w:tcBorders>
            <w:hideMark/>
          </w:tcPr>
          <w:p w14:paraId="39D63302"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96FAA6B"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BE9AAC7"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E498150"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p>
          <w:p w14:paraId="74F2BEFD"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F95E374"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4439036"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p>
          <w:p w14:paraId="3F0054DD"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AC475AF"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571824A5" w14:textId="77777777" w:rsidTr="00766751">
        <w:trPr>
          <w:trHeight w:val="571"/>
        </w:trPr>
        <w:tc>
          <w:tcPr>
            <w:tcW w:w="4068" w:type="dxa"/>
            <w:tcBorders>
              <w:top w:val="single" w:sz="4" w:space="0" w:color="auto"/>
              <w:left w:val="single" w:sz="4" w:space="0" w:color="auto"/>
              <w:bottom w:val="single" w:sz="4" w:space="0" w:color="auto"/>
              <w:right w:val="single" w:sz="4" w:space="0" w:color="auto"/>
            </w:tcBorders>
            <w:hideMark/>
          </w:tcPr>
          <w:p w14:paraId="09F60F68"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FB9B6CA"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2A62B17"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CFE4AD" w14:textId="77777777" w:rsidR="00AF1BE1" w:rsidRPr="0009511C" w:rsidRDefault="00AF1BE1" w:rsidP="0076675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849A17" w14:textId="77777777" w:rsidR="00AF1BE1" w:rsidRPr="0009511C" w:rsidRDefault="00AF1BE1" w:rsidP="00766751">
            <w:pPr>
              <w:spacing w:before="0" w:beforeAutospacing="0" w:after="0" w:afterAutospacing="0" w:line="256" w:lineRule="auto"/>
              <w:rPr>
                <w:rFonts w:ascii="David" w:eastAsia="Calibri" w:hAnsi="David" w:cs="David"/>
                <w:b/>
                <w:sz w:val="24"/>
                <w:szCs w:val="24"/>
                <w:lang w:eastAsia="he-IL"/>
              </w:rPr>
            </w:pPr>
          </w:p>
        </w:tc>
      </w:tr>
      <w:tr w:rsidR="00AF1BE1" w:rsidRPr="0009511C" w14:paraId="0B307DEB" w14:textId="77777777" w:rsidTr="00766751">
        <w:trPr>
          <w:trHeight w:val="391"/>
        </w:trPr>
        <w:tc>
          <w:tcPr>
            <w:tcW w:w="4068" w:type="dxa"/>
            <w:tcBorders>
              <w:top w:val="single" w:sz="4" w:space="0" w:color="auto"/>
              <w:left w:val="single" w:sz="4" w:space="0" w:color="auto"/>
              <w:bottom w:val="single" w:sz="4" w:space="0" w:color="auto"/>
              <w:right w:val="single" w:sz="4" w:space="0" w:color="auto"/>
            </w:tcBorders>
            <w:hideMark/>
          </w:tcPr>
          <w:p w14:paraId="5442A1F0"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B4B4AE2"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28479A6" w14:textId="77777777" w:rsidR="00AF1BE1" w:rsidRPr="0009511C" w:rsidRDefault="00AF1BE1" w:rsidP="00766751">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3B9BF7" w14:textId="77777777" w:rsidR="00AF1BE1" w:rsidRPr="0009511C" w:rsidRDefault="00AF1BE1" w:rsidP="0076675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DB1138" w14:textId="77777777" w:rsidR="00AF1BE1" w:rsidRPr="0009511C" w:rsidRDefault="00AF1BE1" w:rsidP="00766751">
            <w:pPr>
              <w:spacing w:before="0" w:beforeAutospacing="0" w:after="0" w:afterAutospacing="0" w:line="256" w:lineRule="auto"/>
              <w:rPr>
                <w:rFonts w:ascii="David" w:eastAsia="Calibri" w:hAnsi="David" w:cs="David"/>
                <w:b/>
                <w:sz w:val="24"/>
                <w:szCs w:val="24"/>
                <w:lang w:eastAsia="he-IL"/>
              </w:rPr>
            </w:pPr>
          </w:p>
        </w:tc>
      </w:tr>
    </w:tbl>
    <w:p w14:paraId="5E5B5B6A"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261F5E36" w14:textId="77777777" w:rsidTr="00766751">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1CED070"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19BBA80C" w14:textId="77777777" w:rsidTr="00766751">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C6E0B78"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4BAC9DE"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p w14:paraId="4CDF2A3B"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63F872"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E3EED2E"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F1DC74A"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47349F5"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5E92162"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BB27D39"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97ADEA2"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69F8C2A8" w14:textId="77777777" w:rsidTr="00766751">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F2A9ADE" w14:textId="77777777" w:rsidR="00AF1BE1" w:rsidRPr="0009511C" w:rsidRDefault="00AF1BE1" w:rsidP="00766751">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0840D91" w14:textId="77777777" w:rsidR="00AF1BE1" w:rsidRPr="0009511C" w:rsidRDefault="00AF1BE1" w:rsidP="00766751">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5094220" w14:textId="77777777" w:rsidR="00AF1BE1" w:rsidRPr="0009511C" w:rsidRDefault="00AF1BE1" w:rsidP="00766751">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F3AA648" w14:textId="77777777" w:rsidR="00AF1BE1" w:rsidRPr="0009511C" w:rsidRDefault="00AF1BE1" w:rsidP="00766751">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809FE22" w14:textId="77777777" w:rsidR="00AF1BE1" w:rsidRPr="0009511C" w:rsidRDefault="00AF1BE1" w:rsidP="00766751">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267405B"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E1CD361"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2E5EE6E" w14:textId="77777777" w:rsidR="00AF1BE1" w:rsidRPr="0009511C" w:rsidRDefault="00AF1BE1" w:rsidP="00766751">
            <w:pPr>
              <w:spacing w:before="0" w:beforeAutospacing="0" w:after="0" w:afterAutospacing="0" w:line="256" w:lineRule="auto"/>
              <w:rPr>
                <w:rFonts w:ascii="David" w:eastAsia="Calibri" w:hAnsi="David" w:cs="David"/>
                <w:sz w:val="24"/>
                <w:szCs w:val="24"/>
                <w:lang w:eastAsia="he-IL"/>
              </w:rPr>
            </w:pPr>
          </w:p>
        </w:tc>
      </w:tr>
      <w:tr w:rsidR="00AF1BE1" w:rsidRPr="0009511C" w14:paraId="4F6B1DC6" w14:textId="77777777" w:rsidTr="0076675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75098ED"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A07732C"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ADA25DE"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DEB890C"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FF54B34"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052EC6C"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44BF9A"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0776505" w14:textId="77777777" w:rsidR="00AF1BE1" w:rsidRPr="0009511C" w:rsidRDefault="00AF1BE1" w:rsidP="0076675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5DC217EF" w14:textId="77777777" w:rsidTr="0076675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B620E2B"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BC66E45"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681476C"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89DEBD4"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D6CE594"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5B03622"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4198840"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28CC72F" w14:textId="77777777" w:rsidR="00AF1BE1" w:rsidRPr="0009511C" w:rsidRDefault="00AF1BE1" w:rsidP="0076675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0345D1F6" w14:textId="77777777" w:rsidTr="0076675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A1D1F10"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A3D9097" w14:textId="77777777" w:rsidR="00AF1BE1" w:rsidRPr="0009511C" w:rsidRDefault="00AF1BE1" w:rsidP="00766751">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6E0BA5C" w14:textId="77777777" w:rsidR="00AF1BE1" w:rsidRPr="0009511C" w:rsidRDefault="00AF1BE1" w:rsidP="00766751">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65A3C87" w14:textId="77777777" w:rsidR="00AF1BE1" w:rsidRPr="0009511C" w:rsidRDefault="00AF1BE1" w:rsidP="00766751">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ED0F078" w14:textId="77777777" w:rsidR="00AF1BE1" w:rsidRPr="0009511C" w:rsidRDefault="00AF1BE1" w:rsidP="00766751">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0A5F4E0" w14:textId="77777777" w:rsidR="00AF1BE1" w:rsidRPr="0009511C" w:rsidRDefault="00AF1BE1" w:rsidP="00766751">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9B00194" w14:textId="77777777" w:rsidR="00AF1BE1" w:rsidRPr="0009511C" w:rsidRDefault="00AF1BE1" w:rsidP="0076675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0395A31" w14:textId="77777777" w:rsidR="00AF1BE1" w:rsidRPr="0009511C" w:rsidRDefault="00AF1BE1" w:rsidP="00766751">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8947AC6"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4634F4F4" w14:textId="77777777" w:rsidTr="00766751">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336BE72"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15DF7259" w14:textId="77777777" w:rsidTr="00766751">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8A610CD"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8328D22"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405A1C72" w14:textId="77777777" w:rsidTr="0076675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65D322A"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57D97E6A" w14:textId="77777777" w:rsidTr="00766751">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C021B2D" w14:textId="77777777" w:rsidR="00AF1BE1" w:rsidRPr="0009511C" w:rsidRDefault="00AF1BE1" w:rsidP="0076675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DD38605"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46C93BAB"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561AA946" w14:textId="77777777" w:rsidTr="0076675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102DE65" w14:textId="77777777" w:rsidR="00971572" w:rsidRPr="0009511C" w:rsidRDefault="00971572" w:rsidP="0076675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4AF5CBD0" w14:textId="77777777" w:rsidTr="00766751">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7DCC170" w14:textId="77777777" w:rsidR="00971572" w:rsidRPr="0009511C" w:rsidRDefault="00971572" w:rsidP="00766751">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298DA81"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4D036EF0"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7C3D27E"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4E6EF56D"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1CA45A5"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17DE85C3"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4EBE53DE"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76A4572B"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9B0FF90"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3649035E"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2A12EEA3"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3359B39D"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134C640E" w14:textId="4C6DA2B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del w:id="111" w:author="Meryl Etman" w:date="2020-07-14T14:10:00Z">
        <w:r w:rsidRPr="009C6F6C" w:rsidDel="00B02914">
          <w:rPr>
            <w:rFonts w:ascii="Times New Roman" w:eastAsia="Times New Roman" w:hAnsi="Times New Roman" w:cs="David" w:hint="cs"/>
            <w:sz w:val="24"/>
            <w:szCs w:val="24"/>
            <w:rtl/>
            <w:lang w:eastAsia="he-IL"/>
          </w:rPr>
          <w:delText xml:space="preserve"> </w:delText>
        </w:r>
      </w:del>
      <w:r w:rsidRPr="009C6F6C">
        <w:rPr>
          <w:rFonts w:ascii="Times New Roman" w:eastAsia="Times New Roman" w:hAnsi="Times New Roman" w:cs="David" w:hint="cs"/>
          <w:sz w:val="24"/>
          <w:szCs w:val="24"/>
          <w:rtl/>
          <w:lang w:eastAsia="he-IL"/>
        </w:rPr>
        <w:t>,</w:t>
      </w:r>
      <w:ins w:id="112" w:author="Meryl Etman" w:date="2020-07-14T14:10:00Z">
        <w:r w:rsidR="00B02914">
          <w:rPr>
            <w:rFonts w:ascii="Times New Roman" w:eastAsia="Times New Roman" w:hAnsi="Times New Roman" w:cs="David" w:hint="cs"/>
            <w:sz w:val="24"/>
            <w:szCs w:val="24"/>
            <w:rtl/>
            <w:lang w:eastAsia="he-IL"/>
          </w:rPr>
          <w:t xml:space="preserve"> </w:t>
        </w:r>
      </w:ins>
      <w:bookmarkStart w:id="113" w:name="_GoBack"/>
      <w:bookmarkEnd w:id="113"/>
      <w:r w:rsidRPr="009C6F6C">
        <w:rPr>
          <w:rFonts w:ascii="Times New Roman" w:eastAsia="Times New Roman" w:hAnsi="Times New Roman" w:cs="David" w:hint="cs"/>
          <w:sz w:val="24"/>
          <w:szCs w:val="24"/>
          <w:rtl/>
          <w:lang w:eastAsia="he-IL"/>
        </w:rPr>
        <w:t>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74A734A4"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4D9B6353"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5D3E48C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97B147F"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41CE1EE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B8585A7"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6C650E70"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7BE7D66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0819D144"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617DE40F"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35A302CB"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9AEFC7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9173498"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49983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624104"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64FCA9"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053DC0CE" w14:textId="635D5498" w:rsidR="00E1739D" w:rsidRPr="004F1866" w:rsidRDefault="00B02914"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4" w:author="Meryl Etman" w:date="2020-07-12T15:45:00Z">
            <w:r w:rsidR="00B903F5">
              <w:rPr>
                <w:rFonts w:ascii="Times New Roman" w:eastAsia="Times New Roman" w:hAnsi="Times New Roman" w:cs="David" w:hint="cs"/>
                <w:color w:val="008000"/>
                <w:sz w:val="24"/>
                <w:szCs w:val="24"/>
                <w:rtl/>
                <w:lang w:eastAsia="he-IL"/>
              </w:rPr>
              <w:br/>
              <w:t>גבעת שמואל החדשה בע"מ</w:t>
            </w:r>
            <w:r w:rsidR="00B903F5">
              <w:rPr>
                <w:rFonts w:ascii="Times New Roman" w:eastAsia="Times New Roman" w:hAnsi="Times New Roman" w:cs="David" w:hint="cs"/>
                <w:color w:val="008000"/>
                <w:sz w:val="24"/>
                <w:szCs w:val="24"/>
                <w:rtl/>
                <w:lang w:eastAsia="he-IL"/>
              </w:rPr>
              <w:br/>
              <w:t>יהונתן נתניהו 1ג', אור יהודה</w:t>
            </w:r>
            <w:r w:rsidR="00B903F5">
              <w:rPr>
                <w:rFonts w:ascii="Times New Roman" w:eastAsia="Times New Roman" w:hAnsi="Times New Roman" w:cs="David" w:hint="cs"/>
                <w:color w:val="008000"/>
                <w:sz w:val="24"/>
                <w:szCs w:val="24"/>
                <w:rtl/>
                <w:lang w:eastAsia="he-IL"/>
              </w:rPr>
              <w:br/>
              <w:t>514677533</w:t>
            </w:r>
            <w:r w:rsidR="00B903F5">
              <w:rPr>
                <w:rFonts w:ascii="Times New Roman" w:eastAsia="Times New Roman" w:hAnsi="Times New Roman" w:cs="David" w:hint="cs"/>
                <w:color w:val="008000"/>
                <w:sz w:val="24"/>
                <w:szCs w:val="24"/>
                <w:rtl/>
                <w:lang w:eastAsia="he-IL"/>
              </w:rPr>
              <w:br/>
            </w:r>
          </w:ins>
        </w:sdtContent>
      </w:sdt>
      <w:r w:rsidR="00E1739D" w:rsidRPr="004F1866">
        <w:rPr>
          <w:rFonts w:ascii="Times New Roman" w:eastAsia="Times New Roman" w:hAnsi="Times New Roman" w:cs="David" w:hint="cs"/>
          <w:color w:val="008000"/>
          <w:sz w:val="24"/>
          <w:szCs w:val="24"/>
          <w:rtl/>
          <w:lang w:eastAsia="he-IL"/>
        </w:rPr>
        <w:br/>
      </w:r>
    </w:p>
    <w:p w14:paraId="2D1A5769"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66980FF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A85E4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34A4F3"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EA8E71A"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B6AEB4" w14:textId="2418806D"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5"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6" w:author="Meryl Etman" w:date="2020-07-12T15:43:00Z">
            <w:r w:rsidR="00B903F5">
              <w:rPr>
                <w:rFonts w:ascii="Times New Roman" w:eastAsia="Times New Roman" w:hAnsi="Times New Roman" w:cs="David"/>
                <w:color w:val="008000"/>
                <w:sz w:val="24"/>
                <w:szCs w:val="24"/>
                <w:rtl/>
                <w:lang w:eastAsia="he-IL"/>
              </w:rPr>
              <w:t>גבעת שמואל</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17" w:author="Meryl Etman" w:date="2020-07-12T15:44:00Z">
            <w:r w:rsidR="00B903F5">
              <w:rPr>
                <w:rFonts w:ascii="Times New Roman" w:eastAsia="Times New Roman" w:hAnsi="Times New Roman" w:cs="David" w:hint="cs"/>
                <w:color w:val="008000"/>
                <w:sz w:val="24"/>
                <w:szCs w:val="24"/>
                <w:rtl/>
              </w:rPr>
              <w:t>ייעוץ נגישות</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2B591C9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4A98CD1"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8BF2DC"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F0BFF5"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00F245"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5B19DC"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61FBC9C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782A90"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059F4C"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66BCD6F0" w14:textId="1DAEBC12" w:rsidR="00E1739D" w:rsidRPr="004F1866" w:rsidRDefault="00B02914"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8"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p>
    <w:p w14:paraId="758E9518"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79FAA6B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FDB8597"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43A0BF1B"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8D05311"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3B0F6800"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915A403" w14:textId="4BFC826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9" w:author="Meryl Etman" w:date="2020-07-12T15:45:00Z">
            <w:r w:rsidR="00B903F5">
              <w:rPr>
                <w:rFonts w:ascii="Times New Roman" w:eastAsia="Times New Roman" w:hAnsi="Times New Roman" w:cs="David" w:hint="cs"/>
                <w:color w:val="008000"/>
                <w:sz w:val="24"/>
                <w:szCs w:val="24"/>
                <w:rtl/>
                <w:lang w:eastAsia="he-IL"/>
              </w:rPr>
              <w:br/>
              <w:t>גבעת שמואל החדשה בע"מ</w:t>
            </w:r>
            <w:r w:rsidR="00B903F5">
              <w:rPr>
                <w:rFonts w:ascii="Times New Roman" w:eastAsia="Times New Roman" w:hAnsi="Times New Roman" w:cs="David" w:hint="cs"/>
                <w:color w:val="008000"/>
                <w:sz w:val="24"/>
                <w:szCs w:val="24"/>
                <w:rtl/>
                <w:lang w:eastAsia="he-IL"/>
              </w:rPr>
              <w:br/>
              <w:t>יהונתן נתניהו 1ג', אור יהודה</w:t>
            </w:r>
            <w:r w:rsidR="00B903F5">
              <w:rPr>
                <w:rFonts w:ascii="Times New Roman" w:eastAsia="Times New Roman" w:hAnsi="Times New Roman" w:cs="David" w:hint="cs"/>
                <w:color w:val="008000"/>
                <w:sz w:val="24"/>
                <w:szCs w:val="24"/>
                <w:rtl/>
                <w:lang w:eastAsia="he-IL"/>
              </w:rPr>
              <w:br/>
              <w:t>514677533</w:t>
            </w:r>
            <w:r w:rsidR="00B903F5">
              <w:rPr>
                <w:rFonts w:ascii="Times New Roman" w:eastAsia="Times New Roman" w:hAnsi="Times New Roman" w:cs="David" w:hint="cs"/>
                <w:color w:val="008000"/>
                <w:sz w:val="24"/>
                <w:szCs w:val="24"/>
                <w:rtl/>
                <w:lang w:eastAsia="he-IL"/>
              </w:rPr>
              <w:br/>
            </w:r>
          </w:ins>
        </w:sdtContent>
      </w:sdt>
    </w:p>
    <w:p w14:paraId="2E41E30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AF588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51E372A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B355EE" w14:textId="5B5E5ECA"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0" w:author="Meryl Etman" w:date="2020-07-12T15:43:00Z">
            <w:r w:rsidR="00B903F5">
              <w:rPr>
                <w:rFonts w:ascii="Times New Roman" w:eastAsia="Times New Roman" w:hAnsi="Times New Roman" w:cs="David" w:hint="cs"/>
                <w:color w:val="008000"/>
                <w:sz w:val="24"/>
                <w:szCs w:val="24"/>
                <w:rtl/>
                <w:lang w:eastAsia="he-IL"/>
              </w:rPr>
              <w:t>גבעת שמואל</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03F4415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C7B4AB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EE63D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477FCC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A292C7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9AD63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71832A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5B04A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CCD92E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891F1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87A0B9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6D1CA60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196CF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0D775D90"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74D1895"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23B4D99B"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6C0CE21A"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454AF4A2" w14:textId="6BBEEFE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1" w:author="Meryl Etman" w:date="2020-07-12T15:46:00Z">
            <w:r w:rsidR="00B903F5">
              <w:rPr>
                <w:rFonts w:ascii="Times New Roman" w:eastAsia="Times New Roman" w:hAnsi="Times New Roman" w:cs="David"/>
                <w:color w:val="008000"/>
                <w:sz w:val="24"/>
                <w:szCs w:val="24"/>
                <w:rtl/>
                <w:lang w:eastAsia="he-IL"/>
              </w:rPr>
              <w:t>אורנה פדר אדריכלית ומורשת נגישות</w:t>
            </w:r>
          </w:ins>
        </w:sdtContent>
      </w:sdt>
    </w:p>
    <w:p w14:paraId="6797C7F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E0064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5DDC0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8CF23F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6DA41E6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xml:space="preserve">") ו/או שמה המודפס מחייבת את החברה לכל דבר וענין, </w:t>
      </w:r>
      <w:r w:rsidRPr="004F1866">
        <w:rPr>
          <w:rFonts w:ascii="Times New Roman" w:eastAsia="Times New Roman" w:hAnsi="Times New Roman" w:cs="David" w:hint="cs"/>
          <w:sz w:val="24"/>
          <w:szCs w:val="24"/>
          <w:rtl/>
          <w:lang w:eastAsia="he-IL"/>
        </w:rPr>
        <w:lastRenderedPageBreak/>
        <w:t>חתמו בפני על מסמך זה.</w:t>
      </w:r>
    </w:p>
    <w:p w14:paraId="4C3088C0"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CFB1479"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474D6748"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F8022C6"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1C2FC2A" w14:textId="77777777" w:rsidR="00E1739D" w:rsidRPr="004F1866" w:rsidRDefault="00E1739D" w:rsidP="00E1739D">
      <w:pPr>
        <w:widowControl w:val="0"/>
        <w:spacing w:before="0" w:beforeAutospacing="0" w:after="0" w:afterAutospacing="0" w:line="240" w:lineRule="auto"/>
        <w:jc w:val="center"/>
        <w:outlineLvl w:val="7"/>
      </w:pPr>
    </w:p>
    <w:p w14:paraId="6050C95F"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F83ECF" w14:textId="77777777" w:rsidR="00766751" w:rsidRDefault="00766751" w:rsidP="00AF234B">
      <w:pPr>
        <w:spacing w:before="0" w:after="0" w:line="240" w:lineRule="auto"/>
      </w:pPr>
      <w:r>
        <w:separator/>
      </w:r>
    </w:p>
  </w:endnote>
  <w:endnote w:type="continuationSeparator" w:id="0">
    <w:p w14:paraId="6553DBF7" w14:textId="77777777" w:rsidR="00766751" w:rsidRDefault="00766751" w:rsidP="00AF234B">
      <w:pPr>
        <w:spacing w:before="0" w:after="0" w:line="240" w:lineRule="auto"/>
      </w:pPr>
      <w:r>
        <w:continuationSeparator/>
      </w:r>
    </w:p>
  </w:endnote>
  <w:endnote w:type="continuationNotice" w:id="1">
    <w:p w14:paraId="43BE5EBB" w14:textId="77777777" w:rsidR="00766751" w:rsidRDefault="0076675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21"/>
      <w:gridCol w:w="2810"/>
      <w:gridCol w:w="232"/>
      <w:gridCol w:w="1033"/>
      <w:gridCol w:w="1799"/>
    </w:tblGrid>
    <w:tr w:rsidR="00766751" w:rsidRPr="00F9528C" w14:paraId="7F8F8014" w14:textId="77777777" w:rsidTr="00766751">
      <w:tc>
        <w:tcPr>
          <w:tcW w:w="753" w:type="dxa"/>
        </w:tcPr>
        <w:p w14:paraId="0ECF8655"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A6125B3" w14:textId="72839F58" w:rsidR="00766751" w:rsidRPr="00F9528C" w:rsidRDefault="00766751" w:rsidP="00766751">
              <w:pPr>
                <w:tabs>
                  <w:tab w:val="center" w:pos="4153"/>
                  <w:tab w:val="right" w:pos="8306"/>
                </w:tabs>
                <w:spacing w:before="0" w:after="0" w:line="240" w:lineRule="auto"/>
                <w:rPr>
                  <w:rFonts w:ascii="David" w:hAnsi="David"/>
                  <w:color w:val="00B0F0"/>
                  <w:sz w:val="20"/>
                  <w:szCs w:val="20"/>
                  <w:rtl/>
                </w:rPr>
              </w:pPr>
              <w:ins w:id="122" w:author="Meryl Etman" w:date="2020-07-12T15:43:00Z">
                <w:r>
                  <w:rPr>
                    <w:rFonts w:ascii="David" w:hAnsi="David"/>
                    <w:color w:val="00B0F0"/>
                    <w:sz w:val="20"/>
                    <w:szCs w:val="20"/>
                    <w:rtl/>
                  </w:rPr>
                  <w:t>סביוני גבעת שמואל</w:t>
                </w:r>
              </w:ins>
            </w:p>
          </w:tc>
        </w:sdtContent>
      </w:sdt>
      <w:tc>
        <w:tcPr>
          <w:tcW w:w="2232" w:type="dxa"/>
        </w:tcPr>
        <w:p w14:paraId="0BF00E0F"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נגישות</w:t>
              </w:r>
            </w:sdtContent>
          </w:sdt>
        </w:p>
      </w:tc>
      <w:tc>
        <w:tcPr>
          <w:tcW w:w="236" w:type="dxa"/>
        </w:tcPr>
        <w:p w14:paraId="13581A9C" w14:textId="77777777" w:rsidR="00766751" w:rsidRPr="00F9528C" w:rsidRDefault="00766751" w:rsidP="00766751">
          <w:pPr>
            <w:tabs>
              <w:tab w:val="center" w:pos="4153"/>
              <w:tab w:val="right" w:pos="8306"/>
            </w:tabs>
            <w:spacing w:before="0" w:after="0" w:line="240" w:lineRule="auto"/>
            <w:rPr>
              <w:rFonts w:ascii="David" w:hAnsi="David"/>
              <w:sz w:val="16"/>
              <w:szCs w:val="16"/>
              <w:rtl/>
            </w:rPr>
          </w:pPr>
        </w:p>
      </w:tc>
      <w:tc>
        <w:tcPr>
          <w:tcW w:w="1129" w:type="dxa"/>
        </w:tcPr>
        <w:p w14:paraId="36019F40"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7472626" w14:textId="0B856238" w:rsidR="00766751" w:rsidRPr="00F9528C" w:rsidRDefault="00766751" w:rsidP="00766751">
              <w:pPr>
                <w:tabs>
                  <w:tab w:val="center" w:pos="4153"/>
                  <w:tab w:val="right" w:pos="8306"/>
                </w:tabs>
                <w:spacing w:before="0" w:after="0" w:line="240" w:lineRule="auto"/>
                <w:rPr>
                  <w:rFonts w:ascii="David" w:hAnsi="David"/>
                  <w:sz w:val="20"/>
                  <w:szCs w:val="20"/>
                  <w:rtl/>
                </w:rPr>
              </w:pPr>
              <w:del w:id="123" w:author="Meryl Etman" w:date="2020-07-14T14:06:00Z">
                <w:r w:rsidDel="00B02914">
                  <w:rPr>
                    <w:rFonts w:ascii="David" w:hAnsi="David" w:hint="cs"/>
                    <w:sz w:val="20"/>
                    <w:szCs w:val="20"/>
                  </w:rPr>
                  <w:delText>CONT-5-676</w:delText>
                </w:r>
              </w:del>
              <w:ins w:id="124" w:author="Meryl Etman" w:date="2020-07-14T14:06:00Z">
                <w:r w:rsidR="00B02914">
                  <w:rPr>
                    <w:rFonts w:ascii="David" w:hAnsi="David" w:hint="cs"/>
                    <w:sz w:val="20"/>
                    <w:szCs w:val="20"/>
                  </w:rPr>
                  <w:t>CO</w:t>
                </w:r>
                <w:r w:rsidR="00B02914">
                  <w:rPr>
                    <w:rFonts w:ascii="David" w:hAnsi="David" w:hint="cs"/>
                    <w:sz w:val="20"/>
                    <w:szCs w:val="20"/>
                    <w:rtl/>
                  </w:rPr>
                  <w:t>NT-10-1929</w:t>
                </w:r>
              </w:ins>
            </w:p>
          </w:tc>
        </w:sdtContent>
      </w:sdt>
    </w:tr>
    <w:tr w:rsidR="00766751" w:rsidRPr="00F9528C" w14:paraId="13C3D056" w14:textId="77777777" w:rsidTr="00766751">
      <w:tc>
        <w:tcPr>
          <w:tcW w:w="753" w:type="dxa"/>
        </w:tcPr>
        <w:p w14:paraId="3F317E45"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8C5F268" w14:textId="3DFC7968" w:rsidR="00766751" w:rsidRPr="00F9528C" w:rsidRDefault="00766751" w:rsidP="00766751">
              <w:pPr>
                <w:tabs>
                  <w:tab w:val="center" w:pos="4153"/>
                  <w:tab w:val="right" w:pos="8306"/>
                </w:tabs>
                <w:spacing w:before="0" w:after="0" w:line="240" w:lineRule="auto"/>
                <w:rPr>
                  <w:rFonts w:ascii="David" w:hAnsi="David"/>
                  <w:color w:val="00B0F0"/>
                  <w:sz w:val="20"/>
                  <w:szCs w:val="20"/>
                  <w:rtl/>
                </w:rPr>
              </w:pPr>
              <w:ins w:id="125" w:author="Meryl Etman" w:date="2020-07-12T15:46:00Z">
                <w:r>
                  <w:rPr>
                    <w:rFonts w:ascii="David" w:hAnsi="David"/>
                    <w:color w:val="00B0F0"/>
                    <w:sz w:val="20"/>
                    <w:szCs w:val="20"/>
                    <w:rtl/>
                  </w:rPr>
                  <w:t>אורנה פדר אדריכלית ומורשת נגישות</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66751" w:rsidRPr="00F9528C" w14:paraId="264581F8" w14:textId="77777777" w:rsidTr="00766751">
            <w:trPr>
              <w:trHeight w:val="201"/>
            </w:trPr>
            <w:tc>
              <w:tcPr>
                <w:tcW w:w="926" w:type="dxa"/>
              </w:tcPr>
              <w:p w14:paraId="0CF17BB7"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723DF98" w14:textId="70ACBE69" w:rsidR="00766751" w:rsidRPr="00F9528C" w:rsidRDefault="00B02914" w:rsidP="00766751">
                    <w:pPr>
                      <w:tabs>
                        <w:tab w:val="center" w:pos="4153"/>
                        <w:tab w:val="right" w:pos="8306"/>
                      </w:tabs>
                      <w:spacing w:before="0" w:after="0" w:line="240" w:lineRule="auto"/>
                      <w:ind w:left="1" w:hanging="1"/>
                      <w:rPr>
                        <w:rFonts w:ascii="David" w:hAnsi="David"/>
                        <w:color w:val="00B0F0"/>
                        <w:sz w:val="20"/>
                        <w:szCs w:val="20"/>
                        <w:rtl/>
                      </w:rPr>
                    </w:pPr>
                    <w:ins w:id="126" w:author="Meryl Etman" w:date="2020-07-14T14:06:00Z">
                      <w:r>
                        <w:rPr>
                          <w:rFonts w:ascii="David" w:hAnsi="David"/>
                          <w:color w:val="00B0F0"/>
                          <w:sz w:val="20"/>
                          <w:szCs w:val="20"/>
                          <w:rtl/>
                        </w:rPr>
                        <w:t>0.2</w:t>
                      </w:r>
                    </w:ins>
                  </w:p>
                </w:tc>
              </w:sdtContent>
            </w:sdt>
          </w:tr>
        </w:tbl>
        <w:p w14:paraId="5397BFF7"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p>
      </w:tc>
      <w:tc>
        <w:tcPr>
          <w:tcW w:w="236" w:type="dxa"/>
        </w:tcPr>
        <w:p w14:paraId="7FAC3B65"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p>
      </w:tc>
      <w:tc>
        <w:tcPr>
          <w:tcW w:w="1129" w:type="dxa"/>
        </w:tcPr>
        <w:p w14:paraId="0D6F9BA3"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0DB27F21" w14:textId="0FEA5BDF" w:rsidR="00766751" w:rsidRPr="00F9528C" w:rsidRDefault="00B02914" w:rsidP="0076675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27" w:author="Meryl Etman" w:date="2020-07-14T14:06:00Z">
                <w:r>
                  <w:rPr>
                    <w:rFonts w:ascii="David" w:hAnsi="David"/>
                    <w:sz w:val="20"/>
                    <w:szCs w:val="20"/>
                    <w:rtl/>
                  </w:rPr>
                  <w:t>3;#</w:t>
                </w:r>
                <w:r>
                  <w:rPr>
                    <w:rFonts w:ascii="David" w:hAnsi="David"/>
                    <w:sz w:val="20"/>
                    <w:szCs w:val="20"/>
                  </w:rPr>
                  <w:t>Draft</w:t>
                </w:r>
              </w:ins>
            </w:sdtContent>
          </w:sdt>
        </w:p>
      </w:tc>
    </w:tr>
    <w:tr w:rsidR="00766751" w:rsidRPr="00F9528C" w14:paraId="77CA4517" w14:textId="77777777" w:rsidTr="00766751">
      <w:trPr>
        <w:trHeight w:val="80"/>
      </w:trPr>
      <w:tc>
        <w:tcPr>
          <w:tcW w:w="753" w:type="dxa"/>
        </w:tcPr>
        <w:p w14:paraId="5A1C2152"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p>
      </w:tc>
      <w:tc>
        <w:tcPr>
          <w:tcW w:w="1883" w:type="dxa"/>
        </w:tcPr>
        <w:p w14:paraId="04373BD5" w14:textId="77777777" w:rsidR="00766751" w:rsidRPr="00F9528C" w:rsidRDefault="00766751" w:rsidP="00766751">
          <w:pPr>
            <w:tabs>
              <w:tab w:val="center" w:pos="4153"/>
              <w:tab w:val="right" w:pos="8306"/>
            </w:tabs>
            <w:spacing w:before="0" w:after="0" w:line="240" w:lineRule="auto"/>
            <w:rPr>
              <w:rFonts w:ascii="David" w:hAnsi="David"/>
              <w:color w:val="00B0F0"/>
              <w:sz w:val="20"/>
              <w:szCs w:val="20"/>
              <w:rtl/>
            </w:rPr>
          </w:pPr>
        </w:p>
      </w:tc>
      <w:tc>
        <w:tcPr>
          <w:tcW w:w="2232" w:type="dxa"/>
        </w:tcPr>
        <w:p w14:paraId="55FF0337"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p>
      </w:tc>
      <w:tc>
        <w:tcPr>
          <w:tcW w:w="236" w:type="dxa"/>
        </w:tcPr>
        <w:p w14:paraId="332B2E99"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p>
      </w:tc>
      <w:tc>
        <w:tcPr>
          <w:tcW w:w="1129" w:type="dxa"/>
        </w:tcPr>
        <w:p w14:paraId="1AA7605A"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p>
      </w:tc>
      <w:tc>
        <w:tcPr>
          <w:tcW w:w="2073" w:type="dxa"/>
        </w:tcPr>
        <w:p w14:paraId="22281C16" w14:textId="77777777" w:rsidR="00766751" w:rsidRPr="00F9528C" w:rsidRDefault="00766751" w:rsidP="00766751">
          <w:pPr>
            <w:tabs>
              <w:tab w:val="center" w:pos="4153"/>
              <w:tab w:val="right" w:pos="8306"/>
            </w:tabs>
            <w:spacing w:before="0" w:after="0" w:line="240" w:lineRule="auto"/>
            <w:rPr>
              <w:rFonts w:ascii="David" w:hAnsi="David"/>
              <w:sz w:val="20"/>
              <w:szCs w:val="20"/>
              <w:rtl/>
            </w:rPr>
          </w:pPr>
        </w:p>
      </w:tc>
    </w:tr>
  </w:tbl>
  <w:p w14:paraId="25C9800A" w14:textId="77777777" w:rsidR="00766751" w:rsidRDefault="00766751"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3E41BCB3" w14:textId="77777777" w:rsidR="00766751" w:rsidRPr="00406297" w:rsidRDefault="00766751"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F2D6DE" w14:textId="77777777" w:rsidR="00766751" w:rsidRDefault="00766751" w:rsidP="00AF234B">
      <w:pPr>
        <w:spacing w:before="0" w:after="0" w:line="240" w:lineRule="auto"/>
      </w:pPr>
      <w:r>
        <w:separator/>
      </w:r>
    </w:p>
  </w:footnote>
  <w:footnote w:type="continuationSeparator" w:id="0">
    <w:p w14:paraId="203F2424" w14:textId="77777777" w:rsidR="00766751" w:rsidRDefault="00766751" w:rsidP="00AF234B">
      <w:pPr>
        <w:spacing w:before="0" w:after="0" w:line="240" w:lineRule="auto"/>
      </w:pPr>
      <w:r>
        <w:continuationSeparator/>
      </w:r>
    </w:p>
  </w:footnote>
  <w:footnote w:type="continuationNotice" w:id="1">
    <w:p w14:paraId="6EC33EC8" w14:textId="77777777" w:rsidR="00766751" w:rsidRDefault="0076675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EndPr/>
    <w:sdtContent>
      <w:p w14:paraId="68C1A5AD" w14:textId="77777777" w:rsidR="00766751" w:rsidRDefault="00766751" w:rsidP="00CF334C">
        <w:pPr>
          <w:pStyle w:val="a3"/>
          <w:jc w:val="center"/>
        </w:pPr>
        <w:r>
          <w:fldChar w:fldCharType="begin"/>
        </w:r>
        <w:r>
          <w:instrText xml:space="preserve"> PAGE   \* MERGEFORMAT </w:instrText>
        </w:r>
        <w:r>
          <w:fldChar w:fldCharType="separate"/>
        </w:r>
        <w:r w:rsidR="00B02914">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34C85"/>
    <w:rsid w:val="00141D80"/>
    <w:rsid w:val="001A0C3C"/>
    <w:rsid w:val="001A69D5"/>
    <w:rsid w:val="001D4EC2"/>
    <w:rsid w:val="00214ACF"/>
    <w:rsid w:val="00242A73"/>
    <w:rsid w:val="002436F3"/>
    <w:rsid w:val="00264D14"/>
    <w:rsid w:val="00272745"/>
    <w:rsid w:val="002804C1"/>
    <w:rsid w:val="002B2234"/>
    <w:rsid w:val="00406297"/>
    <w:rsid w:val="00552E11"/>
    <w:rsid w:val="00595F77"/>
    <w:rsid w:val="005B6AFF"/>
    <w:rsid w:val="005D6E29"/>
    <w:rsid w:val="005F7C10"/>
    <w:rsid w:val="00650D2D"/>
    <w:rsid w:val="00666119"/>
    <w:rsid w:val="0072103C"/>
    <w:rsid w:val="00766751"/>
    <w:rsid w:val="0087415E"/>
    <w:rsid w:val="008C64C6"/>
    <w:rsid w:val="00942177"/>
    <w:rsid w:val="00971572"/>
    <w:rsid w:val="009C6F6C"/>
    <w:rsid w:val="00A32BA1"/>
    <w:rsid w:val="00A42271"/>
    <w:rsid w:val="00A61DF9"/>
    <w:rsid w:val="00AB3A6A"/>
    <w:rsid w:val="00AF1BE1"/>
    <w:rsid w:val="00AF234B"/>
    <w:rsid w:val="00B02914"/>
    <w:rsid w:val="00B404AC"/>
    <w:rsid w:val="00B903F5"/>
    <w:rsid w:val="00BD72C4"/>
    <w:rsid w:val="00BE17B4"/>
    <w:rsid w:val="00BF0AA7"/>
    <w:rsid w:val="00C81171"/>
    <w:rsid w:val="00C903A8"/>
    <w:rsid w:val="00CF334C"/>
    <w:rsid w:val="00D40F1E"/>
    <w:rsid w:val="00E1739D"/>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4F65BA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B66638"/>
    <w:rsid w:val="00F438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DE532-94F8-4512-96AC-9804A045AD77}"/>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schemas.openxmlformats.org/package/2006/metadata/core-properties"/>
    <ds:schemaRef ds:uri="http://purl.org/dc/dcmitype/"/>
    <ds:schemaRef ds:uri="e82e0497-401b-493b-ab66-61f85c09ed30"/>
    <ds:schemaRef ds:uri="http://purl.org/dc/elements/1.1/"/>
    <ds:schemaRef ds:uri="http://schemas.microsoft.com/office/2006/documentManagement/types"/>
    <ds:schemaRef ds:uri="http://schemas.microsoft.com/sharepoint/v3"/>
    <ds:schemaRef ds:uri="http://purl.org/dc/terms/"/>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8D21D729-4513-41FB-BF81-552452124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523183D-63FD-46B4-9CFE-C7D0612343B3}">
  <ds:schemaRefs>
    <ds:schemaRef ds:uri="http://schemas.microsoft.com/office/2006/metadata/customXsn"/>
  </ds:schemaRefs>
</ds:datastoreItem>
</file>

<file path=customXml/itemProps6.xml><?xml version="1.0" encoding="utf-8"?>
<ds:datastoreItem xmlns:ds="http://schemas.openxmlformats.org/officeDocument/2006/customXml" ds:itemID="{27B50455-7493-4B69-8834-675D15492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32</Pages>
  <Words>9514</Words>
  <Characters>47571</Characters>
  <Application>Microsoft Office Word</Application>
  <DocSecurity>0</DocSecurity>
  <Lines>396</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4</cp:revision>
  <dcterms:created xsi:type="dcterms:W3CDTF">2020-07-12T12:42:00Z</dcterms:created>
  <dcterms:modified xsi:type="dcterms:W3CDTF">2020-07-14T11:10:00Z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b2197f33-4e85-4def-8329-f991d8a0eca7</vt:lpwstr>
  </property>
</Properties>
</file>