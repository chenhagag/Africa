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CE693B"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4BA7CAA9"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F16812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55AC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4588BB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3F3C16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0475D3E3" wp14:editId="374E6F0D">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94F0D1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8B61D8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9856CE"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46F99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05E2377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771571"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D7E6CE3" w14:textId="69C65585" w:rsidR="0006071E" w:rsidRPr="00B27B4C" w:rsidRDefault="004F3C9F"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2-08-16T16:58:00Z">
            <w:r>
              <w:rPr>
                <w:rFonts w:ascii="Times New Roman" w:eastAsia="Times New Roman" w:hAnsi="Times New Roman" w:cs="David"/>
                <w:bCs/>
                <w:sz w:val="32"/>
                <w:szCs w:val="32"/>
                <w:u w:val="single"/>
                <w:rtl/>
                <w:lang w:eastAsia="he-IL"/>
              </w:rPr>
              <w:t>סביוני גבעת שמואל מגרשים 1006-1007</w:t>
            </w:r>
          </w:ins>
        </w:p>
      </w:sdtContent>
    </w:sdt>
    <w:p w14:paraId="36241C54"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customXmlDelRangeStart w:id="2" w:author="Meryl Etman [2]" w:date="2022-08-22T11:58:00Z"/>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
        <w:p w14:paraId="225F9085" w14:textId="21FC265C" w:rsidR="0006071E" w:rsidRPr="00B27B4C" w:rsidDel="00C47E8E" w:rsidRDefault="008E70BC" w:rsidP="0006071E">
          <w:pPr>
            <w:widowControl w:val="0"/>
            <w:spacing w:before="0" w:beforeAutospacing="0" w:after="0" w:afterAutospacing="0" w:line="240" w:lineRule="auto"/>
            <w:jc w:val="center"/>
            <w:rPr>
              <w:del w:id="3" w:author="Meryl Etman [2]" w:date="2022-08-22T11:58:00Z"/>
              <w:rFonts w:ascii="Times New Roman" w:eastAsia="Times New Roman" w:hAnsi="Times New Roman" w:cs="David"/>
              <w:bCs/>
              <w:sz w:val="32"/>
              <w:szCs w:val="32"/>
              <w:u w:val="single"/>
              <w:rtl/>
              <w:lang w:eastAsia="he-IL"/>
            </w:rPr>
          </w:pPr>
        </w:p>
        <w:customXmlDelRangeStart w:id="4" w:author="Meryl Etman [2]" w:date="2022-08-22T11:58:00Z"/>
      </w:sdtContent>
    </w:sdt>
    <w:customXmlDelRangeEnd w:id="4"/>
    <w:p w14:paraId="4737F52A"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C5249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19E15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1E6A5B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6F3E0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EABA4B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9DB5C0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F660DC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92A41B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528B1F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5406DC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3C060B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64ACB6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6B265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FAA6FE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893053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3D1B2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246814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5DA54C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3F3949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299239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7F7993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BED89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488A08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8833C4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DAD26F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6BCDF8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6D6D81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2CB2B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CD1C1F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60B219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415215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9AC948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CCB6A1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2B1ED2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EE3506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19130F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10B65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E2F36E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5A81A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F2CCAE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4717EC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1185C5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E9C937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7D0EAE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CFA69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D37859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60CC04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23A50F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2420666"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69FC66F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082CDD" w14:textId="126A4644"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9-05T00:00:00Z">
            <w:dateFormat w:val="dd/MM/yyyy"/>
            <w:lid w:val="he-IL"/>
            <w:storeMappedDataAs w:val="dateTime"/>
            <w:calendar w:val="gregorian"/>
          </w:date>
        </w:sdtPr>
        <w:sdtEndPr>
          <w:rPr>
            <w:rFonts w:hint="cs"/>
          </w:rPr>
        </w:sdtEndPr>
        <w:sdtContent>
          <w:ins w:id="5" w:author="Meryl Etman" w:date="2022-09-05T13:05:00Z">
            <w:r w:rsidR="008E70BC">
              <w:rPr>
                <w:rFonts w:ascii="Times New Roman" w:eastAsia="Times New Roman" w:hAnsi="Times New Roman" w:cs="David" w:hint="cs"/>
                <w:color w:val="800080"/>
                <w:sz w:val="24"/>
                <w:szCs w:val="24"/>
                <w:rtl/>
                <w:lang w:eastAsia="he-IL"/>
              </w:rPr>
              <w:t>‏05/09/2022</w:t>
            </w:r>
          </w:ins>
        </w:sdtContent>
      </w:sdt>
    </w:p>
    <w:p w14:paraId="3BADE72A"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1989F7A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CEF4AE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19CD25"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FDFF1FC" w14:textId="1D254BE4" w:rsidR="00650D2D" w:rsidRPr="00650D2D" w:rsidRDefault="004F3C9F"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6" w:author="Meryl Etman" w:date="2022-08-16T16:59: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7D533FD0"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7DC404B9"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63F61847"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30E4B5C"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066DF40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337375D" w14:textId="5767AC24" w:rsidR="00650D2D" w:rsidRPr="00650D2D" w:rsidRDefault="00A36A62"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7" w:author="Meryl Etman" w:date="2022-08-16T17:23:00Z">
            <w:r>
              <w:rPr>
                <w:rFonts w:ascii="Times New Roman" w:eastAsia="Times New Roman" w:hAnsi="Times New Roman" w:cs="David"/>
                <w:color w:val="800080"/>
                <w:sz w:val="24"/>
                <w:szCs w:val="24"/>
                <w:rtl/>
              </w:rPr>
              <w:br/>
              <w:t>אנדריא - הנדסת תנועה ותחבורה</w:t>
            </w:r>
            <w:r>
              <w:rPr>
                <w:rFonts w:ascii="Times New Roman" w:eastAsia="Times New Roman" w:hAnsi="Times New Roman" w:cs="David"/>
                <w:color w:val="800080"/>
                <w:sz w:val="24"/>
                <w:szCs w:val="24"/>
                <w:rtl/>
              </w:rPr>
              <w:br/>
              <w:t>הגליל 34, נצרת</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3853B291"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7DF63EF6"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6ADA5ED9"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67591DB"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7697577"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lastRenderedPageBreak/>
        <w:t>לפיכך הותנה והוסכם בין הצדדים כדלקמן:</w:t>
      </w:r>
    </w:p>
    <w:p w14:paraId="23CC608D"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72A0C0AF"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1C0CF402"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7F9C31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03BD7B4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2F48A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0C03242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6F8EE52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FAD699"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D07911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56BDBB"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8B9919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141657"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17A9ED7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068F6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2FB7E7E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3D47D35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0783B5A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DD9E77"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B15154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DEC4D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57319FC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CA856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656DB06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3C14C797"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439CED7"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38C0BF8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581A64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69D560D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39EFF60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BE956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lastRenderedPageBreak/>
        <w:t>"</w:t>
      </w:r>
      <w:r w:rsidRPr="00650D2D">
        <w:rPr>
          <w:rFonts w:ascii="Times New Roman" w:eastAsia="Times New Roman" w:hAnsi="Times New Roman" w:cs="David"/>
          <w:b/>
          <w:bCs/>
          <w:sz w:val="20"/>
          <w:szCs w:val="24"/>
          <w:rtl/>
          <w:lang w:eastAsia="he-IL"/>
        </w:rPr>
        <w:t>חוזה</w:t>
      </w:r>
    </w:p>
    <w:p w14:paraId="3B758979"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w:t>
      </w:r>
    </w:p>
    <w:p w14:paraId="2727BBA1"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A55CCB5"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089AFE9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3D25C198"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C80BCC8"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21D73952"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58BED195"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2B7B3651"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30DF9E9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0DD2CBB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6ADCDC74"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6022CDA"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C7F7174"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103022D8"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21B578AF"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49E39E9A"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3C48494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3C30A9C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31EED20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31FB0A2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6C0CD2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2D8A8B3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370A714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26A782A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034C622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45DC34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3C18C66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1D80E8F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576FDE2"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"רמדורנט"</w:t>
      </w:r>
      <w:r w:rsidRPr="00650D2D">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70F6CE5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475700E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6FCB60C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hint="cs"/>
          <w:b/>
          <w:sz w:val="20"/>
          <w:szCs w:val="24"/>
          <w:rtl/>
          <w:lang w:eastAsia="he-IL"/>
        </w:rPr>
        <w:t>המצ"ב,</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84CCCF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55F362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lastRenderedPageBreak/>
        <w:t>המצ"ב</w:t>
      </w:r>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10AD78FF"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A0787A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DEC1AA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25C6BA8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53EF9D2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2A6D74AE"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44220CE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6956D88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43BCC91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3C7B7DB4"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6892300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4B48EA2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74CFA0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המצ"ב</w:t>
      </w:r>
      <w:r w:rsidRPr="00650D2D">
        <w:rPr>
          <w:rFonts w:ascii="Times New Roman" w:eastAsia="Times New Roman" w:hAnsi="Times New Roman" w:cs="David"/>
          <w:sz w:val="20"/>
          <w:szCs w:val="24"/>
          <w:rtl/>
          <w:lang w:eastAsia="he-IL"/>
        </w:rPr>
        <w:t>.</w:t>
      </w:r>
    </w:p>
    <w:p w14:paraId="6F206FB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4A6A16B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2F671E0"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237B80D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540A38C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27311C7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221E93F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A20540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544B22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773C76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xml:space="preserve">") שלדעת המנהל לא הייתה </w:t>
      </w:r>
      <w:r w:rsidRPr="00650D2D">
        <w:rPr>
          <w:rFonts w:ascii="Times New Roman" w:eastAsia="Times New Roman" w:hAnsi="Times New Roman" w:cs="David"/>
          <w:sz w:val="20"/>
          <w:szCs w:val="24"/>
          <w:rtl/>
          <w:lang w:eastAsia="he-IL"/>
        </w:rPr>
        <w:lastRenderedPageBreak/>
        <w:t>למתכנן שליטה עליו.</w:t>
      </w:r>
    </w:p>
    <w:p w14:paraId="7FB4B11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1FA01C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F228A5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6B2289D7"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270EF3B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03A8A20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75BB0C4"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1399361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77BC863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r w:rsidRPr="00650D2D">
        <w:rPr>
          <w:rFonts w:ascii="Times New Roman" w:eastAsia="Times New Roman" w:hAnsi="Times New Roman" w:cs="David" w:hint="cs"/>
          <w:b/>
          <w:sz w:val="20"/>
          <w:szCs w:val="24"/>
          <w:rtl/>
          <w:lang w:eastAsia="he-IL"/>
        </w:rPr>
        <w:t xml:space="preserve">המצ"ב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1676BE5C"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64718DF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7360F01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68E7594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0E58D82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6A18F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5E4C23F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2A0D17C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5355BFB9"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w:t>
      </w:r>
      <w:r w:rsidRPr="00650D2D">
        <w:rPr>
          <w:rFonts w:ascii="Times New Roman" w:eastAsia="Times New Roman" w:hAnsi="Times New Roman" w:cs="David"/>
          <w:sz w:val="20"/>
          <w:szCs w:val="24"/>
          <w:rtl/>
          <w:lang w:eastAsia="he-IL"/>
        </w:rPr>
        <w:lastRenderedPageBreak/>
        <w:t xml:space="preserve">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רמדורנט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BA9104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3FE20EC4"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E5D5E0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3EED10C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27AA75A5"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170075E"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51D7857A"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4287B7A" w14:textId="77777777"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המצ"ב</w:t>
      </w:r>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3015CF3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lastRenderedPageBreak/>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4FBB26E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59D149E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4D0D342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E95B09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1FA3E86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להכין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עבור רוכשים שיבקשו זאת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E17413B" w14:textId="77777777"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מחיר השינויים ותנאי התשלום בגין תכנון השינויים </w:t>
      </w:r>
      <w:r w:rsidRPr="00650D2D">
        <w:rPr>
          <w:rFonts w:ascii="Times New Roman" w:eastAsia="Times New Roman" w:hAnsi="Times New Roman" w:cs="David" w:hint="cs"/>
          <w:sz w:val="20"/>
          <w:szCs w:val="24"/>
          <w:rtl/>
          <w:lang w:eastAsia="he-IL"/>
        </w:rPr>
        <w:t xml:space="preserve">כאמור, </w:t>
      </w:r>
      <w:r w:rsidRPr="00650D2D">
        <w:rPr>
          <w:rFonts w:ascii="Times New Roman" w:eastAsia="Times New Roman" w:hAnsi="Times New Roman" w:cs="David"/>
          <w:sz w:val="20"/>
          <w:szCs w:val="24"/>
          <w:rtl/>
          <w:lang w:eastAsia="he-IL"/>
        </w:rPr>
        <w:t>יסוכמו בין המתכנן לרוכשים. המתכנן יתקשר עם הרוכש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בענ</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ין קביעת מחיר השינויים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תובא בפני המנהל והוא יהיה המוסמך להכריע בה.</w:t>
      </w:r>
    </w:p>
    <w:p w14:paraId="0D2E6CC6"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490F909E"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52BC913"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BCDC947" w14:textId="77777777" w:rsidR="008B5A6E" w:rsidRPr="00013687" w:rsidRDefault="008B5A6E" w:rsidP="008B5A6E">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0AF6783"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422C157"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45FFBA6"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145EF5C"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שלא לערוך את הביטוח המצוין </w:t>
      </w:r>
      <w:r>
        <w:rPr>
          <w:rFonts w:ascii="Times New Roman" w:eastAsia="Times New Roman" w:hAnsi="Times New Roman" w:cs="David" w:hint="cs"/>
          <w:sz w:val="20"/>
          <w:szCs w:val="24"/>
          <w:rtl/>
          <w:lang w:eastAsia="he-IL"/>
        </w:rPr>
        <w:lastRenderedPageBreak/>
        <w:t>בסעיף א' לאישור עריכת הביטוח.</w:t>
      </w:r>
    </w:p>
    <w:p w14:paraId="52FC9761"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F4840DA"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1ECB227"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07B5C8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1799A97F"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7D0829AD"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D33D490"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086E5A2E"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C863D3A"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4E79B7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444AD7B"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תחול האחריות לשפות את המזמין בגין כל אובדן או נזק שייגרם, במישרין או בעקיפין, עקב שירותים שניתנו או </w:t>
      </w:r>
      <w:r>
        <w:rPr>
          <w:rFonts w:ascii="Times New Roman" w:eastAsia="Times New Roman" w:hAnsi="Times New Roman" w:cs="David" w:hint="cs"/>
          <w:sz w:val="20"/>
          <w:szCs w:val="24"/>
          <w:rtl/>
          <w:lang w:eastAsia="he-IL"/>
        </w:rPr>
        <w:lastRenderedPageBreak/>
        <w:t>אמורים היו להינתן על ידי קבלן המשנה כאמור, אם ייגרם, בין אם אובדן או נזק כאמור מכוסה במי מהפוליסות דלעיל ובין אם לאו.</w:t>
      </w:r>
    </w:p>
    <w:p w14:paraId="29BFFB7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51EA50D"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3AEACA1"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F216C3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604137A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4100A19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5043DFD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6F0227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566E86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67EE819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3EE9DAD"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3423E08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w:t>
      </w:r>
      <w:r w:rsidRPr="00650D2D">
        <w:rPr>
          <w:rFonts w:ascii="Times New Roman" w:eastAsia="Times New Roman" w:hAnsi="Times New Roman" w:cs="David"/>
          <w:color w:val="000000"/>
          <w:sz w:val="24"/>
          <w:szCs w:val="24"/>
          <w:rtl/>
          <w:lang w:eastAsia="he-IL"/>
        </w:rPr>
        <w:lastRenderedPageBreak/>
        <w:t>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5F6A278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י הדין ו/או מכח צו הרחבה ו/או מכח הסכם כלשהו על עובד</w:t>
      </w:r>
      <w:r w:rsidRPr="00650D2D">
        <w:rPr>
          <w:rFonts w:ascii="Times New Roman" w:eastAsia="Times New Roman" w:hAnsi="Times New Roman" w:cs="David" w:hint="cs"/>
          <w:sz w:val="20"/>
          <w:szCs w:val="24"/>
          <w:rtl/>
          <w:lang w:eastAsia="he-IL"/>
        </w:rPr>
        <w:t>.</w:t>
      </w:r>
    </w:p>
    <w:p w14:paraId="067A9F7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94447A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ישא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3B7DF76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A8948E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FBE3330"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2EBE828B"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5DA2DA9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BA9F495"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5218C468"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w:t>
      </w:r>
      <w:r w:rsidRPr="00650D2D">
        <w:rPr>
          <w:rFonts w:ascii="Times New Roman" w:eastAsia="Times New Roman" w:hAnsi="Times New Roman" w:cs="David"/>
          <w:sz w:val="20"/>
          <w:szCs w:val="24"/>
          <w:rtl/>
          <w:lang w:eastAsia="he-IL"/>
        </w:rPr>
        <w:lastRenderedPageBreak/>
        <w:t>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1B33A02D"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2694A262"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2F2660BF"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6E5A3C6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16CB2989"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0B052D96"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60B28B89"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3CA001E1"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6174D8EC"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נבצר מהמתכנן או מהמנהל הראשי לקיים את ה</w:t>
      </w:r>
      <w:r w:rsidRPr="00650D2D">
        <w:rPr>
          <w:rFonts w:ascii="Times New Roman" w:eastAsia="Times New Roman" w:hAnsi="Times New Roman" w:cs="David" w:hint="cs"/>
          <w:sz w:val="20"/>
          <w:szCs w:val="24"/>
          <w:rtl/>
          <w:lang w:eastAsia="he-IL"/>
        </w:rPr>
        <w:t xml:space="preserve">וראות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לפעולה משפטית או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שירותי המתכנן או אם ארע אירוע דומה.</w:t>
      </w:r>
    </w:p>
    <w:p w14:paraId="5AB2BAD0"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חל שינוי בהחזקת המניות ו/או בהרכב המנהלים של המתכנן.</w:t>
      </w:r>
    </w:p>
    <w:p w14:paraId="15B598A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2AEF9E3"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w:t>
      </w:r>
      <w:r w:rsidRPr="00650D2D">
        <w:rPr>
          <w:rFonts w:ascii="Times New Roman" w:eastAsia="Times New Roman" w:hAnsi="Times New Roman" w:cs="David"/>
          <w:sz w:val="20"/>
          <w:szCs w:val="24"/>
          <w:rtl/>
          <w:lang w:eastAsia="he-IL"/>
        </w:rPr>
        <w:lastRenderedPageBreak/>
        <w:t>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3DB57FE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76F7FC3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229367C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C0208B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514A414"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3E76011"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1E5D4CF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7C5F2D1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6A51F1D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64B7DCA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7C9A1105"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D8BD8CA"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39088D7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18288832"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5FD97D7"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4CB6FD5A"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2322554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72DD6E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49B88B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שלוחיו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4DD95C27"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26B1256D"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74F5979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0CC589A0"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113D65B7"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B73E5D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2846149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2390E5C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08CD00D5"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BA59B8F"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5B4D8EE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970C2A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5E7A4F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כויתור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כויתור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22B01842"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589F59D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44774D5"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745A11C0"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E67F50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י חוזה זה. וזאת מבלי לגרוע מהאמור להלן בסיפא לס"ק זה.</w:t>
      </w:r>
    </w:p>
    <w:p w14:paraId="3530C8C4"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lastRenderedPageBreak/>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2B92E74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DBEC9EF"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B55B26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1AB39A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0CF494F" w14:textId="77777777"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4B3C116D"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5A755624"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2769139"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9AE11FE"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5F538C2"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B8F2B24" w14:textId="2A6F309F"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 w:author="Meryl Etman" w:date="2022-08-16T17:23:00Z">
            <w:r w:rsidR="00A36A62">
              <w:rPr>
                <w:rFonts w:ascii="Times New Roman" w:eastAsia="Times New Roman" w:hAnsi="Times New Roman" w:cs="David"/>
                <w:color w:val="00B0F0"/>
                <w:sz w:val="20"/>
                <w:szCs w:val="24"/>
                <w:u w:val="single"/>
                <w:rtl/>
                <w:lang w:eastAsia="he-IL"/>
              </w:rPr>
              <w:t>אנדריא - הנדסת תנועה ותחבורה</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9" w:author="Meryl Etman" w:date="2022-08-16T16:59:00Z">
            <w:r w:rsidR="004F3C9F" w:rsidRPr="003E6FC4">
              <w:rPr>
                <w:rStyle w:val="PlaceholderText"/>
                <w:rtl/>
              </w:rPr>
              <w:t>[שם צד א]</w:t>
            </w:r>
          </w:ins>
        </w:sdtContent>
      </w:sdt>
    </w:p>
    <w:p w14:paraId="4E76D48D"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FC5023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F2950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4CFFD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0FFDF6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2B5041"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FB2D0E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A0482D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1C1492"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24E142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8682AAE"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F3A417B"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08EEF7A9"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29FB80E"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464CAA0"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9BE384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31F3C08" w14:textId="77777777" w:rsidR="00912564" w:rsidRDefault="00912564">
      <w:pPr>
        <w:bidi w:val="0"/>
        <w:spacing w:before="0" w:beforeAutospacing="0" w:after="160" w:afterAutospacing="0" w:line="259" w:lineRule="auto"/>
        <w:rPr>
          <w:ins w:id="10" w:author="Meryl Etman" w:date="2022-08-16T17:28:00Z"/>
          <w:rFonts w:ascii="Times New Roman" w:eastAsia="Times New Roman" w:hAnsi="Times New Roman" w:cs="David"/>
          <w:bCs/>
          <w:sz w:val="20"/>
          <w:szCs w:val="24"/>
          <w:u w:val="single"/>
          <w:rtl/>
          <w:lang w:eastAsia="he-IL"/>
        </w:rPr>
      </w:pPr>
      <w:ins w:id="11" w:author="Meryl Etman" w:date="2022-08-16T17:28:00Z">
        <w:r>
          <w:rPr>
            <w:rFonts w:ascii="Times New Roman" w:eastAsia="Times New Roman" w:hAnsi="Times New Roman" w:cs="David"/>
            <w:bCs/>
            <w:sz w:val="20"/>
            <w:szCs w:val="24"/>
            <w:u w:val="single"/>
            <w:rtl/>
            <w:lang w:eastAsia="he-IL"/>
          </w:rPr>
          <w:br w:type="page"/>
        </w:r>
      </w:ins>
    </w:p>
    <w:p w14:paraId="51823264" w14:textId="245CB1D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AD4196C"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5DFF7B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C2ED2C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5968C6" w14:textId="3FE8C287" w:rsidR="0006071E" w:rsidRPr="00B27B4C" w:rsidRDefault="0006071E" w:rsidP="0091256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2" w:author="Meryl Etman" w:date="2022-08-16T16:58:00Z">
            <w:r w:rsidR="004F3C9F">
              <w:rPr>
                <w:rFonts w:ascii="Times New Roman" w:eastAsia="Times New Roman" w:hAnsi="Times New Roman" w:cs="David" w:hint="cs"/>
                <w:color w:val="00B0F0"/>
                <w:sz w:val="24"/>
                <w:szCs w:val="24"/>
                <w:rtl/>
                <w:lang w:eastAsia="he-IL"/>
              </w:rPr>
              <w:t>גבעת שמואל</w:t>
            </w:r>
          </w:ins>
        </w:sdtContent>
      </w:sdt>
      <w:del w:id="13" w:author="Meryl Etman" w:date="2022-08-16T17:28:00Z">
        <w:r w:rsidRPr="00E95AE9" w:rsidDel="00912564">
          <w:rPr>
            <w:rFonts w:ascii="Times New Roman" w:eastAsia="Times New Roman" w:hAnsi="Times New Roman" w:cs="David" w:hint="cs"/>
            <w:color w:val="00B0F0"/>
            <w:sz w:val="24"/>
            <w:szCs w:val="24"/>
            <w:rtl/>
            <w:lang w:eastAsia="he-IL"/>
          </w:rPr>
          <w:delText xml:space="preserve"> - </w:delText>
        </w:r>
      </w:del>
      <w:customXmlDelRangeStart w:id="14" w:author="Meryl Etman" w:date="2022-08-16T17:28:00Z"/>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14"/>
          <w:customXmlDelRangeStart w:id="15" w:author="Meryl Etman" w:date="2022-08-16T17:28:00Z"/>
        </w:sdtContent>
      </w:sdt>
      <w:customXmlDelRangeEnd w:id="15"/>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6" w:author="Meryl Etman" w:date="2022-08-16T16:58:00Z">
            <w:r w:rsidR="004F3C9F">
              <w:rPr>
                <w:rFonts w:ascii="Times New Roman" w:eastAsia="Times New Roman" w:hAnsi="Times New Roman" w:cs="David" w:hint="cs"/>
                <w:color w:val="00B0F0"/>
                <w:sz w:val="24"/>
                <w:szCs w:val="24"/>
                <w:rtl/>
              </w:rPr>
              <w:t>סביוני גבעת שמואל מגרשים 1006-1007</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015423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9AA427" w14:textId="3AD2F778"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7" w:author="Meryl Etman" w:date="2022-08-16T17:25:00Z">
            <w:r w:rsidR="00A36A62">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8" w:author="Meryl Etman" w:date="2022-08-16T17:25:00Z">
            <w:r w:rsidR="00A36A62">
              <w:rPr>
                <w:rFonts w:ascii="Times New Roman" w:eastAsia="Times New Roman" w:hAnsi="Times New Roman" w:cs="David" w:hint="cs"/>
                <w:sz w:val="24"/>
                <w:szCs w:val="24"/>
                <w:rtl/>
                <w:lang w:eastAsia="he-IL"/>
              </w:rPr>
              <w:t>6191</w:t>
            </w:r>
          </w:ins>
        </w:sdtContent>
      </w:sdt>
      <w:ins w:id="19" w:author="Meryl Etman" w:date="2022-08-16T17:29:00Z">
        <w:r w:rsidR="00912564">
          <w:rPr>
            <w:rFonts w:ascii="Times New Roman" w:eastAsia="Times New Roman" w:hAnsi="Times New Roman" w:cs="David" w:hint="cs"/>
            <w:sz w:val="24"/>
            <w:szCs w:val="24"/>
            <w:rtl/>
            <w:lang w:eastAsia="he-IL"/>
          </w:rPr>
          <w:t>, חלקות 84, 85., מגרשים 1007, 1007.</w:t>
        </w:r>
      </w:ins>
      <w:del w:id="20" w:author="Meryl Etman" w:date="2022-08-16T17:29:00Z">
        <w:r w:rsidRPr="00B27B4C" w:rsidDel="00912564">
          <w:rPr>
            <w:rFonts w:ascii="Times New Roman" w:eastAsia="Times New Roman" w:hAnsi="Times New Roman" w:cs="David" w:hint="cs"/>
            <w:sz w:val="24"/>
            <w:szCs w:val="24"/>
            <w:rtl/>
            <w:lang w:eastAsia="he-IL"/>
          </w:rPr>
          <w:delText>.</w:delText>
        </w:r>
      </w:del>
    </w:p>
    <w:p w14:paraId="49985A63"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4D06938"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A6180B4" w14:textId="2455A75D"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1" w:author="Meryl Etman" w:date="2022-08-16T16:58:00Z">
            <w:r w:rsidR="004F3C9F">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099360DF"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75F7F8A4"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50A9D2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3C628C" w14:textId="799CDF01"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2" w:author="Meryl Etman" w:date="2022-08-16T17:25:00Z">
            <w:r w:rsidR="00A36A62">
              <w:rPr>
                <w:rFonts w:ascii="Times New Roman" w:eastAsia="Times New Roman" w:hAnsi="Times New Roman" w:cs="David" w:hint="cs"/>
                <w:sz w:val="24"/>
                <w:szCs w:val="24"/>
                <w:rtl/>
                <w:lang w:eastAsia="he-IL"/>
              </w:rPr>
              <w:t>מרול אטמן</w:t>
            </w:r>
          </w:ins>
        </w:sdtContent>
      </w:sdt>
    </w:p>
    <w:p w14:paraId="7E9D6C3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84DBEF7"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מימד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59A3F819"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271C65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61D33A6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74FEE6" w14:textId="149703A1"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3" w:author="Meryl Etman" w:date="2022-08-16T17:25:00Z">
            <w:r w:rsidR="00A36A62">
              <w:rPr>
                <w:rFonts w:ascii="Times New Roman" w:eastAsia="Times New Roman" w:hAnsi="Times New Roman" w:cs="David"/>
                <w:color w:val="008000"/>
                <w:sz w:val="24"/>
                <w:szCs w:val="24"/>
                <w:rtl/>
                <w:lang w:eastAsia="he-IL"/>
              </w:rPr>
              <w:t>אלבר אנדריא</w:t>
            </w:r>
          </w:ins>
        </w:sdtContent>
      </w:sdt>
    </w:p>
    <w:p w14:paraId="4663C134" w14:textId="77777777"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7BF7C74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A4AB08" w14:textId="368F00C0"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4" w:author="Meryl Etman" w:date="2022-08-16T17:25:00Z">
            <w:r w:rsidR="00A36A62">
              <w:rPr>
                <w:rFonts w:ascii="Times New Roman" w:eastAsia="Times New Roman" w:hAnsi="Times New Roman" w:cs="David"/>
                <w:color w:val="008000"/>
                <w:sz w:val="24"/>
                <w:szCs w:val="24"/>
                <w:rtl/>
                <w:lang w:eastAsia="he-IL"/>
              </w:rPr>
              <w:t>אלבר אנדריא</w:t>
            </w:r>
          </w:ins>
        </w:sdtContent>
      </w:sdt>
    </w:p>
    <w:p w14:paraId="2742539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8E4B5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BECD68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EF6419"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5DFBF24"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3B49A6E"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29512FA"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C05D051"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615A8EA"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7FDEBA7"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7A8AAD48" w14:textId="77777777" w:rsidTr="0006071E">
        <w:tc>
          <w:tcPr>
            <w:tcW w:w="3366" w:type="dxa"/>
          </w:tcPr>
          <w:p w14:paraId="63464CEB" w14:textId="139282A5" w:rsidR="0006071E" w:rsidRDefault="008E70BC"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5" w:author="Meryl Etman" w:date="2022-08-16T16:59:00Z">
                  <w:r w:rsidR="004F3C9F">
                    <w:rPr>
                      <w:rFonts w:ascii="Times New Roman" w:eastAsia="Times New Roman" w:hAnsi="Times New Roman" w:cs="David" w:hint="cs"/>
                      <w:color w:val="008000"/>
                      <w:sz w:val="24"/>
                      <w:szCs w:val="24"/>
                      <w:rtl/>
                      <w:lang w:eastAsia="he-IL"/>
                    </w:rPr>
                    <w:t>100%</w:t>
                  </w:r>
                </w:ins>
              </w:sdtContent>
            </w:sdt>
          </w:p>
          <w:p w14:paraId="1B01B8E7"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C1F2E1E" w14:textId="77777777" w:rsidR="0006071E" w:rsidRDefault="0006071E" w:rsidP="0006071E">
            <w:pPr>
              <w:widowControl w:val="0"/>
              <w:spacing w:before="0" w:beforeAutospacing="0" w:after="0" w:afterAutospacing="0" w:line="240" w:lineRule="auto"/>
              <w:ind w:left="720"/>
              <w:outlineLvl w:val="2"/>
            </w:pPr>
          </w:p>
          <w:p w14:paraId="4338F137"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526AF59"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2821BD7A"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316ECA7C"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025AD6B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1EC9C0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1D2B699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7E2EDB"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74D84419"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B96A4B" w14:textId="141EB3A1"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r>
      <w:del w:id="26" w:author="Meryl Etman [2]" w:date="2022-09-01T15:25:00Z">
        <w:r w:rsidRPr="00650D2D" w:rsidDel="00FC041C">
          <w:rPr>
            <w:rFonts w:ascii="Times New Roman" w:eastAsia="Times New Roman" w:hAnsi="Times New Roman" w:cs="David"/>
            <w:sz w:val="24"/>
            <w:szCs w:val="24"/>
            <w:rtl/>
            <w:lang w:eastAsia="he-IL"/>
          </w:rPr>
          <w:delText>תכנון תנועה לתכנית</w:delText>
        </w:r>
        <w:r w:rsidRPr="00650D2D" w:rsidDel="00FC041C">
          <w:rPr>
            <w:rFonts w:ascii="Times New Roman" w:eastAsia="Times New Roman" w:hAnsi="Times New Roman" w:cs="David" w:hint="cs"/>
            <w:sz w:val="24"/>
            <w:szCs w:val="24"/>
            <w:rtl/>
            <w:lang w:eastAsia="he-IL"/>
          </w:rPr>
          <w:delText xml:space="preserve"> </w:delText>
        </w:r>
        <w:r w:rsidRPr="00650D2D" w:rsidDel="00FC041C">
          <w:rPr>
            <w:rFonts w:ascii="Times New Roman" w:eastAsia="Times New Roman" w:hAnsi="Times New Roman" w:cs="David"/>
            <w:sz w:val="24"/>
            <w:szCs w:val="24"/>
            <w:rtl/>
            <w:lang w:eastAsia="he-IL"/>
          </w:rPr>
          <w:delText>בנין עיר בסמכות ועדה מקומית</w:delText>
        </w:r>
      </w:del>
      <w:ins w:id="27" w:author="Meryl Etman [2]" w:date="2022-09-01T15:25:00Z">
        <w:r w:rsidR="00FC041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0F2F98CA"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3005332F" w14:textId="769628F1"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r>
      <w:del w:id="28" w:author="Meryl Etman [2]" w:date="2022-09-01T15:25:00Z">
        <w:r w:rsidRPr="00650D2D" w:rsidDel="00FC041C">
          <w:rPr>
            <w:rFonts w:ascii="Times New Roman" w:eastAsia="Times New Roman" w:hAnsi="Times New Roman" w:cs="David"/>
            <w:sz w:val="24"/>
            <w:szCs w:val="24"/>
            <w:rtl/>
            <w:lang w:eastAsia="he-IL"/>
          </w:rPr>
          <w:delText>תכנון תנועת כלי רכב וסידורי חניה בשטחים פרטיים בהם לא מתוכננים מבנים</w:delText>
        </w:r>
      </w:del>
      <w:ins w:id="29" w:author="Meryl Etman [2]" w:date="2022-09-01T15:25:00Z">
        <w:r w:rsidR="00FC041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52895595" w14:textId="2E0ED90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r>
      <w:del w:id="30" w:author="Meryl Etman [2]" w:date="2022-09-01T15:26:00Z">
        <w:r w:rsidRPr="00650D2D" w:rsidDel="00FC041C">
          <w:rPr>
            <w:rFonts w:ascii="Times New Roman" w:eastAsia="Times New Roman" w:hAnsi="Times New Roman" w:cs="David"/>
            <w:sz w:val="24"/>
            <w:szCs w:val="24"/>
            <w:rtl/>
            <w:lang w:eastAsia="he-IL"/>
          </w:rPr>
          <w:delText>תכנון תנועת כלי רכב וס</w:delText>
        </w:r>
        <w:r w:rsidRPr="00650D2D" w:rsidDel="00FC041C">
          <w:rPr>
            <w:rFonts w:ascii="Times New Roman" w:eastAsia="Times New Roman" w:hAnsi="Times New Roman" w:cs="David" w:hint="cs"/>
            <w:sz w:val="24"/>
            <w:szCs w:val="24"/>
            <w:rtl/>
            <w:lang w:eastAsia="he-IL"/>
          </w:rPr>
          <w:delText>י</w:delText>
        </w:r>
        <w:r w:rsidRPr="00650D2D" w:rsidDel="00FC041C">
          <w:rPr>
            <w:rFonts w:ascii="Times New Roman" w:eastAsia="Times New Roman" w:hAnsi="Times New Roman" w:cs="David"/>
            <w:sz w:val="24"/>
            <w:szCs w:val="24"/>
            <w:rtl/>
            <w:lang w:eastAsia="he-IL"/>
          </w:rPr>
          <w:delText>דורי חניה, רכבים תפעוליים, רכבי חרום, תחבורה ציבורית בשטחים ציבוריים, ברחובות, שדרות, רחובות משולבים, רחבות וחניונים ציבוריים</w:delText>
        </w:r>
      </w:del>
      <w:ins w:id="31" w:author="Meryl Etman [2]" w:date="2022-09-01T15:26:00Z">
        <w:r w:rsidR="00FC041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79A52837" w14:textId="402D57A3"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r>
      <w:del w:id="32" w:author="Meryl Etman [2]" w:date="2022-09-01T15:26:00Z">
        <w:r w:rsidRPr="00650D2D" w:rsidDel="00FC041C">
          <w:rPr>
            <w:rFonts w:ascii="Times New Roman" w:eastAsia="Times New Roman" w:hAnsi="Times New Roman" w:cs="David"/>
            <w:sz w:val="24"/>
            <w:szCs w:val="24"/>
            <w:rtl/>
            <w:lang w:eastAsia="he-IL"/>
          </w:rPr>
          <w:delText>תכנון פיזי של כבישים, רחובות משולבים וחניונים ציבוריים</w:delText>
        </w:r>
      </w:del>
      <w:ins w:id="33" w:author="Meryl Etman [2]" w:date="2022-09-01T15:26:00Z">
        <w:r w:rsidR="00FC041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5004C62F" w14:textId="3D56550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r>
      <w:del w:id="34" w:author="Meryl Etman [2]" w:date="2022-09-01T15:26:00Z">
        <w:r w:rsidRPr="00650D2D" w:rsidDel="00FC041C">
          <w:rPr>
            <w:rFonts w:ascii="Times New Roman" w:eastAsia="Times New Roman" w:hAnsi="Times New Roman" w:cs="David"/>
            <w:sz w:val="24"/>
            <w:szCs w:val="24"/>
            <w:rtl/>
            <w:lang w:eastAsia="he-IL"/>
          </w:rPr>
          <w:delText>תאום מערכות ותשתיות בכבישים, מדרכות ורחובות משולבים ציבוריים</w:delText>
        </w:r>
      </w:del>
      <w:ins w:id="35" w:author="Meryl Etman [2]" w:date="2022-09-01T15:26:00Z">
        <w:r w:rsidR="00FC041C">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6233CAD2"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77F8BAA5"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1C1D3C69"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28A35459"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1CE7A9C2"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E683FA1"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05E009F"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314A946D"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152CEA1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1C9FE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202F92A6"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C19BE73"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62AC1AF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926F3B" w14:textId="0BF594D9"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del w:id="36" w:author="Meryl Etman [2]" w:date="2022-09-01T15:29:00Z">
        <w:r w:rsidR="0006071E" w:rsidDel="00D22772">
          <w:rPr>
            <w:rFonts w:ascii="Times New Roman" w:eastAsia="Times New Roman" w:hAnsi="Times New Roman" w:cs="David" w:hint="cs"/>
            <w:sz w:val="24"/>
            <w:szCs w:val="24"/>
            <w:rtl/>
            <w:lang w:eastAsia="he-IL"/>
          </w:rPr>
          <w:delText>תכנון ת</w:delText>
        </w:r>
        <w:r w:rsidRPr="00650D2D" w:rsidDel="00D22772">
          <w:rPr>
            <w:rFonts w:ascii="Times New Roman" w:eastAsia="Times New Roman" w:hAnsi="Times New Roman" w:cs="David" w:hint="cs"/>
            <w:sz w:val="24"/>
            <w:szCs w:val="24"/>
            <w:rtl/>
            <w:lang w:eastAsia="he-IL"/>
          </w:rPr>
          <w:delText>כנית</w:delText>
        </w:r>
        <w:r w:rsidR="0006071E" w:rsidDel="00D22772">
          <w:rPr>
            <w:rFonts w:ascii="Times New Roman" w:eastAsia="Times New Roman" w:hAnsi="Times New Roman" w:cs="David" w:hint="cs"/>
            <w:sz w:val="24"/>
            <w:szCs w:val="24"/>
            <w:rtl/>
            <w:lang w:eastAsia="he-IL"/>
          </w:rPr>
          <w:delText xml:space="preserve"> בניין עיר בסמכות מקומית ו/או </w:delText>
        </w:r>
      </w:del>
      <w:r w:rsidR="0006071E">
        <w:rPr>
          <w:rFonts w:ascii="Times New Roman" w:eastAsia="Times New Roman" w:hAnsi="Times New Roman" w:cs="David" w:hint="cs"/>
          <w:sz w:val="24"/>
          <w:szCs w:val="24"/>
          <w:rtl/>
          <w:lang w:eastAsia="he-IL"/>
        </w:rPr>
        <w:t>ת</w:t>
      </w:r>
      <w:r w:rsidRPr="00650D2D">
        <w:rPr>
          <w:rFonts w:ascii="Times New Roman" w:eastAsia="Times New Roman" w:hAnsi="Times New Roman" w:cs="David" w:hint="cs"/>
          <w:sz w:val="24"/>
          <w:szCs w:val="24"/>
          <w:rtl/>
          <w:lang w:eastAsia="he-IL"/>
        </w:rPr>
        <w:t xml:space="preserve">כנית עיצוב </w:t>
      </w:r>
    </w:p>
    <w:p w14:paraId="2FC228EA" w14:textId="7777777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46A863DC"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50BDA5E"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72C5341E"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126D594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08071F10" w14:textId="6E943F3C"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del w:id="37" w:author="Meryl Etman [2]" w:date="2022-09-01T16:43:00Z">
        <w:r w:rsidRPr="00650D2D" w:rsidDel="00E5160F">
          <w:rPr>
            <w:rFonts w:ascii="Times New Roman" w:eastAsia="Times New Roman" w:hAnsi="Times New Roman" w:cs="David"/>
            <w:sz w:val="24"/>
            <w:szCs w:val="24"/>
            <w:rtl/>
            <w:lang w:eastAsia="he-IL"/>
          </w:rPr>
          <w:delText>אנליזה תנועתית של נפחי התנועה, הכנת הצעה לקביעת תקני חניה (בשלב תכנית בנין עיר, ככל ששירותי המתכנן כוללים תכנון תנועה לתכנית בנין עיר) ו</w:delText>
        </w:r>
      </w:del>
      <w:r w:rsidRPr="00650D2D">
        <w:rPr>
          <w:rFonts w:ascii="Times New Roman" w:eastAsia="Times New Roman" w:hAnsi="Times New Roman" w:cs="David"/>
          <w:sz w:val="24"/>
          <w:szCs w:val="24"/>
          <w:rtl/>
          <w:lang w:eastAsia="he-IL"/>
        </w:rPr>
        <w:t xml:space="preserve">הכנת טבלאות מקומות חניה נדרשים לכל בנין במגרש </w:t>
      </w:r>
      <w:del w:id="38" w:author="Meryl Etman [2]" w:date="2022-09-01T16:43:00Z">
        <w:r w:rsidRPr="00650D2D" w:rsidDel="00E5160F">
          <w:rPr>
            <w:rFonts w:ascii="Times New Roman" w:eastAsia="Times New Roman" w:hAnsi="Times New Roman" w:cs="David"/>
            <w:sz w:val="24"/>
            <w:szCs w:val="24"/>
            <w:rtl/>
            <w:lang w:eastAsia="he-IL"/>
          </w:rPr>
          <w:delText xml:space="preserve">ובשטחים ציבוריים </w:delText>
        </w:r>
      </w:del>
      <w:r w:rsidRPr="00650D2D">
        <w:rPr>
          <w:rFonts w:ascii="Times New Roman" w:eastAsia="Times New Roman" w:hAnsi="Times New Roman" w:cs="David"/>
          <w:sz w:val="24"/>
          <w:szCs w:val="24"/>
          <w:rtl/>
          <w:lang w:eastAsia="he-IL"/>
        </w:rPr>
        <w:t>עפ"י התקנים ודרישת הרשויות (בשלב תכנון לרישוי, ככל ששירותי המתכנן כוללים תכנון תנועה לרישוי).</w:t>
      </w:r>
    </w:p>
    <w:p w14:paraId="143F5E9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5E1D708B" w14:textId="59A2994B"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w:t>
      </w:r>
      <w:del w:id="39" w:author="Meryl Etman [2]" w:date="2022-09-01T15:30:00Z">
        <w:r w:rsidR="00650D2D" w:rsidRPr="00650D2D" w:rsidDel="00D22772">
          <w:rPr>
            <w:rFonts w:ascii="Times New Roman" w:eastAsia="Times New Roman" w:hAnsi="Times New Roman" w:cs="David"/>
            <w:sz w:val="24"/>
            <w:szCs w:val="24"/>
            <w:rtl/>
            <w:lang w:eastAsia="he-IL"/>
          </w:rPr>
          <w:delText>. (בתוכניות בנין עיר – גם מחוץ לגבולות התכנית והפרויקט)</w:delText>
        </w:r>
      </w:del>
      <w:r w:rsidR="00650D2D" w:rsidRPr="00650D2D">
        <w:rPr>
          <w:rFonts w:ascii="Times New Roman" w:eastAsia="Times New Roman" w:hAnsi="Times New Roman" w:cs="David"/>
          <w:sz w:val="24"/>
          <w:szCs w:val="24"/>
          <w:rtl/>
          <w:lang w:eastAsia="he-IL"/>
        </w:rPr>
        <w:t>.</w:t>
      </w:r>
    </w:p>
    <w:p w14:paraId="2A73779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2ABF8F55"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11EA818E"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6C78D79C" w14:textId="6CC9696A"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del w:id="40" w:author="Meryl Etman [2]" w:date="2022-09-01T15:31:00Z">
        <w:r w:rsidRPr="00650D2D" w:rsidDel="00D22772">
          <w:rPr>
            <w:rFonts w:ascii="Times New Roman" w:eastAsia="Times New Roman" w:hAnsi="Times New Roman" w:cs="David"/>
            <w:sz w:val="24"/>
            <w:szCs w:val="24"/>
            <w:rtl/>
            <w:lang w:eastAsia="he-IL"/>
          </w:rPr>
          <w:delTex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delText>
        </w:r>
      </w:del>
      <w:ins w:id="41" w:author="Meryl Etman [2]" w:date="2022-09-01T15:31:00Z">
        <w:r w:rsidR="00D22772">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72F47042"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2683861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1EBC12C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3028F76B" w14:textId="27034EB1" w:rsidR="00650D2D" w:rsidRPr="00650D2D"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r>
      <w:del w:id="42" w:author="Meryl Etman [2]" w:date="2022-09-05T13:03:00Z">
        <w:r w:rsidDel="00BD6EFC">
          <w:rPr>
            <w:rFonts w:ascii="Times New Roman" w:eastAsia="Times New Roman" w:hAnsi="Times New Roman" w:cs="David"/>
            <w:sz w:val="24"/>
            <w:szCs w:val="24"/>
            <w:rtl/>
            <w:lang w:eastAsia="he-IL"/>
          </w:rPr>
          <w:delText>הכנת ת</w:delText>
        </w:r>
        <w:r w:rsidR="00650D2D" w:rsidRPr="00650D2D" w:rsidDel="00BD6EFC">
          <w:rPr>
            <w:rFonts w:ascii="Times New Roman" w:eastAsia="Times New Roman" w:hAnsi="Times New Roman" w:cs="David"/>
            <w:sz w:val="24"/>
            <w:szCs w:val="24"/>
            <w:rtl/>
            <w:lang w:eastAsia="he-IL"/>
          </w:rPr>
          <w:delText>כניות מוקדמות למפלסי עבודות עפר, פתרונות ניקוז ומיקום קירות תומכים, על רקע מפות טופוגרפיות שיבוצעו על ידי המזמין ו/או מי מטעמו ועל חשבונו</w:delText>
        </w:r>
      </w:del>
      <w:ins w:id="43" w:author="Meryl Etman [2]" w:date="2022-09-05T13:03:00Z">
        <w:r w:rsidR="00BD6EFC">
          <w:rPr>
            <w:rFonts w:ascii="Times New Roman" w:eastAsia="Times New Roman" w:hAnsi="Times New Roman" w:cs="David" w:hint="cs"/>
            <w:sz w:val="24"/>
            <w:szCs w:val="24"/>
            <w:rtl/>
            <w:lang w:eastAsia="he-IL"/>
          </w:rPr>
          <w:t>מבוטל</w:t>
        </w:r>
      </w:ins>
      <w:r w:rsidR="00650D2D" w:rsidRPr="00650D2D">
        <w:rPr>
          <w:rFonts w:ascii="Times New Roman" w:eastAsia="Times New Roman" w:hAnsi="Times New Roman" w:cs="David"/>
          <w:sz w:val="24"/>
          <w:szCs w:val="24"/>
          <w:rtl/>
          <w:lang w:eastAsia="he-IL"/>
        </w:rPr>
        <w:t xml:space="preserve">. </w:t>
      </w:r>
    </w:p>
    <w:p w14:paraId="2EA8944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144CF116"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66C9A08C"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6021069B" w14:textId="44248B10"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r>
      <w:del w:id="44" w:author="Meryl Etman [2]" w:date="2022-09-01T16:44:00Z">
        <w:r w:rsidRPr="00650D2D" w:rsidDel="00E5160F">
          <w:rPr>
            <w:rFonts w:ascii="Times New Roman" w:eastAsia="Times New Roman" w:hAnsi="Times New Roman" w:cs="David"/>
            <w:sz w:val="24"/>
            <w:szCs w:val="24"/>
            <w:rtl/>
            <w:lang w:eastAsia="he-IL"/>
          </w:rPr>
          <w:delText>מתן הנחיות, הצעות ויעוץ לאדריכל לעריכת תכנית בנין העיר, לרבות ניסוח תקנון התכנית בכל הקשור לנושאים התחבורתיים</w:delText>
        </w:r>
      </w:del>
      <w:ins w:id="45" w:author="Meryl Etman [2]" w:date="2022-09-01T16:44:00Z">
        <w:r w:rsidR="00E5160F">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6E0749CA" w14:textId="4C1F38F4" w:rsidR="00650D2D" w:rsidRPr="00650D2D" w:rsidDel="00E5160F" w:rsidRDefault="00650D2D" w:rsidP="00650D2D">
      <w:pPr>
        <w:widowControl w:val="0"/>
        <w:spacing w:before="0" w:beforeAutospacing="0" w:after="0" w:afterAutospacing="0" w:line="240" w:lineRule="auto"/>
        <w:ind w:left="2160" w:hanging="720"/>
        <w:jc w:val="both"/>
        <w:rPr>
          <w:del w:id="46" w:author="Meryl Etman [2]" w:date="2022-09-01T16:44: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r>
      <w:del w:id="47" w:author="Meryl Etman [2]" w:date="2022-09-01T16:44:00Z">
        <w:r w:rsidRPr="00650D2D" w:rsidDel="00E5160F">
          <w:rPr>
            <w:rFonts w:ascii="Times New Roman" w:eastAsia="Times New Roman" w:hAnsi="Times New Roman" w:cs="David"/>
            <w:sz w:val="24"/>
            <w:szCs w:val="24"/>
            <w:rtl/>
            <w:lang w:eastAsia="he-IL"/>
          </w:rPr>
          <w:delText>הכנת נספחי תנועה (מנחים) לתכנית בנין העיר לרבות פתרונות בשטחים שמחוץ לגבולות התכנית, הגשתם לרשויות, בתאום עם האדריכל והמזמין ובאשור המזמין.</w:delText>
        </w:r>
      </w:del>
    </w:p>
    <w:p w14:paraId="28A6B049" w14:textId="442BD0B4" w:rsidR="00650D2D" w:rsidRPr="00650D2D" w:rsidDel="00E5160F" w:rsidRDefault="00650D2D" w:rsidP="00650D2D">
      <w:pPr>
        <w:widowControl w:val="0"/>
        <w:spacing w:before="0" w:beforeAutospacing="0" w:after="0" w:afterAutospacing="0" w:line="240" w:lineRule="auto"/>
        <w:ind w:left="2160" w:hanging="720"/>
        <w:jc w:val="both"/>
        <w:rPr>
          <w:del w:id="48" w:author="Meryl Etman [2]" w:date="2022-09-01T16:44:00Z"/>
          <w:rFonts w:ascii="Times New Roman" w:eastAsia="Times New Roman" w:hAnsi="Times New Roman" w:cs="David"/>
          <w:sz w:val="24"/>
          <w:szCs w:val="24"/>
          <w:rtl/>
          <w:lang w:eastAsia="he-IL"/>
        </w:rPr>
      </w:pPr>
      <w:del w:id="49" w:author="Meryl Etman [2]" w:date="2022-09-01T16:44:00Z">
        <w:r w:rsidRPr="00650D2D" w:rsidDel="00E5160F">
          <w:rPr>
            <w:rFonts w:ascii="Times New Roman" w:eastAsia="Times New Roman" w:hAnsi="Times New Roman" w:cs="David"/>
            <w:sz w:val="24"/>
            <w:szCs w:val="24"/>
            <w:rtl/>
            <w:lang w:eastAsia="he-IL"/>
          </w:rPr>
          <w:tab/>
          <w:delText>סיוע לאדריכל בכל הקשור לעריכת תכנית בנין העיר וא</w:delText>
        </w:r>
        <w:r w:rsidR="0006071E" w:rsidDel="00E5160F">
          <w:rPr>
            <w:rFonts w:ascii="Times New Roman" w:eastAsia="Times New Roman" w:hAnsi="Times New Roman" w:cs="David" w:hint="cs"/>
            <w:sz w:val="24"/>
            <w:szCs w:val="24"/>
            <w:rtl/>
            <w:lang w:eastAsia="he-IL"/>
          </w:rPr>
          <w:delText>י</w:delText>
        </w:r>
        <w:r w:rsidRPr="00650D2D" w:rsidDel="00E5160F">
          <w:rPr>
            <w:rFonts w:ascii="Times New Roman" w:eastAsia="Times New Roman" w:hAnsi="Times New Roman" w:cs="David"/>
            <w:sz w:val="24"/>
            <w:szCs w:val="24"/>
            <w:rtl/>
            <w:lang w:eastAsia="he-IL"/>
          </w:rPr>
          <w:delText xml:space="preserve">שורה על ידי הועדות הסטטוטוריות, לרבות הופעה בפני צוותי התכנון, וועדות התכנון. </w:delText>
        </w:r>
      </w:del>
    </w:p>
    <w:p w14:paraId="1DC5BB8F" w14:textId="18CF2EA3" w:rsidR="00650D2D" w:rsidRPr="00650D2D" w:rsidRDefault="00650D2D" w:rsidP="00E5160F">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del w:id="50" w:author="Meryl Etman [2]" w:date="2022-09-01T16:44:00Z">
        <w:r w:rsidRPr="00650D2D" w:rsidDel="00E5160F">
          <w:rPr>
            <w:rFonts w:ascii="Times New Roman" w:eastAsia="Times New Roman" w:hAnsi="Times New Roman" w:cs="David"/>
            <w:sz w:val="24"/>
            <w:szCs w:val="24"/>
            <w:rtl/>
            <w:lang w:eastAsia="he-IL"/>
          </w:rPr>
          <w:tab/>
          <w:delText>העברת השלמות והבהרות בכתב ובע"פ, תיקונים בתוכניות, לפי דרישת המזמין או לפי דרישות הגורמים המקצועיים ברשויות ובו</w:delText>
        </w:r>
        <w:r w:rsidR="0006071E" w:rsidDel="00E5160F">
          <w:rPr>
            <w:rFonts w:ascii="Times New Roman" w:eastAsia="Times New Roman" w:hAnsi="Times New Roman" w:cs="David" w:hint="cs"/>
            <w:sz w:val="24"/>
            <w:szCs w:val="24"/>
            <w:rtl/>
            <w:lang w:eastAsia="he-IL"/>
          </w:rPr>
          <w:delText>ו</w:delText>
        </w:r>
        <w:r w:rsidRPr="00650D2D" w:rsidDel="00E5160F">
          <w:rPr>
            <w:rFonts w:ascii="Times New Roman" w:eastAsia="Times New Roman" w:hAnsi="Times New Roman" w:cs="David"/>
            <w:sz w:val="24"/>
            <w:szCs w:val="24"/>
            <w:rtl/>
            <w:lang w:eastAsia="he-IL"/>
          </w:rPr>
          <w:delText>עדות באישור המזמין, והכל עד למתן תוקף לתכנית בנין העיר</w:delText>
        </w:r>
      </w:del>
      <w:ins w:id="51" w:author="Meryl Etman [2]" w:date="2022-09-01T16:44:00Z">
        <w:r w:rsidR="00E5160F">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 xml:space="preserve">. </w:t>
      </w:r>
    </w:p>
    <w:p w14:paraId="45B92B0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שצ"פים וכו', הגשתם לרשויות – לאחר אשור המנהל – וטיפול באישורם. </w:t>
      </w:r>
    </w:p>
    <w:p w14:paraId="6BB4695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033AC2A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ורדיוסי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0049EDB7"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2F313AA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t>
      </w:r>
    </w:p>
    <w:p w14:paraId="0EA514B4"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6E17EB65"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26AE6FC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0D025F3D" w14:textId="77777777"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השונות במסגרת שינוי תב"ע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2F0C6102"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08F245E6"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יב.</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5170368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58E9FA05"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29652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19C8F5"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263F1F4B"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5EA0543D"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7CC99C0"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hint="cs"/>
          <w:sz w:val="24"/>
          <w:szCs w:val="24"/>
          <w:rtl/>
          <w:lang w:eastAsia="he-IL"/>
        </w:rPr>
        <w:t xml:space="preserve">עריכת, תכנון ואישור הסדרי תנועה זמניים ככל </w:t>
      </w:r>
      <w:r w:rsidRPr="0006071E">
        <w:rPr>
          <w:rFonts w:ascii="Times New Roman" w:eastAsia="Times New Roman" w:hAnsi="Times New Roman" w:cs="David" w:hint="cs"/>
          <w:sz w:val="24"/>
          <w:szCs w:val="24"/>
          <w:rtl/>
          <w:lang w:eastAsia="he-IL"/>
        </w:rPr>
        <w:t>וכמה שנדרש</w:t>
      </w:r>
      <w:r w:rsidRPr="00650D2D">
        <w:rPr>
          <w:rFonts w:ascii="Times New Roman" w:eastAsia="Times New Roman" w:hAnsi="Times New Roman" w:cs="David" w:hint="cs"/>
          <w:sz w:val="24"/>
          <w:szCs w:val="24"/>
          <w:rtl/>
          <w:lang w:eastAsia="he-IL"/>
        </w:rPr>
        <w:t xml:space="preserve"> בכל שלב במהלך הביצוע, מספר פעמים </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4"/>
          <w:szCs w:val="24"/>
          <w:rtl/>
          <w:lang w:eastAsia="he-IL"/>
        </w:rPr>
        <w:t xml:space="preserve"> הכל מול הרשויות הנדרשות.</w:t>
      </w:r>
    </w:p>
    <w:p w14:paraId="0F3342AE"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תנועתי ופיזי 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3C91BE37"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3E3B15E1"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 xml:space="preserve">כניות התנוחה שיערכו על ידי האדריכל ו/או מתכנן הפתוח ו/או מתכנן </w:t>
      </w:r>
      <w:r w:rsidR="00650D2D" w:rsidRPr="00650D2D">
        <w:rPr>
          <w:rFonts w:ascii="Times New Roman" w:eastAsia="Times New Roman" w:hAnsi="Times New Roman" w:cs="David"/>
          <w:sz w:val="24"/>
          <w:szCs w:val="24"/>
          <w:rtl/>
          <w:lang w:eastAsia="he-IL"/>
        </w:rPr>
        <w:lastRenderedPageBreak/>
        <w:t>הכבישים, ככל שיהיה.</w:t>
      </w:r>
    </w:p>
    <w:p w14:paraId="7BC320AB"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07C9285A"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לצמתים, לרחובות ולדרכים, בין היתר בנושאי: תמרור, צביעה ושלוט תנועתי, קביעת ציוד ואביזרים תחבורתיים. </w:t>
      </w:r>
    </w:p>
    <w:p w14:paraId="4B1DAB48" w14:textId="76BA6730"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del w:id="52" w:author="Meryl Etman [2]" w:date="2022-08-22T11:59:00Z">
        <w:r w:rsidRPr="00650D2D" w:rsidDel="00C47E8E">
          <w:rPr>
            <w:rFonts w:ascii="Times New Roman" w:eastAsia="Times New Roman" w:hAnsi="Times New Roman" w:cs="David"/>
            <w:sz w:val="24"/>
            <w:szCs w:val="24"/>
            <w:rtl/>
            <w:lang w:eastAsia="he-IL"/>
          </w:rPr>
          <w:delText xml:space="preserve">הכנת מפרטים וכתבי כמויות תוך שלוב המפרט הכללי לעבודות בנין של הוועדה </w:delText>
        </w:r>
        <w:r w:rsidR="0006071E" w:rsidRPr="00650D2D" w:rsidDel="00C47E8E">
          <w:rPr>
            <w:rFonts w:ascii="Times New Roman" w:eastAsia="Times New Roman" w:hAnsi="Times New Roman" w:cs="David" w:hint="cs"/>
            <w:sz w:val="24"/>
            <w:szCs w:val="24"/>
            <w:rtl/>
            <w:lang w:eastAsia="he-IL"/>
          </w:rPr>
          <w:delText>הבין-משרדי</w:delText>
        </w:r>
        <w:r w:rsidR="0006071E" w:rsidRPr="00650D2D" w:rsidDel="00C47E8E">
          <w:rPr>
            <w:rFonts w:ascii="Times New Roman" w:eastAsia="Times New Roman" w:hAnsi="Times New Roman" w:cs="David" w:hint="eastAsia"/>
            <w:sz w:val="24"/>
            <w:szCs w:val="24"/>
            <w:rtl/>
            <w:lang w:eastAsia="he-IL"/>
          </w:rPr>
          <w:delText>ת</w:delText>
        </w:r>
        <w:r w:rsidRPr="00650D2D" w:rsidDel="00C47E8E">
          <w:rPr>
            <w:rFonts w:ascii="Times New Roman" w:eastAsia="Times New Roman" w:hAnsi="Times New Roman" w:cs="David"/>
            <w:sz w:val="24"/>
            <w:szCs w:val="24"/>
            <w:rtl/>
            <w:lang w:eastAsia="he-IL"/>
          </w:rPr>
          <w:delTex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delText>
        </w:r>
        <w:r w:rsidRPr="00650D2D" w:rsidDel="00C47E8E">
          <w:rPr>
            <w:rFonts w:ascii="Times New Roman" w:eastAsia="Times New Roman" w:hAnsi="Times New Roman" w:cs="David"/>
            <w:sz w:val="24"/>
            <w:szCs w:val="24"/>
            <w:lang w:eastAsia="he-IL"/>
          </w:rPr>
          <w:delText>–</w:delText>
        </w:r>
        <w:r w:rsidRPr="00650D2D" w:rsidDel="00C47E8E">
          <w:rPr>
            <w:rFonts w:ascii="Times New Roman" w:eastAsia="Times New Roman" w:hAnsi="Times New Roman" w:cs="David"/>
            <w:sz w:val="24"/>
            <w:szCs w:val="24"/>
            <w:rtl/>
            <w:lang w:eastAsia="he-IL"/>
          </w:rPr>
          <w:delText xml:space="preserve"> הכל כנדרש לעריכת מכרז למדידה ו/או פאושלי</w:delText>
        </w:r>
      </w:del>
      <w:ins w:id="53" w:author="Meryl Etman [2]" w:date="2022-08-22T11:59:00Z">
        <w:r w:rsidR="00C47E8E">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4C40D7E6" w14:textId="67E7B4BF"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del w:id="54" w:author="Meryl Etman [2]" w:date="2022-08-22T11:59:00Z">
        <w:r w:rsidRPr="00650D2D" w:rsidDel="00C47E8E">
          <w:rPr>
            <w:rFonts w:ascii="Times New Roman" w:eastAsia="Times New Roman" w:hAnsi="Times New Roman" w:cs="David"/>
            <w:sz w:val="24"/>
            <w:szCs w:val="24"/>
            <w:rtl/>
            <w:lang w:eastAsia="he-IL"/>
          </w:rPr>
          <w:delText>המפרטים יודפסו באמצעות מעבד תמלילים, והם יוצאו בקבצי "אסקי", כך שניתן יהיה להעתיקם לכל מעבד תמלילים אחר, ע"ג דיסקט ובתדפיס</w:delText>
        </w:r>
      </w:del>
      <w:ins w:id="55" w:author="Meryl Etman [2]" w:date="2022-08-22T11:59:00Z">
        <w:r w:rsidR="00C47E8E">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6EA77E39" w14:textId="782124FE"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del w:id="56" w:author="Meryl Etman [2]" w:date="2022-08-22T12:00:00Z">
        <w:r w:rsidRPr="00650D2D" w:rsidDel="00C47E8E">
          <w:rPr>
            <w:rFonts w:ascii="Times New Roman" w:eastAsia="Times New Roman" w:hAnsi="Times New Roman" w:cs="David"/>
            <w:sz w:val="24"/>
            <w:szCs w:val="24"/>
            <w:rtl/>
            <w:lang w:eastAsia="he-IL"/>
          </w:rPr>
          <w:delText>כתבי הכמויות יוכנו באמצעות תוכנה לכתבי כמויות "סופר מכרז" והניתנת להמרה גם לתוכנות אחרות של כתבי כמויות, ע"ג דיסקט ובתדפיס</w:delText>
        </w:r>
      </w:del>
      <w:ins w:id="57" w:author="Meryl Etman [2]" w:date="2022-08-22T12:00:00Z">
        <w:r w:rsidR="00C47E8E">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2AA2519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3020AB27"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7052D1D4"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3448A9FA"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62ADAE51"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3C0532BE"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2E786A48"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5C921C07"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6C4A2A8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4DA1A1"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613E869C"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36BF08E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59C48364"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62F1837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664E75C0"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6B08460D"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377451D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04756FE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28533BAD"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1C252342"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57C6526C"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6E54E2F5"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4993B628"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42BFFEC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5A9D5DB3"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62207437"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2175A2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24EAE49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501479"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352E58D3"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4E125B9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31506787"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74A07E4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4C1A757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E1A1FB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3B3E96A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B25635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461246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DBE399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B43C3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E769BE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7473D1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3005FB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64FC0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4D2628E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FC303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D3537A"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lastRenderedPageBreak/>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5A363574"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6CAD7D9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56B779D2"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57C94C3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7E05DD" w14:textId="41AE86D7" w:rsidR="00650D2D" w:rsidRPr="00650D2D" w:rsidDel="00912564" w:rsidRDefault="00650D2D" w:rsidP="00650D2D">
      <w:pPr>
        <w:widowControl w:val="0"/>
        <w:spacing w:before="0" w:beforeAutospacing="0" w:after="0" w:afterAutospacing="0" w:line="240" w:lineRule="auto"/>
        <w:jc w:val="both"/>
        <w:rPr>
          <w:del w:id="58" w:author="Meryl Etman" w:date="2022-08-16T17:29: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r>
      <w:del w:id="59" w:author="Meryl Etman" w:date="2022-08-16T17:29:00Z">
        <w:r w:rsidRPr="00650D2D" w:rsidDel="00912564">
          <w:rPr>
            <w:rFonts w:ascii="Times New Roman" w:eastAsia="Times New Roman" w:hAnsi="Times New Roman" w:cs="David"/>
            <w:sz w:val="24"/>
            <w:szCs w:val="24"/>
            <w:rtl/>
            <w:lang w:eastAsia="he-IL"/>
          </w:rPr>
          <w:delText xml:space="preserve">עבור שרותי המתכנן לתכנית בנין עיר בסמכות ועדה מקומית: ___________ ₪ </w:delText>
        </w:r>
      </w:del>
    </w:p>
    <w:p w14:paraId="5DB3E359" w14:textId="0FA9CFB1" w:rsidR="00650D2D" w:rsidRPr="00650D2D" w:rsidRDefault="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60" w:author="Meryl Etman" w:date="2022-08-16T17:29:00Z">
          <w:pPr>
            <w:widowControl w:val="0"/>
            <w:spacing w:before="0" w:beforeAutospacing="0" w:after="0" w:afterAutospacing="0" w:line="240" w:lineRule="auto"/>
            <w:ind w:left="720" w:firstLine="720"/>
            <w:jc w:val="both"/>
          </w:pPr>
        </w:pPrChange>
      </w:pPr>
      <w:del w:id="61" w:author="Meryl Etman" w:date="2022-08-16T17:29:00Z">
        <w:r w:rsidRPr="00650D2D" w:rsidDel="00912564">
          <w:rPr>
            <w:rFonts w:ascii="Times New Roman" w:eastAsia="Times New Roman" w:hAnsi="Times New Roman" w:cs="David"/>
            <w:sz w:val="24"/>
            <w:szCs w:val="24"/>
            <w:rtl/>
            <w:lang w:eastAsia="he-IL"/>
          </w:rPr>
          <w:delText>(במילים: _________ ₪).</w:delText>
        </w:r>
      </w:del>
      <w:ins w:id="62" w:author="Meryl Etman" w:date="2022-08-16T17:29:00Z">
        <w:r w:rsidR="00912564">
          <w:rPr>
            <w:rFonts w:ascii="Times New Roman" w:eastAsia="Times New Roman" w:hAnsi="Times New Roman" w:cs="David" w:hint="cs"/>
            <w:sz w:val="24"/>
            <w:szCs w:val="24"/>
            <w:rtl/>
            <w:lang w:eastAsia="he-IL"/>
          </w:rPr>
          <w:t>מבוטל</w:t>
        </w:r>
      </w:ins>
    </w:p>
    <w:p w14:paraId="5925B508"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69EDCBC" w14:textId="22559BA9" w:rsidR="00650D2D" w:rsidRPr="00650D2D" w:rsidRDefault="00650D2D" w:rsidP="0091256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עבור שרותי המתכנן בתחום המגרשים בהם מתוכננים מבני מגורים</w:t>
      </w:r>
      <w:ins w:id="63" w:author="Meryl Etman" w:date="2022-08-16T17:30:00Z">
        <w:r w:rsidR="00912564">
          <w:rPr>
            <w:rFonts w:ascii="Times New Roman" w:eastAsia="Times New Roman" w:hAnsi="Times New Roman" w:cs="David" w:hint="cs"/>
            <w:sz w:val="24"/>
            <w:szCs w:val="24"/>
            <w:rtl/>
            <w:lang w:eastAsia="he-IL"/>
          </w:rPr>
          <w:t xml:space="preserve"> ומסחר</w:t>
        </w:r>
      </w:ins>
      <w:r w:rsidRPr="00650D2D">
        <w:rPr>
          <w:rFonts w:ascii="Times New Roman" w:eastAsia="Times New Roman" w:hAnsi="Times New Roman" w:cs="David"/>
          <w:sz w:val="24"/>
          <w:szCs w:val="24"/>
          <w:rtl/>
          <w:lang w:eastAsia="he-IL"/>
        </w:rPr>
        <w:t xml:space="preserve">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w:t>
      </w:r>
      <w:del w:id="64" w:author="Meryl Etman" w:date="2022-08-16T17:30:00Z">
        <w:r w:rsidRPr="00650D2D" w:rsidDel="00912564">
          <w:rPr>
            <w:rFonts w:ascii="Times New Roman" w:eastAsia="Times New Roman" w:hAnsi="Times New Roman" w:cs="David"/>
            <w:sz w:val="24"/>
            <w:szCs w:val="24"/>
            <w:rtl/>
            <w:lang w:eastAsia="he-IL"/>
          </w:rPr>
          <w:delText xml:space="preserve">________ </w:delText>
        </w:r>
      </w:del>
      <w:ins w:id="65" w:author="Meryl Etman" w:date="2022-08-16T17:30:00Z">
        <w:r w:rsidR="00912564">
          <w:rPr>
            <w:rFonts w:ascii="Times New Roman" w:eastAsia="Times New Roman" w:hAnsi="Times New Roman" w:cs="David" w:hint="cs"/>
            <w:sz w:val="24"/>
            <w:szCs w:val="24"/>
            <w:rtl/>
            <w:lang w:eastAsia="he-IL"/>
          </w:rPr>
          <w:t>108,000</w:t>
        </w:r>
        <w:r w:rsidR="00912564" w:rsidRPr="00650D2D">
          <w:rPr>
            <w:rFonts w:ascii="Times New Roman" w:eastAsia="Times New Roman" w:hAnsi="Times New Roman" w:cs="David"/>
            <w:sz w:val="24"/>
            <w:szCs w:val="24"/>
            <w:rtl/>
            <w:lang w:eastAsia="he-IL"/>
          </w:rPr>
          <w:t xml:space="preserve"> </w:t>
        </w:r>
      </w:ins>
      <w:r w:rsidRPr="00650D2D">
        <w:rPr>
          <w:rFonts w:ascii="Times New Roman" w:eastAsia="Times New Roman" w:hAnsi="Times New Roman" w:cs="David"/>
          <w:sz w:val="24"/>
          <w:szCs w:val="24"/>
          <w:rtl/>
          <w:lang w:eastAsia="he-IL"/>
        </w:rPr>
        <w:t xml:space="preserve">₪ (במילים: </w:t>
      </w:r>
      <w:del w:id="66" w:author="Meryl Etman" w:date="2022-08-16T17:30:00Z">
        <w:r w:rsidRPr="00650D2D" w:rsidDel="00912564">
          <w:rPr>
            <w:rFonts w:ascii="Times New Roman" w:eastAsia="Times New Roman" w:hAnsi="Times New Roman" w:cs="David"/>
            <w:sz w:val="24"/>
            <w:szCs w:val="24"/>
            <w:rtl/>
            <w:lang w:eastAsia="he-IL"/>
          </w:rPr>
          <w:delText xml:space="preserve">________ </w:delText>
        </w:r>
      </w:del>
      <w:ins w:id="67" w:author="Meryl Etman" w:date="2022-08-16T17:30:00Z">
        <w:r w:rsidR="00912564">
          <w:rPr>
            <w:rFonts w:ascii="Times New Roman" w:eastAsia="Times New Roman" w:hAnsi="Times New Roman" w:cs="David" w:hint="cs"/>
            <w:sz w:val="24"/>
            <w:szCs w:val="24"/>
            <w:rtl/>
            <w:lang w:eastAsia="he-IL"/>
          </w:rPr>
          <w:t xml:space="preserve">מאה ושמונה אלף </w:t>
        </w:r>
        <w:r w:rsidR="00912564" w:rsidRPr="00650D2D">
          <w:rPr>
            <w:rFonts w:ascii="Times New Roman" w:eastAsia="Times New Roman" w:hAnsi="Times New Roman" w:cs="David"/>
            <w:sz w:val="24"/>
            <w:szCs w:val="24"/>
            <w:rtl/>
            <w:lang w:eastAsia="he-IL"/>
          </w:rPr>
          <w:t xml:space="preserve"> </w:t>
        </w:r>
      </w:ins>
      <w:r w:rsidRPr="00650D2D">
        <w:rPr>
          <w:rFonts w:ascii="Times New Roman" w:eastAsia="Times New Roman" w:hAnsi="Times New Roman" w:cs="David"/>
          <w:sz w:val="24"/>
          <w:szCs w:val="24"/>
          <w:rtl/>
          <w:lang w:eastAsia="he-IL"/>
        </w:rPr>
        <w:t xml:space="preserve">₪) </w:t>
      </w:r>
      <w:del w:id="68" w:author="Meryl Etman" w:date="2022-08-16T17:30:00Z">
        <w:r w:rsidRPr="00650D2D" w:rsidDel="00912564">
          <w:rPr>
            <w:rFonts w:ascii="Times New Roman" w:eastAsia="Times New Roman" w:hAnsi="Times New Roman" w:cs="David"/>
            <w:sz w:val="24"/>
            <w:szCs w:val="24"/>
            <w:rtl/>
            <w:lang w:eastAsia="he-IL"/>
          </w:rPr>
          <w:delText>לכל יח"ד במגרש</w:delText>
        </w:r>
      </w:del>
      <w:ins w:id="69" w:author="Meryl Etman" w:date="2022-08-16T17:30:00Z">
        <w:r w:rsidR="00912564">
          <w:rPr>
            <w:rFonts w:ascii="Times New Roman" w:eastAsia="Times New Roman" w:hAnsi="Times New Roman" w:cs="David" w:hint="cs"/>
            <w:sz w:val="24"/>
            <w:szCs w:val="24"/>
            <w:rtl/>
            <w:lang w:eastAsia="he-IL"/>
          </w:rPr>
          <w:t>סה"כ</w:t>
        </w:r>
      </w:ins>
      <w:r w:rsidRPr="00650D2D">
        <w:rPr>
          <w:rFonts w:ascii="Times New Roman" w:eastAsia="Times New Roman" w:hAnsi="Times New Roman" w:cs="David"/>
          <w:sz w:val="24"/>
          <w:szCs w:val="24"/>
          <w:rtl/>
          <w:lang w:eastAsia="he-IL"/>
        </w:rPr>
        <w:t>.</w:t>
      </w:r>
    </w:p>
    <w:p w14:paraId="6786D031"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9EDD4F9" w14:textId="63E8CA84" w:rsidR="00650D2D" w:rsidRPr="00650D2D" w:rsidRDefault="00650D2D" w:rsidP="0091256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r>
      <w:del w:id="70" w:author="Meryl Etman" w:date="2022-08-16T17:31:00Z">
        <w:r w:rsidRPr="00650D2D" w:rsidDel="00912564">
          <w:rPr>
            <w:rFonts w:ascii="Times New Roman" w:eastAsia="Times New Roman" w:hAnsi="Times New Roman" w:cs="David"/>
            <w:sz w:val="24"/>
            <w:szCs w:val="24"/>
            <w:rtl/>
            <w:lang w:eastAsia="he-IL"/>
          </w:rPr>
          <w:delText>עבור שרותי המתכנן בתחום שטחים ציבוריים, שטחים פרטיים שבהם לא מתוכננים מבנים, ולמתחם מבנה מכירות ודירה לדוגמא: __________ ₪ (במילים: _________ ₪)</w:delText>
        </w:r>
      </w:del>
      <w:ins w:id="71" w:author="Meryl Etman" w:date="2022-08-16T17:31:00Z">
        <w:r w:rsidR="00912564">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w:t>
      </w:r>
    </w:p>
    <w:p w14:paraId="741020E2"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9CA626F" w14:textId="06537DD6"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72" w:author="Meryl Etman" w:date="2022-08-16T17:24:00Z">
            <w:r w:rsidR="00A36A62">
              <w:rPr>
                <w:rFonts w:ascii="Times New Roman" w:eastAsia="Times New Roman" w:hAnsi="Times New Roman" w:cs="David"/>
                <w:color w:val="0000FF"/>
                <w:sz w:val="24"/>
                <w:szCs w:val="24"/>
                <w:rtl/>
                <w:lang w:eastAsia="he-IL"/>
              </w:rPr>
              <w:t>מדד המחירים לצרכן</w:t>
            </w:r>
          </w:ins>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73" w:author="Meryl Etman" w:date="2022-09-05T13:05:00Z">
            <w:r w:rsidR="008E70BC">
              <w:rPr>
                <w:rFonts w:ascii="Times New Roman" w:eastAsia="Times New Roman" w:hAnsi="Times New Roman" w:cs="David"/>
                <w:color w:val="0000FF"/>
                <w:sz w:val="24"/>
                <w:szCs w:val="24"/>
                <w:rtl/>
                <w:lang w:eastAsia="he-IL"/>
              </w:rPr>
              <w:t>בגין</w:t>
            </w:r>
          </w:ins>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8-07T00:00:00Z">
            <w:dateFormat w:val="dd/MM/yyyy"/>
            <w:lid w:val="he-IL"/>
            <w:storeMappedDataAs w:val="dateTime"/>
            <w:calendar w:val="gregorian"/>
          </w:date>
        </w:sdtPr>
        <w:sdtEndPr/>
        <w:sdtContent>
          <w:ins w:id="74" w:author="Meryl Etman" w:date="2022-08-16T17:24:00Z">
            <w:r w:rsidR="00A36A62">
              <w:rPr>
                <w:rFonts w:ascii="Times New Roman" w:eastAsia="Times New Roman" w:hAnsi="Times New Roman" w:cs="David" w:hint="cs"/>
                <w:color w:val="0000FF"/>
                <w:sz w:val="24"/>
                <w:szCs w:val="24"/>
                <w:rtl/>
                <w:lang w:eastAsia="he-IL"/>
              </w:rPr>
              <w:t>‏07/08/2022</w:t>
            </w:r>
          </w:ins>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75" w:author="Meryl Etman" w:date="2022-09-05T13:05:00Z">
            <w:r w:rsidR="008E70BC">
              <w:rPr>
                <w:rFonts w:ascii="Times New Roman" w:eastAsia="Times New Roman" w:hAnsi="Times New Roman" w:cs="David"/>
                <w:color w:val="0000FF"/>
                <w:sz w:val="24"/>
                <w:szCs w:val="24"/>
                <w:lang w:eastAsia="he-IL"/>
              </w:rPr>
              <w:t>NaN</w:t>
            </w:r>
          </w:ins>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542EF83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8F44EA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3F7A819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9CA2950" w14:textId="74AE08CF"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3B9FC964"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BFDC74F" w14:textId="22ABE12A" w:rsidR="00650D2D" w:rsidRPr="00650D2D" w:rsidRDefault="00650D2D" w:rsidP="00912564">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r>
      <w:del w:id="76" w:author="Meryl Etman" w:date="2022-08-16T17:31:00Z">
        <w:r w:rsidRPr="00650D2D" w:rsidDel="00912564">
          <w:rPr>
            <w:rFonts w:ascii="Times New Roman" w:eastAsia="Times New Roman" w:hAnsi="Times New Roman" w:cs="David"/>
            <w:sz w:val="24"/>
            <w:szCs w:val="24"/>
            <w:rtl/>
            <w:lang w:eastAsia="he-IL"/>
          </w:rPr>
          <w:delText>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w:delText>
        </w:r>
      </w:del>
      <w:ins w:id="77" w:author="Meryl Etman" w:date="2022-08-16T17:31:00Z">
        <w:r w:rsidR="00912564">
          <w:rPr>
            <w:rFonts w:ascii="Times New Roman" w:eastAsia="Times New Roman" w:hAnsi="Times New Roman" w:cs="David" w:hint="cs"/>
            <w:sz w:val="24"/>
            <w:szCs w:val="24"/>
            <w:rtl/>
            <w:lang w:eastAsia="he-IL"/>
          </w:rPr>
          <w:t>מבוטל</w:t>
        </w:r>
      </w:ins>
      <w:r w:rsidRPr="00650D2D">
        <w:rPr>
          <w:rFonts w:ascii="Times New Roman" w:eastAsia="Times New Roman" w:hAnsi="Times New Roman" w:cs="David"/>
          <w:sz w:val="24"/>
          <w:szCs w:val="24"/>
          <w:rtl/>
          <w:lang w:eastAsia="he-IL"/>
        </w:rPr>
        <w:t xml:space="preserve">. </w:t>
      </w:r>
    </w:p>
    <w:p w14:paraId="51D41490"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025C3AF"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53D0F594"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126A02EA"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7FE7DD0"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492D4DE2"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A11AF37"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437BC232"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7DD5E39C"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1189C3A6"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6D23610A"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014E9D25"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3FEF461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61D726"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1987A17A"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034A828A" w14:textId="43ADE09C" w:rsidR="00650D2D" w:rsidRPr="00650D2D" w:rsidDel="00912564" w:rsidRDefault="00650D2D" w:rsidP="00650D2D">
      <w:pPr>
        <w:widowControl w:val="0"/>
        <w:spacing w:before="0" w:beforeAutospacing="0" w:after="0" w:afterAutospacing="0" w:line="240" w:lineRule="auto"/>
        <w:ind w:left="1440" w:hanging="720"/>
        <w:jc w:val="both"/>
        <w:rPr>
          <w:del w:id="78" w:author="Meryl Etman" w:date="2022-08-16T17:32: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del w:id="79" w:author="Meryl Etman" w:date="2022-08-16T17:32:00Z">
        <w:r w:rsidRPr="00650D2D" w:rsidDel="00912564">
          <w:rPr>
            <w:rFonts w:ascii="Times New Roman" w:eastAsia="Times New Roman" w:hAnsi="Times New Roman" w:cs="David"/>
            <w:sz w:val="24"/>
            <w:szCs w:val="24"/>
            <w:rtl/>
            <w:lang w:eastAsia="he-IL"/>
          </w:rPr>
          <w:delText>לתכנית בנין עיר בסמכות ועדה מקומית (באחוזים משכר המתכנן הנקוב בסעיף 1.1 לנספח ד' לעיל):</w:delText>
        </w:r>
      </w:del>
    </w:p>
    <w:p w14:paraId="5C7EAAF8" w14:textId="7A9C3BD1" w:rsidR="00650D2D" w:rsidRPr="00650D2D" w:rsidDel="00912564" w:rsidRDefault="00650D2D" w:rsidP="00650D2D">
      <w:pPr>
        <w:widowControl w:val="0"/>
        <w:spacing w:before="0" w:beforeAutospacing="0" w:after="0" w:afterAutospacing="0" w:line="240" w:lineRule="auto"/>
        <w:ind w:firstLine="720"/>
        <w:jc w:val="both"/>
        <w:rPr>
          <w:del w:id="80" w:author="Meryl Etman" w:date="2022-08-16T17:32:00Z"/>
          <w:rFonts w:ascii="Times New Roman" w:eastAsia="Times New Roman" w:hAnsi="Times New Roman" w:cs="David"/>
          <w:sz w:val="24"/>
          <w:szCs w:val="24"/>
          <w:rtl/>
          <w:lang w:eastAsia="he-IL"/>
        </w:rPr>
      </w:pPr>
      <w:del w:id="81" w:author="Meryl Etman" w:date="2022-08-16T17:32:00Z">
        <w:r w:rsidRPr="00650D2D" w:rsidDel="00912564">
          <w:rPr>
            <w:rFonts w:ascii="Times New Roman" w:eastAsia="Times New Roman" w:hAnsi="Times New Roman" w:cs="David"/>
            <w:sz w:val="24"/>
            <w:szCs w:val="24"/>
            <w:rtl/>
            <w:lang w:eastAsia="he-IL"/>
          </w:rPr>
          <w:tab/>
        </w:r>
      </w:del>
    </w:p>
    <w:p w14:paraId="0271C6D7" w14:textId="34633EAB" w:rsidR="00650D2D" w:rsidRPr="00650D2D" w:rsidDel="00912564" w:rsidRDefault="00650D2D" w:rsidP="00650D2D">
      <w:pPr>
        <w:widowControl w:val="0"/>
        <w:spacing w:before="0" w:beforeAutospacing="0" w:after="0" w:afterAutospacing="0" w:line="240" w:lineRule="auto"/>
        <w:ind w:firstLine="720"/>
        <w:jc w:val="both"/>
        <w:rPr>
          <w:del w:id="82" w:author="Meryl Etman" w:date="2022-08-16T17:32:00Z"/>
          <w:rFonts w:ascii="Times New Roman" w:eastAsia="Times New Roman" w:hAnsi="Times New Roman" w:cs="David"/>
          <w:sz w:val="24"/>
          <w:szCs w:val="24"/>
          <w:rtl/>
          <w:lang w:eastAsia="he-IL"/>
        </w:rPr>
      </w:pPr>
      <w:del w:id="83" w:author="Meryl Etman" w:date="2022-08-16T17:32:00Z">
        <w:r w:rsidRPr="00650D2D" w:rsidDel="00912564">
          <w:rPr>
            <w:rFonts w:ascii="Times New Roman" w:eastAsia="Times New Roman" w:hAnsi="Times New Roman" w:cs="David"/>
            <w:sz w:val="24"/>
            <w:szCs w:val="24"/>
            <w:rtl/>
            <w:lang w:eastAsia="he-IL"/>
          </w:rPr>
          <w:tab/>
          <w:delText>א.</w:delText>
        </w:r>
        <w:r w:rsidRPr="00650D2D" w:rsidDel="00912564">
          <w:rPr>
            <w:rFonts w:ascii="Times New Roman" w:eastAsia="Times New Roman" w:hAnsi="Times New Roman" w:cs="David"/>
            <w:sz w:val="24"/>
            <w:szCs w:val="24"/>
            <w:rtl/>
            <w:lang w:eastAsia="he-IL"/>
          </w:rPr>
          <w:tab/>
          <w:delText xml:space="preserve">לאחר הגשת מסמכי התכנון, באשור המזמין, </w:delText>
        </w:r>
      </w:del>
    </w:p>
    <w:p w14:paraId="61E5C8F2" w14:textId="4EE43DDC" w:rsidR="00650D2D" w:rsidDel="00912564" w:rsidRDefault="00650D2D" w:rsidP="0006071E">
      <w:pPr>
        <w:widowControl w:val="0"/>
        <w:spacing w:before="0" w:beforeAutospacing="0" w:after="0" w:afterAutospacing="0" w:line="240" w:lineRule="auto"/>
        <w:ind w:left="1440" w:right="-142" w:firstLine="720"/>
        <w:jc w:val="both"/>
        <w:rPr>
          <w:del w:id="84" w:author="Meryl Etman" w:date="2022-08-16T17:32:00Z"/>
          <w:rFonts w:ascii="Times New Roman" w:eastAsia="Times New Roman" w:hAnsi="Times New Roman" w:cs="David"/>
          <w:sz w:val="24"/>
          <w:szCs w:val="24"/>
          <w:rtl/>
          <w:lang w:eastAsia="he-IL"/>
        </w:rPr>
      </w:pPr>
      <w:del w:id="85" w:author="Meryl Etman" w:date="2022-08-16T17:32:00Z">
        <w:r w:rsidRPr="00650D2D" w:rsidDel="00912564">
          <w:rPr>
            <w:rFonts w:ascii="Times New Roman" w:eastAsia="Times New Roman" w:hAnsi="Times New Roman" w:cs="David"/>
            <w:sz w:val="24"/>
            <w:szCs w:val="24"/>
            <w:rtl/>
            <w:lang w:eastAsia="he-IL"/>
          </w:rPr>
          <w:delText xml:space="preserve">לאשור </w:delText>
        </w:r>
        <w:r w:rsidR="0006071E" w:rsidDel="00912564">
          <w:rPr>
            <w:rFonts w:ascii="Times New Roman" w:eastAsia="Times New Roman" w:hAnsi="Times New Roman" w:cs="David"/>
            <w:sz w:val="24"/>
            <w:szCs w:val="24"/>
            <w:rtl/>
            <w:lang w:eastAsia="he-IL"/>
          </w:rPr>
          <w:delText xml:space="preserve">הועדה המקומית לתכנון ובניה </w:delText>
        </w:r>
        <w:r w:rsidR="0006071E" w:rsidRPr="0006071E" w:rsidDel="00912564">
          <w:rPr>
            <w:rFonts w:ascii="Times New Roman" w:eastAsia="Times New Roman" w:hAnsi="Times New Roman" w:cs="David"/>
            <w:sz w:val="24"/>
            <w:szCs w:val="24"/>
            <w:u w:val="dotted"/>
            <w:rtl/>
            <w:lang w:eastAsia="he-IL"/>
          </w:rPr>
          <w:delText xml:space="preserve"> </w:delText>
        </w:r>
        <w:r w:rsidR="0006071E" w:rsidRPr="0006071E" w:rsidDel="00912564">
          <w:rPr>
            <w:rFonts w:ascii="Times New Roman" w:eastAsia="Times New Roman" w:hAnsi="Times New Roman" w:cs="David"/>
            <w:sz w:val="24"/>
            <w:szCs w:val="24"/>
            <w:u w:val="dotted"/>
            <w:rtl/>
            <w:lang w:eastAsia="he-IL"/>
          </w:rPr>
          <w:tab/>
        </w:r>
        <w:r w:rsidR="0006071E" w:rsidDel="00912564">
          <w:rPr>
            <w:rFonts w:ascii="Times New Roman" w:eastAsia="Times New Roman" w:hAnsi="Times New Roman" w:cs="David" w:hint="cs"/>
            <w:sz w:val="24"/>
            <w:szCs w:val="24"/>
            <w:u w:val="dotted"/>
            <w:rtl/>
            <w:lang w:eastAsia="he-IL"/>
          </w:rPr>
          <w:delText xml:space="preserve">               </w:delText>
        </w:r>
        <w:r w:rsidR="0006071E" w:rsidRPr="0006071E" w:rsidDel="00912564">
          <w:rPr>
            <w:rFonts w:ascii="Times New Roman" w:eastAsia="Times New Roman" w:hAnsi="Times New Roman" w:cs="David" w:hint="cs"/>
            <w:sz w:val="24"/>
            <w:szCs w:val="24"/>
            <w:u w:val="dotted"/>
            <w:rtl/>
            <w:lang w:eastAsia="he-IL"/>
          </w:rPr>
          <w:delText xml:space="preserve">  </w:delText>
        </w:r>
        <w:r w:rsidRPr="0006071E" w:rsidDel="00912564">
          <w:rPr>
            <w:rFonts w:ascii="Times New Roman" w:eastAsia="Times New Roman" w:hAnsi="Times New Roman" w:cs="David"/>
            <w:sz w:val="24"/>
            <w:szCs w:val="24"/>
            <w:u w:val="dotted"/>
            <w:rtl/>
            <w:lang w:eastAsia="he-IL"/>
          </w:rPr>
          <w:delText xml:space="preserve">  </w:delText>
        </w:r>
        <w:r w:rsidRPr="00650D2D" w:rsidDel="00912564">
          <w:rPr>
            <w:rFonts w:ascii="Times New Roman" w:eastAsia="Times New Roman" w:hAnsi="Times New Roman" w:cs="David"/>
            <w:sz w:val="24"/>
            <w:szCs w:val="24"/>
            <w:rtl/>
            <w:lang w:eastAsia="he-IL"/>
          </w:rPr>
          <w:delText xml:space="preserve">33% משכר </w:delText>
        </w:r>
        <w:r w:rsidR="0006071E" w:rsidDel="00912564">
          <w:rPr>
            <w:rFonts w:ascii="Times New Roman" w:eastAsia="Times New Roman" w:hAnsi="Times New Roman" w:cs="David" w:hint="cs"/>
            <w:sz w:val="24"/>
            <w:szCs w:val="24"/>
            <w:rtl/>
            <w:lang w:eastAsia="he-IL"/>
          </w:rPr>
          <w:delText>המתכנן</w:delText>
        </w:r>
      </w:del>
    </w:p>
    <w:p w14:paraId="475AD783" w14:textId="25260C39" w:rsidR="00295B2E" w:rsidRPr="00650D2D" w:rsidDel="00912564" w:rsidRDefault="00295B2E" w:rsidP="0006071E">
      <w:pPr>
        <w:widowControl w:val="0"/>
        <w:spacing w:before="0" w:beforeAutospacing="0" w:after="0" w:afterAutospacing="0" w:line="240" w:lineRule="auto"/>
        <w:ind w:left="1440" w:right="-142" w:firstLine="720"/>
        <w:jc w:val="both"/>
        <w:rPr>
          <w:del w:id="86" w:author="Meryl Etman" w:date="2022-08-16T17:32:00Z"/>
          <w:rFonts w:ascii="Times New Roman" w:eastAsia="Times New Roman" w:hAnsi="Times New Roman" w:cs="David"/>
          <w:sz w:val="24"/>
          <w:szCs w:val="24"/>
          <w:rtl/>
          <w:lang w:eastAsia="he-IL"/>
        </w:rPr>
      </w:pPr>
    </w:p>
    <w:p w14:paraId="030AA724" w14:textId="5978D947" w:rsidR="00650D2D" w:rsidRPr="00650D2D" w:rsidDel="00912564" w:rsidRDefault="00650D2D" w:rsidP="00650D2D">
      <w:pPr>
        <w:widowControl w:val="0"/>
        <w:spacing w:before="0" w:beforeAutospacing="0" w:after="0" w:afterAutospacing="0" w:line="240" w:lineRule="auto"/>
        <w:jc w:val="both"/>
        <w:rPr>
          <w:del w:id="87" w:author="Meryl Etman" w:date="2022-08-16T17:32:00Z"/>
          <w:rFonts w:ascii="Times New Roman" w:eastAsia="Times New Roman" w:hAnsi="Times New Roman" w:cs="David"/>
          <w:sz w:val="24"/>
          <w:szCs w:val="24"/>
          <w:rtl/>
          <w:lang w:eastAsia="he-IL"/>
        </w:rPr>
      </w:pPr>
      <w:del w:id="88" w:author="Meryl Etman" w:date="2022-08-16T17:32:00Z">
        <w:r w:rsidRPr="00650D2D" w:rsidDel="00912564">
          <w:rPr>
            <w:rFonts w:ascii="Times New Roman" w:eastAsia="Times New Roman" w:hAnsi="Times New Roman" w:cs="David"/>
            <w:sz w:val="24"/>
            <w:szCs w:val="24"/>
            <w:rtl/>
            <w:lang w:eastAsia="he-IL"/>
          </w:rPr>
          <w:tab/>
        </w:r>
        <w:r w:rsidRPr="00650D2D" w:rsidDel="00912564">
          <w:rPr>
            <w:rFonts w:ascii="Times New Roman" w:eastAsia="Times New Roman" w:hAnsi="Times New Roman" w:cs="David"/>
            <w:sz w:val="24"/>
            <w:szCs w:val="24"/>
            <w:rtl/>
            <w:lang w:eastAsia="he-IL"/>
          </w:rPr>
          <w:tab/>
          <w:delText>ב.</w:delText>
        </w:r>
        <w:r w:rsidRPr="00650D2D" w:rsidDel="00912564">
          <w:rPr>
            <w:rFonts w:ascii="Times New Roman" w:eastAsia="Times New Roman" w:hAnsi="Times New Roman" w:cs="David"/>
            <w:sz w:val="24"/>
            <w:szCs w:val="24"/>
            <w:rtl/>
            <w:lang w:eastAsia="he-IL"/>
          </w:rPr>
          <w:tab/>
          <w:delText>לאחר א</w:delText>
        </w:r>
        <w:r w:rsidR="0006071E" w:rsidDel="00912564">
          <w:rPr>
            <w:rFonts w:ascii="Times New Roman" w:eastAsia="Times New Roman" w:hAnsi="Times New Roman" w:cs="David" w:hint="cs"/>
            <w:sz w:val="24"/>
            <w:szCs w:val="24"/>
            <w:rtl/>
            <w:lang w:eastAsia="he-IL"/>
          </w:rPr>
          <w:delText>י</w:delText>
        </w:r>
        <w:r w:rsidRPr="00650D2D" w:rsidDel="00912564">
          <w:rPr>
            <w:rFonts w:ascii="Times New Roman" w:eastAsia="Times New Roman" w:hAnsi="Times New Roman" w:cs="David"/>
            <w:sz w:val="24"/>
            <w:szCs w:val="24"/>
            <w:rtl/>
            <w:lang w:eastAsia="he-IL"/>
          </w:rPr>
          <w:delText>שור הו</w:delText>
        </w:r>
        <w:r w:rsidR="0006071E" w:rsidDel="00912564">
          <w:rPr>
            <w:rFonts w:ascii="Times New Roman" w:eastAsia="Times New Roman" w:hAnsi="Times New Roman" w:cs="David" w:hint="cs"/>
            <w:sz w:val="24"/>
            <w:szCs w:val="24"/>
            <w:rtl/>
            <w:lang w:eastAsia="he-IL"/>
          </w:rPr>
          <w:delText>ו</w:delText>
        </w:r>
        <w:r w:rsidRPr="00650D2D" w:rsidDel="00912564">
          <w:rPr>
            <w:rFonts w:ascii="Times New Roman" w:eastAsia="Times New Roman" w:hAnsi="Times New Roman" w:cs="David"/>
            <w:sz w:val="24"/>
            <w:szCs w:val="24"/>
            <w:rtl/>
            <w:lang w:eastAsia="he-IL"/>
          </w:rPr>
          <w:delText xml:space="preserve">עדה המקומית להפקדת התכנית </w:delText>
        </w:r>
      </w:del>
    </w:p>
    <w:p w14:paraId="4ABACECB" w14:textId="084DAD84" w:rsidR="00650D2D" w:rsidDel="00912564" w:rsidRDefault="00650D2D" w:rsidP="0006071E">
      <w:pPr>
        <w:widowControl w:val="0"/>
        <w:spacing w:before="0" w:beforeAutospacing="0" w:after="0" w:afterAutospacing="0" w:line="240" w:lineRule="auto"/>
        <w:ind w:left="2160" w:right="-567"/>
        <w:jc w:val="both"/>
        <w:rPr>
          <w:del w:id="89" w:author="Meryl Etman" w:date="2022-08-16T17:32:00Z"/>
          <w:rFonts w:ascii="Times New Roman" w:eastAsia="Times New Roman" w:hAnsi="Times New Roman" w:cs="David"/>
          <w:sz w:val="24"/>
          <w:szCs w:val="24"/>
          <w:rtl/>
          <w:lang w:eastAsia="he-IL"/>
        </w:rPr>
      </w:pPr>
      <w:del w:id="90" w:author="Meryl Etman" w:date="2022-08-16T17:32:00Z">
        <w:r w:rsidRPr="00650D2D" w:rsidDel="00912564">
          <w:rPr>
            <w:rFonts w:ascii="Times New Roman" w:eastAsia="Times New Roman" w:hAnsi="Times New Roman" w:cs="David"/>
            <w:sz w:val="24"/>
            <w:szCs w:val="24"/>
            <w:rtl/>
            <w:lang w:eastAsia="he-IL"/>
          </w:rPr>
          <w:delText xml:space="preserve">להתנגדויות </w:delText>
        </w:r>
        <w:r w:rsidR="0006071E" w:rsidDel="00912564">
          <w:rPr>
            <w:rFonts w:ascii="Times New Roman" w:eastAsia="Times New Roman" w:hAnsi="Times New Roman" w:cs="David"/>
            <w:sz w:val="24"/>
            <w:szCs w:val="24"/>
            <w:rtl/>
            <w:lang w:eastAsia="he-IL"/>
          </w:rPr>
          <w:delText>ופרסום ההפקדה ברשומות ובעיתונות</w:delText>
        </w:r>
        <w:r w:rsidRPr="00650D2D" w:rsidDel="00912564">
          <w:rPr>
            <w:rFonts w:ascii="Times New Roman" w:eastAsia="Times New Roman" w:hAnsi="Times New Roman" w:cs="David"/>
            <w:sz w:val="24"/>
            <w:szCs w:val="24"/>
            <w:rtl/>
            <w:lang w:eastAsia="he-IL"/>
          </w:rPr>
          <w:tab/>
        </w:r>
        <w:r w:rsidRPr="0006071E" w:rsidDel="00912564">
          <w:rPr>
            <w:rFonts w:ascii="Times New Roman" w:eastAsia="Times New Roman" w:hAnsi="Times New Roman" w:cs="David"/>
            <w:sz w:val="24"/>
            <w:szCs w:val="24"/>
            <w:u w:val="dotted"/>
            <w:rtl/>
            <w:lang w:eastAsia="he-IL"/>
          </w:rPr>
          <w:delText xml:space="preserve">  </w:delText>
        </w:r>
        <w:r w:rsidR="0006071E" w:rsidRPr="0006071E" w:rsidDel="00912564">
          <w:rPr>
            <w:rFonts w:ascii="Times New Roman" w:eastAsia="Times New Roman" w:hAnsi="Times New Roman" w:cs="David" w:hint="cs"/>
            <w:sz w:val="24"/>
            <w:szCs w:val="24"/>
            <w:u w:val="dotted"/>
            <w:rtl/>
            <w:lang w:eastAsia="he-IL"/>
          </w:rPr>
          <w:delText xml:space="preserve">   </w:delText>
        </w:r>
        <w:r w:rsidRPr="00650D2D" w:rsidDel="00912564">
          <w:rPr>
            <w:rFonts w:ascii="Times New Roman" w:eastAsia="Times New Roman" w:hAnsi="Times New Roman" w:cs="David"/>
            <w:sz w:val="24"/>
            <w:szCs w:val="24"/>
            <w:rtl/>
            <w:lang w:eastAsia="he-IL"/>
          </w:rPr>
          <w:delText xml:space="preserve">33% משכר </w:delText>
        </w:r>
        <w:r w:rsidR="0006071E" w:rsidDel="00912564">
          <w:rPr>
            <w:rFonts w:ascii="Times New Roman" w:eastAsia="Times New Roman" w:hAnsi="Times New Roman" w:cs="David" w:hint="cs"/>
            <w:sz w:val="24"/>
            <w:szCs w:val="24"/>
            <w:rtl/>
            <w:lang w:eastAsia="he-IL"/>
          </w:rPr>
          <w:delText>המתכנן</w:delText>
        </w:r>
      </w:del>
    </w:p>
    <w:p w14:paraId="7B9C1CDC" w14:textId="2706582D" w:rsidR="00295B2E" w:rsidRPr="00650D2D" w:rsidDel="00912564" w:rsidRDefault="00295B2E" w:rsidP="0006071E">
      <w:pPr>
        <w:widowControl w:val="0"/>
        <w:spacing w:before="0" w:beforeAutospacing="0" w:after="0" w:afterAutospacing="0" w:line="240" w:lineRule="auto"/>
        <w:ind w:left="2160" w:right="-567"/>
        <w:jc w:val="both"/>
        <w:rPr>
          <w:del w:id="91" w:author="Meryl Etman" w:date="2022-08-16T17:32:00Z"/>
          <w:rFonts w:ascii="Times New Roman" w:eastAsia="Times New Roman" w:hAnsi="Times New Roman" w:cs="David"/>
          <w:sz w:val="24"/>
          <w:szCs w:val="24"/>
          <w:rtl/>
          <w:lang w:eastAsia="he-IL"/>
        </w:rPr>
      </w:pPr>
    </w:p>
    <w:p w14:paraId="2F0C0FF8" w14:textId="6ED47BE2" w:rsidR="00650D2D" w:rsidRPr="00650D2D" w:rsidDel="00912564" w:rsidRDefault="00650D2D" w:rsidP="00650D2D">
      <w:pPr>
        <w:widowControl w:val="0"/>
        <w:spacing w:before="0" w:beforeAutospacing="0" w:after="0" w:afterAutospacing="0" w:line="240" w:lineRule="auto"/>
        <w:jc w:val="both"/>
        <w:rPr>
          <w:del w:id="92" w:author="Meryl Etman" w:date="2022-08-16T17:32:00Z"/>
          <w:rFonts w:ascii="Times New Roman" w:eastAsia="Times New Roman" w:hAnsi="Times New Roman" w:cs="David"/>
          <w:sz w:val="24"/>
          <w:szCs w:val="24"/>
          <w:rtl/>
          <w:lang w:eastAsia="he-IL"/>
        </w:rPr>
      </w:pPr>
      <w:del w:id="93" w:author="Meryl Etman" w:date="2022-08-16T17:32:00Z">
        <w:r w:rsidRPr="00650D2D" w:rsidDel="00912564">
          <w:rPr>
            <w:rFonts w:ascii="Times New Roman" w:eastAsia="Times New Roman" w:hAnsi="Times New Roman" w:cs="David"/>
            <w:sz w:val="24"/>
            <w:szCs w:val="24"/>
            <w:rtl/>
            <w:lang w:eastAsia="he-IL"/>
          </w:rPr>
          <w:tab/>
        </w:r>
        <w:r w:rsidRPr="00650D2D" w:rsidDel="00912564">
          <w:rPr>
            <w:rFonts w:ascii="Times New Roman" w:eastAsia="Times New Roman" w:hAnsi="Times New Roman" w:cs="David"/>
            <w:sz w:val="24"/>
            <w:szCs w:val="24"/>
            <w:rtl/>
            <w:lang w:eastAsia="he-IL"/>
          </w:rPr>
          <w:tab/>
          <w:delText>ג.</w:delText>
        </w:r>
        <w:r w:rsidRPr="00650D2D" w:rsidDel="00912564">
          <w:rPr>
            <w:rFonts w:ascii="Times New Roman" w:eastAsia="Times New Roman" w:hAnsi="Times New Roman" w:cs="David"/>
            <w:sz w:val="24"/>
            <w:szCs w:val="24"/>
            <w:rtl/>
            <w:lang w:eastAsia="he-IL"/>
          </w:rPr>
          <w:tab/>
          <w:delText xml:space="preserve">לאחר מתן תוקף לתוכנית ופרסום מתן התוקף </w:delText>
        </w:r>
      </w:del>
    </w:p>
    <w:p w14:paraId="7CCD743B" w14:textId="39C64733" w:rsidR="00650D2D" w:rsidRPr="00650D2D" w:rsidDel="00912564" w:rsidRDefault="0006071E" w:rsidP="0006071E">
      <w:pPr>
        <w:widowControl w:val="0"/>
        <w:spacing w:before="0" w:beforeAutospacing="0" w:after="0" w:afterAutospacing="0" w:line="240" w:lineRule="auto"/>
        <w:ind w:left="1440" w:right="-142" w:firstLine="720"/>
        <w:jc w:val="both"/>
        <w:rPr>
          <w:del w:id="94" w:author="Meryl Etman" w:date="2022-08-16T17:32:00Z"/>
          <w:rFonts w:ascii="Times New Roman" w:eastAsia="Times New Roman" w:hAnsi="Times New Roman" w:cs="David"/>
          <w:sz w:val="24"/>
          <w:szCs w:val="24"/>
          <w:rtl/>
          <w:lang w:eastAsia="he-IL"/>
        </w:rPr>
      </w:pPr>
      <w:del w:id="95" w:author="Meryl Etman" w:date="2022-08-16T17:32:00Z">
        <w:r w:rsidDel="00912564">
          <w:rPr>
            <w:rFonts w:ascii="Times New Roman" w:eastAsia="Times New Roman" w:hAnsi="Times New Roman" w:cs="David"/>
            <w:sz w:val="24"/>
            <w:szCs w:val="24"/>
            <w:rtl/>
            <w:lang w:eastAsia="he-IL"/>
          </w:rPr>
          <w:delText>ברשומות ובעיתונות</w:delText>
        </w:r>
        <w:r w:rsidDel="00912564">
          <w:rPr>
            <w:rFonts w:ascii="Times New Roman" w:eastAsia="Times New Roman" w:hAnsi="Times New Roman" w:cs="David" w:hint="cs"/>
            <w:sz w:val="24"/>
            <w:szCs w:val="24"/>
            <w:rtl/>
            <w:lang w:eastAsia="he-IL"/>
          </w:rPr>
          <w:delText xml:space="preserve"> </w:delText>
        </w:r>
        <w:r w:rsidRPr="0006071E" w:rsidDel="00912564">
          <w:rPr>
            <w:rFonts w:ascii="Times New Roman" w:eastAsia="Times New Roman" w:hAnsi="Times New Roman" w:cs="David" w:hint="cs"/>
            <w:sz w:val="24"/>
            <w:szCs w:val="24"/>
            <w:u w:val="dotted"/>
            <w:rtl/>
            <w:lang w:eastAsia="he-IL"/>
          </w:rPr>
          <w:delText xml:space="preserve">                    </w:delText>
        </w:r>
        <w:r w:rsidR="00650D2D" w:rsidRPr="0006071E" w:rsidDel="00912564">
          <w:rPr>
            <w:rFonts w:ascii="Times New Roman" w:eastAsia="Times New Roman" w:hAnsi="Times New Roman" w:cs="David"/>
            <w:sz w:val="24"/>
            <w:szCs w:val="24"/>
            <w:u w:val="dotted"/>
            <w:rtl/>
            <w:lang w:eastAsia="he-IL"/>
          </w:rPr>
          <w:tab/>
        </w:r>
        <w:r w:rsidR="00650D2D" w:rsidRPr="0006071E" w:rsidDel="00912564">
          <w:rPr>
            <w:rFonts w:ascii="Times New Roman" w:eastAsia="Times New Roman" w:hAnsi="Times New Roman" w:cs="David"/>
            <w:sz w:val="24"/>
            <w:szCs w:val="24"/>
            <w:u w:val="dotted"/>
            <w:rtl/>
            <w:lang w:eastAsia="he-IL"/>
          </w:rPr>
          <w:tab/>
        </w:r>
        <w:r w:rsidR="00650D2D" w:rsidRPr="0006071E" w:rsidDel="00912564">
          <w:rPr>
            <w:rFonts w:ascii="Times New Roman" w:eastAsia="Times New Roman" w:hAnsi="Times New Roman" w:cs="David"/>
            <w:sz w:val="24"/>
            <w:szCs w:val="24"/>
            <w:u w:val="dotted"/>
            <w:rtl/>
            <w:lang w:eastAsia="he-IL"/>
          </w:rPr>
          <w:tab/>
          <w:delText xml:space="preserve"> </w:delText>
        </w:r>
        <w:r w:rsidRPr="0006071E" w:rsidDel="00912564">
          <w:rPr>
            <w:rFonts w:ascii="Times New Roman" w:eastAsia="Times New Roman" w:hAnsi="Times New Roman" w:cs="David" w:hint="cs"/>
            <w:sz w:val="24"/>
            <w:szCs w:val="24"/>
            <w:u w:val="dotted"/>
            <w:rtl/>
            <w:lang w:eastAsia="he-IL"/>
          </w:rPr>
          <w:delText xml:space="preserve">   </w:delText>
        </w:r>
        <w:r w:rsidR="00650D2D" w:rsidRPr="0006071E" w:rsidDel="00912564">
          <w:rPr>
            <w:rFonts w:ascii="Times New Roman" w:eastAsia="Times New Roman" w:hAnsi="Times New Roman" w:cs="David"/>
            <w:sz w:val="24"/>
            <w:szCs w:val="24"/>
            <w:u w:val="dotted"/>
            <w:rtl/>
            <w:lang w:eastAsia="he-IL"/>
          </w:rPr>
          <w:delText xml:space="preserve"> </w:delText>
        </w:r>
        <w:r w:rsidR="00650D2D" w:rsidRPr="0006071E" w:rsidDel="00912564">
          <w:rPr>
            <w:rFonts w:ascii="Times New Roman" w:eastAsia="Times New Roman" w:hAnsi="Times New Roman" w:cs="David"/>
            <w:sz w:val="24"/>
            <w:szCs w:val="24"/>
            <w:rtl/>
            <w:lang w:eastAsia="he-IL"/>
          </w:rPr>
          <w:delText>34% משכר המתכנן</w:delText>
        </w:r>
      </w:del>
    </w:p>
    <w:p w14:paraId="70F10526" w14:textId="06A63F1B" w:rsidR="00650D2D" w:rsidRPr="00650D2D" w:rsidDel="00912564" w:rsidRDefault="00650D2D" w:rsidP="00650D2D">
      <w:pPr>
        <w:widowControl w:val="0"/>
        <w:spacing w:before="0" w:beforeAutospacing="0" w:after="0" w:afterAutospacing="0" w:line="240" w:lineRule="auto"/>
        <w:ind w:firstLine="720"/>
        <w:jc w:val="both"/>
        <w:rPr>
          <w:del w:id="96" w:author="Meryl Etman" w:date="2022-08-16T17:32:00Z"/>
          <w:rFonts w:ascii="Times New Roman" w:eastAsia="Times New Roman" w:hAnsi="Times New Roman" w:cs="David"/>
          <w:b/>
          <w:bCs/>
          <w:sz w:val="24"/>
          <w:szCs w:val="24"/>
          <w:u w:val="single"/>
          <w:rtl/>
          <w:lang w:eastAsia="he-IL"/>
        </w:rPr>
      </w:pPr>
    </w:p>
    <w:p w14:paraId="695F7D9C" w14:textId="4B15DEA5" w:rsidR="00650D2D" w:rsidRPr="00650D2D" w:rsidDel="00912564" w:rsidRDefault="00650D2D" w:rsidP="0006071E">
      <w:pPr>
        <w:widowControl w:val="0"/>
        <w:spacing w:before="0" w:beforeAutospacing="0" w:after="0" w:afterAutospacing="0" w:line="240" w:lineRule="auto"/>
        <w:ind w:right="-142"/>
        <w:jc w:val="both"/>
        <w:rPr>
          <w:del w:id="97" w:author="Meryl Etman" w:date="2022-08-16T17:32:00Z"/>
          <w:rFonts w:ascii="Times New Roman" w:eastAsia="Times New Roman" w:hAnsi="Times New Roman" w:cs="David"/>
          <w:sz w:val="24"/>
          <w:szCs w:val="24"/>
          <w:rtl/>
          <w:lang w:eastAsia="he-IL"/>
        </w:rPr>
      </w:pPr>
      <w:del w:id="98" w:author="Meryl Etman" w:date="2022-08-16T17:32:00Z">
        <w:r w:rsidRPr="00650D2D" w:rsidDel="00912564">
          <w:rPr>
            <w:rFonts w:ascii="Times New Roman" w:eastAsia="Times New Roman" w:hAnsi="Times New Roman" w:cs="David"/>
            <w:sz w:val="24"/>
            <w:szCs w:val="24"/>
            <w:rtl/>
            <w:lang w:eastAsia="he-IL"/>
          </w:rPr>
          <w:tab/>
        </w:r>
        <w:r w:rsidRPr="00650D2D" w:rsidDel="00912564">
          <w:rPr>
            <w:rFonts w:ascii="Times New Roman" w:eastAsia="Times New Roman" w:hAnsi="Times New Roman" w:cs="David"/>
            <w:sz w:val="24"/>
            <w:szCs w:val="24"/>
            <w:rtl/>
            <w:lang w:eastAsia="he-IL"/>
          </w:rPr>
          <w:tab/>
        </w:r>
        <w:r w:rsidRPr="00650D2D" w:rsidDel="00912564">
          <w:rPr>
            <w:rFonts w:ascii="Times New Roman" w:eastAsia="Times New Roman" w:hAnsi="Times New Roman" w:cs="David"/>
            <w:sz w:val="24"/>
            <w:szCs w:val="24"/>
            <w:rtl/>
            <w:lang w:eastAsia="he-IL"/>
          </w:rPr>
          <w:tab/>
        </w:r>
        <w:r w:rsidRPr="00650D2D" w:rsidDel="00912564">
          <w:rPr>
            <w:rFonts w:ascii="Times New Roman" w:eastAsia="Times New Roman" w:hAnsi="Times New Roman" w:cs="David"/>
            <w:sz w:val="24"/>
            <w:szCs w:val="24"/>
            <w:rtl/>
            <w:lang w:eastAsia="he-IL"/>
          </w:rPr>
          <w:tab/>
        </w:r>
        <w:r w:rsidRPr="00650D2D" w:rsidDel="00912564">
          <w:rPr>
            <w:rFonts w:ascii="Times New Roman" w:eastAsia="Times New Roman" w:hAnsi="Times New Roman" w:cs="David"/>
            <w:sz w:val="24"/>
            <w:szCs w:val="24"/>
            <w:rtl/>
            <w:lang w:eastAsia="he-IL"/>
          </w:rPr>
          <w:tab/>
        </w:r>
        <w:r w:rsidRPr="00650D2D" w:rsidDel="00912564">
          <w:rPr>
            <w:rFonts w:ascii="Times New Roman" w:eastAsia="Times New Roman" w:hAnsi="Times New Roman" w:cs="David"/>
            <w:sz w:val="24"/>
            <w:szCs w:val="24"/>
            <w:rtl/>
            <w:lang w:eastAsia="he-IL"/>
          </w:rPr>
          <w:tab/>
        </w:r>
        <w:r w:rsidRPr="00650D2D" w:rsidDel="00912564">
          <w:rPr>
            <w:rFonts w:ascii="Times New Roman" w:eastAsia="Times New Roman" w:hAnsi="Times New Roman" w:cs="David"/>
            <w:sz w:val="24"/>
            <w:szCs w:val="24"/>
            <w:rtl/>
            <w:lang w:eastAsia="he-IL"/>
          </w:rPr>
          <w:tab/>
          <w:delText xml:space="preserve">    </w:delText>
        </w:r>
        <w:r w:rsidR="00295B2E" w:rsidDel="00912564">
          <w:rPr>
            <w:rFonts w:ascii="Times New Roman" w:eastAsia="Times New Roman" w:hAnsi="Times New Roman" w:cs="David" w:hint="cs"/>
            <w:sz w:val="24"/>
            <w:szCs w:val="24"/>
            <w:rtl/>
            <w:lang w:eastAsia="he-IL"/>
          </w:rPr>
          <w:delText xml:space="preserve">             </w:delText>
        </w:r>
        <w:r w:rsidRPr="00650D2D" w:rsidDel="00912564">
          <w:rPr>
            <w:rFonts w:ascii="Times New Roman" w:eastAsia="Times New Roman" w:hAnsi="Times New Roman" w:cs="David"/>
            <w:sz w:val="24"/>
            <w:szCs w:val="24"/>
            <w:rtl/>
            <w:lang w:eastAsia="he-IL"/>
          </w:rPr>
          <w:delText xml:space="preserve"> </w:delText>
        </w:r>
        <w:r w:rsidRPr="00650D2D" w:rsidDel="00912564">
          <w:rPr>
            <w:rFonts w:ascii="Times New Roman" w:eastAsia="Times New Roman" w:hAnsi="Times New Roman" w:cs="David"/>
            <w:sz w:val="24"/>
            <w:szCs w:val="24"/>
            <w:u w:val="single"/>
            <w:rtl/>
            <w:lang w:eastAsia="he-IL"/>
          </w:rPr>
          <w:delText>סה"כ</w:delText>
        </w:r>
        <w:r w:rsidR="00295B2E" w:rsidDel="00912564">
          <w:rPr>
            <w:rFonts w:ascii="Times New Roman" w:eastAsia="Times New Roman" w:hAnsi="Times New Roman" w:cs="David"/>
            <w:sz w:val="24"/>
            <w:szCs w:val="24"/>
            <w:rtl/>
            <w:lang w:eastAsia="he-IL"/>
          </w:rPr>
          <w:delText>:</w:delText>
        </w:r>
        <w:r w:rsidR="00295B2E" w:rsidDel="00912564">
          <w:rPr>
            <w:rFonts w:ascii="Times New Roman" w:eastAsia="Times New Roman" w:hAnsi="Times New Roman" w:cs="David" w:hint="cs"/>
            <w:sz w:val="24"/>
            <w:szCs w:val="24"/>
            <w:rtl/>
            <w:lang w:eastAsia="he-IL"/>
          </w:rPr>
          <w:delText xml:space="preserve"> </w:delText>
        </w:r>
        <w:r w:rsidR="00295B2E" w:rsidDel="00912564">
          <w:rPr>
            <w:rFonts w:ascii="Times New Roman" w:eastAsia="Times New Roman" w:hAnsi="Times New Roman" w:cs="David"/>
            <w:sz w:val="24"/>
            <w:szCs w:val="24"/>
            <w:rtl/>
            <w:lang w:eastAsia="he-IL"/>
          </w:rPr>
          <w:delText>100% משכר המתכנן</w:delText>
        </w:r>
      </w:del>
    </w:p>
    <w:p w14:paraId="0F62BECA" w14:textId="648BD216" w:rsidR="00650D2D" w:rsidRPr="00650D2D" w:rsidRDefault="0091256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Change w:id="99" w:author="Meryl Etman" w:date="2022-08-16T17:32:00Z">
          <w:pPr>
            <w:widowControl w:val="0"/>
            <w:spacing w:before="0" w:beforeAutospacing="0" w:after="0" w:afterAutospacing="0" w:line="240" w:lineRule="auto"/>
            <w:ind w:right="-142"/>
            <w:jc w:val="both"/>
          </w:pPr>
        </w:pPrChange>
      </w:pPr>
      <w:ins w:id="100" w:author="Meryl Etman" w:date="2022-08-16T17:32:00Z">
        <w:r>
          <w:rPr>
            <w:rFonts w:ascii="Times New Roman" w:eastAsia="Times New Roman" w:hAnsi="Times New Roman" w:cs="David" w:hint="cs"/>
            <w:sz w:val="24"/>
            <w:szCs w:val="24"/>
            <w:rtl/>
            <w:lang w:eastAsia="he-IL"/>
          </w:rPr>
          <w:t>מבוטל</w:t>
        </w:r>
      </w:ins>
    </w:p>
    <w:p w14:paraId="5A3DFB30" w14:textId="42414C66" w:rsidR="00650D2D" w:rsidRPr="00650D2D" w:rsidDel="00EE72F3" w:rsidRDefault="00650D2D" w:rsidP="00650D2D">
      <w:pPr>
        <w:widowControl w:val="0"/>
        <w:spacing w:before="0" w:beforeAutospacing="0" w:after="0" w:afterAutospacing="0" w:line="240" w:lineRule="auto"/>
        <w:ind w:right="-142"/>
        <w:jc w:val="both"/>
        <w:rPr>
          <w:del w:id="101" w:author="Meryl Etman [2]" w:date="2022-08-17T11:45: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 xml:space="preserve">לתכנון האמור </w:t>
      </w:r>
      <w:del w:id="102" w:author="Meryl Etman [2]" w:date="2022-08-17T11:45:00Z">
        <w:r w:rsidRPr="00650D2D" w:rsidDel="00EE72F3">
          <w:rPr>
            <w:rFonts w:ascii="Times New Roman" w:eastAsia="Times New Roman" w:hAnsi="Times New Roman" w:cs="David"/>
            <w:sz w:val="24"/>
            <w:szCs w:val="24"/>
            <w:rtl/>
            <w:lang w:eastAsia="he-IL"/>
          </w:rPr>
          <w:delText xml:space="preserve">בסעיפים </w:delText>
        </w:r>
      </w:del>
      <w:ins w:id="103" w:author="Meryl Etman [2]" w:date="2022-08-17T11:45:00Z">
        <w:r w:rsidR="00EE72F3" w:rsidRPr="00650D2D">
          <w:rPr>
            <w:rFonts w:ascii="Times New Roman" w:eastAsia="Times New Roman" w:hAnsi="Times New Roman" w:cs="David"/>
            <w:sz w:val="24"/>
            <w:szCs w:val="24"/>
            <w:rtl/>
            <w:lang w:eastAsia="he-IL"/>
          </w:rPr>
          <w:t>בסעי</w:t>
        </w:r>
        <w:r w:rsidR="00EE72F3">
          <w:rPr>
            <w:rFonts w:ascii="Times New Roman" w:eastAsia="Times New Roman" w:hAnsi="Times New Roman" w:cs="David" w:hint="cs"/>
            <w:sz w:val="24"/>
            <w:szCs w:val="24"/>
            <w:rtl/>
            <w:lang w:eastAsia="he-IL"/>
          </w:rPr>
          <w:t>ף</w:t>
        </w:r>
        <w:r w:rsidR="00EE72F3" w:rsidRPr="00650D2D">
          <w:rPr>
            <w:rFonts w:ascii="Times New Roman" w:eastAsia="Times New Roman" w:hAnsi="Times New Roman" w:cs="David"/>
            <w:sz w:val="24"/>
            <w:szCs w:val="24"/>
            <w:rtl/>
            <w:lang w:eastAsia="he-IL"/>
          </w:rPr>
          <w:t xml:space="preserve"> </w:t>
        </w:r>
      </w:ins>
      <w:r w:rsidRPr="00650D2D">
        <w:rPr>
          <w:rFonts w:ascii="Times New Roman" w:eastAsia="Times New Roman" w:hAnsi="Times New Roman" w:cs="David"/>
          <w:sz w:val="24"/>
          <w:szCs w:val="24"/>
          <w:rtl/>
          <w:lang w:eastAsia="he-IL"/>
        </w:rPr>
        <w:t xml:space="preserve">1.2 </w:t>
      </w:r>
      <w:del w:id="104" w:author="Meryl Etman [2]" w:date="2022-08-17T11:45:00Z">
        <w:r w:rsidRPr="00650D2D" w:rsidDel="00EE72F3">
          <w:rPr>
            <w:rFonts w:ascii="Times New Roman" w:eastAsia="Times New Roman" w:hAnsi="Times New Roman" w:cs="David"/>
            <w:sz w:val="24"/>
            <w:szCs w:val="24"/>
            <w:rtl/>
            <w:lang w:eastAsia="he-IL"/>
          </w:rPr>
          <w:delText xml:space="preserve">ו- 1.3 </w:delText>
        </w:r>
      </w:del>
      <w:r w:rsidRPr="00650D2D">
        <w:rPr>
          <w:rFonts w:ascii="Times New Roman" w:eastAsia="Times New Roman" w:hAnsi="Times New Roman" w:cs="David"/>
          <w:sz w:val="24"/>
          <w:szCs w:val="24"/>
          <w:rtl/>
          <w:lang w:eastAsia="he-IL"/>
        </w:rPr>
        <w:t>לנספח ד' לעיל</w:t>
      </w:r>
      <w:r w:rsidRPr="00650D2D">
        <w:rPr>
          <w:rFonts w:ascii="Times New Roman" w:eastAsia="Times New Roman" w:hAnsi="Times New Roman" w:cs="David"/>
          <w:sz w:val="24"/>
          <w:szCs w:val="24"/>
          <w:u w:val="single"/>
          <w:rtl/>
          <w:lang w:eastAsia="he-IL"/>
        </w:rPr>
        <w:t xml:space="preserve"> </w:t>
      </w:r>
      <w:del w:id="105" w:author="Meryl Etman [2]" w:date="2022-08-17T11:45:00Z">
        <w:r w:rsidRPr="00650D2D" w:rsidDel="00EE72F3">
          <w:rPr>
            <w:rFonts w:ascii="Times New Roman" w:eastAsia="Times New Roman" w:hAnsi="Times New Roman" w:cs="David"/>
            <w:sz w:val="24"/>
            <w:szCs w:val="24"/>
            <w:rtl/>
            <w:lang w:eastAsia="he-IL"/>
          </w:rPr>
          <w:delText>(באחוזים משכר המתכנן הנקוב</w:delText>
        </w:r>
      </w:del>
    </w:p>
    <w:p w14:paraId="16DA35EF" w14:textId="08A43B32" w:rsidR="00650D2D" w:rsidRPr="00650D2D" w:rsidRDefault="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Change w:id="106" w:author="Meryl Etman [2]" w:date="2022-08-17T11:45:00Z">
          <w:pPr>
            <w:widowControl w:val="0"/>
            <w:spacing w:before="0" w:beforeAutospacing="0" w:after="0" w:afterAutospacing="0" w:line="240" w:lineRule="auto"/>
            <w:ind w:left="1440" w:right="-142"/>
            <w:jc w:val="both"/>
          </w:pPr>
        </w:pPrChange>
      </w:pPr>
      <w:del w:id="107" w:author="Meryl Etman [2]" w:date="2022-08-17T11:45:00Z">
        <w:r w:rsidRPr="00650D2D" w:rsidDel="00EE72F3">
          <w:rPr>
            <w:rFonts w:ascii="Times New Roman" w:eastAsia="Times New Roman" w:hAnsi="Times New Roman" w:cs="David"/>
            <w:sz w:val="24"/>
            <w:szCs w:val="24"/>
            <w:rtl/>
            <w:lang w:eastAsia="he-IL"/>
          </w:rPr>
          <w:delText xml:space="preserve">בסעיף 1.2  ו- בסעיף 1.3 לנספח ד' לעיל, לפי </w:delText>
        </w:r>
        <w:r w:rsidRPr="00650D2D" w:rsidDel="00EE72F3">
          <w:rPr>
            <w:rFonts w:ascii="Times New Roman" w:eastAsia="Times New Roman" w:hAnsi="Times New Roman" w:cs="David" w:hint="cs"/>
            <w:sz w:val="24"/>
            <w:szCs w:val="24"/>
            <w:rtl/>
            <w:lang w:eastAsia="he-IL"/>
          </w:rPr>
          <w:delText>העניי</w:delText>
        </w:r>
        <w:r w:rsidRPr="00650D2D" w:rsidDel="00EE72F3">
          <w:rPr>
            <w:rFonts w:ascii="Times New Roman" w:eastAsia="Times New Roman" w:hAnsi="Times New Roman" w:cs="David" w:hint="eastAsia"/>
            <w:sz w:val="24"/>
            <w:szCs w:val="24"/>
            <w:rtl/>
            <w:lang w:eastAsia="he-IL"/>
          </w:rPr>
          <w:delText>ן</w:delText>
        </w:r>
        <w:r w:rsidRPr="00650D2D" w:rsidDel="00EE72F3">
          <w:rPr>
            <w:rFonts w:ascii="Times New Roman" w:eastAsia="Times New Roman" w:hAnsi="Times New Roman" w:cs="David"/>
            <w:sz w:val="24"/>
            <w:szCs w:val="24"/>
            <w:rtl/>
            <w:lang w:eastAsia="he-IL"/>
          </w:rPr>
          <w:delText>):</w:delText>
        </w:r>
      </w:del>
      <w:ins w:id="108" w:author="Meryl Etman [2]" w:date="2022-08-17T11:45:00Z">
        <w:r w:rsidR="00EE72F3">
          <w:rPr>
            <w:rFonts w:ascii="Times New Roman" w:eastAsia="Times New Roman" w:hAnsi="Times New Roman" w:cs="David" w:hint="cs"/>
            <w:sz w:val="24"/>
            <w:szCs w:val="24"/>
            <w:rtl/>
            <w:lang w:eastAsia="he-IL"/>
          </w:rPr>
          <w:t>:</w:t>
        </w:r>
      </w:ins>
    </w:p>
    <w:p w14:paraId="4C53CEF7"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637BBF6"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6332AB39" w14:textId="7AB4C5B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del w:id="109" w:author="Meryl Etman [2]" w:date="2022-08-22T12:13:00Z">
        <w:r w:rsidRPr="00650D2D" w:rsidDel="00CD4E33">
          <w:rPr>
            <w:rFonts w:ascii="Times New Roman" w:eastAsia="Times New Roman" w:hAnsi="Times New Roman" w:cs="David"/>
            <w:sz w:val="24"/>
            <w:szCs w:val="24"/>
            <w:rtl/>
            <w:lang w:eastAsia="he-IL"/>
          </w:rPr>
          <w:delText>10</w:delText>
        </w:r>
      </w:del>
      <w:ins w:id="110" w:author="Meryl Etman [2]" w:date="2022-08-22T12:13:00Z">
        <w:r w:rsidR="00CD4E33">
          <w:rPr>
            <w:rFonts w:ascii="Times New Roman" w:eastAsia="Times New Roman" w:hAnsi="Times New Roman" w:cs="David" w:hint="cs"/>
            <w:sz w:val="24"/>
            <w:szCs w:val="24"/>
            <w:rtl/>
            <w:lang w:eastAsia="he-IL"/>
          </w:rPr>
          <w:t>25</w:t>
        </w:r>
      </w:ins>
      <w:r w:rsidRPr="00650D2D">
        <w:rPr>
          <w:rFonts w:ascii="Times New Roman" w:eastAsia="Times New Roman" w:hAnsi="Times New Roman" w:cs="David"/>
          <w:sz w:val="24"/>
          <w:szCs w:val="24"/>
          <w:rtl/>
          <w:lang w:eastAsia="he-IL"/>
        </w:rPr>
        <w:t>% משכר המתכנן.</w:t>
      </w:r>
    </w:p>
    <w:p w14:paraId="29DFA84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446E42A"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2EABE039"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15% משכר המתכנן.</w:t>
      </w:r>
    </w:p>
    <w:p w14:paraId="12C5B0B1"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451842CD"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4EC79DC5" w14:textId="7EAC006B" w:rsidR="00650D2D" w:rsidRPr="00650D2D"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del w:id="111" w:author="Meryl Etman [2]" w:date="2022-08-22T12:23:00Z">
        <w:r w:rsidDel="002C4201">
          <w:rPr>
            <w:rFonts w:ascii="Times New Roman" w:eastAsia="Times New Roman" w:hAnsi="Times New Roman" w:cs="David" w:hint="cs"/>
            <w:sz w:val="24"/>
            <w:szCs w:val="24"/>
            <w:rtl/>
            <w:lang w:eastAsia="he-IL"/>
          </w:rPr>
          <w:delText xml:space="preserve"> </w:delText>
        </w:r>
      </w:del>
      <w:del w:id="112" w:author="Meryl Etman [2]" w:date="2022-08-22T12:13:00Z">
        <w:r w:rsidR="00650D2D" w:rsidRPr="00650D2D" w:rsidDel="00CD4E33">
          <w:rPr>
            <w:rFonts w:ascii="Times New Roman" w:eastAsia="Times New Roman" w:hAnsi="Times New Roman" w:cs="David"/>
            <w:sz w:val="24"/>
            <w:szCs w:val="24"/>
            <w:rtl/>
            <w:lang w:eastAsia="he-IL"/>
          </w:rPr>
          <w:delText>8</w:delText>
        </w:r>
      </w:del>
      <w:ins w:id="113" w:author="Meryl Etman [2]" w:date="2022-08-22T12:23:00Z">
        <w:r w:rsidR="002C4201">
          <w:rPr>
            <w:rFonts w:ascii="Times New Roman" w:eastAsia="Times New Roman" w:hAnsi="Times New Roman" w:cs="David" w:hint="cs"/>
            <w:sz w:val="24"/>
            <w:szCs w:val="24"/>
            <w:rtl/>
            <w:lang w:eastAsia="he-IL"/>
          </w:rPr>
          <w:t>10% משכר המתכנן.</w:t>
        </w:r>
      </w:ins>
      <w:del w:id="114" w:author="Meryl Etman [2]" w:date="2022-08-22T12:23:00Z">
        <w:r w:rsidR="00650D2D" w:rsidRPr="00650D2D" w:rsidDel="002C4201">
          <w:rPr>
            <w:rFonts w:ascii="Times New Roman" w:eastAsia="Times New Roman" w:hAnsi="Times New Roman" w:cs="David"/>
            <w:sz w:val="24"/>
            <w:szCs w:val="24"/>
            <w:rtl/>
            <w:lang w:eastAsia="he-IL"/>
          </w:rPr>
          <w:delText>%</w:delText>
        </w:r>
      </w:del>
      <w:r w:rsidR="00650D2D" w:rsidRPr="00650D2D">
        <w:rPr>
          <w:rFonts w:ascii="Times New Roman" w:eastAsia="Times New Roman" w:hAnsi="Times New Roman" w:cs="David"/>
          <w:sz w:val="24"/>
          <w:szCs w:val="24"/>
          <w:rtl/>
          <w:lang w:eastAsia="he-IL"/>
        </w:rPr>
        <w:t xml:space="preserve">  </w:t>
      </w:r>
      <w:del w:id="115" w:author="Meryl Etman [2]" w:date="2022-08-22T12:23:00Z">
        <w:r w:rsidR="00650D2D" w:rsidRPr="00650D2D" w:rsidDel="002C4201">
          <w:rPr>
            <w:rFonts w:ascii="Times New Roman" w:eastAsia="Times New Roman" w:hAnsi="Times New Roman" w:cs="David"/>
            <w:sz w:val="24"/>
            <w:szCs w:val="24"/>
            <w:rtl/>
            <w:lang w:eastAsia="he-IL"/>
          </w:rPr>
          <w:delText>משכר המתכנן.</w:delText>
        </w:r>
      </w:del>
    </w:p>
    <w:p w14:paraId="5AFC6C9A"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0DF2837"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2C167869" w14:textId="4776CB7C" w:rsidR="00650D2D" w:rsidRPr="00650D2D"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del w:id="116" w:author="Meryl Etman [2]" w:date="2022-08-22T12:14:00Z">
        <w:r w:rsidRPr="00650D2D" w:rsidDel="00CD4E33">
          <w:rPr>
            <w:rFonts w:ascii="Times New Roman" w:eastAsia="Times New Roman" w:hAnsi="Times New Roman" w:cs="David"/>
            <w:sz w:val="24"/>
            <w:szCs w:val="24"/>
            <w:rtl/>
            <w:lang w:eastAsia="he-IL"/>
          </w:rPr>
          <w:delText>30</w:delText>
        </w:r>
      </w:del>
      <w:ins w:id="117" w:author="Meryl Etman [2]" w:date="2022-08-22T12:14:00Z">
        <w:r w:rsidR="00CD4E33">
          <w:rPr>
            <w:rFonts w:ascii="Times New Roman" w:eastAsia="Times New Roman" w:hAnsi="Times New Roman" w:cs="David" w:hint="cs"/>
            <w:sz w:val="24"/>
            <w:szCs w:val="24"/>
            <w:rtl/>
            <w:lang w:eastAsia="he-IL"/>
          </w:rPr>
          <w:t>20</w:t>
        </w:r>
      </w:ins>
      <w:r w:rsidRPr="00650D2D">
        <w:rPr>
          <w:rFonts w:ascii="Times New Roman" w:eastAsia="Times New Roman" w:hAnsi="Times New Roman" w:cs="David"/>
          <w:sz w:val="24"/>
          <w:szCs w:val="24"/>
          <w:rtl/>
          <w:lang w:eastAsia="he-IL"/>
        </w:rPr>
        <w:t>% משכר המתכנן.</w:t>
      </w:r>
    </w:p>
    <w:p w14:paraId="751610FC"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6A968044" w14:textId="51E8ED68"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del w:id="118" w:author="Meryl Etman [2]" w:date="2022-08-22T12:14:00Z">
        <w:r w:rsidRPr="00650D2D" w:rsidDel="00CD4E33">
          <w:rPr>
            <w:rFonts w:ascii="Times New Roman" w:eastAsia="Times New Roman" w:hAnsi="Times New Roman" w:cs="David"/>
            <w:sz w:val="24"/>
            <w:szCs w:val="24"/>
            <w:rtl/>
            <w:lang w:eastAsia="he-IL"/>
          </w:rPr>
          <w:delText>12</w:delText>
        </w:r>
      </w:del>
      <w:ins w:id="119" w:author="Meryl Etman [2]" w:date="2022-09-01T17:10:00Z">
        <w:r w:rsidR="00A46902">
          <w:rPr>
            <w:rFonts w:ascii="Times New Roman" w:eastAsia="Times New Roman" w:hAnsi="Times New Roman" w:cs="David" w:hint="cs"/>
            <w:sz w:val="24"/>
            <w:szCs w:val="24"/>
            <w:rtl/>
            <w:lang w:eastAsia="he-IL"/>
          </w:rPr>
          <w:t>20</w:t>
        </w:r>
      </w:ins>
      <w:r w:rsidRPr="00650D2D">
        <w:rPr>
          <w:rFonts w:ascii="Times New Roman" w:eastAsia="Times New Roman" w:hAnsi="Times New Roman" w:cs="David"/>
          <w:sz w:val="24"/>
          <w:szCs w:val="24"/>
          <w:rtl/>
          <w:lang w:eastAsia="he-IL"/>
        </w:rPr>
        <w:t>% משכר המתכנן.</w:t>
      </w:r>
    </w:p>
    <w:p w14:paraId="2AC3A020"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2DE2A2EC"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6A911385" w14:textId="6B4202CE" w:rsidR="00650D2D" w:rsidRPr="00650D2D"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w:t>
      </w:r>
      <w:del w:id="120" w:author="Meryl Etman [2]" w:date="2022-08-22T12:14:00Z">
        <w:r w:rsidR="00650D2D" w:rsidRPr="00650D2D" w:rsidDel="00CD4E33">
          <w:rPr>
            <w:rFonts w:ascii="Times New Roman" w:eastAsia="Times New Roman" w:hAnsi="Times New Roman" w:cs="David"/>
            <w:sz w:val="24"/>
            <w:szCs w:val="24"/>
            <w:rtl/>
            <w:lang w:eastAsia="he-IL"/>
          </w:rPr>
          <w:delText>15</w:delText>
        </w:r>
      </w:del>
      <w:ins w:id="121" w:author="Meryl Etman [2]" w:date="2022-09-01T17:10:00Z">
        <w:r w:rsidR="00A46902">
          <w:rPr>
            <w:rFonts w:ascii="Times New Roman" w:eastAsia="Times New Roman" w:hAnsi="Times New Roman" w:cs="David" w:hint="cs"/>
            <w:sz w:val="24"/>
            <w:szCs w:val="24"/>
            <w:rtl/>
            <w:lang w:eastAsia="he-IL"/>
          </w:rPr>
          <w:t>5</w:t>
        </w:r>
      </w:ins>
      <w:r w:rsidR="00650D2D" w:rsidRPr="00650D2D">
        <w:rPr>
          <w:rFonts w:ascii="Times New Roman" w:eastAsia="Times New Roman" w:hAnsi="Times New Roman" w:cs="David"/>
          <w:sz w:val="24"/>
          <w:szCs w:val="24"/>
          <w:rtl/>
          <w:lang w:eastAsia="he-IL"/>
        </w:rPr>
        <w:t>% משכר המתכנן.</w:t>
      </w:r>
    </w:p>
    <w:p w14:paraId="5AA6C2B6"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A88A173"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76A690BD"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6F0BAC4D"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2DDDF9BD" w14:textId="4E21BD85"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w:t>
      </w:r>
      <w:del w:id="122" w:author="Meryl Etman [2]" w:date="2022-09-01T16:59:00Z">
        <w:r w:rsidRPr="00650D2D" w:rsidDel="00231E0C">
          <w:rPr>
            <w:rFonts w:ascii="Times New Roman" w:eastAsia="Times New Roman" w:hAnsi="Times New Roman" w:cs="David"/>
            <w:sz w:val="24"/>
            <w:szCs w:val="24"/>
            <w:rtl/>
            <w:lang w:eastAsia="he-IL"/>
          </w:rPr>
          <w:delText>8</w:delText>
        </w:r>
      </w:del>
      <w:ins w:id="123" w:author="Meryl Etman [2]" w:date="2022-09-01T16:59:00Z">
        <w:r w:rsidR="00231E0C">
          <w:rPr>
            <w:rFonts w:ascii="Times New Roman" w:eastAsia="Times New Roman" w:hAnsi="Times New Roman" w:cs="David" w:hint="cs"/>
            <w:sz w:val="24"/>
            <w:szCs w:val="24"/>
            <w:rtl/>
            <w:lang w:eastAsia="he-IL"/>
          </w:rPr>
          <w:t>3</w:t>
        </w:r>
      </w:ins>
      <w:r w:rsidRPr="00650D2D">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del w:id="124" w:author="Meryl Etman [2]" w:date="2022-09-01T17:11:00Z">
        <w:r w:rsidR="00295B2E" w:rsidDel="00A46902">
          <w:rPr>
            <w:rFonts w:ascii="Times New Roman" w:eastAsia="Times New Roman" w:hAnsi="Times New Roman" w:cs="David" w:hint="cs"/>
            <w:sz w:val="24"/>
            <w:szCs w:val="24"/>
            <w:rtl/>
            <w:lang w:eastAsia="he-IL"/>
          </w:rPr>
          <w:delText xml:space="preserve">  </w:delText>
        </w:r>
        <w:r w:rsidRPr="00650D2D" w:rsidDel="00A46902">
          <w:rPr>
            <w:rFonts w:ascii="Times New Roman" w:eastAsia="Times New Roman" w:hAnsi="Times New Roman" w:cs="David"/>
            <w:sz w:val="24"/>
            <w:szCs w:val="24"/>
            <w:rtl/>
            <w:lang w:eastAsia="he-IL"/>
          </w:rPr>
          <w:delText xml:space="preserve"> </w:delText>
        </w:r>
      </w:del>
      <w:r w:rsidRPr="00650D2D">
        <w:rPr>
          <w:rFonts w:ascii="Times New Roman" w:eastAsia="Times New Roman" w:hAnsi="Times New Roman" w:cs="David"/>
          <w:sz w:val="24"/>
          <w:szCs w:val="24"/>
          <w:rtl/>
          <w:lang w:eastAsia="he-IL"/>
        </w:rPr>
        <w:t xml:space="preserve"> משכר המתכנן.</w:t>
      </w:r>
    </w:p>
    <w:p w14:paraId="37C2939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A3D53A"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2E37EAB6"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32341D63"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14582D91"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15D8DBE9"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B793104"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335A4936"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29B75F88"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7AD89FBF"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63755D31"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288515EA"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ab/>
        <w:t>המזמין ישלם את שכר המתכנן תוך 60 יום מתאריך אשור החשבון ע"י המנהל.</w:t>
      </w:r>
    </w:p>
    <w:p w14:paraId="4E7E5318" w14:textId="77777777" w:rsidR="00EE72F3" w:rsidRDefault="00EE72F3">
      <w:pPr>
        <w:bidi w:val="0"/>
        <w:spacing w:before="0" w:beforeAutospacing="0" w:after="160" w:afterAutospacing="0" w:line="259" w:lineRule="auto"/>
        <w:rPr>
          <w:ins w:id="125" w:author="Meryl Etman [2]" w:date="2022-08-17T11:46:00Z"/>
          <w:rFonts w:ascii="Times New Roman" w:eastAsia="Times New Roman" w:hAnsi="Times New Roman" w:cs="David"/>
          <w:bCs/>
          <w:sz w:val="20"/>
          <w:szCs w:val="24"/>
          <w:u w:val="single"/>
          <w:rtl/>
          <w:lang w:eastAsia="he-IL"/>
        </w:rPr>
      </w:pPr>
      <w:ins w:id="126" w:author="Meryl Etman [2]" w:date="2022-08-17T11:46:00Z">
        <w:r>
          <w:rPr>
            <w:rFonts w:ascii="Times New Roman" w:eastAsia="Times New Roman" w:hAnsi="Times New Roman" w:cs="David"/>
            <w:bCs/>
            <w:sz w:val="20"/>
            <w:szCs w:val="24"/>
            <w:u w:val="single"/>
            <w:rtl/>
            <w:lang w:eastAsia="he-IL"/>
          </w:rPr>
          <w:br w:type="page"/>
        </w:r>
      </w:ins>
    </w:p>
    <w:p w14:paraId="14A6882E" w14:textId="538272E3"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3C2FBD7" w14:textId="7EFF2D7F"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9-05T00:00:00Z">
            <w:dateFormat w:val="dd/MM/yyyy"/>
            <w:lid w:val="he-IL"/>
            <w:storeMappedDataAs w:val="dateTime"/>
            <w:calendar w:val="gregorian"/>
          </w:date>
        </w:sdtPr>
        <w:sdtEndPr>
          <w:rPr>
            <w:rFonts w:hint="cs"/>
          </w:rPr>
        </w:sdtEndPr>
        <w:sdtContent>
          <w:ins w:id="127" w:author="Meryl Etman" w:date="2022-09-05T13:05:00Z">
            <w:r w:rsidR="008E70BC">
              <w:rPr>
                <w:rFonts w:ascii="Times New Roman" w:eastAsia="Times New Roman" w:hAnsi="Times New Roman" w:cs="David" w:hint="cs"/>
                <w:color w:val="008000"/>
                <w:sz w:val="24"/>
                <w:szCs w:val="24"/>
                <w:rtl/>
                <w:lang w:eastAsia="he-IL"/>
              </w:rPr>
              <w:t>‏05/09/2022</w:t>
            </w:r>
          </w:ins>
        </w:sdtContent>
      </w:sdt>
      <w:r w:rsidRPr="00B27B4C">
        <w:rPr>
          <w:rFonts w:ascii="Times New Roman" w:eastAsia="Times New Roman" w:hAnsi="Times New Roman" w:cs="David" w:hint="cs"/>
          <w:bCs/>
          <w:color w:val="FF0000"/>
          <w:sz w:val="24"/>
          <w:szCs w:val="24"/>
          <w:rtl/>
          <w:lang w:eastAsia="he-IL"/>
        </w:rPr>
        <w:br/>
      </w:r>
    </w:p>
    <w:p w14:paraId="7A444A9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8EF24E8" w14:textId="63226ECF" w:rsidR="00C936C9" w:rsidRPr="00B27B4C" w:rsidRDefault="004F3C9F">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28" w:author="Meryl Etman [2]" w:date="2022-08-17T11:46:00Z">
              <w:pPr>
                <w:widowControl w:val="0"/>
                <w:spacing w:before="0" w:beforeAutospacing="0" w:after="0" w:afterAutospacing="0" w:line="240" w:lineRule="auto"/>
                <w:jc w:val="both"/>
              </w:pPr>
            </w:pPrChange>
          </w:pPr>
          <w:ins w:id="129" w:author="Meryl Etman" w:date="2022-08-16T16:59: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796790D9"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52CDA5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4C1A2E8"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39393EB"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F9E7F1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7EF564" w14:textId="5CF19B7E"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0" w:author="Meryl Etman" w:date="2022-08-16T17:23:00Z">
            <w:r w:rsidR="00A36A62">
              <w:rPr>
                <w:rFonts w:ascii="Times New Roman" w:eastAsia="Times New Roman" w:hAnsi="Times New Roman" w:cs="David"/>
                <w:color w:val="008000"/>
                <w:sz w:val="24"/>
                <w:szCs w:val="24"/>
                <w:rtl/>
                <w:lang w:eastAsia="he-IL"/>
              </w:rPr>
              <w:t>אנדריא - הנדסת תנועה ותחבורה</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1" w:author="Meryl Etman" w:date="2022-08-16T17:23:00Z">
            <w:r w:rsidR="00A36A62">
              <w:rPr>
                <w:rFonts w:ascii="Times New Roman" w:eastAsia="Times New Roman" w:hAnsi="Times New Roman" w:cs="David"/>
                <w:color w:val="008000"/>
                <w:sz w:val="24"/>
                <w:szCs w:val="24"/>
                <w:rtl/>
                <w:lang w:eastAsia="he-IL"/>
              </w:rPr>
              <w:t>אנדריא - הנדסת תנועה ותחבורה</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2" w:author="Meryl Etman" w:date="2022-08-16T17:23:00Z">
            <w:r w:rsidR="00A36A62">
              <w:rPr>
                <w:rFonts w:ascii="Times New Roman" w:eastAsia="Times New Roman" w:hAnsi="Times New Roman" w:cs="David"/>
                <w:color w:val="008000"/>
                <w:sz w:val="24"/>
                <w:szCs w:val="24"/>
                <w:rtl/>
                <w:lang w:eastAsia="he-IL"/>
              </w:rPr>
              <w:t>אנדריא - הנדסת תנועה ותחבורה</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798DB36"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1E974F" w14:textId="1E5F7F85"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3" w:author="Meryl Etman" w:date="2022-08-16T17:23:00Z">
            <w:r w:rsidR="00A36A62">
              <w:rPr>
                <w:rFonts w:ascii="Times New Roman" w:eastAsia="Times New Roman" w:hAnsi="Times New Roman" w:cs="David"/>
                <w:color w:val="008000"/>
                <w:sz w:val="24"/>
                <w:szCs w:val="24"/>
                <w:rtl/>
                <w:lang w:eastAsia="he-IL"/>
              </w:rPr>
              <w:t>אנדריא - הנדסת תנועה ותחבורה</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34" w:author="Meryl Etman" w:date="2022-08-16T16:58:00Z">
            <w:r w:rsidR="004F3C9F">
              <w:rPr>
                <w:rFonts w:ascii="Times New Roman" w:eastAsia="Times New Roman" w:hAnsi="Times New Roman" w:cs="David" w:hint="cs"/>
                <w:bCs/>
                <w:color w:val="008000"/>
                <w:sz w:val="24"/>
                <w:szCs w:val="24"/>
                <w:rtl/>
                <w:lang w:eastAsia="he-IL"/>
              </w:rPr>
              <w:t>סביוני גבעת שמואל מגרשים 1006-1007</w:t>
            </w:r>
          </w:ins>
        </w:sdtContent>
      </w:sdt>
      <w:r w:rsidRPr="00B27B4C">
        <w:rPr>
          <w:rFonts w:ascii="Times New Roman" w:eastAsia="Times New Roman" w:hAnsi="Times New Roman" w:cs="David" w:hint="cs"/>
          <w:color w:val="008000"/>
          <w:sz w:val="24"/>
          <w:szCs w:val="24"/>
          <w:rtl/>
          <w:lang w:eastAsia="he-IL"/>
        </w:rPr>
        <w:t>.</w:t>
      </w:r>
    </w:p>
    <w:p w14:paraId="369F92BB"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CCF264" w14:textId="1EA2887C"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5" w:author="Meryl Etman" w:date="2022-08-16T17:23:00Z">
            <w:r w:rsidR="00A36A62">
              <w:rPr>
                <w:rFonts w:ascii="Times New Roman" w:eastAsia="Times New Roman" w:hAnsi="Times New Roman" w:cs="David"/>
                <w:color w:val="008000"/>
                <w:sz w:val="24"/>
                <w:szCs w:val="24"/>
                <w:rtl/>
                <w:lang w:eastAsia="he-IL"/>
              </w:rPr>
              <w:t>אנדריא - הנדסת תנועה ותחבורה</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B7BB3BB"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3AAD8C3" w14:textId="6B4FD2E5"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6" w:author="Meryl Etman" w:date="2022-08-16T17:23:00Z">
            <w:r w:rsidR="00A36A62">
              <w:rPr>
                <w:rFonts w:ascii="Times New Roman" w:eastAsia="Times New Roman" w:hAnsi="Times New Roman" w:cs="David"/>
                <w:color w:val="008000"/>
                <w:sz w:val="24"/>
                <w:szCs w:val="24"/>
                <w:rtl/>
                <w:lang w:eastAsia="he-IL"/>
              </w:rPr>
              <w:t>אנדריא - הנדסת תנועה ותחבורה</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C4A83CA"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1AE92C8"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141D78D"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F70E59"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1EE22CE"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BA14B2"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8B8E507"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371AC2"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50A3675"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3D7DFE6"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BB559A3" w14:textId="24031849"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7" w:author="Meryl Etman" w:date="2022-08-16T17:23:00Z">
            <w:r w:rsidR="00A36A62">
              <w:rPr>
                <w:rFonts w:ascii="Times New Roman" w:eastAsia="Times New Roman" w:hAnsi="Times New Roman" w:cs="David"/>
                <w:color w:val="00B0F0"/>
                <w:sz w:val="20"/>
                <w:szCs w:val="24"/>
                <w:u w:val="single"/>
                <w:rtl/>
                <w:lang w:eastAsia="he-IL"/>
              </w:rPr>
              <w:t>אנדריא - הנדסת תנועה ותחבורה</w:t>
            </w:r>
          </w:ins>
        </w:sdtContent>
      </w:sdt>
    </w:p>
    <w:p w14:paraId="073CAF50"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E1E5585"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CC3B7C5"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B6DBBFB"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BD18DF5"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13FE0EB"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6AA48D62" w14:textId="77777777" w:rsidR="00D70F3A" w:rsidRPr="00232692" w:rsidRDefault="00D70F3A" w:rsidP="00D70F3A">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5D0C5AA" w14:textId="77777777" w:rsidR="00D70F3A" w:rsidRPr="002419E5" w:rsidRDefault="00D70F3A" w:rsidP="00D70F3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753BD529" w14:textId="77777777" w:rsidR="00D70F3A" w:rsidRPr="0009511C" w:rsidRDefault="00D70F3A" w:rsidP="00D70F3A">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36D6DE6"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681DC886"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9A2B0D1"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1663098"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58631BEC"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D330B5E"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5A47FECC"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1706B672"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7920130"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7447D1C"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59805996" w14:textId="44D49C5F" w:rsidR="00D70F3A" w:rsidRDefault="00D70F3A" w:rsidP="00D70F3A">
      <w:pPr>
        <w:numPr>
          <w:ilvl w:val="0"/>
          <w:numId w:val="33"/>
        </w:numPr>
        <w:tabs>
          <w:tab w:val="left" w:pos="283"/>
        </w:tabs>
        <w:spacing w:before="0" w:beforeAutospacing="0" w:after="0" w:afterAutospacing="0" w:line="240" w:lineRule="auto"/>
        <w:jc w:val="both"/>
        <w:rPr>
          <w:ins w:id="138" w:author="Meryl Etman [2]" w:date="2022-08-17T11:47:00Z"/>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B7FD48F" w14:textId="77777777" w:rsidR="00831C31" w:rsidRPr="0009511C" w:rsidRDefault="00831C31">
      <w:pPr>
        <w:tabs>
          <w:tab w:val="left" w:pos="283"/>
        </w:tabs>
        <w:spacing w:before="0" w:beforeAutospacing="0" w:after="0" w:afterAutospacing="0" w:line="240" w:lineRule="auto"/>
        <w:ind w:left="360"/>
        <w:jc w:val="both"/>
        <w:rPr>
          <w:rFonts w:ascii="David" w:eastAsia="Calibri" w:hAnsi="David" w:cs="David"/>
          <w:sz w:val="24"/>
          <w:szCs w:val="24"/>
        </w:rPr>
        <w:pPrChange w:id="139" w:author="Meryl Etman [2]" w:date="2022-08-17T11:47:00Z">
          <w:pPr>
            <w:numPr>
              <w:numId w:val="33"/>
            </w:numPr>
            <w:tabs>
              <w:tab w:val="left" w:pos="283"/>
            </w:tabs>
            <w:spacing w:before="0" w:beforeAutospacing="0" w:after="0" w:afterAutospacing="0" w:line="240" w:lineRule="auto"/>
            <w:ind w:left="360" w:hanging="360"/>
            <w:jc w:val="both"/>
          </w:pPr>
        </w:pPrChange>
      </w:pPr>
    </w:p>
    <w:p w14:paraId="3A543955" w14:textId="77777777" w:rsidR="00831C31" w:rsidRDefault="00831C31">
      <w:pPr>
        <w:bidi w:val="0"/>
        <w:spacing w:before="0" w:beforeAutospacing="0" w:after="160" w:afterAutospacing="0" w:line="259" w:lineRule="auto"/>
        <w:rPr>
          <w:ins w:id="140" w:author="Meryl Etman [2]" w:date="2022-08-17T11:47:00Z"/>
          <w:rFonts w:ascii="David" w:eastAsia="Calibri" w:hAnsi="David" w:cs="David"/>
          <w:sz w:val="24"/>
          <w:szCs w:val="24"/>
          <w:rtl/>
        </w:rPr>
      </w:pPr>
      <w:ins w:id="141" w:author="Meryl Etman [2]" w:date="2022-08-17T11:47:00Z">
        <w:r>
          <w:rPr>
            <w:rFonts w:ascii="David" w:eastAsia="Calibri" w:hAnsi="David" w:cs="David"/>
            <w:sz w:val="24"/>
            <w:szCs w:val="24"/>
            <w:rtl/>
          </w:rPr>
          <w:br w:type="page"/>
        </w:r>
      </w:ins>
    </w:p>
    <w:p w14:paraId="2BF9B519" w14:textId="7A8ACFD6" w:rsidR="00D70F3A" w:rsidRPr="002419E5" w:rsidRDefault="00D70F3A" w:rsidP="00D70F3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5A53F40"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F783272" w14:textId="77777777" w:rsidR="00D70F3A" w:rsidRPr="00400B84" w:rsidRDefault="00D70F3A" w:rsidP="00D70F3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70F3A" w:rsidRPr="0009511C" w14:paraId="7F552D01" w14:textId="77777777" w:rsidTr="00D70F3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134221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80CD50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70F3A" w:rsidRPr="0009511C" w14:paraId="50C95974" w14:textId="77777777" w:rsidTr="00D70F3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1AC79C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70F3A" w:rsidRPr="0009511C" w14:paraId="4FBC1572" w14:textId="77777777" w:rsidTr="00D70F3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779A8E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150CC9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3C61C5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23B15B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70F3A" w:rsidRPr="0009511C" w14:paraId="7530FEA2" w14:textId="77777777" w:rsidTr="00D70F3A">
        <w:trPr>
          <w:trHeight w:val="551"/>
        </w:trPr>
        <w:tc>
          <w:tcPr>
            <w:tcW w:w="4068" w:type="dxa"/>
            <w:tcBorders>
              <w:top w:val="single" w:sz="4" w:space="0" w:color="auto"/>
              <w:left w:val="single" w:sz="4" w:space="0" w:color="auto"/>
              <w:bottom w:val="single" w:sz="4" w:space="0" w:color="auto"/>
              <w:right w:val="single" w:sz="4" w:space="0" w:color="auto"/>
            </w:tcBorders>
            <w:hideMark/>
          </w:tcPr>
          <w:p w14:paraId="7D8F90B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7AF1E8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432484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80AB615"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4DF846FA"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48C7CEB2"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4514F64"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2E5F892B"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21E084C"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r>
      <w:tr w:rsidR="00D70F3A" w:rsidRPr="0009511C" w14:paraId="1C1BA0AC" w14:textId="77777777" w:rsidTr="00D70F3A">
        <w:trPr>
          <w:trHeight w:val="571"/>
        </w:trPr>
        <w:tc>
          <w:tcPr>
            <w:tcW w:w="4068" w:type="dxa"/>
            <w:tcBorders>
              <w:top w:val="single" w:sz="4" w:space="0" w:color="auto"/>
              <w:left w:val="single" w:sz="4" w:space="0" w:color="auto"/>
              <w:bottom w:val="single" w:sz="4" w:space="0" w:color="auto"/>
              <w:right w:val="single" w:sz="4" w:space="0" w:color="auto"/>
            </w:tcBorders>
            <w:hideMark/>
          </w:tcPr>
          <w:p w14:paraId="73A5817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F6397C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AC385E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F43D50"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E11CD4"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r w:rsidR="00D70F3A" w:rsidRPr="0009511C" w14:paraId="3F18D127" w14:textId="77777777" w:rsidTr="00D70F3A">
        <w:trPr>
          <w:trHeight w:val="391"/>
        </w:trPr>
        <w:tc>
          <w:tcPr>
            <w:tcW w:w="4068" w:type="dxa"/>
            <w:tcBorders>
              <w:top w:val="single" w:sz="4" w:space="0" w:color="auto"/>
              <w:left w:val="single" w:sz="4" w:space="0" w:color="auto"/>
              <w:bottom w:val="single" w:sz="4" w:space="0" w:color="auto"/>
              <w:right w:val="single" w:sz="4" w:space="0" w:color="auto"/>
            </w:tcBorders>
            <w:hideMark/>
          </w:tcPr>
          <w:p w14:paraId="6AEFAE0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7F4A16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EDFE7DF" w14:textId="77777777" w:rsidR="00D70F3A" w:rsidRPr="0009511C" w:rsidRDefault="00D70F3A" w:rsidP="00D70F3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CF237C"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914534"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bl>
    <w:p w14:paraId="361CA959" w14:textId="77777777" w:rsidR="00D70F3A" w:rsidRPr="0009511C" w:rsidRDefault="00D70F3A" w:rsidP="00D70F3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70F3A" w:rsidRPr="0009511C" w14:paraId="1224F45C" w14:textId="77777777" w:rsidTr="00D70F3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4998F8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70F3A" w:rsidRPr="0009511C" w14:paraId="5BB58434" w14:textId="77777777" w:rsidTr="00D70F3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EBF229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5A0064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p w14:paraId="171CB2F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309C4C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8CE0DF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3FA54C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593624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22D638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24F2A8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21E33C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70F3A" w:rsidRPr="0009511C" w14:paraId="3CB51611" w14:textId="77777777" w:rsidTr="00D70F3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D9DA518"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3D37146"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1AD3EF4"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E54FD24"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D803A80"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B5113F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077F84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57C4D79"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r>
      <w:tr w:rsidR="00D70F3A" w:rsidRPr="0009511C" w14:paraId="5F90C825"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A1C4E7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AF9E45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FBAE78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050155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B50279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D0AA18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BE4305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C1FEB40"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70F3A" w:rsidRPr="0009511C" w14:paraId="09E25768"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05B21B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32A118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FEF0E8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10E455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B87CA3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3657A1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70ABE8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23BC431"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70F3A" w:rsidRPr="0009511C" w14:paraId="7EBA194F"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B3FEED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EB9D769"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A89D146"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42E6DA1"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430955A"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6DE6BB3"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DD668D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58231B7" w14:textId="77777777" w:rsidR="00D70F3A" w:rsidRPr="0009511C" w:rsidRDefault="00D70F3A" w:rsidP="00D70F3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469F81D" w14:textId="77777777" w:rsidR="00D70F3A" w:rsidRPr="0009511C" w:rsidRDefault="00D70F3A" w:rsidP="00D70F3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7B5C7C29" w14:textId="77777777" w:rsidTr="00D70F3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06059A9"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70F3A" w:rsidRPr="0009511C" w14:paraId="701998E9" w14:textId="77777777" w:rsidTr="00D70F3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61433F2"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10C2639" w14:textId="77777777" w:rsidR="00D70F3A" w:rsidRPr="0009511C" w:rsidRDefault="00D70F3A" w:rsidP="00D70F3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5D5DBB55"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A230AAF"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70F3A" w:rsidRPr="0009511C" w14:paraId="4727EC76" w14:textId="77777777" w:rsidTr="00D70F3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FE88AF6"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1A756B0"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6BB58663"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2DF165BF" w14:textId="77777777" w:rsidR="00D70F3A" w:rsidRPr="0009511C" w:rsidRDefault="00D70F3A" w:rsidP="00D70F3A">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467501E6"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0D92BE0"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70F3A" w:rsidRPr="0009511C" w14:paraId="71C54331" w14:textId="77777777" w:rsidTr="00D70F3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1D6A003" w14:textId="77777777" w:rsidR="00D70F3A" w:rsidRPr="0009511C" w:rsidRDefault="00D70F3A" w:rsidP="00D70F3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7AFA02B" w14:textId="77777777" w:rsidR="00D70F3A" w:rsidRPr="0009511C" w:rsidRDefault="00D70F3A" w:rsidP="00D70F3A">
      <w:pPr>
        <w:spacing w:before="0" w:beforeAutospacing="0" w:after="200" w:afterAutospacing="0" w:line="276" w:lineRule="auto"/>
        <w:rPr>
          <w:rFonts w:ascii="David" w:eastAsia="Calibri" w:hAnsi="David" w:cs="David"/>
          <w:sz w:val="24"/>
          <w:szCs w:val="24"/>
          <w:rtl/>
          <w:lang w:eastAsia="he-IL"/>
        </w:rPr>
      </w:pPr>
    </w:p>
    <w:p w14:paraId="67A064B7" w14:textId="77777777" w:rsidR="00D70F3A" w:rsidRPr="00B27B4C" w:rsidRDefault="00D70F3A" w:rsidP="00D70F3A">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F44AB2F"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867D05D"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1B152A8"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ABCCCD3"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80A93AB"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8CFD8DE"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8BF9D0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9F71FD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88CFA8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7315B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113A6D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9F4CF9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FCC97F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6EEBCD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CF635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0"/>
          <w:rtl/>
          <w:lang w:eastAsia="he-IL"/>
        </w:rPr>
        <w:br w:type="page"/>
      </w:r>
    </w:p>
    <w:p w14:paraId="6222D546"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6D5CC20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A8BAFE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7BE8F1D5"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3292774F"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37F7E026"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3B5EF276"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44887ED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377067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48404046"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3EEA1F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54C9113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0A7696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7183E4F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BF2DEC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5F5A0BA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C7DF3E4"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27022CB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97A863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0C7B604C"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429EA3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070A6EE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64DA61B"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5BEA1BE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F3D01F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228188D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E6C9D9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07E5934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D4ED459"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2435027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0AD8367"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3B96C1E9"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2199EA07"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28B3D4FA"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5FE4AC6"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57873A23"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79CE30FF"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763A902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3FB85EF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1F1FF1E4"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78F683C"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39E864F"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3936D9A"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E06BD0"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94CD3F"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92DD0C"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1371C9B" w14:textId="1D259434" w:rsidR="00C936C9" w:rsidRDefault="008E70BC"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42" w:author="Meryl Etman" w:date="2022-08-16T16:59:00Z">
            <w:r w:rsidR="004F3C9F">
              <w:rPr>
                <w:rFonts w:ascii="Times New Roman" w:eastAsia="Times New Roman" w:hAnsi="Times New Roman" w:cs="David" w:hint="cs"/>
                <w:color w:val="008000"/>
                <w:sz w:val="24"/>
                <w:szCs w:val="24"/>
                <w:rtl/>
                <w:lang w:eastAsia="he-IL"/>
              </w:rPr>
              <w:br/>
              <w:t>גבעת שמואל החדשה בע"מ</w:t>
            </w:r>
            <w:r w:rsidR="004F3C9F">
              <w:rPr>
                <w:rFonts w:ascii="Times New Roman" w:eastAsia="Times New Roman" w:hAnsi="Times New Roman" w:cs="David" w:hint="cs"/>
                <w:color w:val="008000"/>
                <w:sz w:val="24"/>
                <w:szCs w:val="24"/>
                <w:rtl/>
                <w:lang w:eastAsia="he-IL"/>
              </w:rPr>
              <w:br/>
              <w:t>יהונתן נתניהו 1ג', אור יהודה</w:t>
            </w:r>
            <w:r w:rsidR="004F3C9F">
              <w:rPr>
                <w:rFonts w:ascii="Times New Roman" w:eastAsia="Times New Roman" w:hAnsi="Times New Roman" w:cs="David" w:hint="cs"/>
                <w:color w:val="008000"/>
                <w:sz w:val="24"/>
                <w:szCs w:val="24"/>
                <w:rtl/>
                <w:lang w:eastAsia="he-IL"/>
              </w:rPr>
              <w:br/>
              <w:t>514677533</w:t>
            </w:r>
            <w:r w:rsidR="004F3C9F">
              <w:rPr>
                <w:rFonts w:ascii="Times New Roman" w:eastAsia="Times New Roman" w:hAnsi="Times New Roman" w:cs="David" w:hint="cs"/>
                <w:color w:val="008000"/>
                <w:sz w:val="24"/>
                <w:szCs w:val="24"/>
                <w:rtl/>
                <w:lang w:eastAsia="he-IL"/>
              </w:rPr>
              <w:br/>
            </w:r>
          </w:ins>
        </w:sdtContent>
      </w:sdt>
      <w:r w:rsidR="00C936C9" w:rsidRPr="00B27B4C">
        <w:rPr>
          <w:rFonts w:ascii="Times New Roman" w:eastAsia="Times New Roman" w:hAnsi="Times New Roman" w:cs="David" w:hint="cs"/>
          <w:color w:val="008000"/>
          <w:sz w:val="24"/>
          <w:szCs w:val="24"/>
          <w:rtl/>
          <w:lang w:eastAsia="he-IL"/>
        </w:rPr>
        <w:br/>
      </w:r>
    </w:p>
    <w:p w14:paraId="7A513AE6"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94D8C88"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F15045D"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553E25"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53E13E5"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98DF4CF" w14:textId="108E199E"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3" w:author="Meryl Etman" w:date="2022-08-16T17:23:00Z">
            <w:r w:rsidR="00A36A62">
              <w:rPr>
                <w:rFonts w:ascii="Times New Roman" w:eastAsia="Times New Roman" w:hAnsi="Times New Roman" w:cs="David"/>
                <w:color w:val="008000"/>
                <w:sz w:val="24"/>
                <w:szCs w:val="24"/>
                <w:rtl/>
                <w:lang w:eastAsia="he-IL"/>
              </w:rPr>
              <w:t>אנדריא - הנדסת תנועה ותחבורה</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44" w:author="Meryl Etman" w:date="2022-08-16T17:28:00Z">
            <w:r w:rsidR="00912564" w:rsidRPr="003059F5">
              <w:rPr>
                <w:rStyle w:val="PlaceholderText"/>
                <w:rtl/>
              </w:rPr>
              <w:t>[שם אתר]</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45" w:author="Meryl Etman" w:date="2022-08-16T16:58:00Z">
            <w:r w:rsidR="004F3C9F">
              <w:rPr>
                <w:rFonts w:ascii="Times New Roman" w:eastAsia="Times New Roman" w:hAnsi="Times New Roman" w:cs="David" w:hint="cs"/>
                <w:color w:val="008000"/>
                <w:sz w:val="24"/>
                <w:szCs w:val="24"/>
                <w:rtl/>
              </w:rPr>
              <w:t>תכנון תנועה וחניה</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5F58105"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6634BC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5FA6AE"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8A2552"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C698E5"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E48EC9"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C46B020"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DFA640"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F9AAF0"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91F69D0" w14:textId="4549ABD5" w:rsidR="00C936C9" w:rsidRPr="00B27B4C" w:rsidRDefault="008E70BC"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6" w:author="Meryl Etman" w:date="2022-08-16T17:23:00Z">
            <w:r w:rsidR="00A36A62">
              <w:rPr>
                <w:rFonts w:ascii="Times New Roman" w:eastAsia="Times New Roman" w:hAnsi="Times New Roman" w:cs="David"/>
                <w:color w:val="00B0F0"/>
                <w:sz w:val="20"/>
                <w:szCs w:val="24"/>
                <w:u w:val="single"/>
                <w:rtl/>
                <w:lang w:eastAsia="he-IL"/>
              </w:rPr>
              <w:t>אנדריא - הנדסת תנועה ותחבורה</w:t>
            </w:r>
          </w:ins>
        </w:sdtContent>
      </w:sdt>
    </w:p>
    <w:p w14:paraId="452B4C58"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91CA882"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B794337"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06147378"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99E77F1"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F6C3EFB"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6B8E245" w14:textId="2F09E650"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47" w:author="Meryl Etman" w:date="2022-08-16T16:59:00Z">
            <w:r w:rsidR="004F3C9F">
              <w:rPr>
                <w:rFonts w:ascii="Times New Roman" w:eastAsia="Times New Roman" w:hAnsi="Times New Roman" w:cs="David" w:hint="cs"/>
                <w:color w:val="008000"/>
                <w:sz w:val="24"/>
                <w:szCs w:val="24"/>
                <w:rtl/>
                <w:lang w:eastAsia="he-IL"/>
              </w:rPr>
              <w:br/>
              <w:t>גבעת שמואל החדשה בע"מ</w:t>
            </w:r>
            <w:r w:rsidR="004F3C9F">
              <w:rPr>
                <w:rFonts w:ascii="Times New Roman" w:eastAsia="Times New Roman" w:hAnsi="Times New Roman" w:cs="David" w:hint="cs"/>
                <w:color w:val="008000"/>
                <w:sz w:val="24"/>
                <w:szCs w:val="24"/>
                <w:rtl/>
                <w:lang w:eastAsia="he-IL"/>
              </w:rPr>
              <w:br/>
              <w:t>יהונתן נתניהו 1ג', אור יהודה</w:t>
            </w:r>
            <w:r w:rsidR="004F3C9F">
              <w:rPr>
                <w:rFonts w:ascii="Times New Roman" w:eastAsia="Times New Roman" w:hAnsi="Times New Roman" w:cs="David" w:hint="cs"/>
                <w:color w:val="008000"/>
                <w:sz w:val="24"/>
                <w:szCs w:val="24"/>
                <w:rtl/>
                <w:lang w:eastAsia="he-IL"/>
              </w:rPr>
              <w:br/>
              <w:t>514677533</w:t>
            </w:r>
            <w:r w:rsidR="004F3C9F">
              <w:rPr>
                <w:rFonts w:ascii="Times New Roman" w:eastAsia="Times New Roman" w:hAnsi="Times New Roman" w:cs="David" w:hint="cs"/>
                <w:color w:val="008000"/>
                <w:sz w:val="24"/>
                <w:szCs w:val="24"/>
                <w:rtl/>
                <w:lang w:eastAsia="he-IL"/>
              </w:rPr>
              <w:br/>
            </w:r>
          </w:ins>
        </w:sdtContent>
      </w:sdt>
    </w:p>
    <w:p w14:paraId="5DCD6F0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28F99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7FD045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9BF3DD" w14:textId="7952BA54"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48" w:author="Meryl Etman" w:date="2022-08-16T17:28:00Z">
            <w:r w:rsidR="00912564" w:rsidRPr="003059F5">
              <w:rPr>
                <w:rStyle w:val="PlaceholderText"/>
                <w:rtl/>
              </w:rPr>
              <w:t>[שם אתר]</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9-05T00:00:00Z">
            <w:dateFormat w:val="dd/MM/yyyy"/>
            <w:lid w:val="he-IL"/>
            <w:storeMappedDataAs w:val="dateTime"/>
            <w:calendar w:val="gregorian"/>
          </w:date>
        </w:sdtPr>
        <w:sdtEndPr>
          <w:rPr>
            <w:rFonts w:hint="cs"/>
          </w:rPr>
        </w:sdtEndPr>
        <w:sdtContent>
          <w:ins w:id="149" w:author="Meryl Etman" w:date="2022-09-05T13:05:00Z">
            <w:r w:rsidR="008E70BC">
              <w:rPr>
                <w:rFonts w:ascii="Times New Roman" w:eastAsia="Times New Roman" w:hAnsi="Times New Roman" w:cs="David" w:hint="cs"/>
                <w:color w:val="008000"/>
                <w:sz w:val="24"/>
                <w:szCs w:val="24"/>
                <w:rtl/>
                <w:lang w:eastAsia="he-IL"/>
              </w:rPr>
              <w:t>‏05/09/2022</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9E74DF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9A6A6B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55A35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5687F5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4EB4AE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A4A51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45ED0F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82F9E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FB9136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29B75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6AB66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1E38F2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F815B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5654CE5"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A43B101"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1EA4C9A"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4899699"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D633F93" w14:textId="29AD61A4"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0" w:author="Meryl Etman" w:date="2022-08-16T17:23:00Z">
            <w:r w:rsidR="00A36A62">
              <w:rPr>
                <w:rFonts w:ascii="Times New Roman" w:eastAsia="Times New Roman" w:hAnsi="Times New Roman" w:cs="David"/>
                <w:color w:val="00B0F0"/>
                <w:sz w:val="20"/>
                <w:szCs w:val="24"/>
                <w:u w:val="single"/>
                <w:rtl/>
                <w:lang w:eastAsia="he-IL"/>
              </w:rPr>
              <w:t>אנדריא - הנדסת תנועה ותחבורה</w:t>
            </w:r>
          </w:ins>
        </w:sdtContent>
      </w:sdt>
    </w:p>
    <w:p w14:paraId="738ADBF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126873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E1D86F8"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DCFB0F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3C4912D"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70253F4"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F5B5AA1"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EB0CC05"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F8FCDA3"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AD09665"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F2672AA"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1109B2A9"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3C17BB23" w14:textId="77777777" w:rsidR="00C936C9" w:rsidRPr="00B27B4C" w:rsidDel="00831C31" w:rsidRDefault="00C936C9">
      <w:pPr>
        <w:widowControl w:val="0"/>
        <w:bidi w:val="0"/>
        <w:spacing w:before="0" w:beforeAutospacing="0" w:after="0" w:afterAutospacing="0" w:line="240" w:lineRule="auto"/>
        <w:jc w:val="center"/>
        <w:rPr>
          <w:del w:id="151" w:author="Meryl Etman [2]" w:date="2022-08-17T11:48:00Z"/>
          <w:rFonts w:ascii="Times New Roman" w:eastAsia="Times New Roman" w:hAnsi="Times New Roman" w:cs="David"/>
          <w:sz w:val="20"/>
          <w:szCs w:val="20"/>
          <w:rtl/>
          <w:lang w:eastAsia="he-IL"/>
        </w:rPr>
        <w:pPrChange w:id="152" w:author="Meryl Etman [2]" w:date="2022-08-17T11:48:00Z">
          <w:pPr>
            <w:widowControl w:val="0"/>
            <w:bidi w:val="0"/>
            <w:spacing w:before="0" w:beforeAutospacing="0" w:after="0" w:afterAutospacing="0" w:line="240" w:lineRule="auto"/>
            <w:jc w:val="right"/>
          </w:pPr>
        </w:pPrChange>
      </w:pPr>
    </w:p>
    <w:p w14:paraId="7572FAF7" w14:textId="77777777" w:rsidR="00C936C9" w:rsidRPr="00134C85" w:rsidDel="00831C31" w:rsidRDefault="00C936C9" w:rsidP="00C936C9">
      <w:pPr>
        <w:rPr>
          <w:del w:id="153" w:author="Meryl Etman [2]" w:date="2022-08-17T11:48:00Z"/>
          <w:rFonts w:ascii="David" w:hAnsi="David" w:cs="David"/>
        </w:rPr>
      </w:pPr>
    </w:p>
    <w:p w14:paraId="5712B9FC" w14:textId="77777777" w:rsidR="001A69D5" w:rsidRPr="00C936C9" w:rsidRDefault="001A69D5">
      <w:pPr>
        <w:keepNext/>
        <w:widowControl w:val="0"/>
        <w:spacing w:before="0" w:beforeAutospacing="0" w:after="0" w:afterAutospacing="0" w:line="240" w:lineRule="auto"/>
        <w:outlineLvl w:val="7"/>
        <w:rPr>
          <w:rtl/>
        </w:rPr>
        <w:pPrChange w:id="154" w:author="Meryl Etman [2]" w:date="2022-08-17T11:48:00Z">
          <w:pPr>
            <w:keepNext/>
            <w:widowControl w:val="0"/>
            <w:spacing w:before="0" w:beforeAutospacing="0" w:after="0" w:afterAutospacing="0" w:line="240" w:lineRule="auto"/>
            <w:jc w:val="center"/>
            <w:outlineLvl w:val="7"/>
          </w:pPr>
        </w:pPrChange>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D67102" w14:textId="77777777" w:rsidR="007C412F" w:rsidRDefault="007C412F" w:rsidP="00AF234B">
      <w:pPr>
        <w:spacing w:before="0" w:after="0" w:line="240" w:lineRule="auto"/>
      </w:pPr>
      <w:r>
        <w:separator/>
      </w:r>
    </w:p>
  </w:endnote>
  <w:endnote w:type="continuationSeparator" w:id="0">
    <w:p w14:paraId="0131AEB6" w14:textId="77777777" w:rsidR="007C412F" w:rsidRDefault="007C412F" w:rsidP="00AF234B">
      <w:pPr>
        <w:spacing w:before="0" w:after="0" w:line="240" w:lineRule="auto"/>
      </w:pPr>
      <w:r>
        <w:continuationSeparator/>
      </w:r>
    </w:p>
  </w:endnote>
  <w:endnote w:type="continuationNotice" w:id="1">
    <w:p w14:paraId="58C8B85D" w14:textId="77777777" w:rsidR="007C412F" w:rsidRDefault="007C41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3"/>
      <w:gridCol w:w="2810"/>
      <w:gridCol w:w="232"/>
      <w:gridCol w:w="1036"/>
      <w:gridCol w:w="1805"/>
    </w:tblGrid>
    <w:tr w:rsidR="00D70F3A" w:rsidRPr="00F9528C" w14:paraId="47F667F7" w14:textId="77777777" w:rsidTr="00D70F3A">
      <w:tc>
        <w:tcPr>
          <w:tcW w:w="753" w:type="dxa"/>
        </w:tcPr>
        <w:p w14:paraId="28210A9F"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6A13CDF" w14:textId="432B1B27" w:rsidR="00D70F3A" w:rsidRPr="00F9528C" w:rsidRDefault="004F3C9F" w:rsidP="00D70F3A">
              <w:pPr>
                <w:tabs>
                  <w:tab w:val="center" w:pos="4153"/>
                  <w:tab w:val="right" w:pos="8306"/>
                </w:tabs>
                <w:spacing w:before="0" w:after="0" w:line="240" w:lineRule="auto"/>
                <w:rPr>
                  <w:rFonts w:ascii="David" w:hAnsi="David"/>
                  <w:color w:val="00B0F0"/>
                  <w:sz w:val="20"/>
                  <w:szCs w:val="20"/>
                  <w:rtl/>
                </w:rPr>
              </w:pPr>
              <w:ins w:id="155" w:author="Meryl Etman" w:date="2022-08-16T16:58:00Z">
                <w:r>
                  <w:rPr>
                    <w:rFonts w:ascii="David" w:hAnsi="David"/>
                    <w:color w:val="00B0F0"/>
                    <w:sz w:val="20"/>
                    <w:szCs w:val="20"/>
                    <w:rtl/>
                  </w:rPr>
                  <w:t>סביוני גבעת שמואל מגרשים 1006-1007</w:t>
                </w:r>
              </w:ins>
            </w:p>
          </w:tc>
        </w:sdtContent>
      </w:sdt>
      <w:tc>
        <w:tcPr>
          <w:tcW w:w="2232" w:type="dxa"/>
        </w:tcPr>
        <w:p w14:paraId="42A8F8F3"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תנועה</w:t>
              </w:r>
            </w:sdtContent>
          </w:sdt>
        </w:p>
      </w:tc>
      <w:tc>
        <w:tcPr>
          <w:tcW w:w="236" w:type="dxa"/>
        </w:tcPr>
        <w:p w14:paraId="6763561F" w14:textId="77777777" w:rsidR="00D70F3A" w:rsidRPr="00F9528C" w:rsidRDefault="00D70F3A" w:rsidP="00D70F3A">
          <w:pPr>
            <w:tabs>
              <w:tab w:val="center" w:pos="4153"/>
              <w:tab w:val="right" w:pos="8306"/>
            </w:tabs>
            <w:spacing w:before="0" w:after="0" w:line="240" w:lineRule="auto"/>
            <w:rPr>
              <w:rFonts w:ascii="David" w:hAnsi="David"/>
              <w:sz w:val="16"/>
              <w:szCs w:val="16"/>
              <w:rtl/>
            </w:rPr>
          </w:pPr>
        </w:p>
      </w:tc>
      <w:tc>
        <w:tcPr>
          <w:tcW w:w="1129" w:type="dxa"/>
        </w:tcPr>
        <w:p w14:paraId="68EBC6EA"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83AEF2D" w14:textId="53487BE0" w:rsidR="00D70F3A" w:rsidRPr="00F9528C" w:rsidRDefault="00D70F3A" w:rsidP="00D70F3A">
              <w:pPr>
                <w:tabs>
                  <w:tab w:val="center" w:pos="4153"/>
                  <w:tab w:val="right" w:pos="8306"/>
                </w:tabs>
                <w:spacing w:before="0" w:after="0" w:line="240" w:lineRule="auto"/>
                <w:rPr>
                  <w:rFonts w:ascii="David" w:hAnsi="David"/>
                  <w:sz w:val="20"/>
                  <w:szCs w:val="20"/>
                  <w:rtl/>
                </w:rPr>
              </w:pPr>
              <w:del w:id="156" w:author="Meryl Etman [2]" w:date="2022-08-17T11:41:00Z">
                <w:r w:rsidDel="00EE72F3">
                  <w:rPr>
                    <w:rFonts w:ascii="David" w:hAnsi="David" w:hint="cs"/>
                    <w:sz w:val="20"/>
                    <w:szCs w:val="20"/>
                  </w:rPr>
                  <w:delText>CONT-5-663</w:delText>
                </w:r>
              </w:del>
              <w:ins w:id="157" w:author="Meryl Etman [2]" w:date="2022-08-17T11:41:00Z">
                <w:r w:rsidR="00EE72F3">
                  <w:rPr>
                    <w:rFonts w:ascii="David" w:hAnsi="David" w:hint="cs"/>
                    <w:sz w:val="20"/>
                    <w:szCs w:val="20"/>
                  </w:rPr>
                  <w:t>CO</w:t>
                </w:r>
                <w:r w:rsidR="00EE72F3">
                  <w:rPr>
                    <w:rFonts w:ascii="David" w:hAnsi="David" w:hint="cs"/>
                    <w:sz w:val="20"/>
                    <w:szCs w:val="20"/>
                    <w:rtl/>
                  </w:rPr>
                  <w:t>NT-10-2206</w:t>
                </w:r>
              </w:ins>
            </w:p>
          </w:tc>
        </w:sdtContent>
      </w:sdt>
    </w:tr>
    <w:tr w:rsidR="00D70F3A" w:rsidRPr="00F9528C" w14:paraId="2753DE43" w14:textId="77777777" w:rsidTr="00D70F3A">
      <w:tc>
        <w:tcPr>
          <w:tcW w:w="753" w:type="dxa"/>
        </w:tcPr>
        <w:p w14:paraId="52FF47AB"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266D5C44" w14:textId="23302903" w:rsidR="00D70F3A" w:rsidRPr="00F9528C" w:rsidRDefault="00A36A62" w:rsidP="00D70F3A">
              <w:pPr>
                <w:tabs>
                  <w:tab w:val="center" w:pos="4153"/>
                  <w:tab w:val="right" w:pos="8306"/>
                </w:tabs>
                <w:spacing w:before="0" w:after="0" w:line="240" w:lineRule="auto"/>
                <w:rPr>
                  <w:rFonts w:ascii="David" w:hAnsi="David"/>
                  <w:color w:val="00B0F0"/>
                  <w:sz w:val="20"/>
                  <w:szCs w:val="20"/>
                  <w:rtl/>
                </w:rPr>
              </w:pPr>
              <w:ins w:id="158" w:author="Meryl Etman" w:date="2022-08-16T17:23:00Z">
                <w:r>
                  <w:rPr>
                    <w:rFonts w:ascii="David" w:hAnsi="David"/>
                    <w:color w:val="00B0F0"/>
                    <w:sz w:val="20"/>
                    <w:szCs w:val="20"/>
                    <w:rtl/>
                  </w:rPr>
                  <w:t>אנדריא - הנדסת תנועה ותחבורה</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70F3A" w:rsidRPr="00F9528C" w14:paraId="54A73377" w14:textId="77777777" w:rsidTr="00D70F3A">
            <w:trPr>
              <w:trHeight w:val="201"/>
            </w:trPr>
            <w:tc>
              <w:tcPr>
                <w:tcW w:w="926" w:type="dxa"/>
              </w:tcPr>
              <w:p w14:paraId="4C795AD1"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69DF404" w14:textId="3264ED5F" w:rsidR="00D70F3A" w:rsidRPr="00F9528C" w:rsidRDefault="008E70BC" w:rsidP="00D70F3A">
                    <w:pPr>
                      <w:tabs>
                        <w:tab w:val="center" w:pos="4153"/>
                        <w:tab w:val="right" w:pos="8306"/>
                      </w:tabs>
                      <w:spacing w:before="0" w:after="0" w:line="240" w:lineRule="auto"/>
                      <w:ind w:left="1" w:hanging="1"/>
                      <w:rPr>
                        <w:rFonts w:ascii="David" w:hAnsi="David"/>
                        <w:color w:val="00B0F0"/>
                        <w:sz w:val="20"/>
                        <w:szCs w:val="20"/>
                        <w:rtl/>
                      </w:rPr>
                    </w:pPr>
                    <w:ins w:id="159" w:author="Meryl Etman" w:date="2022-09-05T13:04:00Z">
                      <w:r>
                        <w:rPr>
                          <w:rFonts w:ascii="David" w:hAnsi="David"/>
                          <w:color w:val="00B0F0"/>
                          <w:sz w:val="20"/>
                          <w:szCs w:val="20"/>
                          <w:rtl/>
                        </w:rPr>
                        <w:t>0.8</w:t>
                      </w:r>
                    </w:ins>
                  </w:p>
                </w:tc>
              </w:sdtContent>
            </w:sdt>
          </w:tr>
        </w:tbl>
        <w:p w14:paraId="2D6E394B"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7898BCA6"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168A144F"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A39D2AC" w14:textId="6CA670E4" w:rsidR="00D70F3A" w:rsidRPr="00F9528C" w:rsidRDefault="008E70BC"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60" w:author="Meryl Etman" w:date="2022-09-05T13:04:00Z">
                <w:r>
                  <w:rPr>
                    <w:rFonts w:ascii="David" w:hAnsi="David"/>
                    <w:sz w:val="20"/>
                    <w:szCs w:val="20"/>
                    <w:rtl/>
                  </w:rPr>
                  <w:t>3;#</w:t>
                </w:r>
                <w:r>
                  <w:rPr>
                    <w:rFonts w:ascii="David" w:hAnsi="David"/>
                    <w:sz w:val="20"/>
                    <w:szCs w:val="20"/>
                  </w:rPr>
                  <w:t>Draft</w:t>
                </w:r>
              </w:ins>
            </w:sdtContent>
          </w:sdt>
        </w:p>
      </w:tc>
    </w:tr>
    <w:tr w:rsidR="00D70F3A" w:rsidRPr="00F9528C" w14:paraId="38C64298" w14:textId="77777777" w:rsidTr="00D70F3A">
      <w:trPr>
        <w:trHeight w:val="80"/>
      </w:trPr>
      <w:tc>
        <w:tcPr>
          <w:tcW w:w="753" w:type="dxa"/>
        </w:tcPr>
        <w:p w14:paraId="578278A5"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883" w:type="dxa"/>
        </w:tcPr>
        <w:p w14:paraId="435B36A5" w14:textId="77777777"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1D4C3694"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0FD68F0E"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353AC3E9"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073" w:type="dxa"/>
        </w:tcPr>
        <w:p w14:paraId="2A7A817C"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r>
  </w:tbl>
  <w:p w14:paraId="28F5A52D" w14:textId="77777777" w:rsidR="00D70F3A" w:rsidRPr="00011AD4" w:rsidRDefault="00D70F3A"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66F397" w14:textId="77777777" w:rsidR="007C412F" w:rsidRDefault="007C412F" w:rsidP="00AF234B">
      <w:pPr>
        <w:spacing w:before="0" w:after="0" w:line="240" w:lineRule="auto"/>
      </w:pPr>
      <w:r>
        <w:separator/>
      </w:r>
    </w:p>
  </w:footnote>
  <w:footnote w:type="continuationSeparator" w:id="0">
    <w:p w14:paraId="4F37A8C9" w14:textId="77777777" w:rsidR="007C412F" w:rsidRDefault="007C412F" w:rsidP="00AF234B">
      <w:pPr>
        <w:spacing w:before="0" w:after="0" w:line="240" w:lineRule="auto"/>
      </w:pPr>
      <w:r>
        <w:continuationSeparator/>
      </w:r>
    </w:p>
  </w:footnote>
  <w:footnote w:type="continuationNotice" w:id="1">
    <w:p w14:paraId="7D463EBA" w14:textId="77777777" w:rsidR="007C412F" w:rsidRDefault="007C412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1B880467" w14:textId="77777777" w:rsidR="00D70F3A" w:rsidRDefault="00D70F3A" w:rsidP="00CF334C">
        <w:pPr>
          <w:pStyle w:val="Header"/>
          <w:jc w:val="center"/>
        </w:pPr>
        <w:r>
          <w:fldChar w:fldCharType="begin"/>
        </w:r>
        <w:r>
          <w:instrText xml:space="preserve"> PAGE   \* MERGEFORMAT </w:instrText>
        </w:r>
        <w:r>
          <w:fldChar w:fldCharType="separate"/>
        </w:r>
        <w:r w:rsidR="008E70BC">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0"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
  </w:num>
  <w:num w:numId="14">
    <w:abstractNumId w:val="6"/>
  </w:num>
  <w:num w:numId="15">
    <w:abstractNumId w:val="18"/>
  </w:num>
  <w:num w:numId="16">
    <w:abstractNumId w:val="22"/>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4"/>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6071E"/>
    <w:rsid w:val="00071F07"/>
    <w:rsid w:val="00134C85"/>
    <w:rsid w:val="00142E83"/>
    <w:rsid w:val="001A0C3C"/>
    <w:rsid w:val="001A52D9"/>
    <w:rsid w:val="001A69D5"/>
    <w:rsid w:val="00214ACF"/>
    <w:rsid w:val="00231E0C"/>
    <w:rsid w:val="002436F3"/>
    <w:rsid w:val="00264D14"/>
    <w:rsid w:val="00272745"/>
    <w:rsid w:val="00295B2E"/>
    <w:rsid w:val="002B2234"/>
    <w:rsid w:val="002C4201"/>
    <w:rsid w:val="004F3C9F"/>
    <w:rsid w:val="00552E11"/>
    <w:rsid w:val="005B6AFF"/>
    <w:rsid w:val="005D6E29"/>
    <w:rsid w:val="00650D2D"/>
    <w:rsid w:val="00666119"/>
    <w:rsid w:val="006D145E"/>
    <w:rsid w:val="0072103C"/>
    <w:rsid w:val="007C412F"/>
    <w:rsid w:val="00831C31"/>
    <w:rsid w:val="008B5A6E"/>
    <w:rsid w:val="008C64C6"/>
    <w:rsid w:val="008E70BC"/>
    <w:rsid w:val="00912564"/>
    <w:rsid w:val="00942177"/>
    <w:rsid w:val="0099270A"/>
    <w:rsid w:val="009B66EF"/>
    <w:rsid w:val="00A36A62"/>
    <w:rsid w:val="00A42271"/>
    <w:rsid w:val="00A46902"/>
    <w:rsid w:val="00AF234B"/>
    <w:rsid w:val="00BD6EFC"/>
    <w:rsid w:val="00BD72C4"/>
    <w:rsid w:val="00BE17B4"/>
    <w:rsid w:val="00BF0AA7"/>
    <w:rsid w:val="00BF524C"/>
    <w:rsid w:val="00C47E8E"/>
    <w:rsid w:val="00C936C9"/>
    <w:rsid w:val="00CD4E33"/>
    <w:rsid w:val="00CF334C"/>
    <w:rsid w:val="00D22772"/>
    <w:rsid w:val="00D70F3A"/>
    <w:rsid w:val="00E5160F"/>
    <w:rsid w:val="00E679C7"/>
    <w:rsid w:val="00E870A8"/>
    <w:rsid w:val="00EC37B6"/>
    <w:rsid w:val="00EE72F3"/>
    <w:rsid w:val="00F50AAD"/>
    <w:rsid w:val="00FC041C"/>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26C81D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EE72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PlaceholderText"/>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PlaceholderText"/>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PlaceholderText"/>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PlaceholderText"/>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PlaceholderText"/>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PlaceholderText"/>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PlaceholderText"/>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PlaceholderText"/>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PlaceholderText"/>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PlaceholderText"/>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PlaceholderText"/>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PlaceholderText"/>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PlaceholderText"/>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PlaceholderText"/>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PlaceholderText"/>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PlaceholderText"/>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PlaceholderText"/>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PlaceholderText"/>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PlaceholderText"/>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PlaceholderText"/>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PlaceholderText"/>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PlaceholderText"/>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PlaceholderText"/>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PlaceholderText"/>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PlaceholderText"/>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PlaceholderText"/>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PlaceholderText"/>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PlaceholderText"/>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PlaceholderText"/>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PlaceholderText"/>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PlaceholderText"/>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PlaceholderText"/>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PlaceholderText"/>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PlaceholderText"/>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PlaceholderText"/>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PlaceholderText"/>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PlaceholderText"/>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PlaceholderText"/>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PlaceholderText"/>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PlaceholderText"/>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PlaceholderText"/>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32380B"/>
    <w:rsid w:val="003C3D6D"/>
    <w:rsid w:val="003D3172"/>
    <w:rsid w:val="005020E8"/>
    <w:rsid w:val="00504E61"/>
    <w:rsid w:val="006865A5"/>
    <w:rsid w:val="00874A5F"/>
    <w:rsid w:val="00D0391C"/>
    <w:rsid w:val="00DC1A87"/>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0E8"/>
    <w:rPr>
      <w:color w:val="808080"/>
    </w:r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42880-CF57-421A-B66B-FBE0C9EB316A}">
  <ds:schemaRefs>
    <ds:schemaRef ds:uri="http://schemas.microsoft.com/office/2006/metadata/customXsn"/>
  </ds:schemaRefs>
</ds:datastoreItem>
</file>

<file path=customXml/itemProps2.xml><?xml version="1.0" encoding="utf-8"?>
<ds:datastoreItem xmlns:ds="http://schemas.openxmlformats.org/officeDocument/2006/customXml" ds:itemID="{102D905F-1708-4CDA-8CD5-898C871A5639}"/>
</file>

<file path=customXml/itemProps3.xml><?xml version="1.0" encoding="utf-8"?>
<ds:datastoreItem xmlns:ds="http://schemas.openxmlformats.org/officeDocument/2006/customXml" ds:itemID="{81709D4C-33DC-48CC-AC7E-130A245806EE}">
  <ds:schemaRef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schemas.microsoft.com/sharepoint/v3"/>
    <ds:schemaRef ds:uri="http://purl.org/dc/terms/"/>
    <ds:schemaRef ds:uri="http://schemas.openxmlformats.org/package/2006/metadata/core-properti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490B6DAF-279E-4F8A-8699-1437312A2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36</Pages>
  <Words>10609</Words>
  <Characters>53049</Characters>
  <Application>Microsoft Office Word</Application>
  <DocSecurity>0</DocSecurity>
  <Lines>442</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13</cp:revision>
  <dcterms:created xsi:type="dcterms:W3CDTF">2022-08-16T13:56:00Z</dcterms:created>
  <dcterms:modified xsi:type="dcterms:W3CDTF">2022-09-05T10:05:00Z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3aef79ae-05e0-4c92-8a06-e6dc0ad36068</vt:lpwstr>
  </property>
</Properties>
</file>