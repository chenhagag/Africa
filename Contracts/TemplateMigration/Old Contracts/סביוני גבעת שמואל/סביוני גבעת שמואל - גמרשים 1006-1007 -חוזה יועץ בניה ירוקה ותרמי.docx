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D1269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C1908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D2244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C7335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08EE7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4B01F1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3A6B95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40ABF0CA" wp14:editId="1F413F44">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E20E04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E47C01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A0AE62"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4ECDC0"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382B06" w14:textId="7E9C72EE"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ins w:id="0" w:author="Meryl Etman" w:date="2023-07-23T12:06:00Z">
        <w:r w:rsidR="00E04683">
          <w:rPr>
            <w:rFonts w:ascii="Times New Roman" w:eastAsia="Times New Roman" w:hAnsi="Times New Roman" w:cs="David" w:hint="cs"/>
            <w:bCs/>
            <w:sz w:val="32"/>
            <w:szCs w:val="32"/>
            <w:u w:val="single"/>
            <w:rtl/>
            <w:lang w:eastAsia="he-IL"/>
          </w:rPr>
          <w:t>, איכות סביבה</w:t>
        </w:r>
      </w:ins>
      <w:ins w:id="1" w:author="Meryl Etman" w:date="2023-07-23T12:03:00Z">
        <w:r w:rsidR="00E04683">
          <w:rPr>
            <w:rFonts w:ascii="Times New Roman" w:eastAsia="Times New Roman" w:hAnsi="Times New Roman" w:cs="David" w:hint="cs"/>
            <w:bCs/>
            <w:sz w:val="32"/>
            <w:szCs w:val="32"/>
            <w:u w:val="single"/>
            <w:rtl/>
            <w:lang w:eastAsia="he-IL"/>
          </w:rPr>
          <w:t xml:space="preserve"> </w:t>
        </w:r>
      </w:ins>
      <w:ins w:id="2" w:author="Meryl Etman" w:date="2023-07-23T12:04:00Z">
        <w:r w:rsidR="00E04683">
          <w:rPr>
            <w:rFonts w:ascii="Times New Roman" w:eastAsia="Times New Roman" w:hAnsi="Times New Roman" w:cs="David" w:hint="cs"/>
            <w:bCs/>
            <w:sz w:val="32"/>
            <w:szCs w:val="32"/>
            <w:u w:val="single"/>
            <w:rtl/>
            <w:lang w:eastAsia="he-IL"/>
          </w:rPr>
          <w:t>ותרמי</w:t>
        </w:r>
      </w:ins>
    </w:p>
    <w:p w14:paraId="33D74AB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5A178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45C06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F417C0"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3FE7C8"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BABC4FD" w14:textId="2370234D" w:rsidR="00C8505B" w:rsidRPr="008E610C" w:rsidRDefault="003057C1"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3" w:author="Meryl Etman" w:date="2023-02-12T10:36:00Z">
            <w:r>
              <w:rPr>
                <w:rFonts w:ascii="Times New Roman" w:eastAsia="Times New Roman" w:hAnsi="Times New Roman" w:cs="David"/>
                <w:bCs/>
                <w:color w:val="00B0F0"/>
                <w:sz w:val="24"/>
                <w:szCs w:val="24"/>
                <w:u w:val="single"/>
                <w:rtl/>
                <w:lang w:eastAsia="he-IL"/>
              </w:rPr>
              <w:t>סביוני גבעת שמואל מגרשים 1006-1007</w:t>
            </w:r>
          </w:ins>
        </w:p>
      </w:sdtContent>
    </w:sdt>
    <w:p w14:paraId="47B0F5F3"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AD85586"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0855E540"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2488D8F" w14:textId="235D0DD1" w:rsidR="00C8505B" w:rsidRPr="008E610C" w:rsidRDefault="003057C1"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4" w:author="Meryl Etman" w:date="2023-02-12T10:36:00Z">
            <w:r>
              <w:rPr>
                <w:rFonts w:ascii="Times New Roman" w:eastAsia="Times New Roman" w:hAnsi="Times New Roman" w:cs="David"/>
                <w:bCs/>
                <w:color w:val="00B0F0"/>
                <w:sz w:val="24"/>
                <w:szCs w:val="24"/>
                <w:u w:val="single"/>
                <w:rtl/>
                <w:lang w:eastAsia="he-IL"/>
              </w:rPr>
              <w:t>גבעת שמואל</w:t>
            </w:r>
          </w:ins>
        </w:p>
      </w:sdtContent>
    </w:sdt>
    <w:p w14:paraId="146B8177"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B5275E3"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81867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11618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D70BA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E7B61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41DD8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DBAAF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3A2D9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F45A9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433C8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76B8D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9D5B0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BB113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90187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074A8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C2D77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D1A3F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8BEE22"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3B590F"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D44B9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64FA6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E843AD" w14:textId="4EABD991"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ins w:id="5" w:author="Meryl Etman" w:date="2023-07-23T12:06:00Z">
        <w:r w:rsidR="00E04683">
          <w:rPr>
            <w:rFonts w:ascii="Times New Roman" w:eastAsia="Times New Roman" w:hAnsi="Times New Roman" w:cs="David" w:hint="cs"/>
            <w:bCs/>
            <w:sz w:val="32"/>
            <w:szCs w:val="32"/>
            <w:u w:val="single"/>
            <w:rtl/>
            <w:lang w:eastAsia="he-IL"/>
          </w:rPr>
          <w:t>, איכות סביבה ותרמי</w:t>
        </w:r>
      </w:ins>
    </w:p>
    <w:p w14:paraId="7279050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7C30529" w14:textId="04794FD0"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8-20T00:00:00Z">
            <w:dateFormat w:val="dd/MM/yyyy"/>
            <w:lid w:val="he-IL"/>
            <w:storeMappedDataAs w:val="dateTime"/>
            <w:calendar w:val="gregorian"/>
          </w:date>
        </w:sdtPr>
        <w:sdtEndPr/>
        <w:sdtContent>
          <w:ins w:id="6" w:author="Meryl Etman" w:date="2023-08-20T17:21:00Z">
            <w:r w:rsidR="004E269C">
              <w:rPr>
                <w:rFonts w:ascii="Times New Roman" w:eastAsia="Times New Roman" w:hAnsi="Times New Roman" w:cs="David" w:hint="cs"/>
                <w:color w:val="800080"/>
                <w:sz w:val="24"/>
                <w:szCs w:val="24"/>
                <w:rtl/>
                <w:lang w:eastAsia="he-IL"/>
              </w:rPr>
              <w:t>‏20/08/2023</w:t>
            </w:r>
          </w:ins>
        </w:sdtContent>
      </w:sdt>
    </w:p>
    <w:p w14:paraId="7FA9B61B"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2CBC1D3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7B8FCE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CA04EE"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72BD2FC" w14:textId="4F7E250A" w:rsidR="000206FA" w:rsidRPr="000206FA" w:rsidRDefault="003057C1"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7" w:author="Meryl Etman" w:date="2023-02-12T10:37: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7749F40C"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6B245CC7"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6D083833"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F60EABF"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741A82B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815A4E3" w14:textId="74DCFFE2" w:rsidR="000206FA" w:rsidRPr="000206FA" w:rsidRDefault="00D85619"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8" w:author="Meryl Etman" w:date="2023-02-12T10:52:00Z">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Pr>
              <w:t>ESD</w:t>
            </w:r>
            <w:r>
              <w:rPr>
                <w:rFonts w:ascii="Times New Roman" w:eastAsia="Times New Roman" w:hAnsi="Times New Roman" w:cs="David"/>
                <w:color w:val="800080"/>
                <w:sz w:val="24"/>
                <w:szCs w:val="24"/>
                <w:rtl/>
              </w:rPr>
              <w:t xml:space="preserve"> פיתוח סביבה וקיימות</w:t>
            </w:r>
            <w:r>
              <w:rPr>
                <w:rFonts w:ascii="Times New Roman" w:eastAsia="Times New Roman" w:hAnsi="Times New Roman" w:cs="David"/>
                <w:color w:val="800080"/>
                <w:sz w:val="24"/>
                <w:szCs w:val="24"/>
                <w:rtl/>
              </w:rPr>
              <w:br/>
              <w:t>גיבורי ישראל 10א' נתניה</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31635C6D"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4BDD91C5"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0E2E1A0C"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9A9EBEB"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26CC5AA2"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08BDBE8A"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724364C2"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1E7D6243"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B2F5A8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72B039F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DABB10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6EB3820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7791408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666FF7"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6E20B4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D6A31E"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D3C7BF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6C397A"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lastRenderedPageBreak/>
        <w:t xml:space="preserve">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46E5BE2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BBFCC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24DC999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3DFCD3C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275458C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DF6119"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99CF7D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5DDB5D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35951FA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EBB51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518E028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5003B51B"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947B243"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0E8E8BE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9B104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10CBBC4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73028C6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D1A72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5D078679"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w:t>
      </w:r>
    </w:p>
    <w:p w14:paraId="04BEA5FB"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0F22F61"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061061A0"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3D7DF23E"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3C31A6E"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0ED9A2A4" w14:textId="6E0DE771"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ins w:id="9" w:author="Meryl Etman" w:date="2023-07-23T12:23:00Z">
        <w:r w:rsidR="00AB40B8">
          <w:rPr>
            <w:rFonts w:ascii="Times New Roman" w:eastAsia="Times New Roman" w:hAnsi="Times New Roman" w:cs="David" w:hint="cs"/>
            <w:sz w:val="20"/>
            <w:szCs w:val="24"/>
            <w:rtl/>
            <w:lang w:eastAsia="he-IL"/>
          </w:rPr>
          <w:t xml:space="preserve"> ו-ב1</w:t>
        </w:r>
      </w:ins>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E41154A"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31DA9C10"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2AA1E609"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2002A10B"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1FE8D833"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2BACEA8"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396CA5E"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1ADE28A1"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57C96FF8"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65D961DF"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5F8C8D9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E21A590" w14:textId="77777777" w:rsidR="000206FA" w:rsidRDefault="000206FA" w:rsidP="00C8505B">
      <w:pPr>
        <w:widowControl w:val="0"/>
        <w:numPr>
          <w:ilvl w:val="1"/>
          <w:numId w:val="1"/>
        </w:numPr>
        <w:spacing w:before="0" w:beforeAutospacing="0" w:after="200" w:afterAutospacing="0" w:line="240" w:lineRule="auto"/>
        <w:ind w:right="0"/>
        <w:jc w:val="both"/>
        <w:rPr>
          <w:ins w:id="10" w:author="Meryl Etman" w:date="2023-07-23T14:36:00Z"/>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2EB0F119" w14:textId="77777777" w:rsidR="00E731A1" w:rsidRPr="000206FA" w:rsidRDefault="00E731A1">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Change w:id="11" w:author="Meryl Etman" w:date="2023-07-23T14:36:00Z">
          <w:pPr>
            <w:widowControl w:val="0"/>
            <w:numPr>
              <w:ilvl w:val="1"/>
              <w:numId w:val="1"/>
            </w:numPr>
            <w:tabs>
              <w:tab w:val="num" w:pos="792"/>
            </w:tabs>
            <w:spacing w:before="0" w:beforeAutospacing="0" w:after="200" w:afterAutospacing="0" w:line="240" w:lineRule="auto"/>
            <w:ind w:left="792" w:right="792" w:hanging="432"/>
            <w:jc w:val="both"/>
          </w:pPr>
        </w:pPrChange>
      </w:pPr>
    </w:p>
    <w:p w14:paraId="5BD963DF" w14:textId="6C5818A3" w:rsidR="000206FA" w:rsidRPr="000206FA" w:rsidRDefault="000206FA" w:rsidP="00AB40B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הם יינתנו על ידו בשלבי עבודה כמפורט בנספח</w:t>
      </w:r>
      <w:ins w:id="12" w:author="Meryl Etman" w:date="2023-07-23T12:23:00Z">
        <w:r w:rsidR="00AB40B8">
          <w:rPr>
            <w:rFonts w:ascii="Times New Roman" w:eastAsia="Times New Roman" w:hAnsi="Times New Roman" w:cs="David" w:hint="cs"/>
            <w:sz w:val="20"/>
            <w:szCs w:val="24"/>
            <w:rtl/>
            <w:lang w:eastAsia="he-IL"/>
          </w:rPr>
          <w:t>ים</w:t>
        </w:r>
      </w:ins>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bCs/>
          <w:sz w:val="20"/>
          <w:szCs w:val="24"/>
          <w:rtl/>
          <w:lang w:eastAsia="he-IL"/>
        </w:rPr>
        <w:t>ב'</w:t>
      </w:r>
      <w:r w:rsidRPr="00AB40B8">
        <w:rPr>
          <w:rFonts w:ascii="Times New Roman" w:eastAsia="Times New Roman" w:hAnsi="Times New Roman" w:cs="David"/>
          <w:b/>
          <w:bCs/>
          <w:sz w:val="20"/>
          <w:szCs w:val="24"/>
          <w:rtl/>
          <w:lang w:eastAsia="he-IL"/>
          <w:rPrChange w:id="13" w:author="Meryl Etman" w:date="2023-07-23T12:23:00Z">
            <w:rPr>
              <w:rFonts w:ascii="Times New Roman" w:eastAsia="Times New Roman" w:hAnsi="Times New Roman" w:cs="David"/>
              <w:sz w:val="20"/>
              <w:szCs w:val="24"/>
              <w:rtl/>
              <w:lang w:eastAsia="he-IL"/>
            </w:rPr>
          </w:rPrChange>
        </w:rPr>
        <w:t xml:space="preserve"> </w:t>
      </w:r>
      <w:ins w:id="14" w:author="Meryl Etman" w:date="2023-07-23T12:23:00Z">
        <w:r w:rsidR="00AB40B8" w:rsidRPr="00AB40B8">
          <w:rPr>
            <w:rFonts w:ascii="Times New Roman" w:eastAsia="Times New Roman" w:hAnsi="Times New Roman" w:cs="David" w:hint="eastAsia"/>
            <w:b/>
            <w:bCs/>
            <w:sz w:val="20"/>
            <w:szCs w:val="24"/>
            <w:rtl/>
            <w:lang w:eastAsia="he-IL"/>
            <w:rPrChange w:id="15" w:author="Meryl Etman" w:date="2023-07-23T12:23:00Z">
              <w:rPr>
                <w:rFonts w:ascii="Times New Roman" w:eastAsia="Times New Roman" w:hAnsi="Times New Roman" w:cs="David" w:hint="eastAsia"/>
                <w:sz w:val="20"/>
                <w:szCs w:val="24"/>
                <w:rtl/>
                <w:lang w:eastAsia="he-IL"/>
              </w:rPr>
            </w:rPrChange>
          </w:rPr>
          <w:t>וב</w:t>
        </w:r>
        <w:r w:rsidR="00AB40B8" w:rsidRPr="00AB40B8">
          <w:rPr>
            <w:rFonts w:ascii="Times New Roman" w:eastAsia="Times New Roman" w:hAnsi="Times New Roman" w:cs="David"/>
            <w:b/>
            <w:bCs/>
            <w:sz w:val="20"/>
            <w:szCs w:val="24"/>
            <w:rtl/>
            <w:lang w:eastAsia="he-IL"/>
            <w:rPrChange w:id="16" w:author="Meryl Etman" w:date="2023-07-23T12:23:00Z">
              <w:rPr>
                <w:rFonts w:ascii="Times New Roman" w:eastAsia="Times New Roman" w:hAnsi="Times New Roman" w:cs="David"/>
                <w:sz w:val="20"/>
                <w:szCs w:val="24"/>
                <w:rtl/>
                <w:lang w:eastAsia="he-IL"/>
              </w:rPr>
            </w:rPrChange>
          </w:rPr>
          <w:t>'1</w:t>
        </w:r>
        <w:r w:rsidR="00AB40B8">
          <w:rPr>
            <w:rFonts w:ascii="Times New Roman" w:eastAsia="Times New Roman" w:hAnsi="Times New Roman" w:cs="David" w:hint="cs"/>
            <w:sz w:val="20"/>
            <w:szCs w:val="24"/>
            <w:rtl/>
            <w:lang w:eastAsia="he-IL"/>
          </w:rPr>
          <w:t xml:space="preserve"> </w:t>
        </w:r>
      </w:ins>
      <w:ins w:id="17" w:author="Meryl Etman" w:date="2023-07-23T12:24:00Z">
        <w:r w:rsidR="00AB40B8">
          <w:rPr>
            <w:rFonts w:ascii="Times New Roman" w:eastAsia="Times New Roman" w:hAnsi="Times New Roman" w:cs="David" w:hint="cs"/>
            <w:sz w:val="20"/>
            <w:szCs w:val="24"/>
            <w:rtl/>
            <w:lang w:eastAsia="he-IL"/>
          </w:rPr>
          <w:t xml:space="preserve"> </w:t>
        </w:r>
      </w:ins>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ins w:id="18" w:author="Meryl Etman" w:date="2023-07-23T12:24:00Z">
        <w:r w:rsidR="00AB40B8" w:rsidRPr="000206FA">
          <w:rPr>
            <w:rFonts w:ascii="Times New Roman" w:eastAsia="Times New Roman" w:hAnsi="Times New Roman" w:cs="David"/>
            <w:sz w:val="20"/>
            <w:szCs w:val="24"/>
            <w:rtl/>
            <w:lang w:eastAsia="he-IL"/>
          </w:rPr>
          <w:t>בנספח</w:t>
        </w:r>
        <w:r w:rsidR="00AB40B8">
          <w:rPr>
            <w:rFonts w:ascii="Times New Roman" w:eastAsia="Times New Roman" w:hAnsi="Times New Roman" w:cs="David" w:hint="cs"/>
            <w:sz w:val="20"/>
            <w:szCs w:val="24"/>
            <w:rtl/>
            <w:lang w:eastAsia="he-IL"/>
          </w:rPr>
          <w:t>ים</w:t>
        </w:r>
        <w:r w:rsidR="00AB40B8" w:rsidRPr="000206FA">
          <w:rPr>
            <w:rFonts w:ascii="Times New Roman" w:eastAsia="Times New Roman" w:hAnsi="Times New Roman" w:cs="David"/>
            <w:sz w:val="20"/>
            <w:szCs w:val="24"/>
            <w:rtl/>
            <w:lang w:eastAsia="he-IL"/>
          </w:rPr>
          <w:t xml:space="preserve"> </w:t>
        </w:r>
        <w:r w:rsidR="00AB40B8" w:rsidRPr="000206FA">
          <w:rPr>
            <w:rFonts w:ascii="Times New Roman" w:eastAsia="Times New Roman" w:hAnsi="Times New Roman" w:cs="David"/>
            <w:bCs/>
            <w:sz w:val="20"/>
            <w:szCs w:val="24"/>
            <w:rtl/>
            <w:lang w:eastAsia="he-IL"/>
          </w:rPr>
          <w:t>ב'</w:t>
        </w:r>
        <w:r w:rsidR="00AB40B8" w:rsidRPr="00F12BE1">
          <w:rPr>
            <w:rFonts w:ascii="Times New Roman" w:eastAsia="Times New Roman" w:hAnsi="Times New Roman" w:cs="David"/>
            <w:b/>
            <w:bCs/>
            <w:sz w:val="20"/>
            <w:szCs w:val="24"/>
            <w:rtl/>
            <w:lang w:eastAsia="he-IL"/>
          </w:rPr>
          <w:t xml:space="preserve"> </w:t>
        </w:r>
        <w:r w:rsidR="00AB40B8" w:rsidRPr="00F12BE1">
          <w:rPr>
            <w:rFonts w:ascii="Times New Roman" w:eastAsia="Times New Roman" w:hAnsi="Times New Roman" w:cs="David" w:hint="cs"/>
            <w:b/>
            <w:bCs/>
            <w:sz w:val="20"/>
            <w:szCs w:val="24"/>
            <w:rtl/>
            <w:lang w:eastAsia="he-IL"/>
          </w:rPr>
          <w:t>וב'1</w:t>
        </w:r>
        <w:r w:rsidR="00AB40B8">
          <w:rPr>
            <w:rFonts w:ascii="Times New Roman" w:eastAsia="Times New Roman" w:hAnsi="Times New Roman" w:cs="David" w:hint="cs"/>
            <w:sz w:val="20"/>
            <w:szCs w:val="24"/>
            <w:rtl/>
            <w:lang w:eastAsia="he-IL"/>
          </w:rPr>
          <w:t xml:space="preserve"> </w:t>
        </w:r>
      </w:ins>
      <w:del w:id="19" w:author="Meryl Etman" w:date="2023-07-23T12:24:00Z">
        <w:r w:rsidRPr="000206FA" w:rsidDel="00AB40B8">
          <w:rPr>
            <w:rFonts w:ascii="Times New Roman" w:eastAsia="Times New Roman" w:hAnsi="Times New Roman" w:cs="David"/>
            <w:sz w:val="20"/>
            <w:szCs w:val="24"/>
            <w:rtl/>
            <w:lang w:eastAsia="he-IL"/>
          </w:rPr>
          <w:delText xml:space="preserve">בנספח </w:delText>
        </w:r>
        <w:r w:rsidRPr="000206FA" w:rsidDel="00AB40B8">
          <w:rPr>
            <w:rFonts w:ascii="Times New Roman" w:eastAsia="Times New Roman" w:hAnsi="Times New Roman" w:cs="David"/>
            <w:bCs/>
            <w:sz w:val="20"/>
            <w:szCs w:val="24"/>
            <w:rtl/>
            <w:lang w:eastAsia="he-IL"/>
          </w:rPr>
          <w:delText xml:space="preserve">ב' </w:delText>
        </w:r>
      </w:del>
      <w:ins w:id="20" w:author="Meryl Etman" w:date="2023-07-23T12:24:00Z">
        <w:r w:rsidR="00AB40B8">
          <w:rPr>
            <w:rFonts w:ascii="Times New Roman" w:eastAsia="Times New Roman" w:hAnsi="Times New Roman" w:cs="David" w:hint="cs"/>
            <w:sz w:val="20"/>
            <w:szCs w:val="24"/>
            <w:rtl/>
            <w:lang w:eastAsia="he-IL"/>
          </w:rPr>
          <w:t xml:space="preserve"> </w:t>
        </w:r>
      </w:ins>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3DD944B1"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532D1C9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04AF4C2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5408AEC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6C26273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0EBB4CC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27D92C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6674113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0DC544A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63E83E38"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"רמדורנט"</w:t>
      </w:r>
      <w:r w:rsidRPr="000206FA">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5FA7CBF9"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4349034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63104D6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hint="cs"/>
          <w:b/>
          <w:sz w:val="20"/>
          <w:szCs w:val="24"/>
          <w:rtl/>
          <w:lang w:eastAsia="he-IL"/>
        </w:rPr>
        <w:t>המצ"ב,</w:t>
      </w:r>
      <w:r w:rsidRPr="000206FA">
        <w:rPr>
          <w:rFonts w:ascii="Times New Roman" w:eastAsia="Times New Roman" w:hAnsi="Times New Roman" w:cs="David"/>
          <w:sz w:val="20"/>
          <w:szCs w:val="24"/>
          <w:rtl/>
          <w:lang w:eastAsia="he-IL"/>
        </w:rPr>
        <w:t xml:space="preserve"> 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3765D9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6EF1E07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503C46C9"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374710D"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521C60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4BB5FCB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1FADB97A"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66B1367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378449F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6915E8BC"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088E5F0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58DF294A"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043FCEC2"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המנהל</w:t>
      </w:r>
    </w:p>
    <w:p w14:paraId="1EEB97E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4F2F784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המצ"ב</w:t>
      </w:r>
      <w:r w:rsidRPr="000206FA">
        <w:rPr>
          <w:rFonts w:ascii="Times New Roman" w:eastAsia="Times New Roman" w:hAnsi="Times New Roman" w:cs="David"/>
          <w:sz w:val="20"/>
          <w:szCs w:val="24"/>
          <w:rtl/>
          <w:lang w:eastAsia="he-IL"/>
        </w:rPr>
        <w:t>.</w:t>
      </w:r>
    </w:p>
    <w:p w14:paraId="6B26CD5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4AA0FC6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1D005F21"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324E28B1"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7B7BCE8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57AE6AFA" w14:textId="27C2BE74" w:rsidR="000206FA" w:rsidRPr="000206FA" w:rsidRDefault="000206FA" w:rsidP="00AB40B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w:t>
      </w:r>
      <w:ins w:id="21" w:author="Meryl Etman" w:date="2023-07-23T12:25:00Z">
        <w:r w:rsidR="00AB40B8" w:rsidRPr="000206FA">
          <w:rPr>
            <w:rFonts w:ascii="Times New Roman" w:eastAsia="Times New Roman" w:hAnsi="Times New Roman" w:cs="David"/>
            <w:sz w:val="20"/>
            <w:szCs w:val="24"/>
            <w:rtl/>
            <w:lang w:eastAsia="he-IL"/>
          </w:rPr>
          <w:t>בנספח</w:t>
        </w:r>
        <w:r w:rsidR="00AB40B8">
          <w:rPr>
            <w:rFonts w:ascii="Times New Roman" w:eastAsia="Times New Roman" w:hAnsi="Times New Roman" w:cs="David" w:hint="cs"/>
            <w:sz w:val="20"/>
            <w:szCs w:val="24"/>
            <w:rtl/>
            <w:lang w:eastAsia="he-IL"/>
          </w:rPr>
          <w:t>ים</w:t>
        </w:r>
        <w:r w:rsidR="00AB40B8" w:rsidRPr="000206FA">
          <w:rPr>
            <w:rFonts w:ascii="Times New Roman" w:eastAsia="Times New Roman" w:hAnsi="Times New Roman" w:cs="David"/>
            <w:sz w:val="20"/>
            <w:szCs w:val="24"/>
            <w:rtl/>
            <w:lang w:eastAsia="he-IL"/>
          </w:rPr>
          <w:t xml:space="preserve"> </w:t>
        </w:r>
        <w:r w:rsidR="00AB40B8" w:rsidRPr="000206FA">
          <w:rPr>
            <w:rFonts w:ascii="Times New Roman" w:eastAsia="Times New Roman" w:hAnsi="Times New Roman" w:cs="David"/>
            <w:bCs/>
            <w:sz w:val="20"/>
            <w:szCs w:val="24"/>
            <w:rtl/>
            <w:lang w:eastAsia="he-IL"/>
          </w:rPr>
          <w:t>ב'</w:t>
        </w:r>
        <w:r w:rsidR="00AB40B8" w:rsidRPr="00F12BE1">
          <w:rPr>
            <w:rFonts w:ascii="Times New Roman" w:eastAsia="Times New Roman" w:hAnsi="Times New Roman" w:cs="David"/>
            <w:b/>
            <w:bCs/>
            <w:sz w:val="20"/>
            <w:szCs w:val="24"/>
            <w:rtl/>
            <w:lang w:eastAsia="he-IL"/>
          </w:rPr>
          <w:t xml:space="preserve"> </w:t>
        </w:r>
        <w:r w:rsidR="00AB40B8" w:rsidRPr="00F12BE1">
          <w:rPr>
            <w:rFonts w:ascii="Times New Roman" w:eastAsia="Times New Roman" w:hAnsi="Times New Roman" w:cs="David" w:hint="cs"/>
            <w:b/>
            <w:bCs/>
            <w:sz w:val="20"/>
            <w:szCs w:val="24"/>
            <w:rtl/>
            <w:lang w:eastAsia="he-IL"/>
          </w:rPr>
          <w:t>וב'1</w:t>
        </w:r>
        <w:r w:rsidR="00AB40B8">
          <w:rPr>
            <w:rFonts w:ascii="Times New Roman" w:eastAsia="Times New Roman" w:hAnsi="Times New Roman" w:cs="David" w:hint="cs"/>
            <w:sz w:val="20"/>
            <w:szCs w:val="24"/>
            <w:rtl/>
            <w:lang w:eastAsia="he-IL"/>
          </w:rPr>
          <w:t xml:space="preserve"> </w:t>
        </w:r>
      </w:ins>
      <w:del w:id="22" w:author="Meryl Etman" w:date="2023-07-23T12:25:00Z">
        <w:r w:rsidRPr="000206FA" w:rsidDel="00AB40B8">
          <w:rPr>
            <w:rFonts w:ascii="Times New Roman" w:eastAsia="Times New Roman" w:hAnsi="Times New Roman" w:cs="David"/>
            <w:sz w:val="20"/>
            <w:szCs w:val="24"/>
            <w:rtl/>
            <w:lang w:eastAsia="he-IL"/>
          </w:rPr>
          <w:delText xml:space="preserve">בנספח </w:delText>
        </w:r>
        <w:r w:rsidRPr="000206FA" w:rsidDel="00AB40B8">
          <w:rPr>
            <w:rFonts w:ascii="Times New Roman" w:eastAsia="Times New Roman" w:hAnsi="Times New Roman" w:cs="David"/>
            <w:bCs/>
            <w:sz w:val="20"/>
            <w:szCs w:val="24"/>
            <w:rtl/>
            <w:lang w:eastAsia="he-IL"/>
          </w:rPr>
          <w:delText>ב'</w:delText>
        </w:r>
        <w:r w:rsidRPr="000206FA" w:rsidDel="00AB40B8">
          <w:rPr>
            <w:rFonts w:ascii="Times New Roman" w:eastAsia="Times New Roman" w:hAnsi="Times New Roman" w:cs="David"/>
            <w:sz w:val="20"/>
            <w:szCs w:val="24"/>
            <w:rtl/>
            <w:lang w:eastAsia="he-IL"/>
          </w:rPr>
          <w:delText xml:space="preserve"> </w:delText>
        </w:r>
      </w:del>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b/>
          <w:bCs/>
          <w:sz w:val="20"/>
          <w:szCs w:val="24"/>
          <w:rtl/>
          <w:lang w:eastAsia="he-IL"/>
        </w:rPr>
        <w:t xml:space="preserve">ג'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594AEE8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2AADBEF5"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68397E4"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166EC5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44853EF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46CC50A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73F2436"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3C5CE3AA"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5296C58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7D23AA0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5C3F7370"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093C6AE1" w14:textId="464411DA" w:rsidR="000206FA" w:rsidRPr="000206FA" w:rsidDel="00E04683" w:rsidRDefault="000206FA">
      <w:pPr>
        <w:widowControl w:val="0"/>
        <w:spacing w:before="0" w:beforeAutospacing="0" w:after="240" w:afterAutospacing="0" w:line="240" w:lineRule="auto"/>
        <w:ind w:left="357"/>
        <w:jc w:val="both"/>
        <w:rPr>
          <w:del w:id="23" w:author="Meryl Etman" w:date="2023-07-23T12:07:00Z"/>
          <w:rFonts w:ascii="Times New Roman" w:eastAsia="Times New Roman" w:hAnsi="Times New Roman" w:cs="David"/>
          <w:sz w:val="20"/>
          <w:szCs w:val="24"/>
          <w:rtl/>
          <w:lang w:eastAsia="he-IL"/>
        </w:rPr>
        <w:pPrChange w:id="24" w:author="Meryl Etman" w:date="2023-07-23T12:07:00Z">
          <w:pPr>
            <w:widowControl w:val="0"/>
            <w:spacing w:before="0" w:beforeAutospacing="0" w:after="240" w:afterAutospacing="0" w:line="240" w:lineRule="auto"/>
            <w:ind w:left="788"/>
            <w:jc w:val="both"/>
          </w:pPr>
        </w:pPrChange>
      </w:pPr>
    </w:p>
    <w:p w14:paraId="6DDCEF62"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4FD884E7"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r w:rsidRPr="000206FA">
        <w:rPr>
          <w:rFonts w:ascii="Times New Roman" w:eastAsia="Times New Roman" w:hAnsi="Times New Roman" w:cs="David" w:hint="cs"/>
          <w:b/>
          <w:sz w:val="20"/>
          <w:szCs w:val="24"/>
          <w:rtl/>
          <w:lang w:eastAsia="he-IL"/>
        </w:rPr>
        <w:t xml:space="preserve">המצ"ב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406F66F6"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0CCDCB6E"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4E01E93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3A5BD96A"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70B07E76"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DF07598"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4CDC2474"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346F66FC"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30CE9A27"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רמדורנט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0FCA46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773B11C0"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3024DDE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11619C3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68B1E342" w14:textId="77777777" w:rsidR="000206FA" w:rsidRPr="000206FA" w:rsidDel="00E04683" w:rsidRDefault="000206FA" w:rsidP="00C8505B">
      <w:pPr>
        <w:widowControl w:val="0"/>
        <w:numPr>
          <w:ilvl w:val="1"/>
          <w:numId w:val="1"/>
        </w:numPr>
        <w:spacing w:before="0" w:beforeAutospacing="0" w:after="240" w:afterAutospacing="0" w:line="240" w:lineRule="auto"/>
        <w:ind w:left="788" w:right="0" w:hanging="431"/>
        <w:jc w:val="both"/>
        <w:rPr>
          <w:del w:id="25" w:author="Meryl Etman" w:date="2023-07-23T12:08:00Z"/>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0B68448E" w14:textId="77777777" w:rsidR="000206FA" w:rsidRPr="00AB40B8" w:rsidRDefault="000206FA">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Change w:id="26" w:author="Meryl Etman" w:date="2023-07-23T12:08:00Z">
          <w:pPr>
            <w:widowControl w:val="0"/>
            <w:spacing w:before="0" w:beforeAutospacing="0" w:after="240" w:afterAutospacing="0" w:line="240" w:lineRule="auto"/>
            <w:ind w:left="788"/>
            <w:jc w:val="both"/>
          </w:pPr>
        </w:pPrChange>
      </w:pPr>
    </w:p>
    <w:p w14:paraId="3A1AAC71"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2C562F03"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1565644" w14:textId="4BED3246"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w:t>
      </w:r>
      <w:ins w:id="27" w:author="Meryl Etman" w:date="2023-07-23T12:25:00Z">
        <w:r w:rsidR="00AB40B8">
          <w:rPr>
            <w:rFonts w:ascii="Times New Roman" w:eastAsia="Times New Roman" w:hAnsi="Times New Roman" w:cs="David" w:hint="cs"/>
            <w:bCs/>
            <w:sz w:val="20"/>
            <w:szCs w:val="24"/>
            <w:rtl/>
            <w:lang w:eastAsia="he-IL"/>
          </w:rPr>
          <w:t>, ב'1</w:t>
        </w:r>
      </w:ins>
      <w:r w:rsidRPr="00B17D15">
        <w:rPr>
          <w:rFonts w:ascii="Times New Roman" w:eastAsia="Times New Roman" w:hAnsi="Times New Roman" w:cs="David"/>
          <w:bCs/>
          <w:sz w:val="20"/>
          <w:szCs w:val="24"/>
          <w:rtl/>
          <w:lang w:eastAsia="he-IL"/>
        </w:rPr>
        <w:t xml:space="preserve"> או ג'</w:t>
      </w:r>
      <w:r w:rsidRPr="00B17D15">
        <w:rPr>
          <w:rFonts w:ascii="Times New Roman" w:eastAsia="Times New Roman" w:hAnsi="Times New Roman" w:cs="David" w:hint="cs"/>
          <w:b/>
          <w:sz w:val="20"/>
          <w:szCs w:val="24"/>
          <w:rtl/>
          <w:lang w:eastAsia="he-IL"/>
        </w:rPr>
        <w:t xml:space="preserve"> המצ"ב</w:t>
      </w:r>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68382FD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4E8F38D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6784AC8E"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67DCA79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7171EA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6D00E19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5DB124E"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505A19DE" w14:textId="41AD6D48" w:rsidR="00934BC3" w:rsidRPr="000206FA" w:rsidDel="00E04683" w:rsidRDefault="00934BC3" w:rsidP="000206FA">
      <w:pPr>
        <w:widowControl w:val="0"/>
        <w:spacing w:before="0" w:beforeAutospacing="0" w:after="240" w:afterAutospacing="0" w:line="240" w:lineRule="auto"/>
        <w:ind w:left="794"/>
        <w:jc w:val="both"/>
        <w:rPr>
          <w:del w:id="28" w:author="Meryl Etman" w:date="2023-07-23T12:07:00Z"/>
          <w:rFonts w:ascii="Times New Roman" w:eastAsia="Times New Roman" w:hAnsi="Times New Roman" w:cs="David"/>
          <w:sz w:val="20"/>
          <w:szCs w:val="24"/>
          <w:rtl/>
          <w:lang w:eastAsia="he-IL"/>
        </w:rPr>
      </w:pPr>
    </w:p>
    <w:p w14:paraId="2B9F4A31"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18EE0CE6"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F7197E3"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43DCD27B" w14:textId="77777777" w:rsidR="00937C9F" w:rsidRPr="00013687" w:rsidRDefault="00937C9F" w:rsidP="00937C9F">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09838BA2"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6907C41" w14:textId="77777777" w:rsidR="00937C9F" w:rsidDel="00E04683" w:rsidRDefault="00937C9F" w:rsidP="00937C9F">
      <w:pPr>
        <w:widowControl w:val="0"/>
        <w:spacing w:before="0" w:beforeAutospacing="0" w:after="200" w:afterAutospacing="0" w:line="240" w:lineRule="auto"/>
        <w:ind w:left="368" w:firstLine="425"/>
        <w:rPr>
          <w:del w:id="29" w:author="Meryl Etman" w:date="2023-07-23T12:08:00Z"/>
          <w:rFonts w:ascii="Times New Roman" w:eastAsia="Times New Roman" w:hAnsi="Times New Roman" w:cs="David"/>
          <w:b/>
          <w:bCs/>
          <w:sz w:val="20"/>
          <w:szCs w:val="24"/>
          <w:u w:val="single"/>
          <w:rtl/>
          <w:lang w:eastAsia="he-IL"/>
        </w:rPr>
      </w:pPr>
    </w:p>
    <w:p w14:paraId="3FFB7825" w14:textId="77777777" w:rsidR="00937C9F" w:rsidRDefault="00937C9F">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30" w:author="Meryl Etman" w:date="2023-07-23T12:08:00Z">
          <w:pPr>
            <w:widowControl w:val="0"/>
            <w:spacing w:before="0" w:beforeAutospacing="0" w:after="200" w:afterAutospacing="0" w:line="240" w:lineRule="auto"/>
            <w:ind w:left="368" w:firstLine="425"/>
          </w:pPr>
        </w:pPrChange>
      </w:pPr>
    </w:p>
    <w:p w14:paraId="2D3CF590"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6A57227"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418F7A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CE2291F"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B506778"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569E654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5A0F472"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ACE791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E08C36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13DCC1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ACA8D1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794120E"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685ADC8"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1688D8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30A2C8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85B8253" w14:textId="77777777" w:rsidR="00937C9F" w:rsidRPr="00A42052" w:rsidDel="00E04683" w:rsidRDefault="00937C9F" w:rsidP="00937C9F">
      <w:pPr>
        <w:widowControl w:val="0"/>
        <w:numPr>
          <w:ilvl w:val="1"/>
          <w:numId w:val="1"/>
        </w:numPr>
        <w:spacing w:before="0" w:beforeAutospacing="0" w:after="200" w:afterAutospacing="0" w:line="240" w:lineRule="auto"/>
        <w:ind w:right="0"/>
        <w:jc w:val="both"/>
        <w:rPr>
          <w:del w:id="31" w:author="Meryl Etman" w:date="2023-07-23T12:08:00Z"/>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9A37BF9" w14:textId="77777777" w:rsidR="000206FA" w:rsidRPr="00AB40B8" w:rsidRDefault="000206FA">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Change w:id="32" w:author="Meryl Etman" w:date="2023-07-23T12:08:00Z">
          <w:pPr>
            <w:widowControl w:val="0"/>
            <w:spacing w:before="0" w:beforeAutospacing="0" w:after="240" w:afterAutospacing="0" w:line="240" w:lineRule="auto"/>
            <w:jc w:val="both"/>
          </w:pPr>
        </w:pPrChange>
      </w:pPr>
    </w:p>
    <w:p w14:paraId="6FD7E6C8"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48BD730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26F1BA0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2279FE53"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D1E8BF2"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57EB9BE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04C9CB36"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4C85909C"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3B09A12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7B77AE3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י הדין ו/או מכח צו הרחבה ו/או מכח הסכם כלשהו על עובד</w:t>
      </w:r>
      <w:r w:rsidRPr="000206FA">
        <w:rPr>
          <w:rFonts w:ascii="Times New Roman" w:eastAsia="Times New Roman" w:hAnsi="Times New Roman" w:cs="David" w:hint="cs"/>
          <w:sz w:val="20"/>
          <w:szCs w:val="24"/>
          <w:rtl/>
          <w:lang w:eastAsia="he-IL"/>
        </w:rPr>
        <w:t>.</w:t>
      </w:r>
    </w:p>
    <w:p w14:paraId="3962EFB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392E57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ישא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57A09F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5DCBBE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4021FDE3"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7315CD4C"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2671C2A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545B684"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0E77E017"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27DC88D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527A08E0"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2EB36DBD"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3485C8D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0B77EB5B"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128CBB75"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3C00303A"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6E46E7CD"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p>
    <w:p w14:paraId="31378F4C"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נבצר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מהמנהל הראשי לקיים את ה</w:t>
      </w:r>
      <w:r w:rsidRPr="000206FA">
        <w:rPr>
          <w:rFonts w:ascii="Times New Roman" w:eastAsia="Times New Roman" w:hAnsi="Times New Roman" w:cs="David" w:hint="cs"/>
          <w:sz w:val="20"/>
          <w:szCs w:val="24"/>
          <w:rtl/>
          <w:lang w:eastAsia="he-IL"/>
        </w:rPr>
        <w:t xml:space="preserve">וראות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יחול הסעיף 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לפעולה משפטית או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אם ארע אירוע דומה.</w:t>
      </w:r>
    </w:p>
    <w:p w14:paraId="3B8118C6" w14:textId="77777777" w:rsidR="000206FA" w:rsidRPr="000206FA" w:rsidRDefault="000206FA" w:rsidP="000206F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חל שינוי בהחזקת המניות ו/או בהרכב המנהלים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2A02650"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34EAC8B8"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2E2305C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10A148F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1679AD0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54F002A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6A33024" w14:textId="77777777" w:rsidR="000206FA" w:rsidRPr="000206FA" w:rsidDel="00E04683" w:rsidRDefault="000206FA" w:rsidP="00C8505B">
      <w:pPr>
        <w:widowControl w:val="0"/>
        <w:numPr>
          <w:ilvl w:val="1"/>
          <w:numId w:val="1"/>
        </w:numPr>
        <w:spacing w:before="0" w:beforeAutospacing="0" w:after="200" w:afterAutospacing="0" w:line="240" w:lineRule="auto"/>
        <w:ind w:right="0"/>
        <w:jc w:val="both"/>
        <w:rPr>
          <w:del w:id="33" w:author="Meryl Etman" w:date="2023-07-23T12:08:00Z"/>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D7A9CA3" w14:textId="77777777" w:rsidR="000206FA" w:rsidRPr="00AB40B8" w:rsidDel="00E04683" w:rsidRDefault="000206FA">
      <w:pPr>
        <w:widowControl w:val="0"/>
        <w:numPr>
          <w:ilvl w:val="1"/>
          <w:numId w:val="1"/>
        </w:numPr>
        <w:spacing w:before="0" w:beforeAutospacing="0" w:after="200" w:afterAutospacing="0" w:line="240" w:lineRule="auto"/>
        <w:ind w:right="0"/>
        <w:jc w:val="both"/>
        <w:rPr>
          <w:del w:id="34" w:author="Meryl Etman" w:date="2023-07-23T12:08:00Z"/>
          <w:rFonts w:ascii="Times New Roman" w:eastAsia="Times New Roman" w:hAnsi="Times New Roman" w:cs="David"/>
          <w:sz w:val="20"/>
          <w:szCs w:val="24"/>
          <w:lang w:eastAsia="he-IL"/>
        </w:rPr>
        <w:pPrChange w:id="35" w:author="Meryl Etman" w:date="2023-07-23T12:08:00Z">
          <w:pPr>
            <w:widowControl w:val="0"/>
            <w:spacing w:before="0" w:beforeAutospacing="0" w:after="200" w:afterAutospacing="0" w:line="240" w:lineRule="auto"/>
            <w:ind w:left="792"/>
            <w:jc w:val="both"/>
          </w:pPr>
        </w:pPrChange>
      </w:pPr>
    </w:p>
    <w:p w14:paraId="33D7DE99" w14:textId="77777777" w:rsidR="000206FA" w:rsidRPr="000206FA" w:rsidRDefault="000206FA">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Change w:id="36" w:author="Meryl Etman" w:date="2023-07-23T12:08:00Z">
          <w:pPr>
            <w:widowControl w:val="0"/>
            <w:spacing w:before="0" w:beforeAutospacing="0" w:after="200" w:afterAutospacing="0" w:line="240" w:lineRule="auto"/>
            <w:jc w:val="both"/>
          </w:pPr>
        </w:pPrChange>
      </w:pPr>
    </w:p>
    <w:p w14:paraId="7B83750F"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7D2ECCB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0770638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7DA6B37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F3FC76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4CD0A47C"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B431790"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57EBEC71"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10DA921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2C22D9BD"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500804A5"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5EA717B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B4699C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6E866B9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שלוחיו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del w:id="37" w:author="Meryl Etman" w:date="2023-07-23T12:26:00Z">
        <w:r w:rsidRPr="000206FA" w:rsidDel="00AB40B8">
          <w:rPr>
            <w:rFonts w:ascii="Times New Roman" w:eastAsia="Times New Roman" w:hAnsi="Times New Roman" w:cs="David"/>
            <w:sz w:val="20"/>
            <w:szCs w:val="24"/>
            <w:rtl/>
            <w:lang w:eastAsia="he-IL"/>
          </w:rPr>
          <w:delText>,</w:delText>
        </w:r>
      </w:del>
      <w:r w:rsidRPr="000206FA">
        <w:rPr>
          <w:rFonts w:ascii="Times New Roman" w:eastAsia="Times New Roman" w:hAnsi="Times New Roman" w:cs="David"/>
          <w:sz w:val="20"/>
          <w:szCs w:val="24"/>
          <w:rtl/>
          <w:lang w:eastAsia="he-IL"/>
        </w:rPr>
        <w:t>.</w:t>
      </w:r>
    </w:p>
    <w:p w14:paraId="35DB5DB2"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3BA652A7"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76BD941A"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61E79591"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0C61B9B7" w14:textId="77777777" w:rsidR="000206FA" w:rsidDel="00E04683" w:rsidRDefault="000206FA" w:rsidP="00C8505B">
      <w:pPr>
        <w:widowControl w:val="0"/>
        <w:numPr>
          <w:ilvl w:val="1"/>
          <w:numId w:val="1"/>
        </w:numPr>
        <w:spacing w:before="0" w:beforeAutospacing="0" w:after="240" w:afterAutospacing="0" w:line="240" w:lineRule="auto"/>
        <w:ind w:left="788" w:right="0" w:hanging="431"/>
        <w:jc w:val="both"/>
        <w:rPr>
          <w:del w:id="38" w:author="Meryl Etman" w:date="2023-07-23T12:08:00Z"/>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1C1E5363" w14:textId="77777777" w:rsidR="00C8505B" w:rsidRPr="00AB40B8" w:rsidRDefault="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Change w:id="39" w:author="Meryl Etman" w:date="2023-07-23T12:08:00Z">
          <w:pPr>
            <w:widowControl w:val="0"/>
            <w:spacing w:before="0" w:beforeAutospacing="0" w:after="240" w:afterAutospacing="0" w:line="240" w:lineRule="auto"/>
            <w:jc w:val="both"/>
          </w:pPr>
        </w:pPrChange>
      </w:pPr>
    </w:p>
    <w:p w14:paraId="5271AF64"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6E62728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51D0B82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4F34930B"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EF9EAA8"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44AC0AD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1727E15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6FFBE81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כויתור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כויתור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2E04C53B"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080F2581"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481E7AC3"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54586DD2"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5F79E91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י חוזה זה. וזאת מבלי לגרוע מהאמור להלן בסיפא לס"ק זה.</w:t>
      </w:r>
    </w:p>
    <w:p w14:paraId="62F08626"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40575BB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26725C4"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7A20D4A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588BD01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6BA8A60" w14:textId="77777777" w:rsidR="000206FA" w:rsidRPr="000206FA" w:rsidDel="00E04683" w:rsidRDefault="000206FA" w:rsidP="00C8505B">
      <w:pPr>
        <w:widowControl w:val="0"/>
        <w:numPr>
          <w:ilvl w:val="1"/>
          <w:numId w:val="1"/>
        </w:numPr>
        <w:spacing w:before="0" w:beforeAutospacing="0" w:after="720" w:afterAutospacing="0" w:line="240" w:lineRule="auto"/>
        <w:ind w:left="788" w:right="0" w:hanging="431"/>
        <w:jc w:val="both"/>
        <w:rPr>
          <w:del w:id="40" w:author="Meryl Etman" w:date="2023-07-23T12:08:00Z"/>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3D5B490F" w14:textId="77777777" w:rsidR="000206FA" w:rsidRPr="00AB40B8" w:rsidRDefault="000206FA">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Change w:id="41" w:author="Meryl Etman" w:date="2023-07-23T12:08:00Z">
          <w:pPr>
            <w:widowControl w:val="0"/>
            <w:spacing w:before="0" w:beforeAutospacing="0" w:after="720" w:afterAutospacing="0" w:line="240" w:lineRule="auto"/>
            <w:ind w:left="788"/>
            <w:jc w:val="both"/>
          </w:pPr>
        </w:pPrChange>
      </w:pPr>
    </w:p>
    <w:p w14:paraId="720EA986"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378A7B28"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6A38293" w14:textId="0FB4EABB" w:rsidR="00C8505B" w:rsidDel="00E04683" w:rsidRDefault="00C8505B" w:rsidP="000206FA">
      <w:pPr>
        <w:widowControl w:val="0"/>
        <w:spacing w:before="0" w:beforeAutospacing="0" w:after="0" w:afterAutospacing="0" w:line="240" w:lineRule="auto"/>
        <w:jc w:val="center"/>
        <w:rPr>
          <w:del w:id="42" w:author="Meryl Etman" w:date="2023-07-23T12:09:00Z"/>
          <w:rFonts w:ascii="Times New Roman" w:eastAsia="Times New Roman" w:hAnsi="Times New Roman" w:cs="David"/>
          <w:bCs/>
          <w:sz w:val="20"/>
          <w:szCs w:val="24"/>
          <w:rtl/>
          <w:lang w:eastAsia="he-IL"/>
        </w:rPr>
      </w:pPr>
    </w:p>
    <w:p w14:paraId="59D52176"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0718076" w14:textId="6F9C8775"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3" w:author="Meryl Etman" w:date="2023-02-12T10:52:00Z">
            <w:r w:rsidR="00D85619">
              <w:rPr>
                <w:rFonts w:ascii="Times New Roman" w:eastAsia="Times New Roman" w:hAnsi="Times New Roman" w:cs="David"/>
                <w:color w:val="00B0F0"/>
                <w:sz w:val="24"/>
                <w:szCs w:val="24"/>
                <w:u w:val="single"/>
                <w:lang w:eastAsia="he-IL"/>
              </w:rPr>
              <w:t>ESD</w:t>
            </w:r>
            <w:r w:rsidR="00D85619">
              <w:rPr>
                <w:rFonts w:ascii="Times New Roman" w:eastAsia="Times New Roman" w:hAnsi="Times New Roman" w:cs="David"/>
                <w:color w:val="00B0F0"/>
                <w:sz w:val="24"/>
                <w:szCs w:val="24"/>
                <w:u w:val="single"/>
                <w:rtl/>
                <w:lang w:eastAsia="he-IL"/>
              </w:rPr>
              <w:t xml:space="preserve"> פיתוח סביבה וקיימות</w:t>
            </w:r>
          </w:ins>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ins w:id="44" w:author="Meryl Etman" w:date="2023-02-12T10:37:00Z">
            <w:r w:rsidR="003057C1" w:rsidRPr="007E7737">
              <w:rPr>
                <w:rStyle w:val="PlaceholderText"/>
                <w:rtl/>
              </w:rPr>
              <w:t>[שם צד א]</w:t>
            </w:r>
          </w:ins>
        </w:sdtContent>
      </w:sdt>
    </w:p>
    <w:p w14:paraId="7D5A0B7A"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027734A5" w14:textId="77777777" w:rsidR="00C8505B" w:rsidDel="00E04683" w:rsidRDefault="00C8505B" w:rsidP="00C8505B">
      <w:pPr>
        <w:widowControl w:val="0"/>
        <w:spacing w:before="0" w:beforeAutospacing="0" w:after="0" w:afterAutospacing="0" w:line="240" w:lineRule="auto"/>
        <w:jc w:val="both"/>
        <w:rPr>
          <w:del w:id="45" w:author="Meryl Etman" w:date="2023-07-23T12:08:00Z"/>
          <w:rFonts w:ascii="Times New Roman" w:eastAsia="Times New Roman" w:hAnsi="Times New Roman" w:cs="David"/>
          <w:sz w:val="24"/>
          <w:szCs w:val="24"/>
          <w:rtl/>
          <w:lang w:eastAsia="he-IL"/>
        </w:rPr>
      </w:pPr>
    </w:p>
    <w:p w14:paraId="322B5205" w14:textId="77777777" w:rsidR="00C8505B" w:rsidDel="00E04683" w:rsidRDefault="00C8505B" w:rsidP="00C8505B">
      <w:pPr>
        <w:widowControl w:val="0"/>
        <w:spacing w:before="0" w:beforeAutospacing="0" w:after="0" w:afterAutospacing="0" w:line="240" w:lineRule="auto"/>
        <w:jc w:val="both"/>
        <w:rPr>
          <w:del w:id="46" w:author="Meryl Etman" w:date="2023-07-23T12:08:00Z"/>
          <w:rFonts w:ascii="Times New Roman" w:eastAsia="Times New Roman" w:hAnsi="Times New Roman" w:cs="David"/>
          <w:sz w:val="24"/>
          <w:szCs w:val="24"/>
          <w:rtl/>
          <w:lang w:eastAsia="he-IL"/>
        </w:rPr>
      </w:pPr>
    </w:p>
    <w:p w14:paraId="42F64683"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FBDF03"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A7649B"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61CB8B83"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58B40E6F" w14:textId="2E7EEF71" w:rsidR="00E04683" w:rsidRDefault="00C8505B" w:rsidP="00C8505B">
      <w:pPr>
        <w:widowControl w:val="0"/>
        <w:spacing w:before="0" w:beforeAutospacing="0" w:after="0" w:afterAutospacing="0" w:line="276" w:lineRule="auto"/>
        <w:jc w:val="both"/>
        <w:rPr>
          <w:ins w:id="47" w:author="Meryl Etman" w:date="2023-07-23T12:10:00Z"/>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2F496A47" w14:textId="513D4011" w:rsidR="00C8505B" w:rsidRPr="00C521D8" w:rsidRDefault="00E04683">
      <w:pPr>
        <w:bidi w:val="0"/>
        <w:spacing w:before="0" w:beforeAutospacing="0" w:after="160" w:afterAutospacing="0" w:line="259" w:lineRule="auto"/>
        <w:rPr>
          <w:rFonts w:ascii="Times New Roman" w:eastAsia="Times New Roman" w:hAnsi="Times New Roman" w:cs="David"/>
          <w:sz w:val="24"/>
          <w:szCs w:val="24"/>
          <w:rtl/>
          <w:lang w:eastAsia="he-IL"/>
        </w:rPr>
        <w:pPrChange w:id="48" w:author="Meryl Etman" w:date="2023-07-23T12:10:00Z">
          <w:pPr>
            <w:widowControl w:val="0"/>
            <w:spacing w:before="0" w:beforeAutospacing="0" w:after="0" w:afterAutospacing="0" w:line="276" w:lineRule="auto"/>
            <w:jc w:val="both"/>
          </w:pPr>
        </w:pPrChange>
      </w:pPr>
      <w:ins w:id="49" w:author="Meryl Etman" w:date="2023-07-23T12:10:00Z">
        <w:r>
          <w:rPr>
            <w:rFonts w:ascii="Times New Roman" w:eastAsia="Times New Roman" w:hAnsi="Times New Roman" w:cs="David"/>
            <w:sz w:val="24"/>
            <w:szCs w:val="24"/>
            <w:rtl/>
            <w:lang w:eastAsia="he-IL"/>
          </w:rPr>
          <w:br w:type="page"/>
        </w:r>
      </w:ins>
    </w:p>
    <w:p w14:paraId="0E9A9D1B" w14:textId="79213FCD" w:rsidR="00C8505B" w:rsidDel="00E04683" w:rsidRDefault="00C8505B" w:rsidP="00C8505B">
      <w:pPr>
        <w:widowControl w:val="0"/>
        <w:spacing w:before="0" w:beforeAutospacing="0" w:after="0" w:afterAutospacing="0" w:line="240" w:lineRule="auto"/>
        <w:jc w:val="center"/>
        <w:outlineLvl w:val="3"/>
        <w:rPr>
          <w:del w:id="50" w:author="Meryl Etman" w:date="2023-07-23T12:10:00Z"/>
          <w:rFonts w:ascii="Times New Roman" w:eastAsia="Times New Roman" w:hAnsi="Times New Roman" w:cs="David"/>
          <w:bCs/>
          <w:sz w:val="20"/>
          <w:szCs w:val="24"/>
          <w:u w:val="single"/>
          <w:rtl/>
          <w:lang w:eastAsia="he-IL"/>
        </w:rPr>
      </w:pPr>
      <w:del w:id="51" w:author="Meryl Etman" w:date="2023-07-23T12:10:00Z">
        <w:r w:rsidDel="00E04683">
          <w:rPr>
            <w:rFonts w:ascii="Times New Roman" w:eastAsia="Times New Roman" w:hAnsi="Times New Roman" w:cs="David"/>
            <w:bCs/>
            <w:sz w:val="20"/>
            <w:szCs w:val="24"/>
            <w:u w:val="single"/>
            <w:rtl/>
            <w:lang w:eastAsia="he-IL"/>
          </w:rPr>
          <w:br w:type="page"/>
        </w:r>
      </w:del>
    </w:p>
    <w:p w14:paraId="5C89D40C"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E98B5E3"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386A407"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F4F5CDC"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AA463B" w14:textId="24F6584A" w:rsidR="00C8505B" w:rsidRPr="00B27B4C" w:rsidRDefault="00C8505B" w:rsidP="00AB40B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2" w:author="Meryl Etman" w:date="2023-02-12T10:36:00Z">
            <w:r w:rsidR="003057C1">
              <w:rPr>
                <w:rFonts w:ascii="Times New Roman" w:eastAsia="Times New Roman" w:hAnsi="Times New Roman" w:cs="David" w:hint="cs"/>
                <w:color w:val="00B0F0"/>
                <w:sz w:val="24"/>
                <w:szCs w:val="24"/>
                <w:rtl/>
                <w:lang w:eastAsia="he-IL"/>
              </w:rPr>
              <w:t>גבעת שמואל</w:t>
            </w:r>
          </w:ins>
        </w:sdtContent>
      </w:sdt>
      <w:del w:id="53" w:author="Meryl Etman" w:date="2023-07-23T12:09:00Z">
        <w:r w:rsidRPr="00E95AE9" w:rsidDel="00E04683">
          <w:rPr>
            <w:rFonts w:ascii="Times New Roman" w:eastAsia="Times New Roman" w:hAnsi="Times New Roman" w:cs="David" w:hint="cs"/>
            <w:color w:val="00B0F0"/>
            <w:sz w:val="24"/>
            <w:szCs w:val="24"/>
            <w:rtl/>
            <w:lang w:eastAsia="he-IL"/>
          </w:rPr>
          <w:delText xml:space="preserve"> - </w:delText>
        </w:r>
      </w:del>
      <w:customXmlDelRangeStart w:id="54" w:author="Meryl Etman" w:date="2023-07-23T12:09:00Z"/>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54"/>
          <w:customXmlDelRangeStart w:id="55" w:author="Meryl Etman" w:date="2023-07-23T12:09:00Z"/>
        </w:sdtContent>
      </w:sdt>
      <w:customXmlDelRangeEnd w:id="55"/>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6" w:author="Meryl Etman" w:date="2023-02-12T10:36:00Z">
            <w:r w:rsidR="003057C1">
              <w:rPr>
                <w:rFonts w:ascii="Times New Roman" w:eastAsia="Times New Roman" w:hAnsi="Times New Roman" w:cs="David" w:hint="cs"/>
                <w:color w:val="00B0F0"/>
                <w:sz w:val="24"/>
                <w:szCs w:val="24"/>
                <w:rtl/>
              </w:rPr>
              <w:t>סביוני גבעת שמואל מגרשים 1006-1007</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95504E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A9BF9F" w14:textId="4D94148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57" w:author="Meryl Etman" w:date="2023-02-12T10:55:00Z">
            <w:r w:rsidR="00D85619">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58" w:author="Meryl Etman" w:date="2023-02-12T10:55:00Z">
            <w:r w:rsidR="00D85619">
              <w:rPr>
                <w:rFonts w:ascii="Times New Roman" w:eastAsia="Times New Roman" w:hAnsi="Times New Roman" w:cs="David" w:hint="cs"/>
                <w:sz w:val="24"/>
                <w:szCs w:val="24"/>
                <w:rtl/>
                <w:lang w:eastAsia="he-IL"/>
              </w:rPr>
              <w:t>6191</w:t>
            </w:r>
          </w:ins>
        </w:sdtContent>
      </w:sdt>
      <w:r w:rsidRPr="00B27B4C">
        <w:rPr>
          <w:rFonts w:ascii="Times New Roman" w:eastAsia="Times New Roman" w:hAnsi="Times New Roman" w:cs="David" w:hint="cs"/>
          <w:sz w:val="24"/>
          <w:szCs w:val="24"/>
          <w:rtl/>
          <w:lang w:eastAsia="he-IL"/>
        </w:rPr>
        <w:t>.</w:t>
      </w:r>
    </w:p>
    <w:p w14:paraId="54292F52"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B094098"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CFFDEF6" w14:textId="192BD35E"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9" w:author="Meryl Etman" w:date="2023-02-12T10:36:00Z">
            <w:r w:rsidR="003057C1">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3F1951BE"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4961BFB6"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6049337"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90869D" w14:textId="37C3AD0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60" w:author="Meryl Etman" w:date="2023-02-12T10:57:00Z">
            <w:r w:rsidR="00D85619">
              <w:rPr>
                <w:rFonts w:ascii="Times New Roman" w:eastAsia="Times New Roman" w:hAnsi="Times New Roman" w:cs="David" w:hint="cs"/>
                <w:sz w:val="24"/>
                <w:szCs w:val="24"/>
                <w:rtl/>
                <w:lang w:eastAsia="he-IL"/>
              </w:rPr>
              <w:t>מרול אטמן</w:t>
            </w:r>
          </w:ins>
        </w:sdtContent>
      </w:sdt>
    </w:p>
    <w:p w14:paraId="1B890283"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2322E62"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0A2A5ACB"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5E9D48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468AC3B0"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821AD1" w14:textId="538334CA"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61" w:author="Meryl Etman" w:date="2023-02-12T10:57:00Z">
            <w:r w:rsidR="00D85619">
              <w:rPr>
                <w:rFonts w:ascii="Times New Roman" w:eastAsia="Times New Roman" w:hAnsi="Times New Roman" w:cs="David"/>
                <w:color w:val="008000"/>
                <w:sz w:val="24"/>
                <w:szCs w:val="24"/>
                <w:rtl/>
                <w:lang w:eastAsia="he-IL"/>
              </w:rPr>
              <w:t>שמוליק ליפשין</w:t>
            </w:r>
          </w:ins>
        </w:sdtContent>
      </w:sdt>
    </w:p>
    <w:p w14:paraId="1E4BA2A3" w14:textId="1A919AD6"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62" w:author="Meryl Etman" w:date="2023-02-12T10:57:00Z">
            <w:r w:rsidR="00D85619">
              <w:rPr>
                <w:rFonts w:ascii="Times New Roman" w:eastAsia="Times New Roman" w:hAnsi="Times New Roman" w:cs="David"/>
                <w:color w:val="008000"/>
                <w:sz w:val="24"/>
                <w:szCs w:val="24"/>
                <w:rtl/>
                <w:lang w:eastAsia="he-IL"/>
              </w:rPr>
              <w:t>35</w:t>
            </w:r>
          </w:ins>
        </w:sdtContent>
      </w:sdt>
    </w:p>
    <w:p w14:paraId="56AB1178"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CA02A7" w14:textId="3015F8B1"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63" w:author="Meryl Etman" w:date="2023-02-12T10:57:00Z">
            <w:r w:rsidR="00D85619">
              <w:rPr>
                <w:rFonts w:ascii="Times New Roman" w:eastAsia="Times New Roman" w:hAnsi="Times New Roman" w:cs="David"/>
                <w:color w:val="008000"/>
                <w:sz w:val="24"/>
                <w:szCs w:val="24"/>
                <w:rtl/>
                <w:lang w:eastAsia="he-IL"/>
              </w:rPr>
              <w:t>שמוליק ליפשין</w:t>
            </w:r>
          </w:ins>
        </w:sdtContent>
      </w:sdt>
    </w:p>
    <w:p w14:paraId="0FD4CD9D"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0A6C5" w14:textId="2CFD073A" w:rsidR="00C8505B" w:rsidRPr="00B27B4C" w:rsidDel="00E04683" w:rsidRDefault="00C8505B" w:rsidP="00C8505B">
      <w:pPr>
        <w:widowControl w:val="0"/>
        <w:spacing w:before="0" w:beforeAutospacing="0" w:after="0" w:afterAutospacing="0" w:line="240" w:lineRule="auto"/>
        <w:jc w:val="both"/>
        <w:rPr>
          <w:del w:id="64" w:author="Meryl Etman" w:date="2023-07-23T12:09:00Z"/>
          <w:rFonts w:ascii="Times New Roman" w:eastAsia="Times New Roman" w:hAnsi="Times New Roman" w:cs="David"/>
          <w:sz w:val="24"/>
          <w:szCs w:val="24"/>
          <w:rtl/>
          <w:lang w:eastAsia="he-IL"/>
        </w:rPr>
      </w:pPr>
      <w:del w:id="65" w:author="Meryl Etman" w:date="2023-07-23T12:09:00Z">
        <w:r w:rsidDel="00E04683">
          <w:rPr>
            <w:rFonts w:ascii="Times New Roman" w:eastAsia="Times New Roman" w:hAnsi="Times New Roman" w:cs="David" w:hint="cs"/>
            <w:sz w:val="24"/>
            <w:szCs w:val="24"/>
            <w:rtl/>
            <w:lang w:eastAsia="he-IL"/>
          </w:rPr>
          <w:delText>5.2</w:delText>
        </w:r>
        <w:r w:rsidRPr="00B27B4C" w:rsidDel="00E04683">
          <w:rPr>
            <w:rFonts w:ascii="Times New Roman" w:eastAsia="Times New Roman" w:hAnsi="Times New Roman" w:cs="David" w:hint="cs"/>
            <w:sz w:val="24"/>
            <w:szCs w:val="24"/>
            <w:rtl/>
            <w:lang w:eastAsia="he-IL"/>
          </w:rPr>
          <w:tab/>
          <w:delText>הנושאים הם:</w:delText>
        </w:r>
      </w:del>
    </w:p>
    <w:p w14:paraId="526AD03F" w14:textId="020B0FC5" w:rsidR="00C8505B" w:rsidRPr="00B27B4C" w:rsidDel="00E04683" w:rsidRDefault="00C8505B" w:rsidP="00C8505B">
      <w:pPr>
        <w:widowControl w:val="0"/>
        <w:spacing w:before="0" w:beforeAutospacing="0" w:after="0" w:afterAutospacing="0" w:line="240" w:lineRule="auto"/>
        <w:jc w:val="both"/>
        <w:rPr>
          <w:del w:id="66" w:author="Meryl Etman" w:date="2023-07-23T12:09:00Z"/>
          <w:rFonts w:ascii="Times New Roman" w:eastAsia="Times New Roman" w:hAnsi="Times New Roman" w:cs="David"/>
          <w:sz w:val="24"/>
          <w:szCs w:val="24"/>
          <w:rtl/>
          <w:lang w:eastAsia="he-IL"/>
        </w:rPr>
      </w:pPr>
    </w:p>
    <w:p w14:paraId="66C3E451" w14:textId="2EBF6CF6" w:rsidR="00C8505B" w:rsidRPr="00B27B4C" w:rsidDel="00E04683" w:rsidRDefault="00C8505B" w:rsidP="00C8505B">
      <w:pPr>
        <w:widowControl w:val="0"/>
        <w:spacing w:before="0" w:beforeAutospacing="0" w:after="0" w:afterAutospacing="0" w:line="240" w:lineRule="auto"/>
        <w:ind w:firstLine="720"/>
        <w:jc w:val="both"/>
        <w:rPr>
          <w:del w:id="67" w:author="Meryl Etman" w:date="2023-07-23T12:09:00Z"/>
          <w:rFonts w:ascii="Times New Roman" w:eastAsia="Times New Roman" w:hAnsi="Times New Roman" w:cs="David"/>
          <w:sz w:val="24"/>
          <w:szCs w:val="24"/>
          <w:rtl/>
          <w:lang w:eastAsia="he-IL"/>
        </w:rPr>
      </w:pPr>
      <w:del w:id="68" w:author="Meryl Etman" w:date="2023-07-23T12:09:00Z">
        <w:r w:rsidRPr="00B27B4C" w:rsidDel="00E04683">
          <w:rPr>
            <w:rFonts w:ascii="Times New Roman" w:eastAsia="Times New Roman" w:hAnsi="Times New Roman" w:cs="David" w:hint="cs"/>
            <w:sz w:val="24"/>
            <w:szCs w:val="24"/>
            <w:rtl/>
            <w:lang w:eastAsia="he-IL"/>
          </w:rPr>
          <w:delText>א.</w:delText>
        </w:r>
        <w:r w:rsidRPr="00B27B4C" w:rsidDel="00E04683">
          <w:rPr>
            <w:rFonts w:ascii="Times New Roman" w:eastAsia="Times New Roman" w:hAnsi="Times New Roman" w:cs="David" w:hint="cs"/>
            <w:sz w:val="24"/>
            <w:szCs w:val="24"/>
            <w:rtl/>
            <w:lang w:eastAsia="he-IL"/>
          </w:rPr>
          <w:tab/>
          <w:delText>התקדמות שרותי ה</w:delText>
        </w:r>
        <w:r w:rsidR="00B17D15" w:rsidDel="00E04683">
          <w:rPr>
            <w:rFonts w:ascii="Times New Roman" w:eastAsia="Times New Roman" w:hAnsi="Times New Roman" w:cs="David" w:hint="cs"/>
            <w:sz w:val="24"/>
            <w:szCs w:val="24"/>
            <w:rtl/>
            <w:lang w:eastAsia="he-IL"/>
          </w:rPr>
          <w:delText>יועץ</w:delText>
        </w:r>
        <w:r w:rsidRPr="00B27B4C" w:rsidDel="00E04683">
          <w:rPr>
            <w:rFonts w:ascii="Times New Roman" w:eastAsia="Times New Roman" w:hAnsi="Times New Roman" w:cs="David" w:hint="cs"/>
            <w:sz w:val="24"/>
            <w:szCs w:val="24"/>
            <w:rtl/>
            <w:lang w:eastAsia="he-IL"/>
          </w:rPr>
          <w:delText>.</w:delText>
        </w:r>
      </w:del>
    </w:p>
    <w:p w14:paraId="041AD2B1" w14:textId="76A11D95" w:rsidR="00C8505B" w:rsidRPr="00B27B4C" w:rsidDel="00E04683" w:rsidRDefault="00C8505B" w:rsidP="00C8505B">
      <w:pPr>
        <w:widowControl w:val="0"/>
        <w:spacing w:before="0" w:beforeAutospacing="0" w:after="0" w:afterAutospacing="0" w:line="240" w:lineRule="auto"/>
        <w:ind w:firstLine="720"/>
        <w:jc w:val="both"/>
        <w:rPr>
          <w:del w:id="69" w:author="Meryl Etman" w:date="2023-07-23T12:09:00Z"/>
          <w:rFonts w:ascii="Times New Roman" w:eastAsia="Times New Roman" w:hAnsi="Times New Roman" w:cs="David"/>
          <w:sz w:val="24"/>
          <w:szCs w:val="24"/>
          <w:rtl/>
          <w:lang w:eastAsia="he-IL"/>
        </w:rPr>
      </w:pPr>
      <w:del w:id="70" w:author="Meryl Etman" w:date="2023-07-23T12:09:00Z">
        <w:r w:rsidRPr="00B27B4C" w:rsidDel="00E04683">
          <w:rPr>
            <w:rFonts w:ascii="Times New Roman" w:eastAsia="Times New Roman" w:hAnsi="Times New Roman" w:cs="David" w:hint="cs"/>
            <w:sz w:val="24"/>
            <w:szCs w:val="24"/>
            <w:rtl/>
            <w:lang w:eastAsia="he-IL"/>
          </w:rPr>
          <w:delText>ב.</w:delText>
        </w:r>
        <w:r w:rsidRPr="00B27B4C" w:rsidDel="00E04683">
          <w:rPr>
            <w:rFonts w:ascii="Times New Roman" w:eastAsia="Times New Roman" w:hAnsi="Times New Roman" w:cs="David" w:hint="cs"/>
            <w:sz w:val="24"/>
            <w:szCs w:val="24"/>
            <w:rtl/>
            <w:lang w:eastAsia="he-IL"/>
          </w:rPr>
          <w:tab/>
          <w:delText>סטיות מלוח הזמנים לרבות סיבת הסטייה.</w:delText>
        </w:r>
      </w:del>
    </w:p>
    <w:p w14:paraId="14118CEC" w14:textId="044F6C80" w:rsidR="00C8505B" w:rsidRPr="00B27B4C" w:rsidDel="00E04683" w:rsidRDefault="00C8505B" w:rsidP="00C8505B">
      <w:pPr>
        <w:widowControl w:val="0"/>
        <w:spacing w:before="0" w:beforeAutospacing="0" w:after="0" w:afterAutospacing="0" w:line="240" w:lineRule="auto"/>
        <w:ind w:firstLine="720"/>
        <w:jc w:val="both"/>
        <w:rPr>
          <w:del w:id="71" w:author="Meryl Etman" w:date="2023-07-23T12:09:00Z"/>
          <w:rFonts w:ascii="Times New Roman" w:eastAsia="Times New Roman" w:hAnsi="Times New Roman" w:cs="David"/>
          <w:sz w:val="24"/>
          <w:szCs w:val="24"/>
          <w:rtl/>
          <w:lang w:eastAsia="he-IL"/>
        </w:rPr>
      </w:pPr>
      <w:del w:id="72" w:author="Meryl Etman" w:date="2023-07-23T12:09:00Z">
        <w:r w:rsidRPr="00B27B4C" w:rsidDel="00E04683">
          <w:rPr>
            <w:rFonts w:ascii="Times New Roman" w:eastAsia="Times New Roman" w:hAnsi="Times New Roman" w:cs="David" w:hint="cs"/>
            <w:sz w:val="24"/>
            <w:szCs w:val="24"/>
            <w:rtl/>
            <w:lang w:eastAsia="he-IL"/>
          </w:rPr>
          <w:delText>ג.</w:delText>
        </w:r>
        <w:r w:rsidRPr="00B27B4C" w:rsidDel="00E04683">
          <w:rPr>
            <w:rFonts w:ascii="Times New Roman" w:eastAsia="Times New Roman" w:hAnsi="Times New Roman" w:cs="David" w:hint="cs"/>
            <w:sz w:val="24"/>
            <w:szCs w:val="24"/>
            <w:rtl/>
            <w:lang w:eastAsia="he-IL"/>
          </w:rPr>
          <w:tab/>
          <w:delText>תאום לוח הזמנים המתחייב מסטיות לרבות ת</w:delText>
        </w:r>
        <w:r w:rsidDel="00E04683">
          <w:rPr>
            <w:rFonts w:ascii="Times New Roman" w:eastAsia="Times New Roman" w:hAnsi="Times New Roman" w:cs="David" w:hint="cs"/>
            <w:sz w:val="24"/>
            <w:szCs w:val="24"/>
            <w:rtl/>
            <w:lang w:eastAsia="he-IL"/>
          </w:rPr>
          <w:delText>י</w:delText>
        </w:r>
        <w:r w:rsidRPr="00B27B4C" w:rsidDel="00E04683">
          <w:rPr>
            <w:rFonts w:ascii="Times New Roman" w:eastAsia="Times New Roman" w:hAnsi="Times New Roman" w:cs="David" w:hint="cs"/>
            <w:sz w:val="24"/>
            <w:szCs w:val="24"/>
            <w:rtl/>
            <w:lang w:eastAsia="he-IL"/>
          </w:rPr>
          <w:delText>אור השלכות התאום על הפרויקט.</w:delText>
        </w:r>
      </w:del>
    </w:p>
    <w:p w14:paraId="0057EB31" w14:textId="1C432278" w:rsidR="00C8505B" w:rsidRPr="00B27B4C" w:rsidDel="00E04683" w:rsidRDefault="00C8505B" w:rsidP="00C8505B">
      <w:pPr>
        <w:widowControl w:val="0"/>
        <w:spacing w:before="0" w:beforeAutospacing="0" w:after="0" w:afterAutospacing="0" w:line="240" w:lineRule="auto"/>
        <w:ind w:firstLine="720"/>
        <w:jc w:val="both"/>
        <w:rPr>
          <w:del w:id="73" w:author="Meryl Etman" w:date="2023-07-23T12:09:00Z"/>
          <w:rFonts w:ascii="Times New Roman" w:eastAsia="Times New Roman" w:hAnsi="Times New Roman" w:cs="David"/>
          <w:sz w:val="24"/>
          <w:szCs w:val="24"/>
          <w:rtl/>
          <w:lang w:eastAsia="he-IL"/>
        </w:rPr>
      </w:pPr>
      <w:del w:id="74" w:author="Meryl Etman" w:date="2023-07-23T12:09:00Z">
        <w:r w:rsidRPr="00B27B4C" w:rsidDel="00E04683">
          <w:rPr>
            <w:rFonts w:ascii="Times New Roman" w:eastAsia="Times New Roman" w:hAnsi="Times New Roman" w:cs="David" w:hint="cs"/>
            <w:sz w:val="24"/>
            <w:szCs w:val="24"/>
            <w:rtl/>
            <w:lang w:eastAsia="he-IL"/>
          </w:rPr>
          <w:delText>ד.</w:delText>
        </w:r>
        <w:r w:rsidRPr="00B27B4C" w:rsidDel="00E04683">
          <w:rPr>
            <w:rFonts w:ascii="Times New Roman" w:eastAsia="Times New Roman" w:hAnsi="Times New Roman" w:cs="David" w:hint="cs"/>
            <w:sz w:val="24"/>
            <w:szCs w:val="24"/>
            <w:rtl/>
            <w:lang w:eastAsia="he-IL"/>
          </w:rPr>
          <w:tab/>
          <w:delText>סטיות מהערכות ו/או תחזיות תקציביות והשלכותיהן.</w:delText>
        </w:r>
      </w:del>
    </w:p>
    <w:p w14:paraId="47E665C8" w14:textId="2269246E" w:rsidR="00C8505B" w:rsidRPr="00B27B4C" w:rsidDel="00E04683" w:rsidRDefault="00C8505B" w:rsidP="00C8505B">
      <w:pPr>
        <w:widowControl w:val="0"/>
        <w:spacing w:before="0" w:beforeAutospacing="0" w:after="0" w:afterAutospacing="0" w:line="240" w:lineRule="auto"/>
        <w:ind w:firstLine="720"/>
        <w:jc w:val="both"/>
        <w:rPr>
          <w:del w:id="75" w:author="Meryl Etman" w:date="2023-07-23T12:09:00Z"/>
          <w:rFonts w:ascii="Times New Roman" w:eastAsia="Times New Roman" w:hAnsi="Times New Roman" w:cs="David"/>
          <w:sz w:val="24"/>
          <w:szCs w:val="24"/>
          <w:rtl/>
          <w:lang w:eastAsia="he-IL"/>
        </w:rPr>
      </w:pPr>
      <w:del w:id="76" w:author="Meryl Etman" w:date="2023-07-23T12:09:00Z">
        <w:r w:rsidRPr="00B27B4C" w:rsidDel="00E04683">
          <w:rPr>
            <w:rFonts w:ascii="Times New Roman" w:eastAsia="Times New Roman" w:hAnsi="Times New Roman" w:cs="David" w:hint="cs"/>
            <w:sz w:val="24"/>
            <w:szCs w:val="24"/>
            <w:rtl/>
            <w:lang w:eastAsia="he-IL"/>
          </w:rPr>
          <w:delText>ה.</w:delText>
        </w:r>
        <w:r w:rsidRPr="00B27B4C" w:rsidDel="00E04683">
          <w:rPr>
            <w:rFonts w:ascii="Times New Roman" w:eastAsia="Times New Roman" w:hAnsi="Times New Roman" w:cs="David" w:hint="cs"/>
            <w:sz w:val="24"/>
            <w:szCs w:val="24"/>
            <w:rtl/>
            <w:lang w:eastAsia="he-IL"/>
          </w:rPr>
          <w:tab/>
          <w:delText>ריכוז הוראות שנויים.</w:delText>
        </w:r>
      </w:del>
    </w:p>
    <w:p w14:paraId="6CDB7F39"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BACA691"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18C94C41" w14:textId="77777777" w:rsidTr="00C8505B">
        <w:tc>
          <w:tcPr>
            <w:tcW w:w="3366" w:type="dxa"/>
          </w:tcPr>
          <w:p w14:paraId="697EE210" w14:textId="151A8FEA" w:rsidR="00C8505B" w:rsidRDefault="004E269C"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77" w:author="Meryl Etman" w:date="2023-02-12T10:37:00Z">
                  <w:r w:rsidR="003057C1">
                    <w:rPr>
                      <w:rFonts w:ascii="Times New Roman" w:eastAsia="Times New Roman" w:hAnsi="Times New Roman" w:cs="David" w:hint="cs"/>
                      <w:color w:val="008000"/>
                      <w:sz w:val="24"/>
                      <w:szCs w:val="24"/>
                      <w:rtl/>
                      <w:lang w:eastAsia="he-IL"/>
                    </w:rPr>
                    <w:t>100%</w:t>
                  </w:r>
                </w:ins>
              </w:sdtContent>
            </w:sdt>
          </w:p>
          <w:p w14:paraId="43B37467"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6855F2B" w14:textId="77777777" w:rsidR="00C8505B" w:rsidRDefault="00C8505B" w:rsidP="00C8505B">
            <w:pPr>
              <w:widowControl w:val="0"/>
              <w:spacing w:before="0" w:beforeAutospacing="0" w:after="0" w:afterAutospacing="0" w:line="240" w:lineRule="auto"/>
              <w:ind w:left="720"/>
              <w:outlineLvl w:val="2"/>
            </w:pPr>
          </w:p>
          <w:p w14:paraId="55A0E6F6"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D7F07C4"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D59E636"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CE170C5"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FB01685"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15CEE2B"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529B939"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CB36BC4"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0873E36" w14:textId="77777777" w:rsidR="00E04683" w:rsidRDefault="00E04683">
      <w:pPr>
        <w:bidi w:val="0"/>
        <w:spacing w:before="0" w:beforeAutospacing="0" w:after="160" w:afterAutospacing="0" w:line="259" w:lineRule="auto"/>
        <w:rPr>
          <w:ins w:id="78" w:author="Meryl Etman" w:date="2023-07-23T12:09:00Z"/>
          <w:rFonts w:ascii="Times New Roman" w:eastAsia="Times New Roman" w:hAnsi="Times New Roman" w:cs="David"/>
          <w:b/>
          <w:bCs/>
          <w:sz w:val="24"/>
          <w:szCs w:val="24"/>
          <w:u w:val="single"/>
          <w:rtl/>
          <w:lang w:eastAsia="he-IL"/>
        </w:rPr>
      </w:pPr>
      <w:ins w:id="79" w:author="Meryl Etman" w:date="2023-07-23T12:09:00Z">
        <w:r>
          <w:rPr>
            <w:rFonts w:ascii="Times New Roman" w:eastAsia="Times New Roman" w:hAnsi="Times New Roman" w:cs="David"/>
            <w:b/>
            <w:bCs/>
            <w:sz w:val="24"/>
            <w:szCs w:val="24"/>
            <w:u w:val="single"/>
            <w:rtl/>
            <w:lang w:eastAsia="he-IL"/>
          </w:rPr>
          <w:br w:type="page"/>
        </w:r>
      </w:ins>
    </w:p>
    <w:p w14:paraId="7A3A108C" w14:textId="406F150C"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2099BC9A" w14:textId="77180D4A"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ins w:id="80" w:author="Meryl Etman" w:date="2023-07-23T12:19:00Z">
        <w:r w:rsidR="00AB40B8">
          <w:rPr>
            <w:rFonts w:ascii="Times New Roman" w:eastAsia="Times New Roman" w:hAnsi="Times New Roman" w:cs="David" w:hint="cs"/>
            <w:b/>
            <w:bCs/>
            <w:sz w:val="24"/>
            <w:szCs w:val="24"/>
            <w:u w:val="single"/>
            <w:rtl/>
            <w:lang w:eastAsia="he-IL"/>
          </w:rPr>
          <w:t xml:space="preserve"> לבניה ירוקה ואיכות סביבה</w:t>
        </w:r>
      </w:ins>
    </w:p>
    <w:p w14:paraId="44E52F98"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275FB748"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E070F90"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0FECC8F4"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09E5F09E" w14:textId="042E02BC"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xml:space="preserve">, </w:t>
      </w:r>
      <w:ins w:id="81" w:author="Meryl Etman" w:date="2023-08-20T17:15:00Z">
        <w:r w:rsidR="004E269C">
          <w:rPr>
            <w:rFonts w:ascii="Times New Roman" w:eastAsia="Times New Roman" w:hAnsi="Times New Roman" w:cs="David" w:hint="cs"/>
            <w:sz w:val="24"/>
            <w:szCs w:val="24"/>
            <w:rtl/>
            <w:lang w:eastAsia="he-IL"/>
          </w:rPr>
          <w:t xml:space="preserve">לא </w:t>
        </w:r>
      </w:ins>
      <w:r w:rsidRPr="000206FA">
        <w:rPr>
          <w:rFonts w:ascii="Times New Roman" w:eastAsia="Times New Roman" w:hAnsi="Times New Roman" w:cs="David" w:hint="cs"/>
          <w:sz w:val="24"/>
          <w:szCs w:val="24"/>
          <w:rtl/>
          <w:lang w:eastAsia="he-IL"/>
        </w:rPr>
        <w:t>כולל דו"חות קרקע היסטוריים (אם יידרש).</w:t>
      </w:r>
    </w:p>
    <w:p w14:paraId="554C84CF"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זיהום קרקע, מים וגז קרקע.</w:t>
      </w:r>
    </w:p>
    <w:p w14:paraId="738FE7DE"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72BF1459" w14:textId="099CF160"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ins w:id="82" w:author="Meryl Etman" w:date="2023-08-20T17:16:00Z">
        <w:r w:rsidR="004E269C">
          <w:rPr>
            <w:rFonts w:ascii="Times New Roman" w:eastAsia="Times New Roman" w:hAnsi="Times New Roman" w:cs="David" w:hint="cs"/>
            <w:sz w:val="24"/>
            <w:szCs w:val="24"/>
            <w:rtl/>
            <w:lang w:eastAsia="he-IL"/>
          </w:rPr>
          <w:t>, בתאום עם יועץ פינוי האשפה.</w:t>
        </w:r>
      </w:ins>
      <w:del w:id="83" w:author="Meryl Etman" w:date="2023-08-20T17:16:00Z">
        <w:r w:rsidRPr="000206FA" w:rsidDel="004E269C">
          <w:rPr>
            <w:rFonts w:ascii="Times New Roman" w:eastAsia="Times New Roman" w:hAnsi="Times New Roman" w:cs="David" w:hint="cs"/>
            <w:sz w:val="24"/>
            <w:szCs w:val="24"/>
            <w:rtl/>
            <w:lang w:eastAsia="he-IL"/>
          </w:rPr>
          <w:delText>.</w:delText>
        </w:r>
      </w:del>
    </w:p>
    <w:p w14:paraId="277C9F55"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72F9433D"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5F956050"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009CBF4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18637F1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3C100700"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4DE96853"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0E5407BB"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48B940AA"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05F28849"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446319C8"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28E0EF84"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585156F8"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438254E4"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79FF7EC6"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59AF6ADD"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39A380B8"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ר</w:t>
      </w:r>
      <w:r w:rsidRPr="000206F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508DE3EA"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6E6D7660"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78633011"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1037EB4C"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4C4A8479" w14:textId="77777777" w:rsidR="0004388B" w:rsidRPr="0004388B" w:rsidRDefault="0004388B" w:rsidP="0004388B">
      <w:pPr>
        <w:pStyle w:val="ListParagraph"/>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בתלת-מימד,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61C8E2D5"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72B2ED27"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5540E0F6"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35031782"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A99D68"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50088E0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733E5872"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39D3F172"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12E268C6"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2DA3CEA"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595F8D56"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41BDFC27"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07F2AD4"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199AC582"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197D26F"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1870CDBC"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3A915DDE"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75CAECCE"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4EB8EE7"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5BD5F554"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3A31874F"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1920BBD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17D2EE4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120C55C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7E43F61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10454DD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4DC7F776"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0B6D5937" w14:textId="6A20EB60" w:rsidR="000206FA" w:rsidRPr="000206FA" w:rsidRDefault="000206FA" w:rsidP="004E269C">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ins w:id="84" w:author="Meryl Etman" w:date="2023-08-20T17:18:00Z">
        <w:r w:rsidR="004E269C">
          <w:rPr>
            <w:rFonts w:ascii="Times New Roman" w:eastAsia="Times New Roman" w:hAnsi="Times New Roman" w:cs="David" w:hint="cs"/>
            <w:sz w:val="24"/>
            <w:szCs w:val="24"/>
            <w:rtl/>
            <w:lang w:eastAsia="he-IL"/>
          </w:rPr>
          <w:t xml:space="preserve"> </w:t>
        </w:r>
        <w:r w:rsidR="004E269C" w:rsidRPr="004E269C">
          <w:rPr>
            <w:rFonts w:ascii="Times New Roman" w:eastAsia="Times New Roman" w:hAnsi="Times New Roman" w:cs="David"/>
            <w:sz w:val="24"/>
            <w:szCs w:val="24"/>
            <w:rtl/>
            <w:lang w:eastAsia="he-IL"/>
            <w:rPrChange w:id="85" w:author="Meryl Etman" w:date="2023-08-20T17:18:00Z">
              <w:rPr>
                <w:color w:val="000000"/>
                <w:sz w:val="27"/>
                <w:szCs w:val="27"/>
                <w:rtl/>
              </w:rPr>
            </w:rPrChange>
          </w:rPr>
          <w:t>לפי תקן 5281 / 5282 / 1045</w:t>
        </w:r>
      </w:ins>
      <w:r w:rsidRPr="000206FA">
        <w:rPr>
          <w:rFonts w:ascii="Times New Roman" w:eastAsia="Times New Roman" w:hAnsi="Times New Roman" w:cs="David" w:hint="cs"/>
          <w:sz w:val="24"/>
          <w:szCs w:val="24"/>
          <w:rtl/>
          <w:lang w:eastAsia="he-IL"/>
        </w:rPr>
        <w:t>.</w:t>
      </w:r>
    </w:p>
    <w:p w14:paraId="7D04434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27970D9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68F1E05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2237DB5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53E791B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75CE213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7FDE732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13F5B15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נושא אחר הקשור בפרויקט בתחום הבניה הירוקה ואיכות הסביבה.</w:t>
      </w:r>
    </w:p>
    <w:p w14:paraId="539FF871"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3B0AF199"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מסירת נתונים למתכננים וליועצים לבדיקת השלכות החלופות המוצעות 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2DE35FA9"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06D9B183"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687B9D45"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94D401F"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53A1E038"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0423A0F6"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65E29DF6"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41D2C0BB"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4D38A205"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10AC7CBA"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4439960E"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703E708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2670A66B"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4AAD1E94"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6E7AE715"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C00103A"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297B8E29"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040995F0"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7EC9BFE5"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1CD3BEB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02490698"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468EB5F5"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6BE74F72"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3DFB849"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את המשמעויות מבחינת ביצוע , תפעול ואחזקה, עלות, שרידות, איכות הפתרון וכדומה.  </w:t>
      </w:r>
    </w:p>
    <w:p w14:paraId="58AD8356"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13946AA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3FCBB460"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04D39375"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43CC950B"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A7EA0EA"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06EFE34A"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3BEF3CCA"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63FBDFFB"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50CC8EC7"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528E4607"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37215D4D"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160515E3"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5C2560CF"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0FFB9A5"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0D81BD9F"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45542599"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48333832"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6FFFB94B"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4074580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4A60C540"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7D7C0C80"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1AF88C0E"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4C21AACF"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42A2AA1B"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75649EA7"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30276C7F"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לעדכון מפרטי המכר ואישור הנוסח וההתאמה לתכנון.</w:t>
      </w:r>
    </w:p>
    <w:p w14:paraId="737A197A"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E305941"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0FDCD6E0"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62C150F"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0430B772"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5BFA3F78"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2A61BB22"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254C758"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ההצעות של קבלני הביצוע בתחום הטיפול הסביבתי ואלמנטים לבניה ירוקה, ייעוץ למזמין והשתתפות בבירורים עם הקבלן.</w:t>
      </w:r>
    </w:p>
    <w:p w14:paraId="09703318"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3064D512"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274EEA99"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98ABCB9"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7A76CBD3"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3A765234"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683C7060"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71B00AC2"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0999A64C"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668D61C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58ED545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3C9F5F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15ED9C1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78AAB6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7DDF327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76A0C09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100989A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8F3481A" w14:textId="14F9794E" w:rsidR="000206FA" w:rsidRPr="000206FA" w:rsidRDefault="000206FA" w:rsidP="004E269C">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del w:id="86" w:author="Meryl Etman" w:date="2023-08-20T17:19:00Z">
        <w:r w:rsidRPr="000206FA" w:rsidDel="004E269C">
          <w:rPr>
            <w:rFonts w:ascii="Times New Roman" w:eastAsia="Times New Roman" w:hAnsi="Times New Roman" w:cs="David" w:hint="cs"/>
            <w:sz w:val="24"/>
            <w:szCs w:val="24"/>
            <w:rtl/>
            <w:lang w:eastAsia="he-IL"/>
          </w:rPr>
          <w:delText>ליווי פינוי קרקע מזוהמת, מעקב ובקרה אחר פעולות הקבלן והסדרת רישום מוסדר של פינוי הקרקע המזוהמת,  הכנת תכנית לביצוע דיגום 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delText>
        </w:r>
      </w:del>
      <w:ins w:id="87" w:author="Meryl Etman" w:date="2023-08-20T17:19:00Z">
        <w:r w:rsidR="004E269C">
          <w:rPr>
            <w:rFonts w:ascii="Times New Roman" w:eastAsia="Times New Roman" w:hAnsi="Times New Roman" w:cs="David" w:hint="cs"/>
            <w:sz w:val="24"/>
            <w:szCs w:val="24"/>
            <w:rtl/>
            <w:lang w:eastAsia="he-IL"/>
          </w:rPr>
          <w:t>מבוטל</w:t>
        </w:r>
      </w:ins>
      <w:r w:rsidRPr="000206FA">
        <w:rPr>
          <w:rFonts w:ascii="Times New Roman" w:eastAsia="Times New Roman" w:hAnsi="Times New Roman" w:cs="David" w:hint="cs"/>
          <w:sz w:val="24"/>
          <w:szCs w:val="24"/>
          <w:rtl/>
          <w:lang w:eastAsia="he-IL"/>
        </w:rPr>
        <w:t>.</w:t>
      </w:r>
    </w:p>
    <w:p w14:paraId="0821E544"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76510B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1B3DDF2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FA6528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1AB9C95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646DA11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5CCAAA3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5F0707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541794C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7B40A7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41030F9D"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D7AC85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5A645DF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775949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54D21FC0"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C18D9C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00665BC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1DC215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24F7A8A0"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C0CD5D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2373AF0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80DB1C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3069CECC"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662F4817"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3EED8E58"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3A7AA6B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0E5A0DF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FD6E75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6275E54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FEA75A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40AFF709"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9A4E1AC"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05724F51"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0D598303"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3E03C07D"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30FC504E"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5AA19275"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037C6F58"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t>ייעוץ למזמין בדבר תפעול ואחזקת המתקן.</w:t>
      </w:r>
    </w:p>
    <w:p w14:paraId="57C83877"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372B2198"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0CB4A16F"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08A1D14E"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42E756BB"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FF72305"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07073D8D"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3BD10FAF"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5E536EA9"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41C92B2D"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5D8A38C2"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AB05B65"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AAF0143"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6D063CC"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39157B6"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9DEA95A"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0C2B63B" w14:textId="6E0F3825" w:rsidR="00AB40B8" w:rsidRPr="00716AAE" w:rsidRDefault="000206FA" w:rsidP="00AB40B8">
      <w:pPr>
        <w:widowControl w:val="0"/>
        <w:spacing w:before="60" w:beforeAutospacing="0" w:after="60" w:afterAutospacing="0" w:line="300" w:lineRule="atLeast"/>
        <w:jc w:val="center"/>
        <w:rPr>
          <w:ins w:id="88" w:author="Meryl Etman" w:date="2023-07-23T12:20:00Z"/>
          <w:rFonts w:ascii="Times New Roman" w:eastAsia="Times New Roman" w:hAnsi="Times New Roman" w:cs="David"/>
          <w:b/>
          <w:bCs/>
          <w:sz w:val="24"/>
          <w:szCs w:val="24"/>
          <w:u w:val="single"/>
        </w:rPr>
      </w:pPr>
      <w:r w:rsidRPr="000206FA">
        <w:rPr>
          <w:rFonts w:ascii="Times New Roman" w:eastAsia="Times New Roman" w:hAnsi="Times New Roman" w:cs="David"/>
          <w:bCs/>
          <w:sz w:val="20"/>
          <w:szCs w:val="24"/>
          <w:u w:val="single"/>
          <w:rtl/>
          <w:lang w:eastAsia="he-IL"/>
        </w:rPr>
        <w:br w:type="page"/>
      </w:r>
      <w:ins w:id="89" w:author="Meryl Etman" w:date="2023-07-23T12:20:00Z">
        <w:r w:rsidR="00AB40B8" w:rsidRPr="00716AAE">
          <w:rPr>
            <w:rFonts w:ascii="Times New Roman" w:eastAsia="Times New Roman" w:hAnsi="Times New Roman" w:cs="David"/>
            <w:b/>
            <w:bCs/>
            <w:sz w:val="24"/>
            <w:szCs w:val="24"/>
            <w:u w:val="single"/>
            <w:rtl/>
          </w:rPr>
          <w:t>נספח "ב</w:t>
        </w:r>
        <w:r w:rsidR="00AB40B8">
          <w:rPr>
            <w:rFonts w:ascii="Times New Roman" w:eastAsia="Times New Roman" w:hAnsi="Times New Roman" w:cs="David" w:hint="cs"/>
            <w:b/>
            <w:bCs/>
            <w:sz w:val="24"/>
            <w:szCs w:val="24"/>
            <w:u w:val="single"/>
            <w:rtl/>
          </w:rPr>
          <w:t>1</w:t>
        </w:r>
        <w:r w:rsidR="00AB40B8" w:rsidRPr="00716AAE">
          <w:rPr>
            <w:rFonts w:ascii="Times New Roman" w:eastAsia="Times New Roman" w:hAnsi="Times New Roman" w:cs="David"/>
            <w:b/>
            <w:bCs/>
            <w:sz w:val="24"/>
            <w:szCs w:val="24"/>
            <w:u w:val="single"/>
            <w:rtl/>
          </w:rPr>
          <w:t>"</w:t>
        </w:r>
      </w:ins>
    </w:p>
    <w:p w14:paraId="78D5FA6E" w14:textId="58E9D7A7" w:rsidR="00AB40B8" w:rsidRPr="00716AAE" w:rsidRDefault="00AB40B8" w:rsidP="00AB40B8">
      <w:pPr>
        <w:widowControl w:val="0"/>
        <w:bidi w:val="0"/>
        <w:spacing w:before="0" w:beforeAutospacing="0" w:after="0" w:afterAutospacing="0" w:line="240" w:lineRule="auto"/>
        <w:jc w:val="center"/>
        <w:rPr>
          <w:ins w:id="90" w:author="Meryl Etman" w:date="2023-07-23T12:20:00Z"/>
          <w:rFonts w:ascii="Times New Roman" w:eastAsia="Times New Roman" w:hAnsi="Times New Roman" w:cs="David"/>
          <w:b/>
          <w:bCs/>
          <w:sz w:val="24"/>
          <w:szCs w:val="24"/>
          <w:u w:val="single"/>
          <w:rtl/>
        </w:rPr>
      </w:pPr>
      <w:ins w:id="91" w:author="Meryl Etman" w:date="2023-07-23T12:20:00Z">
        <w:r w:rsidRPr="00716AAE">
          <w:rPr>
            <w:rFonts w:ascii="Times New Roman" w:eastAsia="Times New Roman" w:hAnsi="Times New Roman" w:cs="David"/>
            <w:b/>
            <w:bCs/>
            <w:sz w:val="24"/>
            <w:szCs w:val="24"/>
            <w:u w:val="single"/>
            <w:rtl/>
          </w:rPr>
          <w:t>שירותי היועץ</w:t>
        </w:r>
        <w:r>
          <w:rPr>
            <w:rFonts w:ascii="Times New Roman" w:eastAsia="Times New Roman" w:hAnsi="Times New Roman" w:cs="David" w:hint="cs"/>
            <w:b/>
            <w:bCs/>
            <w:sz w:val="24"/>
            <w:szCs w:val="24"/>
            <w:u w:val="single"/>
            <w:rtl/>
          </w:rPr>
          <w:t xml:space="preserve"> התרמי</w:t>
        </w:r>
      </w:ins>
    </w:p>
    <w:p w14:paraId="43F537AF" w14:textId="77777777" w:rsidR="00AB40B8" w:rsidRPr="00716AAE" w:rsidRDefault="00AB40B8" w:rsidP="00AB40B8">
      <w:pPr>
        <w:widowControl w:val="0"/>
        <w:bidi w:val="0"/>
        <w:spacing w:before="0" w:beforeAutospacing="0" w:after="0" w:afterAutospacing="0" w:line="240" w:lineRule="auto"/>
        <w:jc w:val="center"/>
        <w:rPr>
          <w:ins w:id="92" w:author="Meryl Etman" w:date="2023-07-23T12:20:00Z"/>
          <w:rFonts w:ascii="Times New Roman" w:eastAsia="Times New Roman" w:hAnsi="Times New Roman" w:cs="David"/>
          <w:b/>
          <w:bCs/>
          <w:snapToGrid w:val="0"/>
          <w:sz w:val="20"/>
          <w:szCs w:val="24"/>
          <w:u w:val="single"/>
          <w:lang w:eastAsia="he-IL"/>
        </w:rPr>
      </w:pPr>
    </w:p>
    <w:p w14:paraId="316619CE" w14:textId="77777777" w:rsidR="00AB40B8" w:rsidRPr="00D24A47" w:rsidRDefault="00AB40B8" w:rsidP="00AB40B8">
      <w:pPr>
        <w:spacing w:before="120" w:beforeAutospacing="0" w:after="60" w:afterAutospacing="0" w:line="240" w:lineRule="auto"/>
        <w:jc w:val="both"/>
        <w:rPr>
          <w:ins w:id="93" w:author="Meryl Etman" w:date="2023-07-23T12:20:00Z"/>
          <w:rFonts w:ascii="Times New Roman" w:eastAsia="Times New Roman" w:hAnsi="Times New Roman" w:cs="David"/>
          <w:snapToGrid w:val="0"/>
          <w:sz w:val="24"/>
          <w:szCs w:val="24"/>
          <w:lang w:eastAsia="he-IL"/>
        </w:rPr>
      </w:pPr>
      <w:ins w:id="94" w:author="Meryl Etman" w:date="2023-07-23T12:20:00Z">
        <w:r w:rsidRPr="00D24A47">
          <w:rPr>
            <w:rFonts w:ascii="Times New Roman" w:eastAsia="Times New Roman" w:hAnsi="Times New Roman" w:cs="David" w:hint="cs"/>
            <w:b/>
            <w:bCs/>
            <w:snapToGrid w:val="0"/>
            <w:sz w:val="24"/>
            <w:szCs w:val="24"/>
            <w:rtl/>
            <w:lang w:eastAsia="he-IL"/>
          </w:rPr>
          <w:t>1.</w:t>
        </w:r>
        <w:r w:rsidRPr="00D24A47">
          <w:rPr>
            <w:rFonts w:ascii="Times New Roman" w:eastAsia="Times New Roman" w:hAnsi="Times New Roman" w:cs="David" w:hint="cs"/>
            <w:b/>
            <w:bCs/>
            <w:snapToGrid w:val="0"/>
            <w:sz w:val="24"/>
            <w:szCs w:val="24"/>
            <w:rtl/>
            <w:lang w:eastAsia="he-IL"/>
          </w:rPr>
          <w:tab/>
        </w:r>
        <w:r w:rsidRPr="00D24A47">
          <w:rPr>
            <w:rFonts w:ascii="Times New Roman" w:eastAsia="Times New Roman" w:hAnsi="Times New Roman" w:cs="David" w:hint="cs"/>
            <w:b/>
            <w:bCs/>
            <w:snapToGrid w:val="0"/>
            <w:sz w:val="24"/>
            <w:szCs w:val="24"/>
            <w:u w:val="single"/>
            <w:rtl/>
            <w:lang w:eastAsia="he-IL"/>
          </w:rPr>
          <w:t>כללי</w:t>
        </w:r>
        <w:r w:rsidRPr="00D24A47">
          <w:rPr>
            <w:rFonts w:ascii="Times New Roman" w:eastAsia="Times New Roman" w:hAnsi="Times New Roman" w:cs="David" w:hint="cs"/>
            <w:snapToGrid w:val="0"/>
            <w:sz w:val="24"/>
            <w:szCs w:val="24"/>
            <w:u w:val="single"/>
            <w:rtl/>
            <w:lang w:eastAsia="he-IL"/>
          </w:rPr>
          <w:t>:</w:t>
        </w:r>
      </w:ins>
    </w:p>
    <w:p w14:paraId="34F8B686" w14:textId="77777777" w:rsidR="00AB40B8" w:rsidRPr="00716AAE" w:rsidRDefault="00AB40B8" w:rsidP="00AB40B8">
      <w:pPr>
        <w:spacing w:before="120" w:beforeAutospacing="0" w:after="60" w:afterAutospacing="0" w:line="240" w:lineRule="auto"/>
        <w:ind w:left="1440" w:hanging="720"/>
        <w:jc w:val="both"/>
        <w:rPr>
          <w:ins w:id="95" w:author="Meryl Etman" w:date="2023-07-23T12:20:00Z"/>
          <w:rFonts w:ascii="Times New Roman" w:eastAsia="Times New Roman" w:hAnsi="Times New Roman" w:cs="Miriam"/>
          <w:snapToGrid w:val="0"/>
          <w:sz w:val="24"/>
          <w:szCs w:val="24"/>
          <w:rtl/>
          <w:lang w:eastAsia="he-IL"/>
        </w:rPr>
      </w:pPr>
      <w:ins w:id="96" w:author="Meryl Etman" w:date="2023-07-23T12:20:00Z">
        <w:r w:rsidRPr="00716AAE">
          <w:rPr>
            <w:rFonts w:ascii="Times New Roman" w:eastAsia="Times New Roman" w:hAnsi="Times New Roman" w:cs="David" w:hint="cs"/>
            <w:snapToGrid w:val="0"/>
            <w:sz w:val="24"/>
            <w:szCs w:val="24"/>
            <w:rtl/>
            <w:lang w:eastAsia="he-IL"/>
          </w:rPr>
          <w:t>1.1</w:t>
        </w:r>
        <w:r w:rsidRPr="00716AAE">
          <w:rPr>
            <w:rFonts w:ascii="Times New Roman" w:eastAsia="Times New Roman" w:hAnsi="Times New Roman" w:cs="David" w:hint="cs"/>
            <w:snapToGrid w:val="0"/>
            <w:sz w:val="24"/>
            <w:szCs w:val="24"/>
            <w:rtl/>
            <w:lang w:eastAsia="he-IL"/>
          </w:rPr>
          <w:tab/>
          <w:t>שירותי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יכללו תכנון פתרונות הבידוד התרמי בפרויקט) ובין היתר את הנושאים המפורטים להלן</w:t>
        </w:r>
        <w:r w:rsidRPr="00716AAE">
          <w:rPr>
            <w:rFonts w:ascii="Times New Roman" w:eastAsia="Times New Roman" w:hAnsi="Times New Roman" w:cs="Miriam" w:hint="cs"/>
            <w:snapToGrid w:val="0"/>
            <w:sz w:val="24"/>
            <w:szCs w:val="24"/>
            <w:rtl/>
            <w:lang w:eastAsia="he-IL"/>
          </w:rPr>
          <w:t>:</w:t>
        </w:r>
      </w:ins>
    </w:p>
    <w:p w14:paraId="447EFF7B" w14:textId="77777777" w:rsidR="00AB40B8" w:rsidRPr="00716AAE" w:rsidRDefault="00AB40B8" w:rsidP="00AB40B8">
      <w:pPr>
        <w:spacing w:before="120" w:beforeAutospacing="0" w:after="60" w:afterAutospacing="0" w:line="240" w:lineRule="auto"/>
        <w:ind w:left="2522" w:hanging="362"/>
        <w:jc w:val="both"/>
        <w:rPr>
          <w:ins w:id="97" w:author="Meryl Etman" w:date="2023-07-23T12:20:00Z"/>
          <w:rFonts w:ascii="Times New Roman" w:eastAsia="Times New Roman" w:hAnsi="Times New Roman" w:cs="David"/>
          <w:snapToGrid w:val="0"/>
          <w:sz w:val="24"/>
          <w:szCs w:val="24"/>
          <w:lang w:eastAsia="he-IL"/>
        </w:rPr>
      </w:pPr>
      <w:ins w:id="98" w:author="Meryl Etman" w:date="2023-07-23T12:20:00Z">
        <w:r w:rsidRPr="00716AAE">
          <w:rPr>
            <w:rFonts w:ascii="Times New Roman" w:eastAsia="Times New Roman" w:hAnsi="Times New Roman" w:cs="Miriam" w:hint="cs"/>
            <w:snapToGrid w:val="0"/>
            <w:sz w:val="24"/>
            <w:szCs w:val="24"/>
            <w:rtl/>
            <w:lang w:eastAsia="he-IL"/>
          </w:rPr>
          <w:t>-</w:t>
        </w: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ins>
    </w:p>
    <w:p w14:paraId="571BF27D" w14:textId="77777777" w:rsidR="00AB40B8" w:rsidRPr="00716AAE" w:rsidRDefault="00AB40B8" w:rsidP="00AB40B8">
      <w:pPr>
        <w:spacing w:before="120" w:beforeAutospacing="0" w:after="60" w:afterAutospacing="0" w:line="240" w:lineRule="auto"/>
        <w:ind w:left="2522" w:hanging="362"/>
        <w:jc w:val="both"/>
        <w:rPr>
          <w:ins w:id="99" w:author="Meryl Etman" w:date="2023-07-23T12:20:00Z"/>
          <w:rFonts w:ascii="Times New Roman" w:eastAsia="Times New Roman" w:hAnsi="Times New Roman" w:cs="David"/>
          <w:snapToGrid w:val="0"/>
          <w:sz w:val="24"/>
          <w:szCs w:val="24"/>
          <w:rtl/>
          <w:lang w:eastAsia="he-IL"/>
        </w:rPr>
      </w:pPr>
      <w:ins w:id="100"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בידוד תרמי למסגרות האלומיניום.</w:t>
        </w:r>
      </w:ins>
    </w:p>
    <w:p w14:paraId="66329952" w14:textId="77777777" w:rsidR="00AB40B8" w:rsidRPr="00716AAE" w:rsidRDefault="00AB40B8" w:rsidP="00AB40B8">
      <w:pPr>
        <w:spacing w:before="120" w:beforeAutospacing="0" w:after="60" w:afterAutospacing="0" w:line="240" w:lineRule="auto"/>
        <w:ind w:left="2522" w:hanging="362"/>
        <w:jc w:val="both"/>
        <w:rPr>
          <w:ins w:id="101" w:author="Meryl Etman" w:date="2023-07-23T12:20:00Z"/>
          <w:rFonts w:ascii="Times New Roman" w:eastAsia="Times New Roman" w:hAnsi="Times New Roman" w:cs="David"/>
          <w:snapToGrid w:val="0"/>
          <w:sz w:val="24"/>
          <w:szCs w:val="24"/>
          <w:rtl/>
          <w:lang w:eastAsia="he-IL"/>
        </w:rPr>
      </w:pPr>
      <w:ins w:id="102"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חישובים אנרגטיים למערכות הבידוד התרמי במעטפת המבנה.</w:t>
        </w:r>
      </w:ins>
    </w:p>
    <w:p w14:paraId="3E30DEEB" w14:textId="77777777" w:rsidR="00AB40B8" w:rsidRPr="00716AAE" w:rsidRDefault="00AB40B8" w:rsidP="00AB40B8">
      <w:pPr>
        <w:spacing w:before="120" w:beforeAutospacing="0" w:after="60" w:afterAutospacing="0" w:line="240" w:lineRule="auto"/>
        <w:ind w:left="2522" w:hanging="362"/>
        <w:jc w:val="both"/>
        <w:rPr>
          <w:ins w:id="103" w:author="Meryl Etman" w:date="2023-07-23T12:20:00Z"/>
          <w:rFonts w:ascii="Times New Roman" w:eastAsia="Times New Roman" w:hAnsi="Times New Roman" w:cs="David"/>
          <w:snapToGrid w:val="0"/>
          <w:sz w:val="24"/>
          <w:szCs w:val="24"/>
          <w:rtl/>
          <w:lang w:eastAsia="he-IL"/>
        </w:rPr>
      </w:pPr>
      <w:ins w:id="104"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ins>
    </w:p>
    <w:p w14:paraId="73E4A812" w14:textId="77777777" w:rsidR="00AB40B8" w:rsidRPr="00716AAE" w:rsidRDefault="00AB40B8" w:rsidP="00AB40B8">
      <w:pPr>
        <w:spacing w:before="120" w:beforeAutospacing="0" w:after="60" w:afterAutospacing="0" w:line="240" w:lineRule="auto"/>
        <w:jc w:val="both"/>
        <w:rPr>
          <w:ins w:id="105" w:author="Meryl Etman" w:date="2023-07-23T12:20:00Z"/>
          <w:rFonts w:ascii="Times New Roman" w:eastAsia="Times New Roman" w:hAnsi="Times New Roman" w:cs="David"/>
          <w:snapToGrid w:val="0"/>
          <w:sz w:val="24"/>
          <w:szCs w:val="24"/>
          <w:rtl/>
          <w:lang w:eastAsia="he-IL"/>
        </w:rPr>
      </w:pPr>
    </w:p>
    <w:p w14:paraId="2610BE6A" w14:textId="77777777" w:rsidR="00AB40B8" w:rsidRPr="00716AAE" w:rsidRDefault="00AB40B8" w:rsidP="00AB40B8">
      <w:pPr>
        <w:spacing w:before="120" w:beforeAutospacing="0" w:after="60" w:afterAutospacing="0" w:line="240" w:lineRule="auto"/>
        <w:ind w:left="720" w:hanging="720"/>
        <w:jc w:val="both"/>
        <w:rPr>
          <w:ins w:id="106" w:author="Meryl Etman" w:date="2023-07-23T12:20:00Z"/>
          <w:rFonts w:ascii="Times New Roman" w:eastAsia="Times New Roman" w:hAnsi="Times New Roman" w:cs="David"/>
          <w:b/>
          <w:bCs/>
          <w:snapToGrid w:val="0"/>
          <w:sz w:val="24"/>
          <w:szCs w:val="24"/>
          <w:u w:val="single"/>
          <w:lang w:eastAsia="he-IL"/>
        </w:rPr>
      </w:pPr>
      <w:ins w:id="107" w:author="Meryl Etman" w:date="2023-07-23T12:20:00Z">
        <w:r w:rsidRPr="00D24A47">
          <w:rPr>
            <w:rFonts w:ascii="Times New Roman" w:eastAsia="Times New Roman" w:hAnsi="Times New Roman" w:cs="David" w:hint="cs"/>
            <w:b/>
            <w:bCs/>
            <w:snapToGrid w:val="0"/>
            <w:sz w:val="24"/>
            <w:szCs w:val="24"/>
            <w:rtl/>
            <w:lang w:eastAsia="he-IL"/>
          </w:rPr>
          <w:t>2.</w:t>
        </w:r>
        <w:r w:rsidRPr="00D24A47">
          <w:rPr>
            <w:rFonts w:ascii="Times New Roman" w:eastAsia="Times New Roman" w:hAnsi="Times New Roman" w:cs="David" w:hint="cs"/>
            <w:b/>
            <w:bCs/>
            <w:snapToGrid w:val="0"/>
            <w:sz w:val="24"/>
            <w:szCs w:val="24"/>
            <w:rtl/>
            <w:lang w:eastAsia="he-IL"/>
          </w:rPr>
          <w:tab/>
        </w:r>
        <w:r w:rsidRPr="00716AAE">
          <w:rPr>
            <w:rFonts w:ascii="Times New Roman" w:eastAsia="Times New Roman" w:hAnsi="Times New Roman" w:cs="David" w:hint="cs"/>
            <w:b/>
            <w:bCs/>
            <w:snapToGrid w:val="0"/>
            <w:sz w:val="24"/>
            <w:szCs w:val="24"/>
            <w:u w:val="single"/>
            <w:rtl/>
            <w:lang w:eastAsia="he-IL"/>
          </w:rPr>
          <w:t>שלבי העבודה ההנדסית ופירוט השירותים:</w:t>
        </w:r>
      </w:ins>
    </w:p>
    <w:p w14:paraId="6B65B65B" w14:textId="77777777" w:rsidR="00AB40B8" w:rsidRPr="00716AAE" w:rsidRDefault="00AB40B8" w:rsidP="00AB40B8">
      <w:pPr>
        <w:spacing w:before="120" w:beforeAutospacing="0" w:after="60" w:afterAutospacing="0" w:line="240" w:lineRule="auto"/>
        <w:ind w:left="720" w:hanging="720"/>
        <w:jc w:val="both"/>
        <w:rPr>
          <w:ins w:id="108" w:author="Meryl Etman" w:date="2023-07-23T12:20:00Z"/>
          <w:rFonts w:ascii="Times New Roman" w:eastAsia="Times New Roman" w:hAnsi="Times New Roman" w:cs="David"/>
          <w:snapToGrid w:val="0"/>
          <w:sz w:val="24"/>
          <w:szCs w:val="24"/>
          <w:rtl/>
          <w:lang w:eastAsia="he-IL"/>
        </w:rPr>
      </w:pPr>
      <w:ins w:id="109" w:author="Meryl Etman" w:date="2023-07-23T12:20:00Z">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ins>
    </w:p>
    <w:p w14:paraId="3811B6B2" w14:textId="77777777" w:rsidR="00AB40B8" w:rsidRPr="00716AAE" w:rsidRDefault="00AB40B8" w:rsidP="00AB40B8">
      <w:pPr>
        <w:spacing w:before="120" w:beforeAutospacing="0" w:after="60" w:afterAutospacing="0" w:line="240" w:lineRule="auto"/>
        <w:ind w:left="720"/>
        <w:jc w:val="both"/>
        <w:rPr>
          <w:ins w:id="110" w:author="Meryl Etman" w:date="2023-07-23T12:20:00Z"/>
          <w:rFonts w:ascii="Times New Roman" w:eastAsia="Times New Roman" w:hAnsi="Times New Roman" w:cs="David"/>
          <w:snapToGrid w:val="0"/>
          <w:sz w:val="24"/>
          <w:szCs w:val="24"/>
          <w:rtl/>
          <w:lang w:eastAsia="he-IL"/>
        </w:rPr>
      </w:pPr>
      <w:ins w:id="111" w:author="Meryl Etman" w:date="2023-07-23T12:20:00Z">
        <w:r w:rsidRPr="00716AAE">
          <w:rPr>
            <w:rFonts w:ascii="Times New Roman" w:eastAsia="Times New Roman" w:hAnsi="Times New Roman" w:cs="David" w:hint="cs"/>
            <w:snapToGrid w:val="0"/>
            <w:sz w:val="24"/>
            <w:szCs w:val="24"/>
            <w:rtl/>
            <w:lang w:eastAsia="he-IL"/>
          </w:rPr>
          <w:t>העבודה תבוצע בשלבים הכוללים את השירותים כלהלן:</w:t>
        </w:r>
      </w:ins>
    </w:p>
    <w:p w14:paraId="1A9AAB66" w14:textId="77777777" w:rsidR="00AB40B8" w:rsidRPr="00716AAE" w:rsidRDefault="00AB40B8" w:rsidP="00AB40B8">
      <w:pPr>
        <w:spacing w:before="120" w:beforeAutospacing="0" w:after="60" w:afterAutospacing="0" w:line="240" w:lineRule="auto"/>
        <w:ind w:left="1440" w:hanging="720"/>
        <w:jc w:val="both"/>
        <w:rPr>
          <w:ins w:id="112" w:author="Meryl Etman" w:date="2023-07-23T12:20:00Z"/>
          <w:rFonts w:ascii="Times New Roman" w:eastAsia="Times New Roman" w:hAnsi="Times New Roman" w:cs="David"/>
          <w:snapToGrid w:val="0"/>
          <w:sz w:val="24"/>
          <w:szCs w:val="24"/>
          <w:rtl/>
          <w:lang w:eastAsia="he-IL"/>
        </w:rPr>
      </w:pPr>
      <w:ins w:id="113" w:author="Meryl Etman" w:date="2023-07-23T12:20:00Z">
        <w:r w:rsidRPr="00716AAE">
          <w:rPr>
            <w:rFonts w:ascii="Times New Roman" w:eastAsia="Times New Roman" w:hAnsi="Times New Roman" w:cs="David" w:hint="cs"/>
            <w:snapToGrid w:val="0"/>
            <w:sz w:val="24"/>
            <w:szCs w:val="24"/>
            <w:rtl/>
            <w:lang w:eastAsia="he-IL"/>
          </w:rPr>
          <w:t>2.1</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מוקדם</w:t>
        </w:r>
        <w:r w:rsidRPr="00716AAE">
          <w:rPr>
            <w:rFonts w:ascii="Times New Roman" w:eastAsia="Times New Roman" w:hAnsi="Times New Roman" w:cs="David" w:hint="cs"/>
            <w:snapToGrid w:val="0"/>
            <w:sz w:val="24"/>
            <w:szCs w:val="24"/>
            <w:rtl/>
            <w:lang w:eastAsia="he-IL"/>
          </w:rPr>
          <w:t>:</w:t>
        </w:r>
      </w:ins>
    </w:p>
    <w:p w14:paraId="3AAE2EA3" w14:textId="77777777" w:rsidR="00AB40B8" w:rsidRPr="00716AAE" w:rsidRDefault="00AB40B8" w:rsidP="00AB40B8">
      <w:pPr>
        <w:spacing w:before="120" w:beforeAutospacing="0" w:after="60" w:afterAutospacing="0" w:line="240" w:lineRule="auto"/>
        <w:ind w:left="2160" w:hanging="720"/>
        <w:jc w:val="both"/>
        <w:rPr>
          <w:ins w:id="114" w:author="Meryl Etman" w:date="2023-07-23T12:20:00Z"/>
          <w:rFonts w:ascii="Times New Roman" w:eastAsia="Times New Roman" w:hAnsi="Times New Roman" w:cs="David"/>
          <w:snapToGrid w:val="0"/>
          <w:sz w:val="24"/>
          <w:szCs w:val="24"/>
          <w:rtl/>
          <w:lang w:eastAsia="he-IL"/>
        </w:rPr>
      </w:pPr>
      <w:ins w:id="115" w:author="Meryl Etman" w:date="2023-07-23T12:20:00Z">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קבלת תדריך תכנון מנציג המזמין, מהאדריכל, מהקונסטרוקטור, מיועץ הקרקע, מיועץ האינסטלציה/ניקוז, מ</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הפיתוח ומיועץ הבניה הירוקה ומהיועצים האחרים. </w:t>
        </w:r>
      </w:ins>
    </w:p>
    <w:p w14:paraId="4740011A" w14:textId="77777777" w:rsidR="00AB40B8" w:rsidRPr="00716AAE" w:rsidRDefault="00AB40B8" w:rsidP="00AB40B8">
      <w:pPr>
        <w:spacing w:before="120" w:beforeAutospacing="0" w:after="60" w:afterAutospacing="0" w:line="240" w:lineRule="auto"/>
        <w:ind w:left="2160" w:hanging="720"/>
        <w:jc w:val="both"/>
        <w:rPr>
          <w:ins w:id="116" w:author="Meryl Etman" w:date="2023-07-23T12:20:00Z"/>
          <w:rFonts w:ascii="Times New Roman" w:eastAsia="Times New Roman" w:hAnsi="Times New Roman" w:cs="David"/>
          <w:snapToGrid w:val="0"/>
          <w:sz w:val="24"/>
          <w:szCs w:val="24"/>
          <w:rtl/>
          <w:lang w:eastAsia="he-IL"/>
        </w:rPr>
      </w:pPr>
      <w:ins w:id="117" w:author="Meryl Etman" w:date="2023-07-23T12:20:00Z">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ins>
    </w:p>
    <w:p w14:paraId="7D770CC5" w14:textId="77777777" w:rsidR="00AB40B8" w:rsidRPr="00716AAE" w:rsidRDefault="00AB40B8" w:rsidP="00AB40B8">
      <w:pPr>
        <w:spacing w:before="120" w:beforeAutospacing="0" w:after="60" w:afterAutospacing="0" w:line="240" w:lineRule="auto"/>
        <w:ind w:left="2160" w:hanging="720"/>
        <w:jc w:val="both"/>
        <w:rPr>
          <w:ins w:id="118" w:author="Meryl Etman" w:date="2023-07-23T12:20:00Z"/>
          <w:rFonts w:ascii="Times New Roman" w:eastAsia="Times New Roman" w:hAnsi="Times New Roman" w:cs="David"/>
          <w:snapToGrid w:val="0"/>
          <w:sz w:val="24"/>
          <w:szCs w:val="24"/>
          <w:rtl/>
          <w:lang w:eastAsia="he-IL"/>
        </w:rPr>
      </w:pPr>
      <w:ins w:id="119" w:author="Meryl Etman" w:date="2023-07-23T12:20:00Z">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ins>
    </w:p>
    <w:p w14:paraId="5B31E8F6" w14:textId="77777777" w:rsidR="00AB40B8" w:rsidRPr="00716AAE" w:rsidRDefault="00AB40B8" w:rsidP="00AB40B8">
      <w:pPr>
        <w:spacing w:before="120" w:beforeAutospacing="0" w:after="60" w:afterAutospacing="0" w:line="240" w:lineRule="auto"/>
        <w:ind w:left="2160" w:hanging="720"/>
        <w:jc w:val="both"/>
        <w:rPr>
          <w:ins w:id="120" w:author="Meryl Etman" w:date="2023-07-23T12:20:00Z"/>
          <w:rFonts w:ascii="Times New Roman" w:eastAsia="Times New Roman" w:hAnsi="Times New Roman" w:cs="David"/>
          <w:snapToGrid w:val="0"/>
          <w:sz w:val="24"/>
          <w:szCs w:val="24"/>
          <w:rtl/>
          <w:lang w:eastAsia="he-IL"/>
        </w:rPr>
      </w:pPr>
      <w:ins w:id="121" w:author="Meryl Etman" w:date="2023-07-23T12:20:00Z">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התאמת הבידוד התרמי המוצעים לשימושי המבנה הצפויים.</w:t>
        </w:r>
      </w:ins>
    </w:p>
    <w:p w14:paraId="24C307E6" w14:textId="77777777" w:rsidR="00AB40B8" w:rsidRPr="00716AAE" w:rsidRDefault="00AB40B8" w:rsidP="00AB40B8">
      <w:pPr>
        <w:spacing w:before="240" w:beforeAutospacing="0" w:after="0" w:afterAutospacing="0" w:line="240" w:lineRule="auto"/>
        <w:ind w:left="2160" w:hanging="738"/>
        <w:jc w:val="both"/>
        <w:rPr>
          <w:ins w:id="122" w:author="Meryl Etman" w:date="2023-07-23T12:20:00Z"/>
          <w:rFonts w:ascii="Times New Roman" w:eastAsia="Times New Roman" w:hAnsi="Times New Roman" w:cs="David"/>
          <w:sz w:val="26"/>
          <w:szCs w:val="24"/>
          <w:rtl/>
        </w:rPr>
      </w:pPr>
      <w:ins w:id="123" w:author="Meryl Etman" w:date="2023-07-23T12:20:00Z">
        <w:r w:rsidRPr="00716AAE">
          <w:rPr>
            <w:rFonts w:ascii="Times New Roman" w:eastAsia="Times New Roman" w:hAnsi="Times New Roman" w:cs="David" w:hint="cs"/>
            <w:sz w:val="26"/>
            <w:szCs w:val="24"/>
            <w:rtl/>
          </w:rPr>
          <w:t>ה.</w:t>
        </w:r>
        <w:r w:rsidRPr="00716AAE">
          <w:rPr>
            <w:rFonts w:ascii="Times New Roman" w:eastAsia="Times New Roman" w:hAnsi="Times New Roman" w:cs="David" w:hint="cs"/>
            <w:sz w:val="26"/>
            <w:szCs w:val="24"/>
            <w:rtl/>
          </w:rPr>
          <w:tab/>
          <w:t>מבוטל.</w:t>
        </w:r>
      </w:ins>
    </w:p>
    <w:p w14:paraId="6912D6EC" w14:textId="77777777" w:rsidR="00AB40B8" w:rsidRPr="00716AAE" w:rsidRDefault="00AB40B8" w:rsidP="00AB40B8">
      <w:pPr>
        <w:spacing w:before="240" w:beforeAutospacing="0" w:after="0" w:afterAutospacing="0" w:line="240" w:lineRule="auto"/>
        <w:ind w:left="2160" w:hanging="738"/>
        <w:jc w:val="both"/>
        <w:rPr>
          <w:ins w:id="124" w:author="Meryl Etman" w:date="2023-07-23T12:20:00Z"/>
          <w:rFonts w:ascii="Times New Roman" w:eastAsia="Times New Roman" w:hAnsi="Times New Roman" w:cs="David"/>
          <w:sz w:val="26"/>
          <w:szCs w:val="24"/>
        </w:rPr>
      </w:pPr>
      <w:ins w:id="125" w:author="Meryl Etman" w:date="2023-07-23T12:20:00Z">
        <w:r w:rsidRPr="00716AAE">
          <w:rPr>
            <w:rFonts w:ascii="Times New Roman" w:eastAsia="Times New Roman" w:hAnsi="Times New Roman" w:cs="David" w:hint="cs"/>
            <w:sz w:val="26"/>
            <w:szCs w:val="24"/>
            <w:rtl/>
          </w:rPr>
          <w:t>ו.</w:t>
        </w:r>
        <w:r w:rsidRPr="00716AAE">
          <w:rPr>
            <w:rFonts w:ascii="Times New Roman" w:eastAsia="Times New Roman" w:hAnsi="Times New Roman" w:cs="David" w:hint="cs"/>
            <w:sz w:val="26"/>
            <w:szCs w:val="24"/>
            <w:rtl/>
          </w:rPr>
          <w:tab/>
          <w:t>מבוטל.</w:t>
        </w:r>
      </w:ins>
    </w:p>
    <w:p w14:paraId="12CC09CF" w14:textId="77777777" w:rsidR="00AB40B8" w:rsidRPr="00716AAE" w:rsidRDefault="00AB40B8" w:rsidP="00AB40B8">
      <w:pPr>
        <w:spacing w:before="120" w:beforeAutospacing="0" w:after="60" w:afterAutospacing="0" w:line="240" w:lineRule="auto"/>
        <w:ind w:left="2160" w:hanging="720"/>
        <w:jc w:val="both"/>
        <w:rPr>
          <w:ins w:id="126" w:author="Meryl Etman" w:date="2023-07-23T12:20:00Z"/>
          <w:rFonts w:ascii="Times New Roman" w:eastAsia="Times New Roman" w:hAnsi="Times New Roman" w:cs="David"/>
          <w:snapToGrid w:val="0"/>
          <w:sz w:val="24"/>
          <w:szCs w:val="24"/>
          <w:rtl/>
          <w:lang w:eastAsia="he-IL"/>
        </w:rPr>
      </w:pPr>
      <w:ins w:id="127" w:author="Meryl Etman" w:date="2023-07-23T12:20:00Z">
        <w:r>
          <w:rPr>
            <w:rFonts w:ascii="Times New Roman" w:eastAsia="Times New Roman" w:hAnsi="Times New Roman" w:cs="David" w:hint="cs"/>
            <w:snapToGrid w:val="0"/>
            <w:sz w:val="24"/>
            <w:szCs w:val="24"/>
            <w:rtl/>
            <w:lang w:eastAsia="he-IL"/>
          </w:rPr>
          <w:t>ז.</w:t>
        </w:r>
        <w:r>
          <w:rPr>
            <w:rFonts w:ascii="Times New Roman" w:eastAsia="Times New Roman" w:hAnsi="Times New Roman" w:cs="David" w:hint="cs"/>
            <w:snapToGrid w:val="0"/>
            <w:sz w:val="24"/>
            <w:szCs w:val="24"/>
            <w:rtl/>
            <w:lang w:eastAsia="he-IL"/>
          </w:rPr>
          <w:tab/>
          <w:t>הכנת ת</w:t>
        </w:r>
        <w:r w:rsidRPr="00716AAE">
          <w:rPr>
            <w:rFonts w:ascii="Times New Roman" w:eastAsia="Times New Roman" w:hAnsi="Times New Roman" w:cs="David" w:hint="cs"/>
            <w:snapToGrid w:val="0"/>
            <w:sz w:val="24"/>
            <w:szCs w:val="24"/>
            <w:rtl/>
            <w:lang w:eastAsia="he-IL"/>
          </w:rPr>
          <w:t>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ins>
    </w:p>
    <w:p w14:paraId="38A0F728" w14:textId="77777777" w:rsidR="00AB40B8" w:rsidRPr="00716AAE" w:rsidRDefault="00AB40B8" w:rsidP="00AB40B8">
      <w:pPr>
        <w:spacing w:before="240" w:beforeAutospacing="0" w:after="0" w:afterAutospacing="0" w:line="240" w:lineRule="auto"/>
        <w:ind w:left="2160" w:hanging="738"/>
        <w:jc w:val="both"/>
        <w:rPr>
          <w:ins w:id="128" w:author="Meryl Etman" w:date="2023-07-23T12:20:00Z"/>
          <w:rFonts w:ascii="Times New Roman" w:eastAsia="Times New Roman" w:hAnsi="Times New Roman" w:cs="David"/>
          <w:sz w:val="26"/>
          <w:szCs w:val="24"/>
          <w:rtl/>
        </w:rPr>
      </w:pPr>
      <w:ins w:id="129" w:author="Meryl Etman" w:date="2023-07-23T12:20:00Z">
        <w:r w:rsidRPr="00716AAE">
          <w:rPr>
            <w:rFonts w:ascii="Times New Roman" w:eastAsia="Times New Roman" w:hAnsi="Times New Roman" w:cs="David" w:hint="cs"/>
            <w:sz w:val="26"/>
            <w:szCs w:val="24"/>
            <w:rtl/>
          </w:rPr>
          <w:t>ח.</w:t>
        </w:r>
        <w:r w:rsidRPr="00716AAE">
          <w:rPr>
            <w:rFonts w:ascii="Times New Roman" w:eastAsia="Times New Roman" w:hAnsi="Times New Roman" w:cs="David" w:hint="cs"/>
            <w:sz w:val="26"/>
            <w:szCs w:val="24"/>
            <w:rtl/>
          </w:rPr>
          <w:tab/>
          <w:t>מסירת הנתונים, הפרוגראמה וחוות הדעת למזמין, ל</w:t>
        </w:r>
        <w:r>
          <w:rPr>
            <w:rFonts w:ascii="Times New Roman" w:eastAsia="Times New Roman" w:hAnsi="Times New Roman" w:cs="David" w:hint="cs"/>
            <w:sz w:val="26"/>
            <w:szCs w:val="24"/>
            <w:rtl/>
          </w:rPr>
          <w:t>יועץ</w:t>
        </w:r>
        <w:r w:rsidRPr="00716AAE">
          <w:rPr>
            <w:rFonts w:ascii="Times New Roman" w:eastAsia="Times New Roman" w:hAnsi="Times New Roman" w:cs="David" w:hint="cs"/>
            <w:sz w:val="26"/>
            <w:szCs w:val="24"/>
            <w:rtl/>
          </w:rPr>
          <w:t xml:space="preserve"> וכן ליועצים ולמתכננים ולכל גורם אחר שייקבע על – ידי המזמין.</w:t>
        </w:r>
      </w:ins>
    </w:p>
    <w:p w14:paraId="123692C6" w14:textId="77777777" w:rsidR="00AB40B8" w:rsidRPr="00716AAE" w:rsidRDefault="00AB40B8" w:rsidP="00AB40B8">
      <w:pPr>
        <w:spacing w:before="120" w:beforeAutospacing="0" w:after="60" w:afterAutospacing="0" w:line="240" w:lineRule="auto"/>
        <w:rPr>
          <w:ins w:id="130" w:author="Meryl Etman" w:date="2023-07-23T12:20:00Z"/>
          <w:rFonts w:ascii="Times New Roman" w:eastAsia="Times New Roman" w:hAnsi="Times New Roman" w:cs="David"/>
          <w:snapToGrid w:val="0"/>
          <w:sz w:val="24"/>
          <w:szCs w:val="24"/>
          <w:rtl/>
          <w:lang w:eastAsia="he-IL"/>
        </w:rPr>
      </w:pPr>
      <w:ins w:id="131" w:author="Meryl Etman" w:date="2023-07-23T12:20:00Z">
        <w:r w:rsidRPr="00716AAE">
          <w:rPr>
            <w:rFonts w:ascii="Times New Roman" w:eastAsia="Times New Roman" w:hAnsi="Times New Roman" w:cs="David" w:hint="cs"/>
            <w:snapToGrid w:val="0"/>
            <w:sz w:val="24"/>
            <w:szCs w:val="24"/>
            <w:rtl/>
            <w:lang w:eastAsia="he-IL"/>
          </w:rPr>
          <w:tab/>
          <w:t>2.2</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סופי</w:t>
        </w:r>
        <w:r w:rsidRPr="00716AAE">
          <w:rPr>
            <w:rFonts w:ascii="Times New Roman" w:eastAsia="Times New Roman" w:hAnsi="Times New Roman" w:cs="David" w:hint="cs"/>
            <w:snapToGrid w:val="0"/>
            <w:sz w:val="24"/>
            <w:szCs w:val="24"/>
            <w:rtl/>
            <w:lang w:eastAsia="he-IL"/>
          </w:rPr>
          <w:t xml:space="preserve">:    </w:t>
        </w:r>
      </w:ins>
    </w:p>
    <w:p w14:paraId="52A97638" w14:textId="77777777" w:rsidR="00AB40B8" w:rsidRPr="00716AAE" w:rsidRDefault="00AB40B8" w:rsidP="00AB40B8">
      <w:pPr>
        <w:spacing w:before="120" w:beforeAutospacing="0" w:after="60" w:afterAutospacing="0" w:line="240" w:lineRule="auto"/>
        <w:ind w:left="2160" w:hanging="720"/>
        <w:jc w:val="both"/>
        <w:rPr>
          <w:ins w:id="132" w:author="Meryl Etman" w:date="2023-07-23T12:20:00Z"/>
          <w:rFonts w:ascii="Times New Roman" w:eastAsia="Times New Roman" w:hAnsi="Times New Roman" w:cs="David"/>
          <w:snapToGrid w:val="0"/>
          <w:sz w:val="24"/>
          <w:szCs w:val="24"/>
          <w:rtl/>
          <w:lang w:eastAsia="he-IL"/>
        </w:rPr>
      </w:pPr>
      <w:ins w:id="133" w:author="Meryl Etman" w:date="2023-07-23T12:20:00Z">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חתימה על בקשות להוצאת היתרי בניה כאחראי לתכנון, לפקוח העליון ולביקורת בתחום הבידוד התרמי. כמו כן יכין ויחתום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כל מסמך שיידרש ע"י הרשויות מה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בתהליך הבקשה להיתר, במהלך הבצוע ועד לקבלת תעודת גמר. </w:t>
        </w:r>
      </w:ins>
    </w:p>
    <w:p w14:paraId="4A291657" w14:textId="77777777" w:rsidR="00AB40B8" w:rsidRPr="00716AAE" w:rsidRDefault="00AB40B8" w:rsidP="00AB40B8">
      <w:pPr>
        <w:spacing w:before="120" w:beforeAutospacing="0" w:after="60" w:afterAutospacing="0" w:line="240" w:lineRule="auto"/>
        <w:ind w:left="2160" w:hanging="720"/>
        <w:jc w:val="both"/>
        <w:rPr>
          <w:ins w:id="134" w:author="Meryl Etman" w:date="2023-07-23T12:20:00Z"/>
          <w:rFonts w:ascii="Times New Roman" w:eastAsia="Times New Roman" w:hAnsi="Times New Roman" w:cs="David"/>
          <w:snapToGrid w:val="0"/>
          <w:sz w:val="24"/>
          <w:szCs w:val="24"/>
          <w:rtl/>
          <w:lang w:eastAsia="he-IL"/>
        </w:rPr>
      </w:pPr>
      <w:ins w:id="135" w:author="Meryl Etman" w:date="2023-07-23T12:20:00Z">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ins>
    </w:p>
    <w:p w14:paraId="254AD2D6" w14:textId="77777777" w:rsidR="00AB40B8" w:rsidRPr="00716AAE" w:rsidRDefault="00AB40B8" w:rsidP="00AB40B8">
      <w:pPr>
        <w:spacing w:before="120" w:beforeAutospacing="0" w:after="60" w:afterAutospacing="0" w:line="240" w:lineRule="auto"/>
        <w:ind w:left="2160" w:hanging="720"/>
        <w:jc w:val="both"/>
        <w:rPr>
          <w:ins w:id="136" w:author="Meryl Etman" w:date="2023-07-23T12:20:00Z"/>
          <w:rFonts w:ascii="Times New Roman" w:eastAsia="Times New Roman" w:hAnsi="Times New Roman" w:cs="David"/>
          <w:snapToGrid w:val="0"/>
          <w:sz w:val="24"/>
          <w:szCs w:val="24"/>
          <w:rtl/>
          <w:lang w:eastAsia="he-IL"/>
        </w:rPr>
      </w:pPr>
      <w:ins w:id="137" w:author="Meryl Etman" w:date="2023-07-23T12:20:00Z">
        <w:r>
          <w:rPr>
            <w:rFonts w:ascii="Times New Roman" w:eastAsia="Times New Roman" w:hAnsi="Times New Roman" w:cs="David" w:hint="cs"/>
            <w:snapToGrid w:val="0"/>
            <w:sz w:val="24"/>
            <w:szCs w:val="24"/>
            <w:rtl/>
            <w:lang w:eastAsia="he-IL"/>
          </w:rPr>
          <w:t>ג.</w:t>
        </w:r>
        <w:r>
          <w:rPr>
            <w:rFonts w:ascii="Times New Roman" w:eastAsia="Times New Roman" w:hAnsi="Times New Roman" w:cs="David" w:hint="cs"/>
            <w:snapToGrid w:val="0"/>
            <w:sz w:val="24"/>
            <w:szCs w:val="24"/>
            <w:rtl/>
            <w:lang w:eastAsia="he-IL"/>
          </w:rPr>
          <w:tab/>
          <w:t>הכנת ת</w:t>
        </w:r>
        <w:r w:rsidRPr="00716AAE">
          <w:rPr>
            <w:rFonts w:ascii="Times New Roman" w:eastAsia="Times New Roman" w:hAnsi="Times New Roman" w:cs="David" w:hint="cs"/>
            <w:snapToGrid w:val="0"/>
            <w:sz w:val="24"/>
            <w:szCs w:val="24"/>
            <w:rtl/>
            <w:lang w:eastAsia="he-IL"/>
          </w:rPr>
          <w:t>כניות לאישור סופי של ה</w:t>
        </w:r>
        <w:r>
          <w:rPr>
            <w:rFonts w:ascii="Times New Roman" w:eastAsia="Times New Roman" w:hAnsi="Times New Roman" w:cs="David" w:hint="cs"/>
            <w:snapToGrid w:val="0"/>
            <w:sz w:val="24"/>
            <w:szCs w:val="24"/>
            <w:rtl/>
            <w:lang w:eastAsia="he-IL"/>
          </w:rPr>
          <w:t>יועצים והמזמין לפני התחלת שלב ת</w:t>
        </w:r>
        <w:r w:rsidRPr="00716AAE">
          <w:rPr>
            <w:rFonts w:ascii="Times New Roman" w:eastAsia="Times New Roman" w:hAnsi="Times New Roman" w:cs="David" w:hint="cs"/>
            <w:snapToGrid w:val="0"/>
            <w:sz w:val="24"/>
            <w:szCs w:val="24"/>
            <w:rtl/>
            <w:lang w:eastAsia="he-IL"/>
          </w:rPr>
          <w:t>כנית העבודה.</w:t>
        </w:r>
      </w:ins>
    </w:p>
    <w:p w14:paraId="42871D4E" w14:textId="77777777" w:rsidR="00AB40B8" w:rsidRPr="00716AAE" w:rsidRDefault="00AB40B8" w:rsidP="00AB40B8">
      <w:pPr>
        <w:spacing w:before="120" w:beforeAutospacing="0" w:after="60" w:afterAutospacing="0" w:line="240" w:lineRule="auto"/>
        <w:ind w:left="2160" w:hanging="720"/>
        <w:jc w:val="both"/>
        <w:rPr>
          <w:ins w:id="138" w:author="Meryl Etman" w:date="2023-07-23T12:20:00Z"/>
          <w:rFonts w:ascii="Times New Roman" w:eastAsia="Times New Roman" w:hAnsi="Times New Roman" w:cs="David"/>
          <w:snapToGrid w:val="0"/>
          <w:sz w:val="24"/>
          <w:szCs w:val="24"/>
          <w:rtl/>
          <w:lang w:eastAsia="he-IL"/>
        </w:rPr>
      </w:pPr>
      <w:ins w:id="139" w:author="Meryl Etman" w:date="2023-07-23T12:20:00Z">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אישור התכנון הסופי של היועצים.</w:t>
        </w:r>
      </w:ins>
    </w:p>
    <w:p w14:paraId="547C10B4" w14:textId="77777777" w:rsidR="00AB40B8" w:rsidRPr="00716AAE" w:rsidRDefault="00AB40B8" w:rsidP="00AB40B8">
      <w:pPr>
        <w:spacing w:before="120" w:beforeAutospacing="0" w:after="60" w:afterAutospacing="0" w:line="240" w:lineRule="auto"/>
        <w:ind w:left="2160" w:hanging="720"/>
        <w:jc w:val="both"/>
        <w:rPr>
          <w:ins w:id="140" w:author="Meryl Etman" w:date="2023-07-23T12:20:00Z"/>
          <w:rFonts w:ascii="Times New Roman" w:eastAsia="Times New Roman" w:hAnsi="Times New Roman" w:cs="David"/>
          <w:snapToGrid w:val="0"/>
          <w:sz w:val="24"/>
          <w:szCs w:val="24"/>
          <w:rtl/>
          <w:lang w:eastAsia="he-IL"/>
        </w:rPr>
      </w:pPr>
      <w:ins w:id="141" w:author="Meryl Etman" w:date="2023-07-23T12:20:00Z">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ins>
    </w:p>
    <w:p w14:paraId="36999B4A" w14:textId="77777777" w:rsidR="00AB40B8" w:rsidRPr="00716AAE" w:rsidRDefault="00AB40B8" w:rsidP="00AB40B8">
      <w:pPr>
        <w:spacing w:before="120" w:beforeAutospacing="0" w:after="60" w:afterAutospacing="0" w:line="240" w:lineRule="auto"/>
        <w:ind w:left="2160" w:hanging="720"/>
        <w:jc w:val="both"/>
        <w:rPr>
          <w:ins w:id="142" w:author="Meryl Etman" w:date="2023-07-23T12:20:00Z"/>
          <w:rFonts w:ascii="Times New Roman" w:eastAsia="Times New Roman" w:hAnsi="Times New Roman" w:cs="David"/>
          <w:snapToGrid w:val="0"/>
          <w:sz w:val="24"/>
          <w:szCs w:val="24"/>
          <w:rtl/>
          <w:lang w:eastAsia="he-IL"/>
        </w:rPr>
      </w:pPr>
      <w:ins w:id="143" w:author="Meryl Etman" w:date="2023-07-23T12:20:00Z">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עדכון האומדן המשוער של ערך עבודות הבידוד התרמי.</w:t>
        </w:r>
      </w:ins>
    </w:p>
    <w:p w14:paraId="3DE72DD0" w14:textId="77777777" w:rsidR="00AB40B8" w:rsidRPr="00716AAE" w:rsidRDefault="00AB40B8" w:rsidP="00AB40B8">
      <w:pPr>
        <w:spacing w:before="120" w:beforeAutospacing="0" w:after="60" w:afterAutospacing="0" w:line="240" w:lineRule="auto"/>
        <w:ind w:left="2160" w:hanging="720"/>
        <w:jc w:val="both"/>
        <w:rPr>
          <w:ins w:id="144" w:author="Meryl Etman" w:date="2023-07-23T12:20:00Z"/>
          <w:rFonts w:ascii="Times New Roman" w:eastAsia="Times New Roman" w:hAnsi="Times New Roman" w:cs="David"/>
          <w:snapToGrid w:val="0"/>
          <w:sz w:val="24"/>
          <w:szCs w:val="24"/>
          <w:rtl/>
          <w:lang w:eastAsia="he-IL"/>
        </w:rPr>
      </w:pPr>
      <w:ins w:id="145" w:author="Meryl Etman" w:date="2023-07-23T12:20:00Z">
        <w:r w:rsidRPr="00716AAE">
          <w:rPr>
            <w:rFonts w:ascii="Times New Roman" w:eastAsia="Times New Roman" w:hAnsi="Times New Roman" w:cs="David" w:hint="cs"/>
            <w:snapToGrid w:val="0"/>
            <w:sz w:val="24"/>
            <w:szCs w:val="24"/>
            <w:rtl/>
            <w:lang w:eastAsia="he-IL"/>
          </w:rPr>
          <w:t>ז.</w:t>
        </w:r>
        <w:r w:rsidRPr="00716AAE">
          <w:rPr>
            <w:rFonts w:ascii="Times New Roman" w:eastAsia="Times New Roman" w:hAnsi="Times New Roman" w:cs="David" w:hint="cs"/>
            <w:snapToGrid w:val="0"/>
            <w:sz w:val="24"/>
            <w:szCs w:val="24"/>
            <w:rtl/>
            <w:lang w:eastAsia="he-IL"/>
          </w:rPr>
          <w:tab/>
          <w:t>כל יתר הדרוש לתכנון סופי.</w:t>
        </w:r>
      </w:ins>
    </w:p>
    <w:p w14:paraId="68D56CC9" w14:textId="77777777" w:rsidR="00AB40B8" w:rsidRPr="00716AAE" w:rsidRDefault="00AB40B8" w:rsidP="00AB40B8">
      <w:pPr>
        <w:spacing w:before="120" w:beforeAutospacing="0" w:after="60" w:afterAutospacing="0" w:line="240" w:lineRule="auto"/>
        <w:rPr>
          <w:ins w:id="146" w:author="Meryl Etman" w:date="2023-07-23T12:20:00Z"/>
          <w:rFonts w:ascii="Times New Roman" w:eastAsia="Times New Roman" w:hAnsi="Times New Roman" w:cs="David"/>
          <w:snapToGrid w:val="0"/>
          <w:sz w:val="24"/>
          <w:szCs w:val="24"/>
          <w:rtl/>
          <w:lang w:eastAsia="he-IL"/>
        </w:rPr>
      </w:pPr>
      <w:ins w:id="147" w:author="Meryl Etman" w:date="2023-07-23T12:20:00Z">
        <w:r w:rsidRPr="00716AAE">
          <w:rPr>
            <w:rFonts w:ascii="Times New Roman" w:eastAsia="Times New Roman" w:hAnsi="Times New Roman" w:cs="David" w:hint="cs"/>
            <w:snapToGrid w:val="0"/>
            <w:sz w:val="24"/>
            <w:szCs w:val="24"/>
            <w:rtl/>
            <w:lang w:eastAsia="he-IL"/>
          </w:rPr>
          <w:tab/>
          <w:t>2.3</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מפורט</w:t>
        </w:r>
        <w:r w:rsidRPr="00716AAE">
          <w:rPr>
            <w:rFonts w:ascii="Times New Roman" w:eastAsia="Times New Roman" w:hAnsi="Times New Roman" w:cs="David" w:hint="cs"/>
            <w:snapToGrid w:val="0"/>
            <w:sz w:val="24"/>
            <w:szCs w:val="24"/>
            <w:rtl/>
            <w:lang w:eastAsia="he-IL"/>
          </w:rPr>
          <w:t xml:space="preserve">: </w:t>
        </w:r>
      </w:ins>
    </w:p>
    <w:p w14:paraId="5EBB4E42" w14:textId="77777777" w:rsidR="00AB40B8" w:rsidRPr="00716AAE" w:rsidRDefault="00AB40B8" w:rsidP="00AB40B8">
      <w:pPr>
        <w:spacing w:before="120" w:beforeAutospacing="0" w:after="60" w:afterAutospacing="0" w:line="240" w:lineRule="auto"/>
        <w:ind w:left="2160" w:hanging="720"/>
        <w:jc w:val="both"/>
        <w:rPr>
          <w:ins w:id="148" w:author="Meryl Etman" w:date="2023-07-23T12:20:00Z"/>
          <w:rFonts w:ascii="Times New Roman" w:eastAsia="Times New Roman" w:hAnsi="Times New Roman" w:cs="David"/>
          <w:snapToGrid w:val="0"/>
          <w:sz w:val="24"/>
          <w:szCs w:val="24"/>
          <w:rtl/>
          <w:lang w:eastAsia="he-IL"/>
        </w:rPr>
      </w:pPr>
      <w:ins w:id="149" w:author="Meryl Etman" w:date="2023-07-23T12:20:00Z">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ins>
    </w:p>
    <w:p w14:paraId="52B621C0" w14:textId="77777777" w:rsidR="00AB40B8" w:rsidRPr="00716AAE" w:rsidRDefault="00AB40B8" w:rsidP="00AB40B8">
      <w:pPr>
        <w:spacing w:before="120" w:beforeAutospacing="0" w:after="60" w:afterAutospacing="0" w:line="240" w:lineRule="auto"/>
        <w:ind w:left="2160" w:hanging="720"/>
        <w:jc w:val="both"/>
        <w:rPr>
          <w:ins w:id="150" w:author="Meryl Etman" w:date="2023-07-23T12:20:00Z"/>
          <w:rFonts w:ascii="Times New Roman" w:eastAsia="Times New Roman" w:hAnsi="Times New Roman" w:cs="David"/>
          <w:snapToGrid w:val="0"/>
          <w:sz w:val="24"/>
          <w:szCs w:val="24"/>
          <w:rtl/>
          <w:lang w:eastAsia="he-IL"/>
        </w:rPr>
      </w:pPr>
      <w:ins w:id="151" w:author="Meryl Etman" w:date="2023-07-23T12:20:00Z">
        <w:r>
          <w:rPr>
            <w:rFonts w:ascii="Times New Roman" w:eastAsia="Times New Roman" w:hAnsi="Times New Roman" w:cs="David" w:hint="cs"/>
            <w:snapToGrid w:val="0"/>
            <w:sz w:val="24"/>
            <w:szCs w:val="24"/>
            <w:rtl/>
            <w:lang w:eastAsia="he-IL"/>
          </w:rPr>
          <w:t>ב.</w:t>
        </w:r>
        <w:r>
          <w:rPr>
            <w:rFonts w:ascii="Times New Roman" w:eastAsia="Times New Roman" w:hAnsi="Times New Roman" w:cs="David" w:hint="cs"/>
            <w:snapToGrid w:val="0"/>
            <w:sz w:val="24"/>
            <w:szCs w:val="24"/>
            <w:rtl/>
            <w:lang w:eastAsia="he-IL"/>
          </w:rPr>
          <w:tab/>
          <w:t>על רקע ת</w:t>
        </w:r>
        <w:r w:rsidRPr="00716AAE">
          <w:rPr>
            <w:rFonts w:ascii="Times New Roman" w:eastAsia="Times New Roman" w:hAnsi="Times New Roman" w:cs="David" w:hint="cs"/>
            <w:snapToGrid w:val="0"/>
            <w:sz w:val="24"/>
            <w:szCs w:val="24"/>
            <w:rtl/>
            <w:lang w:eastAsia="he-IL"/>
          </w:rPr>
          <w:t xml:space="preserve">כניות אדריכלות ו/או קונסטרוקציה יסומנו, לצורך התמצאות, הפניות לפרטי הבידוד התרמי השונים. </w:t>
        </w:r>
      </w:ins>
    </w:p>
    <w:p w14:paraId="3039B28B" w14:textId="77777777" w:rsidR="00AB40B8" w:rsidRPr="00716AAE" w:rsidRDefault="00AB40B8" w:rsidP="00AB40B8">
      <w:pPr>
        <w:spacing w:before="120" w:beforeAutospacing="0" w:after="60" w:afterAutospacing="0" w:line="240" w:lineRule="auto"/>
        <w:ind w:left="2160" w:hanging="720"/>
        <w:jc w:val="both"/>
        <w:rPr>
          <w:ins w:id="152" w:author="Meryl Etman" w:date="2023-07-23T12:20:00Z"/>
          <w:rFonts w:ascii="Times New Roman" w:eastAsia="Times New Roman" w:hAnsi="Times New Roman" w:cs="David"/>
          <w:snapToGrid w:val="0"/>
          <w:sz w:val="24"/>
          <w:szCs w:val="24"/>
          <w:rtl/>
          <w:lang w:eastAsia="he-IL"/>
        </w:rPr>
      </w:pPr>
      <w:ins w:id="153" w:author="Meryl Etman" w:date="2023-07-23T12:20:00Z">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ins>
    </w:p>
    <w:p w14:paraId="308358A3" w14:textId="77777777" w:rsidR="00AB40B8" w:rsidRPr="00716AAE" w:rsidRDefault="00AB40B8" w:rsidP="00AB40B8">
      <w:pPr>
        <w:spacing w:before="120" w:beforeAutospacing="0" w:after="60" w:afterAutospacing="0" w:line="240" w:lineRule="auto"/>
        <w:ind w:left="2160" w:hanging="720"/>
        <w:jc w:val="both"/>
        <w:rPr>
          <w:ins w:id="154" w:author="Meryl Etman" w:date="2023-07-23T12:20:00Z"/>
          <w:rFonts w:ascii="Times New Roman" w:eastAsia="Times New Roman" w:hAnsi="Times New Roman" w:cs="David"/>
          <w:snapToGrid w:val="0"/>
          <w:sz w:val="24"/>
          <w:szCs w:val="24"/>
          <w:rtl/>
          <w:lang w:eastAsia="he-IL"/>
        </w:rPr>
      </w:pPr>
      <w:ins w:id="155" w:author="Meryl Etman" w:date="2023-07-23T12:20:00Z">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הכנת מפרטים טכניים המתאימים למפרטים הכלליים המקובלים על המזמין בצורה שיכללו את כל העבודות המתוכננות ע"י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תוך בדיקה של העדר כפילות עם מפרט מלאכה אחר בבניין או אי כיסוי נושאים הנופלים בין המתכננים והיועצים השונים. </w:t>
        </w:r>
      </w:ins>
    </w:p>
    <w:p w14:paraId="39EC2C66" w14:textId="77777777" w:rsidR="00AB40B8" w:rsidRPr="00716AAE" w:rsidRDefault="00AB40B8" w:rsidP="00AB40B8">
      <w:pPr>
        <w:spacing w:before="120" w:beforeAutospacing="0" w:after="60" w:afterAutospacing="0" w:line="240" w:lineRule="auto"/>
        <w:ind w:left="2160" w:hanging="720"/>
        <w:jc w:val="both"/>
        <w:rPr>
          <w:ins w:id="156" w:author="Meryl Etman" w:date="2023-07-23T12:20:00Z"/>
          <w:rFonts w:ascii="Times New Roman" w:eastAsia="Times New Roman" w:hAnsi="Times New Roman" w:cs="David"/>
          <w:snapToGrid w:val="0"/>
          <w:sz w:val="24"/>
          <w:szCs w:val="24"/>
          <w:rtl/>
          <w:lang w:eastAsia="he-IL"/>
        </w:rPr>
      </w:pPr>
      <w:ins w:id="157" w:author="Meryl Etman" w:date="2023-07-23T12:20:00Z">
        <w:r>
          <w:rPr>
            <w:rFonts w:ascii="Times New Roman" w:eastAsia="Times New Roman" w:hAnsi="Times New Roman" w:cs="David" w:hint="cs"/>
            <w:snapToGrid w:val="0"/>
            <w:sz w:val="24"/>
            <w:szCs w:val="24"/>
            <w:rtl/>
            <w:lang w:eastAsia="he-IL"/>
          </w:rPr>
          <w:t>ה.</w:t>
        </w:r>
        <w:r>
          <w:rPr>
            <w:rFonts w:ascii="Times New Roman" w:eastAsia="Times New Roman" w:hAnsi="Times New Roman" w:cs="David" w:hint="cs"/>
            <w:snapToGrid w:val="0"/>
            <w:sz w:val="24"/>
            <w:szCs w:val="24"/>
            <w:rtl/>
            <w:lang w:eastAsia="he-IL"/>
          </w:rPr>
          <w:tab/>
          <w:t>המפרטים יתבססו על ת</w:t>
        </w:r>
        <w:r w:rsidRPr="00716AAE">
          <w:rPr>
            <w:rFonts w:ascii="Times New Roman" w:eastAsia="Times New Roman" w:hAnsi="Times New Roman" w:cs="David" w:hint="cs"/>
            <w:snapToGrid w:val="0"/>
            <w:sz w:val="24"/>
            <w:szCs w:val="24"/>
            <w:rtl/>
            <w:lang w:eastAsia="he-IL"/>
          </w:rPr>
          <w:t xml:space="preserve">כניות עבודה מפורטות. </w:t>
        </w:r>
      </w:ins>
    </w:p>
    <w:p w14:paraId="34700DF6" w14:textId="77777777" w:rsidR="00AB40B8" w:rsidRPr="00716AAE" w:rsidRDefault="00AB40B8" w:rsidP="00AB40B8">
      <w:pPr>
        <w:spacing w:before="120" w:beforeAutospacing="0" w:after="60" w:afterAutospacing="0" w:line="240" w:lineRule="auto"/>
        <w:ind w:left="2160" w:hanging="720"/>
        <w:jc w:val="both"/>
        <w:rPr>
          <w:ins w:id="158" w:author="Meryl Etman" w:date="2023-07-23T12:20:00Z"/>
          <w:rFonts w:ascii="Times New Roman" w:eastAsia="Times New Roman" w:hAnsi="Times New Roman" w:cs="David"/>
          <w:snapToGrid w:val="0"/>
          <w:sz w:val="24"/>
          <w:szCs w:val="24"/>
          <w:rtl/>
          <w:lang w:eastAsia="he-IL"/>
        </w:rPr>
      </w:pPr>
      <w:ins w:id="159" w:author="Meryl Etman" w:date="2023-07-23T12:20:00Z">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 xml:space="preserve">מבוטל.  </w:t>
        </w:r>
      </w:ins>
    </w:p>
    <w:p w14:paraId="49D46617" w14:textId="77777777" w:rsidR="00AB40B8" w:rsidRPr="00716AAE" w:rsidRDefault="00AB40B8" w:rsidP="00AB40B8">
      <w:pPr>
        <w:spacing w:before="120" w:beforeAutospacing="0" w:after="60" w:afterAutospacing="0" w:line="240" w:lineRule="auto"/>
        <w:ind w:left="2160" w:hanging="720"/>
        <w:jc w:val="both"/>
        <w:rPr>
          <w:ins w:id="160" w:author="Meryl Etman" w:date="2023-07-23T12:20:00Z"/>
          <w:rFonts w:ascii="Times New Roman" w:eastAsia="Times New Roman" w:hAnsi="Times New Roman" w:cs="David"/>
          <w:snapToGrid w:val="0"/>
          <w:sz w:val="24"/>
          <w:szCs w:val="24"/>
          <w:rtl/>
          <w:lang w:eastAsia="he-IL"/>
        </w:rPr>
      </w:pPr>
      <w:ins w:id="161" w:author="Meryl Etman" w:date="2023-07-23T12:20:00Z">
        <w:r w:rsidRPr="00716AAE">
          <w:rPr>
            <w:rFonts w:ascii="Times New Roman" w:eastAsia="Times New Roman" w:hAnsi="Times New Roman" w:cs="David" w:hint="cs"/>
            <w:snapToGrid w:val="0"/>
            <w:sz w:val="24"/>
            <w:szCs w:val="24"/>
            <w:rtl/>
            <w:lang w:eastAsia="he-IL"/>
          </w:rPr>
          <w:t>ח.</w:t>
        </w:r>
        <w:r w:rsidRPr="00716AAE">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ins>
    </w:p>
    <w:p w14:paraId="745D6462" w14:textId="77777777" w:rsidR="00AB40B8" w:rsidRPr="00716AAE" w:rsidRDefault="00AB40B8" w:rsidP="00AB40B8">
      <w:pPr>
        <w:spacing w:before="120" w:beforeAutospacing="0" w:after="60" w:afterAutospacing="0" w:line="240" w:lineRule="auto"/>
        <w:ind w:left="2160" w:hanging="720"/>
        <w:jc w:val="both"/>
        <w:rPr>
          <w:ins w:id="162" w:author="Meryl Etman" w:date="2023-07-23T12:20:00Z"/>
          <w:rFonts w:ascii="Times New Roman" w:eastAsia="Times New Roman" w:hAnsi="Times New Roman" w:cs="David"/>
          <w:snapToGrid w:val="0"/>
          <w:sz w:val="24"/>
          <w:szCs w:val="24"/>
          <w:rtl/>
          <w:lang w:eastAsia="he-IL"/>
        </w:rPr>
      </w:pPr>
      <w:ins w:id="163" w:author="Meryl Etman" w:date="2023-07-23T12:20:00Z">
        <w:r w:rsidRPr="00716AAE">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ins>
    </w:p>
    <w:p w14:paraId="3DE0F040" w14:textId="77777777" w:rsidR="00AB40B8" w:rsidRPr="00716AAE" w:rsidRDefault="00AB40B8" w:rsidP="00AB40B8">
      <w:pPr>
        <w:spacing w:before="120" w:beforeAutospacing="0" w:after="60" w:afterAutospacing="0" w:line="240" w:lineRule="auto"/>
        <w:ind w:left="2160" w:hanging="720"/>
        <w:jc w:val="both"/>
        <w:rPr>
          <w:ins w:id="164" w:author="Meryl Etman" w:date="2023-07-23T12:20:00Z"/>
          <w:rFonts w:ascii="Times New Roman" w:eastAsia="Times New Roman" w:hAnsi="Times New Roman" w:cs="David"/>
          <w:snapToGrid w:val="0"/>
          <w:sz w:val="24"/>
          <w:szCs w:val="24"/>
          <w:rtl/>
          <w:lang w:eastAsia="he-IL"/>
        </w:rPr>
      </w:pPr>
      <w:ins w:id="165" w:author="Meryl Etman" w:date="2023-07-23T12:20:00Z">
        <w:r w:rsidRPr="00716AAE">
          <w:rPr>
            <w:rFonts w:ascii="Times New Roman" w:eastAsia="Times New Roman" w:hAnsi="Times New Roman" w:cs="David" w:hint="cs"/>
            <w:snapToGrid w:val="0"/>
            <w:sz w:val="24"/>
            <w:szCs w:val="24"/>
            <w:rtl/>
            <w:lang w:eastAsia="he-IL"/>
          </w:rPr>
          <w:t>יא.</w:t>
        </w:r>
        <w:r w:rsidRPr="00716AAE">
          <w:rPr>
            <w:rFonts w:ascii="Times New Roman" w:eastAsia="Times New Roman" w:hAnsi="Times New Roman" w:cs="David" w:hint="cs"/>
            <w:snapToGrid w:val="0"/>
            <w:sz w:val="24"/>
            <w:szCs w:val="24"/>
            <w:rtl/>
            <w:lang w:eastAsia="he-IL"/>
          </w:rPr>
          <w:tab/>
          <w:t>סיוע במתן תשובות לשאלות הקבלנים.</w:t>
        </w:r>
      </w:ins>
    </w:p>
    <w:p w14:paraId="796D8969" w14:textId="77777777" w:rsidR="00AB40B8" w:rsidRPr="00716AAE" w:rsidRDefault="00AB40B8" w:rsidP="00AB40B8">
      <w:pPr>
        <w:spacing w:before="120" w:beforeAutospacing="0" w:after="60" w:afterAutospacing="0" w:line="240" w:lineRule="auto"/>
        <w:ind w:left="2160" w:hanging="720"/>
        <w:jc w:val="both"/>
        <w:rPr>
          <w:ins w:id="166" w:author="Meryl Etman" w:date="2023-07-23T12:20:00Z"/>
          <w:rFonts w:ascii="Times New Roman" w:eastAsia="Times New Roman" w:hAnsi="Times New Roman" w:cs="David"/>
          <w:snapToGrid w:val="0"/>
          <w:sz w:val="24"/>
          <w:szCs w:val="24"/>
          <w:rtl/>
          <w:lang w:eastAsia="he-IL"/>
        </w:rPr>
      </w:pPr>
      <w:ins w:id="167" w:author="Meryl Etman" w:date="2023-07-23T12:20:00Z">
        <w:r w:rsidRPr="00716AAE">
          <w:rPr>
            <w:rFonts w:ascii="Times New Roman" w:eastAsia="Times New Roman" w:hAnsi="Times New Roman" w:cs="David" w:hint="cs"/>
            <w:snapToGrid w:val="0"/>
            <w:sz w:val="24"/>
            <w:szCs w:val="24"/>
            <w:rtl/>
            <w:lang w:eastAsia="he-IL"/>
          </w:rPr>
          <w:t>יב.</w:t>
        </w:r>
        <w:r w:rsidRPr="00716AAE">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ins>
    </w:p>
    <w:p w14:paraId="7A3D69E4" w14:textId="77777777" w:rsidR="00AB40B8" w:rsidRPr="00716AAE" w:rsidRDefault="00AB40B8" w:rsidP="00AB40B8">
      <w:pPr>
        <w:spacing w:before="120" w:beforeAutospacing="0" w:after="60" w:afterAutospacing="0" w:line="240" w:lineRule="auto"/>
        <w:ind w:left="2160" w:hanging="720"/>
        <w:jc w:val="both"/>
        <w:rPr>
          <w:ins w:id="168" w:author="Meryl Etman" w:date="2023-07-23T12:20:00Z"/>
          <w:rFonts w:ascii="Times New Roman" w:eastAsia="Times New Roman" w:hAnsi="Times New Roman" w:cs="David"/>
          <w:snapToGrid w:val="0"/>
          <w:sz w:val="24"/>
          <w:szCs w:val="24"/>
          <w:rtl/>
          <w:lang w:eastAsia="he-IL"/>
        </w:rPr>
      </w:pPr>
      <w:ins w:id="169" w:author="Meryl Etman" w:date="2023-07-23T12:20:00Z">
        <w:r>
          <w:rPr>
            <w:rFonts w:ascii="Times New Roman" w:eastAsia="Times New Roman" w:hAnsi="Times New Roman" w:cs="David" w:hint="cs"/>
            <w:snapToGrid w:val="0"/>
            <w:sz w:val="24"/>
            <w:szCs w:val="24"/>
            <w:rtl/>
            <w:lang w:eastAsia="he-IL"/>
          </w:rPr>
          <w:t>יג.</w:t>
        </w:r>
        <w:r>
          <w:rPr>
            <w:rFonts w:ascii="Times New Roman" w:eastAsia="Times New Roman" w:hAnsi="Times New Roman" w:cs="David" w:hint="cs"/>
            <w:snapToGrid w:val="0"/>
            <w:sz w:val="24"/>
            <w:szCs w:val="24"/>
            <w:rtl/>
            <w:lang w:eastAsia="he-IL"/>
          </w:rPr>
          <w:tab/>
          <w:t>הכנת ת</w:t>
        </w:r>
        <w:r w:rsidRPr="00716AAE">
          <w:rPr>
            <w:rFonts w:ascii="Times New Roman" w:eastAsia="Times New Roman" w:hAnsi="Times New Roman" w:cs="David" w:hint="cs"/>
            <w:snapToGrid w:val="0"/>
            <w:sz w:val="24"/>
            <w:szCs w:val="24"/>
            <w:rtl/>
            <w:lang w:eastAsia="he-IL"/>
          </w:rPr>
          <w:t>כניות עבודה, פרטים ומפרטים משלימים ככל שיידרש לבצוע עבודות הבידוד התרמי.</w:t>
        </w:r>
      </w:ins>
    </w:p>
    <w:p w14:paraId="21144DA3" w14:textId="77777777" w:rsidR="00AB40B8" w:rsidRPr="00716AAE" w:rsidRDefault="00AB40B8" w:rsidP="00AB40B8">
      <w:pPr>
        <w:spacing w:before="120" w:beforeAutospacing="0" w:after="60" w:afterAutospacing="0" w:line="240" w:lineRule="auto"/>
        <w:ind w:left="1440" w:right="-181"/>
        <w:rPr>
          <w:ins w:id="170" w:author="Meryl Etman" w:date="2023-07-23T12:20:00Z"/>
          <w:rFonts w:ascii="Times New Roman" w:eastAsia="Times New Roman" w:hAnsi="Times New Roman" w:cs="David"/>
          <w:snapToGrid w:val="0"/>
          <w:sz w:val="24"/>
          <w:szCs w:val="24"/>
          <w:rtl/>
          <w:lang w:eastAsia="he-IL"/>
        </w:rPr>
      </w:pPr>
      <w:ins w:id="171" w:author="Meryl Etman" w:date="2023-07-23T12:20:00Z">
        <w:r w:rsidRPr="00716AAE">
          <w:rPr>
            <w:rFonts w:ascii="Times New Roman" w:eastAsia="Times New Roman" w:hAnsi="Times New Roman" w:cs="David" w:hint="cs"/>
            <w:snapToGrid w:val="0"/>
            <w:sz w:val="24"/>
            <w:szCs w:val="24"/>
            <w:rtl/>
            <w:lang w:eastAsia="he-IL"/>
          </w:rPr>
          <w:t>מובהר בזאת שה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יכין, באם י</w:t>
        </w:r>
        <w:r>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מסמכים למכרזים עוד לפני השלמת המסמכים המפורטים לבצוע.</w:t>
        </w:r>
      </w:ins>
    </w:p>
    <w:p w14:paraId="22F318CB" w14:textId="77777777" w:rsidR="00AB40B8" w:rsidRPr="00716AAE" w:rsidRDefault="00AB40B8" w:rsidP="00AB40B8">
      <w:pPr>
        <w:spacing w:before="120" w:beforeAutospacing="0" w:after="60" w:afterAutospacing="0" w:line="240" w:lineRule="auto"/>
        <w:ind w:right="-180"/>
        <w:rPr>
          <w:ins w:id="172" w:author="Meryl Etman" w:date="2023-07-23T12:20:00Z"/>
          <w:rFonts w:ascii="Times New Roman" w:eastAsia="Times New Roman" w:hAnsi="Times New Roman" w:cs="David"/>
          <w:snapToGrid w:val="0"/>
          <w:sz w:val="24"/>
          <w:szCs w:val="24"/>
          <w:rtl/>
          <w:lang w:eastAsia="he-IL"/>
        </w:rPr>
      </w:pPr>
      <w:ins w:id="173" w:author="Meryl Etman" w:date="2023-07-23T12:20:00Z">
        <w:r w:rsidRPr="00716AAE">
          <w:rPr>
            <w:rFonts w:ascii="Times New Roman" w:eastAsia="Times New Roman" w:hAnsi="Times New Roman" w:cs="David" w:hint="cs"/>
            <w:snapToGrid w:val="0"/>
            <w:sz w:val="24"/>
            <w:szCs w:val="24"/>
            <w:rtl/>
            <w:lang w:eastAsia="he-IL"/>
          </w:rPr>
          <w:tab/>
          <w:t>2.4</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פיקוח עליון</w:t>
        </w:r>
        <w:r w:rsidRPr="00716AAE">
          <w:rPr>
            <w:rFonts w:ascii="Times New Roman" w:eastAsia="Times New Roman" w:hAnsi="Times New Roman" w:cs="David" w:hint="cs"/>
            <w:snapToGrid w:val="0"/>
            <w:sz w:val="24"/>
            <w:szCs w:val="24"/>
            <w:rtl/>
            <w:lang w:eastAsia="he-IL"/>
          </w:rPr>
          <w:t>:</w:t>
        </w:r>
      </w:ins>
    </w:p>
    <w:p w14:paraId="630AEE86" w14:textId="77777777" w:rsidR="00AB40B8" w:rsidRPr="00716AAE" w:rsidRDefault="00AB40B8" w:rsidP="00AB40B8">
      <w:pPr>
        <w:spacing w:before="120" w:beforeAutospacing="0" w:after="60" w:afterAutospacing="0" w:line="240" w:lineRule="auto"/>
        <w:ind w:left="2160" w:hanging="720"/>
        <w:jc w:val="both"/>
        <w:rPr>
          <w:ins w:id="174" w:author="Meryl Etman" w:date="2023-07-23T12:20:00Z"/>
          <w:rFonts w:ascii="Times New Roman" w:eastAsia="Times New Roman" w:hAnsi="Times New Roman" w:cs="David"/>
          <w:snapToGrid w:val="0"/>
          <w:sz w:val="24"/>
          <w:szCs w:val="24"/>
          <w:rtl/>
          <w:lang w:eastAsia="he-IL"/>
        </w:rPr>
      </w:pPr>
      <w:ins w:id="175" w:author="Meryl Etman" w:date="2023-07-23T12:20:00Z">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הפיקוח העליון של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ביצוע עבודות הבידוד התרמי יכלול:</w:t>
        </w:r>
      </w:ins>
    </w:p>
    <w:p w14:paraId="356D6F29" w14:textId="77777777" w:rsidR="00AB40B8" w:rsidRPr="00716AAE" w:rsidRDefault="00AB40B8" w:rsidP="00AB40B8">
      <w:pPr>
        <w:spacing w:before="120" w:beforeAutospacing="0" w:after="60" w:afterAutospacing="0" w:line="240" w:lineRule="auto"/>
        <w:ind w:left="2663" w:right="-181" w:hanging="426"/>
        <w:jc w:val="both"/>
        <w:rPr>
          <w:ins w:id="176" w:author="Meryl Etman" w:date="2023-07-23T12:20:00Z"/>
          <w:rFonts w:ascii="Times New Roman" w:eastAsia="Times New Roman" w:hAnsi="Times New Roman" w:cs="David"/>
          <w:snapToGrid w:val="0"/>
          <w:sz w:val="24"/>
          <w:szCs w:val="24"/>
          <w:rtl/>
          <w:lang w:eastAsia="he-IL"/>
        </w:rPr>
      </w:pPr>
      <w:ins w:id="177"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716AAE">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ins>
    </w:p>
    <w:p w14:paraId="424E41A0" w14:textId="77777777" w:rsidR="00AB40B8" w:rsidRPr="00716AAE" w:rsidRDefault="00AB40B8" w:rsidP="00AB40B8">
      <w:pPr>
        <w:spacing w:before="120" w:beforeAutospacing="0" w:after="60" w:afterAutospacing="0" w:line="240" w:lineRule="auto"/>
        <w:ind w:left="2663" w:right="-181" w:hanging="426"/>
        <w:jc w:val="both"/>
        <w:rPr>
          <w:ins w:id="178" w:author="Meryl Etman" w:date="2023-07-23T12:20:00Z"/>
          <w:rFonts w:ascii="Times New Roman" w:eastAsia="Times New Roman" w:hAnsi="Times New Roman" w:cs="David"/>
          <w:snapToGrid w:val="0"/>
          <w:sz w:val="24"/>
          <w:szCs w:val="24"/>
          <w:rtl/>
          <w:lang w:eastAsia="he-IL"/>
        </w:rPr>
      </w:pPr>
      <w:ins w:id="179"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ins>
    </w:p>
    <w:p w14:paraId="4F3866C6" w14:textId="77777777" w:rsidR="00AB40B8" w:rsidRPr="00716AAE" w:rsidRDefault="00AB40B8" w:rsidP="00AB40B8">
      <w:pPr>
        <w:spacing w:before="120" w:beforeAutospacing="0" w:after="60" w:afterAutospacing="0" w:line="240" w:lineRule="auto"/>
        <w:ind w:left="2663" w:right="-181" w:hanging="426"/>
        <w:jc w:val="both"/>
        <w:rPr>
          <w:ins w:id="180" w:author="Meryl Etman" w:date="2023-07-23T12:20:00Z"/>
          <w:rFonts w:ascii="Times New Roman" w:eastAsia="Times New Roman" w:hAnsi="Times New Roman" w:cs="David"/>
          <w:snapToGrid w:val="0"/>
          <w:sz w:val="24"/>
          <w:szCs w:val="24"/>
          <w:rtl/>
          <w:lang w:eastAsia="he-IL"/>
        </w:rPr>
      </w:pPr>
      <w:ins w:id="181"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בדיקה באתר ומחוצה</w:t>
        </w:r>
        <w:r>
          <w:rPr>
            <w:rFonts w:ascii="Times New Roman" w:eastAsia="Times New Roman" w:hAnsi="Times New Roman" w:cs="David" w:hint="cs"/>
            <w:snapToGrid w:val="0"/>
            <w:sz w:val="24"/>
            <w:szCs w:val="24"/>
            <w:rtl/>
            <w:lang w:eastAsia="he-IL"/>
          </w:rPr>
          <w:t xml:space="preserve"> לו באם הקבלן והמפקח הבינו את ת</w:t>
        </w:r>
        <w:r w:rsidRPr="00716AAE">
          <w:rPr>
            <w:rFonts w:ascii="Times New Roman" w:eastAsia="Times New Roman" w:hAnsi="Times New Roman" w:cs="David" w:hint="cs"/>
            <w:snapToGrid w:val="0"/>
            <w:sz w:val="24"/>
            <w:szCs w:val="24"/>
            <w:rtl/>
            <w:lang w:eastAsia="he-IL"/>
          </w:rPr>
          <w:t>כניות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ואת הוראותיו.</w:t>
        </w:r>
      </w:ins>
    </w:p>
    <w:p w14:paraId="41CB96FE" w14:textId="77777777" w:rsidR="00AB40B8" w:rsidRPr="00716AAE" w:rsidRDefault="00AB40B8" w:rsidP="00AB40B8">
      <w:pPr>
        <w:spacing w:before="120" w:beforeAutospacing="0" w:after="60" w:afterAutospacing="0" w:line="240" w:lineRule="auto"/>
        <w:ind w:left="2663" w:right="-181" w:hanging="426"/>
        <w:jc w:val="both"/>
        <w:rPr>
          <w:ins w:id="182" w:author="Meryl Etman" w:date="2023-07-23T12:20:00Z"/>
          <w:rFonts w:ascii="Times New Roman" w:eastAsia="Times New Roman" w:hAnsi="Times New Roman" w:cs="David"/>
          <w:snapToGrid w:val="0"/>
          <w:sz w:val="24"/>
          <w:szCs w:val="24"/>
          <w:rtl/>
          <w:lang w:eastAsia="he-IL"/>
        </w:rPr>
      </w:pPr>
      <w:ins w:id="183"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ins>
    </w:p>
    <w:p w14:paraId="3A6C58AE" w14:textId="77777777" w:rsidR="00AB40B8" w:rsidRPr="00716AAE" w:rsidRDefault="00AB40B8" w:rsidP="00AB40B8">
      <w:pPr>
        <w:spacing w:before="120" w:beforeAutospacing="0" w:after="60" w:afterAutospacing="0" w:line="240" w:lineRule="auto"/>
        <w:ind w:left="2663" w:right="-181" w:hanging="426"/>
        <w:jc w:val="both"/>
        <w:rPr>
          <w:ins w:id="184" w:author="Meryl Etman" w:date="2023-07-23T12:20:00Z"/>
          <w:rFonts w:ascii="Times New Roman" w:eastAsia="Times New Roman" w:hAnsi="Times New Roman" w:cs="David"/>
          <w:snapToGrid w:val="0"/>
          <w:sz w:val="24"/>
          <w:szCs w:val="24"/>
          <w:rtl/>
          <w:lang w:eastAsia="he-IL"/>
        </w:rPr>
      </w:pPr>
      <w:ins w:id="185"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ins>
    </w:p>
    <w:p w14:paraId="6992CCD9" w14:textId="77777777" w:rsidR="00AB40B8" w:rsidRPr="00716AAE" w:rsidRDefault="00AB40B8" w:rsidP="00AB40B8">
      <w:pPr>
        <w:spacing w:before="120" w:beforeAutospacing="0" w:after="60" w:afterAutospacing="0" w:line="240" w:lineRule="auto"/>
        <w:ind w:left="2663" w:right="-181" w:hanging="426"/>
        <w:jc w:val="both"/>
        <w:rPr>
          <w:ins w:id="186" w:author="Meryl Etman" w:date="2023-07-23T12:20:00Z"/>
          <w:rFonts w:ascii="Times New Roman" w:eastAsia="Times New Roman" w:hAnsi="Times New Roman" w:cs="David"/>
          <w:snapToGrid w:val="0"/>
          <w:sz w:val="24"/>
          <w:szCs w:val="24"/>
          <w:rtl/>
          <w:lang w:eastAsia="he-IL"/>
        </w:rPr>
      </w:pPr>
      <w:ins w:id="187"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ins>
    </w:p>
    <w:p w14:paraId="3FC97F2B" w14:textId="77777777" w:rsidR="00AB40B8" w:rsidRPr="00716AAE" w:rsidRDefault="00AB40B8" w:rsidP="00AB40B8">
      <w:pPr>
        <w:spacing w:before="120" w:beforeAutospacing="0" w:after="60" w:afterAutospacing="0" w:line="240" w:lineRule="auto"/>
        <w:ind w:left="2663" w:right="-181" w:hanging="426"/>
        <w:jc w:val="both"/>
        <w:rPr>
          <w:ins w:id="188" w:author="Meryl Etman" w:date="2023-07-23T12:20:00Z"/>
          <w:rFonts w:ascii="Times New Roman" w:eastAsia="Times New Roman" w:hAnsi="Times New Roman" w:cs="David"/>
          <w:snapToGrid w:val="0"/>
          <w:sz w:val="24"/>
          <w:szCs w:val="24"/>
          <w:rtl/>
          <w:lang w:eastAsia="he-IL"/>
        </w:rPr>
      </w:pPr>
      <w:ins w:id="189"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ins>
    </w:p>
    <w:p w14:paraId="30206266" w14:textId="77777777" w:rsidR="00AB40B8" w:rsidRPr="00716AAE" w:rsidRDefault="00AB40B8" w:rsidP="00AB40B8">
      <w:pPr>
        <w:spacing w:before="120" w:beforeAutospacing="0" w:after="60" w:afterAutospacing="0" w:line="240" w:lineRule="auto"/>
        <w:ind w:left="2663" w:right="-181" w:hanging="426"/>
        <w:jc w:val="both"/>
        <w:rPr>
          <w:ins w:id="190" w:author="Meryl Etman" w:date="2023-07-23T12:20:00Z"/>
          <w:rFonts w:ascii="Times New Roman" w:eastAsia="Times New Roman" w:hAnsi="Times New Roman" w:cs="David"/>
          <w:snapToGrid w:val="0"/>
          <w:sz w:val="24"/>
          <w:szCs w:val="24"/>
          <w:rtl/>
          <w:lang w:eastAsia="he-IL"/>
        </w:rPr>
      </w:pPr>
      <w:ins w:id="191"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ins>
    </w:p>
    <w:p w14:paraId="656BAB5C" w14:textId="77777777" w:rsidR="00AB40B8" w:rsidRPr="00716AAE" w:rsidRDefault="00AB40B8" w:rsidP="00AB40B8">
      <w:pPr>
        <w:spacing w:before="120" w:beforeAutospacing="0" w:after="60" w:afterAutospacing="0" w:line="240" w:lineRule="auto"/>
        <w:ind w:left="2663" w:right="-181" w:hanging="426"/>
        <w:jc w:val="both"/>
        <w:rPr>
          <w:ins w:id="192" w:author="Meryl Etman" w:date="2023-07-23T12:20:00Z"/>
          <w:rFonts w:ascii="Times New Roman" w:eastAsia="Times New Roman" w:hAnsi="Times New Roman" w:cs="David"/>
          <w:snapToGrid w:val="0"/>
          <w:sz w:val="24"/>
          <w:szCs w:val="24"/>
          <w:rtl/>
          <w:lang w:eastAsia="he-IL"/>
        </w:rPr>
      </w:pPr>
      <w:ins w:id="193"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ins>
    </w:p>
    <w:p w14:paraId="6E99CD1F" w14:textId="77777777" w:rsidR="00AB40B8" w:rsidRPr="00716AAE" w:rsidRDefault="00AB40B8" w:rsidP="00AB40B8">
      <w:pPr>
        <w:spacing w:before="120" w:beforeAutospacing="0" w:after="60" w:afterAutospacing="0" w:line="240" w:lineRule="auto"/>
        <w:ind w:left="2663" w:right="-181" w:hanging="426"/>
        <w:jc w:val="both"/>
        <w:rPr>
          <w:ins w:id="194" w:author="Meryl Etman" w:date="2023-07-23T12:20:00Z"/>
          <w:rFonts w:ascii="Times New Roman" w:eastAsia="Times New Roman" w:hAnsi="Times New Roman" w:cs="David"/>
          <w:snapToGrid w:val="0"/>
          <w:sz w:val="24"/>
          <w:szCs w:val="24"/>
          <w:rtl/>
          <w:lang w:eastAsia="he-IL"/>
        </w:rPr>
      </w:pPr>
      <w:ins w:id="195"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מבוטל.    </w:t>
        </w:r>
      </w:ins>
    </w:p>
    <w:p w14:paraId="1D5F2343" w14:textId="77777777" w:rsidR="00AB40B8" w:rsidRPr="00716AAE" w:rsidRDefault="00AB40B8" w:rsidP="00AB40B8">
      <w:pPr>
        <w:spacing w:before="120" w:beforeAutospacing="0" w:after="60" w:afterAutospacing="0" w:line="240" w:lineRule="auto"/>
        <w:ind w:left="2663" w:right="-181" w:hanging="426"/>
        <w:jc w:val="both"/>
        <w:rPr>
          <w:ins w:id="196" w:author="Meryl Etman" w:date="2023-07-23T12:20:00Z"/>
          <w:rFonts w:ascii="Times New Roman" w:eastAsia="Times New Roman" w:hAnsi="Times New Roman" w:cs="David"/>
          <w:snapToGrid w:val="0"/>
          <w:sz w:val="24"/>
          <w:szCs w:val="24"/>
          <w:rtl/>
          <w:lang w:eastAsia="he-IL"/>
        </w:rPr>
      </w:pPr>
      <w:ins w:id="197"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ins>
    </w:p>
    <w:p w14:paraId="65D884B3" w14:textId="77777777" w:rsidR="00AB40B8" w:rsidRPr="00716AAE" w:rsidRDefault="00AB40B8" w:rsidP="00AB40B8">
      <w:pPr>
        <w:spacing w:before="120" w:beforeAutospacing="0" w:after="60" w:afterAutospacing="0" w:line="240" w:lineRule="auto"/>
        <w:ind w:left="2663" w:right="-181" w:hanging="426"/>
        <w:jc w:val="both"/>
        <w:rPr>
          <w:ins w:id="198" w:author="Meryl Etman" w:date="2023-07-23T12:20:00Z"/>
          <w:rFonts w:ascii="Times New Roman" w:eastAsia="Times New Roman" w:hAnsi="Times New Roman" w:cs="David"/>
          <w:snapToGrid w:val="0"/>
          <w:sz w:val="24"/>
          <w:szCs w:val="24"/>
          <w:rtl/>
          <w:lang w:eastAsia="he-IL"/>
        </w:rPr>
      </w:pPr>
      <w:ins w:id="199"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הכנה וחתימה על כל מסמך שי</w:t>
        </w:r>
        <w:r>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ע"י הרשויות מה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במהלך הבניה, על אישור לחיבור הפרויקט למערכות, ועל אישור לאכלוס ולתעודת גמר.</w:t>
        </w:r>
      </w:ins>
    </w:p>
    <w:p w14:paraId="3E67AC2E" w14:textId="77777777" w:rsidR="00AB40B8" w:rsidRPr="00716AAE" w:rsidRDefault="00AB40B8" w:rsidP="00AB40B8">
      <w:pPr>
        <w:spacing w:before="120" w:beforeAutospacing="0" w:after="60" w:afterAutospacing="0" w:line="240" w:lineRule="auto"/>
        <w:ind w:left="2663" w:right="-181" w:hanging="426"/>
        <w:jc w:val="both"/>
        <w:rPr>
          <w:ins w:id="200" w:author="Meryl Etman" w:date="2023-07-23T12:20:00Z"/>
          <w:rFonts w:ascii="Times New Roman" w:eastAsia="Times New Roman" w:hAnsi="Times New Roman" w:cs="David"/>
          <w:snapToGrid w:val="0"/>
          <w:sz w:val="24"/>
          <w:szCs w:val="24"/>
          <w:rtl/>
          <w:lang w:eastAsia="he-IL"/>
        </w:rPr>
      </w:pPr>
      <w:ins w:id="201"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ins>
    </w:p>
    <w:p w14:paraId="2A4542CB" w14:textId="77777777" w:rsidR="00AB40B8" w:rsidRPr="00716AAE" w:rsidRDefault="00AB40B8" w:rsidP="00AB40B8">
      <w:pPr>
        <w:spacing w:before="120" w:beforeAutospacing="0" w:after="60" w:afterAutospacing="0" w:line="240" w:lineRule="auto"/>
        <w:ind w:left="2663" w:right="-181" w:hanging="426"/>
        <w:jc w:val="both"/>
        <w:rPr>
          <w:ins w:id="202" w:author="Meryl Etman" w:date="2023-07-23T12:20:00Z"/>
          <w:rFonts w:ascii="Times New Roman" w:eastAsia="Times New Roman" w:hAnsi="Times New Roman" w:cs="David"/>
          <w:snapToGrid w:val="0"/>
          <w:sz w:val="24"/>
          <w:szCs w:val="24"/>
          <w:rtl/>
          <w:lang w:eastAsia="he-IL"/>
        </w:rPr>
      </w:pPr>
      <w:ins w:id="203"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ins>
    </w:p>
    <w:p w14:paraId="3E2036AB" w14:textId="77777777" w:rsidR="00AB40B8" w:rsidRPr="00716AAE" w:rsidRDefault="00AB40B8" w:rsidP="00AB40B8">
      <w:pPr>
        <w:spacing w:before="120" w:beforeAutospacing="0" w:after="60" w:afterAutospacing="0" w:line="240" w:lineRule="auto"/>
        <w:ind w:left="2663" w:right="-181" w:hanging="426"/>
        <w:jc w:val="both"/>
        <w:rPr>
          <w:ins w:id="204" w:author="Meryl Etman" w:date="2023-07-23T12:20:00Z"/>
          <w:rFonts w:ascii="Times New Roman" w:eastAsia="Times New Roman" w:hAnsi="Times New Roman" w:cs="David"/>
          <w:snapToGrid w:val="0"/>
          <w:sz w:val="24"/>
          <w:szCs w:val="24"/>
          <w:rtl/>
          <w:lang w:eastAsia="he-IL"/>
        </w:rPr>
      </w:pPr>
      <w:ins w:id="205"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ins>
    </w:p>
    <w:p w14:paraId="74DE1E8D" w14:textId="77777777" w:rsidR="00AB40B8" w:rsidRPr="00716AAE" w:rsidRDefault="00AB40B8" w:rsidP="00AB40B8">
      <w:pPr>
        <w:spacing w:before="120" w:beforeAutospacing="0" w:after="60" w:afterAutospacing="0" w:line="240" w:lineRule="auto"/>
        <w:ind w:left="2663" w:right="-181" w:hanging="426"/>
        <w:jc w:val="both"/>
        <w:rPr>
          <w:ins w:id="206" w:author="Meryl Etman" w:date="2023-07-23T12:20:00Z"/>
          <w:rFonts w:ascii="Times New Roman" w:eastAsia="Times New Roman" w:hAnsi="Times New Roman" w:cs="David"/>
          <w:snapToGrid w:val="0"/>
          <w:sz w:val="24"/>
          <w:szCs w:val="24"/>
          <w:rtl/>
          <w:lang w:eastAsia="he-IL"/>
        </w:rPr>
      </w:pPr>
      <w:ins w:id="207"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ins>
    </w:p>
    <w:p w14:paraId="0846FEA9" w14:textId="77777777" w:rsidR="00AB40B8" w:rsidRPr="00716AAE" w:rsidRDefault="00AB40B8" w:rsidP="00AB40B8">
      <w:pPr>
        <w:spacing w:before="120" w:beforeAutospacing="0" w:after="60" w:afterAutospacing="0" w:line="240" w:lineRule="auto"/>
        <w:ind w:left="2663" w:right="-181" w:hanging="426"/>
        <w:jc w:val="both"/>
        <w:rPr>
          <w:ins w:id="208" w:author="Meryl Etman" w:date="2023-07-23T12:20:00Z"/>
          <w:rFonts w:ascii="Times New Roman" w:eastAsia="Times New Roman" w:hAnsi="Times New Roman" w:cs="David"/>
          <w:snapToGrid w:val="0"/>
          <w:sz w:val="24"/>
          <w:szCs w:val="24"/>
          <w:rtl/>
          <w:lang w:eastAsia="he-IL"/>
        </w:rPr>
      </w:pPr>
      <w:ins w:id="209" w:author="Meryl Etman" w:date="2023-07-23T12:20: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יתר הדרוש לפיקוח עליון, ולביקורת על הבניה.</w:t>
        </w:r>
      </w:ins>
    </w:p>
    <w:p w14:paraId="26A4618D" w14:textId="77777777" w:rsidR="00AB40B8" w:rsidRPr="00716AAE" w:rsidRDefault="00AB40B8" w:rsidP="00AB40B8">
      <w:pPr>
        <w:spacing w:before="120" w:beforeAutospacing="0" w:after="60" w:afterAutospacing="0" w:line="240" w:lineRule="auto"/>
        <w:ind w:right="-181"/>
        <w:jc w:val="both"/>
        <w:rPr>
          <w:ins w:id="210" w:author="Meryl Etman" w:date="2023-07-23T12:20:00Z"/>
          <w:rFonts w:ascii="Times New Roman" w:eastAsia="Times New Roman" w:hAnsi="Times New Roman" w:cs="David"/>
          <w:snapToGrid w:val="0"/>
          <w:sz w:val="24"/>
          <w:szCs w:val="24"/>
          <w:rtl/>
          <w:lang w:eastAsia="he-IL"/>
        </w:rPr>
      </w:pPr>
      <w:ins w:id="211" w:author="Meryl Etman" w:date="2023-07-23T12:20:00Z">
        <w:r w:rsidRPr="00716AAE">
          <w:rPr>
            <w:rFonts w:ascii="Times New Roman" w:eastAsia="Times New Roman" w:hAnsi="Times New Roman" w:cs="David" w:hint="cs"/>
            <w:snapToGrid w:val="0"/>
            <w:sz w:val="24"/>
            <w:szCs w:val="24"/>
            <w:rtl/>
            <w:lang w:eastAsia="he-IL"/>
          </w:rPr>
          <w:t xml:space="preserve"> </w:t>
        </w:r>
      </w:ins>
    </w:p>
    <w:p w14:paraId="0B3F34FE" w14:textId="77777777" w:rsidR="00AB40B8" w:rsidRPr="00716AAE" w:rsidRDefault="00AB40B8" w:rsidP="00AB40B8">
      <w:pPr>
        <w:spacing w:before="120" w:beforeAutospacing="0" w:after="60" w:afterAutospacing="0" w:line="240" w:lineRule="auto"/>
        <w:ind w:left="2160" w:hanging="720"/>
        <w:jc w:val="both"/>
        <w:rPr>
          <w:ins w:id="212" w:author="Meryl Etman" w:date="2023-07-23T12:20:00Z"/>
          <w:rFonts w:ascii="Times New Roman" w:eastAsia="Times New Roman" w:hAnsi="Times New Roman" w:cs="David"/>
          <w:snapToGrid w:val="0"/>
          <w:sz w:val="24"/>
          <w:szCs w:val="24"/>
          <w:rtl/>
          <w:lang w:eastAsia="he-IL"/>
        </w:rPr>
      </w:pPr>
      <w:ins w:id="213" w:author="Meryl Etman" w:date="2023-07-23T12:20:00Z">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כדי למלא משימות אלו יבקר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באתר הבניה ובמפעל הטרומי לפי הזמנת המנהל או המפקח.</w:t>
        </w:r>
      </w:ins>
    </w:p>
    <w:p w14:paraId="12E0B4CA" w14:textId="77777777" w:rsidR="00AB40B8" w:rsidRPr="00716AAE" w:rsidRDefault="00AB40B8" w:rsidP="00AB40B8">
      <w:pPr>
        <w:spacing w:before="120" w:beforeAutospacing="0" w:after="60" w:afterAutospacing="0" w:line="240" w:lineRule="auto"/>
        <w:ind w:left="2160" w:hanging="720"/>
        <w:jc w:val="both"/>
        <w:rPr>
          <w:ins w:id="214" w:author="Meryl Etman" w:date="2023-07-23T12:20:00Z"/>
          <w:rFonts w:ascii="Times New Roman" w:eastAsia="Times New Roman" w:hAnsi="Times New Roman" w:cs="David"/>
          <w:snapToGrid w:val="0"/>
          <w:sz w:val="24"/>
          <w:szCs w:val="24"/>
          <w:rtl/>
          <w:lang w:eastAsia="he-IL"/>
        </w:rPr>
      </w:pPr>
      <w:ins w:id="215" w:author="Meryl Etman" w:date="2023-07-23T12:20:00Z">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אין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ins>
    </w:p>
    <w:p w14:paraId="51846BEB" w14:textId="77777777" w:rsidR="00AB40B8" w:rsidRPr="00716AAE" w:rsidRDefault="00AB40B8" w:rsidP="00AB40B8">
      <w:pPr>
        <w:spacing w:before="120" w:beforeAutospacing="0" w:after="60" w:afterAutospacing="0" w:line="240" w:lineRule="auto"/>
        <w:ind w:left="2160" w:hanging="720"/>
        <w:jc w:val="both"/>
        <w:rPr>
          <w:ins w:id="216" w:author="Meryl Etman" w:date="2023-07-23T12:20:00Z"/>
          <w:rFonts w:ascii="Times New Roman" w:eastAsia="Times New Roman" w:hAnsi="Times New Roman" w:cs="David"/>
          <w:snapToGrid w:val="0"/>
          <w:sz w:val="24"/>
          <w:szCs w:val="24"/>
          <w:rtl/>
          <w:lang w:eastAsia="he-IL"/>
        </w:rPr>
      </w:pPr>
      <w:ins w:id="217" w:author="Meryl Etman" w:date="2023-07-23T12:20:00Z">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לאחר כל ביקור באתר או במפעל היצרן יגיש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לנציג המזמין דו"ח בכתב ובו יציין את התרשמותו ואת הערותיו לגבי ביצוע העבודות.</w:t>
        </w:r>
      </w:ins>
    </w:p>
    <w:p w14:paraId="602CFB99" w14:textId="77777777" w:rsidR="00AB40B8" w:rsidRPr="00716AAE" w:rsidRDefault="00AB40B8" w:rsidP="00AB40B8">
      <w:pPr>
        <w:spacing w:before="120" w:beforeAutospacing="0" w:after="60" w:afterAutospacing="0" w:line="240" w:lineRule="auto"/>
        <w:ind w:left="2160" w:hanging="720"/>
        <w:jc w:val="both"/>
        <w:rPr>
          <w:ins w:id="218" w:author="Meryl Etman" w:date="2023-07-23T12:20:00Z"/>
          <w:rFonts w:ascii="Times New Roman" w:eastAsia="Times New Roman" w:hAnsi="Times New Roman" w:cs="David"/>
          <w:snapToGrid w:val="0"/>
          <w:sz w:val="24"/>
          <w:szCs w:val="24"/>
          <w:rtl/>
          <w:lang w:eastAsia="he-IL"/>
        </w:rPr>
      </w:pPr>
      <w:ins w:id="219" w:author="Meryl Etman" w:date="2023-07-23T12:20:00Z">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יעוץ למזמין בדבר אחזקת הפרויקט. </w:t>
        </w:r>
      </w:ins>
    </w:p>
    <w:p w14:paraId="5AEA04DF" w14:textId="77777777" w:rsidR="00AB40B8" w:rsidRDefault="00AB40B8">
      <w:pPr>
        <w:bidi w:val="0"/>
        <w:spacing w:before="0" w:beforeAutospacing="0" w:after="160" w:afterAutospacing="0" w:line="259" w:lineRule="auto"/>
        <w:rPr>
          <w:ins w:id="220" w:author="Meryl Etman" w:date="2023-07-23T12:20:00Z"/>
          <w:rFonts w:ascii="Times New Roman" w:eastAsia="Times New Roman" w:hAnsi="Times New Roman" w:cs="David"/>
          <w:bCs/>
          <w:sz w:val="20"/>
          <w:szCs w:val="24"/>
          <w:u w:val="single"/>
          <w:rtl/>
          <w:lang w:eastAsia="he-IL"/>
        </w:rPr>
      </w:pPr>
      <w:ins w:id="221" w:author="Meryl Etman" w:date="2023-07-23T12:20:00Z">
        <w:r>
          <w:rPr>
            <w:rFonts w:ascii="Times New Roman" w:eastAsia="Times New Roman" w:hAnsi="Times New Roman" w:cs="David"/>
            <w:bCs/>
            <w:sz w:val="20"/>
            <w:szCs w:val="24"/>
            <w:u w:val="single"/>
            <w:rtl/>
            <w:lang w:eastAsia="he-IL"/>
          </w:rPr>
          <w:br w:type="page"/>
        </w:r>
      </w:ins>
    </w:p>
    <w:p w14:paraId="0E139912" w14:textId="4C89BB7A"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20E403E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677AAB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17DDD00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3818ACF"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BB6F5E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503619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C31E0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7163629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C9D3F6"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35D53226"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F1B4F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29B86DC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584369"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0C1EDE0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376B16"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4413F09A"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4C0213F8"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06C4EAA3"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B6A2503" w14:textId="20F1FD74"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w:t>
      </w:r>
      <w:ins w:id="222" w:author="Meryl Etman" w:date="2023-07-23T13:24:00Z">
        <w:r w:rsidR="002B0DAB">
          <w:rPr>
            <w:rFonts w:ascii="Times New Roman" w:eastAsia="Times New Roman" w:hAnsi="Times New Roman" w:cs="David" w:hint="cs"/>
            <w:sz w:val="24"/>
            <w:szCs w:val="24"/>
            <w:rtl/>
            <w:lang w:eastAsia="he-IL"/>
          </w:rPr>
          <w:t>ים</w:t>
        </w:r>
      </w:ins>
      <w:r w:rsidRPr="00C521D8">
        <w:rPr>
          <w:rFonts w:ascii="Times New Roman" w:eastAsia="Times New Roman" w:hAnsi="Times New Roman" w:cs="David"/>
          <w:sz w:val="24"/>
          <w:szCs w:val="24"/>
          <w:rtl/>
          <w:lang w:eastAsia="he-IL"/>
        </w:rPr>
        <w:t xml:space="preserve"> ב'</w:t>
      </w:r>
      <w:ins w:id="223" w:author="Meryl Etman" w:date="2023-07-23T13:24:00Z">
        <w:r w:rsidR="002B0DAB">
          <w:rPr>
            <w:rFonts w:ascii="Times New Roman" w:eastAsia="Times New Roman" w:hAnsi="Times New Roman" w:cs="David" w:hint="cs"/>
            <w:sz w:val="24"/>
            <w:szCs w:val="24"/>
            <w:rtl/>
            <w:lang w:eastAsia="he-IL"/>
          </w:rPr>
          <w:t xml:space="preserve"> וב1'</w:t>
        </w:r>
      </w:ins>
      <w:r w:rsidRPr="00C521D8">
        <w:rPr>
          <w:rFonts w:ascii="Times New Roman" w:eastAsia="Times New Roman" w:hAnsi="Times New Roman" w:cs="David"/>
          <w:sz w:val="24"/>
          <w:szCs w:val="24"/>
          <w:rtl/>
          <w:lang w:eastAsia="he-IL"/>
        </w:rPr>
        <w:t>, ישלם המזמין ליועץ בשעורים כדלקמן:</w:t>
      </w:r>
    </w:p>
    <w:p w14:paraId="421ACDF7" w14:textId="3E878FB6" w:rsidR="0004388B" w:rsidRPr="00C521D8" w:rsidDel="00F21167" w:rsidRDefault="0004388B">
      <w:pPr>
        <w:widowControl w:val="0"/>
        <w:spacing w:before="120" w:beforeAutospacing="0" w:after="60" w:afterAutospacing="0" w:line="240" w:lineRule="auto"/>
        <w:ind w:left="720"/>
        <w:jc w:val="both"/>
        <w:rPr>
          <w:del w:id="224" w:author="Meryl Etman" w:date="2023-07-23T13:15:00Z"/>
          <w:rFonts w:ascii="Times New Roman" w:eastAsia="Times New Roman" w:hAnsi="Times New Roman" w:cs="David"/>
          <w:sz w:val="24"/>
          <w:szCs w:val="24"/>
          <w:rtl/>
          <w:lang w:eastAsia="he-IL"/>
        </w:rPr>
        <w:pPrChange w:id="225" w:author="Meryl Etman" w:date="2023-07-23T13:25:00Z">
          <w:pPr>
            <w:widowControl w:val="0"/>
            <w:spacing w:before="120" w:beforeAutospacing="0" w:after="60" w:afterAutospacing="0" w:line="240" w:lineRule="auto"/>
            <w:ind w:left="1440" w:hanging="720"/>
            <w:jc w:val="both"/>
          </w:pPr>
        </w:pPrChange>
      </w:pPr>
      <w:del w:id="226" w:author="Meryl Etman" w:date="2023-07-23T13:25:00Z">
        <w:r w:rsidRPr="00C521D8" w:rsidDel="002B0DAB">
          <w:rPr>
            <w:rFonts w:ascii="Times New Roman" w:eastAsia="Times New Roman" w:hAnsi="Times New Roman" w:cs="David"/>
            <w:sz w:val="24"/>
            <w:szCs w:val="24"/>
            <w:rtl/>
            <w:lang w:eastAsia="he-IL"/>
          </w:rPr>
          <w:delText>1.1</w:delText>
        </w:r>
      </w:del>
      <w:del w:id="227" w:author="Meryl Etman" w:date="2023-07-23T13:15:00Z">
        <w:r w:rsidRPr="00C521D8" w:rsidDel="00F21167">
          <w:rPr>
            <w:rFonts w:ascii="Times New Roman" w:eastAsia="Times New Roman" w:hAnsi="Times New Roman" w:cs="David"/>
            <w:sz w:val="24"/>
            <w:szCs w:val="24"/>
            <w:rtl/>
            <w:lang w:eastAsia="he-IL"/>
          </w:rPr>
          <w:tab/>
        </w:r>
      </w:del>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w:t>
      </w:r>
      <w:del w:id="228" w:author="Meryl Etman" w:date="2023-07-23T13:15:00Z">
        <w:r w:rsidRPr="00C521D8" w:rsidDel="00F21167">
          <w:rPr>
            <w:rFonts w:ascii="Times New Roman" w:eastAsia="Times New Roman" w:hAnsi="Times New Roman" w:cs="David"/>
            <w:sz w:val="24"/>
            <w:szCs w:val="24"/>
            <w:rtl/>
            <w:lang w:eastAsia="he-IL"/>
          </w:rPr>
          <w:delText xml:space="preserve">של _________ ש"ח (במילים ______________  ש"ח)לכל מבנה ראשוני. </w:delText>
        </w:r>
      </w:del>
    </w:p>
    <w:p w14:paraId="195C4976" w14:textId="290765B9" w:rsidR="0004388B" w:rsidRDefault="0004388B">
      <w:pPr>
        <w:widowControl w:val="0"/>
        <w:spacing w:before="120" w:beforeAutospacing="0" w:after="60" w:afterAutospacing="0" w:line="240" w:lineRule="auto"/>
        <w:ind w:left="720"/>
        <w:jc w:val="both"/>
        <w:rPr>
          <w:ins w:id="229" w:author="Meryl Etman" w:date="2023-07-23T13:25:00Z"/>
          <w:rFonts w:ascii="Times New Roman" w:eastAsia="Times New Roman" w:hAnsi="Times New Roman" w:cs="David"/>
          <w:sz w:val="24"/>
          <w:szCs w:val="24"/>
          <w:rtl/>
          <w:lang w:eastAsia="he-IL"/>
        </w:rPr>
        <w:pPrChange w:id="230" w:author="Meryl Etman" w:date="2023-07-23T13:25:00Z">
          <w:pPr>
            <w:widowControl w:val="0"/>
            <w:spacing w:before="120" w:beforeAutospacing="0" w:after="60" w:afterAutospacing="0" w:line="240" w:lineRule="auto"/>
            <w:ind w:left="1440" w:hanging="720"/>
            <w:jc w:val="both"/>
          </w:pPr>
        </w:pPrChange>
      </w:pPr>
      <w:del w:id="231" w:author="Meryl Etman" w:date="2023-07-23T13:15:00Z">
        <w:r w:rsidRPr="00C521D8" w:rsidDel="00F21167">
          <w:rPr>
            <w:rFonts w:ascii="Times New Roman" w:eastAsia="Times New Roman" w:hAnsi="Times New Roman" w:cs="David"/>
            <w:sz w:val="24"/>
            <w:szCs w:val="24"/>
            <w:rtl/>
            <w:lang w:eastAsia="he-IL"/>
          </w:rPr>
          <w:delText>1.2</w:delText>
        </w:r>
        <w:r w:rsidRPr="00C521D8" w:rsidDel="00F21167">
          <w:rPr>
            <w:rFonts w:ascii="Times New Roman" w:eastAsia="Times New Roman" w:hAnsi="Times New Roman" w:cs="David"/>
            <w:sz w:val="24"/>
            <w:szCs w:val="24"/>
            <w:rtl/>
            <w:lang w:eastAsia="he-IL"/>
          </w:rPr>
          <w:tab/>
        </w:r>
        <w:r w:rsidRPr="00C521D8" w:rsidDel="00F21167">
          <w:rPr>
            <w:rFonts w:ascii="Times New Roman" w:eastAsia="Times New Roman" w:hAnsi="Times New Roman" w:cs="David" w:hint="cs"/>
            <w:sz w:val="24"/>
            <w:szCs w:val="24"/>
            <w:rtl/>
            <w:lang w:eastAsia="he-IL"/>
          </w:rPr>
          <w:delText xml:space="preserve">תמורת ביצוע שירותי היועץ ישולם </w:delText>
        </w:r>
        <w:r w:rsidRPr="00C521D8" w:rsidDel="00F21167">
          <w:rPr>
            <w:rFonts w:ascii="Times New Roman" w:eastAsia="Times New Roman" w:hAnsi="Times New Roman" w:cs="David"/>
            <w:sz w:val="24"/>
            <w:szCs w:val="24"/>
            <w:rtl/>
            <w:lang w:eastAsia="he-IL"/>
          </w:rPr>
          <w:delText xml:space="preserve">סכום קבוע ומוחלט של _________ ש"ח (במילים ______________  ש"ח) לכל מבנה חוזר. </w:delText>
        </w:r>
      </w:del>
      <w:ins w:id="232" w:author="Meryl Etman" w:date="2023-07-23T13:15:00Z">
        <w:r w:rsidR="00F21167">
          <w:rPr>
            <w:rFonts w:ascii="Times New Roman" w:eastAsia="Times New Roman" w:hAnsi="Times New Roman" w:cs="David" w:hint="cs"/>
            <w:sz w:val="24"/>
            <w:szCs w:val="24"/>
            <w:rtl/>
            <w:lang w:eastAsia="he-IL"/>
          </w:rPr>
          <w:t>כמפורט בטבלה שלהלן:</w:t>
        </w:r>
      </w:ins>
    </w:p>
    <w:p w14:paraId="1DC656FE" w14:textId="77777777" w:rsidR="002B0DAB" w:rsidRDefault="002B0DAB">
      <w:pPr>
        <w:widowControl w:val="0"/>
        <w:spacing w:before="120" w:beforeAutospacing="0" w:after="60" w:afterAutospacing="0" w:line="240" w:lineRule="auto"/>
        <w:ind w:left="720"/>
        <w:jc w:val="both"/>
        <w:rPr>
          <w:ins w:id="233" w:author="Meryl Etman" w:date="2023-07-23T13:15:00Z"/>
          <w:rFonts w:ascii="Times New Roman" w:eastAsia="Times New Roman" w:hAnsi="Times New Roman" w:cs="David"/>
          <w:sz w:val="24"/>
          <w:szCs w:val="24"/>
          <w:rtl/>
          <w:lang w:eastAsia="he-IL"/>
        </w:rPr>
        <w:pPrChange w:id="234" w:author="Meryl Etman" w:date="2023-07-23T13:25:00Z">
          <w:pPr>
            <w:widowControl w:val="0"/>
            <w:spacing w:before="120" w:beforeAutospacing="0" w:after="60" w:afterAutospacing="0" w:line="240" w:lineRule="auto"/>
            <w:ind w:left="1440" w:hanging="720"/>
            <w:jc w:val="both"/>
          </w:pPr>
        </w:pPrChange>
      </w:pPr>
    </w:p>
    <w:tbl>
      <w:tblPr>
        <w:tblStyle w:val="TableGrid"/>
        <w:bidiVisual/>
        <w:tblW w:w="0" w:type="auto"/>
        <w:tblInd w:w="1440" w:type="dxa"/>
        <w:tblLook w:val="04A0" w:firstRow="1" w:lastRow="0" w:firstColumn="1" w:lastColumn="0" w:noHBand="0" w:noVBand="1"/>
        <w:tblPrChange w:id="235" w:author="Meryl Etman" w:date="2023-07-23T13:29:00Z">
          <w:tblPr>
            <w:tblStyle w:val="TableGrid"/>
            <w:bidiVisual/>
            <w:tblW w:w="0" w:type="auto"/>
            <w:tblInd w:w="1440" w:type="dxa"/>
            <w:tblLook w:val="04A0" w:firstRow="1" w:lastRow="0" w:firstColumn="1" w:lastColumn="0" w:noHBand="0" w:noVBand="1"/>
          </w:tblPr>
        </w:tblPrChange>
      </w:tblPr>
      <w:tblGrid>
        <w:gridCol w:w="1751"/>
        <w:gridCol w:w="1717"/>
        <w:gridCol w:w="1688"/>
        <w:gridCol w:w="1700"/>
        <w:tblGridChange w:id="236">
          <w:tblGrid>
            <w:gridCol w:w="1751"/>
            <w:gridCol w:w="1717"/>
            <w:gridCol w:w="1688"/>
            <w:gridCol w:w="1700"/>
          </w:tblGrid>
        </w:tblGridChange>
      </w:tblGrid>
      <w:tr w:rsidR="00F21167" w14:paraId="08300F14" w14:textId="77777777" w:rsidTr="00751BCB">
        <w:trPr>
          <w:ins w:id="237" w:author="Meryl Etman" w:date="2023-07-23T13:16:00Z"/>
        </w:trPr>
        <w:tc>
          <w:tcPr>
            <w:tcW w:w="1751" w:type="dxa"/>
            <w:vAlign w:val="center"/>
            <w:tcPrChange w:id="238" w:author="Meryl Etman" w:date="2023-07-23T13:29:00Z">
              <w:tcPr>
                <w:tcW w:w="1751" w:type="dxa"/>
              </w:tcPr>
            </w:tcPrChange>
          </w:tcPr>
          <w:p w14:paraId="59AA0D98" w14:textId="52071490" w:rsidR="00F21167" w:rsidRPr="002B0DAB" w:rsidRDefault="00F21167">
            <w:pPr>
              <w:widowControl w:val="0"/>
              <w:spacing w:before="120" w:beforeAutospacing="0" w:after="60" w:afterAutospacing="0" w:line="240" w:lineRule="auto"/>
              <w:jc w:val="center"/>
              <w:rPr>
                <w:ins w:id="239" w:author="Meryl Etman" w:date="2023-07-23T13:16:00Z"/>
                <w:rFonts w:ascii="Times New Roman" w:eastAsia="Times New Roman" w:hAnsi="Times New Roman" w:cs="David"/>
                <w:b/>
                <w:bCs/>
                <w:sz w:val="24"/>
                <w:szCs w:val="24"/>
                <w:rtl/>
                <w:lang w:eastAsia="he-IL"/>
                <w:rPrChange w:id="240" w:author="Meryl Etman" w:date="2023-07-23T13:25:00Z">
                  <w:rPr>
                    <w:ins w:id="241" w:author="Meryl Etman" w:date="2023-07-23T13:16:00Z"/>
                    <w:rFonts w:ascii="Times New Roman" w:eastAsia="Times New Roman" w:hAnsi="Times New Roman" w:cs="David"/>
                    <w:sz w:val="24"/>
                    <w:szCs w:val="24"/>
                    <w:rtl/>
                    <w:lang w:eastAsia="he-IL"/>
                  </w:rPr>
                </w:rPrChange>
              </w:rPr>
              <w:pPrChange w:id="242" w:author="Meryl Etman" w:date="2023-07-23T13:29:00Z">
                <w:pPr>
                  <w:widowControl w:val="0"/>
                  <w:spacing w:before="120" w:beforeAutospacing="0" w:after="60" w:afterAutospacing="0" w:line="240" w:lineRule="auto"/>
                  <w:jc w:val="both"/>
                </w:pPr>
              </w:pPrChange>
            </w:pPr>
            <w:ins w:id="243" w:author="Meryl Etman" w:date="2023-07-23T13:16:00Z">
              <w:r w:rsidRPr="002B0DAB">
                <w:rPr>
                  <w:rFonts w:ascii="Times New Roman" w:eastAsia="Times New Roman" w:hAnsi="Times New Roman" w:cs="David" w:hint="eastAsia"/>
                  <w:b/>
                  <w:bCs/>
                  <w:sz w:val="24"/>
                  <w:szCs w:val="24"/>
                  <w:rtl/>
                  <w:lang w:eastAsia="he-IL"/>
                  <w:rPrChange w:id="244" w:author="Meryl Etman" w:date="2023-07-23T13:25:00Z">
                    <w:rPr>
                      <w:rFonts w:ascii="Times New Roman" w:eastAsia="Times New Roman" w:hAnsi="Times New Roman" w:cs="David" w:hint="eastAsia"/>
                      <w:sz w:val="24"/>
                      <w:szCs w:val="24"/>
                      <w:rtl/>
                      <w:lang w:eastAsia="he-IL"/>
                    </w:rPr>
                  </w:rPrChange>
                </w:rPr>
                <w:t>נושא</w:t>
              </w:r>
            </w:ins>
          </w:p>
        </w:tc>
        <w:tc>
          <w:tcPr>
            <w:tcW w:w="1717" w:type="dxa"/>
            <w:vAlign w:val="center"/>
            <w:tcPrChange w:id="245" w:author="Meryl Etman" w:date="2023-07-23T13:29:00Z">
              <w:tcPr>
                <w:tcW w:w="1717" w:type="dxa"/>
              </w:tcPr>
            </w:tcPrChange>
          </w:tcPr>
          <w:p w14:paraId="6BD86F2F" w14:textId="3C28528C" w:rsidR="00F21167" w:rsidRPr="002B0DAB" w:rsidRDefault="00F21167">
            <w:pPr>
              <w:widowControl w:val="0"/>
              <w:spacing w:before="120" w:beforeAutospacing="0" w:after="60" w:afterAutospacing="0" w:line="240" w:lineRule="auto"/>
              <w:jc w:val="center"/>
              <w:rPr>
                <w:ins w:id="246" w:author="Meryl Etman" w:date="2023-07-23T13:16:00Z"/>
                <w:rFonts w:ascii="Times New Roman" w:eastAsia="Times New Roman" w:hAnsi="Times New Roman" w:cs="David"/>
                <w:b/>
                <w:bCs/>
                <w:sz w:val="24"/>
                <w:szCs w:val="24"/>
                <w:rtl/>
                <w:lang w:eastAsia="he-IL"/>
                <w:rPrChange w:id="247" w:author="Meryl Etman" w:date="2023-07-23T13:25:00Z">
                  <w:rPr>
                    <w:ins w:id="248" w:author="Meryl Etman" w:date="2023-07-23T13:16:00Z"/>
                    <w:rFonts w:ascii="Times New Roman" w:eastAsia="Times New Roman" w:hAnsi="Times New Roman" w:cs="David"/>
                    <w:sz w:val="24"/>
                    <w:szCs w:val="24"/>
                    <w:rtl/>
                    <w:lang w:eastAsia="he-IL"/>
                  </w:rPr>
                </w:rPrChange>
              </w:rPr>
              <w:pPrChange w:id="249" w:author="Meryl Etman" w:date="2023-07-23T13:29:00Z">
                <w:pPr>
                  <w:widowControl w:val="0"/>
                  <w:spacing w:before="120" w:beforeAutospacing="0" w:after="60" w:afterAutospacing="0" w:line="240" w:lineRule="auto"/>
                  <w:jc w:val="both"/>
                </w:pPr>
              </w:pPrChange>
            </w:pPr>
            <w:ins w:id="250" w:author="Meryl Etman" w:date="2023-07-23T13:16:00Z">
              <w:r w:rsidRPr="002B0DAB">
                <w:rPr>
                  <w:rFonts w:ascii="Times New Roman" w:eastAsia="Times New Roman" w:hAnsi="Times New Roman" w:cs="David" w:hint="eastAsia"/>
                  <w:b/>
                  <w:bCs/>
                  <w:sz w:val="24"/>
                  <w:szCs w:val="24"/>
                  <w:rtl/>
                  <w:lang w:eastAsia="he-IL"/>
                  <w:rPrChange w:id="251" w:author="Meryl Etman" w:date="2023-07-23T13:25:00Z">
                    <w:rPr>
                      <w:rFonts w:ascii="Times New Roman" w:eastAsia="Times New Roman" w:hAnsi="Times New Roman" w:cs="David" w:hint="eastAsia"/>
                      <w:sz w:val="24"/>
                      <w:szCs w:val="24"/>
                      <w:rtl/>
                      <w:lang w:eastAsia="he-IL"/>
                    </w:rPr>
                  </w:rPrChange>
                </w:rPr>
                <w:t>שכ</w:t>
              </w:r>
              <w:r w:rsidRPr="002B0DAB">
                <w:rPr>
                  <w:rFonts w:ascii="Times New Roman" w:eastAsia="Times New Roman" w:hAnsi="Times New Roman" w:cs="David"/>
                  <w:b/>
                  <w:bCs/>
                  <w:sz w:val="24"/>
                  <w:szCs w:val="24"/>
                  <w:rtl/>
                  <w:lang w:eastAsia="he-IL"/>
                  <w:rPrChange w:id="252" w:author="Meryl Etman" w:date="2023-07-23T13:25:00Z">
                    <w:rPr>
                      <w:rFonts w:ascii="Times New Roman" w:eastAsia="Times New Roman" w:hAnsi="Times New Roman" w:cs="David"/>
                      <w:sz w:val="24"/>
                      <w:szCs w:val="24"/>
                      <w:rtl/>
                      <w:lang w:eastAsia="he-IL"/>
                    </w:rPr>
                  </w:rPrChange>
                </w:rPr>
                <w:t xml:space="preserve">"ט </w:t>
              </w:r>
              <w:r w:rsidRPr="002B0DAB">
                <w:rPr>
                  <w:rFonts w:ascii="Times New Roman" w:eastAsia="Times New Roman" w:hAnsi="Times New Roman" w:cs="David" w:hint="eastAsia"/>
                  <w:b/>
                  <w:bCs/>
                  <w:sz w:val="24"/>
                  <w:szCs w:val="24"/>
                  <w:rtl/>
                  <w:lang w:eastAsia="he-IL"/>
                  <w:rPrChange w:id="253" w:author="Meryl Etman" w:date="2023-07-23T13:25:00Z">
                    <w:rPr>
                      <w:rFonts w:ascii="Times New Roman" w:eastAsia="Times New Roman" w:hAnsi="Times New Roman" w:cs="David" w:hint="eastAsia"/>
                      <w:sz w:val="24"/>
                      <w:szCs w:val="24"/>
                      <w:rtl/>
                      <w:lang w:eastAsia="he-IL"/>
                    </w:rPr>
                  </w:rPrChange>
                </w:rPr>
                <w:t>מגורים</w:t>
              </w:r>
              <w:r w:rsidRPr="002B0DAB">
                <w:rPr>
                  <w:rFonts w:ascii="Times New Roman" w:eastAsia="Times New Roman" w:hAnsi="Times New Roman" w:cs="David"/>
                  <w:b/>
                  <w:bCs/>
                  <w:sz w:val="24"/>
                  <w:szCs w:val="24"/>
                  <w:rtl/>
                  <w:lang w:eastAsia="he-IL"/>
                  <w:rPrChange w:id="254" w:author="Meryl Etman" w:date="2023-07-23T13:25:00Z">
                    <w:rPr>
                      <w:rFonts w:ascii="Times New Roman" w:eastAsia="Times New Roman" w:hAnsi="Times New Roman" w:cs="David"/>
                      <w:sz w:val="24"/>
                      <w:szCs w:val="24"/>
                      <w:rtl/>
                      <w:lang w:eastAsia="he-IL"/>
                    </w:rPr>
                  </w:rPrChange>
                </w:rPr>
                <w:t xml:space="preserve"> (</w:t>
              </w:r>
            </w:ins>
            <w:ins w:id="255" w:author="Meryl Etman" w:date="2023-07-23T13:17:00Z">
              <w:r w:rsidRPr="002B0DAB">
                <w:rPr>
                  <w:rFonts w:ascii="Times New Roman" w:eastAsia="Times New Roman" w:hAnsi="Times New Roman" w:cs="David" w:hint="eastAsia"/>
                  <w:b/>
                  <w:bCs/>
                  <w:sz w:val="24"/>
                  <w:szCs w:val="24"/>
                  <w:rtl/>
                  <w:lang w:eastAsia="he-IL"/>
                  <w:rPrChange w:id="256" w:author="Meryl Etman" w:date="2023-07-23T13:25:00Z">
                    <w:rPr>
                      <w:rFonts w:ascii="Times New Roman" w:eastAsia="Times New Roman" w:hAnsi="Times New Roman" w:cs="David" w:hint="eastAsia"/>
                      <w:sz w:val="24"/>
                      <w:szCs w:val="24"/>
                      <w:rtl/>
                      <w:lang w:eastAsia="he-IL"/>
                    </w:rPr>
                  </w:rPrChange>
                </w:rPr>
                <w:t>₪</w:t>
              </w:r>
              <w:r w:rsidRPr="002B0DAB">
                <w:rPr>
                  <w:rFonts w:ascii="Times New Roman" w:eastAsia="Times New Roman" w:hAnsi="Times New Roman" w:cs="David"/>
                  <w:b/>
                  <w:bCs/>
                  <w:sz w:val="24"/>
                  <w:szCs w:val="24"/>
                  <w:rtl/>
                  <w:lang w:eastAsia="he-IL"/>
                  <w:rPrChange w:id="257" w:author="Meryl Etman" w:date="2023-07-23T13:25:00Z">
                    <w:rPr>
                      <w:rFonts w:ascii="Times New Roman" w:eastAsia="Times New Roman" w:hAnsi="Times New Roman" w:cs="David"/>
                      <w:sz w:val="24"/>
                      <w:szCs w:val="24"/>
                      <w:rtl/>
                      <w:lang w:eastAsia="he-IL"/>
                    </w:rPr>
                  </w:rPrChange>
                </w:rPr>
                <w:t>)</w:t>
              </w:r>
            </w:ins>
          </w:p>
        </w:tc>
        <w:tc>
          <w:tcPr>
            <w:tcW w:w="1688" w:type="dxa"/>
            <w:vAlign w:val="center"/>
            <w:tcPrChange w:id="258" w:author="Meryl Etman" w:date="2023-07-23T13:29:00Z">
              <w:tcPr>
                <w:tcW w:w="1688" w:type="dxa"/>
              </w:tcPr>
            </w:tcPrChange>
          </w:tcPr>
          <w:p w14:paraId="692E5EA6" w14:textId="153E9E9A" w:rsidR="00F21167" w:rsidRPr="002B0DAB" w:rsidRDefault="00F21167">
            <w:pPr>
              <w:widowControl w:val="0"/>
              <w:spacing w:before="120" w:beforeAutospacing="0" w:after="60" w:afterAutospacing="0" w:line="240" w:lineRule="auto"/>
              <w:jc w:val="center"/>
              <w:rPr>
                <w:ins w:id="259" w:author="Meryl Etman" w:date="2023-07-23T13:16:00Z"/>
                <w:rFonts w:ascii="Times New Roman" w:eastAsia="Times New Roman" w:hAnsi="Times New Roman" w:cs="David"/>
                <w:b/>
                <w:bCs/>
                <w:sz w:val="24"/>
                <w:szCs w:val="24"/>
                <w:rtl/>
                <w:lang w:eastAsia="he-IL"/>
                <w:rPrChange w:id="260" w:author="Meryl Etman" w:date="2023-07-23T13:25:00Z">
                  <w:rPr>
                    <w:ins w:id="261" w:author="Meryl Etman" w:date="2023-07-23T13:16:00Z"/>
                    <w:rFonts w:ascii="Times New Roman" w:eastAsia="Times New Roman" w:hAnsi="Times New Roman" w:cs="David"/>
                    <w:sz w:val="24"/>
                    <w:szCs w:val="24"/>
                    <w:rtl/>
                    <w:lang w:eastAsia="he-IL"/>
                  </w:rPr>
                </w:rPrChange>
              </w:rPr>
              <w:pPrChange w:id="262" w:author="Meryl Etman" w:date="2023-07-23T13:29:00Z">
                <w:pPr>
                  <w:widowControl w:val="0"/>
                  <w:spacing w:before="120" w:beforeAutospacing="0" w:after="60" w:afterAutospacing="0" w:line="240" w:lineRule="auto"/>
                  <w:jc w:val="both"/>
                </w:pPr>
              </w:pPrChange>
            </w:pPr>
            <w:ins w:id="263" w:author="Meryl Etman" w:date="2023-07-23T13:17:00Z">
              <w:r w:rsidRPr="002B0DAB">
                <w:rPr>
                  <w:rFonts w:ascii="Times New Roman" w:eastAsia="Times New Roman" w:hAnsi="Times New Roman" w:cs="David" w:hint="eastAsia"/>
                  <w:b/>
                  <w:bCs/>
                  <w:sz w:val="24"/>
                  <w:szCs w:val="24"/>
                  <w:rtl/>
                  <w:lang w:eastAsia="he-IL"/>
                  <w:rPrChange w:id="264" w:author="Meryl Etman" w:date="2023-07-23T13:25:00Z">
                    <w:rPr>
                      <w:rFonts w:ascii="Times New Roman" w:eastAsia="Times New Roman" w:hAnsi="Times New Roman" w:cs="David" w:hint="eastAsia"/>
                      <w:sz w:val="24"/>
                      <w:szCs w:val="24"/>
                      <w:rtl/>
                      <w:lang w:eastAsia="he-IL"/>
                    </w:rPr>
                  </w:rPrChange>
                </w:rPr>
                <w:t>שכ</w:t>
              </w:r>
              <w:r w:rsidRPr="002B0DAB">
                <w:rPr>
                  <w:rFonts w:ascii="Times New Roman" w:eastAsia="Times New Roman" w:hAnsi="Times New Roman" w:cs="David"/>
                  <w:b/>
                  <w:bCs/>
                  <w:sz w:val="24"/>
                  <w:szCs w:val="24"/>
                  <w:rtl/>
                  <w:lang w:eastAsia="he-IL"/>
                  <w:rPrChange w:id="265" w:author="Meryl Etman" w:date="2023-07-23T13:25:00Z">
                    <w:rPr>
                      <w:rFonts w:ascii="Times New Roman" w:eastAsia="Times New Roman" w:hAnsi="Times New Roman" w:cs="David"/>
                      <w:sz w:val="24"/>
                      <w:szCs w:val="24"/>
                      <w:rtl/>
                      <w:lang w:eastAsia="he-IL"/>
                    </w:rPr>
                  </w:rPrChange>
                </w:rPr>
                <w:t xml:space="preserve">"ט </w:t>
              </w:r>
              <w:r w:rsidRPr="002B0DAB">
                <w:rPr>
                  <w:rFonts w:ascii="Times New Roman" w:eastAsia="Times New Roman" w:hAnsi="Times New Roman" w:cs="David" w:hint="eastAsia"/>
                  <w:b/>
                  <w:bCs/>
                  <w:sz w:val="24"/>
                  <w:szCs w:val="24"/>
                  <w:rtl/>
                  <w:lang w:eastAsia="he-IL"/>
                  <w:rPrChange w:id="266" w:author="Meryl Etman" w:date="2023-07-23T13:25:00Z">
                    <w:rPr>
                      <w:rFonts w:ascii="Times New Roman" w:eastAsia="Times New Roman" w:hAnsi="Times New Roman" w:cs="David" w:hint="eastAsia"/>
                      <w:sz w:val="24"/>
                      <w:szCs w:val="24"/>
                      <w:rtl/>
                      <w:lang w:eastAsia="he-IL"/>
                    </w:rPr>
                  </w:rPrChange>
                </w:rPr>
                <w:t>מסחר</w:t>
              </w:r>
              <w:r w:rsidRPr="002B0DAB">
                <w:rPr>
                  <w:rFonts w:ascii="Times New Roman" w:eastAsia="Times New Roman" w:hAnsi="Times New Roman" w:cs="David"/>
                  <w:b/>
                  <w:bCs/>
                  <w:sz w:val="24"/>
                  <w:szCs w:val="24"/>
                  <w:rtl/>
                  <w:lang w:eastAsia="he-IL"/>
                  <w:rPrChange w:id="267" w:author="Meryl Etman" w:date="2023-07-23T13:25:00Z">
                    <w:rPr>
                      <w:rFonts w:ascii="Times New Roman" w:eastAsia="Times New Roman" w:hAnsi="Times New Roman" w:cs="David"/>
                      <w:sz w:val="24"/>
                      <w:szCs w:val="24"/>
                      <w:rtl/>
                      <w:lang w:eastAsia="he-IL"/>
                    </w:rPr>
                  </w:rPrChange>
                </w:rPr>
                <w:t xml:space="preserve"> (₪)</w:t>
              </w:r>
            </w:ins>
          </w:p>
        </w:tc>
        <w:tc>
          <w:tcPr>
            <w:tcW w:w="1700" w:type="dxa"/>
            <w:vAlign w:val="center"/>
            <w:tcPrChange w:id="268" w:author="Meryl Etman" w:date="2023-07-23T13:29:00Z">
              <w:tcPr>
                <w:tcW w:w="1700" w:type="dxa"/>
              </w:tcPr>
            </w:tcPrChange>
          </w:tcPr>
          <w:p w14:paraId="32F1FAD2" w14:textId="1E573FB5" w:rsidR="00F21167" w:rsidRPr="002B0DAB" w:rsidRDefault="00F21167">
            <w:pPr>
              <w:widowControl w:val="0"/>
              <w:spacing w:before="120" w:beforeAutospacing="0" w:after="60" w:afterAutospacing="0" w:line="240" w:lineRule="auto"/>
              <w:jc w:val="center"/>
              <w:rPr>
                <w:ins w:id="269" w:author="Meryl Etman" w:date="2023-07-23T13:16:00Z"/>
                <w:rFonts w:ascii="Times New Roman" w:eastAsia="Times New Roman" w:hAnsi="Times New Roman" w:cs="David"/>
                <w:b/>
                <w:bCs/>
                <w:sz w:val="24"/>
                <w:szCs w:val="24"/>
                <w:rtl/>
                <w:lang w:eastAsia="he-IL"/>
                <w:rPrChange w:id="270" w:author="Meryl Etman" w:date="2023-07-23T13:25:00Z">
                  <w:rPr>
                    <w:ins w:id="271" w:author="Meryl Etman" w:date="2023-07-23T13:16:00Z"/>
                    <w:rFonts w:ascii="Times New Roman" w:eastAsia="Times New Roman" w:hAnsi="Times New Roman" w:cs="David"/>
                    <w:sz w:val="24"/>
                    <w:szCs w:val="24"/>
                    <w:rtl/>
                    <w:lang w:eastAsia="he-IL"/>
                  </w:rPr>
                </w:rPrChange>
              </w:rPr>
              <w:pPrChange w:id="272" w:author="Meryl Etman" w:date="2023-07-23T13:29:00Z">
                <w:pPr>
                  <w:widowControl w:val="0"/>
                  <w:spacing w:before="120" w:beforeAutospacing="0" w:after="60" w:afterAutospacing="0" w:line="240" w:lineRule="auto"/>
                  <w:jc w:val="both"/>
                </w:pPr>
              </w:pPrChange>
            </w:pPr>
            <w:ins w:id="273" w:author="Meryl Etman" w:date="2023-07-23T13:17:00Z">
              <w:r w:rsidRPr="002B0DAB">
                <w:rPr>
                  <w:rFonts w:ascii="Times New Roman" w:eastAsia="Times New Roman" w:hAnsi="Times New Roman" w:cs="David" w:hint="eastAsia"/>
                  <w:b/>
                  <w:bCs/>
                  <w:sz w:val="24"/>
                  <w:szCs w:val="24"/>
                  <w:rtl/>
                  <w:lang w:eastAsia="he-IL"/>
                  <w:rPrChange w:id="274" w:author="Meryl Etman" w:date="2023-07-23T13:25:00Z">
                    <w:rPr>
                      <w:rFonts w:ascii="Times New Roman" w:eastAsia="Times New Roman" w:hAnsi="Times New Roman" w:cs="David" w:hint="eastAsia"/>
                      <w:sz w:val="24"/>
                      <w:szCs w:val="24"/>
                      <w:rtl/>
                      <w:lang w:eastAsia="he-IL"/>
                    </w:rPr>
                  </w:rPrChange>
                </w:rPr>
                <w:t>הערות</w:t>
              </w:r>
            </w:ins>
          </w:p>
        </w:tc>
      </w:tr>
      <w:tr w:rsidR="00F21167" w14:paraId="43A432D8" w14:textId="77777777" w:rsidTr="002B0DAB">
        <w:trPr>
          <w:ins w:id="275" w:author="Meryl Etman" w:date="2023-07-23T13:16:00Z"/>
        </w:trPr>
        <w:tc>
          <w:tcPr>
            <w:tcW w:w="1751" w:type="dxa"/>
            <w:vAlign w:val="center"/>
            <w:tcPrChange w:id="276" w:author="Meryl Etman" w:date="2023-07-23T13:23:00Z">
              <w:tcPr>
                <w:tcW w:w="1751" w:type="dxa"/>
              </w:tcPr>
            </w:tcPrChange>
          </w:tcPr>
          <w:p w14:paraId="36BF1C00" w14:textId="1F80DFFF" w:rsidR="00F21167" w:rsidRDefault="00F21167">
            <w:pPr>
              <w:widowControl w:val="0"/>
              <w:spacing w:before="120" w:beforeAutospacing="0" w:after="60" w:afterAutospacing="0" w:line="240" w:lineRule="auto"/>
              <w:rPr>
                <w:ins w:id="277" w:author="Meryl Etman" w:date="2023-07-23T13:16:00Z"/>
                <w:rFonts w:ascii="Times New Roman" w:eastAsia="Times New Roman" w:hAnsi="Times New Roman" w:cs="David"/>
                <w:sz w:val="24"/>
                <w:szCs w:val="24"/>
                <w:rtl/>
                <w:lang w:eastAsia="he-IL"/>
              </w:rPr>
              <w:pPrChange w:id="278" w:author="Meryl Etman" w:date="2023-07-23T13:23:00Z">
                <w:pPr>
                  <w:widowControl w:val="0"/>
                  <w:spacing w:before="120" w:beforeAutospacing="0" w:after="60" w:afterAutospacing="0" w:line="240" w:lineRule="auto"/>
                  <w:jc w:val="both"/>
                </w:pPr>
              </w:pPrChange>
            </w:pPr>
            <w:ins w:id="279" w:author="Meryl Etman" w:date="2023-07-23T13:17:00Z">
              <w:r>
                <w:rPr>
                  <w:rFonts w:ascii="Times New Roman" w:eastAsia="Times New Roman" w:hAnsi="Times New Roman" w:cs="David" w:hint="cs"/>
                  <w:sz w:val="24"/>
                  <w:szCs w:val="24"/>
                  <w:rtl/>
                  <w:lang w:eastAsia="he-IL"/>
                </w:rPr>
                <w:t>בניה ירוקה לתקן 5281</w:t>
              </w:r>
            </w:ins>
          </w:p>
        </w:tc>
        <w:tc>
          <w:tcPr>
            <w:tcW w:w="1717" w:type="dxa"/>
            <w:vAlign w:val="center"/>
            <w:tcPrChange w:id="280" w:author="Meryl Etman" w:date="2023-07-23T13:23:00Z">
              <w:tcPr>
                <w:tcW w:w="1717" w:type="dxa"/>
              </w:tcPr>
            </w:tcPrChange>
          </w:tcPr>
          <w:p w14:paraId="5CA20C82" w14:textId="0478B3EE" w:rsidR="00F21167" w:rsidRDefault="00F21167">
            <w:pPr>
              <w:widowControl w:val="0"/>
              <w:spacing w:before="120" w:beforeAutospacing="0" w:after="60" w:afterAutospacing="0" w:line="240" w:lineRule="auto"/>
              <w:jc w:val="center"/>
              <w:rPr>
                <w:ins w:id="281" w:author="Meryl Etman" w:date="2023-07-23T13:16:00Z"/>
                <w:rFonts w:ascii="Times New Roman" w:eastAsia="Times New Roman" w:hAnsi="Times New Roman" w:cs="David"/>
                <w:sz w:val="24"/>
                <w:szCs w:val="24"/>
                <w:rtl/>
                <w:lang w:eastAsia="he-IL"/>
              </w:rPr>
              <w:pPrChange w:id="282" w:author="Meryl Etman" w:date="2023-07-23T13:23:00Z">
                <w:pPr>
                  <w:widowControl w:val="0"/>
                  <w:spacing w:before="120" w:beforeAutospacing="0" w:after="60" w:afterAutospacing="0" w:line="240" w:lineRule="auto"/>
                  <w:jc w:val="both"/>
                </w:pPr>
              </w:pPrChange>
            </w:pPr>
            <w:ins w:id="283" w:author="Meryl Etman" w:date="2023-07-23T13:19:00Z">
              <w:r>
                <w:rPr>
                  <w:rFonts w:ascii="Times New Roman" w:eastAsia="Times New Roman" w:hAnsi="Times New Roman" w:cs="David" w:hint="cs"/>
                  <w:sz w:val="24"/>
                  <w:szCs w:val="24"/>
                  <w:rtl/>
                  <w:lang w:eastAsia="he-IL"/>
                </w:rPr>
                <w:t>30,000</w:t>
              </w:r>
            </w:ins>
          </w:p>
        </w:tc>
        <w:tc>
          <w:tcPr>
            <w:tcW w:w="1688" w:type="dxa"/>
            <w:vAlign w:val="center"/>
            <w:tcPrChange w:id="284" w:author="Meryl Etman" w:date="2023-07-23T13:23:00Z">
              <w:tcPr>
                <w:tcW w:w="1688" w:type="dxa"/>
              </w:tcPr>
            </w:tcPrChange>
          </w:tcPr>
          <w:p w14:paraId="4FC6AF44" w14:textId="798D111E" w:rsidR="00F21167" w:rsidRDefault="002B0DAB">
            <w:pPr>
              <w:widowControl w:val="0"/>
              <w:spacing w:before="120" w:beforeAutospacing="0" w:after="60" w:afterAutospacing="0" w:line="240" w:lineRule="auto"/>
              <w:jc w:val="center"/>
              <w:rPr>
                <w:ins w:id="285" w:author="Meryl Etman" w:date="2023-07-23T13:16:00Z"/>
                <w:rFonts w:ascii="Times New Roman" w:eastAsia="Times New Roman" w:hAnsi="Times New Roman" w:cs="David"/>
                <w:sz w:val="24"/>
                <w:szCs w:val="24"/>
                <w:rtl/>
                <w:lang w:eastAsia="he-IL"/>
              </w:rPr>
              <w:pPrChange w:id="286" w:author="Meryl Etman" w:date="2023-07-23T13:23:00Z">
                <w:pPr>
                  <w:widowControl w:val="0"/>
                  <w:spacing w:before="120" w:beforeAutospacing="0" w:after="60" w:afterAutospacing="0" w:line="240" w:lineRule="auto"/>
                  <w:jc w:val="both"/>
                </w:pPr>
              </w:pPrChange>
            </w:pPr>
            <w:ins w:id="287" w:author="Meryl Etman" w:date="2023-07-23T13:21:00Z">
              <w:r>
                <w:rPr>
                  <w:rFonts w:ascii="Times New Roman" w:eastAsia="Times New Roman" w:hAnsi="Times New Roman" w:cs="David" w:hint="cs"/>
                  <w:sz w:val="24"/>
                  <w:szCs w:val="24"/>
                  <w:rtl/>
                  <w:lang w:eastAsia="he-IL"/>
                </w:rPr>
                <w:t>10,000</w:t>
              </w:r>
            </w:ins>
          </w:p>
        </w:tc>
        <w:tc>
          <w:tcPr>
            <w:tcW w:w="1700" w:type="dxa"/>
            <w:vAlign w:val="center"/>
            <w:tcPrChange w:id="288" w:author="Meryl Etman" w:date="2023-07-23T13:23:00Z">
              <w:tcPr>
                <w:tcW w:w="1700" w:type="dxa"/>
              </w:tcPr>
            </w:tcPrChange>
          </w:tcPr>
          <w:p w14:paraId="143EADF4" w14:textId="77777777" w:rsidR="00F21167" w:rsidRDefault="00F21167">
            <w:pPr>
              <w:widowControl w:val="0"/>
              <w:spacing w:before="120" w:beforeAutospacing="0" w:after="60" w:afterAutospacing="0" w:line="240" w:lineRule="auto"/>
              <w:rPr>
                <w:ins w:id="289" w:author="Meryl Etman" w:date="2023-07-23T13:16:00Z"/>
                <w:rFonts w:ascii="Times New Roman" w:eastAsia="Times New Roman" w:hAnsi="Times New Roman" w:cs="David"/>
                <w:sz w:val="24"/>
                <w:szCs w:val="24"/>
                <w:rtl/>
                <w:lang w:eastAsia="he-IL"/>
              </w:rPr>
              <w:pPrChange w:id="290" w:author="Meryl Etman" w:date="2023-07-23T13:23:00Z">
                <w:pPr>
                  <w:widowControl w:val="0"/>
                  <w:spacing w:before="120" w:beforeAutospacing="0" w:after="60" w:afterAutospacing="0" w:line="240" w:lineRule="auto"/>
                  <w:jc w:val="both"/>
                </w:pPr>
              </w:pPrChange>
            </w:pPr>
          </w:p>
        </w:tc>
      </w:tr>
      <w:tr w:rsidR="00F21167" w14:paraId="6DE8BCA5" w14:textId="77777777" w:rsidTr="002B0DAB">
        <w:trPr>
          <w:ins w:id="291" w:author="Meryl Etman" w:date="2023-07-23T13:16:00Z"/>
        </w:trPr>
        <w:tc>
          <w:tcPr>
            <w:tcW w:w="1751" w:type="dxa"/>
            <w:vAlign w:val="center"/>
            <w:tcPrChange w:id="292" w:author="Meryl Etman" w:date="2023-07-23T13:23:00Z">
              <w:tcPr>
                <w:tcW w:w="1751" w:type="dxa"/>
              </w:tcPr>
            </w:tcPrChange>
          </w:tcPr>
          <w:p w14:paraId="0D3F7412" w14:textId="3CB5F4E9" w:rsidR="00F21167" w:rsidRDefault="00F21167">
            <w:pPr>
              <w:widowControl w:val="0"/>
              <w:spacing w:before="120" w:beforeAutospacing="0" w:after="60" w:afterAutospacing="0" w:line="240" w:lineRule="auto"/>
              <w:rPr>
                <w:ins w:id="293" w:author="Meryl Etman" w:date="2023-07-23T13:16:00Z"/>
                <w:rFonts w:ascii="Times New Roman" w:eastAsia="Times New Roman" w:hAnsi="Times New Roman" w:cs="David"/>
                <w:sz w:val="24"/>
                <w:szCs w:val="24"/>
                <w:rtl/>
                <w:lang w:eastAsia="he-IL"/>
              </w:rPr>
              <w:pPrChange w:id="294" w:author="Meryl Etman" w:date="2023-07-23T13:23:00Z">
                <w:pPr>
                  <w:widowControl w:val="0"/>
                  <w:spacing w:before="120" w:beforeAutospacing="0" w:after="60" w:afterAutospacing="0" w:line="240" w:lineRule="auto"/>
                  <w:jc w:val="both"/>
                </w:pPr>
              </w:pPrChange>
            </w:pPr>
            <w:ins w:id="295" w:author="Meryl Etman" w:date="2023-07-23T13:17:00Z">
              <w:r>
                <w:rPr>
                  <w:rFonts w:ascii="Times New Roman" w:eastAsia="Times New Roman" w:hAnsi="Times New Roman" w:cs="David" w:hint="cs"/>
                  <w:sz w:val="24"/>
                  <w:szCs w:val="24"/>
                  <w:rtl/>
                  <w:lang w:eastAsia="he-IL"/>
                </w:rPr>
                <w:t>תקן</w:t>
              </w:r>
            </w:ins>
            <w:ins w:id="296" w:author="Meryl Etman" w:date="2023-07-23T14:18:00Z">
              <w:r w:rsidR="00DB016A">
                <w:rPr>
                  <w:rFonts w:ascii="Times New Roman" w:eastAsia="Times New Roman" w:hAnsi="Times New Roman" w:cs="David" w:hint="cs"/>
                  <w:sz w:val="24"/>
                  <w:szCs w:val="24"/>
                  <w:rtl/>
                  <w:lang w:eastAsia="he-IL"/>
                </w:rPr>
                <w:t xml:space="preserve"> תרמי</w:t>
              </w:r>
            </w:ins>
            <w:ins w:id="297" w:author="Meryl Etman" w:date="2023-07-23T13:17:00Z">
              <w:r>
                <w:rPr>
                  <w:rFonts w:ascii="Times New Roman" w:eastAsia="Times New Roman" w:hAnsi="Times New Roman" w:cs="David" w:hint="cs"/>
                  <w:sz w:val="24"/>
                  <w:szCs w:val="24"/>
                  <w:rtl/>
                  <w:lang w:eastAsia="he-IL"/>
                </w:rPr>
                <w:t xml:space="preserve"> 5282</w:t>
              </w:r>
            </w:ins>
          </w:p>
        </w:tc>
        <w:tc>
          <w:tcPr>
            <w:tcW w:w="1717" w:type="dxa"/>
            <w:vAlign w:val="center"/>
            <w:tcPrChange w:id="298" w:author="Meryl Etman" w:date="2023-07-23T13:23:00Z">
              <w:tcPr>
                <w:tcW w:w="1717" w:type="dxa"/>
              </w:tcPr>
            </w:tcPrChange>
          </w:tcPr>
          <w:p w14:paraId="565483B8" w14:textId="259B7007" w:rsidR="00F21167" w:rsidRDefault="00F21167">
            <w:pPr>
              <w:widowControl w:val="0"/>
              <w:spacing w:before="120" w:beforeAutospacing="0" w:after="60" w:afterAutospacing="0" w:line="240" w:lineRule="auto"/>
              <w:jc w:val="center"/>
              <w:rPr>
                <w:ins w:id="299" w:author="Meryl Etman" w:date="2023-07-23T13:16:00Z"/>
                <w:rFonts w:ascii="Times New Roman" w:eastAsia="Times New Roman" w:hAnsi="Times New Roman" w:cs="David"/>
                <w:sz w:val="24"/>
                <w:szCs w:val="24"/>
                <w:rtl/>
                <w:lang w:eastAsia="he-IL"/>
              </w:rPr>
              <w:pPrChange w:id="300" w:author="Meryl Etman" w:date="2023-07-23T13:23:00Z">
                <w:pPr>
                  <w:widowControl w:val="0"/>
                  <w:spacing w:before="120" w:beforeAutospacing="0" w:after="60" w:afterAutospacing="0" w:line="240" w:lineRule="auto"/>
                  <w:jc w:val="both"/>
                </w:pPr>
              </w:pPrChange>
            </w:pPr>
            <w:ins w:id="301" w:author="Meryl Etman" w:date="2023-07-23T13:19:00Z">
              <w:r>
                <w:rPr>
                  <w:rFonts w:ascii="Times New Roman" w:eastAsia="Times New Roman" w:hAnsi="Times New Roman" w:cs="David" w:hint="cs"/>
                  <w:sz w:val="24"/>
                  <w:szCs w:val="24"/>
                  <w:rtl/>
                  <w:lang w:eastAsia="he-IL"/>
                </w:rPr>
                <w:t>8,000</w:t>
              </w:r>
            </w:ins>
          </w:p>
        </w:tc>
        <w:tc>
          <w:tcPr>
            <w:tcW w:w="1688" w:type="dxa"/>
            <w:vAlign w:val="center"/>
            <w:tcPrChange w:id="302" w:author="Meryl Etman" w:date="2023-07-23T13:23:00Z">
              <w:tcPr>
                <w:tcW w:w="1688" w:type="dxa"/>
              </w:tcPr>
            </w:tcPrChange>
          </w:tcPr>
          <w:p w14:paraId="034E17FE" w14:textId="17606239" w:rsidR="00F21167" w:rsidRDefault="002B0DAB">
            <w:pPr>
              <w:widowControl w:val="0"/>
              <w:spacing w:before="120" w:beforeAutospacing="0" w:after="60" w:afterAutospacing="0" w:line="240" w:lineRule="auto"/>
              <w:jc w:val="center"/>
              <w:rPr>
                <w:ins w:id="303" w:author="Meryl Etman" w:date="2023-07-23T13:16:00Z"/>
                <w:rFonts w:ascii="Times New Roman" w:eastAsia="Times New Roman" w:hAnsi="Times New Roman" w:cs="David"/>
                <w:sz w:val="24"/>
                <w:szCs w:val="24"/>
                <w:rtl/>
                <w:lang w:eastAsia="he-IL"/>
              </w:rPr>
              <w:pPrChange w:id="304" w:author="Meryl Etman" w:date="2023-07-23T13:23:00Z">
                <w:pPr>
                  <w:widowControl w:val="0"/>
                  <w:spacing w:before="120" w:beforeAutospacing="0" w:after="60" w:afterAutospacing="0" w:line="240" w:lineRule="auto"/>
                  <w:jc w:val="both"/>
                </w:pPr>
              </w:pPrChange>
            </w:pPr>
            <w:ins w:id="305" w:author="Meryl Etman" w:date="2023-07-23T13:21:00Z">
              <w:r>
                <w:rPr>
                  <w:rFonts w:ascii="Times New Roman" w:eastAsia="Times New Roman" w:hAnsi="Times New Roman" w:cs="David" w:hint="cs"/>
                  <w:sz w:val="24"/>
                  <w:szCs w:val="24"/>
                  <w:rtl/>
                  <w:lang w:eastAsia="he-IL"/>
                </w:rPr>
                <w:t>4,000</w:t>
              </w:r>
            </w:ins>
          </w:p>
        </w:tc>
        <w:tc>
          <w:tcPr>
            <w:tcW w:w="1700" w:type="dxa"/>
            <w:vAlign w:val="center"/>
            <w:tcPrChange w:id="306" w:author="Meryl Etman" w:date="2023-07-23T13:23:00Z">
              <w:tcPr>
                <w:tcW w:w="1700" w:type="dxa"/>
              </w:tcPr>
            </w:tcPrChange>
          </w:tcPr>
          <w:p w14:paraId="65FB1F32" w14:textId="77777777" w:rsidR="00F21167" w:rsidRDefault="00F21167">
            <w:pPr>
              <w:widowControl w:val="0"/>
              <w:spacing w:before="120" w:beforeAutospacing="0" w:after="60" w:afterAutospacing="0" w:line="240" w:lineRule="auto"/>
              <w:rPr>
                <w:ins w:id="307" w:author="Meryl Etman" w:date="2023-07-23T13:16:00Z"/>
                <w:rFonts w:ascii="Times New Roman" w:eastAsia="Times New Roman" w:hAnsi="Times New Roman" w:cs="David"/>
                <w:sz w:val="24"/>
                <w:szCs w:val="24"/>
                <w:rtl/>
                <w:lang w:eastAsia="he-IL"/>
              </w:rPr>
              <w:pPrChange w:id="308" w:author="Meryl Etman" w:date="2023-07-23T13:23:00Z">
                <w:pPr>
                  <w:widowControl w:val="0"/>
                  <w:spacing w:before="120" w:beforeAutospacing="0" w:after="60" w:afterAutospacing="0" w:line="240" w:lineRule="auto"/>
                  <w:jc w:val="both"/>
                </w:pPr>
              </w:pPrChange>
            </w:pPr>
          </w:p>
        </w:tc>
      </w:tr>
      <w:tr w:rsidR="00F21167" w14:paraId="0012305B" w14:textId="77777777" w:rsidTr="002B0DAB">
        <w:trPr>
          <w:ins w:id="309" w:author="Meryl Etman" w:date="2023-07-23T13:16:00Z"/>
        </w:trPr>
        <w:tc>
          <w:tcPr>
            <w:tcW w:w="1751" w:type="dxa"/>
            <w:vAlign w:val="center"/>
            <w:tcPrChange w:id="310" w:author="Meryl Etman" w:date="2023-07-23T13:23:00Z">
              <w:tcPr>
                <w:tcW w:w="1751" w:type="dxa"/>
              </w:tcPr>
            </w:tcPrChange>
          </w:tcPr>
          <w:p w14:paraId="149A03F9" w14:textId="1FFDF55C" w:rsidR="00F21167" w:rsidRDefault="00F21167">
            <w:pPr>
              <w:widowControl w:val="0"/>
              <w:spacing w:before="120" w:beforeAutospacing="0" w:after="60" w:afterAutospacing="0" w:line="240" w:lineRule="auto"/>
              <w:rPr>
                <w:ins w:id="311" w:author="Meryl Etman" w:date="2023-07-23T13:16:00Z"/>
                <w:rFonts w:ascii="Times New Roman" w:eastAsia="Times New Roman" w:hAnsi="Times New Roman" w:cs="David"/>
                <w:sz w:val="24"/>
                <w:szCs w:val="24"/>
                <w:rtl/>
                <w:lang w:eastAsia="he-IL"/>
              </w:rPr>
              <w:pPrChange w:id="312" w:author="Meryl Etman" w:date="2023-07-23T13:23:00Z">
                <w:pPr>
                  <w:widowControl w:val="0"/>
                  <w:spacing w:before="120" w:beforeAutospacing="0" w:after="60" w:afterAutospacing="0" w:line="240" w:lineRule="auto"/>
                  <w:jc w:val="both"/>
                </w:pPr>
              </w:pPrChange>
            </w:pPr>
            <w:ins w:id="313" w:author="Meryl Etman" w:date="2023-07-23T13:17:00Z">
              <w:r>
                <w:rPr>
                  <w:rFonts w:ascii="Times New Roman" w:eastAsia="Times New Roman" w:hAnsi="Times New Roman" w:cs="David" w:hint="cs"/>
                  <w:sz w:val="24"/>
                  <w:szCs w:val="24"/>
                  <w:rtl/>
                  <w:lang w:eastAsia="he-IL"/>
                </w:rPr>
                <w:t>תקן</w:t>
              </w:r>
            </w:ins>
            <w:ins w:id="314" w:author="Meryl Etman" w:date="2023-07-23T14:18:00Z">
              <w:r w:rsidR="00DB016A">
                <w:rPr>
                  <w:rFonts w:ascii="Times New Roman" w:eastAsia="Times New Roman" w:hAnsi="Times New Roman" w:cs="David" w:hint="cs"/>
                  <w:sz w:val="24"/>
                  <w:szCs w:val="24"/>
                  <w:rtl/>
                  <w:lang w:eastAsia="he-IL"/>
                </w:rPr>
                <w:t xml:space="preserve"> תרמי</w:t>
              </w:r>
            </w:ins>
            <w:ins w:id="315" w:author="Meryl Etman" w:date="2023-07-23T13:17:00Z">
              <w:r>
                <w:rPr>
                  <w:rFonts w:ascii="Times New Roman" w:eastAsia="Times New Roman" w:hAnsi="Times New Roman" w:cs="David" w:hint="cs"/>
                  <w:sz w:val="24"/>
                  <w:szCs w:val="24"/>
                  <w:rtl/>
                  <w:lang w:eastAsia="he-IL"/>
                </w:rPr>
                <w:t xml:space="preserve"> 1045</w:t>
              </w:r>
            </w:ins>
          </w:p>
        </w:tc>
        <w:tc>
          <w:tcPr>
            <w:tcW w:w="1717" w:type="dxa"/>
            <w:vAlign w:val="center"/>
            <w:tcPrChange w:id="316" w:author="Meryl Etman" w:date="2023-07-23T13:23:00Z">
              <w:tcPr>
                <w:tcW w:w="1717" w:type="dxa"/>
              </w:tcPr>
            </w:tcPrChange>
          </w:tcPr>
          <w:p w14:paraId="73972F03" w14:textId="572589B8" w:rsidR="00F21167" w:rsidRDefault="00F21167">
            <w:pPr>
              <w:widowControl w:val="0"/>
              <w:spacing w:before="120" w:beforeAutospacing="0" w:after="60" w:afterAutospacing="0" w:line="240" w:lineRule="auto"/>
              <w:jc w:val="center"/>
              <w:rPr>
                <w:ins w:id="317" w:author="Meryl Etman" w:date="2023-07-23T13:16:00Z"/>
                <w:rFonts w:ascii="Times New Roman" w:eastAsia="Times New Roman" w:hAnsi="Times New Roman" w:cs="David"/>
                <w:sz w:val="24"/>
                <w:szCs w:val="24"/>
                <w:rtl/>
                <w:lang w:eastAsia="he-IL"/>
              </w:rPr>
              <w:pPrChange w:id="318" w:author="Meryl Etman" w:date="2023-07-23T13:23:00Z">
                <w:pPr>
                  <w:widowControl w:val="0"/>
                  <w:spacing w:before="120" w:beforeAutospacing="0" w:after="60" w:afterAutospacing="0" w:line="240" w:lineRule="auto"/>
                  <w:jc w:val="both"/>
                </w:pPr>
              </w:pPrChange>
            </w:pPr>
            <w:ins w:id="319" w:author="Meryl Etman" w:date="2023-07-23T13:19:00Z">
              <w:r>
                <w:rPr>
                  <w:rFonts w:ascii="Times New Roman" w:eastAsia="Times New Roman" w:hAnsi="Times New Roman" w:cs="David" w:hint="cs"/>
                  <w:sz w:val="24"/>
                  <w:szCs w:val="24"/>
                  <w:rtl/>
                  <w:lang w:eastAsia="he-IL"/>
                </w:rPr>
                <w:t>6,000</w:t>
              </w:r>
            </w:ins>
          </w:p>
        </w:tc>
        <w:tc>
          <w:tcPr>
            <w:tcW w:w="1688" w:type="dxa"/>
            <w:vAlign w:val="center"/>
            <w:tcPrChange w:id="320" w:author="Meryl Etman" w:date="2023-07-23T13:23:00Z">
              <w:tcPr>
                <w:tcW w:w="1688" w:type="dxa"/>
              </w:tcPr>
            </w:tcPrChange>
          </w:tcPr>
          <w:p w14:paraId="09F371D7" w14:textId="00A31B8C" w:rsidR="00F21167" w:rsidRDefault="002B0DAB">
            <w:pPr>
              <w:widowControl w:val="0"/>
              <w:spacing w:before="120" w:beforeAutospacing="0" w:after="60" w:afterAutospacing="0" w:line="240" w:lineRule="auto"/>
              <w:jc w:val="center"/>
              <w:rPr>
                <w:ins w:id="321" w:author="Meryl Etman" w:date="2023-07-23T13:16:00Z"/>
                <w:rFonts w:ascii="Times New Roman" w:eastAsia="Times New Roman" w:hAnsi="Times New Roman" w:cs="David"/>
                <w:sz w:val="24"/>
                <w:szCs w:val="24"/>
                <w:rtl/>
                <w:lang w:eastAsia="he-IL"/>
              </w:rPr>
              <w:pPrChange w:id="322" w:author="Meryl Etman" w:date="2023-07-23T13:23:00Z">
                <w:pPr>
                  <w:widowControl w:val="0"/>
                  <w:spacing w:before="120" w:beforeAutospacing="0" w:after="60" w:afterAutospacing="0" w:line="240" w:lineRule="auto"/>
                  <w:jc w:val="both"/>
                </w:pPr>
              </w:pPrChange>
            </w:pPr>
            <w:ins w:id="323" w:author="Meryl Etman" w:date="2023-07-23T13:22:00Z">
              <w:r>
                <w:rPr>
                  <w:rFonts w:ascii="Times New Roman" w:eastAsia="Times New Roman" w:hAnsi="Times New Roman" w:cs="David" w:hint="cs"/>
                  <w:sz w:val="24"/>
                  <w:szCs w:val="24"/>
                  <w:rtl/>
                  <w:lang w:eastAsia="he-IL"/>
                </w:rPr>
                <w:t>4,000</w:t>
              </w:r>
            </w:ins>
          </w:p>
        </w:tc>
        <w:tc>
          <w:tcPr>
            <w:tcW w:w="1700" w:type="dxa"/>
            <w:vAlign w:val="center"/>
            <w:tcPrChange w:id="324" w:author="Meryl Etman" w:date="2023-07-23T13:23:00Z">
              <w:tcPr>
                <w:tcW w:w="1700" w:type="dxa"/>
              </w:tcPr>
            </w:tcPrChange>
          </w:tcPr>
          <w:p w14:paraId="5B63005F" w14:textId="77777777" w:rsidR="00F21167" w:rsidRDefault="00F21167">
            <w:pPr>
              <w:widowControl w:val="0"/>
              <w:spacing w:before="120" w:beforeAutospacing="0" w:after="60" w:afterAutospacing="0" w:line="240" w:lineRule="auto"/>
              <w:rPr>
                <w:ins w:id="325" w:author="Meryl Etman" w:date="2023-07-23T13:16:00Z"/>
                <w:rFonts w:ascii="Times New Roman" w:eastAsia="Times New Roman" w:hAnsi="Times New Roman" w:cs="David"/>
                <w:sz w:val="24"/>
                <w:szCs w:val="24"/>
                <w:rtl/>
                <w:lang w:eastAsia="he-IL"/>
              </w:rPr>
              <w:pPrChange w:id="326" w:author="Meryl Etman" w:date="2023-07-23T13:23:00Z">
                <w:pPr>
                  <w:widowControl w:val="0"/>
                  <w:spacing w:before="120" w:beforeAutospacing="0" w:after="60" w:afterAutospacing="0" w:line="240" w:lineRule="auto"/>
                  <w:jc w:val="both"/>
                </w:pPr>
              </w:pPrChange>
            </w:pPr>
          </w:p>
        </w:tc>
      </w:tr>
      <w:tr w:rsidR="002B0DAB" w14:paraId="4A5CB6F6" w14:textId="77777777" w:rsidTr="002B0DAB">
        <w:trPr>
          <w:ins w:id="327" w:author="Meryl Etman" w:date="2023-07-23T13:16:00Z"/>
        </w:trPr>
        <w:tc>
          <w:tcPr>
            <w:tcW w:w="1751" w:type="dxa"/>
            <w:vAlign w:val="center"/>
            <w:tcPrChange w:id="328" w:author="Meryl Etman" w:date="2023-07-23T13:23:00Z">
              <w:tcPr>
                <w:tcW w:w="1751" w:type="dxa"/>
              </w:tcPr>
            </w:tcPrChange>
          </w:tcPr>
          <w:p w14:paraId="54D5BF7D" w14:textId="07E32974" w:rsidR="002B0DAB" w:rsidRDefault="002B0DAB">
            <w:pPr>
              <w:widowControl w:val="0"/>
              <w:spacing w:before="120" w:beforeAutospacing="0" w:after="60" w:afterAutospacing="0" w:line="240" w:lineRule="auto"/>
              <w:rPr>
                <w:ins w:id="329" w:author="Meryl Etman" w:date="2023-07-23T13:16:00Z"/>
                <w:rFonts w:ascii="Times New Roman" w:eastAsia="Times New Roman" w:hAnsi="Times New Roman" w:cs="David"/>
                <w:sz w:val="24"/>
                <w:szCs w:val="24"/>
                <w:rtl/>
                <w:lang w:eastAsia="he-IL"/>
              </w:rPr>
              <w:pPrChange w:id="330" w:author="Meryl Etman" w:date="2023-07-23T13:23:00Z">
                <w:pPr>
                  <w:widowControl w:val="0"/>
                  <w:spacing w:before="120" w:beforeAutospacing="0" w:after="60" w:afterAutospacing="0" w:line="240" w:lineRule="auto"/>
                  <w:jc w:val="both"/>
                </w:pPr>
              </w:pPrChange>
            </w:pPr>
            <w:ins w:id="331" w:author="Meryl Etman" w:date="2023-07-23T13:17:00Z">
              <w:r>
                <w:rPr>
                  <w:rFonts w:ascii="Times New Roman" w:eastAsia="Times New Roman" w:hAnsi="Times New Roman" w:cs="David" w:hint="cs"/>
                  <w:sz w:val="24"/>
                  <w:szCs w:val="24"/>
                  <w:rtl/>
                  <w:lang w:eastAsia="he-IL"/>
                </w:rPr>
                <w:t xml:space="preserve">איכות סביבה </w:t>
              </w:r>
            </w:ins>
            <w:ins w:id="332" w:author="Meryl Etman" w:date="2023-07-23T13:18:00Z">
              <w:r>
                <w:rPr>
                  <w:rFonts w:ascii="Times New Roman" w:eastAsia="Times New Roman" w:hAnsi="Times New Roman" w:cs="David"/>
                  <w:sz w:val="24"/>
                  <w:szCs w:val="24"/>
                  <w:rtl/>
                  <w:lang w:eastAsia="he-IL"/>
                </w:rPr>
                <w:t>–</w:t>
              </w:r>
            </w:ins>
            <w:ins w:id="333" w:author="Meryl Etman" w:date="2023-07-23T13:17:00Z">
              <w:r>
                <w:rPr>
                  <w:rFonts w:ascii="Times New Roman" w:eastAsia="Times New Roman" w:hAnsi="Times New Roman" w:cs="David" w:hint="cs"/>
                  <w:sz w:val="24"/>
                  <w:szCs w:val="24"/>
                  <w:rtl/>
                  <w:lang w:eastAsia="he-IL"/>
                </w:rPr>
                <w:t xml:space="preserve"> היתר </w:t>
              </w:r>
            </w:ins>
            <w:ins w:id="334" w:author="Meryl Etman" w:date="2023-07-23T13:18:00Z">
              <w:r>
                <w:rPr>
                  <w:rFonts w:ascii="Times New Roman" w:eastAsia="Times New Roman" w:hAnsi="Times New Roman" w:cs="David" w:hint="cs"/>
                  <w:sz w:val="24"/>
                  <w:szCs w:val="24"/>
                  <w:rtl/>
                  <w:lang w:eastAsia="he-IL"/>
                </w:rPr>
                <w:t>חפירה ודיפון</w:t>
              </w:r>
            </w:ins>
          </w:p>
        </w:tc>
        <w:tc>
          <w:tcPr>
            <w:tcW w:w="3405" w:type="dxa"/>
            <w:gridSpan w:val="2"/>
            <w:vAlign w:val="center"/>
            <w:tcPrChange w:id="335" w:author="Meryl Etman" w:date="2023-07-23T13:23:00Z">
              <w:tcPr>
                <w:tcW w:w="3405" w:type="dxa"/>
                <w:gridSpan w:val="2"/>
              </w:tcPr>
            </w:tcPrChange>
          </w:tcPr>
          <w:p w14:paraId="149CBF5C" w14:textId="725EF655" w:rsidR="002B0DAB" w:rsidRDefault="002B0DAB">
            <w:pPr>
              <w:widowControl w:val="0"/>
              <w:spacing w:before="120" w:beforeAutospacing="0" w:after="60" w:afterAutospacing="0" w:line="240" w:lineRule="auto"/>
              <w:jc w:val="center"/>
              <w:rPr>
                <w:ins w:id="336" w:author="Meryl Etman" w:date="2023-07-23T13:16:00Z"/>
                <w:rFonts w:ascii="Times New Roman" w:eastAsia="Times New Roman" w:hAnsi="Times New Roman" w:cs="David"/>
                <w:sz w:val="24"/>
                <w:szCs w:val="24"/>
                <w:rtl/>
                <w:lang w:eastAsia="he-IL"/>
              </w:rPr>
              <w:pPrChange w:id="337" w:author="Meryl Etman" w:date="2023-07-23T13:23:00Z">
                <w:pPr>
                  <w:widowControl w:val="0"/>
                  <w:spacing w:before="120" w:beforeAutospacing="0" w:after="60" w:afterAutospacing="0" w:line="240" w:lineRule="auto"/>
                  <w:jc w:val="both"/>
                </w:pPr>
              </w:pPrChange>
            </w:pPr>
            <w:ins w:id="338" w:author="Meryl Etman" w:date="2023-07-23T13:19:00Z">
              <w:r>
                <w:rPr>
                  <w:rFonts w:ascii="Times New Roman" w:eastAsia="Times New Roman" w:hAnsi="Times New Roman" w:cs="David" w:hint="cs"/>
                  <w:sz w:val="24"/>
                  <w:szCs w:val="24"/>
                  <w:rtl/>
                  <w:lang w:eastAsia="he-IL"/>
                </w:rPr>
                <w:t>6,000</w:t>
              </w:r>
            </w:ins>
          </w:p>
        </w:tc>
        <w:tc>
          <w:tcPr>
            <w:tcW w:w="1700" w:type="dxa"/>
            <w:vMerge w:val="restart"/>
            <w:vAlign w:val="center"/>
            <w:tcPrChange w:id="339" w:author="Meryl Etman" w:date="2023-07-23T13:23:00Z">
              <w:tcPr>
                <w:tcW w:w="1700" w:type="dxa"/>
                <w:vMerge w:val="restart"/>
              </w:tcPr>
            </w:tcPrChange>
          </w:tcPr>
          <w:p w14:paraId="5C65D9AD" w14:textId="7FBB0C0C" w:rsidR="002B0DAB" w:rsidRDefault="002B0DAB" w:rsidP="004E269C">
            <w:pPr>
              <w:widowControl w:val="0"/>
              <w:spacing w:before="120" w:beforeAutospacing="0" w:after="60" w:afterAutospacing="0" w:line="240" w:lineRule="auto"/>
              <w:rPr>
                <w:ins w:id="340" w:author="Meryl Etman" w:date="2023-07-23T13:16:00Z"/>
                <w:rFonts w:ascii="Times New Roman" w:eastAsia="Times New Roman" w:hAnsi="Times New Roman" w:cs="David"/>
                <w:sz w:val="24"/>
                <w:szCs w:val="24"/>
                <w:rtl/>
                <w:lang w:eastAsia="he-IL"/>
              </w:rPr>
              <w:pPrChange w:id="341" w:author="Meryl Etman" w:date="2023-08-20T17:20:00Z">
                <w:pPr>
                  <w:widowControl w:val="0"/>
                  <w:spacing w:before="120" w:beforeAutospacing="0" w:after="60" w:afterAutospacing="0" w:line="240" w:lineRule="auto"/>
                  <w:jc w:val="both"/>
                </w:pPr>
              </w:pPrChange>
            </w:pPr>
            <w:ins w:id="342" w:author="Meryl Etman" w:date="2023-07-23T13:22:00Z">
              <w:r>
                <w:rPr>
                  <w:rFonts w:ascii="Times New Roman" w:eastAsia="Times New Roman" w:hAnsi="Times New Roman" w:cs="David" w:hint="cs"/>
                  <w:sz w:val="24"/>
                  <w:szCs w:val="24"/>
                  <w:rtl/>
                  <w:lang w:eastAsia="he-IL"/>
                </w:rPr>
                <w:t>ככל ויוגשו בהיתר אחד, ת</w:t>
              </w:r>
            </w:ins>
            <w:ins w:id="343" w:author="Meryl Etman" w:date="2023-07-23T13:25:00Z">
              <w:r>
                <w:rPr>
                  <w:rFonts w:ascii="Times New Roman" w:eastAsia="Times New Roman" w:hAnsi="Times New Roman" w:cs="David" w:hint="cs"/>
                  <w:sz w:val="24"/>
                  <w:szCs w:val="24"/>
                  <w:rtl/>
                  <w:lang w:eastAsia="he-IL"/>
                </w:rPr>
                <w:t>י</w:t>
              </w:r>
            </w:ins>
            <w:ins w:id="344" w:author="Meryl Etman" w:date="2023-07-23T13:22:00Z">
              <w:r>
                <w:rPr>
                  <w:rFonts w:ascii="Times New Roman" w:eastAsia="Times New Roman" w:hAnsi="Times New Roman" w:cs="David" w:hint="cs"/>
                  <w:sz w:val="24"/>
                  <w:szCs w:val="24"/>
                  <w:rtl/>
                  <w:lang w:eastAsia="he-IL"/>
                </w:rPr>
                <w:t xml:space="preserve">נתן הנחה של </w:t>
              </w:r>
            </w:ins>
            <w:ins w:id="345" w:author="Meryl Etman" w:date="2023-08-20T17:20:00Z">
              <w:r w:rsidR="004E269C">
                <w:rPr>
                  <w:rFonts w:ascii="Times New Roman" w:eastAsia="Times New Roman" w:hAnsi="Times New Roman" w:cs="David" w:hint="cs"/>
                  <w:sz w:val="24"/>
                  <w:szCs w:val="24"/>
                  <w:rtl/>
                  <w:lang w:eastAsia="he-IL"/>
                </w:rPr>
                <w:t>4</w:t>
              </w:r>
            </w:ins>
            <w:bookmarkStart w:id="346" w:name="_GoBack"/>
            <w:bookmarkEnd w:id="346"/>
            <w:ins w:id="347" w:author="Meryl Etman" w:date="2023-07-23T13:22:00Z">
              <w:r>
                <w:rPr>
                  <w:rFonts w:ascii="Times New Roman" w:eastAsia="Times New Roman" w:hAnsi="Times New Roman" w:cs="David" w:hint="cs"/>
                  <w:sz w:val="24"/>
                  <w:szCs w:val="24"/>
                  <w:rtl/>
                  <w:lang w:eastAsia="he-IL"/>
                </w:rPr>
                <w:t>0</w:t>
              </w:r>
            </w:ins>
            <w:ins w:id="348" w:author="Meryl Etman" w:date="2023-07-23T13:23:00Z">
              <w:r>
                <w:rPr>
                  <w:rFonts w:ascii="Times New Roman" w:eastAsia="Times New Roman" w:hAnsi="Times New Roman" w:cs="David" w:hint="cs"/>
                  <w:sz w:val="24"/>
                  <w:szCs w:val="24"/>
                  <w:rtl/>
                  <w:lang w:eastAsia="he-IL"/>
                </w:rPr>
                <w:t>%</w:t>
              </w:r>
            </w:ins>
          </w:p>
        </w:tc>
      </w:tr>
      <w:tr w:rsidR="002B0DAB" w14:paraId="2A7478E3" w14:textId="77777777" w:rsidTr="002B0DAB">
        <w:trPr>
          <w:ins w:id="349" w:author="Meryl Etman" w:date="2023-07-23T13:16:00Z"/>
        </w:trPr>
        <w:tc>
          <w:tcPr>
            <w:tcW w:w="1751" w:type="dxa"/>
            <w:vAlign w:val="center"/>
            <w:tcPrChange w:id="350" w:author="Meryl Etman" w:date="2023-07-23T13:23:00Z">
              <w:tcPr>
                <w:tcW w:w="1751" w:type="dxa"/>
              </w:tcPr>
            </w:tcPrChange>
          </w:tcPr>
          <w:p w14:paraId="61E3D188" w14:textId="1E8C3229" w:rsidR="002B0DAB" w:rsidRDefault="002B0DAB">
            <w:pPr>
              <w:widowControl w:val="0"/>
              <w:spacing w:before="120" w:beforeAutospacing="0" w:after="60" w:afterAutospacing="0" w:line="240" w:lineRule="auto"/>
              <w:rPr>
                <w:ins w:id="351" w:author="Meryl Etman" w:date="2023-07-23T13:16:00Z"/>
                <w:rFonts w:ascii="Times New Roman" w:eastAsia="Times New Roman" w:hAnsi="Times New Roman" w:cs="David"/>
                <w:sz w:val="24"/>
                <w:szCs w:val="24"/>
                <w:rtl/>
                <w:lang w:eastAsia="he-IL"/>
              </w:rPr>
              <w:pPrChange w:id="352" w:author="Meryl Etman" w:date="2023-07-23T13:23:00Z">
                <w:pPr>
                  <w:widowControl w:val="0"/>
                  <w:spacing w:before="120" w:beforeAutospacing="0" w:after="60" w:afterAutospacing="0" w:line="240" w:lineRule="auto"/>
                  <w:jc w:val="both"/>
                </w:pPr>
              </w:pPrChange>
            </w:pPr>
            <w:ins w:id="353" w:author="Meryl Etman" w:date="2023-07-23T13:18:00Z">
              <w:r>
                <w:rPr>
                  <w:rFonts w:ascii="Times New Roman" w:eastAsia="Times New Roman" w:hAnsi="Times New Roman" w:cs="David" w:hint="cs"/>
                  <w:sz w:val="24"/>
                  <w:szCs w:val="24"/>
                  <w:rtl/>
                  <w:lang w:eastAsia="he-IL"/>
                </w:rPr>
                <w:t xml:space="preserve">איכות סביבה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היתר מרתפים</w:t>
              </w:r>
            </w:ins>
          </w:p>
        </w:tc>
        <w:tc>
          <w:tcPr>
            <w:tcW w:w="3405" w:type="dxa"/>
            <w:gridSpan w:val="2"/>
            <w:vAlign w:val="center"/>
            <w:tcPrChange w:id="354" w:author="Meryl Etman" w:date="2023-07-23T13:23:00Z">
              <w:tcPr>
                <w:tcW w:w="3405" w:type="dxa"/>
                <w:gridSpan w:val="2"/>
              </w:tcPr>
            </w:tcPrChange>
          </w:tcPr>
          <w:p w14:paraId="662FCFD8" w14:textId="1D40C5CF" w:rsidR="002B0DAB" w:rsidRDefault="002B0DAB">
            <w:pPr>
              <w:widowControl w:val="0"/>
              <w:spacing w:before="120" w:beforeAutospacing="0" w:after="60" w:afterAutospacing="0" w:line="240" w:lineRule="auto"/>
              <w:jc w:val="center"/>
              <w:rPr>
                <w:ins w:id="355" w:author="Meryl Etman" w:date="2023-07-23T13:16:00Z"/>
                <w:rFonts w:ascii="Times New Roman" w:eastAsia="Times New Roman" w:hAnsi="Times New Roman" w:cs="David"/>
                <w:sz w:val="24"/>
                <w:szCs w:val="24"/>
                <w:rtl/>
                <w:lang w:eastAsia="he-IL"/>
              </w:rPr>
              <w:pPrChange w:id="356" w:author="Meryl Etman" w:date="2023-07-23T13:23:00Z">
                <w:pPr>
                  <w:widowControl w:val="0"/>
                  <w:spacing w:before="120" w:beforeAutospacing="0" w:after="60" w:afterAutospacing="0" w:line="240" w:lineRule="auto"/>
                  <w:jc w:val="both"/>
                </w:pPr>
              </w:pPrChange>
            </w:pPr>
            <w:ins w:id="357" w:author="Meryl Etman" w:date="2023-07-23T13:19:00Z">
              <w:r>
                <w:rPr>
                  <w:rFonts w:ascii="Times New Roman" w:eastAsia="Times New Roman" w:hAnsi="Times New Roman" w:cs="David" w:hint="cs"/>
                  <w:sz w:val="24"/>
                  <w:szCs w:val="24"/>
                  <w:rtl/>
                  <w:lang w:eastAsia="he-IL"/>
                </w:rPr>
                <w:t>6,000</w:t>
              </w:r>
            </w:ins>
          </w:p>
        </w:tc>
        <w:tc>
          <w:tcPr>
            <w:tcW w:w="1700" w:type="dxa"/>
            <w:vMerge/>
            <w:vAlign w:val="center"/>
            <w:tcPrChange w:id="358" w:author="Meryl Etman" w:date="2023-07-23T13:23:00Z">
              <w:tcPr>
                <w:tcW w:w="1700" w:type="dxa"/>
                <w:vMerge/>
              </w:tcPr>
            </w:tcPrChange>
          </w:tcPr>
          <w:p w14:paraId="534573B3" w14:textId="77777777" w:rsidR="002B0DAB" w:rsidRDefault="002B0DAB">
            <w:pPr>
              <w:widowControl w:val="0"/>
              <w:spacing w:before="120" w:beforeAutospacing="0" w:after="60" w:afterAutospacing="0" w:line="240" w:lineRule="auto"/>
              <w:rPr>
                <w:ins w:id="359" w:author="Meryl Etman" w:date="2023-07-23T13:16:00Z"/>
                <w:rFonts w:ascii="Times New Roman" w:eastAsia="Times New Roman" w:hAnsi="Times New Roman" w:cs="David"/>
                <w:sz w:val="24"/>
                <w:szCs w:val="24"/>
                <w:rtl/>
                <w:lang w:eastAsia="he-IL"/>
              </w:rPr>
              <w:pPrChange w:id="360" w:author="Meryl Etman" w:date="2023-07-23T13:23:00Z">
                <w:pPr>
                  <w:widowControl w:val="0"/>
                  <w:spacing w:before="120" w:beforeAutospacing="0" w:after="60" w:afterAutospacing="0" w:line="240" w:lineRule="auto"/>
                  <w:jc w:val="both"/>
                </w:pPr>
              </w:pPrChange>
            </w:pPr>
          </w:p>
        </w:tc>
      </w:tr>
      <w:tr w:rsidR="00F21167" w14:paraId="41E9C443" w14:textId="77777777" w:rsidTr="002B0DAB">
        <w:trPr>
          <w:ins w:id="361" w:author="Meryl Etman" w:date="2023-07-23T13:16:00Z"/>
        </w:trPr>
        <w:tc>
          <w:tcPr>
            <w:tcW w:w="1751" w:type="dxa"/>
            <w:vAlign w:val="center"/>
            <w:tcPrChange w:id="362" w:author="Meryl Etman" w:date="2023-07-23T13:23:00Z">
              <w:tcPr>
                <w:tcW w:w="1751" w:type="dxa"/>
              </w:tcPr>
            </w:tcPrChange>
          </w:tcPr>
          <w:p w14:paraId="514E74A8" w14:textId="0CAC9263" w:rsidR="00F21167" w:rsidRDefault="00F21167">
            <w:pPr>
              <w:widowControl w:val="0"/>
              <w:spacing w:before="120" w:beforeAutospacing="0" w:after="60" w:afterAutospacing="0" w:line="240" w:lineRule="auto"/>
              <w:rPr>
                <w:ins w:id="363" w:author="Meryl Etman" w:date="2023-07-23T13:16:00Z"/>
                <w:rFonts w:ascii="Times New Roman" w:eastAsia="Times New Roman" w:hAnsi="Times New Roman" w:cs="David"/>
                <w:sz w:val="24"/>
                <w:szCs w:val="24"/>
                <w:rtl/>
                <w:lang w:eastAsia="he-IL"/>
              </w:rPr>
              <w:pPrChange w:id="364" w:author="Meryl Etman" w:date="2023-07-23T13:23:00Z">
                <w:pPr>
                  <w:widowControl w:val="0"/>
                  <w:spacing w:before="120" w:beforeAutospacing="0" w:after="60" w:afterAutospacing="0" w:line="240" w:lineRule="auto"/>
                  <w:jc w:val="both"/>
                </w:pPr>
              </w:pPrChange>
            </w:pPr>
            <w:ins w:id="365" w:author="Meryl Etman" w:date="2023-07-23T13:18:00Z">
              <w:r>
                <w:rPr>
                  <w:rFonts w:ascii="Times New Roman" w:eastAsia="Times New Roman" w:hAnsi="Times New Roman" w:cs="David" w:hint="cs"/>
                  <w:sz w:val="24"/>
                  <w:szCs w:val="24"/>
                  <w:rtl/>
                  <w:lang w:eastAsia="he-IL"/>
                </w:rPr>
                <w:t>איכות סביבה מבנים</w:t>
              </w:r>
            </w:ins>
          </w:p>
        </w:tc>
        <w:tc>
          <w:tcPr>
            <w:tcW w:w="1717" w:type="dxa"/>
            <w:vAlign w:val="center"/>
            <w:tcPrChange w:id="366" w:author="Meryl Etman" w:date="2023-07-23T13:23:00Z">
              <w:tcPr>
                <w:tcW w:w="1717" w:type="dxa"/>
              </w:tcPr>
            </w:tcPrChange>
          </w:tcPr>
          <w:p w14:paraId="49DE22DA" w14:textId="58F14913" w:rsidR="00F21167" w:rsidRDefault="00F21167">
            <w:pPr>
              <w:widowControl w:val="0"/>
              <w:spacing w:before="120" w:beforeAutospacing="0" w:after="60" w:afterAutospacing="0" w:line="240" w:lineRule="auto"/>
              <w:jc w:val="center"/>
              <w:rPr>
                <w:ins w:id="367" w:author="Meryl Etman" w:date="2023-07-23T13:16:00Z"/>
                <w:rFonts w:ascii="Times New Roman" w:eastAsia="Times New Roman" w:hAnsi="Times New Roman" w:cs="David"/>
                <w:sz w:val="24"/>
                <w:szCs w:val="24"/>
                <w:rtl/>
                <w:lang w:eastAsia="he-IL"/>
              </w:rPr>
              <w:pPrChange w:id="368" w:author="Meryl Etman" w:date="2023-07-23T13:23:00Z">
                <w:pPr>
                  <w:widowControl w:val="0"/>
                  <w:spacing w:before="120" w:beforeAutospacing="0" w:after="60" w:afterAutospacing="0" w:line="240" w:lineRule="auto"/>
                  <w:jc w:val="both"/>
                </w:pPr>
              </w:pPrChange>
            </w:pPr>
            <w:ins w:id="369" w:author="Meryl Etman" w:date="2023-07-23T13:20:00Z">
              <w:r>
                <w:rPr>
                  <w:rFonts w:ascii="Times New Roman" w:eastAsia="Times New Roman" w:hAnsi="Times New Roman" w:cs="David" w:hint="cs"/>
                  <w:sz w:val="24"/>
                  <w:szCs w:val="24"/>
                  <w:rtl/>
                  <w:lang w:eastAsia="he-IL"/>
                </w:rPr>
                <w:t>5,000</w:t>
              </w:r>
            </w:ins>
          </w:p>
        </w:tc>
        <w:tc>
          <w:tcPr>
            <w:tcW w:w="1688" w:type="dxa"/>
            <w:vAlign w:val="center"/>
            <w:tcPrChange w:id="370" w:author="Meryl Etman" w:date="2023-07-23T13:23:00Z">
              <w:tcPr>
                <w:tcW w:w="1688" w:type="dxa"/>
              </w:tcPr>
            </w:tcPrChange>
          </w:tcPr>
          <w:p w14:paraId="69EBEC85" w14:textId="35C3FFA5" w:rsidR="00F21167" w:rsidRDefault="002B0DAB">
            <w:pPr>
              <w:widowControl w:val="0"/>
              <w:spacing w:before="120" w:beforeAutospacing="0" w:after="60" w:afterAutospacing="0" w:line="240" w:lineRule="auto"/>
              <w:jc w:val="center"/>
              <w:rPr>
                <w:ins w:id="371" w:author="Meryl Etman" w:date="2023-07-23T13:16:00Z"/>
                <w:rFonts w:ascii="Times New Roman" w:eastAsia="Times New Roman" w:hAnsi="Times New Roman" w:cs="David"/>
                <w:sz w:val="24"/>
                <w:szCs w:val="24"/>
                <w:rtl/>
                <w:lang w:eastAsia="he-IL"/>
              </w:rPr>
              <w:pPrChange w:id="372" w:author="Meryl Etman" w:date="2023-07-23T13:23:00Z">
                <w:pPr>
                  <w:widowControl w:val="0"/>
                  <w:spacing w:before="120" w:beforeAutospacing="0" w:after="60" w:afterAutospacing="0" w:line="240" w:lineRule="auto"/>
                  <w:jc w:val="both"/>
                </w:pPr>
              </w:pPrChange>
            </w:pPr>
            <w:ins w:id="373" w:author="Meryl Etman" w:date="2023-07-23T13:22:00Z">
              <w:r>
                <w:rPr>
                  <w:rFonts w:ascii="Times New Roman" w:eastAsia="Times New Roman" w:hAnsi="Times New Roman" w:cs="David" w:hint="cs"/>
                  <w:sz w:val="24"/>
                  <w:szCs w:val="24"/>
                  <w:rtl/>
                  <w:lang w:eastAsia="he-IL"/>
                </w:rPr>
                <w:t>6,000</w:t>
              </w:r>
            </w:ins>
          </w:p>
        </w:tc>
        <w:tc>
          <w:tcPr>
            <w:tcW w:w="1700" w:type="dxa"/>
            <w:vAlign w:val="center"/>
            <w:tcPrChange w:id="374" w:author="Meryl Etman" w:date="2023-07-23T13:23:00Z">
              <w:tcPr>
                <w:tcW w:w="1700" w:type="dxa"/>
              </w:tcPr>
            </w:tcPrChange>
          </w:tcPr>
          <w:p w14:paraId="1ADD96AA" w14:textId="77777777" w:rsidR="00F21167" w:rsidRDefault="00F21167">
            <w:pPr>
              <w:widowControl w:val="0"/>
              <w:spacing w:before="120" w:beforeAutospacing="0" w:after="60" w:afterAutospacing="0" w:line="240" w:lineRule="auto"/>
              <w:rPr>
                <w:ins w:id="375" w:author="Meryl Etman" w:date="2023-07-23T13:16:00Z"/>
                <w:rFonts w:ascii="Times New Roman" w:eastAsia="Times New Roman" w:hAnsi="Times New Roman" w:cs="David"/>
                <w:sz w:val="24"/>
                <w:szCs w:val="24"/>
                <w:rtl/>
                <w:lang w:eastAsia="he-IL"/>
              </w:rPr>
              <w:pPrChange w:id="376" w:author="Meryl Etman" w:date="2023-07-23T13:23:00Z">
                <w:pPr>
                  <w:widowControl w:val="0"/>
                  <w:spacing w:before="120" w:beforeAutospacing="0" w:after="60" w:afterAutospacing="0" w:line="240" w:lineRule="auto"/>
                  <w:jc w:val="both"/>
                </w:pPr>
              </w:pPrChange>
            </w:pPr>
          </w:p>
        </w:tc>
      </w:tr>
      <w:tr w:rsidR="003131FE" w14:paraId="10A2D661" w14:textId="77777777" w:rsidTr="002B0DAB">
        <w:trPr>
          <w:ins w:id="377" w:author="Meryl Etman" w:date="2023-07-23T13:16:00Z"/>
        </w:trPr>
        <w:tc>
          <w:tcPr>
            <w:tcW w:w="1751" w:type="dxa"/>
            <w:vAlign w:val="center"/>
            <w:tcPrChange w:id="378" w:author="Meryl Etman" w:date="2023-07-23T13:23:00Z">
              <w:tcPr>
                <w:tcW w:w="1751" w:type="dxa"/>
              </w:tcPr>
            </w:tcPrChange>
          </w:tcPr>
          <w:p w14:paraId="401B0346" w14:textId="78C3A408" w:rsidR="003131FE" w:rsidRDefault="003131FE">
            <w:pPr>
              <w:widowControl w:val="0"/>
              <w:spacing w:before="120" w:beforeAutospacing="0" w:after="60" w:afterAutospacing="0" w:line="240" w:lineRule="auto"/>
              <w:rPr>
                <w:ins w:id="379" w:author="Meryl Etman" w:date="2023-07-23T13:16:00Z"/>
                <w:rFonts w:ascii="Times New Roman" w:eastAsia="Times New Roman" w:hAnsi="Times New Roman" w:cs="David"/>
                <w:sz w:val="24"/>
                <w:szCs w:val="24"/>
                <w:rtl/>
                <w:lang w:eastAsia="he-IL"/>
              </w:rPr>
              <w:pPrChange w:id="380" w:author="Meryl Etman" w:date="2023-07-23T13:23:00Z">
                <w:pPr>
                  <w:widowControl w:val="0"/>
                  <w:spacing w:before="120" w:beforeAutospacing="0" w:after="60" w:afterAutospacing="0" w:line="240" w:lineRule="auto"/>
                  <w:jc w:val="both"/>
                </w:pPr>
              </w:pPrChange>
            </w:pPr>
            <w:ins w:id="381" w:author="Meryl Etman" w:date="2023-07-23T13:18:00Z">
              <w:r>
                <w:rPr>
                  <w:rFonts w:ascii="Times New Roman" w:eastAsia="Times New Roman" w:hAnsi="Times New Roman" w:cs="David" w:hint="cs"/>
                  <w:sz w:val="24"/>
                  <w:szCs w:val="24"/>
                  <w:rtl/>
                  <w:lang w:eastAsia="he-IL"/>
                </w:rPr>
                <w:t xml:space="preserve">דוח רוחות ממוחשב </w:t>
              </w:r>
              <w:r>
                <w:rPr>
                  <w:rFonts w:ascii="Times New Roman" w:eastAsia="Times New Roman" w:hAnsi="Times New Roman" w:cs="David" w:hint="cs"/>
                  <w:sz w:val="24"/>
                  <w:szCs w:val="24"/>
                  <w:lang w:eastAsia="he-IL"/>
                </w:rPr>
                <w:t>CFD</w:t>
              </w:r>
              <w:r>
                <w:rPr>
                  <w:rFonts w:ascii="Times New Roman" w:eastAsia="Times New Roman" w:hAnsi="Times New Roman" w:cs="David" w:hint="cs"/>
                  <w:sz w:val="24"/>
                  <w:szCs w:val="24"/>
                  <w:rtl/>
                  <w:lang w:eastAsia="he-IL"/>
                </w:rPr>
                <w:t xml:space="preserve"> במידה ויידרש</w:t>
              </w:r>
            </w:ins>
          </w:p>
        </w:tc>
        <w:tc>
          <w:tcPr>
            <w:tcW w:w="3405" w:type="dxa"/>
            <w:gridSpan w:val="2"/>
            <w:vAlign w:val="center"/>
            <w:tcPrChange w:id="382" w:author="Meryl Etman" w:date="2023-07-23T13:23:00Z">
              <w:tcPr>
                <w:tcW w:w="3405" w:type="dxa"/>
                <w:gridSpan w:val="2"/>
              </w:tcPr>
            </w:tcPrChange>
          </w:tcPr>
          <w:p w14:paraId="6D89177E" w14:textId="24226478" w:rsidR="003131FE" w:rsidRDefault="003131FE">
            <w:pPr>
              <w:widowControl w:val="0"/>
              <w:spacing w:before="120" w:beforeAutospacing="0" w:after="60" w:afterAutospacing="0" w:line="240" w:lineRule="auto"/>
              <w:jc w:val="center"/>
              <w:rPr>
                <w:ins w:id="383" w:author="Meryl Etman" w:date="2023-07-23T13:16:00Z"/>
                <w:rFonts w:ascii="Times New Roman" w:eastAsia="Times New Roman" w:hAnsi="Times New Roman" w:cs="David"/>
                <w:sz w:val="24"/>
                <w:szCs w:val="24"/>
                <w:rtl/>
                <w:lang w:eastAsia="he-IL"/>
              </w:rPr>
              <w:pPrChange w:id="384" w:author="Meryl Etman" w:date="2023-07-23T13:23:00Z">
                <w:pPr>
                  <w:widowControl w:val="0"/>
                  <w:spacing w:before="120" w:beforeAutospacing="0" w:after="60" w:afterAutospacing="0" w:line="240" w:lineRule="auto"/>
                  <w:jc w:val="both"/>
                </w:pPr>
              </w:pPrChange>
            </w:pPr>
            <w:ins w:id="385" w:author="Meryl Etman" w:date="2023-07-23T13:21:00Z">
              <w:r>
                <w:rPr>
                  <w:rFonts w:ascii="Times New Roman" w:eastAsia="Times New Roman" w:hAnsi="Times New Roman" w:cs="David" w:hint="cs"/>
                  <w:sz w:val="24"/>
                  <w:szCs w:val="24"/>
                  <w:rtl/>
                  <w:lang w:eastAsia="he-IL"/>
                </w:rPr>
                <w:t>16,000</w:t>
              </w:r>
            </w:ins>
          </w:p>
        </w:tc>
        <w:tc>
          <w:tcPr>
            <w:tcW w:w="1700" w:type="dxa"/>
            <w:vAlign w:val="center"/>
            <w:tcPrChange w:id="386" w:author="Meryl Etman" w:date="2023-07-23T13:23:00Z">
              <w:tcPr>
                <w:tcW w:w="1700" w:type="dxa"/>
              </w:tcPr>
            </w:tcPrChange>
          </w:tcPr>
          <w:p w14:paraId="3F573BED" w14:textId="77777777" w:rsidR="003131FE" w:rsidRDefault="003131FE">
            <w:pPr>
              <w:widowControl w:val="0"/>
              <w:spacing w:before="120" w:beforeAutospacing="0" w:after="60" w:afterAutospacing="0" w:line="240" w:lineRule="auto"/>
              <w:rPr>
                <w:ins w:id="387" w:author="Meryl Etman" w:date="2023-07-23T13:16:00Z"/>
                <w:rFonts w:ascii="Times New Roman" w:eastAsia="Times New Roman" w:hAnsi="Times New Roman" w:cs="David"/>
                <w:sz w:val="24"/>
                <w:szCs w:val="24"/>
                <w:rtl/>
                <w:lang w:eastAsia="he-IL"/>
              </w:rPr>
              <w:pPrChange w:id="388" w:author="Meryl Etman" w:date="2023-07-23T13:23:00Z">
                <w:pPr>
                  <w:widowControl w:val="0"/>
                  <w:spacing w:before="120" w:beforeAutospacing="0" w:after="60" w:afterAutospacing="0" w:line="240" w:lineRule="auto"/>
                  <w:jc w:val="both"/>
                </w:pPr>
              </w:pPrChange>
            </w:pPr>
          </w:p>
        </w:tc>
      </w:tr>
    </w:tbl>
    <w:p w14:paraId="34992B58" w14:textId="022D3CDE" w:rsidR="00F21167" w:rsidRPr="00C521D8" w:rsidDel="003D18FE" w:rsidRDefault="00F21167" w:rsidP="00F21167">
      <w:pPr>
        <w:widowControl w:val="0"/>
        <w:spacing w:before="120" w:beforeAutospacing="0" w:after="60" w:afterAutospacing="0" w:line="240" w:lineRule="auto"/>
        <w:ind w:left="1440" w:hanging="720"/>
        <w:jc w:val="both"/>
        <w:rPr>
          <w:del w:id="389" w:author="Meryl Etman" w:date="2023-07-23T14:15:00Z"/>
          <w:rFonts w:ascii="Times New Roman" w:eastAsia="Times New Roman" w:hAnsi="Times New Roman" w:cs="David"/>
          <w:sz w:val="24"/>
          <w:szCs w:val="24"/>
          <w:rtl/>
          <w:lang w:eastAsia="he-IL"/>
        </w:rPr>
      </w:pPr>
    </w:p>
    <w:p w14:paraId="047AE759" w14:textId="30BA571B" w:rsidR="0004388B" w:rsidDel="003D18FE" w:rsidRDefault="0004388B" w:rsidP="0004388B">
      <w:pPr>
        <w:widowControl w:val="0"/>
        <w:spacing w:before="0" w:beforeAutospacing="0" w:after="0" w:afterAutospacing="0" w:line="240" w:lineRule="auto"/>
        <w:ind w:left="651" w:hanging="651"/>
        <w:jc w:val="both"/>
        <w:rPr>
          <w:del w:id="390" w:author="Unknown"/>
          <w:rFonts w:ascii="Times New Roman" w:eastAsia="Times New Roman" w:hAnsi="Times New Roman" w:cs="David"/>
          <w:sz w:val="24"/>
          <w:szCs w:val="24"/>
          <w:rtl/>
          <w:lang w:eastAsia="he-IL"/>
        </w:rPr>
      </w:pPr>
    </w:p>
    <w:p w14:paraId="2ED15BC5" w14:textId="77777777" w:rsidR="003D18FE" w:rsidRDefault="003D18FE" w:rsidP="0004388B">
      <w:pPr>
        <w:widowControl w:val="0"/>
        <w:spacing w:before="120" w:beforeAutospacing="0" w:after="60" w:afterAutospacing="0" w:line="240" w:lineRule="auto"/>
        <w:ind w:left="720" w:right="-181"/>
        <w:rPr>
          <w:ins w:id="391" w:author="Meryl Etman" w:date="2023-07-23T14:15:00Z"/>
          <w:rFonts w:ascii="Times New Roman" w:eastAsia="Times New Roman" w:hAnsi="Times New Roman" w:cs="David"/>
          <w:sz w:val="24"/>
          <w:szCs w:val="24"/>
          <w:rtl/>
          <w:lang w:eastAsia="he-IL"/>
        </w:rPr>
      </w:pPr>
    </w:p>
    <w:p w14:paraId="7A09ECA3" w14:textId="237EE393" w:rsidR="0004388B" w:rsidRPr="00C521D8" w:rsidDel="003D18FE" w:rsidRDefault="0004388B" w:rsidP="0004388B">
      <w:pPr>
        <w:widowControl w:val="0"/>
        <w:spacing w:before="120" w:beforeAutospacing="0" w:after="60" w:afterAutospacing="0" w:line="240" w:lineRule="auto"/>
        <w:ind w:left="720" w:right="-181"/>
        <w:rPr>
          <w:del w:id="392" w:author="Meryl Etman" w:date="2023-07-23T14:15:00Z"/>
          <w:rFonts w:ascii="Times New Roman" w:eastAsia="Times New Roman" w:hAnsi="Times New Roman" w:cs="David"/>
          <w:sz w:val="24"/>
          <w:szCs w:val="24"/>
          <w:rtl/>
          <w:lang w:eastAsia="he-IL"/>
        </w:rPr>
      </w:pPr>
      <w:del w:id="393" w:author="Meryl Etman" w:date="2023-07-23T14:15:00Z">
        <w:r w:rsidRPr="00C521D8" w:rsidDel="003D18FE">
          <w:rPr>
            <w:rFonts w:ascii="Times New Roman" w:eastAsia="Times New Roman" w:hAnsi="Times New Roman" w:cs="David"/>
            <w:sz w:val="24"/>
            <w:szCs w:val="24"/>
            <w:rtl/>
            <w:lang w:eastAsia="he-IL"/>
          </w:rPr>
          <w:delText>בסעיף זה:</w:delText>
        </w:r>
      </w:del>
    </w:p>
    <w:p w14:paraId="69C828F7" w14:textId="55ED3254" w:rsidR="0004388B" w:rsidRPr="00C521D8" w:rsidDel="003D18FE" w:rsidRDefault="0004388B" w:rsidP="0004388B">
      <w:pPr>
        <w:widowControl w:val="0"/>
        <w:spacing w:before="120" w:beforeAutospacing="0" w:after="60" w:afterAutospacing="0" w:line="240" w:lineRule="auto"/>
        <w:ind w:left="720" w:right="-181"/>
        <w:jc w:val="both"/>
        <w:rPr>
          <w:del w:id="394" w:author="Meryl Etman" w:date="2023-07-23T14:15:00Z"/>
          <w:rFonts w:ascii="Times New Roman" w:eastAsia="Times New Roman" w:hAnsi="Times New Roman" w:cs="David"/>
          <w:sz w:val="24"/>
          <w:szCs w:val="24"/>
          <w:rtl/>
          <w:lang w:eastAsia="he-IL"/>
        </w:rPr>
      </w:pPr>
      <w:del w:id="395" w:author="Meryl Etman" w:date="2023-07-23T14:15:00Z">
        <w:r w:rsidRPr="00C521D8" w:rsidDel="003D18FE">
          <w:rPr>
            <w:rFonts w:ascii="Times New Roman" w:eastAsia="Times New Roman" w:hAnsi="Times New Roman" w:cs="David"/>
            <w:sz w:val="24"/>
            <w:szCs w:val="24"/>
            <w:rtl/>
            <w:lang w:eastAsia="he-IL"/>
          </w:rPr>
          <w:delText>מבנה ראשו</w:delText>
        </w:r>
        <w:r w:rsidDel="003D18FE">
          <w:rPr>
            <w:rFonts w:ascii="Times New Roman" w:eastAsia="Times New Roman" w:hAnsi="Times New Roman" w:cs="David"/>
            <w:sz w:val="24"/>
            <w:szCs w:val="24"/>
            <w:rtl/>
            <w:lang w:eastAsia="he-IL"/>
          </w:rPr>
          <w:delText>ני - המבנה שהוקם לראשונה עפ"י ת</w:delText>
        </w:r>
        <w:r w:rsidRPr="00C521D8" w:rsidDel="003D18FE">
          <w:rPr>
            <w:rFonts w:ascii="Times New Roman" w:eastAsia="Times New Roman" w:hAnsi="Times New Roman" w:cs="David"/>
            <w:sz w:val="24"/>
            <w:szCs w:val="24"/>
            <w:rtl/>
            <w:lang w:eastAsia="he-IL"/>
          </w:rPr>
          <w:delText>כניותיו של ה</w:delText>
        </w:r>
        <w:r w:rsidR="00B17D15" w:rsidDel="003D18FE">
          <w:rPr>
            <w:rFonts w:ascii="Times New Roman" w:eastAsia="Times New Roman" w:hAnsi="Times New Roman" w:cs="David"/>
            <w:sz w:val="24"/>
            <w:szCs w:val="24"/>
            <w:rtl/>
            <w:lang w:eastAsia="he-IL"/>
          </w:rPr>
          <w:delText>יועץ</w:delText>
        </w:r>
        <w:r w:rsidRPr="00C521D8" w:rsidDel="003D18FE">
          <w:rPr>
            <w:rFonts w:ascii="Times New Roman" w:eastAsia="Times New Roman" w:hAnsi="Times New Roman" w:cs="David"/>
            <w:sz w:val="24"/>
            <w:szCs w:val="24"/>
            <w:rtl/>
            <w:lang w:eastAsia="he-IL"/>
          </w:rPr>
          <w:delText xml:space="preserve">. </w:delText>
        </w:r>
      </w:del>
    </w:p>
    <w:p w14:paraId="3ED88065" w14:textId="07B0ACA4" w:rsidR="0004388B" w:rsidRPr="00C521D8" w:rsidDel="003D18FE" w:rsidRDefault="0004388B" w:rsidP="0004388B">
      <w:pPr>
        <w:widowControl w:val="0"/>
        <w:spacing w:before="120" w:beforeAutospacing="0" w:after="60" w:afterAutospacing="0" w:line="240" w:lineRule="auto"/>
        <w:ind w:left="720" w:right="-181"/>
        <w:jc w:val="both"/>
        <w:rPr>
          <w:del w:id="396" w:author="Meryl Etman" w:date="2023-07-23T14:15:00Z"/>
          <w:rFonts w:ascii="Times New Roman" w:eastAsia="Times New Roman" w:hAnsi="Times New Roman" w:cs="David"/>
          <w:sz w:val="24"/>
          <w:szCs w:val="24"/>
          <w:rtl/>
          <w:lang w:eastAsia="he-IL"/>
        </w:rPr>
      </w:pPr>
      <w:del w:id="397" w:author="Meryl Etman" w:date="2023-07-23T14:15:00Z">
        <w:r w:rsidRPr="00C521D8" w:rsidDel="003D18FE">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12C2756A" w14:textId="1FDBC72D" w:rsidR="0004388B" w:rsidRPr="00C521D8" w:rsidDel="003D18FE" w:rsidRDefault="0004388B" w:rsidP="0004388B">
      <w:pPr>
        <w:widowControl w:val="0"/>
        <w:spacing w:before="120" w:beforeAutospacing="0" w:after="60" w:afterAutospacing="0" w:line="240" w:lineRule="auto"/>
        <w:ind w:left="720" w:right="-181"/>
        <w:jc w:val="both"/>
        <w:rPr>
          <w:del w:id="398" w:author="Meryl Etman" w:date="2023-07-23T14:15:00Z"/>
          <w:rFonts w:ascii="Times New Roman" w:eastAsia="Times New Roman" w:hAnsi="Times New Roman" w:cs="David"/>
          <w:sz w:val="24"/>
          <w:szCs w:val="24"/>
          <w:rtl/>
          <w:lang w:eastAsia="he-IL"/>
        </w:rPr>
      </w:pPr>
      <w:del w:id="399" w:author="Meryl Etman" w:date="2023-07-23T14:15:00Z">
        <w:r w:rsidRPr="00C521D8" w:rsidDel="003D18FE">
          <w:rPr>
            <w:rFonts w:ascii="Times New Roman" w:eastAsia="Times New Roman" w:hAnsi="Times New Roman" w:cs="David"/>
            <w:sz w:val="24"/>
            <w:szCs w:val="24"/>
            <w:rtl/>
            <w:lang w:eastAsia="he-IL"/>
          </w:rPr>
          <w:delText>מבנה חוזר - מבנה נוסף המוקם בשלמו</w:delText>
        </w:r>
        <w:r w:rsidDel="003D18FE">
          <w:rPr>
            <w:rFonts w:ascii="Times New Roman" w:eastAsia="Times New Roman" w:hAnsi="Times New Roman" w:cs="David"/>
            <w:sz w:val="24"/>
            <w:szCs w:val="24"/>
            <w:rtl/>
            <w:lang w:eastAsia="he-IL"/>
          </w:rPr>
          <w:delText>תו או בחלקו עפ"י ת</w:delText>
        </w:r>
        <w:r w:rsidRPr="00C521D8" w:rsidDel="003D18FE">
          <w:rPr>
            <w:rFonts w:ascii="Times New Roman" w:eastAsia="Times New Roman" w:hAnsi="Times New Roman" w:cs="David"/>
            <w:sz w:val="24"/>
            <w:szCs w:val="24"/>
            <w:rtl/>
            <w:lang w:eastAsia="he-IL"/>
          </w:rPr>
          <w:delText>כניותיו של ה</w:delText>
        </w:r>
        <w:r w:rsidR="00B17D15" w:rsidDel="003D18FE">
          <w:rPr>
            <w:rFonts w:ascii="Times New Roman" w:eastAsia="Times New Roman" w:hAnsi="Times New Roman" w:cs="David"/>
            <w:sz w:val="24"/>
            <w:szCs w:val="24"/>
            <w:rtl/>
            <w:lang w:eastAsia="he-IL"/>
          </w:rPr>
          <w:delText>יועץ</w:delText>
        </w:r>
        <w:r w:rsidRPr="00C521D8" w:rsidDel="003D18FE">
          <w:rPr>
            <w:rFonts w:ascii="Times New Roman" w:eastAsia="Times New Roman" w:hAnsi="Times New Roman" w:cs="David"/>
            <w:sz w:val="24"/>
            <w:szCs w:val="24"/>
            <w:rtl/>
            <w:lang w:eastAsia="he-IL"/>
          </w:rPr>
          <w:delText>, על אותו המג</w:delText>
        </w:r>
        <w:r w:rsidDel="003D18FE">
          <w:rPr>
            <w:rFonts w:ascii="Times New Roman" w:eastAsia="Times New Roman" w:hAnsi="Times New Roman" w:cs="David"/>
            <w:sz w:val="24"/>
            <w:szCs w:val="24"/>
            <w:rtl/>
            <w:lang w:eastAsia="he-IL"/>
          </w:rPr>
          <w:delText>רש או במגרש אחר, בין אם על פי ת</w:delText>
        </w:r>
        <w:r w:rsidRPr="00C521D8" w:rsidDel="003D18FE">
          <w:rPr>
            <w:rFonts w:ascii="Times New Roman" w:eastAsia="Times New Roman" w:hAnsi="Times New Roman" w:cs="David"/>
            <w:sz w:val="24"/>
            <w:szCs w:val="24"/>
            <w:rtl/>
            <w:lang w:eastAsia="he-IL"/>
          </w:rPr>
          <w:delText xml:space="preserve">כניות קיימות על כל פרטיהן ובין אם לצורך הקמתו התבקש </w:delText>
        </w:r>
        <w:r w:rsidR="00B17D15" w:rsidDel="003D18FE">
          <w:rPr>
            <w:rFonts w:ascii="Times New Roman" w:eastAsia="Times New Roman" w:hAnsi="Times New Roman" w:cs="David"/>
            <w:sz w:val="24"/>
            <w:szCs w:val="24"/>
            <w:rtl/>
            <w:lang w:eastAsia="he-IL"/>
          </w:rPr>
          <w:delText>יועץ</w:delText>
        </w:r>
        <w:r w:rsidRPr="00C521D8" w:rsidDel="003D18FE">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491F2B5D" w14:textId="16F4C8DB" w:rsidR="0004388B" w:rsidRPr="00C521D8" w:rsidDel="003D18FE" w:rsidRDefault="0004388B" w:rsidP="003D18FE">
      <w:pPr>
        <w:widowControl w:val="0"/>
        <w:spacing w:before="120" w:beforeAutospacing="0" w:after="60" w:afterAutospacing="0" w:line="240" w:lineRule="auto"/>
        <w:ind w:left="720" w:right="-181"/>
        <w:jc w:val="both"/>
        <w:rPr>
          <w:del w:id="400" w:author="Meryl Etman" w:date="2023-07-23T14:15:00Z"/>
          <w:rFonts w:ascii="Times New Roman" w:eastAsia="Times New Roman" w:hAnsi="Times New Roman" w:cs="David"/>
          <w:sz w:val="24"/>
          <w:szCs w:val="24"/>
          <w:rtl/>
          <w:lang w:eastAsia="he-IL"/>
        </w:rPr>
      </w:pPr>
      <w:del w:id="401" w:author="Meryl Etman" w:date="2023-07-23T14:15:00Z">
        <w:r w:rsidRPr="00C521D8" w:rsidDel="003D18FE">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4BCF700B" w14:textId="6C46BB35" w:rsidR="0004388B" w:rsidRPr="00B27B4C" w:rsidRDefault="0004388B" w:rsidP="004E269C">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 xml:space="preserve">הסכום המפורט בסעיף </w:t>
      </w:r>
      <w:del w:id="402" w:author="Meryl Etman" w:date="2023-07-23T14:38:00Z">
        <w:r w:rsidRPr="00B27B4C" w:rsidDel="00E731A1">
          <w:rPr>
            <w:rFonts w:ascii="Times New Roman" w:eastAsia="Times New Roman" w:hAnsi="Times New Roman" w:cs="David" w:hint="cs"/>
            <w:sz w:val="20"/>
            <w:szCs w:val="24"/>
            <w:rtl/>
            <w:lang w:eastAsia="he-IL"/>
          </w:rPr>
          <w:delText>1.1</w:delText>
        </w:r>
      </w:del>
      <w:ins w:id="403" w:author="Meryl Etman" w:date="2023-07-23T14:38:00Z">
        <w:r w:rsidR="00E731A1">
          <w:rPr>
            <w:rFonts w:ascii="Times New Roman" w:eastAsia="Times New Roman" w:hAnsi="Times New Roman" w:cs="David" w:hint="cs"/>
            <w:sz w:val="20"/>
            <w:szCs w:val="24"/>
            <w:rtl/>
            <w:lang w:eastAsia="he-IL"/>
          </w:rPr>
          <w:t>1</w:t>
        </w:r>
      </w:ins>
      <w:r w:rsidRPr="00B27B4C">
        <w:rPr>
          <w:rFonts w:ascii="Times New Roman" w:eastAsia="Times New Roman" w:hAnsi="Times New Roman" w:cs="David" w:hint="cs"/>
          <w:sz w:val="20"/>
          <w:szCs w:val="24"/>
          <w:rtl/>
          <w:lang w:eastAsia="he-IL"/>
        </w:rPr>
        <w:t xml:space="preserve">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404" w:author="Meryl Etman" w:date="2023-02-12T10:54:00Z">
            <w:r w:rsidR="00D85619">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405" w:author="Meryl Etman" w:date="2023-07-23T14:22:00Z">
            <w:r w:rsidR="00262134">
              <w:rPr>
                <w:rFonts w:ascii="Times New Roman" w:eastAsia="Times New Roman" w:hAnsi="Times New Roman" w:cs="David" w:hint="cs"/>
                <w:color w:val="008000"/>
                <w:sz w:val="24"/>
                <w:szCs w:val="24"/>
                <w:rtl/>
              </w:rPr>
              <w:t>בגין</w:t>
            </w:r>
          </w:ins>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3-02-01T00:00:00Z">
            <w:dateFormat w:val="dd/MM/yyyy"/>
            <w:lid w:val="he-IL"/>
            <w:storeMappedDataAs w:val="dateTime"/>
            <w:calendar w:val="gregorian"/>
          </w:date>
        </w:sdtPr>
        <w:sdtEndPr/>
        <w:sdtContent>
          <w:ins w:id="406" w:author="Meryl Etman" w:date="2023-02-12T10:54:00Z">
            <w:r w:rsidR="00D85619">
              <w:rPr>
                <w:rFonts w:ascii="Times New Roman" w:eastAsia="Times New Roman" w:hAnsi="Times New Roman" w:cs="David" w:hint="cs"/>
                <w:color w:val="008000"/>
                <w:sz w:val="24"/>
                <w:szCs w:val="24"/>
                <w:rtl/>
              </w:rPr>
              <w:t>‏01/02/2023</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407" w:author="Meryl Etman" w:date="2023-07-23T14:22:00Z">
            <w:r w:rsidR="00262134">
              <w:rPr>
                <w:rFonts w:ascii="Times New Roman" w:eastAsia="Times New Roman" w:hAnsi="Times New Roman" w:cs="David" w:hint="cs"/>
                <w:color w:val="008000"/>
                <w:sz w:val="24"/>
                <w:szCs w:val="24"/>
                <w:rtl/>
              </w:rPr>
              <w:t>243.3794</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700A26FE"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086C5AC"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5D5A4ACC"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6BF462DA"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98130DF"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0C3C8F3D"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0A4FE1CB"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3595D8ED" w14:textId="1F8637E2" w:rsidR="000206FA" w:rsidRPr="000206FA" w:rsidDel="00E731A1" w:rsidRDefault="000206FA" w:rsidP="0004388B">
      <w:pPr>
        <w:widowControl w:val="0"/>
        <w:spacing w:before="120" w:beforeAutospacing="0" w:after="60" w:afterAutospacing="0" w:line="240" w:lineRule="auto"/>
        <w:ind w:right="-180"/>
        <w:jc w:val="center"/>
        <w:rPr>
          <w:del w:id="408" w:author="Meryl Etman" w:date="2023-07-23T14:38:00Z"/>
          <w:rFonts w:ascii="Times New Roman" w:eastAsia="Times New Roman" w:hAnsi="Times New Roman" w:cs="David"/>
          <w:sz w:val="20"/>
          <w:szCs w:val="20"/>
          <w:rtl/>
          <w:lang w:eastAsia="he-IL"/>
        </w:rPr>
      </w:pPr>
      <w:del w:id="409" w:author="Meryl Etman" w:date="2023-07-23T14:38:00Z">
        <w:r w:rsidRPr="000206FA" w:rsidDel="00E731A1">
          <w:rPr>
            <w:rFonts w:ascii="Times New Roman" w:eastAsia="Times New Roman" w:hAnsi="Times New Roman" w:cs="David"/>
            <w:sz w:val="20"/>
            <w:szCs w:val="20"/>
            <w:rtl/>
            <w:lang w:eastAsia="he-IL"/>
          </w:rPr>
          <w:br w:type="page"/>
        </w:r>
      </w:del>
    </w:p>
    <w:p w14:paraId="50AFCE1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0381577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40447C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03430400"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CFD31E4" w14:textId="2D4E782E"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w:t>
      </w:r>
      <w:ins w:id="410" w:author="Meryl Etman" w:date="2023-07-23T14:22:00Z">
        <w:r w:rsidR="00262134">
          <w:rPr>
            <w:rFonts w:ascii="Times New Roman" w:eastAsia="Times New Roman" w:hAnsi="Times New Roman" w:cs="David" w:hint="cs"/>
            <w:sz w:val="24"/>
            <w:szCs w:val="24"/>
            <w:rtl/>
            <w:lang w:eastAsia="he-IL"/>
          </w:rPr>
          <w:t>, ב'1</w:t>
        </w:r>
      </w:ins>
      <w:r w:rsidRPr="000206FA">
        <w:rPr>
          <w:rFonts w:ascii="Times New Roman" w:eastAsia="Times New Roman" w:hAnsi="Times New Roman" w:cs="David"/>
          <w:sz w:val="24"/>
          <w:szCs w:val="24"/>
          <w:rtl/>
          <w:lang w:eastAsia="he-IL"/>
        </w:rPr>
        <w:t xml:space="preserve"> ו- ח' כדלקמן: </w:t>
      </w:r>
    </w:p>
    <w:p w14:paraId="0BB8228E" w14:textId="77777777" w:rsidR="00262134" w:rsidRPr="00262134" w:rsidRDefault="00262134" w:rsidP="0004388B">
      <w:pPr>
        <w:widowControl w:val="0"/>
        <w:spacing w:before="120" w:beforeAutospacing="0" w:after="60" w:afterAutospacing="0" w:line="240" w:lineRule="auto"/>
        <w:ind w:left="2160" w:hanging="720"/>
        <w:rPr>
          <w:ins w:id="411" w:author="Meryl Etman" w:date="2023-07-23T14:23:00Z"/>
          <w:rFonts w:ascii="Times New Roman" w:eastAsia="Times New Roman" w:hAnsi="Times New Roman" w:cs="David"/>
          <w:sz w:val="24"/>
          <w:szCs w:val="24"/>
          <w:u w:val="single"/>
          <w:rtl/>
          <w:lang w:eastAsia="he-IL"/>
          <w:rPrChange w:id="412" w:author="Meryl Etman" w:date="2023-07-23T14:29:00Z">
            <w:rPr>
              <w:ins w:id="413" w:author="Meryl Etman" w:date="2023-07-23T14:23:00Z"/>
              <w:rFonts w:ascii="Times New Roman" w:eastAsia="Times New Roman" w:hAnsi="Times New Roman" w:cs="David"/>
              <w:sz w:val="24"/>
              <w:szCs w:val="24"/>
              <w:rtl/>
              <w:lang w:eastAsia="he-IL"/>
            </w:rPr>
          </w:rPrChange>
        </w:rPr>
      </w:pPr>
      <w:ins w:id="414" w:author="Meryl Etman" w:date="2023-07-23T14:23:00Z">
        <w:r w:rsidRPr="00262134">
          <w:rPr>
            <w:rFonts w:ascii="Times New Roman" w:eastAsia="Times New Roman" w:hAnsi="Times New Roman" w:cs="David" w:hint="eastAsia"/>
            <w:sz w:val="24"/>
            <w:szCs w:val="24"/>
            <w:u w:val="single"/>
            <w:rtl/>
            <w:lang w:eastAsia="he-IL"/>
            <w:rPrChange w:id="415" w:author="Meryl Etman" w:date="2023-07-23T14:29:00Z">
              <w:rPr>
                <w:rFonts w:ascii="Times New Roman" w:eastAsia="Times New Roman" w:hAnsi="Times New Roman" w:cs="David" w:hint="eastAsia"/>
                <w:sz w:val="24"/>
                <w:szCs w:val="24"/>
                <w:rtl/>
                <w:lang w:eastAsia="he-IL"/>
              </w:rPr>
            </w:rPrChange>
          </w:rPr>
          <w:t>בניה</w:t>
        </w:r>
        <w:r w:rsidRPr="00262134">
          <w:rPr>
            <w:rFonts w:ascii="Times New Roman" w:eastAsia="Times New Roman" w:hAnsi="Times New Roman" w:cs="David"/>
            <w:sz w:val="24"/>
            <w:szCs w:val="24"/>
            <w:u w:val="single"/>
            <w:rtl/>
            <w:lang w:eastAsia="he-IL"/>
            <w:rPrChange w:id="416" w:author="Meryl Etman" w:date="2023-07-23T14:29:00Z">
              <w:rPr>
                <w:rFonts w:ascii="Times New Roman" w:eastAsia="Times New Roman" w:hAnsi="Times New Roman" w:cs="David"/>
                <w:sz w:val="24"/>
                <w:szCs w:val="24"/>
                <w:rtl/>
                <w:lang w:eastAsia="he-IL"/>
              </w:rPr>
            </w:rPrChange>
          </w:rPr>
          <w:t xml:space="preserve"> </w:t>
        </w:r>
        <w:r w:rsidRPr="00262134">
          <w:rPr>
            <w:rFonts w:ascii="Times New Roman" w:eastAsia="Times New Roman" w:hAnsi="Times New Roman" w:cs="David" w:hint="eastAsia"/>
            <w:sz w:val="24"/>
            <w:szCs w:val="24"/>
            <w:u w:val="single"/>
            <w:rtl/>
            <w:lang w:eastAsia="he-IL"/>
            <w:rPrChange w:id="417" w:author="Meryl Etman" w:date="2023-07-23T14:29:00Z">
              <w:rPr>
                <w:rFonts w:ascii="Times New Roman" w:eastAsia="Times New Roman" w:hAnsi="Times New Roman" w:cs="David" w:hint="eastAsia"/>
                <w:sz w:val="24"/>
                <w:szCs w:val="24"/>
                <w:rtl/>
                <w:lang w:eastAsia="he-IL"/>
              </w:rPr>
            </w:rPrChange>
          </w:rPr>
          <w:t>ירוקה</w:t>
        </w:r>
        <w:r w:rsidRPr="00262134">
          <w:rPr>
            <w:rFonts w:ascii="Times New Roman" w:eastAsia="Times New Roman" w:hAnsi="Times New Roman" w:cs="David"/>
            <w:sz w:val="24"/>
            <w:szCs w:val="24"/>
            <w:u w:val="single"/>
            <w:rtl/>
            <w:lang w:eastAsia="he-IL"/>
            <w:rPrChange w:id="418" w:author="Meryl Etman" w:date="2023-07-23T14:29:00Z">
              <w:rPr>
                <w:rFonts w:ascii="Times New Roman" w:eastAsia="Times New Roman" w:hAnsi="Times New Roman" w:cs="David"/>
                <w:sz w:val="24"/>
                <w:szCs w:val="24"/>
                <w:rtl/>
                <w:lang w:eastAsia="he-IL"/>
              </w:rPr>
            </w:rPrChange>
          </w:rPr>
          <w:t>:</w:t>
        </w:r>
      </w:ins>
    </w:p>
    <w:p w14:paraId="4E852BD7" w14:textId="77777777" w:rsidR="00262134" w:rsidRDefault="00262134" w:rsidP="0004388B">
      <w:pPr>
        <w:widowControl w:val="0"/>
        <w:spacing w:before="120" w:beforeAutospacing="0" w:after="60" w:afterAutospacing="0" w:line="240" w:lineRule="auto"/>
        <w:ind w:left="2160" w:hanging="720"/>
        <w:rPr>
          <w:ins w:id="419" w:author="Meryl Etman" w:date="2023-07-23T14:24:00Z"/>
          <w:rFonts w:ascii="Times New Roman" w:eastAsia="Times New Roman" w:hAnsi="Times New Roman" w:cs="David"/>
          <w:sz w:val="24"/>
          <w:szCs w:val="24"/>
          <w:rtl/>
          <w:lang w:eastAsia="he-IL"/>
        </w:rPr>
      </w:pPr>
      <w:ins w:id="420" w:author="Meryl Etman" w:date="2023-07-23T14:23:00Z">
        <w:r>
          <w:rPr>
            <w:rFonts w:ascii="Times New Roman" w:eastAsia="Times New Roman" w:hAnsi="Times New Roman" w:cs="David" w:hint="cs"/>
            <w:sz w:val="24"/>
            <w:szCs w:val="24"/>
            <w:rtl/>
            <w:lang w:eastAsia="he-IL"/>
          </w:rPr>
          <w:t>א.</w:t>
        </w:r>
        <w:r>
          <w:rPr>
            <w:rFonts w:ascii="Times New Roman" w:eastAsia="Times New Roman" w:hAnsi="Times New Roman" w:cs="David" w:hint="cs"/>
            <w:sz w:val="24"/>
            <w:szCs w:val="24"/>
            <w:rtl/>
            <w:lang w:eastAsia="he-IL"/>
          </w:rPr>
          <w:tab/>
          <w:t>אישור מפרט ירוק</w:t>
        </w:r>
        <w:r>
          <w:rPr>
            <w:rFonts w:ascii="Times New Roman" w:eastAsia="Times New Roman" w:hAnsi="Times New Roman" w:cs="David" w:hint="cs"/>
            <w:sz w:val="24"/>
            <w:szCs w:val="24"/>
            <w:rtl/>
            <w:lang w:eastAsia="he-IL"/>
          </w:rPr>
          <w:tab/>
        </w:r>
      </w:ins>
      <w:ins w:id="421" w:author="Meryl Etman" w:date="2023-07-23T14:24: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30%</w:t>
        </w:r>
      </w:ins>
    </w:p>
    <w:p w14:paraId="508ED284" w14:textId="77777777" w:rsidR="00262134" w:rsidRDefault="00262134" w:rsidP="0004388B">
      <w:pPr>
        <w:widowControl w:val="0"/>
        <w:spacing w:before="120" w:beforeAutospacing="0" w:after="60" w:afterAutospacing="0" w:line="240" w:lineRule="auto"/>
        <w:ind w:left="2160" w:hanging="720"/>
        <w:rPr>
          <w:ins w:id="422" w:author="Meryl Etman" w:date="2023-07-23T14:24:00Z"/>
          <w:rFonts w:ascii="Times New Roman" w:eastAsia="Times New Roman" w:hAnsi="Times New Roman" w:cs="David"/>
          <w:sz w:val="24"/>
          <w:szCs w:val="24"/>
          <w:rtl/>
          <w:lang w:eastAsia="he-IL"/>
        </w:rPr>
      </w:pPr>
      <w:ins w:id="423" w:author="Meryl Etman" w:date="2023-07-23T14:24:00Z">
        <w:r>
          <w:rPr>
            <w:rFonts w:ascii="Times New Roman" w:eastAsia="Times New Roman" w:hAnsi="Times New Roman" w:cs="David" w:hint="cs"/>
            <w:sz w:val="24"/>
            <w:szCs w:val="24"/>
            <w:rtl/>
            <w:lang w:eastAsia="he-IL"/>
          </w:rPr>
          <w:t>ב.</w:t>
        </w:r>
        <w:r>
          <w:rPr>
            <w:rFonts w:ascii="Times New Roman" w:eastAsia="Times New Roman" w:hAnsi="Times New Roman" w:cs="David" w:hint="cs"/>
            <w:sz w:val="24"/>
            <w:szCs w:val="24"/>
            <w:rtl/>
            <w:lang w:eastAsia="he-IL"/>
          </w:rPr>
          <w:tab/>
          <w:t>הוצאת תיק למכון התעדה</w:t>
        </w:r>
        <w:r>
          <w:rPr>
            <w:rFonts w:ascii="Times New Roman" w:eastAsia="Times New Roman" w:hAnsi="Times New Roman" w:cs="David" w:hint="cs"/>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30%</w:t>
        </w:r>
      </w:ins>
    </w:p>
    <w:p w14:paraId="65D70017" w14:textId="77575753" w:rsidR="00E55AFB" w:rsidRDefault="00262134" w:rsidP="004E269C">
      <w:pPr>
        <w:widowControl w:val="0"/>
        <w:spacing w:before="120" w:beforeAutospacing="0" w:after="60" w:afterAutospacing="0" w:line="240" w:lineRule="auto"/>
        <w:ind w:left="2160" w:hanging="720"/>
        <w:rPr>
          <w:ins w:id="424" w:author="Meryl Etman" w:date="2023-07-23T14:42:00Z"/>
          <w:rFonts w:ascii="Times New Roman" w:eastAsia="Times New Roman" w:hAnsi="Times New Roman" w:cs="David"/>
          <w:sz w:val="24"/>
          <w:szCs w:val="24"/>
          <w:rtl/>
          <w:lang w:eastAsia="he-IL"/>
        </w:rPr>
      </w:pPr>
      <w:ins w:id="425" w:author="Meryl Etman" w:date="2023-07-23T14:24:00Z">
        <w:r>
          <w:rPr>
            <w:rFonts w:ascii="Times New Roman" w:eastAsia="Times New Roman" w:hAnsi="Times New Roman" w:cs="David" w:hint="cs"/>
            <w:sz w:val="24"/>
            <w:szCs w:val="24"/>
            <w:rtl/>
            <w:lang w:eastAsia="he-IL"/>
          </w:rPr>
          <w:t>ג.</w:t>
        </w:r>
        <w:r>
          <w:rPr>
            <w:rFonts w:ascii="Times New Roman" w:eastAsia="Times New Roman" w:hAnsi="Times New Roman" w:cs="David" w:hint="cs"/>
            <w:sz w:val="24"/>
            <w:szCs w:val="24"/>
            <w:rtl/>
            <w:lang w:eastAsia="he-IL"/>
          </w:rPr>
          <w:tab/>
        </w:r>
      </w:ins>
      <w:ins w:id="426" w:author="Meryl Etman" w:date="2023-07-23T14:42:00Z">
        <w:r w:rsidR="007C53D9">
          <w:rPr>
            <w:rFonts w:ascii="Times New Roman" w:eastAsia="Times New Roman" w:hAnsi="Times New Roman" w:cs="David" w:hint="cs"/>
            <w:sz w:val="24"/>
            <w:szCs w:val="24"/>
            <w:rtl/>
            <w:lang w:eastAsia="he-IL"/>
          </w:rPr>
          <w:t xml:space="preserve">קבלת </w:t>
        </w:r>
      </w:ins>
      <w:ins w:id="427" w:author="Meryl Etman" w:date="2023-07-23T14:24:00Z">
        <w:r>
          <w:rPr>
            <w:rFonts w:ascii="Times New Roman" w:eastAsia="Times New Roman" w:hAnsi="Times New Roman" w:cs="David" w:hint="cs"/>
            <w:sz w:val="24"/>
            <w:szCs w:val="24"/>
            <w:rtl/>
            <w:lang w:eastAsia="he-IL"/>
          </w:rPr>
          <w:t xml:space="preserve">אישור מקדמי </w:t>
        </w:r>
      </w:ins>
      <w:ins w:id="428" w:author="Meryl Etman" w:date="2023-07-23T14:41:00Z">
        <w:r w:rsidR="00E55AFB">
          <w:rPr>
            <w:rFonts w:ascii="Times New Roman" w:eastAsia="Times New Roman" w:hAnsi="Times New Roman" w:cs="David" w:hint="cs"/>
            <w:sz w:val="24"/>
            <w:szCs w:val="24"/>
            <w:rtl/>
            <w:lang w:eastAsia="he-IL"/>
          </w:rPr>
          <w:t xml:space="preserve">ממכון התעדה </w:t>
        </w:r>
      </w:ins>
      <w:ins w:id="429" w:author="Meryl Etman" w:date="2023-07-23T14:25:00Z">
        <w:r>
          <w:rPr>
            <w:rFonts w:ascii="Times New Roman" w:eastAsia="Times New Roman" w:hAnsi="Times New Roman" w:cs="David"/>
            <w:sz w:val="24"/>
            <w:szCs w:val="24"/>
            <w:rtl/>
            <w:lang w:eastAsia="he-IL"/>
          </w:rPr>
          <w:t>–</w:t>
        </w:r>
      </w:ins>
      <w:ins w:id="430" w:author="Meryl Etman" w:date="2023-07-23T14:24:00Z">
        <w:r>
          <w:rPr>
            <w:rFonts w:ascii="Times New Roman" w:eastAsia="Times New Roman" w:hAnsi="Times New Roman" w:cs="David" w:hint="cs"/>
            <w:sz w:val="24"/>
            <w:szCs w:val="24"/>
            <w:rtl/>
            <w:lang w:eastAsia="he-IL"/>
          </w:rPr>
          <w:t xml:space="preserve"> תנאי </w:t>
        </w:r>
      </w:ins>
      <w:ins w:id="431" w:author="Meryl Etman" w:date="2023-07-23T14:25:00Z">
        <w:r>
          <w:rPr>
            <w:rFonts w:ascii="Times New Roman" w:eastAsia="Times New Roman" w:hAnsi="Times New Roman" w:cs="David" w:hint="cs"/>
            <w:sz w:val="24"/>
            <w:szCs w:val="24"/>
            <w:rtl/>
            <w:lang w:eastAsia="he-IL"/>
          </w:rPr>
          <w:t>ל</w:t>
        </w:r>
      </w:ins>
      <w:ins w:id="432" w:author="Meryl Etman" w:date="2023-07-23T14:42:00Z">
        <w:r w:rsidR="00E55AFB">
          <w:rPr>
            <w:rFonts w:ascii="Times New Roman" w:eastAsia="Times New Roman" w:hAnsi="Times New Roman" w:cs="David" w:hint="cs"/>
            <w:sz w:val="24"/>
            <w:szCs w:val="24"/>
            <w:rtl/>
            <w:lang w:eastAsia="he-IL"/>
          </w:rPr>
          <w:t xml:space="preserve">קליטת </w:t>
        </w:r>
      </w:ins>
    </w:p>
    <w:p w14:paraId="706F51B1" w14:textId="5CF9D46E" w:rsidR="00262134" w:rsidRDefault="007C53D9">
      <w:pPr>
        <w:widowControl w:val="0"/>
        <w:spacing w:before="120" w:beforeAutospacing="0" w:after="60" w:afterAutospacing="0" w:line="240" w:lineRule="auto"/>
        <w:ind w:left="2160"/>
        <w:rPr>
          <w:ins w:id="433" w:author="Meryl Etman" w:date="2023-07-23T14:25:00Z"/>
          <w:rFonts w:ascii="Times New Roman" w:eastAsia="Times New Roman" w:hAnsi="Times New Roman" w:cs="David"/>
          <w:sz w:val="24"/>
          <w:szCs w:val="24"/>
          <w:rtl/>
          <w:lang w:eastAsia="he-IL"/>
        </w:rPr>
        <w:pPrChange w:id="434" w:author="Meryl Etman" w:date="2023-07-23T14:42:00Z">
          <w:pPr>
            <w:widowControl w:val="0"/>
            <w:spacing w:before="120" w:beforeAutospacing="0" w:after="60" w:afterAutospacing="0" w:line="240" w:lineRule="auto"/>
            <w:ind w:left="2160" w:hanging="720"/>
          </w:pPr>
        </w:pPrChange>
      </w:pPr>
      <w:ins w:id="435" w:author="Meryl Etman" w:date="2023-07-23T14:42:00Z">
        <w:r>
          <w:rPr>
            <w:rFonts w:ascii="Times New Roman" w:eastAsia="Times New Roman" w:hAnsi="Times New Roman" w:cs="David" w:hint="cs"/>
            <w:sz w:val="24"/>
            <w:szCs w:val="24"/>
            <w:rtl/>
            <w:lang w:eastAsia="he-IL"/>
          </w:rPr>
          <w:t xml:space="preserve">הבקשה </w:t>
        </w:r>
        <w:r w:rsidR="00E55AFB">
          <w:rPr>
            <w:rFonts w:ascii="Times New Roman" w:eastAsia="Times New Roman" w:hAnsi="Times New Roman" w:cs="David" w:hint="cs"/>
            <w:sz w:val="24"/>
            <w:szCs w:val="24"/>
            <w:rtl/>
            <w:lang w:eastAsia="he-IL"/>
          </w:rPr>
          <w:t>ל</w:t>
        </w:r>
      </w:ins>
      <w:ins w:id="436" w:author="Meryl Etman" w:date="2023-07-23T14:25:00Z">
        <w:r w:rsidR="00262134">
          <w:rPr>
            <w:rFonts w:ascii="Times New Roman" w:eastAsia="Times New Roman" w:hAnsi="Times New Roman" w:cs="David" w:hint="cs"/>
            <w:sz w:val="24"/>
            <w:szCs w:val="24"/>
            <w:rtl/>
            <w:lang w:eastAsia="he-IL"/>
          </w:rPr>
          <w:t>הי</w:t>
        </w:r>
      </w:ins>
      <w:ins w:id="437" w:author="Meryl Etman" w:date="2023-07-23T14:29:00Z">
        <w:r w:rsidR="00262134">
          <w:rPr>
            <w:rFonts w:ascii="Times New Roman" w:eastAsia="Times New Roman" w:hAnsi="Times New Roman" w:cs="David" w:hint="cs"/>
            <w:sz w:val="24"/>
            <w:szCs w:val="24"/>
            <w:rtl/>
            <w:lang w:eastAsia="he-IL"/>
          </w:rPr>
          <w:t>ת</w:t>
        </w:r>
      </w:ins>
      <w:ins w:id="438" w:author="Meryl Etman" w:date="2023-07-23T14:25:00Z">
        <w:r w:rsidR="00262134">
          <w:rPr>
            <w:rFonts w:ascii="Times New Roman" w:eastAsia="Times New Roman" w:hAnsi="Times New Roman" w:cs="David" w:hint="cs"/>
            <w:sz w:val="24"/>
            <w:szCs w:val="24"/>
            <w:rtl/>
            <w:lang w:eastAsia="he-IL"/>
          </w:rPr>
          <w:t>ר</w:t>
        </w:r>
        <w:r w:rsidR="00262134">
          <w:rPr>
            <w:rFonts w:ascii="Times New Roman" w:eastAsia="Times New Roman" w:hAnsi="Times New Roman" w:cs="David" w:hint="cs"/>
            <w:sz w:val="24"/>
            <w:szCs w:val="24"/>
            <w:rtl/>
            <w:lang w:eastAsia="he-IL"/>
          </w:rPr>
          <w:tab/>
        </w:r>
      </w:ins>
      <w:ins w:id="439" w:author="Meryl Etman" w:date="2023-07-23T14:42:00Z">
        <w:r w:rsidR="00E55AFB">
          <w:rPr>
            <w:rFonts w:ascii="Times New Roman" w:eastAsia="Times New Roman" w:hAnsi="Times New Roman" w:cs="David"/>
            <w:sz w:val="24"/>
            <w:szCs w:val="24"/>
            <w:rtl/>
            <w:lang w:eastAsia="he-IL"/>
          </w:rPr>
          <w:tab/>
        </w:r>
        <w:r w:rsidR="00E55AFB">
          <w:rPr>
            <w:rFonts w:ascii="Times New Roman" w:eastAsia="Times New Roman" w:hAnsi="Times New Roman" w:cs="David"/>
            <w:sz w:val="24"/>
            <w:szCs w:val="24"/>
            <w:rtl/>
            <w:lang w:eastAsia="he-IL"/>
          </w:rPr>
          <w:tab/>
        </w:r>
        <w:r w:rsidR="00E55AFB">
          <w:rPr>
            <w:rFonts w:ascii="Times New Roman" w:eastAsia="Times New Roman" w:hAnsi="Times New Roman" w:cs="David"/>
            <w:sz w:val="24"/>
            <w:szCs w:val="24"/>
            <w:rtl/>
            <w:lang w:eastAsia="he-IL"/>
          </w:rPr>
          <w:tab/>
        </w:r>
      </w:ins>
      <w:ins w:id="440" w:author="Meryl Etman" w:date="2023-07-23T14:25:00Z">
        <w:r w:rsidR="00262134">
          <w:rPr>
            <w:rFonts w:ascii="Times New Roman" w:eastAsia="Times New Roman" w:hAnsi="Times New Roman" w:cs="David"/>
            <w:sz w:val="24"/>
            <w:szCs w:val="24"/>
            <w:rtl/>
            <w:lang w:eastAsia="he-IL"/>
          </w:rPr>
          <w:tab/>
        </w:r>
        <w:r w:rsidR="00262134">
          <w:rPr>
            <w:rFonts w:ascii="Times New Roman" w:eastAsia="Times New Roman" w:hAnsi="Times New Roman" w:cs="David"/>
            <w:sz w:val="24"/>
            <w:szCs w:val="24"/>
            <w:rtl/>
            <w:lang w:eastAsia="he-IL"/>
          </w:rPr>
          <w:tab/>
        </w:r>
        <w:r w:rsidR="00262134">
          <w:rPr>
            <w:rFonts w:ascii="Times New Roman" w:eastAsia="Times New Roman" w:hAnsi="Times New Roman" w:cs="David" w:hint="cs"/>
            <w:sz w:val="24"/>
            <w:szCs w:val="24"/>
            <w:rtl/>
            <w:lang w:eastAsia="he-IL"/>
          </w:rPr>
          <w:t>20%</w:t>
        </w:r>
      </w:ins>
    </w:p>
    <w:p w14:paraId="2A7AD97F" w14:textId="5277D71B" w:rsidR="00262134" w:rsidRDefault="00262134" w:rsidP="004E269C">
      <w:pPr>
        <w:widowControl w:val="0"/>
        <w:spacing w:before="120" w:beforeAutospacing="0" w:after="60" w:afterAutospacing="0" w:line="240" w:lineRule="auto"/>
        <w:ind w:left="2160" w:hanging="720"/>
        <w:rPr>
          <w:ins w:id="441" w:author="Meryl Etman" w:date="2023-07-23T14:25:00Z"/>
          <w:rFonts w:ascii="Times New Roman" w:eastAsia="Times New Roman" w:hAnsi="Times New Roman" w:cs="David"/>
          <w:sz w:val="24"/>
          <w:szCs w:val="24"/>
          <w:rtl/>
          <w:lang w:eastAsia="he-IL"/>
        </w:rPr>
      </w:pPr>
      <w:ins w:id="442" w:author="Meryl Etman" w:date="2023-07-23T14:25:00Z">
        <w:r>
          <w:rPr>
            <w:rFonts w:ascii="Times New Roman" w:eastAsia="Times New Roman" w:hAnsi="Times New Roman" w:cs="David" w:hint="cs"/>
            <w:sz w:val="24"/>
            <w:szCs w:val="24"/>
            <w:rtl/>
            <w:lang w:eastAsia="he-IL"/>
          </w:rPr>
          <w:t>ד.</w:t>
        </w:r>
        <w:r>
          <w:rPr>
            <w:rFonts w:ascii="Times New Roman" w:eastAsia="Times New Roman" w:hAnsi="Times New Roman" w:cs="David" w:hint="cs"/>
            <w:sz w:val="24"/>
            <w:szCs w:val="24"/>
            <w:rtl/>
            <w:lang w:eastAsia="he-IL"/>
          </w:rPr>
          <w:tab/>
          <w:t xml:space="preserve">אישור שלב א'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w:t>
        </w:r>
      </w:ins>
      <w:ins w:id="443" w:author="Meryl Etman" w:date="2023-07-23T14:43:00Z">
        <w:r w:rsidR="007C53D9">
          <w:rPr>
            <w:rFonts w:ascii="Times New Roman" w:eastAsia="Times New Roman" w:hAnsi="Times New Roman" w:cs="David" w:hint="cs"/>
            <w:sz w:val="24"/>
            <w:szCs w:val="24"/>
            <w:rtl/>
            <w:lang w:eastAsia="he-IL"/>
          </w:rPr>
          <w:t>קבלת היתר בניה</w:t>
        </w:r>
      </w:ins>
      <w:ins w:id="444" w:author="Meryl Etman" w:date="2023-07-23T14:25:00Z">
        <w:r>
          <w:rPr>
            <w:rFonts w:ascii="Times New Roman" w:eastAsia="Times New Roman" w:hAnsi="Times New Roman" w:cs="David" w:hint="cs"/>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10%</w:t>
        </w:r>
      </w:ins>
    </w:p>
    <w:p w14:paraId="4907E799" w14:textId="77777777" w:rsidR="00262134" w:rsidRDefault="00262134" w:rsidP="0004388B">
      <w:pPr>
        <w:widowControl w:val="0"/>
        <w:spacing w:before="120" w:beforeAutospacing="0" w:after="60" w:afterAutospacing="0" w:line="240" w:lineRule="auto"/>
        <w:ind w:left="2160" w:hanging="720"/>
        <w:rPr>
          <w:ins w:id="445" w:author="Meryl Etman" w:date="2023-07-23T14:26:00Z"/>
          <w:rFonts w:ascii="Times New Roman" w:eastAsia="Times New Roman" w:hAnsi="Times New Roman" w:cs="David"/>
          <w:sz w:val="24"/>
          <w:szCs w:val="24"/>
          <w:rtl/>
          <w:lang w:eastAsia="he-IL"/>
        </w:rPr>
      </w:pPr>
      <w:ins w:id="446" w:author="Meryl Etman" w:date="2023-07-23T14:26:00Z">
        <w:r>
          <w:rPr>
            <w:rFonts w:ascii="Times New Roman" w:eastAsia="Times New Roman" w:hAnsi="Times New Roman" w:cs="David" w:hint="cs"/>
            <w:sz w:val="24"/>
            <w:szCs w:val="24"/>
            <w:rtl/>
            <w:lang w:eastAsia="he-IL"/>
          </w:rPr>
          <w:t>ה.</w:t>
        </w:r>
        <w:r>
          <w:rPr>
            <w:rFonts w:ascii="Times New Roman" w:eastAsia="Times New Roman" w:hAnsi="Times New Roman" w:cs="David" w:hint="cs"/>
            <w:sz w:val="24"/>
            <w:szCs w:val="24"/>
            <w:rtl/>
            <w:lang w:eastAsia="he-IL"/>
          </w:rPr>
          <w:tab/>
          <w:t xml:space="preserve">אישור שלב ב'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לאחר גמר הפיקוח העליון, המצאת</w:t>
        </w:r>
      </w:ins>
    </w:p>
    <w:p w14:paraId="693477B1" w14:textId="77777777" w:rsidR="00262134" w:rsidRDefault="00262134">
      <w:pPr>
        <w:widowControl w:val="0"/>
        <w:spacing w:before="120" w:beforeAutospacing="0" w:after="60" w:afterAutospacing="0" w:line="240" w:lineRule="auto"/>
        <w:ind w:left="2160"/>
        <w:rPr>
          <w:ins w:id="447" w:author="Meryl Etman" w:date="2023-07-23T14:27:00Z"/>
          <w:rFonts w:ascii="Times New Roman" w:eastAsia="Times New Roman" w:hAnsi="Times New Roman" w:cs="David"/>
          <w:sz w:val="24"/>
          <w:szCs w:val="24"/>
          <w:rtl/>
          <w:lang w:eastAsia="he-IL"/>
        </w:rPr>
        <w:pPrChange w:id="448" w:author="Meryl Etman" w:date="2023-07-23T14:26:00Z">
          <w:pPr>
            <w:widowControl w:val="0"/>
            <w:spacing w:before="120" w:beforeAutospacing="0" w:after="60" w:afterAutospacing="0" w:line="240" w:lineRule="auto"/>
            <w:ind w:left="2160" w:hanging="720"/>
          </w:pPr>
        </w:pPrChange>
      </w:pPr>
      <w:ins w:id="449" w:author="Meryl Etman" w:date="2023-07-23T14:26:00Z">
        <w:r>
          <w:rPr>
            <w:rFonts w:ascii="Times New Roman" w:eastAsia="Times New Roman" w:hAnsi="Times New Roman" w:cs="David" w:hint="cs"/>
            <w:sz w:val="24"/>
            <w:szCs w:val="24"/>
            <w:rtl/>
            <w:lang w:eastAsia="he-IL"/>
          </w:rPr>
          <w:t xml:space="preserve">האישורים לאכלוס ואישור עבודות שלב זה ע"י </w:t>
        </w:r>
      </w:ins>
      <w:ins w:id="450" w:author="Meryl Etman" w:date="2023-07-23T14:27:00Z">
        <w:r>
          <w:rPr>
            <w:rFonts w:ascii="Times New Roman" w:eastAsia="Times New Roman" w:hAnsi="Times New Roman" w:cs="David" w:hint="cs"/>
            <w:sz w:val="24"/>
            <w:szCs w:val="24"/>
            <w:rtl/>
            <w:lang w:eastAsia="he-IL"/>
          </w:rPr>
          <w:t xml:space="preserve"> המזמין</w:t>
        </w:r>
        <w:r>
          <w:rPr>
            <w:rFonts w:ascii="Times New Roman" w:eastAsia="Times New Roman" w:hAnsi="Times New Roman" w:cs="David" w:hint="cs"/>
            <w:sz w:val="24"/>
            <w:szCs w:val="24"/>
            <w:rtl/>
            <w:lang w:eastAsia="he-IL"/>
          </w:rPr>
          <w:tab/>
          <w:t>10%</w:t>
        </w:r>
      </w:ins>
    </w:p>
    <w:p w14:paraId="724767BE" w14:textId="6B99126B" w:rsidR="00262134" w:rsidRDefault="00262134">
      <w:pPr>
        <w:widowControl w:val="0"/>
        <w:spacing w:before="120" w:beforeAutospacing="0" w:after="60" w:afterAutospacing="0" w:line="240" w:lineRule="auto"/>
        <w:rPr>
          <w:ins w:id="451" w:author="Meryl Etman" w:date="2023-07-23T14:27:00Z"/>
          <w:rFonts w:ascii="Times New Roman" w:eastAsia="Times New Roman" w:hAnsi="Times New Roman" w:cs="David"/>
          <w:sz w:val="24"/>
          <w:szCs w:val="24"/>
          <w:rtl/>
          <w:lang w:eastAsia="he-IL"/>
        </w:rPr>
        <w:pPrChange w:id="452" w:author="Meryl Etman" w:date="2023-07-23T14:27:00Z">
          <w:pPr>
            <w:widowControl w:val="0"/>
            <w:spacing w:before="120" w:beforeAutospacing="0" w:after="60" w:afterAutospacing="0" w:line="240" w:lineRule="auto"/>
            <w:ind w:left="2160" w:hanging="720"/>
          </w:pPr>
        </w:pPrChange>
      </w:pPr>
      <w:ins w:id="453" w:author="Meryl Etman" w:date="2023-07-23T14:27: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ins>
    </w:p>
    <w:p w14:paraId="6A648090" w14:textId="424D3A11" w:rsidR="00262134" w:rsidRPr="00262134" w:rsidRDefault="00262134">
      <w:pPr>
        <w:widowControl w:val="0"/>
        <w:spacing w:before="120" w:beforeAutospacing="0" w:after="60" w:afterAutospacing="0" w:line="240" w:lineRule="auto"/>
        <w:rPr>
          <w:ins w:id="454" w:author="Meryl Etman" w:date="2023-07-23T14:27:00Z"/>
          <w:rFonts w:ascii="Times New Roman" w:eastAsia="Times New Roman" w:hAnsi="Times New Roman" w:cs="David"/>
          <w:sz w:val="24"/>
          <w:szCs w:val="24"/>
          <w:u w:val="single"/>
          <w:rtl/>
          <w:lang w:eastAsia="he-IL"/>
          <w:rPrChange w:id="455" w:author="Meryl Etman" w:date="2023-07-23T14:29:00Z">
            <w:rPr>
              <w:ins w:id="456" w:author="Meryl Etman" w:date="2023-07-23T14:27:00Z"/>
              <w:rFonts w:ascii="Times New Roman" w:eastAsia="Times New Roman" w:hAnsi="Times New Roman" w:cs="David"/>
              <w:sz w:val="24"/>
              <w:szCs w:val="24"/>
              <w:rtl/>
              <w:lang w:eastAsia="he-IL"/>
            </w:rPr>
          </w:rPrChange>
        </w:rPr>
        <w:pPrChange w:id="457" w:author="Meryl Etman" w:date="2023-07-23T14:27:00Z">
          <w:pPr>
            <w:widowControl w:val="0"/>
            <w:spacing w:before="120" w:beforeAutospacing="0" w:after="60" w:afterAutospacing="0" w:line="240" w:lineRule="auto"/>
            <w:ind w:left="2160" w:hanging="720"/>
          </w:pPr>
        </w:pPrChange>
      </w:pPr>
      <w:ins w:id="458" w:author="Meryl Etman" w:date="2023-07-23T14:27: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sidRPr="00262134">
          <w:rPr>
            <w:rFonts w:ascii="Times New Roman" w:eastAsia="Times New Roman" w:hAnsi="Times New Roman" w:cs="David" w:hint="eastAsia"/>
            <w:sz w:val="24"/>
            <w:szCs w:val="24"/>
            <w:u w:val="single"/>
            <w:rtl/>
            <w:lang w:eastAsia="he-IL"/>
            <w:rPrChange w:id="459" w:author="Meryl Etman" w:date="2023-07-23T14:29:00Z">
              <w:rPr>
                <w:rFonts w:ascii="Times New Roman" w:eastAsia="Times New Roman" w:hAnsi="Times New Roman" w:cs="David" w:hint="eastAsia"/>
                <w:sz w:val="24"/>
                <w:szCs w:val="24"/>
                <w:rtl/>
                <w:lang w:eastAsia="he-IL"/>
              </w:rPr>
            </w:rPrChange>
          </w:rPr>
          <w:t>תרמי</w:t>
        </w:r>
        <w:r w:rsidRPr="00262134">
          <w:rPr>
            <w:rFonts w:ascii="Times New Roman" w:eastAsia="Times New Roman" w:hAnsi="Times New Roman" w:cs="David"/>
            <w:sz w:val="24"/>
            <w:szCs w:val="24"/>
            <w:u w:val="single"/>
            <w:rtl/>
            <w:lang w:eastAsia="he-IL"/>
            <w:rPrChange w:id="460" w:author="Meryl Etman" w:date="2023-07-23T14:29:00Z">
              <w:rPr>
                <w:rFonts w:ascii="Times New Roman" w:eastAsia="Times New Roman" w:hAnsi="Times New Roman" w:cs="David"/>
                <w:sz w:val="24"/>
                <w:szCs w:val="24"/>
                <w:rtl/>
                <w:lang w:eastAsia="he-IL"/>
              </w:rPr>
            </w:rPrChange>
          </w:rPr>
          <w:t>:</w:t>
        </w:r>
      </w:ins>
    </w:p>
    <w:p w14:paraId="586FD304" w14:textId="1CE0AC87" w:rsidR="000206FA" w:rsidRPr="000206FA" w:rsidDel="00262134" w:rsidRDefault="000206FA">
      <w:pPr>
        <w:widowControl w:val="0"/>
        <w:spacing w:before="120" w:beforeAutospacing="0" w:after="60" w:afterAutospacing="0" w:line="240" w:lineRule="auto"/>
        <w:ind w:left="2160"/>
        <w:rPr>
          <w:del w:id="461" w:author="Meryl Etman" w:date="2023-07-23T14:23:00Z"/>
          <w:rFonts w:ascii="Times New Roman" w:eastAsia="Times New Roman" w:hAnsi="Times New Roman" w:cs="David"/>
          <w:sz w:val="24"/>
          <w:szCs w:val="24"/>
          <w:rtl/>
          <w:lang w:eastAsia="he-IL"/>
        </w:rPr>
        <w:pPrChange w:id="462" w:author="Meryl Etman" w:date="2023-07-23T14:26:00Z">
          <w:pPr>
            <w:widowControl w:val="0"/>
            <w:spacing w:before="120" w:beforeAutospacing="0" w:after="60" w:afterAutospacing="0" w:line="240" w:lineRule="auto"/>
            <w:ind w:left="2160" w:hanging="720"/>
          </w:pPr>
        </w:pPrChange>
      </w:pPr>
      <w:del w:id="463" w:author="Meryl Etman" w:date="2023-07-23T14:23:00Z">
        <w:r w:rsidRPr="000206FA" w:rsidDel="00262134">
          <w:rPr>
            <w:rFonts w:ascii="Times New Roman" w:eastAsia="Times New Roman" w:hAnsi="Times New Roman" w:cs="David"/>
            <w:sz w:val="24"/>
            <w:szCs w:val="24"/>
            <w:rtl/>
            <w:lang w:eastAsia="he-IL"/>
          </w:rPr>
          <w:delText>א.</w:delText>
        </w:r>
        <w:r w:rsidRPr="000206FA" w:rsidDel="00262134">
          <w:rPr>
            <w:rFonts w:ascii="Times New Roman" w:eastAsia="Times New Roman" w:hAnsi="Times New Roman" w:cs="David"/>
            <w:sz w:val="24"/>
            <w:szCs w:val="24"/>
            <w:rtl/>
            <w:lang w:eastAsia="he-IL"/>
          </w:rPr>
          <w:tab/>
          <w:delText>לאחר גמר תכנון מוקדם, ו</w:delText>
        </w:r>
        <w:r w:rsidR="0004388B" w:rsidDel="00262134">
          <w:rPr>
            <w:rFonts w:ascii="Times New Roman" w:eastAsia="Times New Roman" w:hAnsi="Times New Roman" w:cs="David"/>
            <w:sz w:val="24"/>
            <w:szCs w:val="24"/>
            <w:rtl/>
            <w:lang w:eastAsia="he-IL"/>
          </w:rPr>
          <w:delText>אישור שלב עבודות זה ע"י המזמין</w:delText>
        </w:r>
        <w:r w:rsidR="0004388B" w:rsidDel="00262134">
          <w:rPr>
            <w:rFonts w:ascii="Times New Roman" w:eastAsia="Times New Roman" w:hAnsi="Times New Roman" w:cs="David" w:hint="cs"/>
            <w:sz w:val="24"/>
            <w:szCs w:val="24"/>
            <w:rtl/>
            <w:lang w:eastAsia="he-IL"/>
          </w:rPr>
          <w:delText>.........</w:delText>
        </w:r>
        <w:r w:rsidRPr="000206FA" w:rsidDel="00262134">
          <w:rPr>
            <w:rFonts w:ascii="Times New Roman" w:eastAsia="Times New Roman" w:hAnsi="Times New Roman" w:cs="David" w:hint="cs"/>
            <w:sz w:val="24"/>
            <w:szCs w:val="24"/>
            <w:rtl/>
            <w:lang w:eastAsia="he-IL"/>
          </w:rPr>
          <w:delText>3</w:delText>
        </w:r>
        <w:r w:rsidRPr="000206FA" w:rsidDel="00262134">
          <w:rPr>
            <w:rFonts w:ascii="Times New Roman" w:eastAsia="Times New Roman" w:hAnsi="Times New Roman" w:cs="David"/>
            <w:sz w:val="24"/>
            <w:szCs w:val="24"/>
            <w:rtl/>
            <w:lang w:eastAsia="he-IL"/>
          </w:rPr>
          <w:delText>0%</w:delText>
        </w:r>
      </w:del>
    </w:p>
    <w:p w14:paraId="54FF3378" w14:textId="1D259BC3" w:rsidR="000206FA" w:rsidRPr="000206FA" w:rsidDel="00262134" w:rsidRDefault="000206FA" w:rsidP="000206FA">
      <w:pPr>
        <w:widowControl w:val="0"/>
        <w:spacing w:before="120" w:beforeAutospacing="0" w:after="60" w:afterAutospacing="0" w:line="240" w:lineRule="auto"/>
        <w:ind w:left="2160" w:hanging="720"/>
        <w:rPr>
          <w:del w:id="464" w:author="Meryl Etman" w:date="2023-07-23T14:23:00Z"/>
          <w:rFonts w:ascii="Times New Roman" w:eastAsia="Times New Roman" w:hAnsi="Times New Roman" w:cs="David"/>
          <w:sz w:val="24"/>
          <w:szCs w:val="24"/>
          <w:rtl/>
          <w:lang w:eastAsia="he-IL"/>
        </w:rPr>
      </w:pPr>
      <w:del w:id="465" w:author="Meryl Etman" w:date="2023-07-23T14:23:00Z">
        <w:r w:rsidRPr="000206FA" w:rsidDel="00262134">
          <w:rPr>
            <w:rFonts w:ascii="Times New Roman" w:eastAsia="Times New Roman" w:hAnsi="Times New Roman" w:cs="David"/>
            <w:sz w:val="24"/>
            <w:szCs w:val="24"/>
            <w:rtl/>
            <w:lang w:eastAsia="he-IL"/>
          </w:rPr>
          <w:delText>ב.</w:delText>
        </w:r>
        <w:r w:rsidRPr="000206FA" w:rsidDel="00262134">
          <w:rPr>
            <w:rFonts w:ascii="Times New Roman" w:eastAsia="Times New Roman" w:hAnsi="Times New Roman" w:cs="David"/>
            <w:sz w:val="24"/>
            <w:szCs w:val="24"/>
            <w:rtl/>
            <w:lang w:eastAsia="he-IL"/>
          </w:rPr>
          <w:tab/>
          <w:delText xml:space="preserve">לאחר גמר התכנון הסופי, </w:delText>
        </w:r>
        <w:r w:rsidRPr="000206FA" w:rsidDel="00262134">
          <w:rPr>
            <w:rFonts w:ascii="Times New Roman" w:eastAsia="Times New Roman" w:hAnsi="Times New Roman" w:cs="David" w:hint="cs"/>
            <w:sz w:val="24"/>
            <w:szCs w:val="24"/>
            <w:rtl/>
            <w:lang w:eastAsia="he-IL"/>
          </w:rPr>
          <w:delText>כולל הכנת אוגדנים, אישור הרשויות</w:delText>
        </w:r>
      </w:del>
    </w:p>
    <w:p w14:paraId="5D665577" w14:textId="499F7414" w:rsidR="000206FA" w:rsidRPr="000206FA" w:rsidDel="00262134" w:rsidRDefault="000206FA" w:rsidP="000206FA">
      <w:pPr>
        <w:widowControl w:val="0"/>
        <w:spacing w:before="120" w:beforeAutospacing="0" w:after="60" w:afterAutospacing="0" w:line="240" w:lineRule="auto"/>
        <w:rPr>
          <w:del w:id="466" w:author="Meryl Etman" w:date="2023-07-23T14:23:00Z"/>
          <w:rFonts w:ascii="Times New Roman" w:eastAsia="Times New Roman" w:hAnsi="Times New Roman" w:cs="David"/>
          <w:sz w:val="24"/>
          <w:szCs w:val="24"/>
          <w:rtl/>
          <w:lang w:eastAsia="he-IL"/>
        </w:rPr>
      </w:pPr>
      <w:del w:id="467" w:author="Meryl Etman" w:date="2023-07-23T14:23:00Z">
        <w:r w:rsidRPr="000206FA" w:rsidDel="00262134">
          <w:rPr>
            <w:rFonts w:ascii="Times New Roman" w:eastAsia="Times New Roman" w:hAnsi="Times New Roman" w:cs="David" w:hint="cs"/>
            <w:sz w:val="24"/>
            <w:szCs w:val="24"/>
            <w:rtl/>
            <w:lang w:eastAsia="he-IL"/>
          </w:rPr>
          <w:delText xml:space="preserve"> </w:delText>
        </w:r>
        <w:r w:rsidRPr="000206FA" w:rsidDel="00262134">
          <w:rPr>
            <w:rFonts w:ascii="Times New Roman" w:eastAsia="Times New Roman" w:hAnsi="Times New Roman" w:cs="David"/>
            <w:sz w:val="24"/>
            <w:szCs w:val="24"/>
            <w:rtl/>
            <w:lang w:eastAsia="he-IL"/>
          </w:rPr>
          <w:tab/>
        </w:r>
        <w:r w:rsidRPr="000206FA" w:rsidDel="00262134">
          <w:rPr>
            <w:rFonts w:ascii="Times New Roman" w:eastAsia="Times New Roman" w:hAnsi="Times New Roman" w:cs="David"/>
            <w:sz w:val="24"/>
            <w:szCs w:val="24"/>
            <w:rtl/>
            <w:lang w:eastAsia="he-IL"/>
          </w:rPr>
          <w:tab/>
        </w:r>
        <w:r w:rsidRPr="000206FA" w:rsidDel="00262134">
          <w:rPr>
            <w:rFonts w:ascii="Times New Roman" w:eastAsia="Times New Roman" w:hAnsi="Times New Roman" w:cs="David"/>
            <w:sz w:val="24"/>
            <w:szCs w:val="24"/>
            <w:rtl/>
            <w:lang w:eastAsia="he-IL"/>
          </w:rPr>
          <w:tab/>
        </w:r>
        <w:r w:rsidRPr="000206FA" w:rsidDel="00262134">
          <w:rPr>
            <w:rFonts w:ascii="Times New Roman" w:eastAsia="Times New Roman" w:hAnsi="Times New Roman" w:cs="David" w:hint="cs"/>
            <w:sz w:val="24"/>
            <w:szCs w:val="24"/>
            <w:rtl/>
            <w:lang w:eastAsia="he-IL"/>
          </w:rPr>
          <w:delText xml:space="preserve">לאוגדנים, </w:delText>
        </w:r>
        <w:r w:rsidRPr="000206FA" w:rsidDel="00262134">
          <w:rPr>
            <w:rFonts w:ascii="Times New Roman" w:eastAsia="Times New Roman" w:hAnsi="Times New Roman" w:cs="David"/>
            <w:sz w:val="24"/>
            <w:szCs w:val="24"/>
            <w:rtl/>
            <w:lang w:eastAsia="he-IL"/>
          </w:rPr>
          <w:delText xml:space="preserve">אישור שלב זה ע"י המזמין והוצאת </w:delText>
        </w:r>
        <w:r w:rsidRPr="000206FA" w:rsidDel="00262134">
          <w:rPr>
            <w:rFonts w:ascii="Times New Roman" w:eastAsia="Times New Roman" w:hAnsi="Times New Roman" w:cs="David" w:hint="cs"/>
            <w:sz w:val="24"/>
            <w:szCs w:val="24"/>
            <w:rtl/>
            <w:lang w:eastAsia="he-IL"/>
          </w:rPr>
          <w:delText>היתרי בניה.</w:delText>
        </w:r>
        <w:r w:rsidRPr="000206FA" w:rsidDel="00262134">
          <w:rPr>
            <w:rFonts w:ascii="Times New Roman" w:eastAsia="Times New Roman" w:hAnsi="Times New Roman" w:cs="David"/>
            <w:sz w:val="24"/>
            <w:szCs w:val="24"/>
            <w:rtl/>
            <w:lang w:eastAsia="he-IL"/>
          </w:rPr>
          <w:tab/>
        </w:r>
        <w:r w:rsidR="0004388B" w:rsidDel="00262134">
          <w:rPr>
            <w:rFonts w:ascii="Times New Roman" w:eastAsia="Times New Roman" w:hAnsi="Times New Roman" w:cs="David" w:hint="cs"/>
            <w:sz w:val="24"/>
            <w:szCs w:val="24"/>
            <w:rtl/>
            <w:lang w:eastAsia="he-IL"/>
          </w:rPr>
          <w:delText>...........</w:delText>
        </w:r>
        <w:r w:rsidRPr="000206FA" w:rsidDel="00262134">
          <w:rPr>
            <w:rFonts w:ascii="Times New Roman" w:eastAsia="Times New Roman" w:hAnsi="Times New Roman" w:cs="David" w:hint="cs"/>
            <w:sz w:val="24"/>
            <w:szCs w:val="24"/>
            <w:rtl/>
            <w:lang w:eastAsia="he-IL"/>
          </w:rPr>
          <w:delText>40%</w:delText>
        </w:r>
      </w:del>
    </w:p>
    <w:p w14:paraId="39E98C06" w14:textId="05350E1E" w:rsidR="000206FA" w:rsidRPr="000206FA" w:rsidDel="00262134" w:rsidRDefault="000206FA" w:rsidP="000206FA">
      <w:pPr>
        <w:widowControl w:val="0"/>
        <w:spacing w:before="120" w:beforeAutospacing="0" w:after="60" w:afterAutospacing="0" w:line="240" w:lineRule="auto"/>
        <w:ind w:left="2160" w:hanging="720"/>
        <w:rPr>
          <w:del w:id="468" w:author="Meryl Etman" w:date="2023-07-23T14:23:00Z"/>
          <w:rFonts w:ascii="Times New Roman" w:eastAsia="Times New Roman" w:hAnsi="Times New Roman" w:cs="David"/>
          <w:sz w:val="24"/>
          <w:szCs w:val="24"/>
          <w:rtl/>
          <w:lang w:eastAsia="he-IL"/>
        </w:rPr>
      </w:pPr>
      <w:del w:id="469" w:author="Meryl Etman" w:date="2023-07-23T14:23:00Z">
        <w:r w:rsidRPr="000206FA" w:rsidDel="00262134">
          <w:rPr>
            <w:rFonts w:ascii="Times New Roman" w:eastAsia="Times New Roman" w:hAnsi="Times New Roman" w:cs="David"/>
            <w:sz w:val="24"/>
            <w:szCs w:val="24"/>
            <w:rtl/>
            <w:lang w:eastAsia="he-IL"/>
          </w:rPr>
          <w:delText>ג.</w:delText>
        </w:r>
        <w:r w:rsidRPr="000206FA" w:rsidDel="00262134">
          <w:rPr>
            <w:rFonts w:ascii="Times New Roman" w:eastAsia="Times New Roman" w:hAnsi="Times New Roman" w:cs="David"/>
            <w:sz w:val="24"/>
            <w:szCs w:val="24"/>
            <w:rtl/>
            <w:lang w:eastAsia="he-IL"/>
          </w:rPr>
          <w:tab/>
          <w:delText>לאחר גמר התכנון המפורט והמכרזים, ואישור עבודות שלב זה</w:delText>
        </w:r>
      </w:del>
    </w:p>
    <w:p w14:paraId="4FAD9B32" w14:textId="4BEBC781" w:rsidR="000206FA" w:rsidRPr="000206FA" w:rsidDel="00262134" w:rsidRDefault="000206FA" w:rsidP="0004388B">
      <w:pPr>
        <w:widowControl w:val="0"/>
        <w:spacing w:before="120" w:beforeAutospacing="0" w:after="60" w:afterAutospacing="0" w:line="240" w:lineRule="auto"/>
        <w:ind w:left="2160" w:hanging="720"/>
        <w:rPr>
          <w:del w:id="470" w:author="Meryl Etman" w:date="2023-07-23T14:23:00Z"/>
          <w:rFonts w:ascii="Times New Roman" w:eastAsia="Times New Roman" w:hAnsi="Times New Roman" w:cs="David"/>
          <w:sz w:val="24"/>
          <w:szCs w:val="24"/>
          <w:rtl/>
          <w:lang w:eastAsia="he-IL"/>
        </w:rPr>
      </w:pPr>
      <w:del w:id="471" w:author="Meryl Etman" w:date="2023-07-23T14:23:00Z">
        <w:r w:rsidRPr="000206FA" w:rsidDel="00262134">
          <w:rPr>
            <w:rFonts w:ascii="Times New Roman" w:eastAsia="Times New Roman" w:hAnsi="Times New Roman" w:cs="David"/>
            <w:sz w:val="24"/>
            <w:szCs w:val="24"/>
            <w:rtl/>
            <w:lang w:eastAsia="he-IL"/>
          </w:rPr>
          <w:tab/>
          <w:delText>ע"י המזמין</w:delText>
        </w:r>
        <w:r w:rsidR="0004388B" w:rsidDel="00262134">
          <w:rPr>
            <w:rFonts w:ascii="Times New Roman" w:eastAsia="Times New Roman" w:hAnsi="Times New Roman" w:cs="David" w:hint="cs"/>
            <w:sz w:val="24"/>
            <w:szCs w:val="24"/>
            <w:rtl/>
            <w:lang w:eastAsia="he-IL"/>
          </w:rPr>
          <w:delText>...............................................................................</w:delText>
        </w:r>
        <w:r w:rsidRPr="000206FA" w:rsidDel="00262134">
          <w:rPr>
            <w:rFonts w:ascii="Times New Roman" w:eastAsia="Times New Roman" w:hAnsi="Times New Roman" w:cs="David" w:hint="cs"/>
            <w:sz w:val="24"/>
            <w:szCs w:val="24"/>
            <w:rtl/>
            <w:lang w:eastAsia="he-IL"/>
          </w:rPr>
          <w:delText>2</w:delText>
        </w:r>
        <w:r w:rsidRPr="000206FA" w:rsidDel="00262134">
          <w:rPr>
            <w:rFonts w:ascii="Times New Roman" w:eastAsia="Times New Roman" w:hAnsi="Times New Roman" w:cs="David"/>
            <w:sz w:val="24"/>
            <w:szCs w:val="24"/>
            <w:rtl/>
            <w:lang w:eastAsia="he-IL"/>
          </w:rPr>
          <w:delText>0%</w:delText>
        </w:r>
      </w:del>
    </w:p>
    <w:p w14:paraId="4CA505FB" w14:textId="36E1A4C4" w:rsidR="007C53D9" w:rsidRPr="007C53D9" w:rsidRDefault="007C53D9">
      <w:pPr>
        <w:pStyle w:val="ListParagraph"/>
        <w:numPr>
          <w:ilvl w:val="0"/>
          <w:numId w:val="17"/>
        </w:numPr>
        <w:spacing w:before="120" w:after="60" w:line="240" w:lineRule="auto"/>
        <w:rPr>
          <w:ins w:id="472" w:author="Meryl Etman" w:date="2023-07-23T14:45:00Z"/>
          <w:sz w:val="24"/>
          <w:szCs w:val="24"/>
          <w:rtl/>
          <w:lang w:eastAsia="he-IL"/>
          <w:rPrChange w:id="473" w:author="Meryl Etman" w:date="2023-07-23T14:47:00Z">
            <w:rPr>
              <w:ins w:id="474" w:author="Meryl Etman" w:date="2023-07-23T14:45:00Z"/>
              <w:snapToGrid w:val="0"/>
              <w:rtl/>
              <w:lang w:eastAsia="he-IL"/>
            </w:rPr>
          </w:rPrChange>
        </w:rPr>
        <w:pPrChange w:id="475" w:author="Meryl Etman" w:date="2023-07-23T14:45:00Z">
          <w:pPr>
            <w:spacing w:before="120" w:beforeAutospacing="0" w:after="60" w:afterAutospacing="0" w:line="240" w:lineRule="auto"/>
            <w:ind w:left="2160" w:hanging="720"/>
          </w:pPr>
        </w:pPrChange>
      </w:pPr>
      <w:ins w:id="476" w:author="Meryl Etman" w:date="2023-07-23T14:45:00Z">
        <w:r w:rsidRPr="007C53D9">
          <w:rPr>
            <w:rFonts w:hint="eastAsia"/>
            <w:sz w:val="24"/>
            <w:szCs w:val="24"/>
            <w:rtl/>
            <w:lang w:eastAsia="he-IL"/>
            <w:rPrChange w:id="477" w:author="Meryl Etman" w:date="2023-07-23T14:47:00Z">
              <w:rPr>
                <w:rFonts w:hint="eastAsia"/>
                <w:snapToGrid w:val="0"/>
                <w:rtl/>
                <w:lang w:eastAsia="he-IL"/>
              </w:rPr>
            </w:rPrChange>
          </w:rPr>
          <w:t>לאחר</w:t>
        </w:r>
        <w:r w:rsidRPr="007C53D9">
          <w:rPr>
            <w:sz w:val="24"/>
            <w:szCs w:val="24"/>
            <w:rtl/>
            <w:lang w:eastAsia="he-IL"/>
            <w:rPrChange w:id="478" w:author="Meryl Etman" w:date="2023-07-23T14:47:00Z">
              <w:rPr>
                <w:snapToGrid w:val="0"/>
                <w:rtl/>
                <w:lang w:eastAsia="he-IL"/>
              </w:rPr>
            </w:rPrChange>
          </w:rPr>
          <w:t xml:space="preserve"> גמר תכנון מוקדם, ואישור שלב עבודות זה ע"י </w:t>
        </w:r>
      </w:ins>
    </w:p>
    <w:p w14:paraId="74994121" w14:textId="7B3845AE" w:rsidR="007C53D9" w:rsidRPr="007C53D9" w:rsidRDefault="007C53D9">
      <w:pPr>
        <w:pStyle w:val="ListParagraph"/>
        <w:spacing w:before="120" w:after="60" w:line="240" w:lineRule="auto"/>
        <w:ind w:left="2160"/>
        <w:rPr>
          <w:ins w:id="479" w:author="Meryl Etman" w:date="2023-07-23T14:45:00Z"/>
          <w:sz w:val="24"/>
          <w:szCs w:val="24"/>
          <w:rtl/>
          <w:lang w:eastAsia="he-IL"/>
          <w:rPrChange w:id="480" w:author="Meryl Etman" w:date="2023-07-23T14:47:00Z">
            <w:rPr>
              <w:ins w:id="481" w:author="Meryl Etman" w:date="2023-07-23T14:45:00Z"/>
              <w:snapToGrid w:val="0"/>
              <w:rtl/>
              <w:lang w:eastAsia="he-IL"/>
            </w:rPr>
          </w:rPrChange>
        </w:rPr>
        <w:pPrChange w:id="482" w:author="Meryl Etman" w:date="2023-07-23T14:45:00Z">
          <w:pPr>
            <w:spacing w:before="120" w:beforeAutospacing="0" w:after="60" w:afterAutospacing="0" w:line="240" w:lineRule="auto"/>
            <w:ind w:left="2160" w:hanging="720"/>
          </w:pPr>
        </w:pPrChange>
      </w:pPr>
      <w:ins w:id="483" w:author="Meryl Etman" w:date="2023-07-23T14:45:00Z">
        <w:r w:rsidRPr="007C53D9">
          <w:rPr>
            <w:rFonts w:hint="eastAsia"/>
            <w:sz w:val="24"/>
            <w:szCs w:val="24"/>
            <w:rtl/>
            <w:lang w:eastAsia="he-IL"/>
            <w:rPrChange w:id="484" w:author="Meryl Etman" w:date="2023-07-23T14:47:00Z">
              <w:rPr>
                <w:rFonts w:hint="eastAsia"/>
                <w:snapToGrid w:val="0"/>
                <w:rtl/>
                <w:lang w:eastAsia="he-IL"/>
              </w:rPr>
            </w:rPrChange>
          </w:rPr>
          <w:t>המזמין</w:t>
        </w:r>
        <w:r w:rsidRPr="007C53D9">
          <w:rPr>
            <w:sz w:val="24"/>
            <w:szCs w:val="24"/>
            <w:rtl/>
            <w:lang w:eastAsia="he-IL"/>
            <w:rPrChange w:id="485" w:author="Meryl Etman" w:date="2023-07-23T14:47:00Z">
              <w:rPr>
                <w:snapToGrid w:val="0"/>
                <w:rtl/>
                <w:lang w:eastAsia="he-IL"/>
              </w:rPr>
            </w:rPrChange>
          </w:rPr>
          <w:t xml:space="preserve"> .</w:t>
        </w:r>
        <w:r w:rsidRPr="007C53D9">
          <w:rPr>
            <w:sz w:val="24"/>
            <w:szCs w:val="24"/>
            <w:rtl/>
            <w:lang w:eastAsia="he-IL"/>
            <w:rPrChange w:id="486" w:author="Meryl Etman" w:date="2023-07-23T14:47:00Z">
              <w:rPr>
                <w:snapToGrid w:val="0"/>
                <w:sz w:val="24"/>
                <w:szCs w:val="24"/>
                <w:rtl/>
                <w:lang w:eastAsia="he-IL"/>
              </w:rPr>
            </w:rPrChange>
          </w:rPr>
          <w:tab/>
        </w:r>
        <w:r w:rsidRPr="007C53D9">
          <w:rPr>
            <w:sz w:val="24"/>
            <w:szCs w:val="24"/>
            <w:rtl/>
            <w:lang w:eastAsia="he-IL"/>
            <w:rPrChange w:id="487" w:author="Meryl Etman" w:date="2023-07-23T14:47:00Z">
              <w:rPr>
                <w:snapToGrid w:val="0"/>
                <w:sz w:val="24"/>
                <w:szCs w:val="24"/>
                <w:rtl/>
                <w:lang w:eastAsia="he-IL"/>
              </w:rPr>
            </w:rPrChange>
          </w:rPr>
          <w:tab/>
        </w:r>
        <w:r w:rsidRPr="007C53D9">
          <w:rPr>
            <w:sz w:val="24"/>
            <w:szCs w:val="24"/>
            <w:rtl/>
            <w:lang w:eastAsia="he-IL"/>
            <w:rPrChange w:id="488" w:author="Meryl Etman" w:date="2023-07-23T14:47:00Z">
              <w:rPr>
                <w:snapToGrid w:val="0"/>
                <w:sz w:val="24"/>
                <w:szCs w:val="24"/>
                <w:rtl/>
                <w:lang w:eastAsia="he-IL"/>
              </w:rPr>
            </w:rPrChange>
          </w:rPr>
          <w:tab/>
        </w:r>
        <w:r w:rsidRPr="007C53D9">
          <w:rPr>
            <w:sz w:val="24"/>
            <w:szCs w:val="24"/>
            <w:rtl/>
            <w:lang w:eastAsia="he-IL"/>
            <w:rPrChange w:id="489" w:author="Meryl Etman" w:date="2023-07-23T14:47:00Z">
              <w:rPr>
                <w:snapToGrid w:val="0"/>
                <w:sz w:val="24"/>
                <w:szCs w:val="24"/>
                <w:rtl/>
                <w:lang w:eastAsia="he-IL"/>
              </w:rPr>
            </w:rPrChange>
          </w:rPr>
          <w:tab/>
        </w:r>
        <w:r w:rsidRPr="007C53D9">
          <w:rPr>
            <w:sz w:val="24"/>
            <w:szCs w:val="24"/>
            <w:rtl/>
            <w:lang w:eastAsia="he-IL"/>
            <w:rPrChange w:id="490" w:author="Meryl Etman" w:date="2023-07-23T14:47:00Z">
              <w:rPr>
                <w:snapToGrid w:val="0"/>
                <w:sz w:val="24"/>
                <w:szCs w:val="24"/>
                <w:rtl/>
                <w:lang w:eastAsia="he-IL"/>
              </w:rPr>
            </w:rPrChange>
          </w:rPr>
          <w:tab/>
        </w:r>
        <w:r w:rsidRPr="007C53D9">
          <w:rPr>
            <w:sz w:val="24"/>
            <w:szCs w:val="24"/>
            <w:rtl/>
            <w:lang w:eastAsia="he-IL"/>
            <w:rPrChange w:id="491" w:author="Meryl Etman" w:date="2023-07-23T14:47:00Z">
              <w:rPr>
                <w:snapToGrid w:val="0"/>
                <w:sz w:val="24"/>
                <w:szCs w:val="24"/>
                <w:rtl/>
                <w:lang w:eastAsia="he-IL"/>
              </w:rPr>
            </w:rPrChange>
          </w:rPr>
          <w:tab/>
          <w:t xml:space="preserve"> </w:t>
        </w:r>
        <w:r w:rsidRPr="007C53D9">
          <w:rPr>
            <w:sz w:val="24"/>
            <w:szCs w:val="24"/>
            <w:rtl/>
            <w:lang w:eastAsia="he-IL"/>
            <w:rPrChange w:id="492" w:author="Meryl Etman" w:date="2023-07-23T14:47:00Z">
              <w:rPr>
                <w:snapToGrid w:val="0"/>
                <w:rtl/>
                <w:lang w:eastAsia="he-IL"/>
              </w:rPr>
            </w:rPrChange>
          </w:rPr>
          <w:t>15%</w:t>
        </w:r>
      </w:ins>
    </w:p>
    <w:p w14:paraId="366473FE" w14:textId="3491578B" w:rsidR="007C53D9" w:rsidRPr="007C53D9" w:rsidRDefault="007C53D9" w:rsidP="004E269C">
      <w:pPr>
        <w:spacing w:before="120" w:beforeAutospacing="0" w:after="60" w:afterAutospacing="0" w:line="240" w:lineRule="auto"/>
        <w:ind w:left="2160" w:hanging="720"/>
        <w:rPr>
          <w:ins w:id="493" w:author="Meryl Etman" w:date="2023-07-23T14:45:00Z"/>
          <w:rFonts w:ascii="Times New Roman" w:eastAsia="Times New Roman" w:hAnsi="Times New Roman" w:cs="David"/>
          <w:sz w:val="24"/>
          <w:szCs w:val="24"/>
          <w:rtl/>
          <w:lang w:eastAsia="he-IL"/>
          <w:rPrChange w:id="494" w:author="Meryl Etman" w:date="2023-07-23T14:47:00Z">
            <w:rPr>
              <w:ins w:id="495" w:author="Meryl Etman" w:date="2023-07-23T14:45:00Z"/>
              <w:rFonts w:ascii="Times New Roman" w:eastAsia="Times New Roman" w:hAnsi="Times New Roman" w:cs="David"/>
              <w:snapToGrid w:val="0"/>
              <w:sz w:val="24"/>
              <w:szCs w:val="24"/>
              <w:rtl/>
              <w:lang w:eastAsia="he-IL"/>
            </w:rPr>
          </w:rPrChange>
        </w:rPr>
      </w:pPr>
      <w:ins w:id="496" w:author="Meryl Etman" w:date="2023-07-23T14:45:00Z">
        <w:r w:rsidRPr="007C53D9">
          <w:rPr>
            <w:rFonts w:ascii="Times New Roman" w:eastAsia="Times New Roman" w:hAnsi="Times New Roman" w:cs="David" w:hint="eastAsia"/>
            <w:sz w:val="24"/>
            <w:szCs w:val="24"/>
            <w:rtl/>
            <w:lang w:eastAsia="he-IL"/>
            <w:rPrChange w:id="497" w:author="Meryl Etman" w:date="2023-07-23T14:47:00Z">
              <w:rPr>
                <w:rFonts w:ascii="Times New Roman" w:eastAsia="Times New Roman" w:hAnsi="Times New Roman" w:cs="David" w:hint="eastAsia"/>
                <w:snapToGrid w:val="0"/>
                <w:sz w:val="24"/>
                <w:szCs w:val="24"/>
                <w:rtl/>
                <w:lang w:eastAsia="he-IL"/>
              </w:rPr>
            </w:rPrChange>
          </w:rPr>
          <w:t>ב</w:t>
        </w:r>
        <w:r w:rsidRPr="007C53D9">
          <w:rPr>
            <w:rFonts w:ascii="Times New Roman" w:eastAsia="Times New Roman" w:hAnsi="Times New Roman" w:cs="David"/>
            <w:sz w:val="24"/>
            <w:szCs w:val="24"/>
            <w:rtl/>
            <w:lang w:eastAsia="he-IL"/>
            <w:rPrChange w:id="498" w:author="Meryl Etman" w:date="2023-07-23T14:47:00Z">
              <w:rPr>
                <w:rFonts w:ascii="Times New Roman" w:eastAsia="Times New Roman" w:hAnsi="Times New Roman" w:cs="David"/>
                <w:snapToGrid w:val="0"/>
                <w:sz w:val="24"/>
                <w:szCs w:val="24"/>
                <w:rtl/>
                <w:lang w:eastAsia="he-IL"/>
              </w:rPr>
            </w:rPrChange>
          </w:rPr>
          <w:t>.</w:t>
        </w:r>
        <w:r w:rsidRPr="007C53D9">
          <w:rPr>
            <w:rFonts w:ascii="Times New Roman" w:eastAsia="Times New Roman" w:hAnsi="Times New Roman" w:cs="David"/>
            <w:sz w:val="24"/>
            <w:szCs w:val="24"/>
            <w:rtl/>
            <w:lang w:eastAsia="he-IL"/>
            <w:rPrChange w:id="499" w:author="Meryl Etman" w:date="2023-07-23T14:47:00Z">
              <w:rPr>
                <w:rFonts w:ascii="Times New Roman" w:eastAsia="Times New Roman" w:hAnsi="Times New Roman" w:cs="David"/>
                <w:snapToGrid w:val="0"/>
                <w:sz w:val="24"/>
                <w:szCs w:val="24"/>
                <w:rtl/>
                <w:lang w:eastAsia="he-IL"/>
              </w:rPr>
            </w:rPrChange>
          </w:rPr>
          <w:tab/>
        </w:r>
        <w:r w:rsidRPr="007C53D9">
          <w:rPr>
            <w:rFonts w:ascii="Times New Roman" w:eastAsia="Times New Roman" w:hAnsi="Times New Roman" w:cs="David" w:hint="eastAsia"/>
            <w:sz w:val="24"/>
            <w:szCs w:val="24"/>
            <w:rtl/>
            <w:lang w:eastAsia="he-IL"/>
            <w:rPrChange w:id="500" w:author="Meryl Etman" w:date="2023-07-23T14:47:00Z">
              <w:rPr>
                <w:rFonts w:ascii="Times New Roman" w:eastAsia="Times New Roman" w:hAnsi="Times New Roman" w:cs="David" w:hint="eastAsia"/>
                <w:snapToGrid w:val="0"/>
                <w:sz w:val="24"/>
                <w:szCs w:val="24"/>
                <w:rtl/>
                <w:lang w:eastAsia="he-IL"/>
              </w:rPr>
            </w:rPrChange>
          </w:rPr>
          <w:t>לאחר</w:t>
        </w:r>
        <w:r w:rsidRPr="007C53D9">
          <w:rPr>
            <w:rFonts w:ascii="Times New Roman" w:eastAsia="Times New Roman" w:hAnsi="Times New Roman" w:cs="David"/>
            <w:sz w:val="24"/>
            <w:szCs w:val="24"/>
            <w:rtl/>
            <w:lang w:eastAsia="he-IL"/>
            <w:rPrChange w:id="501" w:author="Meryl Etman" w:date="2023-07-23T14:47:00Z">
              <w:rPr>
                <w:rFonts w:ascii="Times New Roman" w:eastAsia="Times New Roman" w:hAnsi="Times New Roman" w:cs="David"/>
                <w:snapToGrid w:val="0"/>
                <w:sz w:val="24"/>
                <w:szCs w:val="24"/>
                <w:rtl/>
                <w:lang w:eastAsia="he-IL"/>
              </w:rPr>
            </w:rPrChange>
          </w:rPr>
          <w:t xml:space="preserve"> גמר התכנון הסופי, אישור שלב זה ע"י המזמין </w:t>
        </w:r>
      </w:ins>
    </w:p>
    <w:p w14:paraId="46C2AB6B" w14:textId="0BD5C43A" w:rsidR="007C53D9" w:rsidRPr="007C53D9" w:rsidRDefault="007C53D9">
      <w:pPr>
        <w:spacing w:before="120" w:beforeAutospacing="0" w:after="60" w:afterAutospacing="0" w:line="240" w:lineRule="auto"/>
        <w:ind w:left="2160" w:hanging="720"/>
        <w:rPr>
          <w:ins w:id="502" w:author="Meryl Etman" w:date="2023-07-23T14:45:00Z"/>
          <w:rFonts w:ascii="Times New Roman" w:eastAsia="Times New Roman" w:hAnsi="Times New Roman" w:cs="David"/>
          <w:sz w:val="24"/>
          <w:szCs w:val="24"/>
          <w:rtl/>
          <w:lang w:eastAsia="he-IL"/>
          <w:rPrChange w:id="503" w:author="Meryl Etman" w:date="2023-07-23T14:47:00Z">
            <w:rPr>
              <w:ins w:id="504" w:author="Meryl Etman" w:date="2023-07-23T14:45:00Z"/>
              <w:rFonts w:ascii="Times New Roman" w:eastAsia="Times New Roman" w:hAnsi="Times New Roman" w:cs="David"/>
              <w:snapToGrid w:val="0"/>
              <w:sz w:val="24"/>
              <w:szCs w:val="24"/>
              <w:rtl/>
              <w:lang w:eastAsia="he-IL"/>
            </w:rPr>
          </w:rPrChange>
        </w:rPr>
        <w:pPrChange w:id="505" w:author="Meryl Etman" w:date="2023-07-23T14:46:00Z">
          <w:pPr>
            <w:spacing w:before="120" w:beforeAutospacing="0" w:after="60" w:afterAutospacing="0" w:line="240" w:lineRule="auto"/>
            <w:ind w:left="2160" w:hanging="720"/>
          </w:pPr>
        </w:pPrChange>
      </w:pPr>
      <w:ins w:id="506" w:author="Meryl Etman" w:date="2023-07-23T14:45:00Z">
        <w:r w:rsidRPr="007C53D9">
          <w:rPr>
            <w:rFonts w:ascii="Times New Roman" w:eastAsia="Times New Roman" w:hAnsi="Times New Roman" w:cs="David"/>
            <w:sz w:val="24"/>
            <w:szCs w:val="24"/>
            <w:rtl/>
            <w:lang w:eastAsia="he-IL"/>
            <w:rPrChange w:id="507" w:author="Meryl Etman" w:date="2023-07-23T14:47:00Z">
              <w:rPr>
                <w:rFonts w:ascii="Times New Roman" w:eastAsia="Times New Roman" w:hAnsi="Times New Roman" w:cs="David"/>
                <w:snapToGrid w:val="0"/>
                <w:sz w:val="24"/>
                <w:szCs w:val="24"/>
                <w:rtl/>
                <w:lang w:eastAsia="he-IL"/>
              </w:rPr>
            </w:rPrChange>
          </w:rPr>
          <w:tab/>
        </w:r>
      </w:ins>
      <w:ins w:id="508" w:author="Meryl Etman" w:date="2023-07-23T14:46:00Z">
        <w:r w:rsidRPr="007C53D9">
          <w:rPr>
            <w:rFonts w:ascii="Times New Roman" w:eastAsia="Times New Roman" w:hAnsi="Times New Roman" w:cs="David" w:hint="eastAsia"/>
            <w:sz w:val="24"/>
            <w:szCs w:val="24"/>
            <w:rtl/>
            <w:lang w:eastAsia="he-IL"/>
            <w:rPrChange w:id="509" w:author="Meryl Etman" w:date="2023-07-23T14:47:00Z">
              <w:rPr>
                <w:rFonts w:ascii="Times New Roman" w:eastAsia="Times New Roman" w:hAnsi="Times New Roman" w:cs="David" w:hint="eastAsia"/>
                <w:snapToGrid w:val="0"/>
                <w:sz w:val="24"/>
                <w:szCs w:val="24"/>
                <w:rtl/>
                <w:lang w:eastAsia="he-IL"/>
              </w:rPr>
            </w:rPrChange>
          </w:rPr>
          <w:t>והוצאת</w:t>
        </w:r>
        <w:r w:rsidRPr="007C53D9">
          <w:rPr>
            <w:rFonts w:ascii="Times New Roman" w:eastAsia="Times New Roman" w:hAnsi="Times New Roman" w:cs="David"/>
            <w:sz w:val="24"/>
            <w:szCs w:val="24"/>
            <w:rtl/>
            <w:lang w:eastAsia="he-IL"/>
            <w:rPrChange w:id="510" w:author="Meryl Etman" w:date="2023-07-23T14:47:00Z">
              <w:rPr>
                <w:rFonts w:ascii="Times New Roman" w:eastAsia="Times New Roman" w:hAnsi="Times New Roman" w:cs="David"/>
                <w:snapToGrid w:val="0"/>
                <w:sz w:val="24"/>
                <w:szCs w:val="24"/>
                <w:rtl/>
                <w:lang w:eastAsia="he-IL"/>
              </w:rPr>
            </w:rPrChange>
          </w:rPr>
          <w:t xml:space="preserve"> </w:t>
        </w:r>
      </w:ins>
      <w:ins w:id="511" w:author="Meryl Etman" w:date="2023-07-23T14:45:00Z">
        <w:r w:rsidRPr="007C53D9">
          <w:rPr>
            <w:rFonts w:ascii="Times New Roman" w:eastAsia="Times New Roman" w:hAnsi="Times New Roman" w:cs="David" w:hint="eastAsia"/>
            <w:sz w:val="24"/>
            <w:szCs w:val="24"/>
            <w:rtl/>
            <w:lang w:eastAsia="he-IL"/>
            <w:rPrChange w:id="512" w:author="Meryl Etman" w:date="2023-07-23T14:47:00Z">
              <w:rPr>
                <w:rFonts w:ascii="Times New Roman" w:eastAsia="Times New Roman" w:hAnsi="Times New Roman" w:cs="David" w:hint="eastAsia"/>
                <w:snapToGrid w:val="0"/>
                <w:sz w:val="24"/>
                <w:szCs w:val="24"/>
                <w:rtl/>
                <w:lang w:eastAsia="he-IL"/>
              </w:rPr>
            </w:rPrChange>
          </w:rPr>
          <w:t>היתרי</w:t>
        </w:r>
        <w:r w:rsidRPr="007C53D9">
          <w:rPr>
            <w:rFonts w:ascii="Times New Roman" w:eastAsia="Times New Roman" w:hAnsi="Times New Roman" w:cs="David"/>
            <w:sz w:val="24"/>
            <w:szCs w:val="24"/>
            <w:rtl/>
            <w:lang w:eastAsia="he-IL"/>
            <w:rPrChange w:id="513" w:author="Meryl Etman" w:date="2023-07-23T14:47:00Z">
              <w:rPr>
                <w:rFonts w:ascii="Times New Roman" w:eastAsia="Times New Roman" w:hAnsi="Times New Roman" w:cs="David"/>
                <w:snapToGrid w:val="0"/>
                <w:sz w:val="24"/>
                <w:szCs w:val="24"/>
                <w:rtl/>
                <w:lang w:eastAsia="he-IL"/>
              </w:rPr>
            </w:rPrChange>
          </w:rPr>
          <w:t xml:space="preserve"> </w:t>
        </w:r>
        <w:r w:rsidRPr="007C53D9">
          <w:rPr>
            <w:rFonts w:ascii="Times New Roman" w:eastAsia="Times New Roman" w:hAnsi="Times New Roman" w:cs="David" w:hint="eastAsia"/>
            <w:sz w:val="24"/>
            <w:szCs w:val="24"/>
            <w:rtl/>
            <w:lang w:eastAsia="he-IL"/>
            <w:rPrChange w:id="514" w:author="Meryl Etman" w:date="2023-07-23T14:47:00Z">
              <w:rPr>
                <w:rFonts w:ascii="Times New Roman" w:eastAsia="Times New Roman" w:hAnsi="Times New Roman" w:cs="David" w:hint="eastAsia"/>
                <w:snapToGrid w:val="0"/>
                <w:sz w:val="24"/>
                <w:szCs w:val="24"/>
                <w:rtl/>
                <w:lang w:eastAsia="he-IL"/>
              </w:rPr>
            </w:rPrChange>
          </w:rPr>
          <w:t>בניה</w:t>
        </w:r>
      </w:ins>
      <w:ins w:id="515" w:author="Meryl Etman" w:date="2023-07-23T14:46:00Z">
        <w:r w:rsidRPr="007C53D9">
          <w:rPr>
            <w:rFonts w:ascii="Times New Roman" w:eastAsia="Times New Roman" w:hAnsi="Times New Roman" w:cs="David"/>
            <w:sz w:val="24"/>
            <w:szCs w:val="24"/>
            <w:rtl/>
            <w:lang w:eastAsia="he-IL"/>
            <w:rPrChange w:id="516" w:author="Meryl Etman" w:date="2023-07-23T14:47:00Z">
              <w:rPr>
                <w:rFonts w:ascii="Times New Roman" w:eastAsia="Times New Roman" w:hAnsi="Times New Roman" w:cs="David"/>
                <w:snapToGrid w:val="0"/>
                <w:sz w:val="24"/>
                <w:szCs w:val="24"/>
                <w:rtl/>
                <w:lang w:eastAsia="he-IL"/>
              </w:rPr>
            </w:rPrChange>
          </w:rPr>
          <w:tab/>
        </w:r>
        <w:r w:rsidRPr="007C53D9">
          <w:rPr>
            <w:rFonts w:ascii="Times New Roman" w:eastAsia="Times New Roman" w:hAnsi="Times New Roman" w:cs="David"/>
            <w:sz w:val="24"/>
            <w:szCs w:val="24"/>
            <w:rtl/>
            <w:lang w:eastAsia="he-IL"/>
            <w:rPrChange w:id="517" w:author="Meryl Etman" w:date="2023-07-23T14:47:00Z">
              <w:rPr>
                <w:rFonts w:ascii="Times New Roman" w:eastAsia="Times New Roman" w:hAnsi="Times New Roman" w:cs="David"/>
                <w:snapToGrid w:val="0"/>
                <w:sz w:val="24"/>
                <w:szCs w:val="24"/>
                <w:rtl/>
                <w:lang w:eastAsia="he-IL"/>
              </w:rPr>
            </w:rPrChange>
          </w:rPr>
          <w:tab/>
        </w:r>
        <w:r w:rsidRPr="007C53D9">
          <w:rPr>
            <w:rFonts w:ascii="Times New Roman" w:eastAsia="Times New Roman" w:hAnsi="Times New Roman" w:cs="David"/>
            <w:sz w:val="24"/>
            <w:szCs w:val="24"/>
            <w:rtl/>
            <w:lang w:eastAsia="he-IL"/>
            <w:rPrChange w:id="518" w:author="Meryl Etman" w:date="2023-07-23T14:47:00Z">
              <w:rPr>
                <w:rFonts w:ascii="Times New Roman" w:eastAsia="Times New Roman" w:hAnsi="Times New Roman" w:cs="David"/>
                <w:snapToGrid w:val="0"/>
                <w:sz w:val="24"/>
                <w:szCs w:val="24"/>
                <w:rtl/>
                <w:lang w:eastAsia="he-IL"/>
              </w:rPr>
            </w:rPrChange>
          </w:rPr>
          <w:tab/>
        </w:r>
        <w:r w:rsidRPr="007C53D9">
          <w:rPr>
            <w:rFonts w:ascii="Times New Roman" w:eastAsia="Times New Roman" w:hAnsi="Times New Roman" w:cs="David"/>
            <w:sz w:val="24"/>
            <w:szCs w:val="24"/>
            <w:rtl/>
            <w:lang w:eastAsia="he-IL"/>
            <w:rPrChange w:id="519" w:author="Meryl Etman" w:date="2023-07-23T14:47:00Z">
              <w:rPr>
                <w:rFonts w:ascii="Times New Roman" w:eastAsia="Times New Roman" w:hAnsi="Times New Roman" w:cs="David"/>
                <w:snapToGrid w:val="0"/>
                <w:sz w:val="24"/>
                <w:szCs w:val="24"/>
                <w:rtl/>
                <w:lang w:eastAsia="he-IL"/>
              </w:rPr>
            </w:rPrChange>
          </w:rPr>
          <w:tab/>
        </w:r>
        <w:r w:rsidRPr="007C53D9">
          <w:rPr>
            <w:rFonts w:ascii="Times New Roman" w:eastAsia="Times New Roman" w:hAnsi="Times New Roman" w:cs="David"/>
            <w:sz w:val="24"/>
            <w:szCs w:val="24"/>
            <w:rtl/>
            <w:lang w:eastAsia="he-IL"/>
            <w:rPrChange w:id="520" w:author="Meryl Etman" w:date="2023-07-23T14:47:00Z">
              <w:rPr>
                <w:rFonts w:ascii="Times New Roman" w:eastAsia="Times New Roman" w:hAnsi="Times New Roman" w:cs="David"/>
                <w:snapToGrid w:val="0"/>
                <w:sz w:val="24"/>
                <w:szCs w:val="24"/>
                <w:rtl/>
                <w:lang w:eastAsia="he-IL"/>
              </w:rPr>
            </w:rPrChange>
          </w:rPr>
          <w:tab/>
        </w:r>
      </w:ins>
      <w:ins w:id="521" w:author="Meryl Etman" w:date="2023-07-23T14:45:00Z">
        <w:r w:rsidRPr="007C53D9">
          <w:rPr>
            <w:rFonts w:ascii="Times New Roman" w:eastAsia="Times New Roman" w:hAnsi="Times New Roman" w:cs="David"/>
            <w:sz w:val="24"/>
            <w:szCs w:val="24"/>
            <w:rtl/>
            <w:lang w:eastAsia="he-IL"/>
            <w:rPrChange w:id="522" w:author="Meryl Etman" w:date="2023-07-23T14:47:00Z">
              <w:rPr>
                <w:rFonts w:ascii="Times New Roman" w:eastAsia="Times New Roman" w:hAnsi="Times New Roman" w:cs="David"/>
                <w:snapToGrid w:val="0"/>
                <w:sz w:val="24"/>
                <w:szCs w:val="24"/>
                <w:rtl/>
                <w:lang w:eastAsia="he-IL"/>
              </w:rPr>
            </w:rPrChange>
          </w:rPr>
          <w:t xml:space="preserve"> 15%</w:t>
        </w:r>
      </w:ins>
    </w:p>
    <w:p w14:paraId="35370109" w14:textId="42C4E343" w:rsidR="007C53D9" w:rsidRPr="007C53D9" w:rsidRDefault="007C53D9">
      <w:pPr>
        <w:spacing w:before="120" w:beforeAutospacing="0" w:after="60" w:afterAutospacing="0" w:line="240" w:lineRule="auto"/>
        <w:ind w:left="2160" w:hanging="720"/>
        <w:rPr>
          <w:ins w:id="523" w:author="Meryl Etman" w:date="2023-07-23T14:45:00Z"/>
          <w:rFonts w:ascii="Times New Roman" w:eastAsia="Times New Roman" w:hAnsi="Times New Roman" w:cs="David"/>
          <w:sz w:val="24"/>
          <w:szCs w:val="24"/>
          <w:rtl/>
          <w:lang w:eastAsia="he-IL"/>
          <w:rPrChange w:id="524" w:author="Meryl Etman" w:date="2023-07-23T14:47:00Z">
            <w:rPr>
              <w:ins w:id="525" w:author="Meryl Etman" w:date="2023-07-23T14:45:00Z"/>
              <w:rFonts w:ascii="Times New Roman" w:eastAsia="Times New Roman" w:hAnsi="Times New Roman" w:cs="David"/>
              <w:snapToGrid w:val="0"/>
              <w:sz w:val="24"/>
              <w:szCs w:val="24"/>
              <w:rtl/>
              <w:lang w:eastAsia="he-IL"/>
            </w:rPr>
          </w:rPrChange>
        </w:rPr>
        <w:pPrChange w:id="526" w:author="Meryl Etman" w:date="2023-07-23T14:46:00Z">
          <w:pPr>
            <w:spacing w:before="120" w:beforeAutospacing="0" w:after="60" w:afterAutospacing="0" w:line="240" w:lineRule="auto"/>
            <w:ind w:left="2160" w:hanging="720"/>
          </w:pPr>
        </w:pPrChange>
      </w:pPr>
      <w:ins w:id="527" w:author="Meryl Etman" w:date="2023-07-23T14:45:00Z">
        <w:r w:rsidRPr="007C53D9">
          <w:rPr>
            <w:rFonts w:ascii="Times New Roman" w:eastAsia="Times New Roman" w:hAnsi="Times New Roman" w:cs="David" w:hint="eastAsia"/>
            <w:sz w:val="24"/>
            <w:szCs w:val="24"/>
            <w:rtl/>
            <w:lang w:eastAsia="he-IL"/>
            <w:rPrChange w:id="528" w:author="Meryl Etman" w:date="2023-07-23T14:47:00Z">
              <w:rPr>
                <w:rFonts w:ascii="Times New Roman" w:eastAsia="Times New Roman" w:hAnsi="Times New Roman" w:cs="David" w:hint="eastAsia"/>
                <w:snapToGrid w:val="0"/>
                <w:sz w:val="24"/>
                <w:szCs w:val="24"/>
                <w:rtl/>
                <w:lang w:eastAsia="he-IL"/>
              </w:rPr>
            </w:rPrChange>
          </w:rPr>
          <w:t>ג</w:t>
        </w:r>
        <w:r w:rsidRPr="007C53D9">
          <w:rPr>
            <w:rFonts w:ascii="Times New Roman" w:eastAsia="Times New Roman" w:hAnsi="Times New Roman" w:cs="David"/>
            <w:sz w:val="24"/>
            <w:szCs w:val="24"/>
            <w:rtl/>
            <w:lang w:eastAsia="he-IL"/>
            <w:rPrChange w:id="529" w:author="Meryl Etman" w:date="2023-07-23T14:47:00Z">
              <w:rPr>
                <w:rFonts w:ascii="Times New Roman" w:eastAsia="Times New Roman" w:hAnsi="Times New Roman" w:cs="David"/>
                <w:snapToGrid w:val="0"/>
                <w:sz w:val="24"/>
                <w:szCs w:val="24"/>
                <w:rtl/>
                <w:lang w:eastAsia="he-IL"/>
              </w:rPr>
            </w:rPrChange>
          </w:rPr>
          <w:t>.</w:t>
        </w:r>
        <w:r w:rsidRPr="007C53D9">
          <w:rPr>
            <w:rFonts w:ascii="Times New Roman" w:eastAsia="Times New Roman" w:hAnsi="Times New Roman" w:cs="David"/>
            <w:sz w:val="24"/>
            <w:szCs w:val="24"/>
            <w:rtl/>
            <w:lang w:eastAsia="he-IL"/>
            <w:rPrChange w:id="530" w:author="Meryl Etman" w:date="2023-07-23T14:47:00Z">
              <w:rPr>
                <w:rFonts w:ascii="Times New Roman" w:eastAsia="Times New Roman" w:hAnsi="Times New Roman" w:cs="David"/>
                <w:snapToGrid w:val="0"/>
                <w:sz w:val="24"/>
                <w:szCs w:val="24"/>
                <w:rtl/>
                <w:lang w:eastAsia="he-IL"/>
              </w:rPr>
            </w:rPrChange>
          </w:rPr>
          <w:tab/>
        </w:r>
        <w:r w:rsidRPr="007C53D9">
          <w:rPr>
            <w:rFonts w:ascii="Times New Roman" w:eastAsia="Times New Roman" w:hAnsi="Times New Roman" w:cs="David" w:hint="eastAsia"/>
            <w:sz w:val="24"/>
            <w:szCs w:val="24"/>
            <w:rtl/>
            <w:lang w:eastAsia="he-IL"/>
            <w:rPrChange w:id="531" w:author="Meryl Etman" w:date="2023-07-23T14:47:00Z">
              <w:rPr>
                <w:rFonts w:ascii="Times New Roman" w:eastAsia="Times New Roman" w:hAnsi="Times New Roman" w:cs="David" w:hint="eastAsia"/>
                <w:snapToGrid w:val="0"/>
                <w:sz w:val="24"/>
                <w:szCs w:val="24"/>
                <w:rtl/>
                <w:lang w:eastAsia="he-IL"/>
              </w:rPr>
            </w:rPrChange>
          </w:rPr>
          <w:t>לאחר</w:t>
        </w:r>
        <w:r w:rsidRPr="007C53D9">
          <w:rPr>
            <w:rFonts w:ascii="Times New Roman" w:eastAsia="Times New Roman" w:hAnsi="Times New Roman" w:cs="David"/>
            <w:sz w:val="24"/>
            <w:szCs w:val="24"/>
            <w:rtl/>
            <w:lang w:eastAsia="he-IL"/>
            <w:rPrChange w:id="532" w:author="Meryl Etman" w:date="2023-07-23T14:47:00Z">
              <w:rPr>
                <w:rFonts w:ascii="Times New Roman" w:eastAsia="Times New Roman" w:hAnsi="Times New Roman" w:cs="David"/>
                <w:snapToGrid w:val="0"/>
                <w:sz w:val="24"/>
                <w:szCs w:val="24"/>
                <w:rtl/>
                <w:lang w:eastAsia="he-IL"/>
              </w:rPr>
            </w:rPrChange>
          </w:rPr>
          <w:t xml:space="preserve"> גמר התכנון המפורט והמכרזים, ואישור עבודות </w:t>
        </w:r>
      </w:ins>
    </w:p>
    <w:p w14:paraId="1A2F95F5" w14:textId="5D5F8580" w:rsidR="007C53D9" w:rsidRPr="007C53D9" w:rsidRDefault="007C53D9">
      <w:pPr>
        <w:spacing w:before="120" w:beforeAutospacing="0" w:after="60" w:afterAutospacing="0" w:line="240" w:lineRule="auto"/>
        <w:ind w:left="2160" w:hanging="720"/>
        <w:rPr>
          <w:ins w:id="533" w:author="Meryl Etman" w:date="2023-07-23T14:45:00Z"/>
          <w:rFonts w:ascii="Times New Roman" w:eastAsia="Times New Roman" w:hAnsi="Times New Roman" w:cs="David"/>
          <w:sz w:val="24"/>
          <w:szCs w:val="24"/>
          <w:rtl/>
          <w:lang w:eastAsia="he-IL"/>
          <w:rPrChange w:id="534" w:author="Meryl Etman" w:date="2023-07-23T14:47:00Z">
            <w:rPr>
              <w:ins w:id="535" w:author="Meryl Etman" w:date="2023-07-23T14:45:00Z"/>
              <w:rFonts w:ascii="Times New Roman" w:eastAsia="Times New Roman" w:hAnsi="Times New Roman" w:cs="David"/>
              <w:snapToGrid w:val="0"/>
              <w:sz w:val="24"/>
              <w:szCs w:val="24"/>
              <w:rtl/>
              <w:lang w:eastAsia="he-IL"/>
            </w:rPr>
          </w:rPrChange>
        </w:rPr>
        <w:pPrChange w:id="536" w:author="Meryl Etman" w:date="2023-07-23T14:48:00Z">
          <w:pPr>
            <w:spacing w:before="120" w:beforeAutospacing="0" w:after="60" w:afterAutospacing="0" w:line="240" w:lineRule="auto"/>
            <w:ind w:left="2160" w:hanging="720"/>
          </w:pPr>
        </w:pPrChange>
      </w:pPr>
      <w:ins w:id="537" w:author="Meryl Etman" w:date="2023-07-23T14:45:00Z">
        <w:r w:rsidRPr="007C53D9">
          <w:rPr>
            <w:rFonts w:ascii="Times New Roman" w:eastAsia="Times New Roman" w:hAnsi="Times New Roman" w:cs="David"/>
            <w:sz w:val="24"/>
            <w:szCs w:val="24"/>
            <w:rtl/>
            <w:lang w:eastAsia="he-IL"/>
            <w:rPrChange w:id="538" w:author="Meryl Etman" w:date="2023-07-23T14:47:00Z">
              <w:rPr>
                <w:rFonts w:ascii="Times New Roman" w:eastAsia="Times New Roman" w:hAnsi="Times New Roman" w:cs="David"/>
                <w:snapToGrid w:val="0"/>
                <w:sz w:val="24"/>
                <w:szCs w:val="24"/>
                <w:rtl/>
                <w:lang w:eastAsia="he-IL"/>
              </w:rPr>
            </w:rPrChange>
          </w:rPr>
          <w:tab/>
        </w:r>
      </w:ins>
      <w:ins w:id="539" w:author="Meryl Etman" w:date="2023-07-23T14:47:00Z">
        <w:r w:rsidRPr="00F12BE1">
          <w:rPr>
            <w:rFonts w:ascii="Times New Roman" w:eastAsia="Times New Roman" w:hAnsi="Times New Roman" w:cs="David" w:hint="cs"/>
            <w:sz w:val="24"/>
            <w:szCs w:val="24"/>
            <w:rtl/>
            <w:lang w:eastAsia="he-IL"/>
          </w:rPr>
          <w:t xml:space="preserve">שלב זה ע"י </w:t>
        </w:r>
      </w:ins>
      <w:ins w:id="540" w:author="Meryl Etman" w:date="2023-07-23T14:45:00Z">
        <w:r w:rsidRPr="007C53D9">
          <w:rPr>
            <w:rFonts w:ascii="Times New Roman" w:eastAsia="Times New Roman" w:hAnsi="Times New Roman" w:cs="David" w:hint="eastAsia"/>
            <w:sz w:val="24"/>
            <w:szCs w:val="24"/>
            <w:rtl/>
            <w:lang w:eastAsia="he-IL"/>
            <w:rPrChange w:id="541" w:author="Meryl Etman" w:date="2023-07-23T14:47:00Z">
              <w:rPr>
                <w:rFonts w:ascii="Times New Roman" w:eastAsia="Times New Roman" w:hAnsi="Times New Roman" w:cs="David" w:hint="eastAsia"/>
                <w:snapToGrid w:val="0"/>
                <w:sz w:val="24"/>
                <w:szCs w:val="24"/>
                <w:rtl/>
                <w:lang w:eastAsia="he-IL"/>
              </w:rPr>
            </w:rPrChange>
          </w:rPr>
          <w:t>המזמין</w:t>
        </w:r>
      </w:ins>
      <w:ins w:id="542" w:author="Meryl Etman" w:date="2023-07-23T14:48: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50%</w:t>
        </w:r>
        <w:r>
          <w:rPr>
            <w:rFonts w:ascii="Times New Roman" w:eastAsia="Times New Roman" w:hAnsi="Times New Roman" w:cs="David"/>
            <w:sz w:val="24"/>
            <w:szCs w:val="24"/>
            <w:rtl/>
            <w:lang w:eastAsia="he-IL"/>
          </w:rPr>
          <w:tab/>
        </w:r>
      </w:ins>
    </w:p>
    <w:p w14:paraId="2E9889C2" w14:textId="4C1348CB" w:rsidR="007C53D9" w:rsidRPr="007C53D9" w:rsidRDefault="007C53D9">
      <w:pPr>
        <w:spacing w:before="120" w:beforeAutospacing="0" w:after="60" w:afterAutospacing="0" w:line="240" w:lineRule="auto"/>
        <w:ind w:left="2160" w:hanging="720"/>
        <w:rPr>
          <w:ins w:id="543" w:author="Meryl Etman" w:date="2023-07-23T14:45:00Z"/>
          <w:rFonts w:ascii="Times New Roman" w:eastAsia="Times New Roman" w:hAnsi="Times New Roman" w:cs="David"/>
          <w:sz w:val="24"/>
          <w:szCs w:val="24"/>
          <w:rtl/>
          <w:lang w:eastAsia="he-IL"/>
          <w:rPrChange w:id="544" w:author="Meryl Etman" w:date="2023-07-23T14:47:00Z">
            <w:rPr>
              <w:ins w:id="545" w:author="Meryl Etman" w:date="2023-07-23T14:45:00Z"/>
              <w:rFonts w:ascii="Times New Roman" w:eastAsia="Times New Roman" w:hAnsi="Times New Roman" w:cs="David"/>
              <w:snapToGrid w:val="0"/>
              <w:sz w:val="24"/>
              <w:szCs w:val="24"/>
              <w:rtl/>
              <w:lang w:eastAsia="he-IL"/>
            </w:rPr>
          </w:rPrChange>
        </w:rPr>
        <w:pPrChange w:id="546" w:author="Meryl Etman" w:date="2023-07-23T14:48:00Z">
          <w:pPr>
            <w:spacing w:before="120" w:beforeAutospacing="0" w:after="60" w:afterAutospacing="0" w:line="240" w:lineRule="auto"/>
            <w:ind w:left="2160" w:hanging="720"/>
          </w:pPr>
        </w:pPrChange>
      </w:pPr>
      <w:ins w:id="547" w:author="Meryl Etman" w:date="2023-07-23T14:45:00Z">
        <w:r w:rsidRPr="007C53D9">
          <w:rPr>
            <w:rFonts w:ascii="Times New Roman" w:eastAsia="Times New Roman" w:hAnsi="Times New Roman" w:cs="David" w:hint="eastAsia"/>
            <w:sz w:val="24"/>
            <w:szCs w:val="24"/>
            <w:rtl/>
            <w:lang w:eastAsia="he-IL"/>
            <w:rPrChange w:id="548" w:author="Meryl Etman" w:date="2023-07-23T14:47:00Z">
              <w:rPr>
                <w:rFonts w:ascii="Times New Roman" w:eastAsia="Times New Roman" w:hAnsi="Times New Roman" w:cs="David" w:hint="eastAsia"/>
                <w:snapToGrid w:val="0"/>
                <w:sz w:val="24"/>
                <w:szCs w:val="24"/>
                <w:rtl/>
                <w:lang w:eastAsia="he-IL"/>
              </w:rPr>
            </w:rPrChange>
          </w:rPr>
          <w:t>ד</w:t>
        </w:r>
        <w:r w:rsidRPr="007C53D9">
          <w:rPr>
            <w:rFonts w:ascii="Times New Roman" w:eastAsia="Times New Roman" w:hAnsi="Times New Roman" w:cs="David"/>
            <w:sz w:val="24"/>
            <w:szCs w:val="24"/>
            <w:rtl/>
            <w:lang w:eastAsia="he-IL"/>
            <w:rPrChange w:id="549" w:author="Meryl Etman" w:date="2023-07-23T14:47:00Z">
              <w:rPr>
                <w:rFonts w:ascii="Times New Roman" w:eastAsia="Times New Roman" w:hAnsi="Times New Roman" w:cs="David"/>
                <w:snapToGrid w:val="0"/>
                <w:sz w:val="24"/>
                <w:szCs w:val="24"/>
                <w:rtl/>
                <w:lang w:eastAsia="he-IL"/>
              </w:rPr>
            </w:rPrChange>
          </w:rPr>
          <w:t>.</w:t>
        </w:r>
        <w:r w:rsidRPr="007C53D9">
          <w:rPr>
            <w:rFonts w:ascii="Times New Roman" w:eastAsia="Times New Roman" w:hAnsi="Times New Roman" w:cs="David"/>
            <w:sz w:val="24"/>
            <w:szCs w:val="24"/>
            <w:rtl/>
            <w:lang w:eastAsia="he-IL"/>
            <w:rPrChange w:id="550" w:author="Meryl Etman" w:date="2023-07-23T14:47:00Z">
              <w:rPr>
                <w:rFonts w:ascii="Times New Roman" w:eastAsia="Times New Roman" w:hAnsi="Times New Roman" w:cs="David"/>
                <w:snapToGrid w:val="0"/>
                <w:sz w:val="24"/>
                <w:szCs w:val="24"/>
                <w:rtl/>
                <w:lang w:eastAsia="he-IL"/>
              </w:rPr>
            </w:rPrChange>
          </w:rPr>
          <w:tab/>
        </w:r>
        <w:r w:rsidRPr="007C53D9">
          <w:rPr>
            <w:rFonts w:ascii="Times New Roman" w:eastAsia="Times New Roman" w:hAnsi="Times New Roman" w:cs="David" w:hint="eastAsia"/>
            <w:sz w:val="24"/>
            <w:szCs w:val="24"/>
            <w:rtl/>
            <w:lang w:eastAsia="he-IL"/>
            <w:rPrChange w:id="551" w:author="Meryl Etman" w:date="2023-07-23T14:47:00Z">
              <w:rPr>
                <w:rFonts w:ascii="Times New Roman" w:eastAsia="Times New Roman" w:hAnsi="Times New Roman" w:cs="David" w:hint="eastAsia"/>
                <w:snapToGrid w:val="0"/>
                <w:sz w:val="24"/>
                <w:szCs w:val="24"/>
                <w:rtl/>
                <w:lang w:eastAsia="he-IL"/>
              </w:rPr>
            </w:rPrChange>
          </w:rPr>
          <w:t>במהלך</w:t>
        </w:r>
        <w:r w:rsidRPr="007C53D9">
          <w:rPr>
            <w:rFonts w:ascii="Times New Roman" w:eastAsia="Times New Roman" w:hAnsi="Times New Roman" w:cs="David"/>
            <w:sz w:val="24"/>
            <w:szCs w:val="24"/>
            <w:rtl/>
            <w:lang w:eastAsia="he-IL"/>
            <w:rPrChange w:id="552" w:author="Meryl Etman" w:date="2023-07-23T14:47:00Z">
              <w:rPr>
                <w:rFonts w:ascii="Times New Roman" w:eastAsia="Times New Roman" w:hAnsi="Times New Roman" w:cs="David"/>
                <w:snapToGrid w:val="0"/>
                <w:sz w:val="24"/>
                <w:szCs w:val="24"/>
                <w:rtl/>
                <w:lang w:eastAsia="he-IL"/>
              </w:rPr>
            </w:rPrChange>
          </w:rPr>
          <w:t xml:space="preserve"> ביצוע הפיקוח העליון </w:t>
        </w:r>
      </w:ins>
      <w:ins w:id="553" w:author="Meryl Etman" w:date="2023-07-23T14:48: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ins>
      <w:ins w:id="554" w:author="Meryl Etman" w:date="2023-07-23T14:45:00Z">
        <w:r w:rsidRPr="007C53D9">
          <w:rPr>
            <w:rFonts w:ascii="Times New Roman" w:eastAsia="Times New Roman" w:hAnsi="Times New Roman" w:cs="David"/>
            <w:sz w:val="24"/>
            <w:szCs w:val="24"/>
            <w:rtl/>
            <w:lang w:eastAsia="he-IL"/>
            <w:rPrChange w:id="555" w:author="Meryl Etman" w:date="2023-07-23T14:47:00Z">
              <w:rPr>
                <w:rFonts w:ascii="Times New Roman" w:eastAsia="Times New Roman" w:hAnsi="Times New Roman" w:cs="David"/>
                <w:snapToGrid w:val="0"/>
                <w:sz w:val="24"/>
                <w:szCs w:val="24"/>
                <w:rtl/>
                <w:lang w:eastAsia="he-IL"/>
              </w:rPr>
            </w:rPrChange>
          </w:rPr>
          <w:t>15%</w:t>
        </w:r>
      </w:ins>
    </w:p>
    <w:p w14:paraId="08B5518A" w14:textId="374FFA37" w:rsidR="007C53D9" w:rsidRDefault="007C53D9" w:rsidP="007C53D9">
      <w:pPr>
        <w:widowControl w:val="0"/>
        <w:spacing w:before="120" w:beforeAutospacing="0" w:after="60" w:afterAutospacing="0" w:line="240" w:lineRule="auto"/>
        <w:ind w:left="2160" w:hanging="720"/>
        <w:rPr>
          <w:ins w:id="556" w:author="Meryl Etman" w:date="2023-07-23T14:49:00Z"/>
          <w:rFonts w:ascii="Times New Roman" w:eastAsia="Times New Roman" w:hAnsi="Times New Roman" w:cs="David"/>
          <w:sz w:val="24"/>
          <w:szCs w:val="24"/>
          <w:rtl/>
          <w:lang w:eastAsia="he-IL"/>
        </w:rPr>
      </w:pPr>
      <w:ins w:id="557" w:author="Meryl Etman" w:date="2023-07-23T14:45:00Z">
        <w:r w:rsidRPr="007C53D9">
          <w:rPr>
            <w:rFonts w:ascii="Times New Roman" w:eastAsia="Times New Roman" w:hAnsi="Times New Roman" w:cs="David" w:hint="eastAsia"/>
            <w:sz w:val="24"/>
            <w:szCs w:val="24"/>
            <w:rtl/>
            <w:lang w:eastAsia="he-IL"/>
            <w:rPrChange w:id="558" w:author="Meryl Etman" w:date="2023-07-23T14:47:00Z">
              <w:rPr>
                <w:rFonts w:ascii="Times New Roman" w:eastAsia="Times New Roman" w:hAnsi="Times New Roman" w:cs="David" w:hint="eastAsia"/>
                <w:snapToGrid w:val="0"/>
                <w:sz w:val="24"/>
                <w:szCs w:val="24"/>
                <w:rtl/>
                <w:lang w:eastAsia="he-IL"/>
              </w:rPr>
            </w:rPrChange>
          </w:rPr>
          <w:t>ה</w:t>
        </w:r>
        <w:r w:rsidRPr="007C53D9">
          <w:rPr>
            <w:rFonts w:ascii="Times New Roman" w:eastAsia="Times New Roman" w:hAnsi="Times New Roman" w:cs="David"/>
            <w:sz w:val="24"/>
            <w:szCs w:val="24"/>
            <w:rtl/>
            <w:lang w:eastAsia="he-IL"/>
            <w:rPrChange w:id="559" w:author="Meryl Etman" w:date="2023-07-23T14:47:00Z">
              <w:rPr>
                <w:rFonts w:ascii="Times New Roman" w:eastAsia="Times New Roman" w:hAnsi="Times New Roman" w:cs="David"/>
                <w:snapToGrid w:val="0"/>
                <w:sz w:val="24"/>
                <w:szCs w:val="24"/>
                <w:rtl/>
                <w:lang w:eastAsia="he-IL"/>
              </w:rPr>
            </w:rPrChange>
          </w:rPr>
          <w:t>.</w:t>
        </w:r>
        <w:r w:rsidRPr="007C53D9">
          <w:rPr>
            <w:rFonts w:ascii="Times New Roman" w:eastAsia="Times New Roman" w:hAnsi="Times New Roman" w:cs="David"/>
            <w:sz w:val="24"/>
            <w:szCs w:val="24"/>
            <w:rtl/>
            <w:lang w:eastAsia="he-IL"/>
            <w:rPrChange w:id="560" w:author="Meryl Etman" w:date="2023-07-23T14:47:00Z">
              <w:rPr>
                <w:rFonts w:ascii="Times New Roman" w:eastAsia="Times New Roman" w:hAnsi="Times New Roman" w:cs="David"/>
                <w:snapToGrid w:val="0"/>
                <w:sz w:val="24"/>
                <w:szCs w:val="24"/>
                <w:rtl/>
                <w:lang w:eastAsia="he-IL"/>
              </w:rPr>
            </w:rPrChange>
          </w:rPr>
          <w:tab/>
        </w:r>
      </w:ins>
      <w:ins w:id="561" w:author="Meryl Etman" w:date="2023-07-23T14:49:00Z">
        <w:r>
          <w:rPr>
            <w:rFonts w:ascii="Times New Roman" w:eastAsia="Times New Roman" w:hAnsi="Times New Roman" w:cs="David" w:hint="cs"/>
            <w:sz w:val="24"/>
            <w:szCs w:val="24"/>
            <w:rtl/>
            <w:lang w:eastAsia="he-IL"/>
          </w:rPr>
          <w:t>לאחר גמר הפיקוח העליון, המצאת</w:t>
        </w:r>
      </w:ins>
      <w:ins w:id="562" w:author="Meryl Etman" w:date="2023-07-23T14:50:00Z">
        <w:r>
          <w:rPr>
            <w:rFonts w:ascii="Times New Roman" w:eastAsia="Times New Roman" w:hAnsi="Times New Roman" w:cs="David" w:hint="cs"/>
            <w:sz w:val="24"/>
            <w:szCs w:val="24"/>
            <w:rtl/>
            <w:lang w:eastAsia="he-IL"/>
          </w:rPr>
          <w:t xml:space="preserve"> האישורים לאכלוס</w:t>
        </w:r>
      </w:ins>
    </w:p>
    <w:p w14:paraId="5AA5D856" w14:textId="6EC32178" w:rsidR="007C53D9" w:rsidRPr="007C53D9" w:rsidRDefault="007C53D9">
      <w:pPr>
        <w:spacing w:before="120" w:beforeAutospacing="0" w:after="60" w:afterAutospacing="0" w:line="240" w:lineRule="auto"/>
        <w:ind w:left="2160"/>
        <w:rPr>
          <w:ins w:id="563" w:author="Meryl Etman" w:date="2023-07-23T14:45:00Z"/>
          <w:rFonts w:ascii="Times New Roman" w:eastAsia="Times New Roman" w:hAnsi="Times New Roman" w:cs="David"/>
          <w:sz w:val="24"/>
          <w:szCs w:val="24"/>
          <w:rtl/>
          <w:lang w:eastAsia="he-IL"/>
          <w:rPrChange w:id="564" w:author="Meryl Etman" w:date="2023-07-23T14:47:00Z">
            <w:rPr>
              <w:ins w:id="565" w:author="Meryl Etman" w:date="2023-07-23T14:45:00Z"/>
              <w:rFonts w:ascii="Times New Roman" w:eastAsia="Times New Roman" w:hAnsi="Times New Roman" w:cs="David"/>
              <w:snapToGrid w:val="0"/>
              <w:sz w:val="24"/>
              <w:szCs w:val="24"/>
              <w:rtl/>
              <w:lang w:eastAsia="he-IL"/>
            </w:rPr>
          </w:rPrChange>
        </w:rPr>
        <w:pPrChange w:id="566" w:author="Meryl Etman" w:date="2023-07-23T14:51:00Z">
          <w:pPr>
            <w:spacing w:before="120" w:beforeAutospacing="0" w:after="60" w:afterAutospacing="0" w:line="240" w:lineRule="auto"/>
            <w:ind w:left="2160" w:hanging="720"/>
          </w:pPr>
        </w:pPrChange>
      </w:pPr>
      <w:ins w:id="567" w:author="Meryl Etman" w:date="2023-07-23T14:49:00Z">
        <w:r>
          <w:rPr>
            <w:rFonts w:ascii="Times New Roman" w:eastAsia="Times New Roman" w:hAnsi="Times New Roman" w:cs="David" w:hint="cs"/>
            <w:sz w:val="24"/>
            <w:szCs w:val="24"/>
            <w:rtl/>
            <w:lang w:eastAsia="he-IL"/>
          </w:rPr>
          <w:t>ואישור עבודות שלב זה ע"י  המזמין</w:t>
        </w:r>
      </w:ins>
      <w:ins w:id="568" w:author="Meryl Etman" w:date="2023-07-23T14:51: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5%</w:t>
        </w:r>
      </w:ins>
    </w:p>
    <w:p w14:paraId="52279EE9" w14:textId="560843A6" w:rsidR="000206FA" w:rsidRPr="000206FA" w:rsidDel="00262134" w:rsidRDefault="000206FA" w:rsidP="00262134">
      <w:pPr>
        <w:widowControl w:val="0"/>
        <w:spacing w:before="120" w:beforeAutospacing="0" w:after="60" w:afterAutospacing="0" w:line="240" w:lineRule="auto"/>
        <w:ind w:left="2160" w:hanging="720"/>
        <w:rPr>
          <w:del w:id="569" w:author="Meryl Etman" w:date="2023-07-23T14:28:00Z"/>
          <w:rFonts w:ascii="Times New Roman" w:eastAsia="Times New Roman" w:hAnsi="Times New Roman" w:cs="David"/>
          <w:sz w:val="24"/>
          <w:szCs w:val="24"/>
          <w:rtl/>
          <w:lang w:eastAsia="he-IL"/>
        </w:rPr>
      </w:pPr>
      <w:del w:id="570" w:author="Meryl Etman" w:date="2023-07-23T14:28:00Z">
        <w:r w:rsidRPr="000206FA" w:rsidDel="00262134">
          <w:rPr>
            <w:rFonts w:ascii="Times New Roman" w:eastAsia="Times New Roman" w:hAnsi="Times New Roman" w:cs="David"/>
            <w:sz w:val="24"/>
            <w:szCs w:val="24"/>
            <w:rtl/>
            <w:lang w:eastAsia="he-IL"/>
          </w:rPr>
          <w:delText>ד</w:delText>
        </w:r>
      </w:del>
      <w:del w:id="571" w:author="Meryl Etman" w:date="2023-07-23T14:45:00Z">
        <w:r w:rsidRPr="000206FA" w:rsidDel="007C53D9">
          <w:rPr>
            <w:rFonts w:ascii="Times New Roman" w:eastAsia="Times New Roman" w:hAnsi="Times New Roman" w:cs="David"/>
            <w:sz w:val="24"/>
            <w:szCs w:val="24"/>
            <w:rtl/>
            <w:lang w:eastAsia="he-IL"/>
          </w:rPr>
          <w:delText>.</w:delText>
        </w:r>
        <w:r w:rsidRPr="000206FA" w:rsidDel="007C53D9">
          <w:rPr>
            <w:rFonts w:ascii="Times New Roman" w:eastAsia="Times New Roman" w:hAnsi="Times New Roman" w:cs="David"/>
            <w:sz w:val="24"/>
            <w:szCs w:val="24"/>
            <w:rtl/>
            <w:lang w:eastAsia="he-IL"/>
          </w:rPr>
          <w:tab/>
        </w:r>
      </w:del>
      <w:del w:id="572" w:author="Meryl Etman" w:date="2023-07-23T14:28:00Z">
        <w:r w:rsidRPr="000206FA" w:rsidDel="00262134">
          <w:rPr>
            <w:rFonts w:ascii="Times New Roman" w:eastAsia="Times New Roman" w:hAnsi="Times New Roman" w:cs="David" w:hint="cs"/>
            <w:sz w:val="24"/>
            <w:szCs w:val="24"/>
            <w:rtl/>
            <w:lang w:eastAsia="he-IL"/>
          </w:rPr>
          <w:delText>לאחר גמר</w:delText>
        </w:r>
        <w:r w:rsidRPr="000206FA" w:rsidDel="00262134">
          <w:rPr>
            <w:rFonts w:ascii="Times New Roman" w:eastAsia="Times New Roman" w:hAnsi="Times New Roman" w:cs="David"/>
            <w:sz w:val="24"/>
            <w:szCs w:val="24"/>
            <w:rtl/>
            <w:lang w:eastAsia="he-IL"/>
          </w:rPr>
          <w:delText xml:space="preserve"> הפיקוח העליון</w:delText>
        </w:r>
        <w:r w:rsidRPr="000206FA" w:rsidDel="00262134">
          <w:rPr>
            <w:rFonts w:ascii="Times New Roman" w:eastAsia="Times New Roman" w:hAnsi="Times New Roman" w:cs="David" w:hint="cs"/>
            <w:sz w:val="24"/>
            <w:szCs w:val="24"/>
            <w:rtl/>
            <w:lang w:eastAsia="he-IL"/>
          </w:rPr>
          <w:delText>, המצאת האישורים</w:delText>
        </w:r>
      </w:del>
    </w:p>
    <w:p w14:paraId="55083100" w14:textId="1ED88CAB" w:rsidR="000206FA" w:rsidRPr="000206FA" w:rsidDel="007C53D9" w:rsidRDefault="000206FA" w:rsidP="00E731A1">
      <w:pPr>
        <w:widowControl w:val="0"/>
        <w:spacing w:before="120" w:beforeAutospacing="0" w:after="60" w:afterAutospacing="0" w:line="240" w:lineRule="auto"/>
        <w:ind w:left="2160"/>
        <w:rPr>
          <w:del w:id="573" w:author="Meryl Etman" w:date="2023-07-23T14:51:00Z"/>
          <w:rFonts w:ascii="Times New Roman" w:eastAsia="Times New Roman" w:hAnsi="Times New Roman" w:cs="David"/>
          <w:sz w:val="24"/>
          <w:szCs w:val="24"/>
          <w:rtl/>
          <w:lang w:eastAsia="he-IL"/>
        </w:rPr>
      </w:pPr>
      <w:del w:id="574" w:author="Meryl Etman" w:date="2023-07-23T14:28:00Z">
        <w:r w:rsidRPr="000206FA" w:rsidDel="00262134">
          <w:rPr>
            <w:rFonts w:ascii="Times New Roman" w:eastAsia="Times New Roman" w:hAnsi="Times New Roman" w:cs="David" w:hint="cs"/>
            <w:sz w:val="24"/>
            <w:szCs w:val="24"/>
            <w:rtl/>
            <w:lang w:eastAsia="he-IL"/>
          </w:rPr>
          <w:delText>לאכלוס ואי</w:delText>
        </w:r>
        <w:r w:rsidR="0004388B" w:rsidDel="00262134">
          <w:rPr>
            <w:rFonts w:ascii="Times New Roman" w:eastAsia="Times New Roman" w:hAnsi="Times New Roman" w:cs="David" w:hint="cs"/>
            <w:sz w:val="24"/>
            <w:szCs w:val="24"/>
            <w:rtl/>
            <w:lang w:eastAsia="he-IL"/>
          </w:rPr>
          <w:delText>שור עבודות שלב זה על ידי המזמין.............................</w:delText>
        </w:r>
        <w:r w:rsidRPr="000206FA" w:rsidDel="00262134">
          <w:rPr>
            <w:rFonts w:ascii="Times New Roman" w:eastAsia="Times New Roman" w:hAnsi="Times New Roman" w:cs="David"/>
            <w:sz w:val="24"/>
            <w:szCs w:val="24"/>
            <w:rtl/>
            <w:lang w:eastAsia="he-IL"/>
          </w:rPr>
          <w:delText>1</w:delText>
        </w:r>
        <w:r w:rsidRPr="000206FA" w:rsidDel="00262134">
          <w:rPr>
            <w:rFonts w:ascii="Times New Roman" w:eastAsia="Times New Roman" w:hAnsi="Times New Roman" w:cs="David" w:hint="cs"/>
            <w:sz w:val="24"/>
            <w:szCs w:val="24"/>
            <w:rtl/>
            <w:lang w:eastAsia="he-IL"/>
          </w:rPr>
          <w:delText>0</w:delText>
        </w:r>
        <w:r w:rsidRPr="000206FA" w:rsidDel="00262134">
          <w:rPr>
            <w:rFonts w:ascii="Times New Roman" w:eastAsia="Times New Roman" w:hAnsi="Times New Roman" w:cs="David"/>
            <w:sz w:val="24"/>
            <w:szCs w:val="24"/>
            <w:rtl/>
            <w:lang w:eastAsia="he-IL"/>
          </w:rPr>
          <w:delText>%</w:delText>
        </w:r>
      </w:del>
    </w:p>
    <w:p w14:paraId="364CBD78" w14:textId="77777777" w:rsidR="000206FA" w:rsidRDefault="000206FA">
      <w:pPr>
        <w:widowControl w:val="0"/>
        <w:spacing w:before="120" w:beforeAutospacing="0" w:after="60" w:afterAutospacing="0" w:line="240" w:lineRule="auto"/>
        <w:ind w:left="2160"/>
        <w:rPr>
          <w:ins w:id="575" w:author="Meryl Etman" w:date="2023-07-23T14:31:00Z"/>
          <w:rFonts w:ascii="Times New Roman" w:eastAsia="Times New Roman" w:hAnsi="Times New Roman" w:cs="David"/>
          <w:sz w:val="24"/>
          <w:szCs w:val="24"/>
          <w:rtl/>
          <w:lang w:eastAsia="he-IL"/>
        </w:rPr>
        <w:pPrChange w:id="576" w:author="Meryl Etman" w:date="2023-07-23T14:51:00Z">
          <w:pPr>
            <w:widowControl w:val="0"/>
            <w:spacing w:before="120" w:beforeAutospacing="0" w:after="60" w:afterAutospacing="0" w:line="240" w:lineRule="auto"/>
          </w:pPr>
        </w:pPrChange>
      </w:pPr>
    </w:p>
    <w:p w14:paraId="1618E33B" w14:textId="42F98458" w:rsidR="00262134" w:rsidRPr="00F12BE1" w:rsidRDefault="00262134">
      <w:pPr>
        <w:widowControl w:val="0"/>
        <w:spacing w:before="120" w:beforeAutospacing="0" w:after="60" w:afterAutospacing="0" w:line="240" w:lineRule="auto"/>
        <w:ind w:left="720" w:firstLine="720"/>
        <w:rPr>
          <w:ins w:id="577" w:author="Meryl Etman" w:date="2023-07-23T14:31:00Z"/>
          <w:rFonts w:ascii="Times New Roman" w:eastAsia="Times New Roman" w:hAnsi="Times New Roman" w:cs="David"/>
          <w:sz w:val="24"/>
          <w:szCs w:val="24"/>
          <w:u w:val="single"/>
          <w:rtl/>
          <w:lang w:eastAsia="he-IL"/>
        </w:rPr>
        <w:pPrChange w:id="578" w:author="Meryl Etman" w:date="2023-07-23T14:31:00Z">
          <w:pPr>
            <w:widowControl w:val="0"/>
            <w:spacing w:before="120" w:beforeAutospacing="0" w:after="60" w:afterAutospacing="0" w:line="240" w:lineRule="auto"/>
          </w:pPr>
        </w:pPrChange>
      </w:pPr>
      <w:ins w:id="579" w:author="Meryl Etman" w:date="2023-07-23T14:31:00Z">
        <w:r>
          <w:rPr>
            <w:rFonts w:ascii="Times New Roman" w:eastAsia="Times New Roman" w:hAnsi="Times New Roman" w:cs="David" w:hint="cs"/>
            <w:sz w:val="24"/>
            <w:szCs w:val="24"/>
            <w:u w:val="single"/>
            <w:rtl/>
            <w:lang w:eastAsia="he-IL"/>
          </w:rPr>
          <w:t>דוח רוחות ממוחשב</w:t>
        </w:r>
        <w:r w:rsidRPr="00F12BE1">
          <w:rPr>
            <w:rFonts w:ascii="Times New Roman" w:eastAsia="Times New Roman" w:hAnsi="Times New Roman" w:cs="David" w:hint="cs"/>
            <w:sz w:val="24"/>
            <w:szCs w:val="24"/>
            <w:u w:val="single"/>
            <w:rtl/>
            <w:lang w:eastAsia="he-IL"/>
          </w:rPr>
          <w:t>:</w:t>
        </w:r>
      </w:ins>
    </w:p>
    <w:p w14:paraId="53D20F78" w14:textId="577FD125" w:rsidR="00262134" w:rsidRDefault="00262134" w:rsidP="004E269C">
      <w:pPr>
        <w:widowControl w:val="0"/>
        <w:spacing w:before="120" w:beforeAutospacing="0" w:after="60" w:afterAutospacing="0" w:line="240" w:lineRule="auto"/>
        <w:ind w:left="2160" w:hanging="720"/>
        <w:rPr>
          <w:ins w:id="580" w:author="Meryl Etman" w:date="2023-07-23T14:31:00Z"/>
          <w:rFonts w:ascii="Times New Roman" w:eastAsia="Times New Roman" w:hAnsi="Times New Roman" w:cs="David"/>
          <w:sz w:val="24"/>
          <w:szCs w:val="24"/>
          <w:rtl/>
          <w:lang w:eastAsia="he-IL"/>
        </w:rPr>
      </w:pPr>
      <w:ins w:id="581" w:author="Meryl Etman" w:date="2023-07-23T14:31:00Z">
        <w:r>
          <w:rPr>
            <w:rFonts w:ascii="Times New Roman" w:eastAsia="Times New Roman" w:hAnsi="Times New Roman" w:cs="David" w:hint="cs"/>
            <w:sz w:val="24"/>
            <w:szCs w:val="24"/>
            <w:rtl/>
            <w:lang w:eastAsia="he-IL"/>
          </w:rPr>
          <w:t>א</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sz w:val="24"/>
            <w:szCs w:val="24"/>
            <w:rtl/>
            <w:lang w:eastAsia="he-IL"/>
          </w:rPr>
          <w:tab/>
        </w:r>
      </w:ins>
      <w:ins w:id="582" w:author="Meryl Etman" w:date="2023-07-23T14:51:00Z">
        <w:r w:rsidR="00B85496">
          <w:rPr>
            <w:rFonts w:ascii="Times New Roman" w:eastAsia="Times New Roman" w:hAnsi="Times New Roman" w:cs="David" w:hint="cs"/>
            <w:sz w:val="24"/>
            <w:szCs w:val="24"/>
            <w:rtl/>
            <w:lang w:eastAsia="he-IL"/>
          </w:rPr>
          <w:t xml:space="preserve">לאחר </w:t>
        </w:r>
      </w:ins>
      <w:ins w:id="583" w:author="Meryl Etman" w:date="2023-07-23T14:31:00Z">
        <w:r>
          <w:rPr>
            <w:rFonts w:ascii="Times New Roman" w:eastAsia="Times New Roman" w:hAnsi="Times New Roman" w:cs="David" w:hint="cs"/>
            <w:sz w:val="24"/>
            <w:szCs w:val="24"/>
            <w:rtl/>
            <w:lang w:eastAsia="he-IL"/>
          </w:rPr>
          <w:t>הגש</w:t>
        </w:r>
      </w:ins>
      <w:ins w:id="584" w:author="Meryl Etman" w:date="2023-07-23T14:51:00Z">
        <w:r w:rsidR="00B85496">
          <w:rPr>
            <w:rFonts w:ascii="Times New Roman" w:eastAsia="Times New Roman" w:hAnsi="Times New Roman" w:cs="David" w:hint="cs"/>
            <w:sz w:val="24"/>
            <w:szCs w:val="24"/>
            <w:rtl/>
            <w:lang w:eastAsia="he-IL"/>
          </w:rPr>
          <w:t>ת הדוח</w:t>
        </w:r>
      </w:ins>
      <w:ins w:id="585" w:author="Meryl Etman" w:date="2023-07-23T14:31:00Z">
        <w:r>
          <w:rPr>
            <w:rFonts w:ascii="Times New Roman" w:eastAsia="Times New Roman" w:hAnsi="Times New Roman" w:cs="David" w:hint="cs"/>
            <w:sz w:val="24"/>
            <w:szCs w:val="24"/>
            <w:rtl/>
            <w:lang w:eastAsia="he-IL"/>
          </w:rPr>
          <w:t xml:space="preserve"> למזמין</w:t>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ins>
      <w:ins w:id="586" w:author="Meryl Etman" w:date="2023-07-23T14:32:00Z">
        <w:r w:rsidR="00EE5FA3">
          <w:rPr>
            <w:rFonts w:ascii="Times New Roman" w:eastAsia="Times New Roman" w:hAnsi="Times New Roman" w:cs="David" w:hint="cs"/>
            <w:sz w:val="24"/>
            <w:szCs w:val="24"/>
            <w:rtl/>
            <w:lang w:eastAsia="he-IL"/>
          </w:rPr>
          <w:t>65</w:t>
        </w:r>
      </w:ins>
      <w:ins w:id="587" w:author="Meryl Etman" w:date="2023-07-23T14:31:00Z">
        <w:r>
          <w:rPr>
            <w:rFonts w:ascii="Times New Roman" w:eastAsia="Times New Roman" w:hAnsi="Times New Roman" w:cs="David" w:hint="cs"/>
            <w:sz w:val="24"/>
            <w:szCs w:val="24"/>
            <w:rtl/>
            <w:lang w:eastAsia="he-IL"/>
          </w:rPr>
          <w:t>%</w:t>
        </w:r>
      </w:ins>
    </w:p>
    <w:p w14:paraId="3CA861E9" w14:textId="64D2ECAB" w:rsidR="00262134" w:rsidRDefault="00262134">
      <w:pPr>
        <w:widowControl w:val="0"/>
        <w:spacing w:before="120" w:beforeAutospacing="0" w:after="60" w:afterAutospacing="0" w:line="240" w:lineRule="auto"/>
        <w:ind w:left="2160" w:hanging="720"/>
        <w:rPr>
          <w:ins w:id="588" w:author="Meryl Etman" w:date="2023-07-23T14:31:00Z"/>
          <w:rFonts w:ascii="Times New Roman" w:eastAsia="Times New Roman" w:hAnsi="Times New Roman" w:cs="David"/>
          <w:sz w:val="24"/>
          <w:szCs w:val="24"/>
          <w:rtl/>
          <w:lang w:eastAsia="he-IL"/>
        </w:rPr>
        <w:pPrChange w:id="589" w:author="Meryl Etman" w:date="2023-07-23T14:32:00Z">
          <w:pPr>
            <w:widowControl w:val="0"/>
            <w:spacing w:before="120" w:beforeAutospacing="0" w:after="60" w:afterAutospacing="0" w:line="240" w:lineRule="auto"/>
            <w:ind w:left="2160" w:hanging="720"/>
          </w:pPr>
        </w:pPrChange>
      </w:pPr>
      <w:ins w:id="590" w:author="Meryl Etman" w:date="2023-07-23T14:31:00Z">
        <w:r>
          <w:rPr>
            <w:rFonts w:ascii="Times New Roman" w:eastAsia="Times New Roman" w:hAnsi="Times New Roman" w:cs="David" w:hint="cs"/>
            <w:sz w:val="24"/>
            <w:szCs w:val="24"/>
            <w:rtl/>
            <w:lang w:eastAsia="he-IL"/>
          </w:rPr>
          <w:t>ב.</w:t>
        </w:r>
        <w:r>
          <w:rPr>
            <w:rFonts w:ascii="Times New Roman" w:eastAsia="Times New Roman" w:hAnsi="Times New Roman" w:cs="David" w:hint="cs"/>
            <w:sz w:val="24"/>
            <w:szCs w:val="24"/>
            <w:rtl/>
            <w:lang w:eastAsia="he-IL"/>
          </w:rPr>
          <w:tab/>
        </w:r>
      </w:ins>
      <w:ins w:id="591" w:author="Meryl Etman" w:date="2023-07-23T14:32:00Z">
        <w:r w:rsidR="00EE5FA3">
          <w:rPr>
            <w:rFonts w:ascii="Times New Roman" w:eastAsia="Times New Roman" w:hAnsi="Times New Roman" w:cs="David" w:hint="cs"/>
            <w:sz w:val="24"/>
            <w:szCs w:val="24"/>
            <w:rtl/>
            <w:lang w:eastAsia="he-IL"/>
          </w:rPr>
          <w:t>לאחר קבלת אישור הרשויות</w:t>
        </w:r>
      </w:ins>
      <w:ins w:id="592" w:author="Meryl Etman" w:date="2023-07-23T14:31:00Z">
        <w:r>
          <w:rPr>
            <w:rFonts w:ascii="Times New Roman" w:eastAsia="Times New Roman" w:hAnsi="Times New Roman" w:cs="David" w:hint="cs"/>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2</w:t>
        </w:r>
      </w:ins>
      <w:ins w:id="593" w:author="Meryl Etman" w:date="2023-07-23T14:32:00Z">
        <w:r w:rsidR="00EE5FA3">
          <w:rPr>
            <w:rFonts w:ascii="Times New Roman" w:eastAsia="Times New Roman" w:hAnsi="Times New Roman" w:cs="David" w:hint="cs"/>
            <w:sz w:val="24"/>
            <w:szCs w:val="24"/>
            <w:rtl/>
            <w:lang w:eastAsia="he-IL"/>
          </w:rPr>
          <w:t>5</w:t>
        </w:r>
      </w:ins>
      <w:ins w:id="594" w:author="Meryl Etman" w:date="2023-07-23T14:31:00Z">
        <w:r>
          <w:rPr>
            <w:rFonts w:ascii="Times New Roman" w:eastAsia="Times New Roman" w:hAnsi="Times New Roman" w:cs="David" w:hint="cs"/>
            <w:sz w:val="24"/>
            <w:szCs w:val="24"/>
            <w:rtl/>
            <w:lang w:eastAsia="he-IL"/>
          </w:rPr>
          <w:t>%</w:t>
        </w:r>
      </w:ins>
    </w:p>
    <w:p w14:paraId="22C0F007" w14:textId="40CC5882" w:rsidR="00262134" w:rsidRDefault="00262134">
      <w:pPr>
        <w:widowControl w:val="0"/>
        <w:spacing w:before="120" w:beforeAutospacing="0" w:after="60" w:afterAutospacing="0" w:line="240" w:lineRule="auto"/>
        <w:ind w:left="2160" w:hanging="720"/>
        <w:rPr>
          <w:ins w:id="595" w:author="Meryl Etman" w:date="2023-07-23T14:31:00Z"/>
          <w:rFonts w:ascii="Times New Roman" w:eastAsia="Times New Roman" w:hAnsi="Times New Roman" w:cs="David"/>
          <w:sz w:val="24"/>
          <w:szCs w:val="24"/>
          <w:rtl/>
          <w:lang w:eastAsia="he-IL"/>
        </w:rPr>
        <w:pPrChange w:id="596" w:author="Meryl Etman" w:date="2023-07-23T14:32:00Z">
          <w:pPr>
            <w:widowControl w:val="0"/>
            <w:spacing w:before="120" w:beforeAutospacing="0" w:after="60" w:afterAutospacing="0" w:line="240" w:lineRule="auto"/>
            <w:ind w:left="2160" w:hanging="720"/>
          </w:pPr>
        </w:pPrChange>
      </w:pPr>
      <w:ins w:id="597" w:author="Meryl Etman" w:date="2023-07-23T14:31:00Z">
        <w:r>
          <w:rPr>
            <w:rFonts w:ascii="Times New Roman" w:eastAsia="Times New Roman" w:hAnsi="Times New Roman" w:cs="David" w:hint="cs"/>
            <w:sz w:val="24"/>
            <w:szCs w:val="24"/>
            <w:rtl/>
            <w:lang w:eastAsia="he-IL"/>
          </w:rPr>
          <w:t>ג.</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לאחר גמר הפיקוח העליון, המצאת</w:t>
        </w:r>
      </w:ins>
    </w:p>
    <w:p w14:paraId="745BA310" w14:textId="5DCD7153" w:rsidR="00262134" w:rsidRDefault="00262134">
      <w:pPr>
        <w:widowControl w:val="0"/>
        <w:spacing w:before="120" w:beforeAutospacing="0" w:after="60" w:afterAutospacing="0" w:line="240" w:lineRule="auto"/>
        <w:ind w:left="1440" w:firstLine="720"/>
        <w:rPr>
          <w:ins w:id="598" w:author="Meryl Etman" w:date="2023-07-23T14:31:00Z"/>
          <w:rFonts w:ascii="Times New Roman" w:eastAsia="Times New Roman" w:hAnsi="Times New Roman" w:cs="David"/>
          <w:sz w:val="24"/>
          <w:szCs w:val="24"/>
          <w:rtl/>
          <w:lang w:eastAsia="he-IL"/>
        </w:rPr>
        <w:pPrChange w:id="599" w:author="Meryl Etman" w:date="2023-07-23T14:33:00Z">
          <w:pPr>
            <w:widowControl w:val="0"/>
            <w:spacing w:before="120" w:beforeAutospacing="0" w:after="60" w:afterAutospacing="0" w:line="240" w:lineRule="auto"/>
          </w:pPr>
        </w:pPrChange>
      </w:pPr>
      <w:ins w:id="600" w:author="Meryl Etman" w:date="2023-07-23T14:31:00Z">
        <w:r>
          <w:rPr>
            <w:rFonts w:ascii="Times New Roman" w:eastAsia="Times New Roman" w:hAnsi="Times New Roman" w:cs="David" w:hint="cs"/>
            <w:sz w:val="24"/>
            <w:szCs w:val="24"/>
            <w:rtl/>
            <w:lang w:eastAsia="he-IL"/>
          </w:rPr>
          <w:t>האישורים לאכלוס ואישור עבודות שלב זה ע"י  המזמין</w:t>
        </w:r>
        <w:r>
          <w:rPr>
            <w:rFonts w:ascii="Times New Roman" w:eastAsia="Times New Roman" w:hAnsi="Times New Roman" w:cs="David" w:hint="cs"/>
            <w:sz w:val="24"/>
            <w:szCs w:val="24"/>
            <w:rtl/>
            <w:lang w:eastAsia="he-IL"/>
          </w:rPr>
          <w:tab/>
        </w:r>
      </w:ins>
      <w:ins w:id="601" w:author="Meryl Etman" w:date="2023-07-23T14:33:00Z">
        <w:r w:rsidR="00EE5FA3">
          <w:rPr>
            <w:rFonts w:ascii="Times New Roman" w:eastAsia="Times New Roman" w:hAnsi="Times New Roman" w:cs="David" w:hint="cs"/>
            <w:sz w:val="24"/>
            <w:szCs w:val="24"/>
            <w:rtl/>
            <w:lang w:eastAsia="he-IL"/>
          </w:rPr>
          <w:t>1</w:t>
        </w:r>
      </w:ins>
      <w:ins w:id="602" w:author="Meryl Etman" w:date="2023-07-23T14:31:00Z">
        <w:r>
          <w:rPr>
            <w:rFonts w:ascii="Times New Roman" w:eastAsia="Times New Roman" w:hAnsi="Times New Roman" w:cs="David" w:hint="cs"/>
            <w:sz w:val="24"/>
            <w:szCs w:val="24"/>
            <w:rtl/>
            <w:lang w:eastAsia="he-IL"/>
          </w:rPr>
          <w:t>0%</w:t>
        </w:r>
      </w:ins>
    </w:p>
    <w:p w14:paraId="0457346B" w14:textId="77777777" w:rsidR="00262134" w:rsidRPr="000206FA" w:rsidRDefault="00262134"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90D70B9"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3AA31A9"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43401309"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0C2716AA"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29D3BCB"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750BB1E3" w14:textId="019050F6"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8-20T00:00:00Z">
            <w:dateFormat w:val="dd/MM/yyyy"/>
            <w:lid w:val="he-IL"/>
            <w:storeMappedDataAs w:val="dateTime"/>
            <w:calendar w:val="gregorian"/>
          </w:date>
        </w:sdtPr>
        <w:sdtEndPr>
          <w:rPr>
            <w:rFonts w:hint="cs"/>
          </w:rPr>
        </w:sdtEndPr>
        <w:sdtContent>
          <w:ins w:id="603" w:author="Meryl Etman" w:date="2023-08-20T17:21:00Z">
            <w:r w:rsidR="004E269C">
              <w:rPr>
                <w:rFonts w:ascii="Times New Roman" w:eastAsia="Times New Roman" w:hAnsi="Times New Roman" w:cs="David" w:hint="cs"/>
                <w:color w:val="008000"/>
                <w:sz w:val="24"/>
                <w:szCs w:val="24"/>
                <w:rtl/>
                <w:lang w:eastAsia="he-IL"/>
              </w:rPr>
              <w:t>‏20/08/2023</w:t>
            </w:r>
          </w:ins>
        </w:sdtContent>
      </w:sdt>
      <w:r w:rsidRPr="00B27B4C">
        <w:rPr>
          <w:rFonts w:ascii="Times New Roman" w:eastAsia="Times New Roman" w:hAnsi="Times New Roman" w:cs="David" w:hint="cs"/>
          <w:bCs/>
          <w:color w:val="FF0000"/>
          <w:sz w:val="24"/>
          <w:szCs w:val="24"/>
          <w:rtl/>
          <w:lang w:eastAsia="he-IL"/>
        </w:rPr>
        <w:br/>
      </w:r>
    </w:p>
    <w:p w14:paraId="5CB434D1"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85B30BD" w14:textId="3ED216CE" w:rsidR="00EE7345" w:rsidRPr="00B27B4C" w:rsidRDefault="003057C1">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604" w:author="Meryl Etman" w:date="2023-07-23T14:34:00Z">
              <w:pPr>
                <w:widowControl w:val="0"/>
                <w:spacing w:before="0" w:beforeAutospacing="0" w:after="0" w:afterAutospacing="0" w:line="240" w:lineRule="auto"/>
                <w:jc w:val="both"/>
              </w:pPr>
            </w:pPrChange>
          </w:pPr>
          <w:ins w:id="605" w:author="Meryl Etman" w:date="2023-02-12T10:37: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2D696AF9"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039A1A8"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DFB83A4"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4F63413"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4387C5D"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07F637" w14:textId="1377AA23"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06"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07"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08"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A7D948A"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B855F1" w14:textId="1DD20760"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09"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610" w:author="Meryl Etman" w:date="2023-02-12T10:36:00Z">
            <w:r w:rsidR="003057C1">
              <w:rPr>
                <w:rFonts w:ascii="Times New Roman" w:eastAsia="Times New Roman" w:hAnsi="Times New Roman" w:cs="David" w:hint="cs"/>
                <w:bCs/>
                <w:color w:val="008000"/>
                <w:sz w:val="24"/>
                <w:szCs w:val="24"/>
                <w:rtl/>
                <w:lang w:eastAsia="he-IL"/>
              </w:rPr>
              <w:t>סביוני גבעת שמואל מגרשים 1006-1007</w:t>
            </w:r>
          </w:ins>
        </w:sdtContent>
      </w:sdt>
      <w:r w:rsidRPr="00B27B4C">
        <w:rPr>
          <w:rFonts w:ascii="Times New Roman" w:eastAsia="Times New Roman" w:hAnsi="Times New Roman" w:cs="David" w:hint="cs"/>
          <w:color w:val="008000"/>
          <w:sz w:val="24"/>
          <w:szCs w:val="24"/>
          <w:rtl/>
          <w:lang w:eastAsia="he-IL"/>
        </w:rPr>
        <w:t>.</w:t>
      </w:r>
    </w:p>
    <w:p w14:paraId="20C5AFEE"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FB0BD6" w14:textId="10B0FC59"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11"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C01EA6E"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08B6810" w14:textId="3007B4AA"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12"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F23E915"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FB1981B"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B25169B"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8E10721"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BDB807C"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EDD0CDB"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143187B"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0F083D"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9BBF907"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B4D7ED2"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707331B" w14:textId="24636A50"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13"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p>
    <w:p w14:paraId="0A404D2E"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FDDA44B"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4F4AF21"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9EF75AE"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282753F"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1D8ADFA"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A606FF" w14:textId="77777777" w:rsidR="00DC2386" w:rsidRDefault="00DC2386">
      <w:pPr>
        <w:bidi w:val="0"/>
        <w:spacing w:before="0" w:beforeAutospacing="0" w:after="160" w:afterAutospacing="0" w:line="259" w:lineRule="auto"/>
        <w:rPr>
          <w:ins w:id="614" w:author="Meryl Etman" w:date="2023-07-23T12:34:00Z"/>
          <w:rFonts w:ascii="Times New Roman" w:eastAsia="Times New Roman" w:hAnsi="Times New Roman" w:cs="David"/>
          <w:bCs/>
          <w:sz w:val="20"/>
          <w:szCs w:val="24"/>
          <w:u w:val="single"/>
          <w:rtl/>
          <w:lang w:eastAsia="he-IL"/>
        </w:rPr>
      </w:pPr>
      <w:ins w:id="615" w:author="Meryl Etman" w:date="2023-07-23T12:34:00Z">
        <w:r>
          <w:rPr>
            <w:rFonts w:ascii="Times New Roman" w:eastAsia="Times New Roman" w:hAnsi="Times New Roman" w:cs="David"/>
            <w:bCs/>
            <w:sz w:val="20"/>
            <w:szCs w:val="24"/>
            <w:u w:val="single"/>
            <w:rtl/>
            <w:lang w:eastAsia="he-IL"/>
          </w:rPr>
          <w:br w:type="page"/>
        </w:r>
      </w:ins>
    </w:p>
    <w:p w14:paraId="50974396" w14:textId="568C33A4"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608B452"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26FA9E09"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778D767D" w14:textId="77777777" w:rsidR="00937C9F" w:rsidRPr="0009511C" w:rsidRDefault="00937C9F" w:rsidP="00937C9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9079499"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2DC5660"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9EA5B78"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0EC3E616"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C5E9C28"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4996CEB"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CF44AAA"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2E126B0"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295F9FE"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EA446C3"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0F3B773E"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75A4C2E"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5E296590"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52A3208"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ECE4C3F" w14:textId="77777777" w:rsidR="00937C9F" w:rsidRPr="00400B84" w:rsidRDefault="00937C9F" w:rsidP="00937C9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37C9F" w:rsidRPr="0009511C" w14:paraId="3D842341" w14:textId="77777777" w:rsidTr="003057C1">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B500A17"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8A00246"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37C9F" w:rsidRPr="0009511C" w14:paraId="40C452CF" w14:textId="77777777" w:rsidTr="003057C1">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14936B4"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37C9F" w:rsidRPr="0009511C" w14:paraId="3551C06E" w14:textId="77777777" w:rsidTr="003057C1">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6A9AA9D"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6031396"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F13576D"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40DED34"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37C9F" w:rsidRPr="0009511C" w14:paraId="298321E9" w14:textId="77777777" w:rsidTr="003057C1">
        <w:trPr>
          <w:trHeight w:val="551"/>
        </w:trPr>
        <w:tc>
          <w:tcPr>
            <w:tcW w:w="4068" w:type="dxa"/>
            <w:tcBorders>
              <w:top w:val="single" w:sz="4" w:space="0" w:color="auto"/>
              <w:left w:val="single" w:sz="4" w:space="0" w:color="auto"/>
              <w:bottom w:val="single" w:sz="4" w:space="0" w:color="auto"/>
              <w:right w:val="single" w:sz="4" w:space="0" w:color="auto"/>
            </w:tcBorders>
            <w:hideMark/>
          </w:tcPr>
          <w:p w14:paraId="1C4FFBF4"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38177C3"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8DC4F8D"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6E4BAA7"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rtl/>
                <w:lang w:eastAsia="he-IL"/>
              </w:rPr>
            </w:pPr>
          </w:p>
          <w:p w14:paraId="5FD957C2"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0088512"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1E5C3FA"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rtl/>
                <w:lang w:eastAsia="he-IL"/>
              </w:rPr>
            </w:pPr>
          </w:p>
          <w:p w14:paraId="769C2FC0"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0E0C219"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rtl/>
                <w:lang w:eastAsia="he-IL"/>
              </w:rPr>
            </w:pPr>
          </w:p>
        </w:tc>
      </w:tr>
      <w:tr w:rsidR="00937C9F" w:rsidRPr="0009511C" w14:paraId="45D1C02F" w14:textId="77777777" w:rsidTr="003057C1">
        <w:trPr>
          <w:trHeight w:val="571"/>
        </w:trPr>
        <w:tc>
          <w:tcPr>
            <w:tcW w:w="4068" w:type="dxa"/>
            <w:tcBorders>
              <w:top w:val="single" w:sz="4" w:space="0" w:color="auto"/>
              <w:left w:val="single" w:sz="4" w:space="0" w:color="auto"/>
              <w:bottom w:val="single" w:sz="4" w:space="0" w:color="auto"/>
              <w:right w:val="single" w:sz="4" w:space="0" w:color="auto"/>
            </w:tcBorders>
            <w:hideMark/>
          </w:tcPr>
          <w:p w14:paraId="26B89F8B"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3CD5E4E"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8A7A2C3"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1BF72B" w14:textId="77777777" w:rsidR="00937C9F" w:rsidRPr="0009511C" w:rsidRDefault="00937C9F" w:rsidP="003057C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E60EC6" w14:textId="77777777" w:rsidR="00937C9F" w:rsidRPr="0009511C" w:rsidRDefault="00937C9F" w:rsidP="003057C1">
            <w:pPr>
              <w:spacing w:before="0" w:beforeAutospacing="0" w:after="0" w:afterAutospacing="0" w:line="256" w:lineRule="auto"/>
              <w:rPr>
                <w:rFonts w:ascii="David" w:eastAsia="Calibri" w:hAnsi="David" w:cs="David"/>
                <w:b/>
                <w:sz w:val="24"/>
                <w:szCs w:val="24"/>
                <w:lang w:eastAsia="he-IL"/>
              </w:rPr>
            </w:pPr>
          </w:p>
        </w:tc>
      </w:tr>
      <w:tr w:rsidR="00937C9F" w:rsidRPr="0009511C" w14:paraId="5E99198C" w14:textId="77777777" w:rsidTr="003057C1">
        <w:trPr>
          <w:trHeight w:val="391"/>
        </w:trPr>
        <w:tc>
          <w:tcPr>
            <w:tcW w:w="4068" w:type="dxa"/>
            <w:tcBorders>
              <w:top w:val="single" w:sz="4" w:space="0" w:color="auto"/>
              <w:left w:val="single" w:sz="4" w:space="0" w:color="auto"/>
              <w:bottom w:val="single" w:sz="4" w:space="0" w:color="auto"/>
              <w:right w:val="single" w:sz="4" w:space="0" w:color="auto"/>
            </w:tcBorders>
            <w:hideMark/>
          </w:tcPr>
          <w:p w14:paraId="1AC6A763"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52105269"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73670FE" w14:textId="77777777" w:rsidR="00937C9F" w:rsidRPr="0009511C" w:rsidRDefault="00937C9F" w:rsidP="003057C1">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999ADC" w14:textId="77777777" w:rsidR="00937C9F" w:rsidRPr="0009511C" w:rsidRDefault="00937C9F" w:rsidP="003057C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D6DAEA" w14:textId="77777777" w:rsidR="00937C9F" w:rsidRPr="0009511C" w:rsidRDefault="00937C9F" w:rsidP="003057C1">
            <w:pPr>
              <w:spacing w:before="0" w:beforeAutospacing="0" w:after="0" w:afterAutospacing="0" w:line="256" w:lineRule="auto"/>
              <w:rPr>
                <w:rFonts w:ascii="David" w:eastAsia="Calibri" w:hAnsi="David" w:cs="David"/>
                <w:b/>
                <w:sz w:val="24"/>
                <w:szCs w:val="24"/>
                <w:lang w:eastAsia="he-IL"/>
              </w:rPr>
            </w:pPr>
          </w:p>
        </w:tc>
      </w:tr>
    </w:tbl>
    <w:p w14:paraId="32760832" w14:textId="77777777" w:rsidR="00937C9F" w:rsidRPr="0009511C" w:rsidRDefault="00937C9F" w:rsidP="00937C9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37C9F" w:rsidRPr="0009511C" w14:paraId="2F718AEB" w14:textId="77777777" w:rsidTr="003057C1">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5253510"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37C9F" w:rsidRPr="0009511C" w14:paraId="63874146" w14:textId="77777777" w:rsidTr="003057C1">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1EB26A0"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5358605"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p>
          <w:p w14:paraId="116322A5"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334C998"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2681CB"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F4E1DB7"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2D6CE93"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5BF8FC2"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0FABB5B"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DF24D2B"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37C9F" w:rsidRPr="0009511C" w14:paraId="7F93D2FC" w14:textId="77777777" w:rsidTr="003057C1">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6E00A12" w14:textId="77777777" w:rsidR="00937C9F" w:rsidRPr="0009511C" w:rsidRDefault="00937C9F" w:rsidP="003057C1">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BEF471A" w14:textId="77777777" w:rsidR="00937C9F" w:rsidRPr="0009511C" w:rsidRDefault="00937C9F" w:rsidP="003057C1">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587A63B" w14:textId="77777777" w:rsidR="00937C9F" w:rsidRPr="0009511C" w:rsidRDefault="00937C9F" w:rsidP="003057C1">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00113F4" w14:textId="77777777" w:rsidR="00937C9F" w:rsidRPr="0009511C" w:rsidRDefault="00937C9F" w:rsidP="003057C1">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4674E68" w14:textId="77777777" w:rsidR="00937C9F" w:rsidRPr="0009511C" w:rsidRDefault="00937C9F" w:rsidP="003057C1">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A37D2A9"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A995FEE"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90212B1" w14:textId="77777777" w:rsidR="00937C9F" w:rsidRPr="0009511C" w:rsidRDefault="00937C9F" w:rsidP="003057C1">
            <w:pPr>
              <w:spacing w:before="0" w:beforeAutospacing="0" w:after="0" w:afterAutospacing="0" w:line="256" w:lineRule="auto"/>
              <w:rPr>
                <w:rFonts w:ascii="David" w:eastAsia="Calibri" w:hAnsi="David" w:cs="David"/>
                <w:sz w:val="24"/>
                <w:szCs w:val="24"/>
                <w:lang w:eastAsia="he-IL"/>
              </w:rPr>
            </w:pPr>
          </w:p>
        </w:tc>
      </w:tr>
      <w:tr w:rsidR="00937C9F" w:rsidRPr="0009511C" w14:paraId="05FCC2F2" w14:textId="77777777" w:rsidTr="003057C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51200B6"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EB226FF"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38EFF86"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FED66F5"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193B673"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ACB0D8E"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AD3C7C4"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9A3A4FA" w14:textId="77777777" w:rsidR="00937C9F" w:rsidRPr="0009511C" w:rsidRDefault="00937C9F" w:rsidP="003057C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37C9F" w:rsidRPr="0009511C" w14:paraId="2D03E543" w14:textId="77777777" w:rsidTr="003057C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CCF7343"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D85B7C4"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DE7BFA9"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EB0679F"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0842591"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8A1E73E"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6311EDF"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57A39B0" w14:textId="77777777" w:rsidR="00937C9F" w:rsidRPr="0009511C" w:rsidRDefault="00937C9F" w:rsidP="003057C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37C9F" w:rsidRPr="0009511C" w14:paraId="5B92A377" w14:textId="77777777" w:rsidTr="003057C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97F0A65"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9BE6A01" w14:textId="77777777" w:rsidR="00937C9F" w:rsidRPr="0009511C" w:rsidRDefault="00937C9F" w:rsidP="003057C1">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8F593BC" w14:textId="77777777" w:rsidR="00937C9F" w:rsidRPr="0009511C" w:rsidRDefault="00937C9F" w:rsidP="003057C1">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031784E" w14:textId="77777777" w:rsidR="00937C9F" w:rsidRPr="0009511C" w:rsidRDefault="00937C9F" w:rsidP="003057C1">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4E0F61E" w14:textId="77777777" w:rsidR="00937C9F" w:rsidRPr="0009511C" w:rsidRDefault="00937C9F" w:rsidP="003057C1">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54EB610" w14:textId="77777777" w:rsidR="00937C9F" w:rsidRPr="0009511C" w:rsidRDefault="00937C9F" w:rsidP="003057C1">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7AB637F" w14:textId="77777777" w:rsidR="00937C9F" w:rsidRPr="0009511C" w:rsidRDefault="00937C9F" w:rsidP="003057C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514D741" w14:textId="77777777" w:rsidR="00937C9F" w:rsidRPr="0009511C" w:rsidRDefault="00937C9F" w:rsidP="003057C1">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395F7AE" w14:textId="77777777" w:rsidR="00937C9F" w:rsidRPr="0009511C" w:rsidRDefault="00937C9F" w:rsidP="00937C9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2D72AF50" w14:textId="77777777" w:rsidTr="003057C1">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B4B93D2"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37C9F" w:rsidRPr="0009511C" w14:paraId="0E2C151C" w14:textId="77777777" w:rsidTr="003057C1">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3BC699B"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C3296AF" w14:textId="77777777" w:rsidR="00937C9F" w:rsidRPr="0009511C" w:rsidRDefault="00937C9F" w:rsidP="00937C9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599F57CF" w14:textId="77777777" w:rsidTr="003057C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BCB844D"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37C9F" w:rsidRPr="0009511C" w14:paraId="6BF50F2F" w14:textId="77777777" w:rsidTr="003057C1">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0F8983C" w14:textId="77777777" w:rsidR="00937C9F" w:rsidRPr="0009511C" w:rsidRDefault="00937C9F" w:rsidP="003057C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35472AA"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B3665" w:rsidRPr="0009511C" w14:paraId="59BD0091" w14:textId="77777777" w:rsidTr="003057C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9BFAF83" w14:textId="77777777" w:rsidR="00CB3665" w:rsidRPr="0009511C" w:rsidRDefault="00CB3665" w:rsidP="003057C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B3665" w:rsidRPr="0009511C" w14:paraId="181B9179" w14:textId="77777777" w:rsidTr="003057C1">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2CB9B8F" w14:textId="77777777" w:rsidR="00CB3665" w:rsidRPr="0009511C" w:rsidRDefault="00CB3665" w:rsidP="003057C1">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4A87E3C"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p w14:paraId="7EFFB53C" w14:textId="77777777" w:rsidR="00937C9F" w:rsidRPr="0009511C" w:rsidRDefault="00937C9F" w:rsidP="00937C9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32D8BF4D" w14:textId="77777777" w:rsidR="00EE7345" w:rsidRPr="00BD794C" w:rsidRDefault="00EE7345" w:rsidP="00EE734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02FB43B"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1220B50"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218A14E"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F0EB60"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82B681"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FA02EF5"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F363A68"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E6B739C"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B3EFA9F"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A215C2A"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CD965CA"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7B22C880"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0072D9B4" w14:textId="232268C3"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w:t>
      </w:r>
      <w:ins w:id="616" w:author="Meryl Etman" w:date="2023-07-23T12:33:00Z">
        <w:r w:rsidR="00925A89">
          <w:rPr>
            <w:rFonts w:ascii="Times New Roman" w:eastAsia="Times New Roman" w:hAnsi="Times New Roman" w:cs="David" w:hint="cs"/>
            <w:sz w:val="24"/>
            <w:szCs w:val="24"/>
            <w:u w:val="single"/>
            <w:rtl/>
            <w:lang w:eastAsia="he-IL"/>
          </w:rPr>
          <w:t>ים</w:t>
        </w:r>
      </w:ins>
      <w:r w:rsidRPr="000206FA">
        <w:rPr>
          <w:rFonts w:ascii="Times New Roman" w:eastAsia="Times New Roman" w:hAnsi="Times New Roman" w:cs="David"/>
          <w:sz w:val="24"/>
          <w:szCs w:val="24"/>
          <w:u w:val="single"/>
          <w:rtl/>
          <w:lang w:eastAsia="he-IL"/>
        </w:rPr>
        <w:t xml:space="preserve"> ב' </w:t>
      </w:r>
      <w:ins w:id="617" w:author="Meryl Etman" w:date="2023-07-23T12:33:00Z">
        <w:r w:rsidR="00925A89">
          <w:rPr>
            <w:rFonts w:ascii="Times New Roman" w:eastAsia="Times New Roman" w:hAnsi="Times New Roman" w:cs="David" w:hint="cs"/>
            <w:sz w:val="24"/>
            <w:szCs w:val="24"/>
            <w:u w:val="single"/>
            <w:rtl/>
            <w:lang w:eastAsia="he-IL"/>
          </w:rPr>
          <w:t xml:space="preserve">ו-ב1' </w:t>
        </w:r>
      </w:ins>
      <w:r w:rsidRPr="000206FA">
        <w:rPr>
          <w:rFonts w:ascii="Times New Roman" w:eastAsia="Times New Roman" w:hAnsi="Times New Roman" w:cs="David"/>
          <w:sz w:val="24"/>
          <w:szCs w:val="24"/>
          <w:u w:val="single"/>
          <w:rtl/>
          <w:lang w:eastAsia="he-IL"/>
        </w:rPr>
        <w:t>ואינו גורע מ</w:t>
      </w:r>
      <w:del w:id="618" w:author="Meryl Etman" w:date="2023-07-23T12:33:00Z">
        <w:r w:rsidRPr="000206FA" w:rsidDel="00925A89">
          <w:rPr>
            <w:rFonts w:ascii="Times New Roman" w:eastAsia="Times New Roman" w:hAnsi="Times New Roman" w:cs="David"/>
            <w:sz w:val="24"/>
            <w:szCs w:val="24"/>
            <w:u w:val="single"/>
            <w:rtl/>
            <w:lang w:eastAsia="he-IL"/>
          </w:rPr>
          <w:delText>מ</w:delText>
        </w:r>
      </w:del>
      <w:ins w:id="619" w:author="Meryl Etman" w:date="2023-07-23T12:33:00Z">
        <w:r w:rsidR="00925A89">
          <w:rPr>
            <w:rFonts w:ascii="Times New Roman" w:eastAsia="Times New Roman" w:hAnsi="Times New Roman" w:cs="David" w:hint="cs"/>
            <w:sz w:val="24"/>
            <w:szCs w:val="24"/>
            <w:u w:val="single"/>
            <w:rtl/>
            <w:lang w:eastAsia="he-IL"/>
          </w:rPr>
          <w:t>הם</w:t>
        </w:r>
      </w:ins>
      <w:del w:id="620" w:author="Meryl Etman" w:date="2023-07-23T12:33:00Z">
        <w:r w:rsidRPr="000206FA" w:rsidDel="00925A89">
          <w:rPr>
            <w:rFonts w:ascii="Times New Roman" w:eastAsia="Times New Roman" w:hAnsi="Times New Roman" w:cs="David"/>
            <w:sz w:val="24"/>
            <w:szCs w:val="24"/>
            <w:u w:val="single"/>
            <w:rtl/>
            <w:lang w:eastAsia="he-IL"/>
          </w:rPr>
          <w:delText>נו</w:delText>
        </w:r>
      </w:del>
    </w:p>
    <w:p w14:paraId="511683F7"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3E3702C2" w14:textId="2A97FF16" w:rsidR="00925A89" w:rsidRDefault="00EE7345" w:rsidP="00925A89">
      <w:pPr>
        <w:widowControl w:val="0"/>
        <w:spacing w:before="120" w:beforeAutospacing="0" w:after="60" w:afterAutospacing="0" w:line="240" w:lineRule="auto"/>
        <w:jc w:val="center"/>
        <w:rPr>
          <w:ins w:id="621" w:author="Meryl Etman" w:date="2023-07-23T12:32:00Z"/>
          <w:rFonts w:ascii="Times New Roman" w:eastAsia="Times New Roman" w:hAnsi="Times New Roman" w:cs="David"/>
          <w:sz w:val="24"/>
          <w:szCs w:val="24"/>
          <w:rtl/>
          <w:lang w:eastAsia="he-IL"/>
        </w:rPr>
      </w:pPr>
      <w:del w:id="622" w:author="Meryl Etman" w:date="2023-07-23T12:31:00Z">
        <w:r w:rsidDel="00925A89">
          <w:rPr>
            <w:rFonts w:ascii="Times New Roman" w:eastAsia="Times New Roman" w:hAnsi="Times New Roman" w:cs="David"/>
            <w:sz w:val="24"/>
            <w:szCs w:val="24"/>
            <w:rtl/>
            <w:lang w:eastAsia="he-IL"/>
          </w:rPr>
          <w:delText>1.</w:delText>
        </w:r>
      </w:del>
    </w:p>
    <w:p w14:paraId="396B7440" w14:textId="67B41A88" w:rsidR="00925A89" w:rsidRPr="00F12BE1" w:rsidRDefault="00EE7345" w:rsidP="00925A89">
      <w:pPr>
        <w:widowControl w:val="0"/>
        <w:spacing w:before="120" w:beforeAutospacing="0" w:after="60" w:afterAutospacing="0" w:line="240" w:lineRule="auto"/>
        <w:ind w:left="720" w:hanging="720"/>
        <w:jc w:val="both"/>
        <w:rPr>
          <w:ins w:id="623" w:author="Meryl Etman" w:date="2023-07-23T12:32:00Z"/>
          <w:rFonts w:ascii="David" w:eastAsia="Times New Roman" w:hAnsi="David" w:cs="David"/>
          <w:sz w:val="24"/>
          <w:szCs w:val="24"/>
          <w:u w:val="single"/>
          <w:rtl/>
          <w:lang w:eastAsia="he-IL"/>
        </w:rPr>
      </w:pPr>
      <w:del w:id="624" w:author="Meryl Etman" w:date="2023-07-23T12:32:00Z">
        <w:r w:rsidDel="00925A89">
          <w:rPr>
            <w:rFonts w:ascii="Times New Roman" w:eastAsia="Times New Roman" w:hAnsi="Times New Roman" w:cs="David"/>
            <w:sz w:val="24"/>
            <w:szCs w:val="24"/>
            <w:rtl/>
            <w:lang w:eastAsia="he-IL"/>
          </w:rPr>
          <w:tab/>
        </w:r>
      </w:del>
      <w:ins w:id="625" w:author="Meryl Etman" w:date="2023-07-23T12:32:00Z">
        <w:r w:rsidR="00925A89" w:rsidRPr="00F12BE1">
          <w:rPr>
            <w:rFonts w:ascii="David" w:eastAsia="Times New Roman" w:hAnsi="David" w:cs="David" w:hint="eastAsia"/>
            <w:sz w:val="24"/>
            <w:szCs w:val="24"/>
            <w:u w:val="single"/>
            <w:rtl/>
            <w:lang w:eastAsia="he-IL"/>
          </w:rPr>
          <w:t>בניה</w:t>
        </w:r>
        <w:r w:rsidR="00925A89" w:rsidRPr="00F12BE1">
          <w:rPr>
            <w:rFonts w:ascii="David" w:eastAsia="Times New Roman" w:hAnsi="David" w:cs="David"/>
            <w:sz w:val="24"/>
            <w:szCs w:val="24"/>
            <w:u w:val="single"/>
            <w:rtl/>
            <w:lang w:eastAsia="he-IL"/>
          </w:rPr>
          <w:t xml:space="preserve"> </w:t>
        </w:r>
        <w:r w:rsidR="00925A89" w:rsidRPr="00F12BE1">
          <w:rPr>
            <w:rFonts w:ascii="David" w:eastAsia="Times New Roman" w:hAnsi="David" w:cs="David" w:hint="eastAsia"/>
            <w:sz w:val="24"/>
            <w:szCs w:val="24"/>
            <w:u w:val="single"/>
            <w:rtl/>
            <w:lang w:eastAsia="he-IL"/>
          </w:rPr>
          <w:t>ירוקה</w:t>
        </w:r>
        <w:r w:rsidR="00925A89" w:rsidRPr="00F12BE1">
          <w:rPr>
            <w:rFonts w:ascii="David" w:eastAsia="Times New Roman" w:hAnsi="David" w:cs="David"/>
            <w:sz w:val="24"/>
            <w:szCs w:val="24"/>
            <w:u w:val="single"/>
            <w:rtl/>
            <w:lang w:eastAsia="he-IL"/>
          </w:rPr>
          <w:t>:</w:t>
        </w:r>
      </w:ins>
    </w:p>
    <w:p w14:paraId="6A577EAF" w14:textId="77777777" w:rsidR="00925A89" w:rsidRDefault="00925A89" w:rsidP="00925A89">
      <w:pPr>
        <w:widowControl w:val="0"/>
        <w:spacing w:before="0" w:beforeAutospacing="0" w:after="60" w:afterAutospacing="0" w:line="240" w:lineRule="auto"/>
        <w:ind w:left="720" w:hanging="720"/>
        <w:jc w:val="both"/>
        <w:rPr>
          <w:ins w:id="626" w:author="Meryl Etman" w:date="2023-07-23T12:32:00Z"/>
          <w:rFonts w:ascii="Times New Roman" w:eastAsia="Times New Roman" w:hAnsi="Times New Roman" w:cs="David"/>
          <w:sz w:val="24"/>
          <w:szCs w:val="24"/>
          <w:rtl/>
          <w:lang w:eastAsia="he-IL"/>
        </w:rPr>
      </w:pPr>
      <w:ins w:id="627" w:author="Meryl Etman" w:date="2023-07-23T12:32:00Z">
        <w:r>
          <w:rPr>
            <w:rFonts w:ascii="Times New Roman" w:eastAsia="Times New Roman" w:hAnsi="Times New Roman" w:cs="David" w:hint="cs"/>
            <w:sz w:val="24"/>
            <w:szCs w:val="24"/>
            <w:rtl/>
            <w:lang w:eastAsia="he-IL"/>
          </w:rPr>
          <w:t>1.</w:t>
        </w:r>
        <w:r>
          <w:rPr>
            <w:rFonts w:ascii="Times New Roman" w:eastAsia="Times New Roman" w:hAnsi="Times New Roman" w:cs="David" w:hint="cs"/>
            <w:sz w:val="24"/>
            <w:szCs w:val="24"/>
            <w:rtl/>
            <w:lang w:eastAsia="he-IL"/>
          </w:rPr>
          <w:tab/>
          <w:t>מפרט הנחיות לצוות יועצי התכנון והאדריכלים על פי המדרג המאושר.</w:t>
        </w:r>
      </w:ins>
    </w:p>
    <w:p w14:paraId="39A3EBB2" w14:textId="77777777" w:rsidR="00925A89" w:rsidRDefault="00925A89" w:rsidP="00925A89">
      <w:pPr>
        <w:widowControl w:val="0"/>
        <w:spacing w:before="0" w:beforeAutospacing="0" w:after="60" w:afterAutospacing="0" w:line="240" w:lineRule="auto"/>
        <w:ind w:left="720" w:hanging="720"/>
        <w:jc w:val="both"/>
        <w:rPr>
          <w:ins w:id="628" w:author="Meryl Etman" w:date="2023-07-23T12:32:00Z"/>
          <w:rFonts w:ascii="Times New Roman" w:eastAsia="Times New Roman" w:hAnsi="Times New Roman" w:cs="David"/>
          <w:sz w:val="24"/>
          <w:szCs w:val="24"/>
          <w:rtl/>
          <w:lang w:eastAsia="he-IL"/>
        </w:rPr>
      </w:pPr>
      <w:ins w:id="629" w:author="Meryl Etman" w:date="2023-07-23T12:32:00Z">
        <w:r>
          <w:rPr>
            <w:rFonts w:ascii="Times New Roman" w:eastAsia="Times New Roman" w:hAnsi="Times New Roman" w:cs="David" w:hint="cs"/>
            <w:sz w:val="24"/>
            <w:szCs w:val="24"/>
            <w:rtl/>
            <w:lang w:eastAsia="he-IL"/>
          </w:rPr>
          <w:t>2.</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מפרט בניה ירקוה להטמעה במסמכי המכרז לבניה.</w:t>
        </w:r>
      </w:ins>
    </w:p>
    <w:p w14:paraId="6095E99F" w14:textId="77777777" w:rsidR="00925A89" w:rsidRDefault="00925A89" w:rsidP="00925A89">
      <w:pPr>
        <w:widowControl w:val="0"/>
        <w:spacing w:before="0" w:beforeAutospacing="0" w:after="60" w:afterAutospacing="0" w:line="240" w:lineRule="auto"/>
        <w:ind w:left="720" w:hanging="720"/>
        <w:jc w:val="both"/>
        <w:rPr>
          <w:ins w:id="630" w:author="Meryl Etman" w:date="2023-07-23T12:32:00Z"/>
          <w:rFonts w:ascii="Times New Roman" w:eastAsia="Times New Roman" w:hAnsi="Times New Roman" w:cs="David"/>
          <w:sz w:val="24"/>
          <w:szCs w:val="24"/>
          <w:rtl/>
          <w:lang w:eastAsia="he-IL"/>
        </w:rPr>
      </w:pPr>
      <w:ins w:id="631" w:author="Meryl Etman" w:date="2023-07-23T12:32:00Z">
        <w:r>
          <w:rPr>
            <w:rFonts w:ascii="Times New Roman" w:eastAsia="Times New Roman" w:hAnsi="Times New Roman" w:cs="David" w:hint="cs"/>
            <w:sz w:val="24"/>
            <w:szCs w:val="24"/>
            <w:rtl/>
            <w:lang w:eastAsia="he-IL"/>
          </w:rPr>
          <w:t>3.</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אוגדן, דוח אקלימי ודוח הסמכה להגשה לבחינת מכון בדיקה מוסמך.</w:t>
        </w:r>
      </w:ins>
    </w:p>
    <w:p w14:paraId="7230706B" w14:textId="77777777" w:rsidR="00925A89" w:rsidRDefault="00925A89" w:rsidP="00925A89">
      <w:pPr>
        <w:widowControl w:val="0"/>
        <w:spacing w:before="0" w:beforeAutospacing="0" w:after="60" w:afterAutospacing="0" w:line="240" w:lineRule="auto"/>
        <w:ind w:left="720" w:hanging="720"/>
        <w:jc w:val="both"/>
        <w:rPr>
          <w:ins w:id="632" w:author="Meryl Etman" w:date="2023-07-23T12:32:00Z"/>
          <w:rFonts w:ascii="Times New Roman" w:eastAsia="Times New Roman" w:hAnsi="Times New Roman" w:cs="David"/>
          <w:sz w:val="24"/>
          <w:szCs w:val="24"/>
          <w:rtl/>
          <w:lang w:eastAsia="he-IL"/>
        </w:rPr>
      </w:pPr>
      <w:ins w:id="633" w:author="Meryl Etman" w:date="2023-07-23T12:32:00Z">
        <w:r>
          <w:rPr>
            <w:rFonts w:ascii="Times New Roman" w:eastAsia="Times New Roman" w:hAnsi="Times New Roman" w:cs="David" w:hint="cs"/>
            <w:sz w:val="24"/>
            <w:szCs w:val="24"/>
            <w:rtl/>
            <w:lang w:eastAsia="he-IL"/>
          </w:rPr>
          <w:t xml:space="preserve">4. </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מפרט  הנחיות לקבלן הבנייה כולל בנושאי ניהול אתר בר קיימא עפ"י דרישות ת"י 5281.</w:t>
        </w:r>
      </w:ins>
    </w:p>
    <w:p w14:paraId="4755BC25" w14:textId="77777777" w:rsidR="00925A89" w:rsidRDefault="00925A89" w:rsidP="00925A89">
      <w:pPr>
        <w:widowControl w:val="0"/>
        <w:spacing w:before="0" w:beforeAutospacing="0" w:after="60" w:afterAutospacing="0" w:line="240" w:lineRule="auto"/>
        <w:ind w:left="720" w:hanging="720"/>
        <w:jc w:val="both"/>
        <w:rPr>
          <w:ins w:id="634" w:author="Meryl Etman" w:date="2023-07-23T12:32:00Z"/>
          <w:rFonts w:ascii="Times New Roman" w:eastAsia="Times New Roman" w:hAnsi="Times New Roman" w:cs="David"/>
          <w:sz w:val="24"/>
          <w:szCs w:val="24"/>
          <w:rtl/>
          <w:lang w:eastAsia="he-IL"/>
        </w:rPr>
      </w:pPr>
      <w:ins w:id="635" w:author="Meryl Etman" w:date="2023-07-23T12:32:00Z">
        <w:r>
          <w:rPr>
            <w:rFonts w:ascii="Times New Roman" w:eastAsia="Times New Roman" w:hAnsi="Times New Roman" w:cs="David" w:hint="cs"/>
            <w:sz w:val="24"/>
            <w:szCs w:val="24"/>
            <w:rtl/>
            <w:lang w:eastAsia="he-IL"/>
          </w:rPr>
          <w:t>5.</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אוגדן ביצוע להגשה למכון בדיקה מוסמך לצורך קבלת תעודת גמר.</w:t>
        </w:r>
      </w:ins>
    </w:p>
    <w:p w14:paraId="3F1FBA46" w14:textId="77777777" w:rsidR="00925A89" w:rsidRDefault="00925A89" w:rsidP="00925A89">
      <w:pPr>
        <w:widowControl w:val="0"/>
        <w:spacing w:before="0" w:beforeAutospacing="0" w:after="60" w:afterAutospacing="0" w:line="240" w:lineRule="auto"/>
        <w:ind w:left="720" w:hanging="720"/>
        <w:jc w:val="both"/>
        <w:rPr>
          <w:ins w:id="636" w:author="Meryl Etman" w:date="2023-07-23T12:32:00Z"/>
          <w:rFonts w:ascii="Times New Roman" w:eastAsia="Times New Roman" w:hAnsi="Times New Roman" w:cs="David"/>
          <w:sz w:val="24"/>
          <w:szCs w:val="24"/>
          <w:rtl/>
          <w:lang w:eastAsia="he-IL"/>
        </w:rPr>
      </w:pPr>
      <w:ins w:id="637" w:author="Meryl Etman" w:date="2023-07-23T12:32:00Z">
        <w:r>
          <w:rPr>
            <w:rFonts w:ascii="Times New Roman" w:eastAsia="Times New Roman" w:hAnsi="Times New Roman" w:cs="David" w:hint="cs"/>
            <w:sz w:val="24"/>
            <w:szCs w:val="24"/>
            <w:rtl/>
            <w:lang w:eastAsia="he-IL"/>
          </w:rPr>
          <w:t>6.</w:t>
        </w:r>
        <w:r>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כל תכנית אחרת ו/או פרט אחר ו/או מסמך או חוות דעת אשר יידרשו במהלך התכנון והביצוע על מנת לקבל עבודה מושלמת בהתאם לשיקול המנהל.</w:t>
        </w:r>
      </w:ins>
    </w:p>
    <w:p w14:paraId="3F39D94F" w14:textId="77777777" w:rsidR="00925A89" w:rsidRDefault="00925A89" w:rsidP="00925A89">
      <w:pPr>
        <w:widowControl w:val="0"/>
        <w:spacing w:before="0" w:beforeAutospacing="0" w:after="60" w:afterAutospacing="0" w:line="240" w:lineRule="auto"/>
        <w:ind w:left="720" w:hanging="720"/>
        <w:jc w:val="both"/>
        <w:rPr>
          <w:ins w:id="638" w:author="Meryl Etman" w:date="2023-07-23T12:32:00Z"/>
          <w:rFonts w:ascii="Times New Roman" w:eastAsia="Times New Roman" w:hAnsi="Times New Roman" w:cs="David"/>
          <w:sz w:val="24"/>
          <w:szCs w:val="24"/>
          <w:rtl/>
          <w:lang w:eastAsia="he-IL"/>
        </w:rPr>
      </w:pPr>
    </w:p>
    <w:p w14:paraId="234602C9" w14:textId="4AC3516F" w:rsidR="00925A89" w:rsidRPr="00F93FE0" w:rsidRDefault="00925A89">
      <w:pPr>
        <w:widowControl w:val="0"/>
        <w:spacing w:before="0" w:beforeAutospacing="0" w:after="60" w:afterAutospacing="0" w:line="240" w:lineRule="auto"/>
        <w:ind w:left="720" w:hanging="720"/>
        <w:jc w:val="both"/>
        <w:rPr>
          <w:ins w:id="639" w:author="Meryl Etman" w:date="2023-07-23T12:32:00Z"/>
          <w:rFonts w:ascii="Times New Roman" w:eastAsia="Times New Roman" w:hAnsi="Times New Roman" w:cs="David"/>
          <w:sz w:val="24"/>
          <w:szCs w:val="24"/>
          <w:u w:val="single"/>
          <w:rtl/>
          <w:lang w:eastAsia="he-IL"/>
          <w:rPrChange w:id="640" w:author="Meryl Etman" w:date="2023-07-23T14:52:00Z">
            <w:rPr>
              <w:ins w:id="641" w:author="Meryl Etman" w:date="2023-07-23T12:32:00Z"/>
              <w:rFonts w:ascii="Times New Roman" w:eastAsia="Times New Roman" w:hAnsi="Times New Roman" w:cs="David"/>
              <w:sz w:val="24"/>
              <w:szCs w:val="24"/>
              <w:rtl/>
              <w:lang w:eastAsia="he-IL"/>
            </w:rPr>
          </w:rPrChange>
        </w:rPr>
        <w:pPrChange w:id="642" w:author="Meryl Etman" w:date="2023-07-23T12:32:00Z">
          <w:pPr>
            <w:widowControl w:val="0"/>
            <w:spacing w:before="120" w:beforeAutospacing="0" w:after="60" w:afterAutospacing="0" w:line="240" w:lineRule="auto"/>
            <w:ind w:left="720" w:hanging="720"/>
            <w:jc w:val="both"/>
          </w:pPr>
        </w:pPrChange>
      </w:pPr>
      <w:ins w:id="643" w:author="Meryl Etman" w:date="2023-07-23T12:32:00Z">
        <w:r w:rsidRPr="00F93FE0">
          <w:rPr>
            <w:rFonts w:ascii="Times New Roman" w:eastAsia="Times New Roman" w:hAnsi="Times New Roman" w:cs="David" w:hint="eastAsia"/>
            <w:sz w:val="24"/>
            <w:szCs w:val="24"/>
            <w:u w:val="single"/>
            <w:rtl/>
            <w:lang w:eastAsia="he-IL"/>
            <w:rPrChange w:id="644" w:author="Meryl Etman" w:date="2023-07-23T14:52:00Z">
              <w:rPr>
                <w:rFonts w:ascii="Times New Roman" w:eastAsia="Times New Roman" w:hAnsi="Times New Roman" w:cs="David" w:hint="eastAsia"/>
                <w:sz w:val="24"/>
                <w:szCs w:val="24"/>
                <w:rtl/>
                <w:lang w:eastAsia="he-IL"/>
              </w:rPr>
            </w:rPrChange>
          </w:rPr>
          <w:t>בידוד</w:t>
        </w:r>
        <w:r w:rsidRPr="00F93FE0">
          <w:rPr>
            <w:rFonts w:ascii="Times New Roman" w:eastAsia="Times New Roman" w:hAnsi="Times New Roman" w:cs="David"/>
            <w:sz w:val="24"/>
            <w:szCs w:val="24"/>
            <w:u w:val="single"/>
            <w:rtl/>
            <w:lang w:eastAsia="he-IL"/>
            <w:rPrChange w:id="645" w:author="Meryl Etman" w:date="2023-07-23T14:52:00Z">
              <w:rPr>
                <w:rFonts w:ascii="Times New Roman" w:eastAsia="Times New Roman" w:hAnsi="Times New Roman" w:cs="David"/>
                <w:sz w:val="24"/>
                <w:szCs w:val="24"/>
                <w:rtl/>
                <w:lang w:eastAsia="he-IL"/>
              </w:rPr>
            </w:rPrChange>
          </w:rPr>
          <w:t xml:space="preserve"> </w:t>
        </w:r>
        <w:r w:rsidRPr="00F93FE0">
          <w:rPr>
            <w:rFonts w:ascii="Times New Roman" w:eastAsia="Times New Roman" w:hAnsi="Times New Roman" w:cs="David" w:hint="eastAsia"/>
            <w:sz w:val="24"/>
            <w:szCs w:val="24"/>
            <w:u w:val="single"/>
            <w:rtl/>
            <w:lang w:eastAsia="he-IL"/>
            <w:rPrChange w:id="646" w:author="Meryl Etman" w:date="2023-07-23T14:52:00Z">
              <w:rPr>
                <w:rFonts w:ascii="Times New Roman" w:eastAsia="Times New Roman" w:hAnsi="Times New Roman" w:cs="David" w:hint="eastAsia"/>
                <w:sz w:val="24"/>
                <w:szCs w:val="24"/>
                <w:rtl/>
                <w:lang w:eastAsia="he-IL"/>
              </w:rPr>
            </w:rPrChange>
          </w:rPr>
          <w:t>תרמי</w:t>
        </w:r>
        <w:r w:rsidRPr="00F93FE0">
          <w:rPr>
            <w:rFonts w:ascii="Times New Roman" w:eastAsia="Times New Roman" w:hAnsi="Times New Roman" w:cs="David"/>
            <w:sz w:val="24"/>
            <w:szCs w:val="24"/>
            <w:u w:val="single"/>
            <w:rtl/>
            <w:lang w:eastAsia="he-IL"/>
            <w:rPrChange w:id="647" w:author="Meryl Etman" w:date="2023-07-23T14:52:00Z">
              <w:rPr>
                <w:rFonts w:ascii="Times New Roman" w:eastAsia="Times New Roman" w:hAnsi="Times New Roman" w:cs="David"/>
                <w:sz w:val="24"/>
                <w:szCs w:val="24"/>
                <w:rtl/>
                <w:lang w:eastAsia="he-IL"/>
              </w:rPr>
            </w:rPrChange>
          </w:rPr>
          <w:t>:</w:t>
        </w:r>
      </w:ins>
    </w:p>
    <w:p w14:paraId="71B39048" w14:textId="01E661EB" w:rsidR="001C1B77" w:rsidRPr="00716AAE" w:rsidRDefault="00925A89" w:rsidP="001C1B77">
      <w:pPr>
        <w:widowControl w:val="0"/>
        <w:spacing w:before="120" w:beforeAutospacing="0" w:after="60" w:afterAutospacing="0" w:line="240" w:lineRule="auto"/>
        <w:ind w:left="720" w:hanging="720"/>
        <w:jc w:val="both"/>
        <w:rPr>
          <w:ins w:id="648" w:author="Meryl Etman" w:date="2023-07-23T12:29:00Z"/>
          <w:rFonts w:ascii="Times New Roman" w:eastAsia="Times New Roman" w:hAnsi="Times New Roman" w:cs="David"/>
          <w:sz w:val="24"/>
          <w:szCs w:val="24"/>
          <w:rtl/>
          <w:lang w:eastAsia="he-IL"/>
        </w:rPr>
      </w:pPr>
      <w:ins w:id="649" w:author="Meryl Etman" w:date="2023-07-23T12:32:00Z">
        <w:r>
          <w:rPr>
            <w:rFonts w:ascii="Times New Roman" w:eastAsia="Times New Roman" w:hAnsi="Times New Roman" w:cs="David" w:hint="cs"/>
            <w:sz w:val="24"/>
            <w:szCs w:val="24"/>
            <w:rtl/>
            <w:lang w:eastAsia="he-IL"/>
          </w:rPr>
          <w:t>1.</w:t>
        </w:r>
        <w:r>
          <w:rPr>
            <w:rFonts w:ascii="Times New Roman" w:eastAsia="Times New Roman" w:hAnsi="Times New Roman" w:cs="David" w:hint="cs"/>
            <w:sz w:val="24"/>
            <w:szCs w:val="24"/>
            <w:rtl/>
            <w:lang w:eastAsia="he-IL"/>
          </w:rPr>
          <w:tab/>
        </w:r>
      </w:ins>
      <w:ins w:id="650" w:author="Meryl Etman" w:date="2023-07-23T12:29:00Z">
        <w:r w:rsidR="001C1B77" w:rsidRPr="00716AAE">
          <w:rPr>
            <w:rFonts w:ascii="Times New Roman" w:eastAsia="Times New Roman" w:hAnsi="Times New Roman" w:cs="David"/>
            <w:sz w:val="24"/>
            <w:szCs w:val="24"/>
            <w:rtl/>
            <w:lang w:eastAsia="he-IL"/>
          </w:rPr>
          <w:t xml:space="preserve">תכניות של כל מפלס עליהן מסומנים </w:t>
        </w:r>
        <w:r w:rsidR="001C1B77" w:rsidRPr="00716AAE">
          <w:rPr>
            <w:rFonts w:ascii="Times New Roman" w:eastAsia="Times New Roman" w:hAnsi="Times New Roman" w:cs="David" w:hint="cs"/>
            <w:sz w:val="24"/>
            <w:szCs w:val="24"/>
            <w:rtl/>
            <w:lang w:eastAsia="he-IL"/>
          </w:rPr>
          <w:t xml:space="preserve">האזורים השונים עם </w:t>
        </w:r>
        <w:r w:rsidR="001C1B77" w:rsidRPr="00716AAE">
          <w:rPr>
            <w:rFonts w:ascii="Times New Roman" w:eastAsia="Times New Roman" w:hAnsi="Times New Roman" w:cs="David"/>
            <w:sz w:val="24"/>
            <w:szCs w:val="24"/>
            <w:rtl/>
            <w:lang w:eastAsia="he-IL"/>
          </w:rPr>
          <w:t xml:space="preserve">הפניות לפרטי </w:t>
        </w:r>
        <w:r w:rsidR="001C1B77" w:rsidRPr="00716AAE">
          <w:rPr>
            <w:rFonts w:ascii="Times New Roman" w:eastAsia="Times New Roman" w:hAnsi="Times New Roman" w:cs="David" w:hint="cs"/>
            <w:sz w:val="24"/>
            <w:szCs w:val="24"/>
            <w:rtl/>
            <w:lang w:eastAsia="he-IL"/>
          </w:rPr>
          <w:t xml:space="preserve">הבידוד התרמי השונים </w:t>
        </w:r>
        <w:r w:rsidR="001C1B77" w:rsidRPr="00716AAE">
          <w:rPr>
            <w:rFonts w:ascii="Times New Roman" w:eastAsia="Times New Roman" w:hAnsi="Times New Roman" w:cs="David"/>
            <w:sz w:val="24"/>
            <w:szCs w:val="24"/>
            <w:rtl/>
            <w:lang w:eastAsia="he-IL"/>
          </w:rPr>
          <w:t>לשם התמצאות.</w:t>
        </w:r>
      </w:ins>
    </w:p>
    <w:p w14:paraId="10B31AF6" w14:textId="77777777" w:rsidR="001C1B77" w:rsidRPr="00716AAE" w:rsidRDefault="001C1B77" w:rsidP="001C1B77">
      <w:pPr>
        <w:widowControl w:val="0"/>
        <w:spacing w:before="0" w:beforeAutospacing="0" w:after="60" w:afterAutospacing="0" w:line="240" w:lineRule="auto"/>
        <w:ind w:left="720" w:hanging="720"/>
        <w:jc w:val="both"/>
        <w:rPr>
          <w:ins w:id="651" w:author="Meryl Etman" w:date="2023-07-23T12:29:00Z"/>
          <w:rFonts w:ascii="Times New Roman" w:eastAsia="Times New Roman" w:hAnsi="Times New Roman" w:cs="David"/>
          <w:sz w:val="24"/>
          <w:szCs w:val="24"/>
          <w:rtl/>
          <w:lang w:eastAsia="he-IL"/>
        </w:rPr>
      </w:pPr>
      <w:ins w:id="652" w:author="Meryl Etman" w:date="2023-07-23T12:29:00Z">
        <w:r w:rsidRPr="00716AAE">
          <w:rPr>
            <w:rFonts w:ascii="Times New Roman" w:eastAsia="Times New Roman" w:hAnsi="Times New Roman" w:cs="David"/>
            <w:sz w:val="24"/>
            <w:szCs w:val="24"/>
            <w:rtl/>
            <w:lang w:eastAsia="he-IL"/>
          </w:rPr>
          <w:t>2.</w:t>
        </w:r>
        <w:r w:rsidRPr="00716AAE">
          <w:rPr>
            <w:rFonts w:ascii="Times New Roman" w:eastAsia="Times New Roman" w:hAnsi="Times New Roman" w:cs="David"/>
            <w:sz w:val="24"/>
            <w:szCs w:val="24"/>
            <w:rtl/>
            <w:lang w:eastAsia="he-IL"/>
          </w:rPr>
          <w:tab/>
          <w:t xml:space="preserve">פרטי </w:t>
        </w:r>
        <w:r w:rsidRPr="00716AAE">
          <w:rPr>
            <w:rFonts w:ascii="Times New Roman" w:eastAsia="Times New Roman" w:hAnsi="Times New Roman" w:cs="David" w:hint="cs"/>
            <w:sz w:val="24"/>
            <w:szCs w:val="24"/>
            <w:rtl/>
            <w:lang w:eastAsia="he-IL"/>
          </w:rPr>
          <w:t xml:space="preserve">בידוד תרמי </w:t>
        </w:r>
        <w:r w:rsidRPr="00716AAE">
          <w:rPr>
            <w:rFonts w:ascii="Times New Roman" w:eastAsia="Times New Roman" w:hAnsi="Times New Roman" w:cs="David"/>
            <w:sz w:val="24"/>
            <w:szCs w:val="24"/>
            <w:rtl/>
            <w:lang w:eastAsia="he-IL"/>
          </w:rPr>
          <w:t xml:space="preserve">של אלמנטים שונים במבנה - אופקיים ואנכיים לרבות פרטי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גגות, קורות יסוד, קירות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רצפות/תקרות דירות, </w:t>
        </w:r>
        <w:r w:rsidRPr="00716AAE">
          <w:rPr>
            <w:rFonts w:ascii="Times New Roman" w:eastAsia="Times New Roman" w:hAnsi="Times New Roman" w:cs="David"/>
            <w:sz w:val="24"/>
            <w:szCs w:val="24"/>
            <w:rtl/>
            <w:lang w:eastAsia="he-IL"/>
          </w:rPr>
          <w:t xml:space="preserve">תפרים אנכיים ואופקיים, מרתפים, חלקי מבנה תת קרקעיים, בורות, תחתית פירי מעליות, רמפות, מדרגות, קירות תומכים, </w:t>
        </w:r>
        <w:r w:rsidRPr="00716AAE">
          <w:rPr>
            <w:rFonts w:ascii="Times New Roman" w:eastAsia="Times New Roman" w:hAnsi="Times New Roman" w:cs="David" w:hint="cs"/>
            <w:sz w:val="24"/>
            <w:szCs w:val="24"/>
            <w:rtl/>
            <w:lang w:eastAsia="he-IL"/>
          </w:rPr>
          <w:t xml:space="preserve">חיבורי רצפות </w:t>
        </w:r>
        <w:r w:rsidRPr="00716AAE">
          <w:rPr>
            <w:rFonts w:ascii="Times New Roman" w:eastAsia="Times New Roman" w:hAnsi="Times New Roman" w:cs="David"/>
            <w:sz w:val="24"/>
            <w:szCs w:val="24"/>
            <w:rtl/>
            <w:lang w:eastAsia="he-IL"/>
          </w:rPr>
          <w:t>מסתורי כביסה</w:t>
        </w:r>
        <w:r w:rsidRPr="00716AAE">
          <w:rPr>
            <w:rFonts w:ascii="Times New Roman" w:eastAsia="Times New Roman" w:hAnsi="Times New Roman" w:cs="David" w:hint="cs"/>
            <w:sz w:val="24"/>
            <w:szCs w:val="24"/>
            <w:rtl/>
            <w:lang w:eastAsia="he-IL"/>
          </w:rPr>
          <w:t xml:space="preserve">, חצרות, </w:t>
        </w:r>
        <w:r w:rsidRPr="00716AAE">
          <w:rPr>
            <w:rFonts w:ascii="Times New Roman" w:eastAsia="Times New Roman" w:hAnsi="Times New Roman" w:cs="David"/>
            <w:sz w:val="24"/>
            <w:szCs w:val="24"/>
            <w:rtl/>
            <w:lang w:eastAsia="he-IL"/>
          </w:rPr>
          <w:t>מרפסות</w:t>
        </w:r>
        <w:r w:rsidRPr="00716AAE">
          <w:rPr>
            <w:rFonts w:ascii="Times New Roman" w:eastAsia="Times New Roman" w:hAnsi="Times New Roman" w:cs="David" w:hint="cs"/>
            <w:sz w:val="24"/>
            <w:szCs w:val="24"/>
            <w:rtl/>
            <w:lang w:eastAsia="he-IL"/>
          </w:rPr>
          <w:t xml:space="preserve"> ומעברים תת קרקעיים/מתחת למבנה ויח"ד.</w:t>
        </w:r>
      </w:ins>
    </w:p>
    <w:p w14:paraId="421E0C22" w14:textId="77777777" w:rsidR="001C1B77" w:rsidRPr="00716AAE" w:rsidRDefault="001C1B77" w:rsidP="001C1B77">
      <w:pPr>
        <w:widowControl w:val="0"/>
        <w:spacing w:before="0" w:beforeAutospacing="0" w:after="60" w:afterAutospacing="0" w:line="240" w:lineRule="auto"/>
        <w:ind w:left="720" w:hanging="720"/>
        <w:jc w:val="both"/>
        <w:rPr>
          <w:ins w:id="653" w:author="Meryl Etman" w:date="2023-07-23T12:29:00Z"/>
          <w:rFonts w:ascii="Times New Roman" w:eastAsia="Times New Roman" w:hAnsi="Times New Roman" w:cs="David"/>
          <w:sz w:val="24"/>
          <w:szCs w:val="24"/>
          <w:rtl/>
          <w:lang w:eastAsia="he-IL"/>
        </w:rPr>
      </w:pPr>
      <w:ins w:id="654" w:author="Meryl Etman" w:date="2023-07-23T12:29:00Z">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מטבחים, מעברי צנרת בין קומות</w:t>
        </w:r>
        <w:r w:rsidRPr="00716AAE">
          <w:rPr>
            <w:rFonts w:ascii="Times New Roman" w:eastAsia="Times New Roman" w:hAnsi="Times New Roman" w:cs="David" w:hint="cs"/>
            <w:sz w:val="24"/>
            <w:szCs w:val="24"/>
            <w:rtl/>
            <w:lang w:eastAsia="he-IL"/>
          </w:rPr>
          <w:t>/ מעברים אופקיים,</w:t>
        </w:r>
        <w:r w:rsidRPr="00716AAE">
          <w:rPr>
            <w:rFonts w:ascii="Times New Roman" w:eastAsia="Times New Roman" w:hAnsi="Times New Roman" w:cs="David"/>
            <w:sz w:val="24"/>
            <w:szCs w:val="24"/>
            <w:rtl/>
            <w:lang w:eastAsia="he-IL"/>
          </w:rPr>
          <w:t xml:space="preserve">  פרטי</w:t>
        </w:r>
        <w:r w:rsidRPr="00716AAE">
          <w:rPr>
            <w:rFonts w:ascii="Times New Roman" w:eastAsia="Times New Roman" w:hAnsi="Times New Roman" w:cs="David"/>
            <w:strike/>
            <w:sz w:val="24"/>
            <w:szCs w:val="24"/>
            <w:rtl/>
            <w:lang w:eastAsia="he-IL"/>
          </w:rPr>
          <w:t xml:space="preserve">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אלמנטים טרומיים ו/או מתועשים.</w:t>
        </w:r>
      </w:ins>
    </w:p>
    <w:p w14:paraId="15C45A1B" w14:textId="77777777" w:rsidR="001C1B77" w:rsidRPr="00716AAE" w:rsidRDefault="001C1B77" w:rsidP="001C1B77">
      <w:pPr>
        <w:widowControl w:val="0"/>
        <w:spacing w:before="120" w:beforeAutospacing="0" w:after="60" w:afterAutospacing="0" w:line="240" w:lineRule="auto"/>
        <w:ind w:left="720" w:hanging="720"/>
        <w:jc w:val="both"/>
        <w:rPr>
          <w:ins w:id="655" w:author="Meryl Etman" w:date="2023-07-23T12:29:00Z"/>
          <w:rFonts w:ascii="Times New Roman" w:eastAsia="Times New Roman" w:hAnsi="Times New Roman" w:cs="David"/>
          <w:sz w:val="24"/>
          <w:szCs w:val="24"/>
          <w:rtl/>
          <w:lang w:eastAsia="he-IL"/>
        </w:rPr>
      </w:pPr>
      <w:ins w:id="656" w:author="Meryl Etman" w:date="2023-07-23T12:29:00Z">
        <w:r w:rsidRPr="00716AAE">
          <w:rPr>
            <w:rFonts w:ascii="Times New Roman" w:eastAsia="Times New Roman" w:hAnsi="Times New Roman" w:cs="David" w:hint="cs"/>
            <w:sz w:val="24"/>
            <w:szCs w:val="24"/>
            <w:rtl/>
            <w:lang w:eastAsia="he-IL"/>
          </w:rPr>
          <w:t>3.</w:t>
        </w:r>
        <w:r w:rsidRPr="00716AAE">
          <w:rPr>
            <w:rFonts w:ascii="Times New Roman" w:eastAsia="Times New Roman" w:hAnsi="Times New Roman" w:cs="David"/>
            <w:sz w:val="24"/>
            <w:szCs w:val="24"/>
            <w:rtl/>
            <w:lang w:eastAsia="he-IL"/>
          </w:rPr>
          <w:tab/>
          <w:t xml:space="preserve">מפרטים טכניים ליישום פרטי </w:t>
        </w:r>
        <w:r w:rsidRPr="00716AAE">
          <w:rPr>
            <w:rFonts w:ascii="Times New Roman" w:eastAsia="Times New Roman" w:hAnsi="Times New Roman" w:cs="David" w:hint="cs"/>
            <w:sz w:val="24"/>
            <w:szCs w:val="24"/>
            <w:rtl/>
            <w:lang w:eastAsia="he-IL"/>
          </w:rPr>
          <w:t xml:space="preserve"> והבידוד התרמי</w:t>
        </w:r>
        <w:r w:rsidRPr="00716AAE">
          <w:rPr>
            <w:rFonts w:ascii="Times New Roman" w:eastAsia="Times New Roman" w:hAnsi="Times New Roman" w:cs="David"/>
            <w:sz w:val="24"/>
            <w:szCs w:val="24"/>
            <w:rtl/>
            <w:lang w:eastAsia="he-IL"/>
          </w:rPr>
          <w:t>.</w:t>
        </w:r>
      </w:ins>
    </w:p>
    <w:p w14:paraId="28C18AE9" w14:textId="77777777" w:rsidR="001C1B77" w:rsidRPr="00716AAE" w:rsidRDefault="001C1B77" w:rsidP="001C1B77">
      <w:pPr>
        <w:widowControl w:val="0"/>
        <w:spacing w:before="120" w:beforeAutospacing="0" w:after="60" w:afterAutospacing="0" w:line="240" w:lineRule="auto"/>
        <w:ind w:left="720" w:hanging="720"/>
        <w:jc w:val="both"/>
        <w:rPr>
          <w:ins w:id="657" w:author="Meryl Etman" w:date="2023-07-23T12:29:00Z"/>
          <w:rFonts w:ascii="Times New Roman" w:eastAsia="Times New Roman" w:hAnsi="Times New Roman" w:cs="David"/>
          <w:sz w:val="24"/>
          <w:szCs w:val="24"/>
          <w:rtl/>
          <w:lang w:eastAsia="he-IL"/>
        </w:rPr>
      </w:pPr>
      <w:ins w:id="658" w:author="Meryl Etman" w:date="2023-07-23T12:29:00Z">
        <w:r w:rsidRPr="00716AAE">
          <w:rPr>
            <w:rFonts w:ascii="Times New Roman" w:eastAsia="Times New Roman" w:hAnsi="Times New Roman" w:cs="David" w:hint="cs"/>
            <w:sz w:val="24"/>
            <w:szCs w:val="24"/>
            <w:rtl/>
            <w:lang w:eastAsia="he-IL"/>
          </w:rPr>
          <w:t>4.</w:t>
        </w:r>
        <w:r w:rsidRPr="00716AAE">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ins>
    </w:p>
    <w:p w14:paraId="23FAE2F7" w14:textId="77777777" w:rsidR="001C1B77" w:rsidRPr="00716AAE" w:rsidRDefault="001C1B77" w:rsidP="001C1B77">
      <w:pPr>
        <w:widowControl w:val="0"/>
        <w:spacing w:before="120" w:beforeAutospacing="0" w:after="60" w:afterAutospacing="0" w:line="240" w:lineRule="auto"/>
        <w:ind w:left="720" w:hanging="720"/>
        <w:jc w:val="both"/>
        <w:rPr>
          <w:ins w:id="659" w:author="Meryl Etman" w:date="2023-07-23T12:29:00Z"/>
          <w:rFonts w:ascii="Times New Roman" w:eastAsia="Times New Roman" w:hAnsi="Times New Roman" w:cs="David"/>
          <w:sz w:val="24"/>
          <w:szCs w:val="24"/>
          <w:rtl/>
          <w:lang w:eastAsia="he-IL"/>
        </w:rPr>
      </w:pPr>
      <w:ins w:id="660" w:author="Meryl Etman" w:date="2023-07-23T12:29:00Z">
        <w:r w:rsidRPr="00716AAE">
          <w:rPr>
            <w:rFonts w:ascii="Times New Roman" w:eastAsia="Times New Roman" w:hAnsi="Times New Roman" w:cs="David"/>
            <w:sz w:val="24"/>
            <w:szCs w:val="24"/>
            <w:rtl/>
            <w:lang w:eastAsia="he-IL"/>
          </w:rPr>
          <w:t>5.</w:t>
        </w:r>
        <w:r w:rsidRPr="00716AAE">
          <w:rPr>
            <w:rFonts w:ascii="Times New Roman" w:eastAsia="Times New Roman" w:hAnsi="Times New Roman" w:cs="David"/>
            <w:sz w:val="24"/>
            <w:szCs w:val="24"/>
            <w:rtl/>
            <w:lang w:eastAsia="he-IL"/>
          </w:rPr>
          <w:tab/>
          <w:t>כל תכנית אחרת ו/או פרט אחר ו/או מסמך או חוות דעת אשר יידרשו במהלך התכנון והביצוע על מנת לקבל עבודה מושלמת בהתאם לשיקול המנהל.</w:t>
        </w:r>
      </w:ins>
    </w:p>
    <w:p w14:paraId="6AE1DACB" w14:textId="77777777" w:rsidR="001C1B77" w:rsidRPr="00716AAE" w:rsidRDefault="001C1B77" w:rsidP="001C1B77">
      <w:pPr>
        <w:widowControl w:val="0"/>
        <w:spacing w:before="120" w:beforeAutospacing="0" w:after="60" w:afterAutospacing="0" w:line="240" w:lineRule="auto"/>
        <w:ind w:left="720" w:hanging="720"/>
        <w:jc w:val="both"/>
        <w:rPr>
          <w:ins w:id="661" w:author="Meryl Etman" w:date="2023-07-23T12:29:00Z"/>
          <w:rFonts w:ascii="Times New Roman" w:eastAsia="Times New Roman" w:hAnsi="Times New Roman" w:cs="David"/>
          <w:sz w:val="24"/>
          <w:szCs w:val="24"/>
          <w:rtl/>
          <w:lang w:eastAsia="he-IL"/>
        </w:rPr>
      </w:pPr>
      <w:ins w:id="662" w:author="Meryl Etman" w:date="2023-07-23T12:29:00Z">
        <w:r w:rsidRPr="00716AAE">
          <w:rPr>
            <w:rFonts w:ascii="Times New Roman" w:eastAsia="Times New Roman" w:hAnsi="Times New Roman" w:cs="David" w:hint="cs"/>
            <w:sz w:val="24"/>
            <w:szCs w:val="24"/>
            <w:rtl/>
            <w:lang w:eastAsia="he-IL"/>
          </w:rPr>
          <w:t>6.</w:t>
        </w:r>
        <w:r w:rsidRPr="00716AAE">
          <w:rPr>
            <w:rFonts w:ascii="Times New Roman" w:eastAsia="Times New Roman" w:hAnsi="Times New Roman" w:cs="David"/>
            <w:sz w:val="24"/>
            <w:szCs w:val="24"/>
            <w:rtl/>
            <w:lang w:eastAsia="he-IL"/>
          </w:rPr>
          <w:tab/>
          <w:t>רשימות מעודכנות של תכניות כולל תאריך ומספר מהדורה - לפחות פעם בחודש.</w:t>
        </w:r>
      </w:ins>
    </w:p>
    <w:p w14:paraId="75939F5E" w14:textId="77777777" w:rsidR="001C1B77" w:rsidRPr="00716AAE" w:rsidRDefault="001C1B77" w:rsidP="001C1B77">
      <w:pPr>
        <w:widowControl w:val="0"/>
        <w:spacing w:before="120" w:beforeAutospacing="0" w:after="60" w:afterAutospacing="0" w:line="240" w:lineRule="auto"/>
        <w:ind w:left="720" w:hanging="720"/>
        <w:jc w:val="both"/>
        <w:rPr>
          <w:ins w:id="663" w:author="Meryl Etman" w:date="2023-07-23T12:29:00Z"/>
          <w:rFonts w:ascii="Times New Roman" w:eastAsia="Times New Roman" w:hAnsi="Times New Roman" w:cs="David"/>
          <w:sz w:val="24"/>
          <w:szCs w:val="24"/>
          <w:rtl/>
          <w:lang w:eastAsia="he-IL"/>
        </w:rPr>
      </w:pPr>
      <w:ins w:id="664" w:author="Meryl Etman" w:date="2023-07-23T12:29:00Z">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ins>
    </w:p>
    <w:p w14:paraId="3B55E2A4" w14:textId="77777777" w:rsidR="001C1B77" w:rsidRPr="00716AAE" w:rsidRDefault="001C1B77" w:rsidP="001C1B77">
      <w:pPr>
        <w:widowControl w:val="0"/>
        <w:spacing w:before="120" w:beforeAutospacing="0" w:after="60" w:afterAutospacing="0" w:line="240" w:lineRule="auto"/>
        <w:ind w:left="720" w:hanging="720"/>
        <w:jc w:val="both"/>
        <w:rPr>
          <w:ins w:id="665" w:author="Meryl Etman" w:date="2023-07-23T12:29:00Z"/>
          <w:rFonts w:ascii="Times New Roman" w:eastAsia="Times New Roman" w:hAnsi="Times New Roman" w:cs="David"/>
          <w:sz w:val="24"/>
          <w:szCs w:val="24"/>
          <w:rtl/>
          <w:lang w:eastAsia="he-IL"/>
        </w:rPr>
      </w:pPr>
      <w:ins w:id="666" w:author="Meryl Etman" w:date="2023-07-23T12:29:00Z">
        <w:r w:rsidRPr="00716AAE">
          <w:rPr>
            <w:rFonts w:ascii="Times New Roman" w:eastAsia="Times New Roman" w:hAnsi="Times New Roman" w:cs="David"/>
            <w:sz w:val="24"/>
            <w:szCs w:val="24"/>
            <w:rtl/>
            <w:lang w:eastAsia="he-IL"/>
          </w:rPr>
          <w:t>8.</w:t>
        </w:r>
        <w:r w:rsidRPr="00716AAE">
          <w:rPr>
            <w:rFonts w:ascii="Times New Roman" w:eastAsia="Times New Roman" w:hAnsi="Times New Roman" w:cs="David"/>
            <w:sz w:val="24"/>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ins>
    </w:p>
    <w:p w14:paraId="68E49367" w14:textId="77777777" w:rsidR="001C1B77" w:rsidRPr="00716AAE" w:rsidRDefault="001C1B77" w:rsidP="001C1B77">
      <w:pPr>
        <w:widowControl w:val="0"/>
        <w:spacing w:before="120" w:beforeAutospacing="0" w:after="60" w:afterAutospacing="0" w:line="240" w:lineRule="auto"/>
        <w:ind w:left="720"/>
        <w:rPr>
          <w:ins w:id="667" w:author="Meryl Etman" w:date="2023-07-23T12:29:00Z"/>
          <w:rFonts w:ascii="Times New Roman" w:eastAsia="Times New Roman" w:hAnsi="Times New Roman" w:cs="David"/>
          <w:sz w:val="24"/>
          <w:szCs w:val="24"/>
          <w:rtl/>
          <w:lang w:eastAsia="he-IL"/>
        </w:rPr>
      </w:pPr>
      <w:ins w:id="668" w:author="Meryl Etman" w:date="2023-07-23T12:29:00Z">
        <w:r w:rsidRPr="00716AAE">
          <w:rPr>
            <w:rFonts w:ascii="Times New Roman" w:eastAsia="Times New Roman" w:hAnsi="Times New Roman" w:cs="David"/>
            <w:sz w:val="24"/>
            <w:szCs w:val="24"/>
            <w:rtl/>
            <w:lang w:eastAsia="he-IL"/>
          </w:rPr>
          <w:t xml:space="preserve">כל המסמכים והתוכניות יערכו בשפה העברית.  </w:t>
        </w:r>
      </w:ins>
    </w:p>
    <w:p w14:paraId="23F7D0DA" w14:textId="77777777" w:rsidR="001C1B77" w:rsidRPr="00716AAE" w:rsidRDefault="001C1B77" w:rsidP="001C1B7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0483B4" w14:textId="7BA53F93"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3D6656"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4B8BB1D4"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93201E2"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E7F1C3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D6A06AE"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8F0A7E"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924FFB"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12F93E"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7F0AE0B" w14:textId="397F57C1" w:rsidR="00EE7345" w:rsidRPr="00B27B4C" w:rsidRDefault="004E269C"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669" w:author="Meryl Etman" w:date="2023-02-12T10:37:00Z">
            <w:r w:rsidR="003057C1">
              <w:rPr>
                <w:rFonts w:ascii="Times New Roman" w:eastAsia="Times New Roman" w:hAnsi="Times New Roman" w:cs="David" w:hint="cs"/>
                <w:color w:val="008000"/>
                <w:sz w:val="24"/>
                <w:szCs w:val="24"/>
                <w:rtl/>
                <w:lang w:eastAsia="he-IL"/>
              </w:rPr>
              <w:br/>
              <w:t>גבעת שמואל החדשה בע"מ</w:t>
            </w:r>
            <w:r w:rsidR="003057C1">
              <w:rPr>
                <w:rFonts w:ascii="Times New Roman" w:eastAsia="Times New Roman" w:hAnsi="Times New Roman" w:cs="David" w:hint="cs"/>
                <w:color w:val="008000"/>
                <w:sz w:val="24"/>
                <w:szCs w:val="24"/>
                <w:rtl/>
                <w:lang w:eastAsia="he-IL"/>
              </w:rPr>
              <w:br/>
              <w:t>יהונתן נתניהו 1ג', אור יהודה</w:t>
            </w:r>
            <w:r w:rsidR="003057C1">
              <w:rPr>
                <w:rFonts w:ascii="Times New Roman" w:eastAsia="Times New Roman" w:hAnsi="Times New Roman" w:cs="David" w:hint="cs"/>
                <w:color w:val="008000"/>
                <w:sz w:val="24"/>
                <w:szCs w:val="24"/>
                <w:rtl/>
                <w:lang w:eastAsia="he-IL"/>
              </w:rPr>
              <w:br/>
              <w:t>514677533</w:t>
            </w:r>
            <w:r w:rsidR="003057C1">
              <w:rPr>
                <w:rFonts w:ascii="Times New Roman" w:eastAsia="Times New Roman" w:hAnsi="Times New Roman" w:cs="David" w:hint="cs"/>
                <w:color w:val="008000"/>
                <w:sz w:val="24"/>
                <w:szCs w:val="24"/>
                <w:rtl/>
                <w:lang w:eastAsia="he-IL"/>
              </w:rPr>
              <w:br/>
            </w:r>
          </w:ins>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7751B2C3"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43C9B8"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9E5A75"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010056"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76C82B" w14:textId="47DEC3F2"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70"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671" w:author="Meryl Etman" w:date="2023-02-12T10:36:00Z">
            <w:r w:rsidR="003057C1">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672" w:author="Meryl Etman" w:date="2023-07-23T14:53:00Z">
            <w:r w:rsidR="00503041">
              <w:rPr>
                <w:rFonts w:ascii="Times New Roman" w:eastAsia="Times New Roman" w:hAnsi="Times New Roman" w:cs="David" w:hint="cs"/>
                <w:color w:val="008000"/>
                <w:sz w:val="24"/>
                <w:szCs w:val="24"/>
                <w:rtl/>
              </w:rPr>
              <w:t>ייעוץ בניה ירוקה, איכות סביבה ותרמי</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DEA0D29"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07BB55"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AA72C3"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01763B"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21BC01"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3654E5"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B63A990"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6CC104"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35B023"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2B307F5" w14:textId="6E675EFB" w:rsidR="00EE7345" w:rsidRPr="00B27B4C" w:rsidRDefault="004E269C"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73"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p>
    <w:p w14:paraId="7945024A"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775CB3D"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D02D4D4"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60AB918B"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0FB7B1B"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AAE8D15"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567230A" w14:textId="5E0D76EC"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674" w:author="Meryl Etman" w:date="2023-02-12T10:37:00Z">
            <w:r w:rsidR="003057C1">
              <w:rPr>
                <w:rFonts w:ascii="Times New Roman" w:eastAsia="Times New Roman" w:hAnsi="Times New Roman" w:cs="David"/>
                <w:color w:val="00B0F0"/>
                <w:sz w:val="24"/>
                <w:szCs w:val="24"/>
                <w:rtl/>
                <w:lang w:eastAsia="he-IL"/>
              </w:rPr>
              <w:br/>
              <w:t>גבעת שמואל החדשה בע"מ</w:t>
            </w:r>
            <w:r w:rsidR="003057C1">
              <w:rPr>
                <w:rFonts w:ascii="Times New Roman" w:eastAsia="Times New Roman" w:hAnsi="Times New Roman" w:cs="David"/>
                <w:color w:val="00B0F0"/>
                <w:sz w:val="24"/>
                <w:szCs w:val="24"/>
                <w:rtl/>
                <w:lang w:eastAsia="he-IL"/>
              </w:rPr>
              <w:br/>
              <w:t>יהונתן נתניהו 1ג', אור יהודה</w:t>
            </w:r>
            <w:r w:rsidR="003057C1">
              <w:rPr>
                <w:rFonts w:ascii="Times New Roman" w:eastAsia="Times New Roman" w:hAnsi="Times New Roman" w:cs="David"/>
                <w:color w:val="00B0F0"/>
                <w:sz w:val="24"/>
                <w:szCs w:val="24"/>
                <w:rtl/>
                <w:lang w:eastAsia="he-IL"/>
              </w:rPr>
              <w:br/>
              <w:t>514677533</w:t>
            </w:r>
            <w:r w:rsidR="003057C1">
              <w:rPr>
                <w:rFonts w:ascii="Times New Roman" w:eastAsia="Times New Roman" w:hAnsi="Times New Roman" w:cs="David"/>
                <w:color w:val="00B0F0"/>
                <w:sz w:val="24"/>
                <w:szCs w:val="24"/>
                <w:rtl/>
                <w:lang w:eastAsia="he-IL"/>
              </w:rPr>
              <w:br/>
            </w:r>
          </w:ins>
        </w:sdtContent>
      </w:sdt>
    </w:p>
    <w:p w14:paraId="70B80A4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6E2E5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0F57C0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A3F502" w14:textId="08ED7B4B"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675" w:author="Meryl Etman" w:date="2023-02-12T10:36:00Z">
            <w:r w:rsidR="003057C1">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8-20T00:00:00Z">
            <w:dateFormat w:val="dd/MM/yyyy"/>
            <w:lid w:val="he-IL"/>
            <w:storeMappedDataAs w:val="dateTime"/>
            <w:calendar w:val="gregorian"/>
          </w:date>
        </w:sdtPr>
        <w:sdtEndPr>
          <w:rPr>
            <w:rFonts w:hint="cs"/>
          </w:rPr>
        </w:sdtEndPr>
        <w:sdtContent>
          <w:ins w:id="676" w:author="Meryl Etman" w:date="2023-08-20T17:21:00Z">
            <w:r w:rsidR="004E269C">
              <w:rPr>
                <w:rFonts w:ascii="Times New Roman" w:eastAsia="Times New Roman" w:hAnsi="Times New Roman" w:cs="David" w:hint="cs"/>
                <w:color w:val="008000"/>
                <w:sz w:val="24"/>
                <w:szCs w:val="24"/>
                <w:rtl/>
                <w:lang w:eastAsia="he-IL"/>
              </w:rPr>
              <w:t>‏20/08/2023</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0FB06C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93EAFF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F27E9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5F0109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5BA777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85994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956D19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B4B8E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A25237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CD9D7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41F8C6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95AADB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C69B2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C3AC297"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5480721"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7464286"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D72D7BD"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9CB24F5" w14:textId="7429D5BC"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77" w:author="Meryl Etman" w:date="2023-02-12T10:52:00Z">
            <w:r w:rsidR="00D85619">
              <w:rPr>
                <w:rFonts w:ascii="Times New Roman" w:eastAsia="Times New Roman" w:hAnsi="Times New Roman" w:cs="David"/>
                <w:color w:val="008000"/>
                <w:sz w:val="24"/>
                <w:szCs w:val="24"/>
                <w:lang w:eastAsia="he-IL"/>
              </w:rPr>
              <w:t>ESD</w:t>
            </w:r>
            <w:r w:rsidR="00D85619">
              <w:rPr>
                <w:rFonts w:ascii="Times New Roman" w:eastAsia="Times New Roman" w:hAnsi="Times New Roman" w:cs="David"/>
                <w:color w:val="008000"/>
                <w:sz w:val="24"/>
                <w:szCs w:val="24"/>
                <w:rtl/>
                <w:lang w:eastAsia="he-IL"/>
              </w:rPr>
              <w:t xml:space="preserve"> פיתוח סביבה וקיימות</w:t>
            </w:r>
          </w:ins>
        </w:sdtContent>
      </w:sdt>
    </w:p>
    <w:p w14:paraId="6155A6C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EC80C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515339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96A5916"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FE8AAA2"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BE6FC9E"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776054E"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5B634E3"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A17C11B"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C57FE15"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26BB13DE"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71F5F3E0"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399DC7A"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EB33E9" w14:textId="77777777" w:rsidR="007E4D5C" w:rsidRDefault="007E4D5C" w:rsidP="00AF234B">
      <w:pPr>
        <w:spacing w:before="0" w:after="0" w:line="240" w:lineRule="auto"/>
      </w:pPr>
      <w:r>
        <w:separator/>
      </w:r>
    </w:p>
  </w:endnote>
  <w:endnote w:type="continuationSeparator" w:id="0">
    <w:p w14:paraId="5D7B7C68" w14:textId="77777777" w:rsidR="007E4D5C" w:rsidRDefault="007E4D5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622"/>
      <w:gridCol w:w="2810"/>
      <w:gridCol w:w="236"/>
      <w:gridCol w:w="1044"/>
      <w:gridCol w:w="1724"/>
    </w:tblGrid>
    <w:tr w:rsidR="007E4D5C" w:rsidRPr="002D6C1F" w14:paraId="6F394511" w14:textId="77777777" w:rsidTr="002D6C1F">
      <w:tc>
        <w:tcPr>
          <w:tcW w:w="870" w:type="dxa"/>
        </w:tcPr>
        <w:p w14:paraId="6AEC9BAF" w14:textId="77777777" w:rsidR="007E4D5C" w:rsidRPr="002D6C1F" w:rsidRDefault="007E4D5C"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24" w:type="dxa"/>
            </w:tcPr>
            <w:p w14:paraId="121D8A21" w14:textId="46D6C633" w:rsidR="007E4D5C" w:rsidRPr="002D6C1F" w:rsidRDefault="007E4D5C" w:rsidP="002D6C1F">
              <w:pPr>
                <w:spacing w:before="0" w:after="0" w:line="240" w:lineRule="auto"/>
                <w:rPr>
                  <w:rFonts w:ascii="David" w:hAnsi="David"/>
                  <w:color w:val="00B0F0"/>
                  <w:rtl/>
                </w:rPr>
              </w:pPr>
              <w:ins w:id="678" w:author="Meryl Etman" w:date="2023-02-12T10:36:00Z">
                <w:r>
                  <w:rPr>
                    <w:rFonts w:ascii="David" w:hAnsi="David"/>
                    <w:color w:val="00B0F0"/>
                    <w:rtl/>
                  </w:rPr>
                  <w:t>סביוני גבעת שמואל מגרשים 1006-1007</w:t>
                </w:r>
              </w:ins>
            </w:p>
          </w:tc>
        </w:sdtContent>
      </w:sdt>
      <w:tc>
        <w:tcPr>
          <w:tcW w:w="2810" w:type="dxa"/>
        </w:tcPr>
        <w:p w14:paraId="1248C9B7" w14:textId="77777777" w:rsidR="007E4D5C" w:rsidRPr="002D6C1F" w:rsidRDefault="007E4D5C"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2D6C1F">
                <w:rPr>
                  <w:rFonts w:ascii="David" w:hAnsi="David" w:hint="cs"/>
                  <w:sz w:val="20"/>
                  <w:szCs w:val="20"/>
                  <w:rtl/>
                </w:rPr>
                <w:t>יועץ בניה ירוקה</w:t>
              </w:r>
            </w:sdtContent>
          </w:sdt>
        </w:p>
      </w:tc>
      <w:tc>
        <w:tcPr>
          <w:tcW w:w="236" w:type="dxa"/>
        </w:tcPr>
        <w:p w14:paraId="0D6F2E07" w14:textId="77777777" w:rsidR="007E4D5C" w:rsidRPr="002D6C1F" w:rsidRDefault="007E4D5C" w:rsidP="002D6C1F">
          <w:pPr>
            <w:spacing w:before="0" w:after="0" w:line="240" w:lineRule="auto"/>
            <w:rPr>
              <w:rFonts w:ascii="David" w:hAnsi="David"/>
              <w:sz w:val="16"/>
              <w:szCs w:val="16"/>
              <w:rtl/>
            </w:rPr>
          </w:pPr>
        </w:p>
      </w:tc>
      <w:tc>
        <w:tcPr>
          <w:tcW w:w="1041" w:type="dxa"/>
        </w:tcPr>
        <w:p w14:paraId="7D456D06" w14:textId="77777777" w:rsidR="007E4D5C" w:rsidRPr="002D6C1F" w:rsidRDefault="007E4D5C"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25" w:type="dxa"/>
            </w:tcPr>
            <w:p w14:paraId="6B747F01" w14:textId="75592995" w:rsidR="007E4D5C" w:rsidRPr="002D6C1F" w:rsidRDefault="007E4D5C" w:rsidP="002D6C1F">
              <w:pPr>
                <w:spacing w:before="0" w:after="0" w:line="240" w:lineRule="auto"/>
                <w:rPr>
                  <w:rFonts w:ascii="David" w:hAnsi="David"/>
                  <w:rtl/>
                </w:rPr>
              </w:pPr>
              <w:del w:id="679" w:author="Meryl Etman" w:date="2023-02-12T10:31:00Z">
                <w:r w:rsidDel="003057C1">
                  <w:rPr>
                    <w:rFonts w:ascii="David" w:hAnsi="David" w:hint="cs"/>
                  </w:rPr>
                  <w:delText>CONT-5-569</w:delText>
                </w:r>
              </w:del>
              <w:ins w:id="680" w:author="Meryl Etman" w:date="2023-02-12T10:31:00Z">
                <w:r>
                  <w:rPr>
                    <w:rFonts w:ascii="David" w:hAnsi="David" w:hint="cs"/>
                  </w:rPr>
                  <w:t>CO</w:t>
                </w:r>
                <w:r>
                  <w:rPr>
                    <w:rFonts w:ascii="David" w:hAnsi="David" w:hint="cs"/>
                    <w:rtl/>
                  </w:rPr>
                  <w:t>NT-10-2276</w:t>
                </w:r>
              </w:ins>
            </w:p>
          </w:tc>
        </w:sdtContent>
      </w:sdt>
    </w:tr>
    <w:tr w:rsidR="007E4D5C" w:rsidRPr="002D6C1F" w14:paraId="5DC23700" w14:textId="77777777" w:rsidTr="002D6C1F">
      <w:tc>
        <w:tcPr>
          <w:tcW w:w="870" w:type="dxa"/>
        </w:tcPr>
        <w:p w14:paraId="031B9930" w14:textId="77777777" w:rsidR="007E4D5C" w:rsidRPr="002D6C1F" w:rsidRDefault="007E4D5C"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24" w:type="dxa"/>
            </w:tcPr>
            <w:p w14:paraId="54D06B3A" w14:textId="1A3F2612" w:rsidR="007E4D5C" w:rsidRPr="002D6C1F" w:rsidRDefault="007E4D5C" w:rsidP="002D6C1F">
              <w:pPr>
                <w:spacing w:before="0" w:after="0" w:line="240" w:lineRule="auto"/>
                <w:rPr>
                  <w:rFonts w:ascii="David" w:hAnsi="David"/>
                  <w:color w:val="00B0F0"/>
                  <w:rtl/>
                </w:rPr>
              </w:pPr>
              <w:ins w:id="681" w:author="Meryl Etman" w:date="2023-02-12T10:52:00Z">
                <w:r>
                  <w:rPr>
                    <w:rFonts w:ascii="David" w:hAnsi="David"/>
                    <w:color w:val="00B0F0"/>
                  </w:rPr>
                  <w:t>ESD</w:t>
                </w:r>
                <w:r>
                  <w:rPr>
                    <w:rFonts w:ascii="David" w:hAnsi="David"/>
                    <w:color w:val="00B0F0"/>
                    <w:rtl/>
                  </w:rPr>
                  <w:t xml:space="preserve"> פיתוח סביבה וקיימות</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E4D5C" w:rsidRPr="002D6C1F" w14:paraId="4E617DBA" w14:textId="77777777" w:rsidTr="003057C1">
            <w:trPr>
              <w:trHeight w:val="201"/>
            </w:trPr>
            <w:tc>
              <w:tcPr>
                <w:tcW w:w="926" w:type="dxa"/>
              </w:tcPr>
              <w:p w14:paraId="5AAE7107" w14:textId="77777777" w:rsidR="007E4D5C" w:rsidRPr="002D6C1F" w:rsidRDefault="007E4D5C"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1330C08" w14:textId="5CB4AAF1" w:rsidR="007E4D5C" w:rsidRPr="002D6C1F" w:rsidRDefault="00262134" w:rsidP="002D6C1F">
                    <w:pPr>
                      <w:spacing w:before="0" w:after="0" w:line="240" w:lineRule="auto"/>
                      <w:ind w:left="1" w:hanging="1"/>
                      <w:rPr>
                        <w:rFonts w:ascii="David" w:hAnsi="David"/>
                        <w:color w:val="00B0F0"/>
                        <w:sz w:val="20"/>
                        <w:szCs w:val="20"/>
                        <w:rtl/>
                      </w:rPr>
                    </w:pPr>
                    <w:ins w:id="682" w:author="Meryl Etman" w:date="2023-07-23T14:22:00Z">
                      <w:r>
                        <w:rPr>
                          <w:rFonts w:ascii="David" w:hAnsi="David"/>
                          <w:color w:val="00B0F0"/>
                          <w:sz w:val="20"/>
                          <w:szCs w:val="20"/>
                          <w:rtl/>
                        </w:rPr>
                        <w:t>0.3</w:t>
                      </w:r>
                    </w:ins>
                  </w:p>
                </w:tc>
              </w:sdtContent>
            </w:sdt>
          </w:tr>
        </w:tbl>
        <w:p w14:paraId="0D2114ED" w14:textId="77777777" w:rsidR="007E4D5C" w:rsidRPr="002D6C1F" w:rsidRDefault="007E4D5C" w:rsidP="002D6C1F">
          <w:pPr>
            <w:spacing w:before="0" w:after="0" w:line="240" w:lineRule="auto"/>
            <w:rPr>
              <w:rFonts w:ascii="David" w:hAnsi="David"/>
              <w:sz w:val="20"/>
              <w:szCs w:val="20"/>
              <w:rtl/>
            </w:rPr>
          </w:pPr>
        </w:p>
      </w:tc>
      <w:tc>
        <w:tcPr>
          <w:tcW w:w="236" w:type="dxa"/>
        </w:tcPr>
        <w:p w14:paraId="492C7F18" w14:textId="77777777" w:rsidR="007E4D5C" w:rsidRPr="002D6C1F" w:rsidRDefault="007E4D5C" w:rsidP="002D6C1F">
          <w:pPr>
            <w:spacing w:before="0" w:after="0" w:line="240" w:lineRule="auto"/>
            <w:rPr>
              <w:rFonts w:ascii="David" w:hAnsi="David"/>
              <w:rtl/>
            </w:rPr>
          </w:pPr>
        </w:p>
      </w:tc>
      <w:tc>
        <w:tcPr>
          <w:tcW w:w="1041" w:type="dxa"/>
        </w:tcPr>
        <w:p w14:paraId="4B14A1FF" w14:textId="77777777" w:rsidR="007E4D5C" w:rsidRPr="002D6C1F" w:rsidRDefault="007E4D5C"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71978B26" w14:textId="3F2D3F94" w:rsidR="007E4D5C" w:rsidRPr="002D6C1F" w:rsidRDefault="004E269C" w:rsidP="002D6C1F">
          <w:pPr>
            <w:spacing w:before="0" w:after="0" w:line="240" w:lineRule="auto"/>
            <w:rPr>
              <w:rFonts w:ascii="David" w:hAnsi="David"/>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683" w:author="Meryl Etman" w:date="2023-02-12T10:36:00Z">
                <w:r w:rsidR="007E4D5C">
                  <w:rPr>
                    <w:rFonts w:ascii="David" w:hAnsi="David"/>
                    <w:sz w:val="20"/>
                    <w:szCs w:val="20"/>
                    <w:rtl/>
                  </w:rPr>
                  <w:t>3;#</w:t>
                </w:r>
                <w:r w:rsidR="007E4D5C">
                  <w:rPr>
                    <w:rFonts w:ascii="David" w:hAnsi="David"/>
                    <w:sz w:val="20"/>
                    <w:szCs w:val="20"/>
                  </w:rPr>
                  <w:t>Draft</w:t>
                </w:r>
              </w:ins>
            </w:sdtContent>
          </w:sdt>
        </w:p>
      </w:tc>
    </w:tr>
    <w:tr w:rsidR="007E4D5C" w:rsidRPr="002D6C1F" w14:paraId="483A494F" w14:textId="77777777" w:rsidTr="002D6C1F">
      <w:trPr>
        <w:trHeight w:val="80"/>
      </w:trPr>
      <w:tc>
        <w:tcPr>
          <w:tcW w:w="870" w:type="dxa"/>
        </w:tcPr>
        <w:p w14:paraId="7EC4E120" w14:textId="77777777" w:rsidR="007E4D5C" w:rsidRPr="002D6C1F" w:rsidRDefault="007E4D5C" w:rsidP="002D6C1F">
          <w:pPr>
            <w:spacing w:before="0" w:after="0" w:line="240" w:lineRule="auto"/>
            <w:rPr>
              <w:rFonts w:ascii="David" w:hAnsi="David"/>
              <w:rtl/>
            </w:rPr>
          </w:pPr>
        </w:p>
      </w:tc>
      <w:tc>
        <w:tcPr>
          <w:tcW w:w="1624" w:type="dxa"/>
        </w:tcPr>
        <w:p w14:paraId="61FD7891" w14:textId="77777777" w:rsidR="007E4D5C" w:rsidRPr="002D6C1F" w:rsidRDefault="007E4D5C" w:rsidP="002D6C1F">
          <w:pPr>
            <w:spacing w:before="0" w:after="0" w:line="240" w:lineRule="auto"/>
            <w:rPr>
              <w:rFonts w:ascii="David" w:hAnsi="David"/>
              <w:color w:val="00B0F0"/>
              <w:rtl/>
            </w:rPr>
          </w:pPr>
        </w:p>
      </w:tc>
      <w:tc>
        <w:tcPr>
          <w:tcW w:w="2810" w:type="dxa"/>
        </w:tcPr>
        <w:p w14:paraId="54073AE6" w14:textId="77777777" w:rsidR="007E4D5C" w:rsidRPr="002D6C1F" w:rsidRDefault="007E4D5C" w:rsidP="002D6C1F">
          <w:pPr>
            <w:spacing w:before="0" w:after="0" w:line="240" w:lineRule="auto"/>
            <w:rPr>
              <w:rFonts w:ascii="David" w:hAnsi="David"/>
              <w:rtl/>
            </w:rPr>
          </w:pPr>
        </w:p>
      </w:tc>
      <w:tc>
        <w:tcPr>
          <w:tcW w:w="232" w:type="dxa"/>
        </w:tcPr>
        <w:p w14:paraId="346B7CCC" w14:textId="77777777" w:rsidR="007E4D5C" w:rsidRPr="002D6C1F" w:rsidRDefault="007E4D5C" w:rsidP="002D6C1F">
          <w:pPr>
            <w:spacing w:before="0" w:after="0" w:line="240" w:lineRule="auto"/>
            <w:rPr>
              <w:rFonts w:ascii="David" w:hAnsi="David"/>
              <w:rtl/>
            </w:rPr>
          </w:pPr>
        </w:p>
      </w:tc>
      <w:tc>
        <w:tcPr>
          <w:tcW w:w="1045" w:type="dxa"/>
        </w:tcPr>
        <w:p w14:paraId="1A9F5F86" w14:textId="77777777" w:rsidR="007E4D5C" w:rsidRPr="002D6C1F" w:rsidRDefault="007E4D5C" w:rsidP="002D6C1F">
          <w:pPr>
            <w:spacing w:before="0" w:after="0" w:line="240" w:lineRule="auto"/>
            <w:rPr>
              <w:rFonts w:ascii="David" w:hAnsi="David"/>
              <w:rtl/>
            </w:rPr>
          </w:pPr>
        </w:p>
      </w:tc>
      <w:tc>
        <w:tcPr>
          <w:tcW w:w="1725" w:type="dxa"/>
        </w:tcPr>
        <w:p w14:paraId="6F20611B" w14:textId="77777777" w:rsidR="007E4D5C" w:rsidRPr="002D6C1F" w:rsidRDefault="007E4D5C" w:rsidP="002D6C1F">
          <w:pPr>
            <w:spacing w:before="0" w:after="0" w:line="240" w:lineRule="auto"/>
            <w:rPr>
              <w:rFonts w:ascii="David" w:hAnsi="David"/>
              <w:rtl/>
            </w:rPr>
          </w:pPr>
        </w:p>
      </w:tc>
    </w:tr>
  </w:tbl>
  <w:p w14:paraId="7F1B4951" w14:textId="77777777" w:rsidR="007E4D5C" w:rsidRDefault="007E4D5C"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וקסלר, ברגמן ושות' עורכי-דין</w:t>
    </w:r>
  </w:p>
  <w:p w14:paraId="54D89EA9" w14:textId="77777777" w:rsidR="007E4D5C" w:rsidRPr="002D6C1F" w:rsidRDefault="007E4D5C"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89BAEB" w14:textId="77777777" w:rsidR="007E4D5C" w:rsidRDefault="007E4D5C" w:rsidP="00AF234B">
      <w:pPr>
        <w:spacing w:before="0" w:after="0" w:line="240" w:lineRule="auto"/>
      </w:pPr>
      <w:r>
        <w:separator/>
      </w:r>
    </w:p>
  </w:footnote>
  <w:footnote w:type="continuationSeparator" w:id="0">
    <w:p w14:paraId="4352B9A3" w14:textId="77777777" w:rsidR="007E4D5C" w:rsidRDefault="007E4D5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46053FCC" w14:textId="77777777" w:rsidR="007E4D5C" w:rsidRDefault="007E4D5C">
        <w:pPr>
          <w:pStyle w:val="Header"/>
          <w:jc w:val="center"/>
        </w:pPr>
        <w:r>
          <w:fldChar w:fldCharType="begin"/>
        </w:r>
        <w:r>
          <w:instrText xml:space="preserve"> PAGE   \* MERGEFORMAT </w:instrText>
        </w:r>
        <w:r>
          <w:fldChar w:fldCharType="separate"/>
        </w:r>
        <w:r w:rsidR="004E269C">
          <w:rPr>
            <w:noProof/>
            <w:rtl/>
          </w:rPr>
          <w:t>33</w:t>
        </w:r>
        <w:r>
          <w:rPr>
            <w:noProof/>
          </w:rPr>
          <w:fldChar w:fldCharType="end"/>
        </w:r>
      </w:p>
    </w:sdtContent>
  </w:sdt>
  <w:p w14:paraId="526D5936" w14:textId="77777777" w:rsidR="007E4D5C" w:rsidRDefault="007E4D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7A477F"/>
    <w:multiLevelType w:val="hybridMultilevel"/>
    <w:tmpl w:val="F21A9686"/>
    <w:lvl w:ilvl="0" w:tplc="C72452F4">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4"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4"/>
  </w:num>
  <w:num w:numId="2">
    <w:abstractNumId w:val="10"/>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num>
  <w:num w:numId="10">
    <w:abstractNumId w:val="3"/>
  </w:num>
  <w:num w:numId="11">
    <w:abstractNumId w:val="5"/>
  </w:num>
  <w:num w:numId="12">
    <w:abstractNumId w:val="11"/>
  </w:num>
  <w:num w:numId="13">
    <w:abstractNumId w:val="8"/>
  </w:num>
  <w:num w:numId="14">
    <w:abstractNumId w:val="7"/>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4388B"/>
    <w:rsid w:val="00053B93"/>
    <w:rsid w:val="000E2532"/>
    <w:rsid w:val="00134C85"/>
    <w:rsid w:val="001A0C3C"/>
    <w:rsid w:val="001A69D5"/>
    <w:rsid w:val="001C1B77"/>
    <w:rsid w:val="001C5B93"/>
    <w:rsid w:val="00214ACF"/>
    <w:rsid w:val="00262134"/>
    <w:rsid w:val="002B0DAB"/>
    <w:rsid w:val="002D6C1F"/>
    <w:rsid w:val="003057C1"/>
    <w:rsid w:val="003131FE"/>
    <w:rsid w:val="003C17DD"/>
    <w:rsid w:val="003D18FE"/>
    <w:rsid w:val="00442A61"/>
    <w:rsid w:val="0044377D"/>
    <w:rsid w:val="00477F7B"/>
    <w:rsid w:val="004E269C"/>
    <w:rsid w:val="00503041"/>
    <w:rsid w:val="0054041D"/>
    <w:rsid w:val="00552E11"/>
    <w:rsid w:val="00636A8F"/>
    <w:rsid w:val="0072103C"/>
    <w:rsid w:val="00751BCB"/>
    <w:rsid w:val="007778AD"/>
    <w:rsid w:val="007C53D9"/>
    <w:rsid w:val="007E4D5C"/>
    <w:rsid w:val="008771C2"/>
    <w:rsid w:val="00894E04"/>
    <w:rsid w:val="008C64C6"/>
    <w:rsid w:val="00925A89"/>
    <w:rsid w:val="00934BC3"/>
    <w:rsid w:val="00937C9F"/>
    <w:rsid w:val="00942177"/>
    <w:rsid w:val="00942B6A"/>
    <w:rsid w:val="00AB40B8"/>
    <w:rsid w:val="00AF234B"/>
    <w:rsid w:val="00B17D15"/>
    <w:rsid w:val="00B85496"/>
    <w:rsid w:val="00BE17B4"/>
    <w:rsid w:val="00C3675F"/>
    <w:rsid w:val="00C8505B"/>
    <w:rsid w:val="00C90434"/>
    <w:rsid w:val="00CB099C"/>
    <w:rsid w:val="00CB3665"/>
    <w:rsid w:val="00CC6A17"/>
    <w:rsid w:val="00D85619"/>
    <w:rsid w:val="00D863AD"/>
    <w:rsid w:val="00DA7212"/>
    <w:rsid w:val="00DB016A"/>
    <w:rsid w:val="00DC2386"/>
    <w:rsid w:val="00E04683"/>
    <w:rsid w:val="00E061E1"/>
    <w:rsid w:val="00E55AFB"/>
    <w:rsid w:val="00E679C7"/>
    <w:rsid w:val="00E731A1"/>
    <w:rsid w:val="00EC37B6"/>
    <w:rsid w:val="00EE5FA3"/>
    <w:rsid w:val="00EE6F8E"/>
    <w:rsid w:val="00EE7345"/>
    <w:rsid w:val="00F21167"/>
    <w:rsid w:val="00F93F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2B77D7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0206FA"/>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Footer"/>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FooterChar"/>
    <w:link w:val="AutoField"/>
    <w:rsid w:val="00DA7212"/>
    <w:rPr>
      <w:rFonts w:ascii="David" w:hAnsi="David" w:cs="David"/>
      <w:color w:val="00B050"/>
      <w:sz w:val="20"/>
      <w:szCs w:val="24"/>
    </w:rPr>
  </w:style>
  <w:style w:type="table" w:customStyle="1" w:styleId="11">
    <w:name w:val="רשת טבלה1"/>
    <w:basedOn w:val="TableNormal"/>
    <w:next w:val="TableGrid"/>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PlaceholderText"/>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PlaceholderText"/>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PlaceholderText"/>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PlaceholderText"/>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PlaceholderText"/>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PlaceholderText"/>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PlaceholderText"/>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PlaceholderText"/>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PlaceholderText"/>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PlaceholderText"/>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PlaceholderText"/>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PlaceholderText"/>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PlaceholderText"/>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PlaceholderText"/>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PlaceholderText"/>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PlaceholderText"/>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PlaceholderText"/>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PlaceholderText"/>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PlaceholderText"/>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PlaceholderText"/>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PlaceholderText"/>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PlaceholderText"/>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PlaceholderText"/>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PlaceholderText"/>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PlaceholderText"/>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PlaceholderText"/>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PlaceholderText"/>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PlaceholderText"/>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PlaceholderText"/>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PlaceholderText"/>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PlaceholderText"/>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PlaceholderText"/>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PlaceholderText"/>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PlaceholderText"/>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PlaceholderText"/>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PlaceholderText"/>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PlaceholderText"/>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PlaceholderText"/>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PlaceholderText"/>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PlaceholderText"/>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PlaceholderText"/>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51261"/>
    <w:rsid w:val="00191407"/>
    <w:rsid w:val="003810F5"/>
    <w:rsid w:val="006865A5"/>
    <w:rsid w:val="006F4A8A"/>
    <w:rsid w:val="0070018B"/>
    <w:rsid w:val="0070190C"/>
    <w:rsid w:val="00902BE3"/>
    <w:rsid w:val="009C7EA5"/>
    <w:rsid w:val="00AE5292"/>
    <w:rsid w:val="00B266DB"/>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18B"/>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CD936D98C93C4C87A6521B21472D5C96">
    <w:name w:val="CD936D98C93C4C87A6521B21472D5C96"/>
    <w:rsid w:val="00902BE3"/>
    <w:pPr>
      <w:bidi/>
    </w:pPr>
  </w:style>
  <w:style w:type="paragraph" w:customStyle="1" w:styleId="C89568028187407AAD7FD0A2606566B1">
    <w:name w:val="C89568028187407AAD7FD0A2606566B1"/>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9ADBDBA559ED40F9A4C3647A69F0DB79">
    <w:name w:val="9ADBDBA559ED40F9A4C3647A69F0DB79"/>
    <w:rsid w:val="00902BE3"/>
    <w:pPr>
      <w:bidi/>
    </w:pPr>
  </w:style>
  <w:style w:type="paragraph" w:customStyle="1" w:styleId="5A2A284B8CD84FA8829C5DC3AC6715E5">
    <w:name w:val="5A2A284B8CD84FA8829C5DC3AC6715E5"/>
    <w:rsid w:val="00902BE3"/>
    <w:pPr>
      <w:bidi/>
    </w:pPr>
  </w:style>
  <w:style w:type="paragraph" w:customStyle="1" w:styleId="2FD035AACD6749A6A0E6DB4E9E37E42E">
    <w:name w:val="2FD035AACD6749A6A0E6DB4E9E37E42E"/>
    <w:rsid w:val="00902BE3"/>
    <w:pPr>
      <w:bidi/>
    </w:pPr>
  </w:style>
  <w:style w:type="paragraph" w:customStyle="1" w:styleId="E14BDAA668F5495DA7B5172963BDCDCA">
    <w:name w:val="E14BDAA668F5495DA7B5172963BDCDCA"/>
    <w:rsid w:val="00902BE3"/>
    <w:pPr>
      <w:bidi/>
    </w:pPr>
  </w:style>
  <w:style w:type="paragraph" w:customStyle="1" w:styleId="4284436F40EC477CBFAC53D899DA1B00">
    <w:name w:val="4284436F40EC477CBFAC53D899DA1B00"/>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5A99D21FFC41ADB0C573BCC93C63C6">
    <w:name w:val="845A99D21FFC41ADB0C573BCC93C63C6"/>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CD844217592B451FAAC1AC2328D4D4F6">
    <w:name w:val="CD844217592B451FAAC1AC2328D4D4F6"/>
    <w:rsid w:val="00902BE3"/>
    <w:pPr>
      <w:bidi/>
    </w:pPr>
  </w:style>
  <w:style w:type="paragraph" w:customStyle="1" w:styleId="4B45A82F11D54E1E8749ABFC2A79F3B6">
    <w:name w:val="4B45A82F11D54E1E8749ABFC2A79F3B6"/>
    <w:rsid w:val="00B266DB"/>
    <w:pPr>
      <w:bidi/>
    </w:pPr>
  </w:style>
  <w:style w:type="paragraph" w:customStyle="1" w:styleId="94AA131C16A4483FB16DF095787D8C0E">
    <w:name w:val="94AA131C16A4483FB16DF095787D8C0E"/>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 w:type="paragraph" w:customStyle="1" w:styleId="B962CCC6E2CC4DA28E93D3B356693C26">
    <w:name w:val="B962CCC6E2CC4DA28E93D3B356693C26"/>
    <w:rsid w:val="0070018B"/>
    <w:pPr>
      <w:bidi/>
    </w:pPr>
  </w:style>
  <w:style w:type="paragraph" w:customStyle="1" w:styleId="437CE026D0C54758BDCAE540B89322EB">
    <w:name w:val="437CE026D0C54758BDCAE540B89322EB"/>
    <w:rsid w:val="0070018B"/>
    <w:pPr>
      <w:bidi/>
    </w:pPr>
  </w:style>
  <w:style w:type="paragraph" w:customStyle="1" w:styleId="EE2B7691717840A281E83C9A3C342287">
    <w:name w:val="EE2B7691717840A281E83C9A3C342287"/>
    <w:rsid w:val="0070018B"/>
    <w:pPr>
      <w:bidi/>
    </w:pPr>
  </w:style>
  <w:style w:type="paragraph" w:customStyle="1" w:styleId="9CA8B64562E349A8B83C2BF801812670">
    <w:name w:val="9CA8B64562E349A8B83C2BF801812670"/>
    <w:rsid w:val="0070018B"/>
    <w:pPr>
      <w:bidi/>
    </w:pPr>
  </w:style>
  <w:style w:type="paragraph" w:customStyle="1" w:styleId="1B7DECF0EB3B487395F2F605FFB34A96">
    <w:name w:val="1B7DECF0EB3B487395F2F605FFB34A96"/>
    <w:rsid w:val="0070018B"/>
    <w:pPr>
      <w:bidi/>
    </w:pPr>
  </w:style>
  <w:style w:type="paragraph" w:customStyle="1" w:styleId="342D5DE0A7C44F0DA210679D68D0DB61">
    <w:name w:val="342D5DE0A7C44F0DA210679D68D0DB61"/>
    <w:rsid w:val="0070018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49CE1C1-9E3A-4196-B4B2-F740CEEA0168}"/>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e82e0497-401b-493b-ab66-61f85c09ed30"/>
    <ds:schemaRef ds:uri="http://schemas.microsoft.com/office/infopath/2007/PartnerControls"/>
    <ds:schemaRef ds:uri="http://schemas.microsoft.com/sharepoint/v3"/>
    <ds:schemaRef ds:uri="http://www.w3.org/XML/1998/namespace"/>
  </ds:schemaRefs>
</ds:datastoreItem>
</file>

<file path=customXml/itemProps4.xml><?xml version="1.0" encoding="utf-8"?>
<ds:datastoreItem xmlns:ds="http://schemas.openxmlformats.org/officeDocument/2006/customXml" ds:itemID="{774C477D-0FA7-42BA-A8D5-9BD80BBB60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46</Pages>
  <Words>11746</Words>
  <Characters>58730</Characters>
  <Application>Microsoft Office Word</Application>
  <DocSecurity>0</DocSecurity>
  <Lines>489</Lines>
  <Paragraphs>140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70336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24</cp:revision>
  <dcterms:created xsi:type="dcterms:W3CDTF">2023-02-12T08:29:00Z</dcterms:created>
  <dcterms:modified xsi:type="dcterms:W3CDTF">2023-08-20T14:21:00Z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5a968763-5da5-4dec-96f8-05314cb1d9e9</vt:lpwstr>
  </property>
</Properties>
</file>