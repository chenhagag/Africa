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CAB67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C71C0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F8BB4F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DAAB2A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35A20">
        <w:rPr>
          <w:rFonts w:ascii="Times New Roman" w:eastAsia="Times New Roman" w:hAnsi="Times New Roman" w:cs="David"/>
          <w:bCs/>
          <w:i/>
          <w:iCs/>
          <w:noProof/>
          <w:sz w:val="32"/>
          <w:szCs w:val="32"/>
        </w:rPr>
        <w:drawing>
          <wp:inline distT="0" distB="0" distL="0" distR="0" wp14:anchorId="5A7A49CF" wp14:editId="206E6D2F">
            <wp:extent cx="5274945" cy="46418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945" cy="464185"/>
                    </a:xfrm>
                    <a:prstGeom prst="rect">
                      <a:avLst/>
                    </a:prstGeom>
                    <a:noFill/>
                    <a:ln>
                      <a:noFill/>
                    </a:ln>
                  </pic:spPr>
                </pic:pic>
              </a:graphicData>
            </a:graphic>
          </wp:inline>
        </w:drawing>
      </w:r>
    </w:p>
    <w:p w14:paraId="1893EC9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DE6FF9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E8354D" w14:textId="45BB3438"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35A20">
        <w:rPr>
          <w:rFonts w:ascii="Times New Roman" w:eastAsia="Times New Roman" w:hAnsi="Times New Roman" w:cs="David" w:hint="cs"/>
          <w:bCs/>
          <w:sz w:val="32"/>
          <w:szCs w:val="32"/>
          <w:u w:val="single"/>
          <w:rtl/>
          <w:lang w:eastAsia="he-IL"/>
        </w:rPr>
        <w:t xml:space="preserve">חוזה אדריכל </w:t>
      </w:r>
      <w:r w:rsidR="00BD1095">
        <w:rPr>
          <w:rFonts w:ascii="Times New Roman" w:eastAsia="Times New Roman" w:hAnsi="Times New Roman" w:cs="David" w:hint="cs"/>
          <w:bCs/>
          <w:sz w:val="32"/>
          <w:szCs w:val="32"/>
          <w:u w:val="single"/>
          <w:rtl/>
          <w:lang w:eastAsia="he-IL"/>
        </w:rPr>
        <w:t>מגורים ו</w:t>
      </w:r>
      <w:r w:rsidRPr="00435A20">
        <w:rPr>
          <w:rFonts w:ascii="Times New Roman" w:eastAsia="Times New Roman" w:hAnsi="Times New Roman" w:cs="David" w:hint="cs"/>
          <w:bCs/>
          <w:sz w:val="32"/>
          <w:szCs w:val="32"/>
          <w:u w:val="single"/>
          <w:rtl/>
          <w:lang w:eastAsia="he-IL"/>
        </w:rPr>
        <w:t>מסחר</w:t>
      </w:r>
    </w:p>
    <w:p w14:paraId="64517EB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7852E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1263B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88CCA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202D1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6D851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97D21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63BD8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6AE9F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9D8CB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2CB50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29B851"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90CF0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63CE1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E6DE5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EC851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BAF39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1FA3B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D8CF2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8F773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DE2CD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6BDBA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D54B9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C197C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E78DE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3C632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B5003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D66CD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1B322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60C4A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6558D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0E1B0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2FBD1A" w14:textId="77777777" w:rsidR="00435A20" w:rsidRPr="00435A20" w:rsidRDefault="00435A20" w:rsidP="00435A20">
      <w:pPr>
        <w:widowControl w:val="0"/>
        <w:tabs>
          <w:tab w:val="left" w:pos="1375"/>
        </w:tabs>
        <w:spacing w:before="0" w:beforeAutospacing="0" w:after="0" w:afterAutospacing="0" w:line="240" w:lineRule="auto"/>
        <w:rPr>
          <w:rFonts w:ascii="Times New Roman" w:eastAsia="Times New Roman" w:hAnsi="Times New Roman" w:cs="David"/>
          <w:b/>
          <w:sz w:val="32"/>
          <w:szCs w:val="32"/>
          <w:rtl/>
          <w:lang w:eastAsia="he-IL"/>
        </w:rPr>
      </w:pPr>
      <w:r w:rsidRPr="00435A20">
        <w:rPr>
          <w:rFonts w:ascii="Times New Roman" w:eastAsia="Times New Roman" w:hAnsi="Times New Roman" w:cs="David"/>
          <w:b/>
          <w:sz w:val="32"/>
          <w:szCs w:val="32"/>
          <w:rtl/>
          <w:lang w:eastAsia="he-IL"/>
        </w:rPr>
        <w:tab/>
      </w:r>
    </w:p>
    <w:p w14:paraId="6F7654F3" w14:textId="77777777" w:rsidR="00435A20" w:rsidRPr="00435A20" w:rsidRDefault="00435A20">
      <w:pPr>
        <w:bidi w:val="0"/>
        <w:spacing w:before="0" w:beforeAutospacing="0" w:after="160" w:afterAutospacing="0" w:line="259" w:lineRule="auto"/>
        <w:rPr>
          <w:rFonts w:ascii="Times New Roman" w:eastAsia="Times New Roman" w:hAnsi="Times New Roman" w:cs="David"/>
          <w:b/>
          <w:sz w:val="32"/>
          <w:szCs w:val="32"/>
          <w:rtl/>
          <w:lang w:eastAsia="he-IL"/>
        </w:rPr>
      </w:pPr>
      <w:r w:rsidRPr="00435A20">
        <w:rPr>
          <w:rFonts w:ascii="Times New Roman" w:eastAsia="Times New Roman" w:hAnsi="Times New Roman" w:cs="David"/>
          <w:b/>
          <w:sz w:val="32"/>
          <w:szCs w:val="32"/>
          <w:rtl/>
          <w:lang w:eastAsia="he-IL"/>
        </w:rPr>
        <w:br w:type="page"/>
      </w:r>
    </w:p>
    <w:p w14:paraId="29A5EB8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435A20">
        <w:rPr>
          <w:rFonts w:ascii="Times New Roman" w:eastAsia="Times New Roman" w:hAnsi="Times New Roman" w:cs="David" w:hint="cs"/>
          <w:bCs/>
          <w:sz w:val="32"/>
          <w:szCs w:val="32"/>
          <w:u w:val="single"/>
          <w:rtl/>
          <w:lang w:eastAsia="he-IL"/>
        </w:rPr>
        <w:lastRenderedPageBreak/>
        <w:t>חוזה</w:t>
      </w:r>
    </w:p>
    <w:p w14:paraId="5D4A9B6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23878B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35A20">
        <w:rPr>
          <w:rFonts w:ascii="Times New Roman" w:eastAsia="Times New Roman" w:hAnsi="Times New Roman" w:cs="David" w:hint="cs"/>
          <w:sz w:val="20"/>
          <w:szCs w:val="24"/>
          <w:rtl/>
          <w:lang w:eastAsia="he-IL"/>
        </w:rPr>
        <w:t xml:space="preserve">שנערך ונחתם בתל-אביב ביום </w:t>
      </w:r>
      <w:sdt>
        <w:sdtPr>
          <w:rPr>
            <w:rFonts w:ascii="Times New Roman" w:eastAsia="Times New Roman" w:hAnsi="Times New Roman" w:cs="David"/>
            <w:color w:val="800080"/>
            <w:sz w:val="24"/>
            <w:szCs w:val="24"/>
            <w:rtl/>
            <w:lang w:eastAsia="he-IL"/>
          </w:rPr>
          <w:alias w:val="תאריך חתימת חוזה"/>
          <w:tag w:val="cntSignDate"/>
          <w:id w:val="-877396864"/>
          <w:placeholder>
            <w:docPart w:val="65CA1F306D5444C7BECD6EB0B64173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E31467" w:rsidRPr="009D142E">
            <w:rPr>
              <w:rStyle w:val="AutoFieldChar"/>
              <w:rFonts w:eastAsiaTheme="minorHAnsi"/>
              <w:rtl/>
            </w:rPr>
            <w:t>[תאריך חתימת חוזה]</w:t>
          </w:r>
        </w:sdtContent>
      </w:sdt>
    </w:p>
    <w:p w14:paraId="1B7BC41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Times New Roman"/>
          <w:sz w:val="20"/>
          <w:szCs w:val="20"/>
          <w:rtl/>
        </w:rPr>
      </w:pPr>
    </w:p>
    <w:p w14:paraId="761EAEB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221DF87" w14:textId="77777777" w:rsidR="00435A20" w:rsidRPr="00435A20" w:rsidRDefault="00435A20" w:rsidP="00435A2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338654730"/>
        <w:placeholder>
          <w:docPart w:val="62D576052A154CD28531C6B81578C6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888FC4F" w14:textId="494489C7" w:rsidR="00435A20" w:rsidRPr="00435A20" w:rsidRDefault="00FE0A9C" w:rsidP="00435A20">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del w:id="0" w:author="Meryl Etman" w:date="2019-07-10T16:17:00Z">
            <w:r w:rsidDel="00E9523A">
              <w:rPr>
                <w:rFonts w:ascii="Times New Roman" w:eastAsia="Times New Roman" w:hAnsi="Times New Roman" w:cs="David"/>
                <w:color w:val="800080"/>
                <w:sz w:val="24"/>
                <w:szCs w:val="24"/>
                <w:rtl/>
              </w:rPr>
              <w:br/>
              <w:delText>גבעת שמואל החדשה בע"מ</w:delText>
            </w:r>
            <w:r w:rsidDel="00E9523A">
              <w:rPr>
                <w:rFonts w:ascii="Times New Roman" w:eastAsia="Times New Roman" w:hAnsi="Times New Roman" w:cs="David"/>
                <w:color w:val="800080"/>
                <w:sz w:val="24"/>
                <w:szCs w:val="24"/>
                <w:rtl/>
              </w:rPr>
              <w:br/>
              <w:delText>יהונתן נתניהו 1ג', אור יהודה</w:delText>
            </w:r>
            <w:r w:rsidDel="00E9523A">
              <w:rPr>
                <w:rFonts w:ascii="Times New Roman" w:eastAsia="Times New Roman" w:hAnsi="Times New Roman" w:cs="David"/>
                <w:color w:val="800080"/>
                <w:sz w:val="24"/>
                <w:szCs w:val="24"/>
                <w:rtl/>
              </w:rPr>
              <w:br/>
              <w:delText>514677533</w:delText>
            </w:r>
            <w:r w:rsidDel="00E9523A">
              <w:rPr>
                <w:rFonts w:ascii="Times New Roman" w:eastAsia="Times New Roman" w:hAnsi="Times New Roman" w:cs="David"/>
                <w:color w:val="800080"/>
                <w:sz w:val="24"/>
                <w:szCs w:val="24"/>
                <w:rtl/>
              </w:rPr>
              <w:br/>
            </w:r>
          </w:del>
          <w:ins w:id="1" w:author="Meryl Etman" w:date="2019-07-10T16:17:00Z">
            <w:r w:rsidR="00E9523A">
              <w:rPr>
                <w:rFonts w:ascii="Times New Roman" w:eastAsia="Times New Roman" w:hAnsi="Times New Roman" w:cs="David"/>
                <w:color w:val="800080"/>
                <w:sz w:val="24"/>
                <w:szCs w:val="24"/>
                <w:rtl/>
              </w:rPr>
              <w:br/>
              <w:t>גבעת שמואל החדשה בע"מ</w:t>
            </w:r>
            <w:r w:rsidR="00E9523A">
              <w:rPr>
                <w:rFonts w:ascii="Times New Roman" w:eastAsia="Times New Roman" w:hAnsi="Times New Roman" w:cs="David"/>
                <w:color w:val="800080"/>
                <w:sz w:val="24"/>
                <w:szCs w:val="24"/>
                <w:rtl/>
              </w:rPr>
              <w:br/>
              <w:t>יהונתן נתניהו 1ג', אור יהודה</w:t>
            </w:r>
            <w:r w:rsidR="00E9523A">
              <w:rPr>
                <w:rFonts w:ascii="Times New Roman" w:eastAsia="Times New Roman" w:hAnsi="Times New Roman" w:cs="David"/>
                <w:color w:val="800080"/>
                <w:sz w:val="24"/>
                <w:szCs w:val="24"/>
                <w:rtl/>
              </w:rPr>
              <w:br/>
              <w:t>514677533</w:t>
            </w:r>
            <w:r w:rsidR="00E9523A">
              <w:rPr>
                <w:rFonts w:ascii="Times New Roman" w:eastAsia="Times New Roman" w:hAnsi="Times New Roman" w:cs="David"/>
                <w:color w:val="800080"/>
                <w:sz w:val="24"/>
                <w:szCs w:val="24"/>
                <w:rtl/>
              </w:rPr>
              <w:br/>
            </w:r>
          </w:ins>
        </w:p>
      </w:sdtContent>
    </w:sdt>
    <w:p w14:paraId="7A443A5D"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267FEF8F"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אחד;</w:t>
      </w:r>
    </w:p>
    <w:p w14:paraId="1515F879" w14:textId="77777777" w:rsidR="00435A20" w:rsidRPr="00435A20" w:rsidRDefault="00435A20" w:rsidP="00435A2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6EA044A" w14:textId="77777777" w:rsidR="00435A20" w:rsidRPr="00435A20" w:rsidRDefault="00435A20" w:rsidP="00435A2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ל ב י ן</w:t>
      </w:r>
    </w:p>
    <w:p w14:paraId="5AB3458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902113863"/>
        <w:placeholder>
          <w:docPart w:val="443C9019EF2C48BDAB261934A7136F5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A8014AE" w14:textId="3F9351F9" w:rsidR="00435A20" w:rsidRPr="00435A20" w:rsidRDefault="00FE0A9C"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del w:id="2" w:author="Meryl Etman" w:date="2019-07-10T16:17:00Z">
            <w:r w:rsidDel="00E9523A">
              <w:rPr>
                <w:rFonts w:ascii="Times New Roman" w:eastAsia="Times New Roman" w:hAnsi="Times New Roman" w:cs="David"/>
                <w:color w:val="800080"/>
                <w:sz w:val="24"/>
                <w:szCs w:val="24"/>
                <w:rtl/>
              </w:rPr>
              <w:br/>
              <w:delText>יסקי-מור-סיון</w:delText>
            </w:r>
            <w:r w:rsidDel="00E9523A">
              <w:rPr>
                <w:rFonts w:ascii="Times New Roman" w:eastAsia="Times New Roman" w:hAnsi="Times New Roman" w:cs="David"/>
                <w:color w:val="800080"/>
                <w:sz w:val="24"/>
                <w:szCs w:val="24"/>
                <w:rtl/>
              </w:rPr>
              <w:br/>
              <w:delText>בן גוריון 1, בני ברק</w:delText>
            </w:r>
            <w:r w:rsidDel="00E9523A">
              <w:rPr>
                <w:rFonts w:ascii="Times New Roman" w:eastAsia="Times New Roman" w:hAnsi="Times New Roman" w:cs="David"/>
                <w:color w:val="800080"/>
                <w:sz w:val="24"/>
                <w:szCs w:val="24"/>
                <w:rtl/>
              </w:rPr>
              <w:br/>
              <w:delText>ש.מ. 550222129</w:delText>
            </w:r>
            <w:r w:rsidDel="00E9523A">
              <w:rPr>
                <w:rFonts w:ascii="Times New Roman" w:eastAsia="Times New Roman" w:hAnsi="Times New Roman" w:cs="David"/>
                <w:color w:val="800080"/>
                <w:sz w:val="24"/>
                <w:szCs w:val="24"/>
                <w:rtl/>
              </w:rPr>
              <w:br/>
            </w:r>
          </w:del>
          <w:ins w:id="3" w:author="Meryl Etman" w:date="2019-07-10T16:17:00Z">
            <w:r w:rsidR="00E9523A">
              <w:rPr>
                <w:rFonts w:ascii="Times New Roman" w:eastAsia="Times New Roman" w:hAnsi="Times New Roman" w:cs="David"/>
                <w:color w:val="800080"/>
                <w:sz w:val="24"/>
                <w:szCs w:val="24"/>
                <w:rtl/>
              </w:rPr>
              <w:br/>
              <w:t>יסקי-מור-סיון</w:t>
            </w:r>
            <w:r w:rsidR="00E9523A">
              <w:rPr>
                <w:rFonts w:ascii="Times New Roman" w:eastAsia="Times New Roman" w:hAnsi="Times New Roman" w:cs="David"/>
                <w:color w:val="800080"/>
                <w:sz w:val="24"/>
                <w:szCs w:val="24"/>
                <w:rtl/>
              </w:rPr>
              <w:br/>
              <w:t>בן גוריון 1, בני ברק</w:t>
            </w:r>
            <w:r w:rsidR="00E9523A">
              <w:rPr>
                <w:rFonts w:ascii="Times New Roman" w:eastAsia="Times New Roman" w:hAnsi="Times New Roman" w:cs="David"/>
                <w:color w:val="800080"/>
                <w:sz w:val="24"/>
                <w:szCs w:val="24"/>
                <w:rtl/>
              </w:rPr>
              <w:br/>
              <w:t>ש.מ. 550222129</w:t>
            </w:r>
            <w:r w:rsidR="00E9523A">
              <w:rPr>
                <w:rFonts w:ascii="Times New Roman" w:eastAsia="Times New Roman" w:hAnsi="Times New Roman" w:cs="David"/>
                <w:color w:val="800080"/>
                <w:sz w:val="24"/>
                <w:szCs w:val="24"/>
                <w:rtl/>
              </w:rPr>
              <w:br/>
            </w:r>
          </w:ins>
        </w:p>
      </w:sdtContent>
    </w:sdt>
    <w:p w14:paraId="0EA6249D"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16D766DE"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שני;</w:t>
      </w:r>
    </w:p>
    <w:p w14:paraId="6091FF3B"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BF95732" w14:textId="77777777" w:rsidR="00435A20" w:rsidRPr="00435A20" w:rsidRDefault="00435A20" w:rsidP="00435A2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והואיל:</w:t>
      </w:r>
      <w:r w:rsidRPr="00435A20">
        <w:rPr>
          <w:rFonts w:ascii="Times New Roman" w:eastAsia="Times New Roman" w:hAnsi="Times New Roman" w:cs="David"/>
          <w:bCs/>
          <w:sz w:val="20"/>
          <w:szCs w:val="24"/>
          <w:rtl/>
          <w:lang w:eastAsia="he-IL"/>
        </w:rPr>
        <w:tab/>
      </w:r>
      <w:r w:rsidRPr="00435A2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792EE10" w14:textId="77777777" w:rsidR="00435A20" w:rsidRPr="00435A20" w:rsidRDefault="00435A20" w:rsidP="00435A2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לפיכך הותנה והוסכם בין הצדדים כדלקמן:</w:t>
      </w:r>
    </w:p>
    <w:p w14:paraId="2AC38792" w14:textId="77777777" w:rsidR="00435A20" w:rsidRPr="00435A20" w:rsidRDefault="00435A20" w:rsidP="00435A20">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u w:val="single"/>
          <w:rtl/>
          <w:lang w:eastAsia="he-IL"/>
        </w:rPr>
        <w:t>מבוא</w:t>
      </w:r>
    </w:p>
    <w:p w14:paraId="2A34C8E0" w14:textId="77777777" w:rsidR="00435A20" w:rsidRPr="00435A20" w:rsidRDefault="00435A20" w:rsidP="00435A20">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למונחים הבאים יהא הפרוש הנקוב בצידם דהיינו:</w:t>
      </w:r>
    </w:p>
    <w:p w14:paraId="460B153D"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23A9329"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"הפרויקט"</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0C2C691C"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C90927"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"התכנית" </w:t>
      </w:r>
      <w:r w:rsidRPr="00435A20">
        <w:rPr>
          <w:rFonts w:ascii="Times New Roman" w:eastAsia="Times New Roman" w:hAnsi="Times New Roman" w:cs="David"/>
          <w:sz w:val="20"/>
          <w:szCs w:val="24"/>
          <w:rtl/>
          <w:lang w:eastAsia="he-IL"/>
        </w:rPr>
        <w:t>/</w:t>
      </w:r>
    </w:p>
    <w:p w14:paraId="2170D691"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"המקרקעין"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00E43167"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D47DCC9"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"האתר"</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8EDF6D7"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238A05"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היועצים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A72BB95"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E930DD5" w14:textId="5E2CCB8F" w:rsidR="00435A20" w:rsidRDefault="00435A20" w:rsidP="00E9523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התכניות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השרטוטים, המפרטים, </w:t>
      </w:r>
      <w:del w:id="4" w:author="Meryl Etman" w:date="2019-07-10T11:22:00Z">
        <w:r w:rsidRPr="00435A20" w:rsidDel="00E01F93">
          <w:rPr>
            <w:rFonts w:ascii="Times New Roman" w:eastAsia="Times New Roman" w:hAnsi="Times New Roman" w:cs="David"/>
            <w:sz w:val="20"/>
            <w:szCs w:val="24"/>
            <w:rtl/>
            <w:lang w:eastAsia="he-IL"/>
          </w:rPr>
          <w:delText xml:space="preserve">כתבי הכמויות, </w:delText>
        </w:r>
      </w:del>
      <w:r w:rsidRPr="00435A20">
        <w:rPr>
          <w:rFonts w:ascii="Times New Roman" w:eastAsia="Times New Roman" w:hAnsi="Times New Roman" w:cs="David"/>
          <w:sz w:val="20"/>
          <w:szCs w:val="24"/>
          <w:rtl/>
          <w:lang w:eastAsia="he-IL"/>
        </w:rPr>
        <w:t xml:space="preserve">ההמלצות, ההנחיות </w:t>
      </w:r>
      <w:r w:rsidRPr="00435A20">
        <w:rPr>
          <w:rFonts w:ascii="Times New Roman" w:eastAsia="Times New Roman" w:hAnsi="Times New Roman" w:cs="David"/>
          <w:sz w:val="20"/>
          <w:szCs w:val="24"/>
          <w:rtl/>
          <w:lang w:eastAsia="he-IL"/>
        </w:rPr>
        <w:lastRenderedPageBreak/>
        <w:t>וכל יתר המסמכים שיערכו ע"י המתכנן תוך כדי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כל המסמכים שיערכו ע"י המתכנן כאמור יערכו בשפה העברית.</w:t>
      </w:r>
    </w:p>
    <w:p w14:paraId="4310FA2F" w14:textId="77777777" w:rsidR="0083714C" w:rsidRPr="00435A20" w:rsidRDefault="0083714C"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A8681E4"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531D5A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שירותי</w:t>
      </w:r>
    </w:p>
    <w:p w14:paraId="03DF437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המתכנן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p>
    <w:p w14:paraId="272CCCA2"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השירותים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השירותים כמוגדר וכמפורט בחוזה זה ובנספח </w:t>
      </w:r>
      <w:r w:rsidRPr="00435A20">
        <w:rPr>
          <w:rFonts w:ascii="Times New Roman" w:eastAsia="Times New Roman" w:hAnsi="Times New Roman" w:cs="David"/>
          <w:b/>
          <w:bCs/>
          <w:sz w:val="20"/>
          <w:szCs w:val="24"/>
          <w:rtl/>
          <w:lang w:eastAsia="he-IL"/>
        </w:rPr>
        <w:t>ב'</w:t>
      </w:r>
      <w:r w:rsidRPr="00435A20">
        <w:rPr>
          <w:rFonts w:ascii="Times New Roman" w:eastAsia="Times New Roman" w:hAnsi="Times New Roman" w:cs="David" w:hint="cs"/>
          <w:b/>
          <w:bCs/>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7CB31B7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E32BD43"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המנהל</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B93A35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EEC92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מקום שמדובר בחוזה זה במזמין - גם המנהל במשמע.</w:t>
      </w:r>
    </w:p>
    <w:p w14:paraId="08A8AB94"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CAF347"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החוזה</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hint="cs"/>
          <w:sz w:val="20"/>
          <w:szCs w:val="24"/>
          <w:rtl/>
          <w:lang w:eastAsia="he-IL"/>
        </w:rPr>
        <w:t>/</w:t>
      </w:r>
    </w:p>
    <w:p w14:paraId="09E3D293"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
          <w:bCs/>
          <w:sz w:val="20"/>
          <w:szCs w:val="24"/>
          <w:rtl/>
          <w:lang w:eastAsia="he-IL"/>
        </w:rPr>
        <w:t>ההסכם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חוזה זה על נספחיו.</w:t>
      </w:r>
    </w:p>
    <w:p w14:paraId="0411F479"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FDC79BC"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הדין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כהגדרתו בחוק ה</w:t>
      </w:r>
      <w:r w:rsidRPr="00435A20">
        <w:rPr>
          <w:rFonts w:ascii="Times New Roman" w:eastAsia="Times New Roman" w:hAnsi="Times New Roman" w:cs="David" w:hint="cs"/>
          <w:sz w:val="20"/>
          <w:szCs w:val="24"/>
          <w:rtl/>
          <w:lang w:eastAsia="he-IL"/>
        </w:rPr>
        <w:t>פרשנות, התשמ"א-1981</w:t>
      </w:r>
      <w:r w:rsidRPr="00435A20">
        <w:rPr>
          <w:rFonts w:ascii="Times New Roman" w:eastAsia="Times New Roman" w:hAnsi="Times New Roman" w:cs="David"/>
          <w:sz w:val="20"/>
          <w:szCs w:val="24"/>
          <w:rtl/>
          <w:lang w:eastAsia="he-IL"/>
        </w:rPr>
        <w:t xml:space="preserve"> לרבות כל </w:t>
      </w:r>
      <w:r w:rsidRPr="00435A20">
        <w:rPr>
          <w:rFonts w:ascii="Times New Roman" w:eastAsia="Times New Roman" w:hAnsi="Times New Roman" w:cs="David" w:hint="cs"/>
          <w:sz w:val="20"/>
          <w:szCs w:val="24"/>
          <w:rtl/>
          <w:lang w:eastAsia="he-IL"/>
        </w:rPr>
        <w:t xml:space="preserve">תקנה ו/או </w:t>
      </w:r>
      <w:r w:rsidRPr="00435A20">
        <w:rPr>
          <w:rFonts w:ascii="Times New Roman" w:eastAsia="Times New Roman" w:hAnsi="Times New Roman" w:cs="David"/>
          <w:sz w:val="20"/>
          <w:szCs w:val="24"/>
          <w:rtl/>
          <w:lang w:eastAsia="he-IL"/>
        </w:rPr>
        <w:t>הוראה של רשות מוסמכת בתוקף סמכותה על פי הדין.</w:t>
      </w:r>
    </w:p>
    <w:p w14:paraId="0836E87C"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D817F97"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הרשות</w:t>
      </w:r>
    </w:p>
    <w:p w14:paraId="2C089395"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המקומית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601278C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FB0F064"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חוזה</w:t>
      </w:r>
    </w:p>
    <w:p w14:paraId="020314B5"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הפיתוח</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w:t>
      </w:r>
    </w:p>
    <w:p w14:paraId="4B3E1834"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833626E"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הכותרות בחוזה זה </w:t>
      </w:r>
      <w:r w:rsidRPr="00435A20">
        <w:rPr>
          <w:rFonts w:ascii="Times New Roman" w:eastAsia="Times New Roman" w:hAnsi="Times New Roman" w:cs="David" w:hint="cs"/>
          <w:sz w:val="20"/>
          <w:szCs w:val="24"/>
          <w:rtl/>
          <w:lang w:eastAsia="he-IL"/>
        </w:rPr>
        <w:t xml:space="preserve">הינן לנוחיות בלבד ובכל מקרה </w:t>
      </w:r>
      <w:r w:rsidRPr="00435A20">
        <w:rPr>
          <w:rFonts w:ascii="Times New Roman" w:eastAsia="Times New Roman" w:hAnsi="Times New Roman" w:cs="David"/>
          <w:sz w:val="20"/>
          <w:szCs w:val="24"/>
          <w:rtl/>
          <w:lang w:eastAsia="he-IL"/>
        </w:rPr>
        <w:t xml:space="preserve">לא ישמשו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פרש</w:t>
      </w:r>
      <w:r w:rsidRPr="00435A20">
        <w:rPr>
          <w:rFonts w:ascii="Times New Roman" w:eastAsia="Times New Roman" w:hAnsi="Times New Roman" w:cs="David" w:hint="cs"/>
          <w:sz w:val="20"/>
          <w:szCs w:val="24"/>
          <w:rtl/>
          <w:lang w:eastAsia="he-IL"/>
        </w:rPr>
        <w:t>נות</w:t>
      </w:r>
      <w:r w:rsidRPr="00435A20">
        <w:rPr>
          <w:rFonts w:ascii="Times New Roman" w:eastAsia="Times New Roman" w:hAnsi="Times New Roman" w:cs="David"/>
          <w:sz w:val="20"/>
          <w:szCs w:val="24"/>
          <w:rtl/>
          <w:lang w:eastAsia="he-IL"/>
        </w:rPr>
        <w:t>ו.</w:t>
      </w:r>
    </w:p>
    <w:p w14:paraId="5653D0C7"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הנספחים לחוזה זה מהווים חלק בלתי נפרד הימנו ואלה הם:</w:t>
      </w:r>
    </w:p>
    <w:p w14:paraId="687D52AF"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2AD9EF19"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א'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כללי;</w:t>
      </w:r>
    </w:p>
    <w:p w14:paraId="05B65EAA"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שירותי המתכנן;</w:t>
      </w:r>
    </w:p>
    <w:p w14:paraId="405A454C"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ג'</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lang w:eastAsia="he-IL"/>
        </w:rPr>
        <w:t>–</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rtl/>
          <w:lang w:eastAsia="he-IL"/>
        </w:rPr>
        <w:tab/>
        <w:t>לוח זמנים;</w:t>
      </w:r>
    </w:p>
    <w:p w14:paraId="62214E86"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ד'</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שכר המתכנן;</w:t>
      </w:r>
    </w:p>
    <w:p w14:paraId="32CE4352"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ה'</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תשלומי שכר המתכנן;</w:t>
      </w:r>
    </w:p>
    <w:p w14:paraId="2DF9760F"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ו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הצהרה והתחייבות לשמירת סודיות;</w:t>
      </w:r>
    </w:p>
    <w:p w14:paraId="5632EC0C"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ז</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אישור על קיום ביטוחי המתכנן;</w:t>
      </w:r>
    </w:p>
    <w:p w14:paraId="7A9676F3"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ח'</w:t>
      </w:r>
      <w:r w:rsidRPr="00435A20">
        <w:rPr>
          <w:rFonts w:ascii="Times New Roman" w:eastAsia="Times New Roman" w:hAnsi="Times New Roman" w:cs="David"/>
          <w:sz w:val="20"/>
          <w:szCs w:val="24"/>
          <w:rtl/>
          <w:lang w:eastAsia="he-IL"/>
        </w:rPr>
        <w:t xml:space="preserve"> - </w:t>
      </w:r>
      <w:r w:rsidRPr="00435A20">
        <w:rPr>
          <w:rFonts w:ascii="Times New Roman" w:eastAsia="Times New Roman" w:hAnsi="Times New Roman" w:cs="David"/>
          <w:sz w:val="20"/>
          <w:szCs w:val="24"/>
          <w:rtl/>
          <w:lang w:eastAsia="he-IL"/>
        </w:rPr>
        <w:tab/>
        <w:t>רשימת התכניות והמסמכים שעל המתכנן להנפיק.</w:t>
      </w:r>
    </w:p>
    <w:p w14:paraId="795E4C5F"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ט'</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אישור להשלמת הפרויקט/קטע מהפרויקט.</w:t>
      </w:r>
    </w:p>
    <w:p w14:paraId="31A4E1B5" w14:textId="77777777" w:rsidR="00435A20" w:rsidRPr="00435A20" w:rsidRDefault="00435A20" w:rsidP="00435A2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נספח י'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היעדר תביעות.</w:t>
      </w:r>
    </w:p>
    <w:p w14:paraId="1D73A6B6"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שירותי המתכנן</w:t>
      </w:r>
    </w:p>
    <w:p w14:paraId="78CF524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מוסר בזה למתכנן והמתכנן מקבל על עצמו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p>
    <w:p w14:paraId="4495716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ומאשר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הינו מכיר ויודע את כל הנדרש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וכי הינו מורשה על 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דין למתן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 xml:space="preserve"> המתכנן, לרבות</w:t>
      </w:r>
      <w:r w:rsidRPr="00435A20">
        <w:rPr>
          <w:rFonts w:ascii="Times New Roman" w:eastAsia="Times New Roman" w:hAnsi="Times New Roman" w:cs="David" w:hint="cs"/>
          <w:sz w:val="20"/>
          <w:szCs w:val="24"/>
          <w:rtl/>
          <w:lang w:eastAsia="he-IL"/>
        </w:rPr>
        <w:t xml:space="preserve"> אך לא רק</w:t>
      </w:r>
      <w:r w:rsidRPr="00435A20">
        <w:rPr>
          <w:rFonts w:ascii="Times New Roman" w:eastAsia="Times New Roman" w:hAnsi="Times New Roman" w:cs="David"/>
          <w:sz w:val="20"/>
          <w:szCs w:val="24"/>
          <w:rtl/>
          <w:lang w:eastAsia="he-IL"/>
        </w:rPr>
        <w:t>,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חוק המהנדסים והאדריכלים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תשי"ח - 1958, כי יש בידו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שיון </w:t>
      </w:r>
      <w:r w:rsidRPr="00435A20">
        <w:rPr>
          <w:rFonts w:ascii="Times New Roman" w:eastAsia="Times New Roman" w:hAnsi="Times New Roman" w:cs="David" w:hint="cs"/>
          <w:sz w:val="20"/>
          <w:szCs w:val="24"/>
          <w:rtl/>
          <w:lang w:eastAsia="he-IL"/>
        </w:rPr>
        <w:t xml:space="preserve">בר </w:t>
      </w:r>
      <w:r w:rsidRPr="00435A20">
        <w:rPr>
          <w:rFonts w:ascii="Times New Roman" w:eastAsia="Times New Roman" w:hAnsi="Times New Roman" w:cs="David"/>
          <w:sz w:val="20"/>
          <w:szCs w:val="24"/>
          <w:rtl/>
          <w:lang w:eastAsia="he-IL"/>
        </w:rPr>
        <w:t>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קף לביצוע שירותי </w:t>
      </w:r>
      <w:r w:rsidRPr="00435A20">
        <w:rPr>
          <w:rFonts w:ascii="Times New Roman" w:eastAsia="Times New Roman" w:hAnsi="Times New Roman" w:cs="David" w:hint="cs"/>
          <w:sz w:val="20"/>
          <w:szCs w:val="24"/>
          <w:rtl/>
          <w:lang w:eastAsia="he-IL"/>
        </w:rPr>
        <w:t xml:space="preserve"> המתכנן על פי הדין</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כי הוא בעל הכישורים, הר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שיונות, הידע, הניסיון והאמצעים המאפשרים לו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ביצועם ברמה מקצועית גבוהה ובהתאם למותנה בחוזה.</w:t>
      </w:r>
    </w:p>
    <w:p w14:paraId="342C21A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 לו שש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 הינם לשלבים ו/או קטעים </w:t>
      </w:r>
      <w:r w:rsidRPr="00435A20">
        <w:rPr>
          <w:rFonts w:ascii="Times New Roman" w:eastAsia="Times New Roman" w:hAnsi="Times New Roman" w:cs="David"/>
          <w:sz w:val="20"/>
          <w:szCs w:val="24"/>
          <w:rtl/>
          <w:lang w:eastAsia="he-IL"/>
        </w:rPr>
        <w:lastRenderedPageBreak/>
        <w:t>בפרויקט כפי שיוזמנו בכתב ע"י המזמין מעת לעת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שיקול דעתו</w:t>
      </w:r>
      <w:r w:rsidRPr="00435A20">
        <w:rPr>
          <w:rFonts w:ascii="Times New Roman" w:eastAsia="Times New Roman" w:hAnsi="Times New Roman" w:cs="David" w:hint="cs"/>
          <w:sz w:val="20"/>
          <w:szCs w:val="24"/>
          <w:rtl/>
          <w:lang w:eastAsia="he-IL"/>
        </w:rPr>
        <w:t xml:space="preserve"> הבלעדי</w:t>
      </w:r>
      <w:r w:rsidRPr="00435A20">
        <w:rPr>
          <w:rFonts w:ascii="Times New Roman" w:eastAsia="Times New Roman" w:hAnsi="Times New Roman" w:cs="David"/>
          <w:sz w:val="20"/>
          <w:szCs w:val="24"/>
          <w:rtl/>
          <w:lang w:eastAsia="he-IL"/>
        </w:rPr>
        <w:t xml:space="preserve"> ו</w:t>
      </w:r>
      <w:r w:rsidRPr="00435A20">
        <w:rPr>
          <w:rFonts w:ascii="Times New Roman" w:eastAsia="Times New Roman" w:hAnsi="Times New Roman" w:cs="David" w:hint="cs"/>
          <w:sz w:val="20"/>
          <w:szCs w:val="24"/>
          <w:rtl/>
          <w:lang w:eastAsia="he-IL"/>
        </w:rPr>
        <w:t xml:space="preserve">כי </w:t>
      </w:r>
      <w:r w:rsidRPr="00435A20">
        <w:rPr>
          <w:rFonts w:ascii="Times New Roman" w:eastAsia="Times New Roman" w:hAnsi="Times New Roman" w:cs="David"/>
          <w:sz w:val="20"/>
          <w:szCs w:val="24"/>
          <w:rtl/>
          <w:lang w:eastAsia="he-IL"/>
        </w:rPr>
        <w:t xml:space="preserve">הם יינתנו על ידו בשלבי 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עוד</w:t>
      </w:r>
      <w:r w:rsidRPr="00435A20">
        <w:rPr>
          <w:rFonts w:ascii="Times New Roman" w:eastAsia="Times New Roman" w:hAnsi="Times New Roman" w:cs="David"/>
          <w:sz w:val="20"/>
          <w:szCs w:val="24"/>
          <w:rtl/>
          <w:lang w:eastAsia="he-IL"/>
        </w:rPr>
        <w:t xml:space="preserve"> מוסיף ומצהיר</w:t>
      </w:r>
      <w:r w:rsidRPr="00435A20">
        <w:rPr>
          <w:rFonts w:ascii="Times New Roman" w:eastAsia="Times New Roman" w:hAnsi="Times New Roman" w:cs="David" w:hint="cs"/>
          <w:sz w:val="20"/>
          <w:szCs w:val="24"/>
          <w:rtl/>
          <w:lang w:eastAsia="he-IL"/>
        </w:rPr>
        <w:t xml:space="preserve"> המתכנן,</w:t>
      </w:r>
      <w:r w:rsidRPr="00435A20">
        <w:rPr>
          <w:rFonts w:ascii="Times New Roman" w:eastAsia="Times New Roman" w:hAnsi="Times New Roman" w:cs="David"/>
          <w:sz w:val="20"/>
          <w:szCs w:val="24"/>
          <w:rtl/>
          <w:lang w:eastAsia="he-IL"/>
        </w:rPr>
        <w:t xml:space="preserve"> כי ידוע לו שהמזמין אינו מתחייב להזמין מ</w:t>
      </w:r>
      <w:r w:rsidRPr="00435A20">
        <w:rPr>
          <w:rFonts w:ascii="Times New Roman" w:eastAsia="Times New Roman" w:hAnsi="Times New Roman" w:cs="David" w:hint="cs"/>
          <w:sz w:val="20"/>
          <w:szCs w:val="24"/>
          <w:rtl/>
          <w:lang w:eastAsia="he-IL"/>
        </w:rPr>
        <w:t>מנו</w:t>
      </w:r>
      <w:r w:rsidRPr="00435A20">
        <w:rPr>
          <w:rFonts w:ascii="Times New Roman" w:eastAsia="Times New Roman" w:hAnsi="Times New Roman" w:cs="David"/>
          <w:sz w:val="20"/>
          <w:szCs w:val="24"/>
          <w:rtl/>
          <w:lang w:eastAsia="he-IL"/>
        </w:rPr>
        <w:t xml:space="preserve"> שירותים נוספים מעבר לנקוב בחוזה זה ו</w:t>
      </w:r>
      <w:r w:rsidRPr="00435A20">
        <w:rPr>
          <w:rFonts w:ascii="Times New Roman" w:eastAsia="Times New Roman" w:hAnsi="Times New Roman" w:cs="David" w:hint="cs"/>
          <w:sz w:val="20"/>
          <w:szCs w:val="24"/>
          <w:rtl/>
          <w:lang w:eastAsia="he-IL"/>
        </w:rPr>
        <w:t xml:space="preserve">כמפורט </w:t>
      </w:r>
      <w:r w:rsidRPr="00435A20">
        <w:rPr>
          <w:rFonts w:ascii="Times New Roman" w:eastAsia="Times New Roman" w:hAnsi="Times New Roman" w:cs="David"/>
          <w:sz w:val="20"/>
          <w:szCs w:val="24"/>
          <w:rtl/>
          <w:lang w:eastAsia="he-IL"/>
        </w:rPr>
        <w:t xml:space="preserve">בנספח </w:t>
      </w:r>
      <w:r w:rsidRPr="00435A20">
        <w:rPr>
          <w:rFonts w:ascii="Times New Roman" w:eastAsia="Times New Roman" w:hAnsi="Times New Roman" w:cs="David"/>
          <w:bCs/>
          <w:sz w:val="20"/>
          <w:szCs w:val="24"/>
          <w:rtl/>
          <w:lang w:eastAsia="he-IL"/>
        </w:rPr>
        <w:t xml:space="preserve">ב'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1C140E70"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87AA17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שיקבעו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ע"י המזמין ויהיה חייב לנהוג לפיהם ולקיימם ללא סטייה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הוראה</w:t>
      </w:r>
      <w:r w:rsidRPr="00435A20">
        <w:rPr>
          <w:rFonts w:ascii="Times New Roman" w:eastAsia="Times New Roman" w:hAnsi="Times New Roman" w:cs="David" w:hint="cs"/>
          <w:sz w:val="20"/>
          <w:szCs w:val="24"/>
          <w:rtl/>
          <w:lang w:eastAsia="he-IL"/>
        </w:rPr>
        <w:t xml:space="preserve"> מפורשת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מהמזמין.</w:t>
      </w:r>
    </w:p>
    <w:p w14:paraId="23908C8D"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הכל כפי שיקבע ע"י המנהל. כן מתחייב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להשתתף בת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מראש בכל ישיבות התיאום אליהן יוזמן.</w:t>
      </w:r>
    </w:p>
    <w:p w14:paraId="7B6CB38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ישמור על נוהלי קשר, תיאום,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שום וצורת המסמכים לפי דרישת המנהל.</w:t>
      </w:r>
    </w:p>
    <w:p w14:paraId="1430CFC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עוד לא יקבע אחרת ע"י המזמין, יהיה המנהל כ</w:t>
      </w:r>
      <w:r w:rsidRPr="00435A20">
        <w:rPr>
          <w:rFonts w:ascii="Times New Roman" w:eastAsia="Times New Roman" w:hAnsi="Times New Roman" w:cs="David" w:hint="cs"/>
          <w:sz w:val="20"/>
          <w:szCs w:val="24"/>
          <w:rtl/>
          <w:lang w:eastAsia="he-IL"/>
        </w:rPr>
        <w:t>הגדרתו</w:t>
      </w:r>
      <w:r w:rsidRPr="00435A20">
        <w:rPr>
          <w:rFonts w:ascii="Times New Roman" w:eastAsia="Times New Roman" w:hAnsi="Times New Roman" w:cs="David"/>
          <w:sz w:val="20"/>
          <w:szCs w:val="24"/>
          <w:rtl/>
          <w:lang w:eastAsia="he-IL"/>
        </w:rPr>
        <w:t xml:space="preserve"> בנספח </w:t>
      </w:r>
      <w:r w:rsidRPr="00435A20">
        <w:rPr>
          <w:rFonts w:ascii="Times New Roman" w:eastAsia="Times New Roman" w:hAnsi="Times New Roman" w:cs="David"/>
          <w:bCs/>
          <w:sz w:val="20"/>
          <w:szCs w:val="24"/>
          <w:rtl/>
          <w:lang w:eastAsia="he-IL"/>
        </w:rPr>
        <w:t xml:space="preserve">א' </w:t>
      </w:r>
      <w:r w:rsidRPr="00435A20">
        <w:rPr>
          <w:rFonts w:ascii="Times New Roman" w:eastAsia="Times New Roman" w:hAnsi="Times New Roman" w:cs="David"/>
          <w:sz w:val="20"/>
          <w:szCs w:val="24"/>
          <w:rtl/>
          <w:lang w:eastAsia="he-IL"/>
        </w:rPr>
        <w:t>ועל המתכנן להיות</w:t>
      </w:r>
      <w:r w:rsidRPr="00435A20">
        <w:rPr>
          <w:rFonts w:ascii="Times New Roman" w:eastAsia="Times New Roman" w:hAnsi="Times New Roman" w:cs="David" w:hint="cs"/>
          <w:sz w:val="20"/>
          <w:szCs w:val="24"/>
          <w:rtl/>
          <w:lang w:eastAsia="he-IL"/>
        </w:rPr>
        <w:t xml:space="preserve"> עמו</w:t>
      </w:r>
      <w:r w:rsidRPr="00435A20">
        <w:rPr>
          <w:rFonts w:ascii="Times New Roman" w:eastAsia="Times New Roman" w:hAnsi="Times New Roman" w:cs="David"/>
          <w:sz w:val="20"/>
          <w:szCs w:val="24"/>
          <w:rtl/>
          <w:lang w:eastAsia="he-IL"/>
        </w:rPr>
        <w:t xml:space="preserve"> בקשר מתמי</w:t>
      </w: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sz w:val="20"/>
          <w:szCs w:val="24"/>
          <w:rtl/>
          <w:lang w:eastAsia="he-IL"/>
        </w:rPr>
        <w:t xml:space="preserve"> ולתאם עמו את כל פעולותיו, אלא אם נקבע </w:t>
      </w:r>
      <w:r w:rsidRPr="00435A20">
        <w:rPr>
          <w:rFonts w:ascii="Times New Roman" w:eastAsia="Times New Roman" w:hAnsi="Times New Roman" w:cs="David" w:hint="cs"/>
          <w:sz w:val="20"/>
          <w:szCs w:val="24"/>
          <w:rtl/>
          <w:lang w:eastAsia="he-IL"/>
        </w:rPr>
        <w:t xml:space="preserve">מפורשות </w:t>
      </w:r>
      <w:r w:rsidRPr="00435A20">
        <w:rPr>
          <w:rFonts w:ascii="Times New Roman" w:eastAsia="Times New Roman" w:hAnsi="Times New Roman" w:cs="David"/>
          <w:sz w:val="20"/>
          <w:szCs w:val="24"/>
          <w:rtl/>
          <w:lang w:eastAsia="he-IL"/>
        </w:rPr>
        <w:t>אחרת ע"י המזמין.</w:t>
      </w:r>
    </w:p>
    <w:p w14:paraId="2FA0284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ידועות לו הוראות כל התכניות הקיימות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35A20">
        <w:rPr>
          <w:rFonts w:ascii="Times New Roman" w:eastAsia="Times New Roman" w:hAnsi="Times New Roman" w:cs="David" w:hint="cs"/>
          <w:sz w:val="20"/>
          <w:szCs w:val="24"/>
          <w:rtl/>
          <w:lang w:eastAsia="he-IL"/>
        </w:rPr>
        <w:t>יהם של</w:t>
      </w:r>
      <w:r w:rsidRPr="00435A20">
        <w:rPr>
          <w:rFonts w:ascii="Times New Roman" w:eastAsia="Times New Roman" w:hAnsi="Times New Roman" w:cs="David"/>
          <w:sz w:val="20"/>
          <w:szCs w:val="24"/>
          <w:rtl/>
          <w:lang w:eastAsia="he-IL"/>
        </w:rPr>
        <w:t xml:space="preserve"> הדין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הנהלים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התקנים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התקנות החלים בקשר עם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והוא מתחייב לפעול בהתאם לקבוע בהם.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מצהיר המתכנן כי </w:t>
      </w:r>
      <w:r w:rsidRPr="00435A20">
        <w:rPr>
          <w:rFonts w:ascii="Times New Roman" w:eastAsia="Times New Roman" w:hAnsi="Times New Roman" w:cs="David" w:hint="cs"/>
          <w:sz w:val="20"/>
          <w:szCs w:val="24"/>
          <w:rtl/>
          <w:lang w:eastAsia="he-IL"/>
        </w:rPr>
        <w:t xml:space="preserve">הוא </w:t>
      </w:r>
      <w:r w:rsidRPr="00435A20">
        <w:rPr>
          <w:rFonts w:ascii="Times New Roman" w:eastAsia="Times New Roman" w:hAnsi="Times New Roman" w:cs="David"/>
          <w:sz w:val="20"/>
          <w:szCs w:val="24"/>
          <w:rtl/>
          <w:lang w:eastAsia="he-IL"/>
        </w:rPr>
        <w:t xml:space="preserve">בדק בעצמו את כל הנושאים הרלוונטיים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E356EC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להפיק את כל התכניות </w:t>
      </w:r>
      <w:r w:rsidRPr="00435A20">
        <w:rPr>
          <w:rFonts w:ascii="Times New Roman" w:eastAsia="Times New Roman" w:hAnsi="Times New Roman" w:cs="David" w:hint="cs"/>
          <w:sz w:val="20"/>
          <w:szCs w:val="24"/>
          <w:rtl/>
          <w:lang w:eastAsia="he-IL"/>
        </w:rPr>
        <w:t>נשוא</w:t>
      </w:r>
      <w:r w:rsidRPr="00435A2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וע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35A20">
        <w:rPr>
          <w:rFonts w:ascii="Times New Roman" w:eastAsia="Times New Roman" w:hAnsi="Times New Roman" w:cs="David" w:hint="cs"/>
          <w:sz w:val="20"/>
          <w:szCs w:val="24"/>
          <w:rtl/>
          <w:lang w:eastAsia="he-IL"/>
        </w:rPr>
        <w:t xml:space="preserve"> בנספח </w:t>
      </w:r>
      <w:r w:rsidRPr="00435A20">
        <w:rPr>
          <w:rFonts w:ascii="Times New Roman" w:eastAsia="Times New Roman" w:hAnsi="Times New Roman" w:cs="David" w:hint="cs"/>
          <w:b/>
          <w:bCs/>
          <w:sz w:val="20"/>
          <w:szCs w:val="24"/>
          <w:rtl/>
          <w:lang w:eastAsia="he-IL"/>
        </w:rPr>
        <w:t>א'</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w:t>
      </w:r>
    </w:p>
    <w:p w14:paraId="52E88DD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יגיש ליועצים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35A20">
        <w:rPr>
          <w:rFonts w:ascii="Times New Roman" w:eastAsia="Times New Roman" w:hAnsi="Times New Roman" w:cs="David" w:hint="cs"/>
          <w:sz w:val="20"/>
          <w:szCs w:val="24"/>
          <w:rtl/>
          <w:lang w:eastAsia="he-IL"/>
        </w:rPr>
        <w:t xml:space="preserve">מפורשות על פי </w:t>
      </w:r>
      <w:r w:rsidRPr="00435A20">
        <w:rPr>
          <w:rFonts w:ascii="Times New Roman" w:eastAsia="Times New Roman" w:hAnsi="Times New Roman" w:cs="David"/>
          <w:sz w:val="20"/>
          <w:szCs w:val="24"/>
          <w:rtl/>
          <w:lang w:eastAsia="he-IL"/>
        </w:rPr>
        <w:t>חוזה זה.</w:t>
      </w:r>
    </w:p>
    <w:p w14:paraId="3E96ED2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אין לו ולא תהינה לו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תביעות ו/או טענות</w:t>
      </w:r>
      <w:r w:rsidRPr="00435A20">
        <w:rPr>
          <w:rFonts w:ascii="Times New Roman" w:eastAsia="Times New Roman" w:hAnsi="Times New Roman" w:cs="David" w:hint="cs"/>
          <w:sz w:val="20"/>
          <w:szCs w:val="24"/>
          <w:rtl/>
          <w:lang w:eastAsia="he-IL"/>
        </w:rPr>
        <w:t xml:space="preserve"> ו/או דרישות ו/או תלונות</w:t>
      </w:r>
      <w:r w:rsidRPr="00435A20">
        <w:rPr>
          <w:rFonts w:ascii="Times New Roman" w:eastAsia="Times New Roman" w:hAnsi="Times New Roman" w:cs="David"/>
          <w:sz w:val="20"/>
          <w:szCs w:val="24"/>
          <w:rtl/>
          <w:lang w:eastAsia="he-IL"/>
        </w:rPr>
        <w:t xml:space="preserve"> כלפי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כלפי המתכננים האחרים בגין מסירת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 משמסר המזמין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 xml:space="preserve">ביצוע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F153F99"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35A20">
        <w:rPr>
          <w:rFonts w:ascii="Times New Roman" w:eastAsia="Times New Roman" w:hAnsi="Times New Roman" w:cs="David"/>
          <w:sz w:val="24"/>
          <w:szCs w:val="24"/>
          <w:lang w:eastAsia="he-IL"/>
        </w:rPr>
        <w:t>view</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cs"/>
          <w:sz w:val="20"/>
          <w:szCs w:val="24"/>
          <w:rtl/>
          <w:lang w:eastAsia="he-IL"/>
        </w:rPr>
        <w:t>", "רמדורנט"</w:t>
      </w:r>
      <w:r w:rsidRPr="00435A2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35A20">
        <w:rPr>
          <w:rFonts w:ascii="Times New Roman" w:eastAsia="Times New Roman" w:hAnsi="Times New Roman" w:cs="David" w:hint="cs"/>
          <w:sz w:val="20"/>
          <w:szCs w:val="24"/>
          <w:rtl/>
          <w:lang w:eastAsia="he-IL"/>
        </w:rPr>
        <w:t>.</w:t>
      </w:r>
    </w:p>
    <w:p w14:paraId="2D35942B"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צוות עובדים ואמצעים</w:t>
      </w:r>
    </w:p>
    <w:p w14:paraId="7B82095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יקיים משרד מאויש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מאורגן ומצויד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באופן שיאפשר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בהתאם להוראות חוזה זה.</w:t>
      </w:r>
    </w:p>
    <w:p w14:paraId="46AC3E25"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hint="cs"/>
          <w:b/>
          <w:sz w:val="20"/>
          <w:szCs w:val="24"/>
          <w:rtl/>
          <w:lang w:eastAsia="he-IL"/>
        </w:rPr>
        <w:t>המצ"ב,</w:t>
      </w:r>
      <w:r w:rsidRPr="00435A20">
        <w:rPr>
          <w:rFonts w:ascii="Times New Roman" w:eastAsia="Times New Roman" w:hAnsi="Times New Roman" w:cs="David"/>
          <w:sz w:val="20"/>
          <w:szCs w:val="24"/>
          <w:rtl/>
          <w:lang w:eastAsia="he-IL"/>
        </w:rPr>
        <w:t xml:space="preserve"> יתאים לביצוע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ברמה ובמועדים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8D8E37D"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35A20">
        <w:rPr>
          <w:rFonts w:ascii="Times New Roman" w:eastAsia="Times New Roman" w:hAnsi="Times New Roman" w:cs="David" w:hint="cs"/>
          <w:sz w:val="20"/>
          <w:szCs w:val="24"/>
          <w:rtl/>
          <w:lang w:eastAsia="he-IL"/>
        </w:rPr>
        <w:t xml:space="preserve">המוחלט </w:t>
      </w:r>
      <w:r w:rsidRPr="00435A20">
        <w:rPr>
          <w:rFonts w:ascii="Times New Roman" w:eastAsia="Times New Roman" w:hAnsi="Times New Roman" w:cs="David"/>
          <w:sz w:val="20"/>
          <w:szCs w:val="24"/>
          <w:rtl/>
          <w:lang w:eastAsia="he-IL"/>
        </w:rPr>
        <w:t>- להורות למתכנן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39C0848"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מנהלו הראשי של המתכנן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המנהל הראשי</w:t>
      </w:r>
      <w:r w:rsidRPr="00435A2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63F66BC6"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w:t>
      </w:r>
      <w:r w:rsidRPr="00435A20">
        <w:rPr>
          <w:rFonts w:ascii="Times New Roman" w:eastAsia="Times New Roman" w:hAnsi="Times New Roman" w:cs="David" w:hint="cs"/>
          <w:sz w:val="20"/>
          <w:szCs w:val="24"/>
          <w:rtl/>
          <w:lang w:eastAsia="he-IL"/>
        </w:rPr>
        <w:t>צהיר, כי ידוע לו, ש</w:t>
      </w:r>
      <w:r w:rsidRPr="00435A20">
        <w:rPr>
          <w:rFonts w:ascii="Times New Roman" w:eastAsia="Times New Roman" w:hAnsi="Times New Roman" w:cs="David"/>
          <w:sz w:val="20"/>
          <w:szCs w:val="24"/>
          <w:rtl/>
          <w:lang w:eastAsia="he-IL"/>
        </w:rPr>
        <w:t>במשך כל 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קפ</w:t>
      </w:r>
      <w:r w:rsidRPr="00435A20">
        <w:rPr>
          <w:rFonts w:ascii="Times New Roman" w:eastAsia="Times New Roman" w:hAnsi="Times New Roman" w:cs="David" w:hint="cs"/>
          <w:sz w:val="20"/>
          <w:szCs w:val="24"/>
          <w:rtl/>
          <w:lang w:eastAsia="he-IL"/>
        </w:rPr>
        <w:t>ו של</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יעמוד המנהל הראשי בראשו, יהיה מעורב אישית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התכנון. מבלי לגרוע מהתחייבויות המתכנן כמתחייב מ</w:t>
      </w:r>
      <w:r w:rsidRPr="00435A20">
        <w:rPr>
          <w:rFonts w:ascii="Times New Roman" w:eastAsia="Times New Roman" w:hAnsi="Times New Roman" w:cs="David" w:hint="cs"/>
          <w:sz w:val="20"/>
          <w:szCs w:val="24"/>
          <w:rtl/>
          <w:lang w:eastAsia="he-IL"/>
        </w:rPr>
        <w:t>חוזה זה,</w:t>
      </w:r>
      <w:r w:rsidRPr="00435A2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F917EEA"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p>
    <w:p w14:paraId="0BBEDE1B"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 xml:space="preserve">המזמין רשאי </w:t>
      </w:r>
      <w:r w:rsidRPr="00435A2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35A20">
        <w:rPr>
          <w:rFonts w:ascii="Times New Roman" w:eastAsia="Times New Roman" w:hAnsi="Times New Roman" w:cs="David" w:hint="cs"/>
          <w:sz w:val="20"/>
          <w:szCs w:val="24"/>
          <w:rtl/>
          <w:lang w:eastAsia="he-IL"/>
        </w:rPr>
        <w:t xml:space="preserve">אחר </w:t>
      </w:r>
      <w:r w:rsidRPr="00435A20">
        <w:rPr>
          <w:rFonts w:ascii="Times New Roman" w:eastAsia="Times New Roman" w:hAnsi="Times New Roman" w:cs="David"/>
          <w:sz w:val="20"/>
          <w:szCs w:val="24"/>
          <w:rtl/>
          <w:lang w:eastAsia="he-IL"/>
        </w:rPr>
        <w:t>דרישת המזמין לאלתר.</w:t>
      </w:r>
    </w:p>
    <w:p w14:paraId="345B7878"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החלטות המזמין בדבר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ו/או החלפת עובד מעובדי המתכנן תינתנה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המוחלט</w:t>
      </w:r>
      <w:r w:rsidRPr="00435A20">
        <w:rPr>
          <w:rFonts w:ascii="Times New Roman" w:eastAsia="Times New Roman" w:hAnsi="Times New Roman" w:cs="David" w:hint="cs"/>
          <w:sz w:val="20"/>
          <w:szCs w:val="24"/>
          <w:rtl/>
          <w:lang w:eastAsia="he-IL"/>
        </w:rPr>
        <w:t xml:space="preserve"> של המזמין</w:t>
      </w:r>
      <w:r w:rsidRPr="00435A20">
        <w:rPr>
          <w:rFonts w:ascii="Times New Roman" w:eastAsia="Times New Roman" w:hAnsi="Times New Roman" w:cs="David"/>
          <w:sz w:val="20"/>
          <w:szCs w:val="24"/>
          <w:rtl/>
          <w:lang w:eastAsia="he-IL"/>
        </w:rPr>
        <w:t xml:space="preserve"> וללא צורך במתן נימוקים</w:t>
      </w:r>
      <w:r w:rsidRPr="00435A20">
        <w:rPr>
          <w:rFonts w:ascii="Times New Roman" w:eastAsia="Times New Roman" w:hAnsi="Times New Roman" w:cs="David" w:hint="cs"/>
          <w:sz w:val="20"/>
          <w:szCs w:val="24"/>
          <w:rtl/>
          <w:lang w:eastAsia="he-IL"/>
        </w:rPr>
        <w:t xml:space="preserve"> כאלה ואחרים</w:t>
      </w:r>
      <w:r w:rsidRPr="00435A20">
        <w:rPr>
          <w:rFonts w:ascii="Times New Roman" w:eastAsia="Times New Roman" w:hAnsi="Times New Roman" w:cs="David"/>
          <w:sz w:val="20"/>
          <w:szCs w:val="24"/>
          <w:rtl/>
          <w:lang w:eastAsia="he-IL"/>
        </w:rPr>
        <w:t>. אין בהחלטות אלה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לשחרר את המתכנן מאי</w:t>
      </w:r>
      <w:r w:rsidRPr="00435A20">
        <w:rPr>
          <w:rFonts w:ascii="Times New Roman" w:eastAsia="Times New Roman" w:hAnsi="Times New Roman" w:cs="David" w:hint="cs"/>
          <w:sz w:val="20"/>
          <w:szCs w:val="24"/>
          <w:rtl/>
          <w:lang w:eastAsia="he-IL"/>
        </w:rPr>
        <w:t>לו</w:t>
      </w:r>
      <w:r w:rsidRPr="00435A2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35A20">
        <w:rPr>
          <w:rFonts w:ascii="Times New Roman" w:eastAsia="Times New Roman" w:hAnsi="Times New Roman" w:cs="David" w:hint="cs"/>
          <w:sz w:val="20"/>
          <w:szCs w:val="24"/>
          <w:rtl/>
          <w:lang w:eastAsia="he-IL"/>
        </w:rPr>
        <w:t xml:space="preserve"> ו/או חבות</w:t>
      </w:r>
      <w:r w:rsidRPr="00435A20">
        <w:rPr>
          <w:rFonts w:ascii="Times New Roman" w:eastAsia="Times New Roman" w:hAnsi="Times New Roman" w:cs="David"/>
          <w:sz w:val="20"/>
          <w:szCs w:val="24"/>
          <w:rtl/>
          <w:lang w:eastAsia="he-IL"/>
        </w:rPr>
        <w:t xml:space="preserve"> שהיא.</w:t>
      </w:r>
    </w:p>
    <w:p w14:paraId="34295216"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לצייד על חשבונו את צוות עובדיו בכל הציוד הדרוש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w:t>
      </w:r>
      <w:r w:rsidRPr="00435A20">
        <w:rPr>
          <w:rFonts w:ascii="Times New Roman" w:eastAsia="Times New Roman" w:hAnsi="Times New Roman" w:cs="David" w:hint="cs"/>
          <w:sz w:val="20"/>
          <w:szCs w:val="24"/>
          <w:rtl/>
          <w:lang w:eastAsia="he-IL"/>
        </w:rPr>
        <w:t>האחריות בגין אחזקת</w:t>
      </w:r>
      <w:r w:rsidRPr="00435A20">
        <w:rPr>
          <w:rFonts w:ascii="Times New Roman" w:eastAsia="Times New Roman" w:hAnsi="Times New Roman" w:cs="David"/>
          <w:sz w:val="20"/>
          <w:szCs w:val="24"/>
          <w:rtl/>
          <w:lang w:eastAsia="he-IL"/>
        </w:rPr>
        <w:t xml:space="preserve"> ושמיר</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ציוד</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תהיה בידי המתכנן ועל חשבונו, והמזמין לא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בכל אחריות </w:t>
      </w:r>
      <w:r w:rsidRPr="00435A20">
        <w:rPr>
          <w:rFonts w:ascii="Times New Roman" w:eastAsia="Times New Roman" w:hAnsi="Times New Roman" w:cs="David" w:hint="cs"/>
          <w:sz w:val="20"/>
          <w:szCs w:val="24"/>
          <w:rtl/>
          <w:lang w:eastAsia="he-IL"/>
        </w:rPr>
        <w:t xml:space="preserve">ו/או חבות </w:t>
      </w:r>
      <w:r w:rsidRPr="00435A20">
        <w:rPr>
          <w:rFonts w:ascii="Times New Roman" w:eastAsia="Times New Roman" w:hAnsi="Times New Roman" w:cs="David"/>
          <w:sz w:val="20"/>
          <w:szCs w:val="24"/>
          <w:rtl/>
          <w:lang w:eastAsia="he-IL"/>
        </w:rPr>
        <w:t>בגין א</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בדן </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או נזק</w:t>
      </w:r>
      <w:r w:rsidRPr="00435A20">
        <w:rPr>
          <w:rFonts w:ascii="Times New Roman" w:eastAsia="Times New Roman" w:hAnsi="Times New Roman" w:cs="David" w:hint="cs"/>
          <w:sz w:val="20"/>
          <w:szCs w:val="24"/>
          <w:rtl/>
          <w:lang w:eastAsia="he-IL"/>
        </w:rPr>
        <w:t xml:space="preserve"> ו/או קלקול</w:t>
      </w:r>
      <w:r w:rsidRPr="00435A20">
        <w:rPr>
          <w:rFonts w:ascii="Times New Roman" w:eastAsia="Times New Roman" w:hAnsi="Times New Roman" w:cs="David"/>
          <w:sz w:val="20"/>
          <w:szCs w:val="24"/>
          <w:rtl/>
          <w:lang w:eastAsia="he-IL"/>
        </w:rPr>
        <w:t xml:space="preserve"> כלשהו לציוד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לכל חלק ממנו מכל סיבה שהיא.</w:t>
      </w:r>
    </w:p>
    <w:p w14:paraId="303EDC34"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המתכנן</w:t>
      </w:r>
    </w:p>
    <w:p w14:paraId="769271E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במגעים עם רשויות 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עם הרשות המקומית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הנוגע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וכל הכרוך בכך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w:t>
      </w:r>
    </w:p>
    <w:p w14:paraId="6B29BCC2"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שהמתכנן לא יגיש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תיקונים לתכניות לא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הרשויות המוסמכות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אושרו קודם לכן</w:t>
      </w:r>
      <w:r w:rsidRPr="00435A20">
        <w:rPr>
          <w:rFonts w:ascii="Times New Roman" w:eastAsia="Times New Roman" w:hAnsi="Times New Roman" w:cs="David" w:hint="cs"/>
          <w:sz w:val="20"/>
          <w:szCs w:val="24"/>
          <w:rtl/>
          <w:lang w:eastAsia="he-IL"/>
        </w:rPr>
        <w:t>, מראש ובכתב,</w:t>
      </w:r>
      <w:r w:rsidRPr="00435A20">
        <w:rPr>
          <w:rFonts w:ascii="Times New Roman" w:eastAsia="Times New Roman" w:hAnsi="Times New Roman" w:cs="David"/>
          <w:sz w:val="20"/>
          <w:szCs w:val="24"/>
          <w:rtl/>
          <w:lang w:eastAsia="he-IL"/>
        </w:rPr>
        <w:t xml:space="preserve"> ע"י המזמין.</w:t>
      </w:r>
    </w:p>
    <w:p w14:paraId="3B3B3DB6"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הכרוך בהתחייבות חוקית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כספית</w:t>
      </w:r>
      <w:r w:rsidRPr="00435A20">
        <w:rPr>
          <w:rFonts w:ascii="Times New Roman" w:eastAsia="Times New Roman" w:hAnsi="Times New Roman" w:cs="David" w:hint="cs"/>
          <w:sz w:val="20"/>
          <w:szCs w:val="24"/>
          <w:rtl/>
          <w:lang w:eastAsia="he-IL"/>
        </w:rPr>
        <w:t xml:space="preserve"> ו/או אחרת,</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6ABB43DC"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זולת אם</w:t>
      </w:r>
      <w:r w:rsidRPr="00435A20">
        <w:rPr>
          <w:rFonts w:ascii="Times New Roman" w:eastAsia="Times New Roman" w:hAnsi="Times New Roman" w:cs="David"/>
          <w:sz w:val="20"/>
          <w:szCs w:val="24"/>
          <w:rtl/>
          <w:lang w:eastAsia="he-IL"/>
        </w:rPr>
        <w:t xml:space="preserve"> יוסמך לכך ע"י המזמין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יהיה המתכנן רשאי ליתן הוראות </w:t>
      </w:r>
      <w:r w:rsidRPr="00435A20">
        <w:rPr>
          <w:rFonts w:ascii="Times New Roman" w:eastAsia="Times New Roman" w:hAnsi="Times New Roman" w:cs="David" w:hint="cs"/>
          <w:sz w:val="20"/>
          <w:szCs w:val="24"/>
          <w:rtl/>
          <w:lang w:eastAsia="he-IL"/>
        </w:rPr>
        <w:lastRenderedPageBreak/>
        <w:t>ו/</w:t>
      </w:r>
      <w:r w:rsidRPr="00435A20">
        <w:rPr>
          <w:rFonts w:ascii="Times New Roman" w:eastAsia="Times New Roman" w:hAnsi="Times New Roman" w:cs="David"/>
          <w:sz w:val="20"/>
          <w:szCs w:val="24"/>
          <w:rtl/>
          <w:lang w:eastAsia="he-IL"/>
        </w:rPr>
        <w:t>או הנחיות</w:t>
      </w:r>
      <w:r w:rsidRPr="00435A20">
        <w:rPr>
          <w:rFonts w:ascii="Times New Roman" w:eastAsia="Times New Roman" w:hAnsi="Times New Roman" w:cs="David" w:hint="cs"/>
          <w:sz w:val="20"/>
          <w:szCs w:val="24"/>
          <w:rtl/>
          <w:lang w:eastAsia="he-IL"/>
        </w:rPr>
        <w:t>, בין</w:t>
      </w:r>
      <w:r w:rsidRPr="00435A20">
        <w:rPr>
          <w:rFonts w:ascii="Times New Roman" w:eastAsia="Times New Roman" w:hAnsi="Times New Roman" w:cs="David"/>
          <w:sz w:val="20"/>
          <w:szCs w:val="24"/>
          <w:rtl/>
          <w:lang w:eastAsia="he-IL"/>
        </w:rPr>
        <w:t xml:space="preserve"> במישרין</w:t>
      </w:r>
      <w:r w:rsidRPr="00435A20">
        <w:rPr>
          <w:rFonts w:ascii="Times New Roman" w:eastAsia="Times New Roman" w:hAnsi="Times New Roman" w:cs="David" w:hint="cs"/>
          <w:sz w:val="20"/>
          <w:szCs w:val="24"/>
          <w:rtl/>
          <w:lang w:eastAsia="he-IL"/>
        </w:rPr>
        <w:t xml:space="preserve"> ובין בעקיפין,</w:t>
      </w:r>
      <w:r w:rsidRPr="00435A20">
        <w:rPr>
          <w:rFonts w:ascii="Times New Roman" w:eastAsia="Times New Roman" w:hAnsi="Times New Roman" w:cs="David"/>
          <w:sz w:val="20"/>
          <w:szCs w:val="24"/>
          <w:rtl/>
          <w:lang w:eastAsia="he-IL"/>
        </w:rPr>
        <w:t xml:space="preserve"> לקבלן הראשי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לקבלן העבודות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לנהל עמם מו"מ ביחס למחירים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דרכי ביצוע הכרוכים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 מחירים</w:t>
      </w:r>
      <w:r w:rsidRPr="00435A20">
        <w:rPr>
          <w:rFonts w:ascii="Times New Roman" w:eastAsia="Times New Roman" w:hAnsi="Times New Roman" w:cs="David" w:hint="cs"/>
          <w:sz w:val="20"/>
          <w:szCs w:val="24"/>
          <w:rtl/>
          <w:lang w:eastAsia="he-IL"/>
        </w:rPr>
        <w:t xml:space="preserve"> ו/או כמויות</w:t>
      </w:r>
      <w:r w:rsidRPr="00435A20">
        <w:rPr>
          <w:rFonts w:ascii="Times New Roman" w:eastAsia="Times New Roman" w:hAnsi="Times New Roman" w:cs="David"/>
          <w:sz w:val="20"/>
          <w:szCs w:val="24"/>
          <w:rtl/>
          <w:lang w:eastAsia="he-IL"/>
        </w:rPr>
        <w:t>, אלא באמצעות המזמין או המנהל.</w:t>
      </w:r>
    </w:p>
    <w:p w14:paraId="2D273979"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המנהל</w:t>
      </w:r>
    </w:p>
    <w:p w14:paraId="54D495A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לבדוק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עת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את שרותי המתכנן כולם או </w:t>
      </w:r>
      <w:r w:rsidRPr="00435A20">
        <w:rPr>
          <w:rFonts w:ascii="Times New Roman" w:eastAsia="Times New Roman" w:hAnsi="Times New Roman" w:cs="David" w:hint="cs"/>
          <w:sz w:val="20"/>
          <w:szCs w:val="24"/>
          <w:rtl/>
          <w:lang w:eastAsia="he-IL"/>
        </w:rPr>
        <w:t>מקצתם</w:t>
      </w:r>
      <w:r w:rsidRPr="00435A2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 כן רשאי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7A7EC298"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
          <w:sz w:val="20"/>
          <w:szCs w:val="24"/>
          <w:rtl/>
          <w:lang w:eastAsia="he-IL"/>
        </w:rPr>
        <w:t xml:space="preserve"> המצ"ב</w:t>
      </w:r>
      <w:r w:rsidRPr="00435A20">
        <w:rPr>
          <w:rFonts w:ascii="Times New Roman" w:eastAsia="Times New Roman" w:hAnsi="Times New Roman" w:cs="David"/>
          <w:sz w:val="20"/>
          <w:szCs w:val="24"/>
          <w:rtl/>
          <w:lang w:eastAsia="he-IL"/>
        </w:rPr>
        <w:t>.</w:t>
      </w:r>
    </w:p>
    <w:p w14:paraId="6BFC3CA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לצורך הפעלת סמכויותיו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רשאי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מי מטעמו לבקר במשרד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בכל מקום אחר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35A20">
        <w:rPr>
          <w:rFonts w:ascii="Times New Roman" w:eastAsia="Times New Roman" w:hAnsi="Times New Roman" w:cs="David" w:hint="cs"/>
          <w:sz w:val="20"/>
          <w:szCs w:val="24"/>
          <w:rtl/>
          <w:lang w:eastAsia="he-IL"/>
        </w:rPr>
        <w:t>י המנהל 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w:t>
      </w:r>
    </w:p>
    <w:p w14:paraId="46AEA642"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בהפעלת סמכויות המנהל על 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לגרוע </w:t>
      </w:r>
      <w:r w:rsidRPr="00435A20">
        <w:rPr>
          <w:rFonts w:ascii="Times New Roman" w:eastAsia="Times New Roman" w:hAnsi="Times New Roman" w:cs="David" w:hint="cs"/>
          <w:sz w:val="20"/>
          <w:szCs w:val="24"/>
          <w:rtl/>
          <w:lang w:eastAsia="he-IL"/>
        </w:rPr>
        <w:t xml:space="preserve">ו/או לשחרר </w:t>
      </w:r>
      <w:r w:rsidRPr="00435A20">
        <w:rPr>
          <w:rFonts w:ascii="Times New Roman" w:eastAsia="Times New Roman" w:hAnsi="Times New Roman" w:cs="David"/>
          <w:sz w:val="20"/>
          <w:szCs w:val="24"/>
          <w:rtl/>
          <w:lang w:eastAsia="he-IL"/>
        </w:rPr>
        <w:t xml:space="preserve">מאחריות </w:t>
      </w:r>
      <w:r w:rsidRPr="00435A20">
        <w:rPr>
          <w:rFonts w:ascii="Times New Roman" w:eastAsia="Times New Roman" w:hAnsi="Times New Roman" w:cs="David" w:hint="cs"/>
          <w:sz w:val="20"/>
          <w:szCs w:val="24"/>
          <w:rtl/>
          <w:lang w:eastAsia="he-IL"/>
        </w:rPr>
        <w:t>המתכנן על פי חוזה זה ו/או על פי כל דין.</w:t>
      </w:r>
      <w:r w:rsidRPr="00435A20">
        <w:rPr>
          <w:rFonts w:ascii="Times New Roman" w:eastAsia="Times New Roman" w:hAnsi="Times New Roman" w:cs="David"/>
          <w:sz w:val="20"/>
          <w:szCs w:val="24"/>
          <w:rtl/>
          <w:lang w:eastAsia="he-IL"/>
        </w:rPr>
        <w:t xml:space="preserve"> בהקשר זה מובהר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52D0D9D"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אישר המנהל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35A20">
        <w:rPr>
          <w:rFonts w:ascii="Times New Roman" w:eastAsia="Times New Roman" w:hAnsi="Times New Roman" w:cs="David" w:hint="cs"/>
          <w:sz w:val="20"/>
          <w:szCs w:val="24"/>
          <w:rtl/>
          <w:lang w:eastAsia="he-IL"/>
        </w:rPr>
        <w:t>חוזה</w:t>
      </w:r>
      <w:r w:rsidRPr="00435A20">
        <w:rPr>
          <w:rFonts w:ascii="Times New Roman" w:eastAsia="Times New Roman" w:hAnsi="Times New Roman" w:cs="David"/>
          <w:sz w:val="20"/>
          <w:szCs w:val="24"/>
          <w:rtl/>
          <w:lang w:eastAsia="he-IL"/>
        </w:rPr>
        <w:t xml:space="preserve"> זה, </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לשחרר את המתכנן מאחריותו המקצועית המלאה ו</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להטיל על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על המזמין אחריות כלשהי לטיב התכניות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המסמכים האמורים.</w:t>
      </w:r>
    </w:p>
    <w:p w14:paraId="1C701F7F"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לוח זמנים ושלבי ב</w:t>
      </w:r>
      <w:r w:rsidRPr="00435A20">
        <w:rPr>
          <w:rFonts w:ascii="Times New Roman" w:eastAsia="Times New Roman" w:hAnsi="Times New Roman" w:cs="David" w:hint="cs"/>
          <w:bCs/>
          <w:sz w:val="20"/>
          <w:szCs w:val="24"/>
          <w:u w:val="single"/>
          <w:rtl/>
          <w:lang w:eastAsia="he-IL"/>
        </w:rPr>
        <w:t>י</w:t>
      </w:r>
      <w:r w:rsidRPr="00435A20">
        <w:rPr>
          <w:rFonts w:ascii="Times New Roman" w:eastAsia="Times New Roman" w:hAnsi="Times New Roman" w:cs="David"/>
          <w:bCs/>
          <w:sz w:val="20"/>
          <w:szCs w:val="24"/>
          <w:u w:val="single"/>
          <w:rtl/>
          <w:lang w:eastAsia="he-IL"/>
        </w:rPr>
        <w:t>צוע</w:t>
      </w:r>
    </w:p>
    <w:p w14:paraId="14750E5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35A20">
        <w:rPr>
          <w:rFonts w:ascii="Times New Roman" w:eastAsia="Times New Roman" w:hAnsi="Times New Roman" w:cs="David"/>
          <w:b/>
          <w:bCs/>
          <w:sz w:val="20"/>
          <w:szCs w:val="24"/>
          <w:rtl/>
          <w:lang w:eastAsia="he-IL"/>
        </w:rPr>
        <w:t>ג'</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לוח הזמנים</w:t>
      </w:r>
      <w:r w:rsidRPr="00435A20">
        <w:rPr>
          <w:rFonts w:ascii="Times New Roman" w:eastAsia="Times New Roman" w:hAnsi="Times New Roman" w:cs="David"/>
          <w:sz w:val="20"/>
          <w:szCs w:val="24"/>
          <w:rtl/>
          <w:lang w:eastAsia="he-IL"/>
        </w:rPr>
        <w:t>"). כל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 הכלול בשרותי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לא נקבע לו מועד בלוח הזמנים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יבוצע על ידי המתכנן במועד שיהיה דרוש על מנת להבטיח</w:t>
      </w:r>
      <w:r w:rsidRPr="00435A20">
        <w:rPr>
          <w:rFonts w:ascii="Times New Roman" w:eastAsia="Times New Roman" w:hAnsi="Times New Roman" w:cs="David" w:hint="cs"/>
          <w:sz w:val="20"/>
          <w:szCs w:val="24"/>
          <w:rtl/>
          <w:lang w:eastAsia="he-IL"/>
        </w:rPr>
        <w:t xml:space="preserve"> את</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 xml:space="preserve">קבלנים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אחרים בהתאם ללוח הזמנים המוסכם 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מם.</w:t>
      </w:r>
    </w:p>
    <w:p w14:paraId="69B4438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יתחיל המתכנן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קטע מהפרויקט ו/או שלב משלבי העבודה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או </w:t>
      </w:r>
      <w:r w:rsidRPr="00435A20">
        <w:rPr>
          <w:rFonts w:ascii="Times New Roman" w:eastAsia="Times New Roman" w:hAnsi="Times New Roman" w:cs="David"/>
          <w:b/>
          <w:bCs/>
          <w:sz w:val="20"/>
          <w:szCs w:val="24"/>
          <w:rtl/>
          <w:lang w:eastAsia="he-IL"/>
        </w:rPr>
        <w:t xml:space="preserve">ג'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אלא אם כן הודיע למזמין תחילה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הגיע לדעתו מועד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זה וק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מהמזמין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לביצועו.</w:t>
      </w:r>
    </w:p>
    <w:p w14:paraId="43903C2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יש לראות </w:t>
      </w: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F61A740"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ידוע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התחייבויות היועצים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יתר הגורמים, מותנות בכך שיסופקו להם כל התכניות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ההנחיות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ההוראות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הפרטים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הביאורים שידרשו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מהקבלנים מלטעון לעיכוב מוצדק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305A035D"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 יוכר כמוצדק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אך ו</w:t>
      </w:r>
      <w:r w:rsidRPr="00435A2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83FDAB5"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הוא נובע מכ</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ח עליון או גורם אחר (להלן יחדיו: "</w:t>
      </w:r>
      <w:r w:rsidRPr="00435A20">
        <w:rPr>
          <w:rFonts w:ascii="Times New Roman" w:eastAsia="Times New Roman" w:hAnsi="Times New Roman" w:cs="David"/>
          <w:b/>
          <w:bCs/>
          <w:sz w:val="20"/>
          <w:szCs w:val="24"/>
          <w:rtl/>
          <w:lang w:eastAsia="he-IL"/>
        </w:rPr>
        <w:t>אירוע דוחה</w:t>
      </w:r>
      <w:r w:rsidRPr="00435A20">
        <w:rPr>
          <w:rFonts w:ascii="Times New Roman" w:eastAsia="Times New Roman" w:hAnsi="Times New Roman" w:cs="David"/>
          <w:sz w:val="20"/>
          <w:szCs w:val="24"/>
          <w:rtl/>
          <w:lang w:eastAsia="he-IL"/>
        </w:rPr>
        <w:t>") שלדעת המנהל לא הייתה למתכנן שליטה עליו.</w:t>
      </w:r>
    </w:p>
    <w:p w14:paraId="14B61604"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28775D23"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קיבל תכניות, הנחיות, הוראות, פרטים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63CDEB6"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אישר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האירוע הדוחה אכן מצדיק 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השירות ואת משך הדחייה.</w:t>
      </w:r>
    </w:p>
    <w:p w14:paraId="68389B2C" w14:textId="77777777" w:rsidR="00435A20" w:rsidRPr="00435A20" w:rsidRDefault="00435A20" w:rsidP="008B398D">
      <w:pPr>
        <w:widowControl w:val="0"/>
        <w:spacing w:before="0" w:beforeAutospacing="0" w:after="200" w:afterAutospacing="0" w:line="240" w:lineRule="auto"/>
        <w:ind w:left="1440"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w:t>
      </w:r>
      <w:r w:rsidRPr="00435A20">
        <w:rPr>
          <w:rFonts w:ascii="Times New Roman" w:eastAsia="Times New Roman" w:hAnsi="Times New Roman" w:cs="David" w:hint="cs"/>
          <w:sz w:val="20"/>
          <w:szCs w:val="24"/>
          <w:rtl/>
          <w:lang w:eastAsia="he-IL"/>
        </w:rPr>
        <w:t xml:space="preserve">כלליות </w:t>
      </w:r>
      <w:r w:rsidRPr="00435A20">
        <w:rPr>
          <w:rFonts w:ascii="Times New Roman" w:eastAsia="Times New Roman" w:hAnsi="Times New Roman" w:cs="David"/>
          <w:sz w:val="20"/>
          <w:szCs w:val="24"/>
          <w:rtl/>
          <w:lang w:eastAsia="he-IL"/>
        </w:rPr>
        <w:t>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חור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 תכנון ע"י אחרים לא יהווה עילה לעיכוב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שור המנהל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p>
    <w:p w14:paraId="5EA5C385"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להודיע למנהל מידית, על כל עיכוב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לפי הערכתו עלול לגרום לאיחור בקיום לוח הזמנים.</w:t>
      </w:r>
    </w:p>
    <w:p w14:paraId="184AABA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3A89D9C"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לבקר במשרד המתכנן ולעיין בהתקדמות ובאופן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והמתכנן ימסור למנהל כל הסבר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פרט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דיווח</w:t>
      </w:r>
      <w:r w:rsidRPr="00435A20">
        <w:rPr>
          <w:rFonts w:ascii="Times New Roman" w:eastAsia="Times New Roman" w:hAnsi="Times New Roman" w:cs="David" w:hint="cs"/>
          <w:sz w:val="20"/>
          <w:szCs w:val="24"/>
          <w:rtl/>
          <w:lang w:eastAsia="he-IL"/>
        </w:rPr>
        <w:t>, מיד</w:t>
      </w:r>
      <w:r w:rsidRPr="00435A2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35A20">
        <w:rPr>
          <w:rFonts w:ascii="Times New Roman" w:eastAsia="Times New Roman" w:hAnsi="Times New Roman" w:cs="David" w:hint="cs"/>
          <w:sz w:val="20"/>
          <w:szCs w:val="24"/>
          <w:rtl/>
          <w:lang w:eastAsia="he-IL"/>
        </w:rPr>
        <w:t xml:space="preserve"> זה ו/או לפי כל דין</w:t>
      </w:r>
      <w:r w:rsidRPr="00435A20">
        <w:rPr>
          <w:rFonts w:ascii="Times New Roman" w:eastAsia="Times New Roman" w:hAnsi="Times New Roman" w:cs="David"/>
          <w:sz w:val="20"/>
          <w:szCs w:val="24"/>
          <w:rtl/>
          <w:lang w:eastAsia="he-IL"/>
        </w:rPr>
        <w:t>.</w:t>
      </w:r>
    </w:p>
    <w:p w14:paraId="76B31F05" w14:textId="77777777" w:rsidR="00435A20" w:rsidRPr="00435A20" w:rsidRDefault="00435A20" w:rsidP="008B398D">
      <w:pPr>
        <w:widowControl w:val="0"/>
        <w:spacing w:before="0" w:beforeAutospacing="0" w:after="240" w:afterAutospacing="0" w:line="240" w:lineRule="auto"/>
        <w:ind w:left="788" w:right="360"/>
        <w:jc w:val="both"/>
        <w:rPr>
          <w:rFonts w:ascii="Times New Roman" w:eastAsia="Times New Roman" w:hAnsi="Times New Roman" w:cs="David"/>
          <w:sz w:val="20"/>
          <w:szCs w:val="24"/>
          <w:rtl/>
          <w:lang w:eastAsia="he-IL"/>
        </w:rPr>
      </w:pPr>
    </w:p>
    <w:p w14:paraId="50B9E93E"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שכר המתכנן</w:t>
      </w:r>
    </w:p>
    <w:p w14:paraId="0735D50E"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תמורת שרותי המתכנן וכל יתר התחייבויותיו לפי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כמפורט בנספח </w:t>
      </w:r>
      <w:r w:rsidRPr="00435A20">
        <w:rPr>
          <w:rFonts w:ascii="Times New Roman" w:eastAsia="Times New Roman" w:hAnsi="Times New Roman" w:cs="David"/>
          <w:bCs/>
          <w:sz w:val="20"/>
          <w:szCs w:val="24"/>
          <w:rtl/>
          <w:lang w:eastAsia="he-IL"/>
        </w:rPr>
        <w:t xml:space="preserve">ד' </w:t>
      </w:r>
      <w:r w:rsidRPr="00435A20">
        <w:rPr>
          <w:rFonts w:ascii="Times New Roman" w:eastAsia="Times New Roman" w:hAnsi="Times New Roman" w:cs="David" w:hint="cs"/>
          <w:b/>
          <w:sz w:val="20"/>
          <w:szCs w:val="24"/>
          <w:rtl/>
          <w:lang w:eastAsia="he-IL"/>
        </w:rPr>
        <w:t xml:space="preserve">המצ"ב </w:t>
      </w:r>
      <w:r w:rsidRPr="00435A20">
        <w:rPr>
          <w:rFonts w:ascii="Times New Roman" w:eastAsia="Times New Roman" w:hAnsi="Times New Roman" w:cs="David"/>
          <w:sz w:val="20"/>
          <w:szCs w:val="24"/>
          <w:rtl/>
          <w:lang w:eastAsia="he-IL"/>
        </w:rPr>
        <w:t>(להלן: "</w:t>
      </w:r>
      <w:r w:rsidRPr="00435A20">
        <w:rPr>
          <w:rFonts w:ascii="Times New Roman" w:eastAsia="Times New Roman" w:hAnsi="Times New Roman" w:cs="David"/>
          <w:b/>
          <w:bCs/>
          <w:sz w:val="20"/>
          <w:szCs w:val="24"/>
          <w:rtl/>
          <w:lang w:eastAsia="he-IL"/>
        </w:rPr>
        <w:t>שכר המתכנן</w:t>
      </w:r>
      <w:r w:rsidRPr="00435A20">
        <w:rPr>
          <w:rFonts w:ascii="Times New Roman" w:eastAsia="Times New Roman" w:hAnsi="Times New Roman" w:cs="David"/>
          <w:sz w:val="20"/>
          <w:szCs w:val="24"/>
          <w:rtl/>
          <w:lang w:eastAsia="he-IL"/>
        </w:rPr>
        <w:t>").</w:t>
      </w:r>
    </w:p>
    <w:p w14:paraId="373B3248"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בהוצאות הממשיות בשרותי העזר המפורטים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שא המזמין:</w:t>
      </w:r>
    </w:p>
    <w:p w14:paraId="7504D6D5"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הדפסות בתוויין המיועדות להפצה לאחרים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החזר.</w:t>
      </w:r>
    </w:p>
    <w:p w14:paraId="55B2B20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העתקות שנמסרו ע"י המתכנן למזמין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לרשויות המוסמכות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ליועצים, למעט העתקות וצילומים שיפיק המתכנן במשרדו.</w:t>
      </w:r>
    </w:p>
    <w:p w14:paraId="43655C30"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שכפול מסמכים.</w:t>
      </w:r>
    </w:p>
    <w:p w14:paraId="228E7182"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DA55A6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מדידות וצילומי אויר.</w:t>
      </w:r>
    </w:p>
    <w:p w14:paraId="5B8AC50A"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קידוחים ובדיקות קרקע.</w:t>
      </w:r>
    </w:p>
    <w:p w14:paraId="75B5E85F"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שליחויות.</w:t>
      </w:r>
    </w:p>
    <w:p w14:paraId="5EA07940"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העזר המפורטים בסעיפים 7.2.1 עד 7.2.3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יוזמנו על ידי המתכנן </w:t>
      </w:r>
      <w:r w:rsidRPr="00435A20">
        <w:rPr>
          <w:rFonts w:ascii="Times New Roman" w:eastAsia="Times New Roman" w:hAnsi="Times New Roman" w:cs="David" w:hint="cs"/>
          <w:sz w:val="20"/>
          <w:szCs w:val="24"/>
          <w:rtl/>
          <w:lang w:eastAsia="he-IL"/>
        </w:rPr>
        <w:t xml:space="preserve">באמצעות מערכת ניהול פרויקטים </w:t>
      </w:r>
      <w:r w:rsidRPr="00435A20">
        <w:rPr>
          <w:rFonts w:ascii="Times New Roman" w:eastAsia="Times New Roman" w:hAnsi="Times New Roman" w:cs="David"/>
          <w:sz w:val="20"/>
          <w:szCs w:val="24"/>
          <w:lang w:eastAsia="he-IL"/>
        </w:rPr>
        <w:t>VIEW</w:t>
      </w:r>
      <w:r w:rsidRPr="00435A20">
        <w:rPr>
          <w:rFonts w:ascii="Times New Roman" w:eastAsia="Times New Roman" w:hAnsi="Times New Roman" w:cs="David" w:hint="cs"/>
          <w:sz w:val="20"/>
          <w:szCs w:val="24"/>
          <w:rtl/>
          <w:lang w:eastAsia="he-IL"/>
        </w:rPr>
        <w:t>@ / מערכת רמדורנט מודול ניהול מסמכים (</w:t>
      </w:r>
      <w:r w:rsidRPr="00435A20">
        <w:rPr>
          <w:rFonts w:ascii="Times New Roman" w:eastAsia="Times New Roman" w:hAnsi="Times New Roman" w:cs="David"/>
          <w:sz w:val="20"/>
          <w:szCs w:val="24"/>
          <w:lang w:eastAsia="he-IL"/>
        </w:rPr>
        <w:t>DM</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רק ממכונים המאושרים ע"י המזמין לבצע עבודות עבורו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הוצאות לפי סעיפים </w:t>
      </w:r>
      <w:r w:rsidRPr="00435A20">
        <w:rPr>
          <w:rFonts w:ascii="Times New Roman" w:eastAsia="Times New Roman" w:hAnsi="Times New Roman" w:cs="David"/>
          <w:sz w:val="20"/>
          <w:szCs w:val="24"/>
          <w:rtl/>
          <w:lang w:eastAsia="he-IL"/>
        </w:rPr>
        <w:lastRenderedPageBreak/>
        <w:t>7.2.4 עד 7.2.7 ועבור הדפסות והעתקות צבעוניות יוצאו רק אם אושרו תחילה בכתב, טרם הזמנתם ע"י המנהל.</w:t>
      </w:r>
    </w:p>
    <w:p w14:paraId="4D586617"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על חשבון שכר המתכנן ישולמו למתכנן תשלומי ביניים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עורים ובמועדים המפורטים בנספח</w:t>
      </w:r>
      <w:r w:rsidRPr="00435A20">
        <w:rPr>
          <w:rFonts w:ascii="Times New Roman" w:eastAsia="Times New Roman" w:hAnsi="Times New Roman" w:cs="David"/>
          <w:bCs/>
          <w:sz w:val="20"/>
          <w:szCs w:val="24"/>
          <w:rtl/>
          <w:lang w:eastAsia="he-IL"/>
        </w:rPr>
        <w:t xml:space="preserve"> ה'</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p>
    <w:p w14:paraId="53515207"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תשלומי הביניים לפי פסקה זו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משלבי שירותי המתכנן ו/או טיב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1C4AFE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trike/>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השכר האמור בנספח </w:t>
      </w:r>
      <w:r w:rsidRPr="00435A20">
        <w:rPr>
          <w:rFonts w:ascii="Times New Roman" w:eastAsia="Times New Roman" w:hAnsi="Times New Roman" w:cs="David"/>
          <w:b/>
          <w:bCs/>
          <w:sz w:val="20"/>
          <w:szCs w:val="24"/>
          <w:rtl/>
          <w:lang w:eastAsia="he-IL"/>
        </w:rPr>
        <w:t xml:space="preserve">ד'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ה</w:t>
      </w:r>
      <w:r w:rsidRPr="00435A20">
        <w:rPr>
          <w:rFonts w:ascii="Times New Roman" w:eastAsia="Times New Roman" w:hAnsi="Times New Roman" w:cs="David" w:hint="cs"/>
          <w:sz w:val="20"/>
          <w:szCs w:val="24"/>
          <w:rtl/>
          <w:lang w:eastAsia="he-IL"/>
        </w:rPr>
        <w:t xml:space="preserve">ינו </w:t>
      </w:r>
      <w:r w:rsidRPr="00435A2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35A20">
        <w:rPr>
          <w:rFonts w:ascii="Times New Roman" w:eastAsia="Times New Roman" w:hAnsi="Times New Roman" w:cs="David" w:hint="cs"/>
          <w:sz w:val="20"/>
          <w:szCs w:val="24"/>
          <w:rtl/>
          <w:lang w:eastAsia="he-IL"/>
        </w:rPr>
        <w:t xml:space="preserve">זה </w:t>
      </w:r>
      <w:r w:rsidRPr="00435A20">
        <w:rPr>
          <w:rFonts w:ascii="Times New Roman" w:eastAsia="Times New Roman" w:hAnsi="Times New Roman" w:cs="David"/>
          <w:sz w:val="20"/>
          <w:szCs w:val="24"/>
          <w:rtl/>
          <w:lang w:eastAsia="he-IL"/>
        </w:rPr>
        <w:t>במפורש אחרת. תנאי לתשלום שכר המתכנן במלואו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הינו המצאת הצהרה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35A20">
        <w:rPr>
          <w:rFonts w:ascii="Times New Roman" w:eastAsia="Times New Roman" w:hAnsi="Times New Roman" w:cs="David"/>
          <w:b/>
          <w:bCs/>
          <w:sz w:val="20"/>
          <w:szCs w:val="24"/>
          <w:rtl/>
          <w:lang w:eastAsia="he-IL"/>
        </w:rPr>
        <w:t>ט'</w:t>
      </w:r>
      <w:r w:rsidRPr="00435A20">
        <w:rPr>
          <w:rFonts w:ascii="Times New Roman" w:eastAsia="Times New Roman" w:hAnsi="Times New Roman" w:cs="David"/>
          <w:sz w:val="20"/>
          <w:szCs w:val="24"/>
          <w:rtl/>
          <w:lang w:eastAsia="he-IL"/>
        </w:rPr>
        <w:t xml:space="preserve"> לחוזה זה וכתב היעדר תביעות המצורף כנספח</w:t>
      </w:r>
      <w:r w:rsidRPr="00435A20">
        <w:rPr>
          <w:rFonts w:ascii="Times New Roman" w:eastAsia="Times New Roman" w:hAnsi="Times New Roman" w:cs="David"/>
          <w:b/>
          <w:bCs/>
          <w:sz w:val="20"/>
          <w:szCs w:val="24"/>
          <w:rtl/>
          <w:lang w:eastAsia="he-IL"/>
        </w:rPr>
        <w:t xml:space="preserve"> י'</w:t>
      </w:r>
      <w:r w:rsidRPr="00435A20">
        <w:rPr>
          <w:rFonts w:ascii="Times New Roman" w:eastAsia="Times New Roman" w:hAnsi="Times New Roman" w:cs="David"/>
          <w:sz w:val="20"/>
          <w:szCs w:val="24"/>
          <w:rtl/>
          <w:lang w:eastAsia="he-IL"/>
        </w:rPr>
        <w:t xml:space="preserve"> לחוזה זה למזמין, חתום ע"י המתכנן ומאומת כנדרש בו.</w:t>
      </w:r>
    </w:p>
    <w:p w14:paraId="219E320D"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מבלי לפגוע בכלליות האמור בסעיף </w:t>
      </w:r>
      <w:r w:rsidRPr="00435A20">
        <w:rPr>
          <w:rFonts w:ascii="Times New Roman" w:eastAsia="Times New Roman" w:hAnsi="Times New Roman" w:cs="David" w:hint="cs"/>
          <w:sz w:val="20"/>
          <w:szCs w:val="24"/>
          <w:rtl/>
          <w:lang w:eastAsia="he-IL"/>
        </w:rPr>
        <w:t>7 לעיל</w:t>
      </w:r>
      <w:r w:rsidRPr="00435A20">
        <w:rPr>
          <w:rFonts w:ascii="Times New Roman" w:eastAsia="Times New Roman" w:hAnsi="Times New Roman" w:cs="David"/>
          <w:sz w:val="20"/>
          <w:szCs w:val="24"/>
          <w:rtl/>
          <w:lang w:eastAsia="he-IL"/>
        </w:rPr>
        <w:t>, 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רכוש ה</w:t>
      </w:r>
      <w:r w:rsidRPr="00435A20">
        <w:rPr>
          <w:rFonts w:ascii="Times New Roman" w:eastAsia="Times New Roman" w:hAnsi="Times New Roman" w:cs="David" w:hint="cs"/>
          <w:sz w:val="20"/>
          <w:szCs w:val="24"/>
          <w:rtl/>
          <w:lang w:eastAsia="he-IL"/>
        </w:rPr>
        <w:t>מזמין</w:t>
      </w:r>
      <w:r w:rsidRPr="00435A20">
        <w:rPr>
          <w:rFonts w:ascii="Times New Roman" w:eastAsia="Times New Roman" w:hAnsi="Times New Roman" w:cs="David"/>
          <w:sz w:val="20"/>
          <w:szCs w:val="24"/>
          <w:rtl/>
          <w:lang w:eastAsia="he-IL"/>
        </w:rPr>
        <w:t>. מובהר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הפרת סעיף זה על ידי המתכנן תה</w:t>
      </w:r>
      <w:r w:rsidRPr="00435A20">
        <w:rPr>
          <w:rFonts w:ascii="Times New Roman" w:eastAsia="Times New Roman" w:hAnsi="Times New Roman" w:cs="David" w:hint="cs"/>
          <w:sz w:val="20"/>
          <w:szCs w:val="24"/>
          <w:rtl/>
          <w:lang w:eastAsia="he-IL"/>
        </w:rPr>
        <w:t>ווה</w:t>
      </w:r>
      <w:r w:rsidRPr="00435A20">
        <w:rPr>
          <w:rFonts w:ascii="Times New Roman" w:eastAsia="Times New Roman" w:hAnsi="Times New Roman" w:cs="David"/>
          <w:sz w:val="20"/>
          <w:szCs w:val="24"/>
          <w:rtl/>
          <w:lang w:eastAsia="he-IL"/>
        </w:rPr>
        <w:t xml:space="preserve"> הפרה יסודית של חוזה</w:t>
      </w:r>
      <w:r w:rsidRPr="00435A20">
        <w:rPr>
          <w:rFonts w:ascii="Times New Roman" w:eastAsia="Times New Roman" w:hAnsi="Times New Roman" w:cs="David" w:hint="cs"/>
          <w:sz w:val="20"/>
          <w:szCs w:val="24"/>
          <w:rtl/>
          <w:lang w:eastAsia="he-IL"/>
        </w:rPr>
        <w:t xml:space="preserve"> זה. </w:t>
      </w:r>
    </w:p>
    <w:p w14:paraId="4CF2E87A"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תנאים מקדמיים לביצוע תשלום כלשהו ע"ח שכר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הצגת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35A20">
        <w:rPr>
          <w:rFonts w:ascii="Times New Roman" w:eastAsia="Times New Roman" w:hAnsi="Times New Roman" w:cs="David" w:hint="cs"/>
          <w:sz w:val="20"/>
          <w:szCs w:val="24"/>
          <w:rtl/>
          <w:lang w:eastAsia="he-IL"/>
        </w:rPr>
        <w:t>עובר</w:t>
      </w:r>
      <w:r w:rsidRPr="00435A2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DCD5C4D" w14:textId="77777777" w:rsidR="00435A20" w:rsidRPr="00435A20" w:rsidRDefault="00435A20" w:rsidP="008B398D">
      <w:pPr>
        <w:widowControl w:val="0"/>
        <w:spacing w:before="0" w:beforeAutospacing="0" w:after="240" w:afterAutospacing="0" w:line="240" w:lineRule="auto"/>
        <w:ind w:left="788" w:right="360"/>
        <w:jc w:val="both"/>
        <w:rPr>
          <w:rFonts w:ascii="Times New Roman" w:eastAsia="Times New Roman" w:hAnsi="Times New Roman" w:cs="David"/>
          <w:sz w:val="20"/>
          <w:szCs w:val="24"/>
          <w:rtl/>
          <w:lang w:eastAsia="he-IL"/>
        </w:rPr>
      </w:pPr>
    </w:p>
    <w:p w14:paraId="6A5AB07D"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שנויים בתכנון</w:t>
      </w:r>
    </w:p>
    <w:p w14:paraId="3431A64B"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FC560E3" w14:textId="0A523839" w:rsidR="00435A20" w:rsidRPr="008B398D" w:rsidRDefault="00435A20" w:rsidP="00E242C0">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8B398D">
        <w:rPr>
          <w:rFonts w:ascii="Times New Roman" w:eastAsia="Times New Roman" w:hAnsi="Times New Roman" w:cs="David"/>
          <w:sz w:val="20"/>
          <w:szCs w:val="24"/>
          <w:rtl/>
          <w:lang w:eastAsia="he-IL"/>
        </w:rPr>
        <w:t xml:space="preserve">נדרשו השינויים לאחר </w:t>
      </w:r>
      <w:ins w:id="5" w:author="Meryl Etman" w:date="2019-07-10T11:23:00Z">
        <w:r w:rsidR="00E01F93">
          <w:rPr>
            <w:rFonts w:ascii="Times New Roman" w:eastAsia="Times New Roman" w:hAnsi="Times New Roman" w:cs="David" w:hint="cs"/>
            <w:sz w:val="20"/>
            <w:szCs w:val="24"/>
            <w:rtl/>
            <w:lang w:eastAsia="he-IL"/>
          </w:rPr>
          <w:t xml:space="preserve">סיום </w:t>
        </w:r>
      </w:ins>
      <w:r w:rsidRPr="008B398D">
        <w:rPr>
          <w:rFonts w:ascii="Times New Roman" w:eastAsia="Times New Roman" w:hAnsi="Times New Roman" w:cs="David"/>
          <w:sz w:val="20"/>
          <w:szCs w:val="24"/>
          <w:rtl/>
          <w:lang w:eastAsia="he-IL"/>
        </w:rPr>
        <w:t xml:space="preserve">שלב </w:t>
      </w:r>
      <w:del w:id="6" w:author="Meryl Etman" w:date="2019-09-12T11:41:00Z">
        <w:r w:rsidRPr="008B398D" w:rsidDel="00E242C0">
          <w:rPr>
            <w:rFonts w:ascii="Times New Roman" w:eastAsia="Times New Roman" w:hAnsi="Times New Roman" w:cs="David"/>
            <w:sz w:val="20"/>
            <w:szCs w:val="24"/>
            <w:rtl/>
            <w:lang w:eastAsia="he-IL"/>
          </w:rPr>
          <w:delText>ה</w:delText>
        </w:r>
      </w:del>
      <w:r w:rsidRPr="008B398D">
        <w:rPr>
          <w:rFonts w:ascii="Times New Roman" w:eastAsia="Times New Roman" w:hAnsi="Times New Roman" w:cs="David"/>
          <w:sz w:val="20"/>
          <w:szCs w:val="24"/>
          <w:rtl/>
          <w:lang w:eastAsia="he-IL"/>
        </w:rPr>
        <w:t xml:space="preserve">תכנון </w:t>
      </w:r>
      <w:del w:id="7" w:author="Meryl Etman" w:date="2019-09-12T11:41:00Z">
        <w:r w:rsidRPr="008B398D" w:rsidDel="00E242C0">
          <w:rPr>
            <w:rFonts w:ascii="Times New Roman" w:eastAsia="Times New Roman" w:hAnsi="Times New Roman" w:cs="David"/>
            <w:sz w:val="20"/>
            <w:szCs w:val="24"/>
            <w:rtl/>
            <w:lang w:eastAsia="he-IL"/>
          </w:rPr>
          <w:delText>המפורט</w:delText>
        </w:r>
      </w:del>
      <w:ins w:id="8" w:author="Meryl Etman" w:date="2019-09-12T11:41:00Z">
        <w:r w:rsidR="00E242C0">
          <w:rPr>
            <w:rFonts w:ascii="Times New Roman" w:eastAsia="Times New Roman" w:hAnsi="Times New Roman" w:cs="David" w:hint="cs"/>
            <w:sz w:val="20"/>
            <w:szCs w:val="24"/>
            <w:rtl/>
            <w:lang w:eastAsia="he-IL"/>
          </w:rPr>
          <w:t>ואישורו</w:t>
        </w:r>
      </w:ins>
      <w:del w:id="9" w:author="Meryl Etman" w:date="2019-09-12T11:41:00Z">
        <w:r w:rsidRPr="008B398D" w:rsidDel="00E242C0">
          <w:rPr>
            <w:rFonts w:ascii="Times New Roman" w:eastAsia="Times New Roman" w:hAnsi="Times New Roman" w:cs="David"/>
            <w:sz w:val="20"/>
            <w:szCs w:val="24"/>
            <w:rtl/>
            <w:lang w:eastAsia="he-IL"/>
          </w:rPr>
          <w:delText xml:space="preserve"> שהוזמן </w:delText>
        </w:r>
      </w:del>
      <w:r w:rsidRPr="008B398D">
        <w:rPr>
          <w:rFonts w:ascii="Times New Roman" w:eastAsia="Times New Roman" w:hAnsi="Times New Roman" w:cs="David"/>
          <w:sz w:val="20"/>
          <w:szCs w:val="24"/>
          <w:rtl/>
          <w:lang w:eastAsia="he-IL"/>
        </w:rPr>
        <w:t xml:space="preserve">ע"י המזמין </w:t>
      </w:r>
      <w:del w:id="10" w:author="Meryl Etman" w:date="2019-09-12T11:41:00Z">
        <w:r w:rsidRPr="008B398D" w:rsidDel="00E242C0">
          <w:rPr>
            <w:rFonts w:ascii="Times New Roman" w:eastAsia="Times New Roman" w:hAnsi="Times New Roman" w:cs="David"/>
            <w:sz w:val="20"/>
            <w:szCs w:val="24"/>
            <w:rtl/>
            <w:lang w:eastAsia="he-IL"/>
          </w:rPr>
          <w:delText>כמפורט בנספח</w:delText>
        </w:r>
        <w:r w:rsidRPr="008B398D" w:rsidDel="00E242C0">
          <w:rPr>
            <w:rFonts w:ascii="Times New Roman" w:eastAsia="Times New Roman" w:hAnsi="Times New Roman" w:cs="David" w:hint="cs"/>
            <w:sz w:val="20"/>
            <w:szCs w:val="24"/>
            <w:rtl/>
            <w:lang w:eastAsia="he-IL"/>
          </w:rPr>
          <w:delText>ים</w:delText>
        </w:r>
        <w:r w:rsidRPr="008B398D" w:rsidDel="00E242C0">
          <w:rPr>
            <w:rFonts w:ascii="Times New Roman" w:eastAsia="Times New Roman" w:hAnsi="Times New Roman" w:cs="David"/>
            <w:sz w:val="20"/>
            <w:szCs w:val="24"/>
            <w:rtl/>
            <w:lang w:eastAsia="he-IL"/>
          </w:rPr>
          <w:delText xml:space="preserve"> </w:delText>
        </w:r>
        <w:r w:rsidRPr="008B398D" w:rsidDel="00E242C0">
          <w:rPr>
            <w:rFonts w:ascii="Times New Roman" w:eastAsia="Times New Roman" w:hAnsi="Times New Roman" w:cs="David"/>
            <w:bCs/>
            <w:sz w:val="20"/>
            <w:szCs w:val="24"/>
            <w:rtl/>
            <w:lang w:eastAsia="he-IL"/>
          </w:rPr>
          <w:delText>ב' או ג'</w:delText>
        </w:r>
        <w:r w:rsidRPr="008B398D" w:rsidDel="00E242C0">
          <w:rPr>
            <w:rFonts w:ascii="Times New Roman" w:eastAsia="Times New Roman" w:hAnsi="Times New Roman" w:cs="David" w:hint="cs"/>
            <w:b/>
            <w:sz w:val="20"/>
            <w:szCs w:val="24"/>
            <w:rtl/>
            <w:lang w:eastAsia="he-IL"/>
          </w:rPr>
          <w:delText xml:space="preserve"> המצ"ב</w:delText>
        </w:r>
      </w:del>
      <w:r w:rsidRPr="008B398D">
        <w:rPr>
          <w:rFonts w:ascii="Times New Roman" w:eastAsia="Times New Roman" w:hAnsi="Times New Roman" w:cs="David"/>
          <w:sz w:val="20"/>
          <w:szCs w:val="24"/>
          <w:rtl/>
          <w:lang w:eastAsia="he-IL"/>
        </w:rPr>
        <w:t>, וב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רותי המתכנן</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אלמלא השנויים</w:t>
      </w:r>
      <w:r w:rsidRPr="008B398D">
        <w:rPr>
          <w:rFonts w:ascii="Times New Roman" w:eastAsia="Times New Roman" w:hAnsi="Times New Roman" w:cs="David" w:hint="cs"/>
          <w:sz w:val="20"/>
          <w:szCs w:val="24"/>
          <w:rtl/>
          <w:lang w:eastAsia="he-IL"/>
        </w:rPr>
        <w:t xml:space="preserve"> כאמור</w:t>
      </w:r>
      <w:r w:rsidRPr="008B398D">
        <w:rPr>
          <w:rFonts w:ascii="Times New Roman" w:eastAsia="Times New Roman" w:hAnsi="Times New Roman" w:cs="David"/>
          <w:sz w:val="20"/>
          <w:szCs w:val="24"/>
          <w:rtl/>
          <w:lang w:eastAsia="he-IL"/>
        </w:rPr>
        <w:t>, יהיה</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זכאי לפיצוי בעד העבודה הנוספת שב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עקב השנויים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כאמור</w:t>
      </w:r>
      <w:r w:rsidRPr="008B398D">
        <w:rPr>
          <w:rFonts w:ascii="Times New Roman" w:eastAsia="Times New Roman" w:hAnsi="Times New Roman" w:cs="David"/>
          <w:sz w:val="20"/>
          <w:szCs w:val="24"/>
          <w:rtl/>
          <w:lang w:eastAsia="he-IL"/>
        </w:rPr>
        <w:t>. הפיצוי ישולם בגין העבודה הנוספת שהמתכנן 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 xml:space="preserve"> המתכנן ושכר המתכנן</w:t>
      </w:r>
      <w:ins w:id="11" w:author="Meryl Etman" w:date="2019-09-12T11:42:00Z">
        <w:r w:rsidR="00E242C0">
          <w:rPr>
            <w:rFonts w:ascii="Times New Roman" w:eastAsia="Times New Roman" w:hAnsi="Times New Roman" w:cs="David" w:hint="cs"/>
            <w:sz w:val="20"/>
            <w:szCs w:val="24"/>
            <w:rtl/>
            <w:lang w:eastAsia="he-IL"/>
          </w:rPr>
          <w:t xml:space="preserve"> ובתנאי שאושר מראש ובכתב</w:t>
        </w:r>
      </w:ins>
      <w:r w:rsidRPr="008B398D">
        <w:rPr>
          <w:rFonts w:ascii="Times New Roman" w:eastAsia="Times New Roman" w:hAnsi="Times New Roman" w:cs="David"/>
          <w:sz w:val="20"/>
          <w:szCs w:val="24"/>
          <w:rtl/>
          <w:lang w:eastAsia="he-IL"/>
        </w:rPr>
        <w:t xml:space="preserve">. </w:t>
      </w:r>
      <w:ins w:id="12" w:author="Meryl Etman" w:date="2019-09-12T11:44:00Z">
        <w:r w:rsidR="00E242C0">
          <w:rPr>
            <w:rFonts w:ascii="Times New Roman" w:eastAsia="Times New Roman" w:hAnsi="Times New Roman" w:cs="David" w:hint="cs"/>
            <w:sz w:val="20"/>
            <w:szCs w:val="24"/>
            <w:rtl/>
            <w:lang w:eastAsia="he-IL"/>
          </w:rPr>
          <w:t>אחוז ה</w:t>
        </w:r>
        <w:bookmarkStart w:id="13" w:name="_GoBack"/>
        <w:bookmarkEnd w:id="13"/>
        <w:r w:rsidR="00E242C0">
          <w:rPr>
            <w:rFonts w:ascii="Times New Roman" w:eastAsia="Times New Roman" w:hAnsi="Times New Roman" w:cs="David" w:hint="cs"/>
            <w:sz w:val="20"/>
            <w:szCs w:val="24"/>
            <w:rtl/>
            <w:lang w:eastAsia="he-IL"/>
          </w:rPr>
          <w:t>תשלום בשלב הביצוע לא יהווה מדד ו/או נקודת יחוס לגובה התשלום הנדרש עבור התוספת. כל דרישת תשלום נוספת תבחן בהתאם לעבודה הנוספת שבוצעה באופן שאינו תלוי בתנאי החוזה המקורי.</w:t>
        </w:r>
        <w:r w:rsidR="00E242C0">
          <w:rPr>
            <w:rFonts w:ascii="Times New Roman" w:eastAsia="Times New Roman" w:hAnsi="Times New Roman" w:cs="David" w:hint="cs"/>
            <w:sz w:val="20"/>
            <w:szCs w:val="24"/>
            <w:rtl/>
            <w:lang w:eastAsia="he-IL"/>
          </w:rPr>
          <w:t xml:space="preserve"> </w:t>
        </w:r>
      </w:ins>
      <w:r w:rsidRPr="008B398D">
        <w:rPr>
          <w:rFonts w:ascii="Times New Roman" w:eastAsia="Times New Roman" w:hAnsi="Times New Roman" w:cs="David"/>
          <w:sz w:val="20"/>
          <w:szCs w:val="24"/>
          <w:rtl/>
          <w:lang w:eastAsia="he-IL"/>
        </w:rPr>
        <w:t>בכל מקרה</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ה</w:t>
      </w:r>
      <w:r w:rsidRPr="008B398D">
        <w:rPr>
          <w:rFonts w:ascii="Times New Roman" w:eastAsia="Times New Roman" w:hAnsi="Times New Roman" w:cs="David"/>
          <w:sz w:val="20"/>
          <w:szCs w:val="24"/>
          <w:rtl/>
          <w:lang w:eastAsia="he-IL"/>
        </w:rPr>
        <w:t>שנויים</w:t>
      </w:r>
      <w:r w:rsidRPr="008B398D">
        <w:rPr>
          <w:rFonts w:ascii="Times New Roman" w:eastAsia="Times New Roman" w:hAnsi="Times New Roman" w:cs="David" w:hint="cs"/>
          <w:sz w:val="20"/>
          <w:szCs w:val="24"/>
          <w:rtl/>
          <w:lang w:eastAsia="he-IL"/>
        </w:rPr>
        <w:t xml:space="preserve"> כאמור, לא יהוו</w:t>
      </w:r>
      <w:r w:rsidRPr="008B398D">
        <w:rPr>
          <w:rFonts w:ascii="Times New Roman" w:eastAsia="Times New Roman" w:hAnsi="Times New Roman" w:cs="David"/>
          <w:sz w:val="20"/>
          <w:szCs w:val="24"/>
          <w:rtl/>
          <w:lang w:eastAsia="he-IL"/>
        </w:rPr>
        <w:t xml:space="preserve"> עילה לש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נוי בלוח הזמנים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אלא בא</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 xml:space="preserve">שור המנהל </w:t>
      </w:r>
      <w:r w:rsidRPr="008B398D">
        <w:rPr>
          <w:rFonts w:ascii="Times New Roman" w:eastAsia="Times New Roman" w:hAnsi="Times New Roman" w:cs="David" w:hint="cs"/>
          <w:sz w:val="20"/>
          <w:szCs w:val="24"/>
          <w:rtl/>
          <w:lang w:eastAsia="he-IL"/>
        </w:rPr>
        <w:t>מראש ו</w:t>
      </w:r>
      <w:r w:rsidRPr="008B398D">
        <w:rPr>
          <w:rFonts w:ascii="Times New Roman" w:eastAsia="Times New Roman" w:hAnsi="Times New Roman" w:cs="David"/>
          <w:sz w:val="20"/>
          <w:szCs w:val="24"/>
          <w:rtl/>
          <w:lang w:eastAsia="he-IL"/>
        </w:rPr>
        <w:t>בכתב.</w:t>
      </w:r>
      <w:ins w:id="14" w:author="Meryl Etman" w:date="2019-09-12T11:42:00Z">
        <w:r w:rsidR="00E242C0">
          <w:rPr>
            <w:rFonts w:ascii="Times New Roman" w:eastAsia="Times New Roman" w:hAnsi="Times New Roman" w:cs="David" w:hint="cs"/>
            <w:sz w:val="20"/>
            <w:szCs w:val="24"/>
            <w:rtl/>
            <w:lang w:eastAsia="he-IL"/>
          </w:rPr>
          <w:t xml:space="preserve"> </w:t>
        </w:r>
      </w:ins>
    </w:p>
    <w:p w14:paraId="0222D5E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על אף</w:t>
      </w:r>
      <w:r w:rsidRPr="00435A20">
        <w:rPr>
          <w:rFonts w:ascii="Times New Roman" w:eastAsia="Times New Roman" w:hAnsi="Times New Roman" w:cs="David"/>
          <w:sz w:val="20"/>
          <w:szCs w:val="24"/>
          <w:rtl/>
          <w:lang w:eastAsia="he-IL"/>
        </w:rPr>
        <w:t xml:space="preserve"> האמור בסעיף 8.2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יגיע למתכנן דבר בגין שינויים הנובעים מ:</w:t>
      </w:r>
    </w:p>
    <w:p w14:paraId="0D74FF6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טעות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קוי בתכנון ו/או באומדן של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של היועצים.</w:t>
      </w:r>
    </w:p>
    <w:p w14:paraId="5C77996B"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התכנון אינו התכנון היעיל ביותר.</w:t>
      </w:r>
    </w:p>
    <w:p w14:paraId="73457DC7"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השינוי מתחייב במישרין או בעקיפין מהפרת איזה מהוראות חוזה זה ע"י המתכנן.</w:t>
      </w:r>
    </w:p>
    <w:p w14:paraId="4BF72850"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השינויים מתחייבים מדרישת רשויות מוסמכות. </w:t>
      </w:r>
    </w:p>
    <w:p w14:paraId="63D269FD" w14:textId="1EB5D10B" w:rsidR="00435A20" w:rsidRPr="00435A20" w:rsidDel="00E01F93" w:rsidRDefault="00435A20" w:rsidP="008B398D">
      <w:pPr>
        <w:widowControl w:val="0"/>
        <w:numPr>
          <w:ilvl w:val="1"/>
          <w:numId w:val="1"/>
        </w:numPr>
        <w:spacing w:before="0" w:beforeAutospacing="0" w:after="200" w:afterAutospacing="0" w:line="240" w:lineRule="auto"/>
        <w:ind w:right="360"/>
        <w:jc w:val="both"/>
        <w:rPr>
          <w:del w:id="15" w:author="Meryl Etman" w:date="2019-07-10T11:24:00Z"/>
          <w:rFonts w:ascii="Times New Roman" w:eastAsia="Times New Roman" w:hAnsi="Times New Roman" w:cs="David"/>
          <w:sz w:val="20"/>
          <w:szCs w:val="24"/>
          <w:rtl/>
          <w:lang w:eastAsia="he-IL"/>
        </w:rPr>
      </w:pPr>
      <w:del w:id="16" w:author="Meryl Etman" w:date="2019-07-10T11:24:00Z">
        <w:r w:rsidRPr="00435A20" w:rsidDel="00E01F93">
          <w:rPr>
            <w:rFonts w:ascii="Times New Roman" w:eastAsia="Times New Roman" w:hAnsi="Times New Roman" w:cs="David"/>
            <w:sz w:val="20"/>
            <w:szCs w:val="24"/>
            <w:rtl/>
            <w:lang w:eastAsia="he-IL"/>
          </w:rPr>
          <w:delText>המתכנן מתחייב להכין</w:delText>
        </w:r>
        <w:r w:rsidRPr="00435A20" w:rsidDel="00E01F93">
          <w:rPr>
            <w:rFonts w:ascii="Times New Roman" w:eastAsia="Times New Roman" w:hAnsi="Times New Roman" w:cs="David" w:hint="cs"/>
            <w:sz w:val="20"/>
            <w:szCs w:val="24"/>
            <w:rtl/>
            <w:lang w:eastAsia="he-IL"/>
          </w:rPr>
          <w:delText>,</w:delText>
        </w:r>
        <w:r w:rsidRPr="00435A20" w:rsidDel="00E01F93">
          <w:rPr>
            <w:rFonts w:ascii="Times New Roman" w:eastAsia="Times New Roman" w:hAnsi="Times New Roman" w:cs="David"/>
            <w:sz w:val="20"/>
            <w:szCs w:val="24"/>
            <w:rtl/>
            <w:lang w:eastAsia="he-IL"/>
          </w:rPr>
          <w:delText xml:space="preserve"> עבור רוכשים שיבקשו זאת</w:delText>
        </w:r>
        <w:r w:rsidRPr="00435A20" w:rsidDel="00E01F93">
          <w:rPr>
            <w:rFonts w:ascii="Times New Roman" w:eastAsia="Times New Roman" w:hAnsi="Times New Roman" w:cs="David" w:hint="cs"/>
            <w:sz w:val="20"/>
            <w:szCs w:val="24"/>
            <w:rtl/>
            <w:lang w:eastAsia="he-IL"/>
          </w:rPr>
          <w:delText>,</w:delText>
        </w:r>
        <w:r w:rsidRPr="00435A20" w:rsidDel="00E01F93">
          <w:rPr>
            <w:rFonts w:ascii="Times New Roman" w:eastAsia="Times New Roman" w:hAnsi="Times New Roman" w:cs="David"/>
            <w:sz w:val="20"/>
            <w:szCs w:val="24"/>
            <w:rtl/>
            <w:lang w:eastAsia="he-IL"/>
          </w:rPr>
          <w:delText xml:space="preserve"> תכנית שינויים בדירות שאינם עומדים בסתירה להיתרי הבניה ולכל דין. </w:delText>
        </w:r>
      </w:del>
    </w:p>
    <w:p w14:paraId="1A390274" w14:textId="6926A294" w:rsidR="00435A20" w:rsidRPr="00435A20" w:rsidRDefault="00435A20" w:rsidP="008B398D">
      <w:pPr>
        <w:widowControl w:val="0"/>
        <w:spacing w:before="0" w:beforeAutospacing="0" w:after="240" w:afterAutospacing="0" w:line="240" w:lineRule="auto"/>
        <w:ind w:left="794" w:right="360"/>
        <w:jc w:val="both"/>
        <w:rPr>
          <w:rFonts w:ascii="Times New Roman" w:eastAsia="Times New Roman" w:hAnsi="Times New Roman" w:cs="David"/>
          <w:sz w:val="20"/>
          <w:szCs w:val="24"/>
          <w:rtl/>
          <w:lang w:eastAsia="he-IL"/>
        </w:rPr>
      </w:pPr>
      <w:del w:id="17" w:author="Meryl Etman" w:date="2019-07-10T11:24:00Z">
        <w:r w:rsidRPr="00435A20" w:rsidDel="00E01F93">
          <w:rPr>
            <w:rFonts w:ascii="Times New Roman" w:eastAsia="Times New Roman" w:hAnsi="Times New Roman" w:cs="David"/>
            <w:sz w:val="20"/>
            <w:szCs w:val="24"/>
            <w:rtl/>
            <w:lang w:eastAsia="he-IL"/>
          </w:rPr>
          <w:delText xml:space="preserve">מחיר השינויים ותנאי התשלום בגין תכנון השינויים </w:delText>
        </w:r>
        <w:r w:rsidRPr="00435A20" w:rsidDel="00E01F93">
          <w:rPr>
            <w:rFonts w:ascii="Times New Roman" w:eastAsia="Times New Roman" w:hAnsi="Times New Roman" w:cs="David" w:hint="cs"/>
            <w:sz w:val="20"/>
            <w:szCs w:val="24"/>
            <w:rtl/>
            <w:lang w:eastAsia="he-IL"/>
          </w:rPr>
          <w:delText xml:space="preserve">כאמור, </w:delText>
        </w:r>
        <w:r w:rsidRPr="00435A20" w:rsidDel="00E01F93">
          <w:rPr>
            <w:rFonts w:ascii="Times New Roman" w:eastAsia="Times New Roman" w:hAnsi="Times New Roman" w:cs="David"/>
            <w:sz w:val="20"/>
            <w:szCs w:val="24"/>
            <w:rtl/>
            <w:lang w:eastAsia="he-IL"/>
          </w:rPr>
          <w:delText>יסוכמו בין המתכנן לרוכשים. המתכנן יתקשר עם הרוכש</w:delText>
        </w:r>
        <w:r w:rsidRPr="00435A20" w:rsidDel="00E01F93">
          <w:rPr>
            <w:rFonts w:ascii="Times New Roman" w:eastAsia="Times New Roman" w:hAnsi="Times New Roman" w:cs="David" w:hint="cs"/>
            <w:sz w:val="20"/>
            <w:szCs w:val="24"/>
            <w:rtl/>
            <w:lang w:eastAsia="he-IL"/>
          </w:rPr>
          <w:delText>ים</w:delText>
        </w:r>
        <w:r w:rsidRPr="00435A20" w:rsidDel="00E01F93">
          <w:rPr>
            <w:rFonts w:ascii="Times New Roman" w:eastAsia="Times New Roman" w:hAnsi="Times New Roman" w:cs="David"/>
            <w:sz w:val="20"/>
            <w:szCs w:val="24"/>
            <w:rtl/>
            <w:lang w:eastAsia="he-IL"/>
          </w:rPr>
          <w:delText xml:space="preserve"> בהסכם נפרד לתכנון השינויים. כל מחלוקת שתתעורר בין המתכנן לבין </w:delText>
        </w:r>
        <w:r w:rsidRPr="00435A20" w:rsidDel="00E01F93">
          <w:rPr>
            <w:rFonts w:ascii="Times New Roman" w:eastAsia="Times New Roman" w:hAnsi="Times New Roman" w:cs="David" w:hint="cs"/>
            <w:sz w:val="20"/>
            <w:szCs w:val="24"/>
            <w:rtl/>
            <w:lang w:eastAsia="he-IL"/>
          </w:rPr>
          <w:delText>ה</w:delText>
        </w:r>
        <w:r w:rsidRPr="00435A20" w:rsidDel="00E01F93">
          <w:rPr>
            <w:rFonts w:ascii="Times New Roman" w:eastAsia="Times New Roman" w:hAnsi="Times New Roman" w:cs="David"/>
            <w:sz w:val="20"/>
            <w:szCs w:val="24"/>
            <w:rtl/>
            <w:lang w:eastAsia="he-IL"/>
          </w:rPr>
          <w:delText>רוכש</w:delText>
        </w:r>
        <w:r w:rsidRPr="00435A20" w:rsidDel="00E01F93">
          <w:rPr>
            <w:rFonts w:ascii="Times New Roman" w:eastAsia="Times New Roman" w:hAnsi="Times New Roman" w:cs="David" w:hint="cs"/>
            <w:sz w:val="20"/>
            <w:szCs w:val="24"/>
            <w:rtl/>
            <w:lang w:eastAsia="he-IL"/>
          </w:rPr>
          <w:delText>ים</w:delText>
        </w:r>
        <w:r w:rsidRPr="00435A20" w:rsidDel="00E01F93">
          <w:rPr>
            <w:rFonts w:ascii="Times New Roman" w:eastAsia="Times New Roman" w:hAnsi="Times New Roman" w:cs="David"/>
            <w:sz w:val="20"/>
            <w:szCs w:val="24"/>
            <w:rtl/>
            <w:lang w:eastAsia="he-IL"/>
          </w:rPr>
          <w:delText xml:space="preserve"> בענ</w:delText>
        </w:r>
        <w:r w:rsidRPr="00435A20" w:rsidDel="00E01F93">
          <w:rPr>
            <w:rFonts w:ascii="Times New Roman" w:eastAsia="Times New Roman" w:hAnsi="Times New Roman" w:cs="David" w:hint="cs"/>
            <w:sz w:val="20"/>
            <w:szCs w:val="24"/>
            <w:rtl/>
            <w:lang w:eastAsia="he-IL"/>
          </w:rPr>
          <w:delText>י</w:delText>
        </w:r>
        <w:r w:rsidRPr="00435A20" w:rsidDel="00E01F93">
          <w:rPr>
            <w:rFonts w:ascii="Times New Roman" w:eastAsia="Times New Roman" w:hAnsi="Times New Roman" w:cs="David"/>
            <w:sz w:val="20"/>
            <w:szCs w:val="24"/>
            <w:rtl/>
            <w:lang w:eastAsia="he-IL"/>
          </w:rPr>
          <w:delText>ין קביעת מחיר השינויים</w:delText>
        </w:r>
        <w:r w:rsidRPr="00435A20" w:rsidDel="00E01F93">
          <w:rPr>
            <w:rFonts w:ascii="Times New Roman" w:eastAsia="Times New Roman" w:hAnsi="Times New Roman" w:cs="David" w:hint="cs"/>
            <w:sz w:val="20"/>
            <w:szCs w:val="24"/>
            <w:rtl/>
            <w:lang w:eastAsia="he-IL"/>
          </w:rPr>
          <w:delText>,</w:delText>
        </w:r>
        <w:r w:rsidRPr="00435A20" w:rsidDel="00E01F93">
          <w:rPr>
            <w:rFonts w:ascii="Times New Roman" w:eastAsia="Times New Roman" w:hAnsi="Times New Roman" w:cs="David"/>
            <w:sz w:val="20"/>
            <w:szCs w:val="24"/>
            <w:rtl/>
            <w:lang w:eastAsia="he-IL"/>
          </w:rPr>
          <w:delText xml:space="preserve"> תובא בפני המנהל והוא יהיה המוסמך להכריע בה</w:delText>
        </w:r>
      </w:del>
      <w:ins w:id="18" w:author="Meryl Etman" w:date="2019-07-10T11:24:00Z">
        <w:r w:rsidR="00E01F93">
          <w:rPr>
            <w:rFonts w:ascii="Times New Roman" w:eastAsia="Times New Roman" w:hAnsi="Times New Roman" w:cs="David" w:hint="cs"/>
            <w:sz w:val="20"/>
            <w:szCs w:val="24"/>
            <w:rtl/>
            <w:lang w:eastAsia="he-IL"/>
          </w:rPr>
          <w:t>מבוטל</w:t>
        </w:r>
      </w:ins>
      <w:r w:rsidRPr="00435A20">
        <w:rPr>
          <w:rFonts w:ascii="Times New Roman" w:eastAsia="Times New Roman" w:hAnsi="Times New Roman" w:cs="David"/>
          <w:sz w:val="20"/>
          <w:szCs w:val="24"/>
          <w:rtl/>
          <w:lang w:eastAsia="he-IL"/>
        </w:rPr>
        <w:t>.</w:t>
      </w:r>
    </w:p>
    <w:p w14:paraId="181FD311"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אחריות וביטוח</w:t>
      </w:r>
    </w:p>
    <w:p w14:paraId="17F0EC2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lang w:eastAsia="he-IL"/>
        </w:rPr>
      </w:pPr>
      <w:r w:rsidRPr="00435A20">
        <w:rPr>
          <w:rFonts w:ascii="Times New Roman" w:eastAsia="Times New Roman" w:hAnsi="Times New Roman" w:cs="David" w:hint="eastAsia"/>
          <w:sz w:val="20"/>
          <w:szCs w:val="24"/>
          <w:rtl/>
          <w:lang w:eastAsia="he-IL"/>
        </w:rPr>
        <w:t>מבלי</w:t>
      </w:r>
      <w:r w:rsidRPr="00435A20">
        <w:rPr>
          <w:rFonts w:ascii="Times New Roman" w:eastAsia="Times New Roman" w:hAnsi="Times New Roman" w:cs="David"/>
          <w:sz w:val="20"/>
          <w:szCs w:val="24"/>
          <w:rtl/>
          <w:lang w:eastAsia="he-IL"/>
        </w:rPr>
        <w:t xml:space="preserve"> לגרוע מאחריות המתכנן על פי הסכם זה </w:t>
      </w:r>
      <w:r w:rsidRPr="00435A20">
        <w:rPr>
          <w:rFonts w:ascii="Times New Roman" w:eastAsia="Times New Roman" w:hAnsi="Times New Roman" w:cs="David" w:hint="eastAsia"/>
          <w:sz w:val="20"/>
          <w:szCs w:val="24"/>
          <w:rtl/>
          <w:lang w:eastAsia="he-IL"/>
        </w:rPr>
        <w:t>ו</w:t>
      </w:r>
      <w:r w:rsidRPr="00435A20">
        <w:rPr>
          <w:rFonts w:ascii="Times New Roman" w:eastAsia="Times New Roman" w:hAnsi="Times New Roman" w:cs="David"/>
          <w:sz w:val="20"/>
          <w:szCs w:val="24"/>
          <w:rtl/>
          <w:lang w:eastAsia="he-IL"/>
        </w:rPr>
        <w:t xml:space="preserve">/או על פי כל דין, מתחייב </w:t>
      </w:r>
      <w:r w:rsidRPr="00435A20">
        <w:rPr>
          <w:rFonts w:ascii="Times New Roman" w:eastAsia="Times New Roman" w:hAnsi="Times New Roman" w:cs="David" w:hint="cs"/>
          <w:sz w:val="20"/>
          <w:szCs w:val="24"/>
          <w:rtl/>
          <w:lang w:eastAsia="he-IL"/>
        </w:rPr>
        <w:t>המתכנן</w:t>
      </w:r>
      <w:r w:rsidRPr="00435A20">
        <w:rPr>
          <w:rFonts w:ascii="Times New Roman" w:eastAsia="Times New Roman" w:hAnsi="Times New Roman" w:cs="David"/>
          <w:sz w:val="20"/>
          <w:szCs w:val="24"/>
          <w:rtl/>
          <w:lang w:eastAsia="he-IL"/>
        </w:rPr>
        <w:t xml:space="preserve"> לערוך ולקיים, על חשבונו, למשך </w:t>
      </w:r>
      <w:r w:rsidRPr="00435A20">
        <w:rPr>
          <w:rFonts w:ascii="Times New Roman" w:eastAsia="Times New Roman" w:hAnsi="Times New Roman" w:cs="David" w:hint="eastAsia"/>
          <w:sz w:val="20"/>
          <w:szCs w:val="24"/>
          <w:rtl/>
          <w:lang w:eastAsia="he-IL"/>
        </w:rPr>
        <w:t>כל</w:t>
      </w:r>
      <w:r w:rsidRPr="00435A20">
        <w:rPr>
          <w:rFonts w:ascii="Times New Roman" w:eastAsia="Times New Roman" w:hAnsi="Times New Roman" w:cs="David"/>
          <w:sz w:val="20"/>
          <w:szCs w:val="24"/>
          <w:rtl/>
          <w:lang w:eastAsia="he-IL"/>
        </w:rPr>
        <w:t xml:space="preserve"> תקופת </w:t>
      </w:r>
      <w:r w:rsidRPr="00435A20">
        <w:rPr>
          <w:rFonts w:ascii="Times New Roman" w:eastAsia="Times New Roman" w:hAnsi="Times New Roman" w:cs="David" w:hint="cs"/>
          <w:sz w:val="20"/>
          <w:szCs w:val="24"/>
          <w:rtl/>
          <w:lang w:eastAsia="he-IL"/>
        </w:rPr>
        <w:t xml:space="preserve">ההסכם וכל עוד אחריותו מכוחו קיימת, </w:t>
      </w:r>
      <w:r w:rsidRPr="00435A20">
        <w:rPr>
          <w:rFonts w:ascii="Times New Roman" w:eastAsia="Times New Roman" w:hAnsi="Times New Roman" w:cs="David"/>
          <w:sz w:val="20"/>
          <w:szCs w:val="24"/>
          <w:rtl/>
          <w:lang w:eastAsia="he-IL"/>
        </w:rPr>
        <w:t>את הביטוחים בהתאם לתנאים ולסכומים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כמפורט באישור עריכת הביטוח המצורף </w:t>
      </w:r>
      <w:r w:rsidRPr="00435A20">
        <w:rPr>
          <w:rFonts w:ascii="Times New Roman" w:eastAsia="Times New Roman" w:hAnsi="Times New Roman" w:cs="David" w:hint="eastAsia"/>
          <w:sz w:val="20"/>
          <w:szCs w:val="24"/>
          <w:rtl/>
          <w:lang w:eastAsia="he-IL"/>
        </w:rPr>
        <w:t>להסכם</w:t>
      </w:r>
      <w:r w:rsidRPr="00435A20">
        <w:rPr>
          <w:rFonts w:ascii="Times New Roman" w:eastAsia="Times New Roman" w:hAnsi="Times New Roman" w:cs="David"/>
          <w:sz w:val="20"/>
          <w:szCs w:val="24"/>
          <w:rtl/>
          <w:lang w:eastAsia="he-IL"/>
        </w:rPr>
        <w:t xml:space="preserve"> זה </w:t>
      </w:r>
      <w:r w:rsidRPr="00435A20">
        <w:rPr>
          <w:rFonts w:ascii="Times New Roman" w:eastAsia="Times New Roman" w:hAnsi="Times New Roman" w:cs="David" w:hint="cs"/>
          <w:sz w:val="20"/>
          <w:szCs w:val="24"/>
          <w:rtl/>
          <w:lang w:eastAsia="he-IL"/>
        </w:rPr>
        <w:t xml:space="preserve">כנספח </w:t>
      </w:r>
      <w:r w:rsidRPr="00435A20">
        <w:rPr>
          <w:rFonts w:ascii="Times New Roman" w:eastAsia="Times New Roman" w:hAnsi="Times New Roman" w:cs="David" w:hint="cs"/>
          <w:b/>
          <w:bCs/>
          <w:sz w:val="20"/>
          <w:szCs w:val="24"/>
          <w:rtl/>
          <w:lang w:eastAsia="he-IL"/>
        </w:rPr>
        <w:t>ז</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והמהווה חלק בלתי נפרד ממנו (להלן: "</w:t>
      </w:r>
      <w:r w:rsidRPr="00435A20">
        <w:rPr>
          <w:rFonts w:ascii="Times New Roman" w:eastAsia="Times New Roman" w:hAnsi="Times New Roman" w:cs="David" w:hint="eastAsia"/>
          <w:b/>
          <w:bCs/>
          <w:sz w:val="20"/>
          <w:szCs w:val="24"/>
          <w:rtl/>
          <w:lang w:eastAsia="he-IL"/>
        </w:rPr>
        <w:t>ביטוחי</w:t>
      </w:r>
      <w:r w:rsidRPr="00435A20">
        <w:rPr>
          <w:rFonts w:ascii="Times New Roman" w:eastAsia="Times New Roman" w:hAnsi="Times New Roman" w:cs="David"/>
          <w:b/>
          <w:bCs/>
          <w:sz w:val="20"/>
          <w:szCs w:val="24"/>
          <w:rtl/>
          <w:lang w:eastAsia="he-IL"/>
        </w:rPr>
        <w:t xml:space="preserve"> המתכנן</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eastAsia"/>
          <w:sz w:val="20"/>
          <w:szCs w:val="24"/>
          <w:rtl/>
          <w:lang w:eastAsia="he-IL"/>
        </w:rPr>
        <w:t>ו</w:t>
      </w:r>
      <w:r w:rsidRPr="00435A20">
        <w:rPr>
          <w:rFonts w:ascii="Times New Roman" w:eastAsia="Times New Roman" w:hAnsi="Times New Roman" w:cs="David"/>
          <w:sz w:val="20"/>
          <w:szCs w:val="24"/>
          <w:rtl/>
          <w:lang w:eastAsia="he-IL"/>
        </w:rPr>
        <w:t>/או "</w:t>
      </w:r>
      <w:r w:rsidRPr="00435A20">
        <w:rPr>
          <w:rFonts w:ascii="Times New Roman" w:eastAsia="Times New Roman" w:hAnsi="Times New Roman" w:cs="David" w:hint="eastAsia"/>
          <w:b/>
          <w:bCs/>
          <w:sz w:val="20"/>
          <w:szCs w:val="24"/>
          <w:rtl/>
          <w:lang w:eastAsia="he-IL"/>
        </w:rPr>
        <w:t>אישור</w:t>
      </w:r>
      <w:r w:rsidRPr="00435A20">
        <w:rPr>
          <w:rFonts w:ascii="Times New Roman" w:eastAsia="Times New Roman" w:hAnsi="Times New Roman" w:cs="David"/>
          <w:b/>
          <w:bCs/>
          <w:sz w:val="20"/>
          <w:szCs w:val="24"/>
          <w:rtl/>
          <w:lang w:eastAsia="he-IL"/>
        </w:rPr>
        <w:t xml:space="preserve"> עריכת הביטוח</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eastAsia"/>
          <w:sz w:val="20"/>
          <w:szCs w:val="24"/>
          <w:rtl/>
          <w:lang w:eastAsia="he-IL"/>
        </w:rPr>
        <w:t>לפי</w:t>
      </w:r>
      <w:r w:rsidRPr="00435A20">
        <w:rPr>
          <w:rFonts w:ascii="Times New Roman" w:eastAsia="Times New Roman" w:hAnsi="Times New Roman" w:cs="David"/>
          <w:sz w:val="20"/>
          <w:szCs w:val="24"/>
          <w:rtl/>
          <w:lang w:eastAsia="he-IL"/>
        </w:rPr>
        <w:t xml:space="preserve"> העניין), אצל חברת ביטוח מורשית כדין בישראל</w:t>
      </w:r>
      <w:r w:rsidRPr="00435A20">
        <w:rPr>
          <w:rFonts w:ascii="Times New Roman" w:eastAsia="Times New Roman" w:hAnsi="Times New Roman" w:cs="David" w:hint="cs"/>
          <w:sz w:val="20"/>
          <w:szCs w:val="24"/>
          <w:rtl/>
          <w:lang w:eastAsia="he-IL"/>
        </w:rPr>
        <w:t>.</w:t>
      </w:r>
    </w:p>
    <w:p w14:paraId="109F3CE7" w14:textId="77777777" w:rsidR="00435A20" w:rsidRPr="00435A20" w:rsidRDefault="00435A20" w:rsidP="008B398D">
      <w:pPr>
        <w:widowControl w:val="0"/>
        <w:spacing w:before="0" w:beforeAutospacing="0" w:after="0" w:afterAutospacing="0" w:line="240" w:lineRule="exact"/>
        <w:ind w:left="792" w:right="360"/>
        <w:jc w:val="both"/>
        <w:rPr>
          <w:rFonts w:ascii="Times New Roman" w:eastAsia="Times New Roman" w:hAnsi="Times New Roman" w:cs="David"/>
          <w:sz w:val="26"/>
          <w:szCs w:val="24"/>
          <w:rtl/>
          <w:lang w:eastAsia="he-IL"/>
        </w:rPr>
      </w:pPr>
      <w:r w:rsidRPr="00435A20">
        <w:rPr>
          <w:rFonts w:ascii="Times New Roman" w:eastAsia="Times New Roman" w:hAnsi="Times New Roman" w:cs="David" w:hint="eastAsia"/>
          <w:sz w:val="26"/>
          <w:szCs w:val="24"/>
          <w:rtl/>
          <w:lang w:eastAsia="he-IL"/>
        </w:rPr>
        <w:t>מובהר</w:t>
      </w:r>
      <w:r w:rsidRPr="00435A20">
        <w:rPr>
          <w:rFonts w:ascii="Times New Roman" w:eastAsia="Times New Roman" w:hAnsi="Times New Roman" w:cs="David" w:hint="cs"/>
          <w:sz w:val="26"/>
          <w:szCs w:val="24"/>
          <w:rtl/>
          <w:lang w:eastAsia="he-IL"/>
        </w:rPr>
        <w:t>,</w:t>
      </w:r>
      <w:r w:rsidRPr="00435A20">
        <w:rPr>
          <w:rFonts w:ascii="Times New Roman" w:eastAsia="Times New Roman" w:hAnsi="Times New Roman" w:cs="David"/>
          <w:sz w:val="26"/>
          <w:szCs w:val="24"/>
          <w:rtl/>
          <w:lang w:eastAsia="he-IL"/>
        </w:rPr>
        <w:t xml:space="preserve"> כי גבולות האחריות הנדרשים במסגרת ביטוחי המתכנן </w:t>
      </w:r>
      <w:r w:rsidRPr="00435A20">
        <w:rPr>
          <w:rFonts w:ascii="Times New Roman" w:eastAsia="Times New Roman" w:hAnsi="Times New Roman" w:cs="David" w:hint="eastAsia"/>
          <w:sz w:val="26"/>
          <w:szCs w:val="24"/>
          <w:rtl/>
          <w:lang w:eastAsia="he-IL"/>
        </w:rPr>
        <w:t>כמפורט</w:t>
      </w:r>
      <w:r w:rsidRPr="00435A20">
        <w:rPr>
          <w:rFonts w:ascii="Times New Roman" w:eastAsia="Times New Roman" w:hAnsi="Times New Roman" w:cs="David"/>
          <w:sz w:val="26"/>
          <w:szCs w:val="24"/>
          <w:rtl/>
          <w:lang w:eastAsia="he-IL"/>
        </w:rPr>
        <w:t xml:space="preserve"> באישור עריכת הביטוח הינם בבחינת דרישה מזערית המוטלת על המתכנן. המתכנן </w:t>
      </w:r>
      <w:r w:rsidRPr="00435A20">
        <w:rPr>
          <w:rFonts w:ascii="Times New Roman" w:eastAsia="Times New Roman" w:hAnsi="Times New Roman" w:cs="David" w:hint="eastAsia"/>
          <w:sz w:val="26"/>
          <w:szCs w:val="24"/>
          <w:rtl/>
          <w:lang w:eastAsia="he-IL"/>
        </w:rPr>
        <w:t>מצהיר</w:t>
      </w:r>
      <w:r w:rsidRPr="00435A20">
        <w:rPr>
          <w:rFonts w:ascii="Times New Roman" w:eastAsia="Times New Roman" w:hAnsi="Times New Roman" w:cs="David"/>
          <w:sz w:val="26"/>
          <w:szCs w:val="24"/>
          <w:rtl/>
          <w:lang w:eastAsia="he-IL"/>
        </w:rPr>
        <w:t xml:space="preserve"> ומאשר</w:t>
      </w:r>
      <w:r w:rsidRPr="00435A20">
        <w:rPr>
          <w:rFonts w:ascii="Times New Roman" w:eastAsia="Times New Roman" w:hAnsi="Times New Roman" w:cs="David" w:hint="cs"/>
          <w:sz w:val="26"/>
          <w:szCs w:val="24"/>
          <w:rtl/>
          <w:lang w:eastAsia="he-IL"/>
        </w:rPr>
        <w:t>,</w:t>
      </w:r>
      <w:r w:rsidRPr="00435A20">
        <w:rPr>
          <w:rFonts w:ascii="Times New Roman" w:eastAsia="Times New Roman" w:hAnsi="Times New Roman" w:cs="David"/>
          <w:sz w:val="26"/>
          <w:szCs w:val="24"/>
          <w:rtl/>
          <w:lang w:eastAsia="he-IL"/>
        </w:rPr>
        <w:t xml:space="preserve"> כי יהיה מנוע מלהעלות כל טענה כלפי </w:t>
      </w:r>
      <w:r w:rsidRPr="00435A20">
        <w:rPr>
          <w:rFonts w:ascii="Times New Roman" w:eastAsia="Times New Roman" w:hAnsi="Times New Roman" w:cs="David" w:hint="cs"/>
          <w:sz w:val="26"/>
          <w:szCs w:val="24"/>
          <w:rtl/>
          <w:lang w:eastAsia="he-IL"/>
        </w:rPr>
        <w:t>אפ"י</w:t>
      </w:r>
      <w:r w:rsidRPr="00435A20">
        <w:rPr>
          <w:rFonts w:ascii="Times New Roman" w:eastAsia="Times New Roman" w:hAnsi="Times New Roman" w:cs="David"/>
          <w:sz w:val="26"/>
          <w:szCs w:val="24"/>
          <w:rtl/>
          <w:lang w:eastAsia="he-IL"/>
        </w:rPr>
        <w:t xml:space="preserve"> ו/או מי מטעמה בכל הקשור </w:t>
      </w:r>
      <w:r w:rsidRPr="00435A20">
        <w:rPr>
          <w:rFonts w:ascii="Times New Roman" w:eastAsia="Times New Roman" w:hAnsi="Times New Roman" w:cs="David" w:hint="eastAsia"/>
          <w:sz w:val="26"/>
          <w:szCs w:val="24"/>
          <w:rtl/>
          <w:lang w:eastAsia="he-IL"/>
        </w:rPr>
        <w:t>לגבולות</w:t>
      </w:r>
      <w:r w:rsidRPr="00435A20">
        <w:rPr>
          <w:rFonts w:ascii="Times New Roman" w:eastAsia="Times New Roman" w:hAnsi="Times New Roman" w:cs="David"/>
          <w:sz w:val="26"/>
          <w:szCs w:val="24"/>
          <w:rtl/>
          <w:lang w:eastAsia="he-IL"/>
        </w:rPr>
        <w:t xml:space="preserve"> האחריות כאמור.</w:t>
      </w:r>
    </w:p>
    <w:p w14:paraId="47F02303" w14:textId="77777777" w:rsidR="00435A20" w:rsidRPr="00435A20" w:rsidRDefault="00435A20" w:rsidP="008B398D">
      <w:pPr>
        <w:widowControl w:val="0"/>
        <w:spacing w:before="0" w:beforeAutospacing="0" w:after="200" w:afterAutospacing="0" w:line="240" w:lineRule="auto"/>
        <w:ind w:left="360" w:right="360"/>
        <w:jc w:val="both"/>
        <w:rPr>
          <w:rFonts w:ascii="Times New Roman" w:eastAsia="Times New Roman" w:hAnsi="Times New Roman" w:cs="David"/>
          <w:sz w:val="24"/>
          <w:szCs w:val="24"/>
          <w:rtl/>
          <w:lang w:eastAsia="he-IL"/>
        </w:rPr>
      </w:pPr>
    </w:p>
    <w:p w14:paraId="627C13A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lang w:eastAsia="he-IL"/>
        </w:rPr>
      </w:pPr>
      <w:r w:rsidRPr="00435A20">
        <w:rPr>
          <w:rFonts w:ascii="Times New Roman" w:eastAsia="Times New Roman" w:hAnsi="Times New Roman" w:cs="David" w:hint="eastAsia"/>
          <w:sz w:val="20"/>
          <w:szCs w:val="24"/>
          <w:rtl/>
          <w:lang w:eastAsia="he-IL"/>
        </w:rPr>
        <w:t>ביטוחי</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eastAsia"/>
          <w:sz w:val="20"/>
          <w:szCs w:val="24"/>
          <w:rtl/>
          <w:lang w:eastAsia="he-IL"/>
        </w:rPr>
        <w:t>המתכנן</w:t>
      </w:r>
      <w:r w:rsidRPr="00435A20">
        <w:rPr>
          <w:rFonts w:ascii="Times New Roman" w:eastAsia="Times New Roman" w:hAnsi="Times New Roman" w:cs="David"/>
          <w:sz w:val="20"/>
          <w:szCs w:val="24"/>
          <w:rtl/>
          <w:lang w:eastAsia="he-IL"/>
        </w:rPr>
        <w:t xml:space="preserve"> יהיו קודמים לכל ביטוח הנערך על ידי </w:t>
      </w:r>
      <w:r w:rsidRPr="00435A20">
        <w:rPr>
          <w:rFonts w:ascii="Times New Roman" w:eastAsia="Times New Roman" w:hAnsi="Times New Roman" w:cs="David" w:hint="cs"/>
          <w:sz w:val="20"/>
          <w:szCs w:val="24"/>
          <w:rtl/>
          <w:lang w:eastAsia="he-IL"/>
        </w:rPr>
        <w:t>המזמין</w:t>
      </w:r>
      <w:r w:rsidRPr="00435A20">
        <w:rPr>
          <w:rFonts w:ascii="Times New Roman" w:eastAsia="Times New Roman" w:hAnsi="Times New Roman" w:cs="David"/>
          <w:sz w:val="20"/>
          <w:szCs w:val="24"/>
          <w:rtl/>
          <w:lang w:eastAsia="he-IL"/>
        </w:rPr>
        <w:t xml:space="preserve"> ויכללו סעיף לפיו מוותרים המבטחים </w:t>
      </w:r>
      <w:r w:rsidRPr="00435A20">
        <w:rPr>
          <w:rFonts w:ascii="Times New Roman" w:eastAsia="Times New Roman" w:hAnsi="Times New Roman" w:cs="David" w:hint="eastAsia"/>
          <w:sz w:val="20"/>
          <w:szCs w:val="24"/>
          <w:rtl/>
          <w:lang w:eastAsia="he-IL"/>
        </w:rPr>
        <w:t>על</w:t>
      </w:r>
      <w:r w:rsidRPr="00435A20">
        <w:rPr>
          <w:rFonts w:ascii="Times New Roman" w:eastAsia="Times New Roman" w:hAnsi="Times New Roman" w:cs="David"/>
          <w:sz w:val="20"/>
          <w:szCs w:val="24"/>
          <w:rtl/>
          <w:lang w:eastAsia="he-IL"/>
        </w:rPr>
        <w:t xml:space="preserve"> כל טענה ו/או דרישה ו/או תביעה בדבר שיתוף בביטוחי </w:t>
      </w:r>
      <w:r w:rsidRPr="00435A20">
        <w:rPr>
          <w:rFonts w:ascii="Times New Roman" w:eastAsia="Times New Roman" w:hAnsi="Times New Roman" w:cs="David" w:hint="cs"/>
          <w:sz w:val="20"/>
          <w:szCs w:val="24"/>
          <w:rtl/>
          <w:lang w:eastAsia="he-IL"/>
        </w:rPr>
        <w:t>אפ"י</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hint="eastAsia"/>
          <w:sz w:val="20"/>
          <w:szCs w:val="24"/>
          <w:rtl/>
          <w:lang w:eastAsia="he-IL"/>
        </w:rPr>
        <w:t>כן</w:t>
      </w:r>
      <w:r w:rsidRPr="00435A20">
        <w:rPr>
          <w:rFonts w:ascii="Times New Roman" w:eastAsia="Times New Roman" w:hAnsi="Times New Roman" w:cs="David"/>
          <w:sz w:val="20"/>
          <w:szCs w:val="24"/>
          <w:rtl/>
          <w:lang w:eastAsia="he-IL"/>
        </w:rPr>
        <w:t xml:space="preserve"> יכללו הביטוחים כאמור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הוראה לפיה </w:t>
      </w:r>
      <w:r w:rsidRPr="00435A20">
        <w:rPr>
          <w:rFonts w:ascii="Times New Roman" w:eastAsia="Times New Roman" w:hAnsi="Times New Roman" w:cs="David" w:hint="eastAsia"/>
          <w:sz w:val="20"/>
          <w:szCs w:val="24"/>
          <w:rtl/>
          <w:lang w:eastAsia="he-IL"/>
        </w:rPr>
        <w:t>לא</w:t>
      </w:r>
      <w:r w:rsidRPr="00435A20">
        <w:rPr>
          <w:rFonts w:ascii="Times New Roman" w:eastAsia="Times New Roman" w:hAnsi="Times New Roman" w:cs="David"/>
          <w:sz w:val="20"/>
          <w:szCs w:val="24"/>
          <w:rtl/>
          <w:lang w:eastAsia="he-IL"/>
        </w:rPr>
        <w:t xml:space="preserve"> יבוטלו ולא יצומצמו במשך תקופת הביטוח, אלא בהודעה ל</w:t>
      </w:r>
      <w:r w:rsidRPr="00435A20">
        <w:rPr>
          <w:rFonts w:ascii="Times New Roman" w:eastAsia="Times New Roman" w:hAnsi="Times New Roman" w:cs="David" w:hint="cs"/>
          <w:sz w:val="20"/>
          <w:szCs w:val="24"/>
          <w:rtl/>
          <w:lang w:eastAsia="he-IL"/>
        </w:rPr>
        <w:t xml:space="preserve">אפ"י </w:t>
      </w:r>
      <w:r w:rsidRPr="00435A20">
        <w:rPr>
          <w:rFonts w:ascii="Times New Roman" w:eastAsia="Times New Roman" w:hAnsi="Times New Roman" w:cs="David"/>
          <w:sz w:val="20"/>
          <w:szCs w:val="24"/>
          <w:rtl/>
          <w:lang w:eastAsia="he-IL"/>
        </w:rPr>
        <w:t>60 יום מראש וב</w:t>
      </w:r>
      <w:r w:rsidRPr="00435A20">
        <w:rPr>
          <w:rFonts w:ascii="Times New Roman" w:eastAsia="Times New Roman" w:hAnsi="Times New Roman" w:cs="David" w:hint="cs"/>
          <w:sz w:val="20"/>
          <w:szCs w:val="24"/>
          <w:rtl/>
          <w:lang w:eastAsia="he-IL"/>
        </w:rPr>
        <w:t>דואר רשום</w:t>
      </w:r>
      <w:r w:rsidRPr="00435A20">
        <w:rPr>
          <w:rFonts w:ascii="Times New Roman" w:eastAsia="Times New Roman" w:hAnsi="Times New Roman" w:cs="David"/>
          <w:sz w:val="20"/>
          <w:szCs w:val="24"/>
          <w:rtl/>
          <w:lang w:eastAsia="he-IL"/>
        </w:rPr>
        <w:t>.</w:t>
      </w:r>
    </w:p>
    <w:p w14:paraId="4D0B37F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eastAsia"/>
          <w:sz w:val="20"/>
          <w:szCs w:val="24"/>
          <w:rtl/>
          <w:lang w:eastAsia="he-IL"/>
        </w:rPr>
        <w:t>ללא</w:t>
      </w:r>
      <w:r w:rsidRPr="00435A20">
        <w:rPr>
          <w:rFonts w:ascii="Times New Roman" w:eastAsia="Times New Roman" w:hAnsi="Times New Roman" w:cs="David"/>
          <w:sz w:val="20"/>
          <w:szCs w:val="24"/>
          <w:rtl/>
          <w:lang w:eastAsia="he-IL"/>
        </w:rPr>
        <w:t xml:space="preserve"> צורך בכל דרישה מצד </w:t>
      </w:r>
      <w:r w:rsidRPr="00435A20">
        <w:rPr>
          <w:rFonts w:ascii="Times New Roman" w:eastAsia="Times New Roman" w:hAnsi="Times New Roman" w:cs="David" w:hint="cs"/>
          <w:sz w:val="20"/>
          <w:szCs w:val="24"/>
          <w:rtl/>
          <w:lang w:eastAsia="he-IL"/>
        </w:rPr>
        <w:t>אפ"י</w:t>
      </w:r>
      <w:r w:rsidRPr="00435A20">
        <w:rPr>
          <w:rFonts w:ascii="Times New Roman" w:eastAsia="Times New Roman" w:hAnsi="Times New Roman" w:cs="David"/>
          <w:sz w:val="20"/>
          <w:szCs w:val="24"/>
          <w:rtl/>
          <w:lang w:eastAsia="he-IL"/>
        </w:rPr>
        <w:t xml:space="preserve">, מתחייב </w:t>
      </w:r>
      <w:r w:rsidRPr="00435A20">
        <w:rPr>
          <w:rFonts w:ascii="Times New Roman" w:eastAsia="Times New Roman" w:hAnsi="Times New Roman" w:cs="David" w:hint="eastAsia"/>
          <w:sz w:val="20"/>
          <w:szCs w:val="24"/>
          <w:rtl/>
          <w:lang w:eastAsia="he-IL"/>
        </w:rPr>
        <w:t>המתכנן</w:t>
      </w:r>
      <w:r w:rsidRPr="00435A20">
        <w:rPr>
          <w:rFonts w:ascii="Times New Roman" w:eastAsia="Times New Roman" w:hAnsi="Times New Roman" w:cs="David"/>
          <w:sz w:val="20"/>
          <w:szCs w:val="24"/>
          <w:rtl/>
          <w:lang w:eastAsia="he-IL"/>
        </w:rPr>
        <w:t xml:space="preserve"> להמציא לידי </w:t>
      </w:r>
      <w:r w:rsidRPr="00435A20">
        <w:rPr>
          <w:rFonts w:ascii="Times New Roman" w:eastAsia="Times New Roman" w:hAnsi="Times New Roman" w:cs="David" w:hint="cs"/>
          <w:sz w:val="20"/>
          <w:szCs w:val="24"/>
          <w:rtl/>
          <w:lang w:eastAsia="he-IL"/>
        </w:rPr>
        <w:t>אפ"י</w:t>
      </w:r>
      <w:r w:rsidRPr="00435A20">
        <w:rPr>
          <w:rFonts w:ascii="Times New Roman" w:eastAsia="Times New Roman" w:hAnsi="Times New Roman" w:cs="David"/>
          <w:sz w:val="20"/>
          <w:szCs w:val="24"/>
          <w:rtl/>
          <w:lang w:eastAsia="he-IL"/>
        </w:rPr>
        <w:t xml:space="preserve">, לפני תחילת </w:t>
      </w:r>
      <w:r w:rsidRPr="00435A20">
        <w:rPr>
          <w:rFonts w:ascii="Times New Roman" w:eastAsia="Times New Roman" w:hAnsi="Times New Roman" w:cs="David" w:hint="cs"/>
          <w:sz w:val="20"/>
          <w:szCs w:val="24"/>
          <w:rtl/>
          <w:lang w:eastAsia="he-IL"/>
        </w:rPr>
        <w:t>מתן השירותים נשוא</w:t>
      </w:r>
      <w:r w:rsidRPr="00435A20">
        <w:rPr>
          <w:rFonts w:ascii="Times New Roman" w:eastAsia="Times New Roman" w:hAnsi="Times New Roman" w:cs="David"/>
          <w:sz w:val="20"/>
          <w:szCs w:val="24"/>
          <w:rtl/>
          <w:lang w:eastAsia="he-IL"/>
        </w:rPr>
        <w:t xml:space="preserve"> הסכם זה וכתנאי מוקדם ל</w:t>
      </w:r>
      <w:r w:rsidRPr="00435A20">
        <w:rPr>
          <w:rFonts w:ascii="Times New Roman" w:eastAsia="Times New Roman" w:hAnsi="Times New Roman" w:cs="David" w:hint="cs"/>
          <w:sz w:val="20"/>
          <w:szCs w:val="24"/>
          <w:rtl/>
          <w:lang w:eastAsia="he-IL"/>
        </w:rPr>
        <w:t xml:space="preserve">התקשרות </w:t>
      </w:r>
      <w:r w:rsidRPr="00435A20">
        <w:rPr>
          <w:rFonts w:ascii="Times New Roman" w:eastAsia="Times New Roman" w:hAnsi="Times New Roman" w:cs="David" w:hint="eastAsia"/>
          <w:sz w:val="20"/>
          <w:szCs w:val="24"/>
          <w:rtl/>
          <w:lang w:eastAsia="he-IL"/>
        </w:rPr>
        <w:t>ו</w:t>
      </w:r>
      <w:r w:rsidRPr="00435A20">
        <w:rPr>
          <w:rFonts w:ascii="Times New Roman" w:eastAsia="Times New Roman" w:hAnsi="Times New Roman" w:cs="David"/>
          <w:sz w:val="20"/>
          <w:szCs w:val="24"/>
          <w:rtl/>
          <w:lang w:eastAsia="he-IL"/>
        </w:rPr>
        <w:t xml:space="preserve">/או לכל תשלום על חשבון התמורה, את אישור עריכת הביטוח, כשהוא חתום בידי מבטחיו. </w:t>
      </w:r>
    </w:p>
    <w:p w14:paraId="426F35C8" w14:textId="77777777" w:rsidR="00435A20" w:rsidRPr="00435A20" w:rsidRDefault="00435A20" w:rsidP="008B398D">
      <w:pPr>
        <w:widowControl w:val="0"/>
        <w:spacing w:before="0" w:beforeAutospacing="0" w:after="200" w:afterAutospacing="0" w:line="240" w:lineRule="auto"/>
        <w:ind w:left="720"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 xml:space="preserve"> מ</w:t>
      </w:r>
      <w:r w:rsidRPr="00435A20">
        <w:rPr>
          <w:rFonts w:ascii="Times New Roman" w:eastAsia="Times New Roman" w:hAnsi="Times New Roman" w:cs="David" w:hint="eastAsia"/>
          <w:sz w:val="20"/>
          <w:szCs w:val="24"/>
          <w:rtl/>
          <w:lang w:eastAsia="he-IL"/>
        </w:rPr>
        <w:t>יד</w:t>
      </w:r>
      <w:r w:rsidRPr="00435A20">
        <w:rPr>
          <w:rFonts w:ascii="Times New Roman" w:eastAsia="Times New Roman" w:hAnsi="Times New Roman" w:cs="David"/>
          <w:sz w:val="20"/>
          <w:szCs w:val="24"/>
          <w:rtl/>
          <w:lang w:eastAsia="he-IL"/>
        </w:rPr>
        <w:t xml:space="preserve"> בתום תקופת הביטוח, מתחייב המתכנן </w:t>
      </w:r>
      <w:r w:rsidRPr="00435A20">
        <w:rPr>
          <w:rFonts w:ascii="Times New Roman" w:eastAsia="Times New Roman" w:hAnsi="Times New Roman" w:cs="David" w:hint="eastAsia"/>
          <w:sz w:val="20"/>
          <w:szCs w:val="24"/>
          <w:rtl/>
          <w:lang w:eastAsia="he-IL"/>
        </w:rPr>
        <w:t>להמציא</w:t>
      </w:r>
      <w:r w:rsidRPr="00435A20">
        <w:rPr>
          <w:rFonts w:ascii="Times New Roman" w:eastAsia="Times New Roman" w:hAnsi="Times New Roman" w:cs="David"/>
          <w:sz w:val="20"/>
          <w:szCs w:val="24"/>
          <w:rtl/>
          <w:lang w:eastAsia="he-IL"/>
        </w:rPr>
        <w:t xml:space="preserve"> ל</w:t>
      </w:r>
      <w:r w:rsidRPr="00435A20">
        <w:rPr>
          <w:rFonts w:ascii="Times New Roman" w:eastAsia="Times New Roman" w:hAnsi="Times New Roman" w:cs="David" w:hint="cs"/>
          <w:sz w:val="20"/>
          <w:szCs w:val="24"/>
          <w:rtl/>
          <w:lang w:eastAsia="he-IL"/>
        </w:rPr>
        <w:t xml:space="preserve">ידי אפ"י </w:t>
      </w:r>
      <w:r w:rsidRPr="00435A20">
        <w:rPr>
          <w:rFonts w:ascii="Times New Roman" w:eastAsia="Times New Roman" w:hAnsi="Times New Roman" w:cs="David"/>
          <w:sz w:val="20"/>
          <w:szCs w:val="24"/>
          <w:rtl/>
          <w:lang w:eastAsia="he-IL"/>
        </w:rPr>
        <w:t xml:space="preserve">אישור עריכת ביטוח מעודכן בגין חידוש תוקף ביטוחי המתכנן לתקופת </w:t>
      </w:r>
      <w:r w:rsidRPr="00435A20">
        <w:rPr>
          <w:rFonts w:ascii="Times New Roman" w:eastAsia="Times New Roman" w:hAnsi="Times New Roman" w:cs="David" w:hint="eastAsia"/>
          <w:sz w:val="20"/>
          <w:szCs w:val="24"/>
          <w:rtl/>
          <w:lang w:eastAsia="he-IL"/>
        </w:rPr>
        <w:t>ביטוח</w:t>
      </w:r>
      <w:r w:rsidRPr="00435A20">
        <w:rPr>
          <w:rFonts w:ascii="Times New Roman" w:eastAsia="Times New Roman" w:hAnsi="Times New Roman" w:cs="David"/>
          <w:sz w:val="20"/>
          <w:szCs w:val="24"/>
          <w:rtl/>
          <w:lang w:eastAsia="he-IL"/>
        </w:rPr>
        <w:t xml:space="preserve"> נוספת, ומידי תקופת ביטוח, כל עוד הסכם זה בתוקף.</w:t>
      </w:r>
    </w:p>
    <w:p w14:paraId="3F6F09D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4"/>
          <w:szCs w:val="20"/>
          <w:rtl/>
          <w:lang w:eastAsia="he-IL"/>
        </w:rPr>
      </w:pPr>
      <w:r w:rsidRPr="00435A20">
        <w:rPr>
          <w:rFonts w:ascii="Times New Roman" w:eastAsia="Times New Roman" w:hAnsi="Times New Roman" w:cs="David"/>
          <w:sz w:val="20"/>
          <w:szCs w:val="24"/>
          <w:rtl/>
          <w:lang w:eastAsia="he-IL"/>
        </w:rPr>
        <w:t xml:space="preserve">מבלי לגרוע מהאמור לעיל, ובכל הנוגע לביטוח המפורט בסעיף 1 </w:t>
      </w:r>
      <w:r w:rsidRPr="00435A20">
        <w:rPr>
          <w:rFonts w:ascii="Times New Roman" w:eastAsia="Times New Roman" w:hAnsi="Times New Roman" w:cs="David" w:hint="eastAsia"/>
          <w:sz w:val="20"/>
          <w:szCs w:val="24"/>
          <w:rtl/>
          <w:lang w:eastAsia="he-IL"/>
        </w:rPr>
        <w:t>לאישור</w:t>
      </w:r>
      <w:r w:rsidRPr="00435A20">
        <w:rPr>
          <w:rFonts w:ascii="Times New Roman" w:eastAsia="Times New Roman" w:hAnsi="Times New Roman" w:cs="David"/>
          <w:sz w:val="20"/>
          <w:szCs w:val="24"/>
          <w:rtl/>
          <w:lang w:eastAsia="he-IL"/>
        </w:rPr>
        <w:t xml:space="preserve"> עריכת הביטוח (ביטוח אחריות מקצועית),</w:t>
      </w:r>
      <w:r w:rsidRPr="00435A20">
        <w:rPr>
          <w:rFonts w:ascii="Times New Roman" w:eastAsia="Times New Roman" w:hAnsi="Times New Roman" w:cs="David" w:hint="cs"/>
          <w:sz w:val="20"/>
          <w:szCs w:val="24"/>
          <w:rtl/>
          <w:lang w:eastAsia="he-IL"/>
        </w:rPr>
        <w:t xml:space="preserve"> המצורף כנספח </w:t>
      </w:r>
      <w:r w:rsidRPr="00435A20">
        <w:rPr>
          <w:rFonts w:ascii="Times New Roman" w:eastAsia="Times New Roman" w:hAnsi="Times New Roman" w:cs="David" w:hint="cs"/>
          <w:b/>
          <w:bCs/>
          <w:sz w:val="20"/>
          <w:szCs w:val="24"/>
          <w:rtl/>
          <w:lang w:eastAsia="he-IL"/>
        </w:rPr>
        <w:t>ז</w:t>
      </w:r>
      <w:r w:rsidRPr="00435A20">
        <w:rPr>
          <w:rFonts w:ascii="Times New Roman" w:eastAsia="Times New Roman" w:hAnsi="Times New Roman" w:cs="David" w:hint="cs"/>
          <w:sz w:val="20"/>
          <w:szCs w:val="24"/>
          <w:rtl/>
          <w:lang w:eastAsia="he-IL"/>
        </w:rPr>
        <w:t>' להסכם זה,</w:t>
      </w:r>
      <w:r w:rsidRPr="00435A20">
        <w:rPr>
          <w:rFonts w:ascii="Times New Roman" w:eastAsia="Times New Roman" w:hAnsi="Times New Roman" w:cs="David"/>
          <w:sz w:val="20"/>
          <w:szCs w:val="24"/>
          <w:rtl/>
          <w:lang w:eastAsia="he-IL"/>
        </w:rPr>
        <w:t xml:space="preserve"> מתחייב המתכנן להמשיך ולהחזיק ביטוח </w:t>
      </w:r>
      <w:r w:rsidRPr="00435A20">
        <w:rPr>
          <w:rFonts w:ascii="Times New Roman" w:eastAsia="Times New Roman" w:hAnsi="Times New Roman" w:cs="David" w:hint="eastAsia"/>
          <w:sz w:val="20"/>
          <w:szCs w:val="24"/>
          <w:rtl/>
          <w:lang w:eastAsia="he-IL"/>
        </w:rPr>
        <w:t>זה</w:t>
      </w:r>
      <w:r w:rsidRPr="00435A20">
        <w:rPr>
          <w:rFonts w:ascii="Times New Roman" w:eastAsia="Times New Roman" w:hAnsi="Times New Roman" w:cs="David"/>
          <w:sz w:val="20"/>
          <w:szCs w:val="24"/>
          <w:rtl/>
          <w:lang w:eastAsia="he-IL"/>
        </w:rPr>
        <w:t xml:space="preserve"> בתוקף ולהציג בפני </w:t>
      </w:r>
      <w:r w:rsidRPr="00435A20">
        <w:rPr>
          <w:rFonts w:ascii="Times New Roman" w:eastAsia="Times New Roman" w:hAnsi="Times New Roman" w:cs="David" w:hint="cs"/>
          <w:sz w:val="20"/>
          <w:szCs w:val="24"/>
          <w:rtl/>
          <w:lang w:eastAsia="he-IL"/>
        </w:rPr>
        <w:t>אפ"י</w:t>
      </w:r>
      <w:r w:rsidRPr="00435A20">
        <w:rPr>
          <w:rFonts w:ascii="Times New Roman" w:eastAsia="Times New Roman" w:hAnsi="Times New Roman" w:cs="David"/>
          <w:sz w:val="20"/>
          <w:szCs w:val="24"/>
          <w:rtl/>
          <w:lang w:eastAsia="he-IL"/>
        </w:rPr>
        <w:t xml:space="preserve"> אישור עריכת ביטוח בגינו, במועדים כאמור ולמשך </w:t>
      </w:r>
      <w:r w:rsidRPr="00435A20">
        <w:rPr>
          <w:rFonts w:ascii="Times New Roman" w:eastAsia="Times New Roman" w:hAnsi="Times New Roman" w:cs="David" w:hint="cs"/>
          <w:sz w:val="20"/>
          <w:szCs w:val="24"/>
          <w:rtl/>
          <w:lang w:eastAsia="he-IL"/>
        </w:rPr>
        <w:t xml:space="preserve">7 (שבע) </w:t>
      </w:r>
      <w:r w:rsidRPr="00435A20">
        <w:rPr>
          <w:rFonts w:ascii="Times New Roman" w:eastAsia="Times New Roman" w:hAnsi="Times New Roman" w:cs="David" w:hint="eastAsia"/>
          <w:sz w:val="20"/>
          <w:szCs w:val="24"/>
          <w:rtl/>
          <w:lang w:eastAsia="he-IL"/>
        </w:rPr>
        <w:t>שנים</w:t>
      </w:r>
      <w:r w:rsidRPr="00435A20">
        <w:rPr>
          <w:rFonts w:ascii="Times New Roman" w:eastAsia="Times New Roman" w:hAnsi="Times New Roman" w:cs="David"/>
          <w:sz w:val="20"/>
          <w:szCs w:val="24"/>
          <w:rtl/>
          <w:lang w:eastAsia="he-IL"/>
        </w:rPr>
        <w:t xml:space="preserve"> נוספות לפחות ממועד </w:t>
      </w:r>
      <w:r w:rsidRPr="00435A20">
        <w:rPr>
          <w:rFonts w:ascii="Times New Roman" w:eastAsia="Times New Roman" w:hAnsi="Times New Roman" w:cs="David" w:hint="cs"/>
          <w:sz w:val="20"/>
          <w:szCs w:val="24"/>
          <w:rtl/>
          <w:lang w:eastAsia="he-IL"/>
        </w:rPr>
        <w:t xml:space="preserve">תום מתן השירותים על פי </w:t>
      </w:r>
      <w:r w:rsidRPr="00435A20">
        <w:rPr>
          <w:rFonts w:ascii="Times New Roman" w:eastAsia="Times New Roman" w:hAnsi="Times New Roman" w:cs="David"/>
          <w:sz w:val="20"/>
          <w:szCs w:val="24"/>
          <w:rtl/>
          <w:lang w:eastAsia="he-IL"/>
        </w:rPr>
        <w:t>ההסכם.</w:t>
      </w:r>
    </w:p>
    <w:p w14:paraId="21D8F17E" w14:textId="77777777" w:rsidR="00435A20" w:rsidRDefault="00435A20" w:rsidP="008B398D">
      <w:pPr>
        <w:widowControl w:val="0"/>
        <w:numPr>
          <w:ilvl w:val="1"/>
          <w:numId w:val="1"/>
        </w:numPr>
        <w:spacing w:before="0" w:beforeAutospacing="0" w:after="200" w:afterAutospacing="0" w:line="240" w:lineRule="auto"/>
        <w:ind w:right="360"/>
        <w:jc w:val="both"/>
        <w:rPr>
          <w:ins w:id="19" w:author="Meryl Etman" w:date="2019-04-11T12:45:00Z"/>
          <w:rFonts w:ascii="Times New Roman" w:eastAsia="Times New Roman" w:hAnsi="Times New Roman" w:cs="David"/>
          <w:sz w:val="20"/>
          <w:szCs w:val="24"/>
          <w:lang w:eastAsia="he-IL"/>
        </w:rPr>
      </w:pPr>
      <w:r w:rsidRPr="00435A20">
        <w:rPr>
          <w:rFonts w:ascii="Times New Roman" w:eastAsia="Times New Roman" w:hAnsi="Times New Roman" w:cs="David" w:hint="eastAsia"/>
          <w:sz w:val="20"/>
          <w:szCs w:val="24"/>
          <w:rtl/>
          <w:lang w:eastAsia="he-IL"/>
        </w:rPr>
        <w:t>המתכנן</w:t>
      </w:r>
      <w:r w:rsidRPr="00435A20">
        <w:rPr>
          <w:rFonts w:ascii="Times New Roman" w:eastAsia="Times New Roman" w:hAnsi="Times New Roman" w:cs="David"/>
          <w:sz w:val="20"/>
          <w:szCs w:val="24"/>
          <w:rtl/>
          <w:lang w:eastAsia="he-IL"/>
        </w:rPr>
        <w:t xml:space="preserve"> פוטר את </w:t>
      </w:r>
      <w:r w:rsidRPr="00435A20">
        <w:rPr>
          <w:rFonts w:ascii="Times New Roman" w:eastAsia="Times New Roman" w:hAnsi="Times New Roman" w:cs="David" w:hint="cs"/>
          <w:sz w:val="20"/>
          <w:szCs w:val="24"/>
          <w:rtl/>
          <w:lang w:eastAsia="he-IL"/>
        </w:rPr>
        <w:t>אפ"י</w:t>
      </w:r>
      <w:r w:rsidRPr="00435A20">
        <w:rPr>
          <w:rFonts w:ascii="Times New Roman" w:eastAsia="Times New Roman" w:hAnsi="Times New Roman" w:cs="David"/>
          <w:sz w:val="20"/>
          <w:szCs w:val="24"/>
          <w:rtl/>
          <w:lang w:eastAsia="he-IL"/>
        </w:rPr>
        <w:t xml:space="preserve"> ו/או מי מטעמ</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 מאחריות </w:t>
      </w:r>
      <w:r w:rsidRPr="00435A20">
        <w:rPr>
          <w:rFonts w:ascii="Times New Roman" w:eastAsia="Times New Roman" w:hAnsi="Times New Roman" w:cs="David" w:hint="eastAsia"/>
          <w:sz w:val="20"/>
          <w:szCs w:val="24"/>
          <w:rtl/>
          <w:lang w:eastAsia="he-IL"/>
        </w:rPr>
        <w:t>לכל</w:t>
      </w:r>
      <w:r w:rsidRPr="00435A20">
        <w:rPr>
          <w:rFonts w:ascii="Times New Roman" w:eastAsia="Times New Roman" w:hAnsi="Times New Roman" w:cs="David"/>
          <w:sz w:val="20"/>
          <w:szCs w:val="24"/>
          <w:rtl/>
          <w:lang w:eastAsia="he-IL"/>
        </w:rPr>
        <w:t xml:space="preserve"> אובדן ו/או נזק </w:t>
      </w:r>
      <w:r w:rsidRPr="00435A20">
        <w:rPr>
          <w:rFonts w:ascii="Times New Roman" w:eastAsia="Times New Roman" w:hAnsi="Times New Roman" w:cs="David" w:hint="cs"/>
          <w:sz w:val="20"/>
          <w:szCs w:val="24"/>
          <w:rtl/>
          <w:lang w:eastAsia="he-IL"/>
        </w:rPr>
        <w:t xml:space="preserve">לרכוש המובא על ידו ו/או על-ידי מי מטעמו לחצרי אפ"י ו/או המשמש לצורך מתן השירותים, </w:t>
      </w:r>
      <w:r w:rsidRPr="00435A20">
        <w:rPr>
          <w:rFonts w:ascii="Times New Roman" w:eastAsia="Times New Roman" w:hAnsi="Times New Roman" w:cs="David"/>
          <w:sz w:val="20"/>
          <w:szCs w:val="24"/>
          <w:rtl/>
          <w:lang w:eastAsia="he-IL"/>
        </w:rPr>
        <w:t xml:space="preserve">ולא תהיה לו כל טענה ו/או דרישה ו/או תביעה כלפי </w:t>
      </w:r>
      <w:r w:rsidRPr="00435A20">
        <w:rPr>
          <w:rFonts w:ascii="Times New Roman" w:eastAsia="Times New Roman" w:hAnsi="Times New Roman" w:cs="David" w:hint="cs"/>
          <w:sz w:val="20"/>
          <w:szCs w:val="24"/>
          <w:rtl/>
          <w:lang w:eastAsia="he-IL"/>
        </w:rPr>
        <w:t>אפ"י</w:t>
      </w:r>
      <w:r w:rsidRPr="00435A20">
        <w:rPr>
          <w:rFonts w:ascii="Times New Roman" w:eastAsia="Times New Roman" w:hAnsi="Times New Roman" w:cs="David" w:hint="eastAsia"/>
          <w:sz w:val="20"/>
          <w:szCs w:val="24"/>
          <w:rtl/>
          <w:lang w:eastAsia="he-IL"/>
        </w:rPr>
        <w:t xml:space="preserve"> </w:t>
      </w:r>
      <w:r w:rsidRPr="00435A20">
        <w:rPr>
          <w:rFonts w:ascii="Times New Roman" w:eastAsia="Times New Roman" w:hAnsi="Times New Roman" w:cs="David"/>
          <w:sz w:val="20"/>
          <w:szCs w:val="24"/>
          <w:rtl/>
          <w:lang w:eastAsia="he-IL"/>
        </w:rPr>
        <w:t>ו/או מי מטעמ</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 בגין אובדן ו/או נזק כאמור; הפטור כאמור לא יחול לטובת אדם </w:t>
      </w:r>
      <w:r w:rsidRPr="00435A20">
        <w:rPr>
          <w:rFonts w:ascii="Times New Roman" w:eastAsia="Times New Roman" w:hAnsi="Times New Roman" w:cs="David" w:hint="eastAsia"/>
          <w:sz w:val="20"/>
          <w:szCs w:val="24"/>
          <w:rtl/>
          <w:lang w:eastAsia="he-IL"/>
        </w:rPr>
        <w:t>שגרם</w:t>
      </w:r>
      <w:r w:rsidRPr="00435A20">
        <w:rPr>
          <w:rFonts w:ascii="Times New Roman" w:eastAsia="Times New Roman" w:hAnsi="Times New Roman" w:cs="David"/>
          <w:sz w:val="20"/>
          <w:szCs w:val="24"/>
          <w:rtl/>
          <w:lang w:eastAsia="he-IL"/>
        </w:rPr>
        <w:t xml:space="preserve"> לנזק בזדון.</w:t>
      </w:r>
    </w:p>
    <w:p w14:paraId="23CBB348" w14:textId="77777777" w:rsidR="00D63280" w:rsidRDefault="00D63280">
      <w:pPr>
        <w:widowControl w:val="0"/>
        <w:numPr>
          <w:ilvl w:val="1"/>
          <w:numId w:val="1"/>
        </w:numPr>
        <w:spacing w:before="0" w:beforeAutospacing="0" w:after="200" w:afterAutospacing="0" w:line="240" w:lineRule="auto"/>
        <w:ind w:right="360"/>
        <w:jc w:val="both"/>
        <w:rPr>
          <w:ins w:id="20" w:author="Meryl Etman" w:date="2019-04-11T12:45:00Z"/>
          <w:rFonts w:ascii="David" w:hAnsi="David"/>
          <w:sz w:val="24"/>
          <w:u w:val="single"/>
        </w:rPr>
        <w:pPrChange w:id="21" w:author="Meryl Etman" w:date="2019-04-11T12:46:00Z">
          <w:pPr>
            <w:pStyle w:val="2"/>
            <w:keepNext w:val="0"/>
            <w:widowControl/>
            <w:numPr>
              <w:ilvl w:val="1"/>
              <w:numId w:val="12"/>
            </w:numPr>
            <w:spacing w:before="60" w:after="60" w:line="300" w:lineRule="atLeast"/>
            <w:ind w:left="792" w:hanging="432"/>
            <w:jc w:val="both"/>
          </w:pPr>
        </w:pPrChange>
      </w:pPr>
      <w:ins w:id="22" w:author="Meryl Etman" w:date="2019-04-11T12:45:00Z">
        <w:r>
          <w:rPr>
            <w:rFonts w:ascii="David" w:eastAsia="Times New Roman" w:hAnsi="David" w:cs="David"/>
            <w:sz w:val="24"/>
            <w:szCs w:val="24"/>
            <w:rtl/>
          </w:rPr>
          <w:t>המתכנן מתחייב לבצע את שירותי המתכנן בהתאם להוראות חוזה זה בנאמנות, במועדים על פי חוזה זה, במומחיות, בזהירות וברמה מקצועית מעולה, והוא אחראי אחריות מלאה לכל פגיעה או נזק ולכל הפסד או הוצאה שייגרמו למזמין ו/או לעובדיו ו/או לשלוחיו ו/או למי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w:t>
        </w:r>
      </w:ins>
    </w:p>
    <w:p w14:paraId="58A9890D" w14:textId="4D4BC585" w:rsidR="00D63280" w:rsidRDefault="00D63280">
      <w:pPr>
        <w:widowControl w:val="0"/>
        <w:numPr>
          <w:ilvl w:val="1"/>
          <w:numId w:val="1"/>
        </w:numPr>
        <w:spacing w:before="0" w:beforeAutospacing="0" w:after="200" w:afterAutospacing="0" w:line="240" w:lineRule="auto"/>
        <w:ind w:right="360"/>
        <w:jc w:val="both"/>
        <w:rPr>
          <w:ins w:id="23" w:author="Meryl Etman" w:date="2019-04-11T12:45:00Z"/>
          <w:rFonts w:cs="Times New Roman"/>
          <w:sz w:val="24"/>
          <w:rtl/>
        </w:rPr>
        <w:pPrChange w:id="24" w:author="Meryl Etman" w:date="2019-04-11T12:46:00Z">
          <w:pPr>
            <w:pStyle w:val="2"/>
            <w:spacing w:before="60" w:after="60" w:line="300" w:lineRule="atLeast"/>
          </w:pPr>
        </w:pPrChange>
      </w:pPr>
      <w:ins w:id="25" w:author="Meryl Etman" w:date="2019-04-11T12:45:00Z">
        <w:r>
          <w:rPr>
            <w:rFonts w:ascii="David" w:eastAsia="Times New Roman" w:hAnsi="David" w:cs="David"/>
            <w:sz w:val="24"/>
            <w:szCs w:val="24"/>
            <w:rtl/>
          </w:rPr>
          <w:lastRenderedPageBreak/>
          <w:t xml:space="preserve">המתכנן מתחייב לפצות ולשפות את המזמין בעד כל פגיעה, נזק או הפסד כאמור לעיל או כיסויו על ידי המזמין, מיד עם דרישתו הראשונה של המזמין. סכום השיפוי כאמור ייחשב חוב המגיע למזמין מאת המתכנן על פי הוראות חוזה זה, אשר המזמין רשאי לקזז בגינו </w:t>
        </w:r>
        <w:r w:rsidR="00EF37FF">
          <w:rPr>
            <w:rFonts w:ascii="David" w:eastAsia="Times New Roman" w:hAnsi="David" w:cs="David"/>
            <w:sz w:val="24"/>
            <w:szCs w:val="24"/>
            <w:rtl/>
          </w:rPr>
          <w:t>סכומים ע"ח התמורה המגיעה למתכנן</w:t>
        </w:r>
      </w:ins>
      <w:ins w:id="26" w:author="Meryl Etman" w:date="2019-07-18T10:28:00Z">
        <w:r w:rsidR="00EF37FF">
          <w:rPr>
            <w:rFonts w:ascii="David" w:eastAsia="Times New Roman" w:hAnsi="David" w:cs="David" w:hint="cs"/>
            <w:sz w:val="24"/>
            <w:szCs w:val="24"/>
            <w:rtl/>
          </w:rPr>
          <w:t xml:space="preserve">, בכפוף למתן הזדמנות </w:t>
        </w:r>
      </w:ins>
      <w:ins w:id="27" w:author="Meryl Etman" w:date="2019-07-18T11:17:00Z">
        <w:r w:rsidR="000B468C">
          <w:rPr>
            <w:rFonts w:ascii="David" w:eastAsia="Times New Roman" w:hAnsi="David" w:cs="David" w:hint="cs"/>
            <w:sz w:val="24"/>
            <w:szCs w:val="24"/>
            <w:rtl/>
          </w:rPr>
          <w:t xml:space="preserve">למתכנן </w:t>
        </w:r>
      </w:ins>
      <w:ins w:id="28" w:author="Meryl Etman" w:date="2019-07-18T10:28:00Z">
        <w:r w:rsidR="00EF37FF">
          <w:rPr>
            <w:rFonts w:ascii="David" w:eastAsia="Times New Roman" w:hAnsi="David" w:cs="David" w:hint="cs"/>
            <w:sz w:val="24"/>
            <w:szCs w:val="24"/>
            <w:rtl/>
          </w:rPr>
          <w:t>להתגונן בתביעה שהוא צד לה.</w:t>
        </w:r>
      </w:ins>
    </w:p>
    <w:p w14:paraId="5BB68F8C" w14:textId="7AFBA4E4" w:rsidR="00D63280" w:rsidRPr="00435A20" w:rsidRDefault="00D63280" w:rsidP="00D63280">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ins w:id="29" w:author="Meryl Etman" w:date="2019-04-11T12:45:00Z">
        <w:r>
          <w:rPr>
            <w:rFonts w:ascii="David" w:eastAsia="Times New Roman" w:hAnsi="David" w:cs="David"/>
            <w:sz w:val="24"/>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ins>
    </w:p>
    <w:p w14:paraId="1AB542B2"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eastAsia"/>
          <w:sz w:val="20"/>
          <w:szCs w:val="24"/>
          <w:rtl/>
          <w:lang w:eastAsia="he-IL"/>
        </w:rPr>
        <w:t>הפרת</w:t>
      </w:r>
      <w:r w:rsidRPr="00435A20">
        <w:rPr>
          <w:rFonts w:ascii="Times New Roman" w:eastAsia="Times New Roman" w:hAnsi="Times New Roman" w:cs="David"/>
          <w:sz w:val="20"/>
          <w:szCs w:val="24"/>
          <w:rtl/>
          <w:lang w:eastAsia="he-IL"/>
        </w:rPr>
        <w:t xml:space="preserve"> סעיף זה על כל תנאיו </w:t>
      </w:r>
      <w:r w:rsidRPr="00435A20">
        <w:rPr>
          <w:rFonts w:ascii="Times New Roman" w:eastAsia="Times New Roman" w:hAnsi="Times New Roman" w:cs="David" w:hint="eastAsia"/>
          <w:sz w:val="20"/>
          <w:szCs w:val="24"/>
          <w:rtl/>
          <w:lang w:eastAsia="he-IL"/>
        </w:rPr>
        <w:t>תיחשב</w:t>
      </w:r>
      <w:r w:rsidRPr="00435A20">
        <w:rPr>
          <w:rFonts w:ascii="Times New Roman" w:eastAsia="Times New Roman" w:hAnsi="Times New Roman" w:cs="David"/>
          <w:sz w:val="20"/>
          <w:szCs w:val="24"/>
          <w:rtl/>
          <w:lang w:eastAsia="he-IL"/>
        </w:rPr>
        <w:t xml:space="preserve"> להפרה יסודית של ההסכם</w:t>
      </w:r>
      <w:r w:rsidRPr="00435A20">
        <w:rPr>
          <w:rFonts w:ascii="Times New Roman" w:eastAsia="Times New Roman" w:hAnsi="Times New Roman" w:cs="David" w:hint="cs"/>
          <w:sz w:val="20"/>
          <w:szCs w:val="24"/>
          <w:rtl/>
          <w:lang w:eastAsia="he-IL"/>
        </w:rPr>
        <w:t>.</w:t>
      </w:r>
    </w:p>
    <w:p w14:paraId="36CC6AED" w14:textId="77777777" w:rsidR="00435A20" w:rsidRPr="00435A20" w:rsidRDefault="00435A20" w:rsidP="00435A20">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5B2ECBC8"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אספקת תכניות</w:t>
      </w:r>
    </w:p>
    <w:p w14:paraId="2D4C8EA6"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עת במהלך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וכן בתקופת הבדק של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xml:space="preserve"> לחוזה זה, ובמידה והדרישה מתייחסת לתכניות שאינ</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בידו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יערכ</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המתכנן בהקדם האפשרי וימסר</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למזמין.</w:t>
      </w:r>
    </w:p>
    <w:p w14:paraId="6D094BB8"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עם גמר שרותי </w:t>
      </w:r>
      <w:r w:rsidRPr="00435A20">
        <w:rPr>
          <w:rFonts w:ascii="Times New Roman" w:eastAsia="Times New Roman" w:hAnsi="Times New Roman" w:cs="David" w:hint="cs"/>
          <w:sz w:val="20"/>
          <w:szCs w:val="24"/>
          <w:rtl/>
          <w:lang w:eastAsia="he-IL"/>
        </w:rPr>
        <w:t>המתכנן,</w:t>
      </w:r>
      <w:r w:rsidRPr="00435A2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הסופי בשטח </w:t>
      </w:r>
      <w:r w:rsidRPr="00435A20">
        <w:rPr>
          <w:rFonts w:ascii="Times New Roman" w:eastAsia="Times New Roman" w:hAnsi="Times New Roman" w:cs="David"/>
          <w:color w:val="000000"/>
          <w:sz w:val="20"/>
          <w:szCs w:val="24"/>
          <w:lang w:eastAsia="he-IL"/>
        </w:rPr>
        <w:t>(AS MADE)</w:t>
      </w:r>
      <w:r w:rsidRPr="00435A20">
        <w:rPr>
          <w:rFonts w:ascii="Times New Roman" w:eastAsia="Times New Roman" w:hAnsi="Times New Roman" w:cs="David"/>
          <w:sz w:val="20"/>
          <w:szCs w:val="24"/>
          <w:rtl/>
          <w:lang w:eastAsia="he-IL"/>
        </w:rPr>
        <w:t xml:space="preserve">, למעט שינויי דיירים, </w:t>
      </w:r>
      <w:r w:rsidRPr="00435A20">
        <w:rPr>
          <w:rFonts w:ascii="Times New Roman" w:eastAsia="Times New Roman" w:hAnsi="Times New Roman" w:cs="David" w:hint="cs"/>
          <w:sz w:val="20"/>
          <w:szCs w:val="24"/>
          <w:rtl/>
          <w:lang w:eastAsia="he-IL"/>
        </w:rPr>
        <w:t xml:space="preserve">וקבצים </w:t>
      </w:r>
      <w:r w:rsidRPr="00435A20">
        <w:rPr>
          <w:rFonts w:ascii="Times New Roman" w:eastAsia="Times New Roman" w:hAnsi="Times New Roman" w:cs="David"/>
          <w:sz w:val="20"/>
          <w:szCs w:val="24"/>
          <w:rtl/>
          <w:lang w:eastAsia="he-IL"/>
        </w:rPr>
        <w:t>המכילים את התכנון במדיה ממוחשבת.</w:t>
      </w:r>
    </w:p>
    <w:p w14:paraId="18AAD4B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35A20">
        <w:rPr>
          <w:rFonts w:ascii="Times New Roman" w:eastAsia="Times New Roman" w:hAnsi="Times New Roman" w:cs="David" w:hint="cs"/>
          <w:sz w:val="20"/>
          <w:szCs w:val="24"/>
          <w:rtl/>
          <w:lang w:eastAsia="he-IL"/>
        </w:rPr>
        <w:t>הקבצים</w:t>
      </w:r>
      <w:r w:rsidRPr="00435A20">
        <w:rPr>
          <w:rFonts w:ascii="Times New Roman" w:eastAsia="Times New Roman" w:hAnsi="Times New Roman" w:cs="David"/>
          <w:sz w:val="20"/>
          <w:szCs w:val="24"/>
          <w:rtl/>
          <w:lang w:eastAsia="he-IL"/>
        </w:rPr>
        <w:t xml:space="preserve"> כשה</w:t>
      </w:r>
      <w:r w:rsidRPr="00435A20">
        <w:rPr>
          <w:rFonts w:ascii="Times New Roman" w:eastAsia="Times New Roman" w:hAnsi="Times New Roman" w:cs="David" w:hint="cs"/>
          <w:sz w:val="20"/>
          <w:szCs w:val="24"/>
          <w:rtl/>
          <w:lang w:eastAsia="he-IL"/>
        </w:rPr>
        <w:t>ם</w:t>
      </w:r>
      <w:r w:rsidRPr="00435A20">
        <w:rPr>
          <w:rFonts w:ascii="Times New Roman" w:eastAsia="Times New Roman" w:hAnsi="Times New Roman" w:cs="David"/>
          <w:sz w:val="20"/>
          <w:szCs w:val="24"/>
          <w:rtl/>
          <w:lang w:eastAsia="he-IL"/>
        </w:rPr>
        <w:t xml:space="preserve"> מעודכנ</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CB06373"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5E4183B"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המתכנן לא יהיה זכאי לכל תשלום נוסף בעד תכניות שימסור למזמין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סעיף 10 זה.</w:t>
      </w:r>
    </w:p>
    <w:p w14:paraId="5A82672C"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זכות הקניין בכל התכניות שייכת למזמין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 ששולם שכר המתכנן בהתאם להוראות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7BCF7B9" w14:textId="77777777" w:rsidR="00435A20" w:rsidRPr="00435A20" w:rsidRDefault="00435A20" w:rsidP="00435A20">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מעמד המתכנן</w:t>
      </w:r>
    </w:p>
    <w:p w14:paraId="07784DE6"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ומובהר על ידי הצדדים לחוזה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35A20">
        <w:rPr>
          <w:rFonts w:ascii="Times New Roman" w:eastAsia="Times New Roman" w:hAnsi="Times New Roman" w:cs="David" w:hint="cs"/>
          <w:sz w:val="20"/>
          <w:szCs w:val="24"/>
          <w:rtl/>
          <w:lang w:eastAsia="he-IL"/>
        </w:rPr>
        <w:t xml:space="preserve"> של המתכנן</w:t>
      </w:r>
      <w:r w:rsidRPr="00435A20">
        <w:rPr>
          <w:rFonts w:ascii="Times New Roman" w:eastAsia="Times New Roman" w:hAnsi="Times New Roman" w:cs="David"/>
          <w:sz w:val="20"/>
          <w:szCs w:val="24"/>
          <w:rtl/>
          <w:lang w:eastAsia="he-IL"/>
        </w:rPr>
        <w:t>.</w:t>
      </w:r>
    </w:p>
    <w:p w14:paraId="2D51344B"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אין ולא יהיו יחסי עובד-מעביד בין המזמין ובין </w:t>
      </w:r>
      <w:r w:rsidRPr="00435A20">
        <w:rPr>
          <w:rFonts w:ascii="Times New Roman" w:eastAsia="Times New Roman" w:hAnsi="Times New Roman" w:cs="David"/>
          <w:color w:val="000000"/>
          <w:sz w:val="24"/>
          <w:szCs w:val="24"/>
          <w:rtl/>
          <w:lang w:eastAsia="he-IL"/>
        </w:rPr>
        <w:t xml:space="preserve">המתכנן ו/או </w:t>
      </w:r>
      <w:r w:rsidRPr="00435A20">
        <w:rPr>
          <w:rFonts w:ascii="Times New Roman" w:eastAsia="Times New Roman" w:hAnsi="Times New Roman" w:cs="David" w:hint="cs"/>
          <w:color w:val="000000"/>
          <w:sz w:val="24"/>
          <w:szCs w:val="24"/>
          <w:rtl/>
          <w:lang w:eastAsia="he-IL"/>
        </w:rPr>
        <w:t>מי מטעמו ו</w:t>
      </w:r>
      <w:r w:rsidRPr="00435A20">
        <w:rPr>
          <w:rFonts w:ascii="Times New Roman" w:eastAsia="Times New Roman" w:hAnsi="Times New Roman" w:cs="David"/>
          <w:color w:val="000000"/>
          <w:sz w:val="24"/>
          <w:szCs w:val="24"/>
          <w:rtl/>
          <w:lang w:eastAsia="he-IL"/>
        </w:rPr>
        <w:t xml:space="preserve">בין המזמין לבין עובדי </w:t>
      </w:r>
      <w:r w:rsidRPr="00435A20">
        <w:rPr>
          <w:rFonts w:ascii="Times New Roman" w:eastAsia="Times New Roman" w:hAnsi="Times New Roman" w:cs="David" w:hint="cs"/>
          <w:color w:val="000000"/>
          <w:sz w:val="24"/>
          <w:szCs w:val="24"/>
          <w:rtl/>
          <w:lang w:eastAsia="he-IL"/>
        </w:rPr>
        <w:t xml:space="preserve"> המתכנן ו/או מי מטעמיהם</w:t>
      </w:r>
      <w:r w:rsidRPr="00435A20">
        <w:rPr>
          <w:rFonts w:ascii="Times New Roman" w:eastAsia="Times New Roman" w:hAnsi="Times New Roman" w:cs="David"/>
          <w:color w:val="000000"/>
          <w:sz w:val="24"/>
          <w:szCs w:val="24"/>
          <w:rtl/>
          <w:lang w:eastAsia="he-IL"/>
        </w:rPr>
        <w:t xml:space="preserve"> </w:t>
      </w:r>
      <w:r w:rsidRPr="00435A20">
        <w:rPr>
          <w:rFonts w:ascii="Times New Roman" w:eastAsia="Times New Roman" w:hAnsi="Times New Roman" w:cs="David"/>
          <w:sz w:val="20"/>
          <w:szCs w:val="24"/>
          <w:rtl/>
          <w:lang w:eastAsia="he-IL"/>
        </w:rPr>
        <w:t>ואין בהוראות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ליצור בין המתכנן ו/או מי מעובדיו</w:t>
      </w:r>
      <w:r w:rsidRPr="00435A20">
        <w:rPr>
          <w:rFonts w:ascii="Times New Roman" w:eastAsia="Times New Roman" w:hAnsi="Times New Roman" w:cs="David" w:hint="cs"/>
          <w:sz w:val="20"/>
          <w:szCs w:val="24"/>
          <w:rtl/>
          <w:lang w:eastAsia="he-IL"/>
        </w:rPr>
        <w:t xml:space="preserve"> ו/או מי מטעמו</w:t>
      </w:r>
      <w:r w:rsidRPr="00435A20">
        <w:rPr>
          <w:rFonts w:ascii="Times New Roman" w:eastAsia="Times New Roman" w:hAnsi="Times New Roman" w:cs="David"/>
          <w:sz w:val="20"/>
          <w:szCs w:val="24"/>
          <w:rtl/>
          <w:lang w:eastAsia="he-IL"/>
        </w:rPr>
        <w:t xml:space="preserve"> לבין המזמין ו/או המנהל ו/או מי מטעמו יחסי עובד מעביד</w:t>
      </w:r>
      <w:r w:rsidRPr="00435A20">
        <w:rPr>
          <w:rFonts w:ascii="Times New Roman" w:eastAsia="Times New Roman" w:hAnsi="Times New Roman" w:cs="David"/>
          <w:color w:val="000000"/>
          <w:sz w:val="24"/>
          <w:szCs w:val="24"/>
          <w:rtl/>
          <w:lang w:eastAsia="he-IL"/>
        </w:rPr>
        <w:t>, לכל ענין ודבר. 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מוסכם ומובהר בין הצדדים</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35A20">
        <w:rPr>
          <w:rFonts w:ascii="Times New Roman" w:eastAsia="Times New Roman" w:hAnsi="Times New Roman" w:cs="David" w:hint="cs"/>
          <w:color w:val="000000"/>
          <w:sz w:val="24"/>
          <w:szCs w:val="24"/>
          <w:rtl/>
          <w:lang w:eastAsia="he-IL"/>
        </w:rPr>
        <w:t>ל פ</w:t>
      </w:r>
      <w:r w:rsidRPr="00435A20">
        <w:rPr>
          <w:rFonts w:ascii="Times New Roman" w:eastAsia="Times New Roman" w:hAnsi="Times New Roman" w:cs="David"/>
          <w:color w:val="000000"/>
          <w:sz w:val="24"/>
          <w:szCs w:val="24"/>
          <w:rtl/>
          <w:lang w:eastAsia="he-IL"/>
        </w:rPr>
        <w:t>י הדין ו/או מכח צו הרחבה ו/או מכח הסכם כלשהו על עובד</w:t>
      </w:r>
      <w:r w:rsidRPr="00435A20">
        <w:rPr>
          <w:rFonts w:ascii="Times New Roman" w:eastAsia="Times New Roman" w:hAnsi="Times New Roman" w:cs="David" w:hint="cs"/>
          <w:sz w:val="20"/>
          <w:szCs w:val="24"/>
          <w:rtl/>
          <w:lang w:eastAsia="he-IL"/>
        </w:rPr>
        <w:t>.</w:t>
      </w:r>
    </w:p>
    <w:p w14:paraId="1F4FDC84"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lastRenderedPageBreak/>
        <w:t>מוסכם בזה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w:t>
      </w:r>
      <w:r w:rsidRPr="00435A2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35A20">
        <w:rPr>
          <w:rFonts w:ascii="Times New Roman" w:eastAsia="Times New Roman" w:hAnsi="Times New Roman" w:cs="David"/>
          <w:color w:val="000000"/>
          <w:sz w:val="24"/>
          <w:szCs w:val="24"/>
          <w:rtl/>
          <w:lang w:eastAsia="he-IL"/>
        </w:rPr>
        <w:t xml:space="preserve"> מוותרים על כל טענות ו/או</w:t>
      </w:r>
      <w:r w:rsidRPr="00435A20">
        <w:rPr>
          <w:rFonts w:ascii="Times New Roman" w:eastAsia="Times New Roman" w:hAnsi="Times New Roman" w:cs="David" w:hint="cs"/>
          <w:color w:val="000000"/>
          <w:sz w:val="24"/>
          <w:szCs w:val="24"/>
          <w:rtl/>
          <w:lang w:eastAsia="he-IL"/>
        </w:rPr>
        <w:t xml:space="preserve"> דרישות ו/או תלונות ו/או</w:t>
      </w:r>
      <w:r w:rsidRPr="00435A2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5CB816E"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ישא לבדו </w:t>
      </w:r>
      <w:r w:rsidRPr="00435A2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35A20">
        <w:rPr>
          <w:rFonts w:ascii="Times New Roman" w:eastAsia="Times New Roman" w:hAnsi="Times New Roman" w:cs="David" w:hint="cs"/>
          <w:color w:val="000000"/>
          <w:sz w:val="24"/>
          <w:szCs w:val="24"/>
          <w:rtl/>
          <w:lang w:eastAsia="he-IL"/>
        </w:rPr>
        <w:t>ל פי</w:t>
      </w:r>
      <w:r w:rsidRPr="00435A20">
        <w:rPr>
          <w:rFonts w:ascii="Times New Roman" w:eastAsia="Times New Roman" w:hAnsi="Times New Roman" w:cs="David"/>
          <w:color w:val="000000"/>
          <w:sz w:val="24"/>
          <w:szCs w:val="24"/>
          <w:rtl/>
          <w:lang w:eastAsia="he-IL"/>
        </w:rPr>
        <w:t xml:space="preserve"> 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ובכלל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sz w:val="20"/>
          <w:szCs w:val="24"/>
          <w:rtl/>
          <w:lang w:eastAsia="he-IL"/>
        </w:rPr>
        <w:t xml:space="preserve"> תשלומי מס הכנסה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הלאומי שהוא חב בגין מתן שרותי המתכנן.</w:t>
      </w:r>
    </w:p>
    <w:p w14:paraId="7B312BC1"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לאומי, תשלומים לקרנות איגודים מקצוע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868804E"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color w:val="000000"/>
          <w:sz w:val="24"/>
          <w:szCs w:val="24"/>
          <w:rtl/>
          <w:lang w:eastAsia="he-IL"/>
        </w:rPr>
        <w:t>מבלי לגרוע מ</w:t>
      </w:r>
      <w:r w:rsidRPr="00435A20">
        <w:rPr>
          <w:rFonts w:ascii="Times New Roman" w:eastAsia="Times New Roman" w:hAnsi="Times New Roman" w:cs="David" w:hint="cs"/>
          <w:color w:val="000000"/>
          <w:sz w:val="24"/>
          <w:szCs w:val="24"/>
          <w:rtl/>
          <w:lang w:eastAsia="he-IL"/>
        </w:rPr>
        <w:t xml:space="preserve">כלליות </w:t>
      </w:r>
      <w:r w:rsidRPr="00435A20">
        <w:rPr>
          <w:rFonts w:ascii="Times New Roman" w:eastAsia="Times New Roman" w:hAnsi="Times New Roman" w:cs="David"/>
          <w:color w:val="000000"/>
          <w:sz w:val="24"/>
          <w:szCs w:val="24"/>
          <w:rtl/>
          <w:lang w:eastAsia="he-IL"/>
        </w:rPr>
        <w:t>האמור לעיל, המתכנן מצהיר ומתחייב</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אם י</w:t>
      </w:r>
      <w:r w:rsidRPr="00435A20">
        <w:rPr>
          <w:rFonts w:ascii="Times New Roman" w:eastAsia="Times New Roman" w:hAnsi="Times New Roman" w:cs="David" w:hint="cs"/>
          <w:color w:val="000000"/>
          <w:sz w:val="24"/>
          <w:szCs w:val="24"/>
          <w:rtl/>
          <w:lang w:eastAsia="he-IL"/>
        </w:rPr>
        <w:t>י</w:t>
      </w:r>
      <w:r w:rsidRPr="00435A20">
        <w:rPr>
          <w:rFonts w:ascii="Times New Roman" w:eastAsia="Times New Roman" w:hAnsi="Times New Roman" w:cs="David"/>
          <w:color w:val="000000"/>
          <w:sz w:val="24"/>
          <w:szCs w:val="24"/>
          <w:rtl/>
          <w:lang w:eastAsia="he-IL"/>
        </w:rPr>
        <w:t>דרש המזמין על ידי המתכנן ו/או על ידי מי מ</w:t>
      </w:r>
      <w:r w:rsidRPr="00435A20">
        <w:rPr>
          <w:rFonts w:ascii="Times New Roman" w:eastAsia="Times New Roman" w:hAnsi="Times New Roman" w:cs="David" w:hint="cs"/>
          <w:color w:val="000000"/>
          <w:sz w:val="24"/>
          <w:szCs w:val="24"/>
          <w:rtl/>
          <w:lang w:eastAsia="he-IL"/>
        </w:rPr>
        <w:t>שלוחיו ו/או עובדיו</w:t>
      </w:r>
      <w:r w:rsidRPr="00435A20">
        <w:rPr>
          <w:rFonts w:ascii="Times New Roman" w:eastAsia="Times New Roman" w:hAnsi="Times New Roman" w:cs="David"/>
          <w:color w:val="000000"/>
          <w:sz w:val="24"/>
          <w:szCs w:val="24"/>
          <w:rtl/>
          <w:lang w:eastAsia="he-IL"/>
        </w:rPr>
        <w:t xml:space="preserve"> ו/או</w:t>
      </w:r>
      <w:r w:rsidRPr="00435A20">
        <w:rPr>
          <w:rFonts w:ascii="Times New Roman" w:eastAsia="Times New Roman" w:hAnsi="Times New Roman" w:cs="David" w:hint="cs"/>
          <w:color w:val="000000"/>
          <w:sz w:val="24"/>
          <w:szCs w:val="24"/>
          <w:rtl/>
          <w:lang w:eastAsia="he-IL"/>
        </w:rPr>
        <w:t xml:space="preserve"> אחר מטעמו ו/או</w:t>
      </w:r>
      <w:r w:rsidRPr="00435A2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ייחשב </w:t>
      </w:r>
      <w:r w:rsidRPr="00435A20">
        <w:rPr>
          <w:rFonts w:ascii="Times New Roman" w:eastAsia="Times New Roman" w:hAnsi="Times New Roman" w:cs="David" w:hint="cs"/>
          <w:color w:val="000000"/>
          <w:sz w:val="24"/>
          <w:szCs w:val="24"/>
          <w:rtl/>
          <w:lang w:eastAsia="he-IL"/>
        </w:rPr>
        <w:t>כ</w:t>
      </w:r>
      <w:r w:rsidRPr="00435A2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4C0EE71C"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בשים לב לאמור לעיל, אם יקבע פורום מוסמך כלשהו</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35A20">
        <w:rPr>
          <w:rFonts w:ascii="Times New Roman" w:eastAsia="Times New Roman" w:hAnsi="Times New Roman" w:cs="David" w:hint="cs"/>
          <w:color w:val="000000"/>
          <w:sz w:val="24"/>
          <w:szCs w:val="24"/>
          <w:rtl/>
          <w:lang w:eastAsia="he-IL"/>
        </w:rPr>
        <w:t xml:space="preserve"> ו/או מי משלוחיו ו/או אחר מטעמו</w:t>
      </w:r>
      <w:r w:rsidRPr="00435A2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35A20">
        <w:rPr>
          <w:rFonts w:ascii="Times New Roman" w:eastAsia="Times New Roman" w:hAnsi="Times New Roman" w:cs="David" w:hint="cs"/>
          <w:color w:val="000000"/>
          <w:sz w:val="24"/>
          <w:szCs w:val="24"/>
          <w:rtl/>
          <w:lang w:eastAsia="he-IL"/>
        </w:rPr>
        <w:t>.</w:t>
      </w:r>
    </w:p>
    <w:p w14:paraId="72C4EE8B" w14:textId="77777777" w:rsidR="00435A20" w:rsidRPr="00435A20" w:rsidRDefault="00435A20" w:rsidP="00435A20">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הבאת החוזה לגמר או ביטולו</w:t>
      </w:r>
    </w:p>
    <w:p w14:paraId="08002E61"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09FFF7AA" w14:textId="77777777" w:rsidR="00435A20" w:rsidRPr="00435A20" w:rsidRDefault="00435A20" w:rsidP="00133A00">
      <w:pPr>
        <w:widowControl w:val="0"/>
        <w:numPr>
          <w:ilvl w:val="2"/>
          <w:numId w:val="1"/>
        </w:numPr>
        <w:tabs>
          <w:tab w:val="left" w:pos="5187"/>
          <w:tab w:val="left" w:pos="5612"/>
        </w:tabs>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על אף האמור בכל מקום אחר בחוזה </w:t>
      </w:r>
      <w:r w:rsidRPr="00435A20">
        <w:rPr>
          <w:rFonts w:ascii="Times New Roman" w:eastAsia="Times New Roman" w:hAnsi="Times New Roman" w:cs="David" w:hint="cs"/>
          <w:sz w:val="20"/>
          <w:szCs w:val="24"/>
          <w:rtl/>
          <w:lang w:eastAsia="he-IL"/>
        </w:rPr>
        <w:t xml:space="preserve">זה על נספחיו, </w:t>
      </w:r>
      <w:r w:rsidRPr="00435A20">
        <w:rPr>
          <w:rFonts w:ascii="Times New Roman" w:eastAsia="Times New Roman" w:hAnsi="Times New Roman" w:cs="David"/>
          <w:sz w:val="20"/>
          <w:szCs w:val="24"/>
          <w:rtl/>
          <w:lang w:eastAsia="he-IL"/>
        </w:rPr>
        <w:t>רשאי המזמין,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35A20">
        <w:rPr>
          <w:rFonts w:ascii="Times New Roman" w:eastAsia="Times New Roman" w:hAnsi="Times New Roman" w:cs="David" w:hint="cs"/>
          <w:sz w:val="20"/>
          <w:szCs w:val="24"/>
          <w:rtl/>
          <w:lang w:eastAsia="he-IL"/>
        </w:rPr>
        <w:t>-7</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מים</w:t>
      </w:r>
      <w:r w:rsidRPr="00435A20">
        <w:rPr>
          <w:rFonts w:ascii="Times New Roman" w:eastAsia="Times New Roman" w:hAnsi="Times New Roman" w:cs="David"/>
          <w:sz w:val="20"/>
          <w:szCs w:val="24"/>
          <w:rtl/>
          <w:lang w:eastAsia="he-IL"/>
        </w:rPr>
        <w:t xml:space="preserve"> מיום משלוחה (להלן: "</w:t>
      </w:r>
      <w:r w:rsidRPr="00435A20">
        <w:rPr>
          <w:rFonts w:ascii="Times New Roman" w:eastAsia="Times New Roman" w:hAnsi="Times New Roman" w:cs="David"/>
          <w:b/>
          <w:bCs/>
          <w:sz w:val="20"/>
          <w:szCs w:val="24"/>
          <w:rtl/>
          <w:lang w:eastAsia="he-IL"/>
        </w:rPr>
        <w:t>תאריך הפסקת השרות</w:t>
      </w:r>
      <w:r w:rsidRPr="00435A20">
        <w:rPr>
          <w:rFonts w:ascii="Times New Roman" w:eastAsia="Times New Roman" w:hAnsi="Times New Roman" w:cs="David"/>
          <w:sz w:val="20"/>
          <w:szCs w:val="24"/>
          <w:rtl/>
          <w:lang w:eastAsia="he-IL"/>
        </w:rPr>
        <w:t>").</w:t>
      </w:r>
    </w:p>
    <w:p w14:paraId="3BCCDF9E" w14:textId="77777777" w:rsidR="00435A20" w:rsidRPr="00435A20" w:rsidRDefault="00435A20" w:rsidP="00133A0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צע עד לתאריך הפסקת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 ו - ה'</w:t>
      </w:r>
      <w:r w:rsidRPr="00435A20">
        <w:rPr>
          <w:rFonts w:ascii="Times New Roman" w:eastAsia="Times New Roman" w:hAnsi="Times New Roman" w:cs="David"/>
          <w:sz w:val="20"/>
          <w:szCs w:val="24"/>
          <w:rtl/>
          <w:lang w:eastAsia="he-IL"/>
        </w:rPr>
        <w:t>. במקרה שבוצע חלק של קטע ו/או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ישולם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 המנהל.</w:t>
      </w:r>
    </w:p>
    <w:p w14:paraId="3DAB8657"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לטענה </w:t>
      </w:r>
      <w:r w:rsidRPr="00435A20">
        <w:rPr>
          <w:rFonts w:ascii="Times New Roman" w:eastAsia="Times New Roman" w:hAnsi="Times New Roman" w:cs="David" w:hint="cs"/>
          <w:sz w:val="20"/>
          <w:szCs w:val="24"/>
          <w:rtl/>
          <w:lang w:eastAsia="he-IL"/>
        </w:rPr>
        <w:t>ו/או דרישה ו/או תלונה ו/</w:t>
      </w:r>
      <w:r w:rsidRPr="00435A20">
        <w:rPr>
          <w:rFonts w:ascii="Times New Roman" w:eastAsia="Times New Roman" w:hAnsi="Times New Roman" w:cs="David"/>
          <w:sz w:val="20"/>
          <w:szCs w:val="24"/>
          <w:rtl/>
          <w:lang w:eastAsia="he-IL"/>
        </w:rPr>
        <w:t>או תביעה כלשהי, פרט לאמור בסעיף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והשכר שישולם לפי 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784D9E8E"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תוך 12 חודש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מהבאת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כאמור</w:t>
      </w:r>
      <w:r w:rsidRPr="00435A20">
        <w:rPr>
          <w:rFonts w:ascii="Times New Roman" w:eastAsia="Times New Roman" w:hAnsi="Times New Roman" w:cs="David" w:hint="cs"/>
          <w:sz w:val="20"/>
          <w:szCs w:val="24"/>
          <w:rtl/>
          <w:lang w:eastAsia="he-IL"/>
        </w:rPr>
        <w:t>, רשאי המזמין</w:t>
      </w:r>
      <w:r w:rsidRPr="00435A20">
        <w:rPr>
          <w:rFonts w:ascii="Times New Roman" w:eastAsia="Times New Roman" w:hAnsi="Times New Roman" w:cs="David"/>
          <w:sz w:val="20"/>
          <w:szCs w:val="24"/>
          <w:rtl/>
          <w:lang w:eastAsia="he-IL"/>
        </w:rPr>
        <w:t xml:space="preserve"> לחדשו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במקרה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לחדש את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תנאי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54C89D74"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במקרה שחוזה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מצוות הדין)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זכאי לתשלום כמוגדר בסעיף 12.3.2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ויחולו הסעיפים 12.1.3 ו- 12.1.4 לעיל.</w:t>
      </w:r>
    </w:p>
    <w:p w14:paraId="2F4D4C53"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4375D62E"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מזמין לפי סעיף 12.1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זכאי המזמין לבטל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בלא צורך בהודעה מוקדמת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אחד מהמקרים הבאים:</w:t>
      </w:r>
    </w:p>
    <w:p w14:paraId="1AA68E3C"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ו/או לא קיים איזה מהוראות החוזה ולא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קן </w:t>
      </w:r>
      <w:r w:rsidRPr="00435A20">
        <w:rPr>
          <w:rFonts w:ascii="Times New Roman" w:eastAsia="Times New Roman" w:hAnsi="Times New Roman" w:cs="David" w:hint="cs"/>
          <w:sz w:val="20"/>
          <w:szCs w:val="24"/>
          <w:rtl/>
          <w:lang w:eastAsia="he-IL"/>
        </w:rPr>
        <w:t>את ה</w:t>
      </w:r>
      <w:r w:rsidRPr="00435A20">
        <w:rPr>
          <w:rFonts w:ascii="Times New Roman" w:eastAsia="Times New Roman" w:hAnsi="Times New Roman" w:cs="David"/>
          <w:sz w:val="20"/>
          <w:szCs w:val="24"/>
          <w:rtl/>
          <w:lang w:eastAsia="he-IL"/>
        </w:rPr>
        <w:t>הפרה</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לאחר שק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התראה על כך מהמזמין בתוך הזמן הנקוב בהתראה.</w:t>
      </w:r>
    </w:p>
    <w:p w14:paraId="02AB6061"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התרה במתכנן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שאין הוא מבצע את עבודתו בצורה המבטיחה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w:t>
      </w:r>
    </w:p>
    <w:p w14:paraId="039D0EC8"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את הוראת סעיף 7.5 לעיל.</w:t>
      </w:r>
    </w:p>
    <w:p w14:paraId="3B4CC236"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נבצר מהמתכנן או מהמנהל הראשי לקיים את ה</w:t>
      </w:r>
      <w:r w:rsidRPr="00435A20">
        <w:rPr>
          <w:rFonts w:ascii="Times New Roman" w:eastAsia="Times New Roman" w:hAnsi="Times New Roman" w:cs="David" w:hint="cs"/>
          <w:sz w:val="20"/>
          <w:szCs w:val="24"/>
          <w:rtl/>
          <w:lang w:eastAsia="he-IL"/>
        </w:rPr>
        <w:t xml:space="preserve">וראות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לפעולה משפטית או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שירותי המתכנן או אם ארע אירוע דומה.</w:t>
      </w:r>
    </w:p>
    <w:p w14:paraId="0AC35AE4"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חל שינוי בהחזקת המניות ו/או בהרכב המנהלים של המתכנן.</w:t>
      </w:r>
    </w:p>
    <w:p w14:paraId="038299C0"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בוטל החוזה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צע עד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טול החוזה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bCs/>
          <w:sz w:val="20"/>
          <w:szCs w:val="24"/>
          <w:rtl/>
          <w:lang w:eastAsia="he-IL"/>
        </w:rPr>
        <w:t xml:space="preserve">ו -ה' </w:t>
      </w:r>
      <w:r w:rsidRPr="00435A2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45101B6"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תשמש עילה למתכנן לתביעת פיצויים כלשהם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לטענה</w:t>
      </w:r>
      <w:r w:rsidRPr="00435A20">
        <w:rPr>
          <w:rFonts w:ascii="Times New Roman" w:eastAsia="Times New Roman" w:hAnsi="Times New Roman" w:cs="David" w:hint="cs"/>
          <w:sz w:val="20"/>
          <w:szCs w:val="24"/>
          <w:rtl/>
          <w:lang w:eastAsia="he-IL"/>
        </w:rPr>
        <w:t xml:space="preserve"> ו/או לדרישה ו/או לתלונה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תביעה כלשהי, פרט לאמור בסעיף 12.3.2 לעיל, והשכר שישולם לפי סעיף 12.3.2</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72BB8E56"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השירותים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 זה או אם אירע אירוע דומה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סעיפים 12.3.2 ו - 12.3.3 לעיל.</w:t>
      </w:r>
    </w:p>
    <w:p w14:paraId="205076AD"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סעיפים 12.1, 12.2 ו-12.3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הסעיפים הנ"ל.</w:t>
      </w:r>
    </w:p>
    <w:p w14:paraId="49E58105"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מקרה של 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או ביטולו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למסור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המשך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0493832C"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אימת שהמתכנן לא יקיים איזו מהתחייבויותיו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A1BE71B"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השתמש המזמין בזכותו על פי סעיף 12.7 לעיל, יהיה הוא רשאי לגבות מאת </w:t>
      </w:r>
      <w:r w:rsidRPr="00435A20">
        <w:rPr>
          <w:rFonts w:ascii="Times New Roman" w:eastAsia="Times New Roman" w:hAnsi="Times New Roman" w:cs="David"/>
          <w:sz w:val="20"/>
          <w:szCs w:val="24"/>
          <w:rtl/>
          <w:lang w:eastAsia="he-IL"/>
        </w:rPr>
        <w:lastRenderedPageBreak/>
        <w:t xml:space="preserve">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5021EBE" w14:textId="24B26F00" w:rsidR="00435A20" w:rsidRPr="00435A20" w:rsidRDefault="00435A20" w:rsidP="00435A2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D624479" w14:textId="77777777" w:rsidR="00435A20" w:rsidRPr="00435A20" w:rsidRDefault="00435A20" w:rsidP="00435A20">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העברת זכויות</w:t>
      </w:r>
    </w:p>
    <w:p w14:paraId="6DE9D40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אין המתכנן רשאי להסב לאחר את החוזה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כל חלק ממנו, וכן אין הוא רשאי להעביר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להסב לאחר כל זכות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חובה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אלא בהסכמת המזמין בכתב ומראש.</w:t>
      </w:r>
    </w:p>
    <w:p w14:paraId="3E793843"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המתכנן רשאי למסור לאחר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כולם או מקצתם, אלא בהסכמת המזמין בכתב ומראש.</w:t>
      </w:r>
    </w:p>
    <w:p w14:paraId="4B704312"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ניתנה הסכמת המזמין לפי סעיפים 13.1 או 13.2 לעיל, הרי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אין בכך כדי לפטור את המתכנן מאחריותו והתחייבויותיו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 xml:space="preserve"> ומזכויות המזמין על פיו, והמתכנן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באחריות מלאה, כלפי המזמין וכלפי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 xml:space="preserve">צד שלישי שהוא, גם לכל מעשה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באי כחם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עובדיהם</w:t>
      </w:r>
      <w:r w:rsidRPr="00435A20">
        <w:rPr>
          <w:rFonts w:ascii="Times New Roman" w:eastAsia="Times New Roman" w:hAnsi="Times New Roman" w:cs="David" w:hint="cs"/>
          <w:sz w:val="20"/>
          <w:szCs w:val="24"/>
          <w:rtl/>
          <w:lang w:eastAsia="he-IL"/>
        </w:rPr>
        <w:t xml:space="preserve"> ו/או מי מטעמם</w:t>
      </w:r>
      <w:r w:rsidRPr="00435A20">
        <w:rPr>
          <w:rFonts w:ascii="Times New Roman" w:eastAsia="Times New Roman" w:hAnsi="Times New Roman" w:cs="David"/>
          <w:sz w:val="20"/>
          <w:szCs w:val="24"/>
          <w:rtl/>
          <w:lang w:eastAsia="he-IL"/>
        </w:rPr>
        <w:t>, ואילו למזמין ישמרו כל זכויותיו כלפי המתכנן.</w:t>
      </w:r>
    </w:p>
    <w:p w14:paraId="2CC9F67C" w14:textId="064F426D" w:rsidR="00435A20" w:rsidRPr="00435A20" w:rsidRDefault="00435A20" w:rsidP="00E9523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יינתנו באמצעות </w:t>
      </w:r>
      <w:del w:id="30" w:author="Meryl Etman" w:date="2019-07-10T11:27:00Z">
        <w:r w:rsidRPr="00435A20" w:rsidDel="00E01F93">
          <w:rPr>
            <w:rFonts w:ascii="Times New Roman" w:eastAsia="Times New Roman" w:hAnsi="Times New Roman" w:cs="David"/>
            <w:sz w:val="20"/>
            <w:szCs w:val="24"/>
            <w:rtl/>
            <w:lang w:eastAsia="he-IL"/>
          </w:rPr>
          <w:delText>המנהל הראשי</w:delText>
        </w:r>
      </w:del>
      <w:ins w:id="31" w:author="Meryl Etman" w:date="2019-07-10T11:27:00Z">
        <w:r w:rsidR="00E01F93">
          <w:rPr>
            <w:rFonts w:ascii="Times New Roman" w:eastAsia="Times New Roman" w:hAnsi="Times New Roman" w:cs="David" w:hint="cs"/>
            <w:sz w:val="20"/>
            <w:szCs w:val="24"/>
            <w:rtl/>
            <w:lang w:eastAsia="he-IL"/>
          </w:rPr>
          <w:t>ראש הצוות</w:t>
        </w:r>
      </w:ins>
      <w:r w:rsidRPr="00435A20">
        <w:rPr>
          <w:rFonts w:ascii="Times New Roman" w:eastAsia="Times New Roman" w:hAnsi="Times New Roman" w:cs="David"/>
          <w:sz w:val="20"/>
          <w:szCs w:val="24"/>
          <w:rtl/>
          <w:lang w:eastAsia="he-IL"/>
        </w:rPr>
        <w:t xml:space="preserve"> אישית ובאמצעות צוות עובדיו של המתכנן בפיקוחו הישיר של המנהל הראשי. מבלי לגרוע מהתחי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המתכנן כמתחייב מהאמור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סעיף 12.3.2 ו-12.3.3 לעיל.</w:t>
      </w:r>
    </w:p>
    <w:p w14:paraId="5B01D0EE"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FB92B27" w14:textId="77777777" w:rsidR="00435A20" w:rsidRPr="00435A20" w:rsidRDefault="00435A20" w:rsidP="00435A20">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סיום שרותי המתכנן</w:t>
      </w:r>
    </w:p>
    <w:p w14:paraId="2DB95834"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יחושבו כבאים לסיום בכל אחד מהמקרים הבאים:</w:t>
      </w:r>
    </w:p>
    <w:p w14:paraId="3A797F0F" w14:textId="77777777" w:rsidR="00435A20" w:rsidRPr="00435A20" w:rsidRDefault="00435A20" w:rsidP="008B398D">
      <w:pPr>
        <w:widowControl w:val="0"/>
        <w:numPr>
          <w:ilvl w:val="2"/>
          <w:numId w:val="1"/>
        </w:numPr>
        <w:spacing w:before="0" w:beforeAutospacing="0" w:after="200" w:afterAutospacing="0" w:line="240" w:lineRule="auto"/>
        <w:ind w:left="1508" w:right="709"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הובא לידי </w:t>
      </w:r>
      <w:r w:rsidRPr="00435A20">
        <w:rPr>
          <w:rFonts w:ascii="Times New Roman" w:eastAsia="Times New Roman" w:hAnsi="Times New Roman" w:cs="David" w:hint="cs"/>
          <w:sz w:val="20"/>
          <w:szCs w:val="24"/>
          <w:rtl/>
          <w:lang w:eastAsia="he-IL"/>
        </w:rPr>
        <w:t>גמר</w:t>
      </w:r>
      <w:r w:rsidRPr="00435A2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20C36D1" w14:textId="77777777" w:rsidR="00435A20" w:rsidRPr="00435A20" w:rsidRDefault="00435A20" w:rsidP="008B398D">
      <w:pPr>
        <w:widowControl w:val="0"/>
        <w:numPr>
          <w:ilvl w:val="2"/>
          <w:numId w:val="1"/>
        </w:numPr>
        <w:tabs>
          <w:tab w:val="left" w:pos="7597"/>
        </w:tabs>
        <w:spacing w:before="0" w:beforeAutospacing="0" w:after="200" w:afterAutospacing="0" w:line="240" w:lineRule="auto"/>
        <w:ind w:left="1508" w:right="709"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עם מתן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ע"י המזמין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הושלם מתן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099FDE00"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סודיות והמצאת מסמכים</w:t>
      </w:r>
    </w:p>
    <w:p w14:paraId="551452F5"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35A20">
        <w:rPr>
          <w:rFonts w:ascii="Times New Roman" w:eastAsia="Times New Roman" w:hAnsi="Times New Roman" w:cs="David" w:hint="cs"/>
          <w:sz w:val="20"/>
          <w:szCs w:val="24"/>
          <w:rtl/>
          <w:lang w:eastAsia="he-IL"/>
        </w:rPr>
        <w:t>ו/או על ידי</w:t>
      </w:r>
      <w:r w:rsidRPr="00435A20">
        <w:rPr>
          <w:rFonts w:ascii="Times New Roman" w:eastAsia="Times New Roman" w:hAnsi="Times New Roman" w:cs="David"/>
          <w:sz w:val="20"/>
          <w:szCs w:val="24"/>
          <w:rtl/>
          <w:lang w:eastAsia="he-IL"/>
        </w:rPr>
        <w:t xml:space="preserve"> מ</w:t>
      </w:r>
      <w:r w:rsidRPr="00435A20">
        <w:rPr>
          <w:rFonts w:ascii="Times New Roman" w:eastAsia="Times New Roman" w:hAnsi="Times New Roman" w:cs="David" w:hint="cs"/>
          <w:sz w:val="20"/>
          <w:szCs w:val="24"/>
          <w:rtl/>
          <w:lang w:eastAsia="he-IL"/>
        </w:rPr>
        <w:t>י מ</w:t>
      </w:r>
      <w:r w:rsidRPr="00435A20">
        <w:rPr>
          <w:rFonts w:ascii="Times New Roman" w:eastAsia="Times New Roman" w:hAnsi="Times New Roman" w:cs="David"/>
          <w:sz w:val="20"/>
          <w:szCs w:val="24"/>
          <w:rtl/>
          <w:lang w:eastAsia="he-IL"/>
        </w:rPr>
        <w:t xml:space="preserve">טעמו ובין שהוכנו על ידי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מי </w:t>
      </w:r>
      <w:r w:rsidRPr="00435A2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7BF5A3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מאחריותו </w:t>
      </w:r>
      <w:r w:rsidRPr="00435A20">
        <w:rPr>
          <w:rFonts w:ascii="Times New Roman" w:eastAsia="Times New Roman" w:hAnsi="Times New Roman" w:cs="David" w:hint="cs"/>
          <w:sz w:val="20"/>
          <w:szCs w:val="24"/>
          <w:rtl/>
          <w:lang w:eastAsia="he-IL"/>
        </w:rPr>
        <w:t xml:space="preserve">של המתכנן </w:t>
      </w:r>
      <w:r w:rsidRPr="00435A2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יציית המתכנן לכל דרישה של המנהל בדבר נקיטת אמצעי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2F5E32D"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המתכנן יחתים את עובדיו</w:t>
      </w:r>
      <w:r w:rsidRPr="00435A20">
        <w:rPr>
          <w:rFonts w:ascii="Times New Roman" w:eastAsia="Times New Roman" w:hAnsi="Times New Roman" w:cs="David" w:hint="cs"/>
          <w:sz w:val="20"/>
          <w:szCs w:val="24"/>
          <w:rtl/>
          <w:lang w:eastAsia="he-IL"/>
        </w:rPr>
        <w:t xml:space="preserve"> ו/או שלוחיו ו/או אחר מטעמו</w:t>
      </w:r>
      <w:r w:rsidRPr="00435A20">
        <w:rPr>
          <w:rFonts w:ascii="Times New Roman" w:eastAsia="Times New Roman" w:hAnsi="Times New Roman" w:cs="David"/>
          <w:sz w:val="20"/>
          <w:szCs w:val="24"/>
          <w:rtl/>
          <w:lang w:eastAsia="he-IL"/>
        </w:rPr>
        <w:t xml:space="preserve"> בקשר עם ביצוע הסכם זה</w:t>
      </w:r>
      <w:r w:rsidRPr="00435A20">
        <w:rPr>
          <w:rFonts w:ascii="Times New Roman" w:eastAsia="Times New Roman" w:hAnsi="Times New Roman" w:cs="David" w:hint="cs"/>
          <w:sz w:val="20"/>
          <w:szCs w:val="24"/>
          <w:rtl/>
          <w:lang w:eastAsia="he-IL"/>
        </w:rPr>
        <w:t xml:space="preserve"> על נספחיו,</w:t>
      </w:r>
      <w:r w:rsidRPr="00435A2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35A20">
        <w:rPr>
          <w:rFonts w:ascii="Times New Roman" w:eastAsia="Times New Roman" w:hAnsi="Times New Roman" w:cs="David"/>
          <w:bCs/>
          <w:sz w:val="20"/>
          <w:szCs w:val="24"/>
          <w:rtl/>
          <w:lang w:eastAsia="he-IL"/>
        </w:rPr>
        <w:t>ו'</w:t>
      </w:r>
      <w:r w:rsidRPr="00435A20">
        <w:rPr>
          <w:rFonts w:ascii="Times New Roman" w:eastAsia="Times New Roman" w:hAnsi="Times New Roman" w:cs="David"/>
          <w:sz w:val="20"/>
          <w:szCs w:val="24"/>
          <w:rtl/>
          <w:lang w:eastAsia="he-IL"/>
        </w:rPr>
        <w:t>,.</w:t>
      </w:r>
    </w:p>
    <w:p w14:paraId="3E190958" w14:textId="77777777" w:rsidR="00435A20" w:rsidRPr="00435A20" w:rsidRDefault="00435A20" w:rsidP="00435A2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לפי דרישת המזמין ועם סיום 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35A20">
        <w:rPr>
          <w:rFonts w:ascii="Times New Roman" w:eastAsia="Times New Roman" w:hAnsi="Times New Roman" w:cs="David" w:hint="cs"/>
          <w:sz w:val="20"/>
          <w:szCs w:val="24"/>
          <w:rtl/>
          <w:lang w:eastAsia="he-IL"/>
        </w:rPr>
        <w:t>.</w:t>
      </w:r>
    </w:p>
    <w:p w14:paraId="61884032" w14:textId="77777777" w:rsidR="00435A20" w:rsidRPr="00435A20" w:rsidRDefault="00435A20" w:rsidP="00435A2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313A617"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ויתור על זכויות מצד המתכנן</w:t>
      </w:r>
    </w:p>
    <w:p w14:paraId="63D797B8"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השתמש המזמין כדין בסמכות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35A20">
        <w:rPr>
          <w:rFonts w:ascii="Times New Roman" w:eastAsia="Times New Roman" w:hAnsi="Times New Roman" w:cs="David" w:hint="cs"/>
          <w:sz w:val="20"/>
          <w:szCs w:val="24"/>
          <w:rtl/>
          <w:lang w:eastAsia="he-IL"/>
        </w:rPr>
        <w:t>מתכנן כל טענה ו/או דרישה ו/או תלונה ו/או</w:t>
      </w:r>
      <w:r w:rsidRPr="00435A2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w:t>
      </w:r>
      <w:r w:rsidRPr="00435A20">
        <w:rPr>
          <w:rFonts w:ascii="Times New Roman" w:eastAsia="Times New Roman" w:hAnsi="Times New Roman" w:cs="David" w:hint="cs"/>
          <w:sz w:val="20"/>
          <w:szCs w:val="24"/>
          <w:rtl/>
          <w:lang w:eastAsia="he-IL"/>
        </w:rPr>
        <w:t xml:space="preserve"> שיפוי ו/או</w:t>
      </w:r>
      <w:r w:rsidRPr="00435A2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פגיעה במוניטין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הפסד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הפסד רווח העלולים להיגרם לו עקב הביטול</w:t>
      </w:r>
      <w:r w:rsidRPr="00435A20">
        <w:rPr>
          <w:rFonts w:ascii="Times New Roman" w:eastAsia="Times New Roman" w:hAnsi="Times New Roman" w:cs="David" w:hint="cs"/>
          <w:sz w:val="20"/>
          <w:szCs w:val="24"/>
          <w:rtl/>
          <w:lang w:eastAsia="he-IL"/>
        </w:rPr>
        <w:t xml:space="preserve"> או</w:t>
      </w:r>
      <w:r w:rsidRPr="00435A20">
        <w:rPr>
          <w:rFonts w:ascii="Times New Roman" w:eastAsia="Times New Roman" w:hAnsi="Times New Roman" w:cs="David"/>
          <w:sz w:val="20"/>
          <w:szCs w:val="24"/>
          <w:rtl/>
          <w:lang w:eastAsia="he-IL"/>
        </w:rPr>
        <w:t xml:space="preserve"> ההפסקה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מכל סיבה אחרת.</w:t>
      </w:r>
    </w:p>
    <w:p w14:paraId="60E4661A"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שביצע המתכנן על פי חוזה זה.</w:t>
      </w:r>
    </w:p>
    <w:p w14:paraId="352DE1BE" w14:textId="77777777" w:rsidR="00435A20" w:rsidRPr="00435A20" w:rsidRDefault="00435A20" w:rsidP="00133A0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המשך 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מסירתם לידי מתכנן אחר, והינו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C39F7E3"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שונות</w:t>
      </w:r>
    </w:p>
    <w:p w14:paraId="16E78C58" w14:textId="63D4103E" w:rsidR="00435A20" w:rsidRPr="00435A20" w:rsidRDefault="00435A2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Change w:id="32" w:author="Meryl Etman" w:date="2019-08-01T11:35:00Z">
          <w:pPr>
            <w:widowControl w:val="0"/>
            <w:numPr>
              <w:ilvl w:val="1"/>
              <w:numId w:val="1"/>
            </w:numPr>
            <w:tabs>
              <w:tab w:val="num" w:pos="792"/>
            </w:tabs>
            <w:spacing w:before="0" w:beforeAutospacing="0" w:after="200" w:afterAutospacing="0" w:line="240" w:lineRule="auto"/>
            <w:ind w:left="792" w:right="792" w:hanging="432"/>
            <w:jc w:val="both"/>
          </w:pPr>
        </w:pPrChange>
      </w:pPr>
      <w:r w:rsidRPr="00435A20">
        <w:rPr>
          <w:rFonts w:ascii="Times New Roman" w:eastAsia="Times New Roman" w:hAnsi="Times New Roman" w:cs="David"/>
          <w:sz w:val="20"/>
          <w:szCs w:val="24"/>
          <w:rtl/>
          <w:lang w:eastAsia="he-IL"/>
        </w:rPr>
        <w:t>המנהל הראשי במשרד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del w:id="33" w:author="Meryl Etman" w:date="2019-07-18T11:17:00Z">
        <w:r w:rsidRPr="00435A20" w:rsidDel="000B468C">
          <w:rPr>
            <w:rFonts w:ascii="Times New Roman" w:eastAsia="Times New Roman" w:hAnsi="Times New Roman" w:cs="David"/>
            <w:sz w:val="20"/>
            <w:szCs w:val="24"/>
            <w:rtl/>
            <w:lang w:eastAsia="he-IL"/>
          </w:rPr>
          <w:delText>מתחייב לבצע את השירותים שעליו לבצע אישית ע</w:delText>
        </w:r>
        <w:r w:rsidRPr="00435A20" w:rsidDel="000B468C">
          <w:rPr>
            <w:rFonts w:ascii="Times New Roman" w:eastAsia="Times New Roman" w:hAnsi="Times New Roman" w:cs="David" w:hint="cs"/>
            <w:sz w:val="20"/>
            <w:szCs w:val="24"/>
            <w:rtl/>
            <w:lang w:eastAsia="he-IL"/>
          </w:rPr>
          <w:delText>ל פ</w:delText>
        </w:r>
        <w:r w:rsidRPr="00435A20" w:rsidDel="000B468C">
          <w:rPr>
            <w:rFonts w:ascii="Times New Roman" w:eastAsia="Times New Roman" w:hAnsi="Times New Roman" w:cs="David"/>
            <w:sz w:val="20"/>
            <w:szCs w:val="24"/>
            <w:rtl/>
            <w:lang w:eastAsia="he-IL"/>
          </w:rPr>
          <w:delText xml:space="preserve">י </w:delText>
        </w:r>
      </w:del>
      <w:del w:id="34" w:author="Meryl Etman" w:date="2019-07-18T11:18:00Z">
        <w:r w:rsidRPr="00435A20" w:rsidDel="000B468C">
          <w:rPr>
            <w:rFonts w:ascii="Times New Roman" w:eastAsia="Times New Roman" w:hAnsi="Times New Roman" w:cs="David"/>
            <w:sz w:val="20"/>
            <w:szCs w:val="24"/>
            <w:rtl/>
            <w:lang w:eastAsia="he-IL"/>
          </w:rPr>
          <w:delText>חוזה</w:delText>
        </w:r>
        <w:r w:rsidRPr="00435A20" w:rsidDel="000B468C">
          <w:rPr>
            <w:rFonts w:ascii="Times New Roman" w:eastAsia="Times New Roman" w:hAnsi="Times New Roman" w:cs="David" w:hint="cs"/>
            <w:sz w:val="20"/>
            <w:szCs w:val="24"/>
            <w:rtl/>
            <w:lang w:eastAsia="he-IL"/>
          </w:rPr>
          <w:delText xml:space="preserve"> זה ו</w:delText>
        </w:r>
      </w:del>
      <w:r w:rsidRPr="00435A20">
        <w:rPr>
          <w:rFonts w:ascii="Times New Roman" w:eastAsia="Times New Roman" w:hAnsi="Times New Roman" w:cs="David" w:hint="cs"/>
          <w:sz w:val="20"/>
          <w:szCs w:val="24"/>
          <w:rtl/>
          <w:lang w:eastAsia="he-IL"/>
        </w:rPr>
        <w:t>הינו</w:t>
      </w:r>
      <w:r w:rsidRPr="00435A20">
        <w:rPr>
          <w:rFonts w:ascii="Times New Roman" w:eastAsia="Times New Roman" w:hAnsi="Times New Roman" w:cs="David"/>
          <w:sz w:val="20"/>
          <w:szCs w:val="24"/>
          <w:rtl/>
          <w:lang w:eastAsia="he-IL"/>
        </w:rPr>
        <w:t xml:space="preserve"> אחראי </w:t>
      </w:r>
      <w:del w:id="35" w:author="Meryl Etman" w:date="2019-08-01T11:35:00Z">
        <w:r w:rsidRPr="00435A20" w:rsidDel="00F760FC">
          <w:rPr>
            <w:rFonts w:ascii="Times New Roman" w:eastAsia="Times New Roman" w:hAnsi="Times New Roman" w:cs="David"/>
            <w:sz w:val="20"/>
            <w:szCs w:val="24"/>
            <w:rtl/>
            <w:lang w:eastAsia="he-IL"/>
          </w:rPr>
          <w:delText xml:space="preserve">וערב </w:delText>
        </w:r>
      </w:del>
      <w:r w:rsidRPr="00435A20">
        <w:rPr>
          <w:rFonts w:ascii="Times New Roman" w:eastAsia="Times New Roman" w:hAnsi="Times New Roman" w:cs="David"/>
          <w:sz w:val="20"/>
          <w:szCs w:val="24"/>
          <w:rtl/>
          <w:lang w:eastAsia="he-IL"/>
        </w:rPr>
        <w:t>כלפי המזמין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התחייבויות המתכנן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w:t>
      </w:r>
    </w:p>
    <w:p w14:paraId="4BFFCD61"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צד אשר יפר או לא יקיים איזו מהתחייבויותיו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יהיה חייב לפצות את הצד המקיים על כל הנזקים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ההפסדים שיגרמו לו עקב 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מבלי לגרוע מזכות הצד המקיים לכל סעד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תרופה אחרים ו/או נוספים.</w:t>
      </w:r>
    </w:p>
    <w:p w14:paraId="2F76F208"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למניעת ספקות מוצהר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12FF70D"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35A20">
        <w:rPr>
          <w:rFonts w:ascii="Times New Roman" w:eastAsia="Times New Roman" w:hAnsi="Times New Roman" w:cs="David" w:hint="cs"/>
          <w:sz w:val="20"/>
          <w:szCs w:val="24"/>
          <w:rtl/>
          <w:lang w:eastAsia="he-IL"/>
        </w:rPr>
        <w:t>נבע</w:t>
      </w:r>
      <w:r w:rsidRPr="00435A20">
        <w:rPr>
          <w:rFonts w:ascii="Times New Roman" w:eastAsia="Times New Roman" w:hAnsi="Times New Roman" w:cs="David"/>
          <w:sz w:val="20"/>
          <w:szCs w:val="24"/>
          <w:rtl/>
          <w:lang w:eastAsia="he-IL"/>
        </w:rPr>
        <w:t xml:space="preserve"> מאי עמידתו בהתחייבויותיו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w:t>
      </w:r>
    </w:p>
    <w:p w14:paraId="28254E8B"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A42F367"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כל </w:t>
      </w:r>
      <w:r w:rsidRPr="00435A20">
        <w:rPr>
          <w:rFonts w:ascii="Times New Roman" w:eastAsia="Times New Roman" w:hAnsi="Times New Roman" w:cs="David" w:hint="cs"/>
          <w:sz w:val="20"/>
          <w:szCs w:val="24"/>
          <w:rtl/>
          <w:lang w:eastAsia="he-IL"/>
        </w:rPr>
        <w:t>אחת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אחת מהתחייבויות המזמין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מותנה בכך שהמתכנן יקיים תחילה את 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עד לאותו מועד. המזמין זכאי, מבלי לפגוע </w:t>
      </w:r>
      <w:r w:rsidRPr="00435A20">
        <w:rPr>
          <w:rFonts w:ascii="Times New Roman" w:eastAsia="Times New Roman" w:hAnsi="Times New Roman" w:cs="David" w:hint="cs"/>
          <w:sz w:val="20"/>
          <w:szCs w:val="24"/>
          <w:rtl/>
          <w:lang w:eastAsia="he-IL"/>
        </w:rPr>
        <w:t>מכלליות ה</w:t>
      </w:r>
      <w:r w:rsidRPr="00435A20">
        <w:rPr>
          <w:rFonts w:ascii="Times New Roman" w:eastAsia="Times New Roman" w:hAnsi="Times New Roman" w:cs="David"/>
          <w:sz w:val="20"/>
          <w:szCs w:val="24"/>
          <w:rtl/>
          <w:lang w:eastAsia="he-IL"/>
        </w:rPr>
        <w:t>אמור בכל מקום אחר בחוזה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לעכב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58091A5"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שום התנהגות מצד</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של מי</w:t>
      </w:r>
      <w:r w:rsidRPr="00435A20">
        <w:rPr>
          <w:rFonts w:ascii="Times New Roman" w:eastAsia="Times New Roman" w:hAnsi="Times New Roman" w:cs="David"/>
          <w:sz w:val="20"/>
          <w:szCs w:val="24"/>
          <w:rtl/>
          <w:lang w:eastAsia="he-IL"/>
        </w:rPr>
        <w:t xml:space="preserve"> מהצדדים לא תחשב כויתור על איזה מזכויותיו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lastRenderedPageBreak/>
        <w:t>ו/או</w:t>
      </w:r>
      <w:r w:rsidRPr="00435A20">
        <w:rPr>
          <w:rFonts w:ascii="Times New Roman" w:eastAsia="Times New Roman" w:hAnsi="Times New Roman" w:cs="David"/>
          <w:sz w:val="20"/>
          <w:szCs w:val="24"/>
          <w:rtl/>
          <w:lang w:eastAsia="he-IL"/>
        </w:rPr>
        <w:t xml:space="preserve"> ע</w:t>
      </w:r>
      <w:r w:rsidRPr="00435A20">
        <w:rPr>
          <w:rFonts w:ascii="Times New Roman" w:eastAsia="Times New Roman" w:hAnsi="Times New Roman" w:cs="David" w:hint="cs"/>
          <w:sz w:val="20"/>
          <w:szCs w:val="24"/>
          <w:rtl/>
          <w:lang w:eastAsia="he-IL"/>
        </w:rPr>
        <w:t>ל פי כל</w:t>
      </w:r>
      <w:r w:rsidRPr="00435A20">
        <w:rPr>
          <w:rFonts w:ascii="Times New Roman" w:eastAsia="Times New Roman" w:hAnsi="Times New Roman" w:cs="David"/>
          <w:sz w:val="20"/>
          <w:szCs w:val="24"/>
          <w:rtl/>
          <w:lang w:eastAsia="he-IL"/>
        </w:rPr>
        <w:t xml:space="preserve"> דין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כויתור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כהסכמה מצדו לאיזה הפרה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אי קיום של תנאי מתנאי חוזה</w:t>
      </w:r>
      <w:r w:rsidRPr="00435A20">
        <w:rPr>
          <w:rFonts w:ascii="Times New Roman" w:eastAsia="Times New Roman" w:hAnsi="Times New Roman" w:cs="David" w:hint="cs"/>
          <w:sz w:val="20"/>
          <w:szCs w:val="24"/>
          <w:rtl/>
          <w:lang w:eastAsia="he-IL"/>
        </w:rPr>
        <w:t xml:space="preserve"> זה ו/</w:t>
      </w:r>
      <w:r w:rsidRPr="00435A20">
        <w:rPr>
          <w:rFonts w:ascii="Times New Roman" w:eastAsia="Times New Roman" w:hAnsi="Times New Roman" w:cs="David"/>
          <w:sz w:val="20"/>
          <w:szCs w:val="24"/>
          <w:rtl/>
          <w:lang w:eastAsia="he-IL"/>
        </w:rPr>
        <w:t xml:space="preserve"> או כנותנת דחייה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ארכה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כל פעולה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יש לעשותה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טול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תוספת של תנאי </w:t>
      </w:r>
      <w:r w:rsidRPr="00435A20">
        <w:rPr>
          <w:rFonts w:ascii="Times New Roman" w:eastAsia="Times New Roman" w:hAnsi="Times New Roman" w:cs="David" w:hint="cs"/>
          <w:sz w:val="20"/>
          <w:szCs w:val="24"/>
          <w:rtl/>
          <w:lang w:eastAsia="he-IL"/>
        </w:rPr>
        <w:t>כלשהו</w:t>
      </w:r>
      <w:r w:rsidRPr="00435A20">
        <w:rPr>
          <w:rFonts w:ascii="Times New Roman" w:eastAsia="Times New Roman" w:hAnsi="Times New Roman" w:cs="David"/>
          <w:sz w:val="20"/>
          <w:szCs w:val="24"/>
          <w:rtl/>
          <w:lang w:eastAsia="he-IL"/>
        </w:rPr>
        <w:t>, אלא אם נעשו במפורש ובכתב.</w:t>
      </w:r>
    </w:p>
    <w:p w14:paraId="20603338"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מכלליות האמור לעיל -</w:t>
      </w:r>
    </w:p>
    <w:p w14:paraId="2599C1BD"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16AA33B3"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תור כלשהו על זכויות וחובות לפי החוזה.</w:t>
      </w:r>
    </w:p>
    <w:p w14:paraId="1A8E0ACF"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במידה והמתכנן כולל מספר גופים או יחידים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6416431"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35A20">
        <w:rPr>
          <w:rFonts w:ascii="Times New Roman" w:eastAsia="Times New Roman" w:hAnsi="Times New Roman" w:cs="David" w:hint="cs"/>
          <w:b/>
          <w:bCs/>
          <w:sz w:val="24"/>
          <w:szCs w:val="24"/>
          <w:rtl/>
          <w:lang w:eastAsia="he-IL"/>
        </w:rPr>
        <w:t>א</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בגין כל חיוב מחיובי המזמין </w:t>
      </w:r>
      <w:r w:rsidRPr="00435A20">
        <w:rPr>
          <w:rFonts w:ascii="Times New Roman" w:eastAsia="Times New Roman" w:hAnsi="Times New Roman" w:cs="David" w:hint="cs"/>
          <w:sz w:val="24"/>
          <w:szCs w:val="24"/>
          <w:rtl/>
          <w:lang w:eastAsia="he-IL"/>
        </w:rPr>
        <w:t>על פי</w:t>
      </w:r>
      <w:r w:rsidRPr="00435A2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35A20">
        <w:rPr>
          <w:rFonts w:ascii="Times New Roman" w:eastAsia="Times New Roman" w:hAnsi="Times New Roman" w:cs="David" w:hint="cs"/>
          <w:sz w:val="24"/>
          <w:szCs w:val="24"/>
          <w:rtl/>
          <w:lang w:eastAsia="he-IL"/>
        </w:rPr>
        <w:t>על פ</w:t>
      </w:r>
      <w:r w:rsidRPr="00435A20">
        <w:rPr>
          <w:rFonts w:ascii="Times New Roman" w:eastAsia="Times New Roman" w:hAnsi="Times New Roman" w:cs="David"/>
          <w:sz w:val="24"/>
          <w:szCs w:val="24"/>
          <w:rtl/>
          <w:lang w:eastAsia="he-IL"/>
        </w:rPr>
        <w:t>י חוזה זה. וזאת מבלי לגרוע מהאמור להלן בסיפא לס"ק זה.</w:t>
      </w:r>
    </w:p>
    <w:p w14:paraId="25AD8019" w14:textId="77777777" w:rsidR="00435A20" w:rsidRPr="00435A20" w:rsidRDefault="00435A20" w:rsidP="00133A0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
          <w:sz w:val="20"/>
          <w:szCs w:val="24"/>
          <w:rtl/>
          <w:lang w:eastAsia="he-IL"/>
        </w:rPr>
        <w:t>המתכנן מתחייב בזה</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כי כל דרישה</w:t>
      </w:r>
      <w:r w:rsidRPr="00435A20">
        <w:rPr>
          <w:rFonts w:ascii="Times New Roman" w:eastAsia="Times New Roman" w:hAnsi="Times New Roman" w:cs="David" w:hint="cs"/>
          <w:b/>
          <w:sz w:val="20"/>
          <w:szCs w:val="24"/>
          <w:rtl/>
          <w:lang w:eastAsia="he-IL"/>
        </w:rPr>
        <w:t xml:space="preserve"> ו/או תלונה</w:t>
      </w:r>
      <w:r w:rsidRPr="00435A20">
        <w:rPr>
          <w:rFonts w:ascii="Times New Roman" w:eastAsia="Times New Roman" w:hAnsi="Times New Roman" w:cs="David"/>
          <w:b/>
          <w:sz w:val="20"/>
          <w:szCs w:val="24"/>
          <w:rtl/>
          <w:lang w:eastAsia="he-IL"/>
        </w:rPr>
        <w:t xml:space="preserve"> </w:t>
      </w:r>
      <w:r w:rsidRPr="00435A20">
        <w:rPr>
          <w:rFonts w:ascii="Times New Roman" w:eastAsia="Times New Roman" w:hAnsi="Times New Roman" w:cs="David" w:hint="cs"/>
          <w:b/>
          <w:sz w:val="20"/>
          <w:szCs w:val="24"/>
          <w:rtl/>
          <w:lang w:eastAsia="he-IL"/>
        </w:rPr>
        <w:t xml:space="preserve">ו/או </w:t>
      </w:r>
      <w:r w:rsidRPr="00435A2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435A20">
        <w:rPr>
          <w:rFonts w:ascii="Times New Roman" w:eastAsia="Times New Roman" w:hAnsi="Times New Roman" w:cs="David" w:hint="cs"/>
          <w:b/>
          <w:sz w:val="20"/>
          <w:szCs w:val="24"/>
          <w:rtl/>
          <w:lang w:eastAsia="he-IL"/>
        </w:rPr>
        <w:t>ל פי</w:t>
      </w:r>
      <w:r w:rsidRPr="00435A2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אותו דין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יחול לגבי תביעה של מי מיחידי המזמין כנגד המתכנן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קרי</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תביעה כאמור</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w:t>
      </w:r>
    </w:p>
    <w:p w14:paraId="0C17FFD3"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FBDF2BC"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למען הסר ספק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מוסכם ומוצהר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515C8CD"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FC52449"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 זה על נספחיו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90DC6C2" w14:textId="77777777" w:rsidR="00435A20" w:rsidRPr="00435A20" w:rsidRDefault="00435A20" w:rsidP="00133A0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35A20">
        <w:rPr>
          <w:rFonts w:ascii="Times New Roman" w:eastAsia="Times New Roman" w:hAnsi="Times New Roman" w:cs="David" w:hint="cs"/>
          <w:sz w:val="20"/>
          <w:szCs w:val="24"/>
          <w:rtl/>
          <w:lang w:eastAsia="he-IL"/>
        </w:rPr>
        <w:t>רשום</w:t>
      </w:r>
      <w:r w:rsidRPr="00435A2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תחשב היא כמתקבלת ביום משלוח או מסירתה כאמור.</w:t>
      </w:r>
    </w:p>
    <w:p w14:paraId="608EC9D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591263" w14:textId="77777777" w:rsidR="0083714C" w:rsidRDefault="0083714C" w:rsidP="00435A2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60E1C38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5017C386"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AB4DA93"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7320CA6"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61C0E93"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_____________</w:t>
      </w:r>
      <w:r w:rsidRPr="00435A20">
        <w:rPr>
          <w:rFonts w:ascii="Times New Roman" w:eastAsia="Times New Roman" w:hAnsi="Times New Roman" w:cs="David"/>
          <w:sz w:val="20"/>
          <w:szCs w:val="24"/>
          <w:rtl/>
          <w:lang w:eastAsia="he-IL"/>
        </w:rPr>
        <w:tab/>
        <w:t>_______________</w:t>
      </w:r>
    </w:p>
    <w:p w14:paraId="5D68082C" w14:textId="77777777" w:rsidR="00435A20" w:rsidRPr="00435A20" w:rsidRDefault="00435A20" w:rsidP="00435A2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7B0E79F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69EDD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BD64DB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67701BA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2E1BC1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חתימה וחותמת עו"ד/ רו"ח : ________________</w:t>
      </w:r>
    </w:p>
    <w:p w14:paraId="38F9CA2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CDD19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FEDDB3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2FF3BD2"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4A6D0A4" w14:textId="77777777" w:rsidR="00B33CA0" w:rsidRDefault="00B33CA0" w:rsidP="00435A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E9EE5E4" w14:textId="77777777" w:rsidR="00B33CA0" w:rsidRDefault="00B33CA0" w:rsidP="00435A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0E62C27" w14:textId="77777777" w:rsidR="00B33CA0" w:rsidRDefault="00B33CA0" w:rsidP="00435A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938A338" w14:textId="77777777" w:rsidR="00B33CA0" w:rsidRDefault="00B33CA0" w:rsidP="00435A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CDA6705" w14:textId="77777777" w:rsidR="008B398D" w:rsidRDefault="008B398D">
      <w:pPr>
        <w:bidi w:val="0"/>
        <w:spacing w:before="0" w:beforeAutospacing="0" w:after="160" w:afterAutospacing="0" w:line="259" w:lineRule="auto"/>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1AF1630"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lastRenderedPageBreak/>
        <w:t>נספח א'</w:t>
      </w:r>
    </w:p>
    <w:p w14:paraId="64F3147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64073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1.1</w:t>
      </w:r>
      <w:r w:rsidRPr="00435A20">
        <w:rPr>
          <w:rFonts w:ascii="Times New Roman" w:eastAsia="Times New Roman" w:hAnsi="Times New Roman" w:cs="David"/>
          <w:sz w:val="24"/>
          <w:szCs w:val="24"/>
          <w:rtl/>
          <w:lang w:eastAsia="he-IL"/>
        </w:rPr>
        <w:tab/>
        <w:t>הגדרות-</w:t>
      </w:r>
    </w:p>
    <w:p w14:paraId="0474E25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1B9034" w14:textId="24F02C24"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הפרויקט</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lang w:eastAsia="he-IL"/>
        </w:rPr>
        <w:t xml:space="preserve"> </w:t>
      </w:r>
      <w:r w:rsidRPr="00435A2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772700010"/>
          <w:placeholder>
            <w:docPart w:val="96914D508BEF4F929B7501A5DB87B1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524458" w:rsidRPr="009D142E">
            <w:rPr>
              <w:rStyle w:val="AutoFieldChar"/>
              <w:rFonts w:eastAsiaTheme="minorHAnsi"/>
              <w:rtl/>
            </w:rPr>
            <w:t>[רשות מקומית]</w:t>
          </w:r>
        </w:sdtContent>
      </w:sdt>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1116515775"/>
          <w:placeholder>
            <w:docPart w:val="9409EF5BCD3D468095C61481508429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del w:id="36" w:author="Meryl Etman" w:date="2019-07-10T16:17:00Z">
            <w:r w:rsidR="00FE0A9C" w:rsidDel="00E9523A">
              <w:rPr>
                <w:rFonts w:ascii="Times New Roman" w:eastAsia="Times New Roman" w:hAnsi="Times New Roman" w:cs="David"/>
                <w:color w:val="008000"/>
                <w:sz w:val="24"/>
                <w:szCs w:val="24"/>
                <w:rtl/>
              </w:rPr>
              <w:delText>סביוני בעת שמואל</w:delText>
            </w:r>
          </w:del>
          <w:ins w:id="37" w:author="Meryl Etman" w:date="2019-07-10T16:17:00Z">
            <w:r w:rsidR="00E9523A">
              <w:rPr>
                <w:rFonts w:ascii="Times New Roman" w:eastAsia="Times New Roman" w:hAnsi="Times New Roman" w:cs="David"/>
                <w:color w:val="008000"/>
                <w:sz w:val="24"/>
                <w:szCs w:val="24"/>
                <w:rtl/>
              </w:rPr>
              <w:t>סביוני בעת שמואל</w:t>
            </w:r>
          </w:ins>
        </w:sdtContent>
      </w:sdt>
      <w:r w:rsidRPr="00435A2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161472898"/>
          <w:placeholder>
            <w:docPart w:val="37FA6C6CE818462EAD865C5146D003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del w:id="38" w:author="Meryl Etman" w:date="2019-07-10T16:17:00Z">
            <w:r w:rsidR="00FE0A9C" w:rsidDel="00E9523A">
              <w:rPr>
                <w:rFonts w:ascii="Times New Roman" w:eastAsia="Times New Roman" w:hAnsi="Times New Roman" w:cs="David"/>
                <w:color w:val="008000"/>
                <w:sz w:val="24"/>
                <w:szCs w:val="24"/>
                <w:rtl/>
              </w:rPr>
              <w:delText>סביוני גבעת שמואל</w:delText>
            </w:r>
          </w:del>
          <w:ins w:id="39" w:author="Meryl Etman" w:date="2019-07-10T16:17:00Z">
            <w:r w:rsidR="00E9523A">
              <w:rPr>
                <w:rFonts w:ascii="Times New Roman" w:eastAsia="Times New Roman" w:hAnsi="Times New Roman" w:cs="David"/>
                <w:color w:val="008000"/>
                <w:sz w:val="24"/>
                <w:szCs w:val="24"/>
                <w:rtl/>
              </w:rPr>
              <w:t>סביוני גבעת שמואל</w:t>
            </w:r>
          </w:ins>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2377CCA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F2A0CB" w14:textId="675C97BA" w:rsidR="00435A20" w:rsidRPr="00435A20" w:rsidRDefault="00435A20" w:rsidP="00BA475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התכנית</w:t>
      </w:r>
      <w:r w:rsidRPr="00435A20">
        <w:rPr>
          <w:rFonts w:ascii="Times New Roman" w:eastAsia="Times New Roman" w:hAnsi="Times New Roman" w:cs="David"/>
          <w:sz w:val="24"/>
          <w:szCs w:val="24"/>
          <w:rtl/>
          <w:lang w:eastAsia="he-IL"/>
        </w:rPr>
        <w:t xml:space="preserve">" או </w:t>
      </w:r>
      <w:r w:rsidRPr="00435A20">
        <w:rPr>
          <w:rFonts w:ascii="Times New Roman" w:eastAsia="Times New Roman" w:hAnsi="Times New Roman" w:cs="David"/>
          <w:b/>
          <w:bCs/>
          <w:sz w:val="24"/>
          <w:szCs w:val="24"/>
          <w:rtl/>
          <w:lang w:eastAsia="he-IL"/>
        </w:rPr>
        <w:t xml:space="preserve">"המקרקעין"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תכני</w:t>
      </w:r>
      <w:ins w:id="40" w:author="Meryl Etman" w:date="2019-03-24T16:58:00Z">
        <w:r w:rsidR="00BA475C">
          <w:rPr>
            <w:rFonts w:ascii="Times New Roman" w:eastAsia="Times New Roman" w:hAnsi="Times New Roman" w:cs="David" w:hint="cs"/>
            <w:sz w:val="24"/>
            <w:szCs w:val="24"/>
            <w:rtl/>
            <w:lang w:eastAsia="he-IL"/>
          </w:rPr>
          <w:t>ו</w:t>
        </w:r>
      </w:ins>
      <w:r w:rsidRPr="00435A20">
        <w:rPr>
          <w:rFonts w:ascii="Times New Roman" w:eastAsia="Times New Roman" w:hAnsi="Times New Roman" w:cs="David"/>
          <w:sz w:val="24"/>
          <w:szCs w:val="24"/>
          <w:rtl/>
          <w:lang w:eastAsia="he-IL"/>
        </w:rPr>
        <w:t>ת בנין עיר מס'</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820338635"/>
          <w:placeholder>
            <w:docPart w:val="784FCD41F80F40C589F0CD018D0F0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del w:id="41" w:author="Meryl Etman" w:date="2019-07-10T16:17:00Z">
            <w:r w:rsidR="00FE0A9C" w:rsidDel="00E9523A">
              <w:rPr>
                <w:rFonts w:ascii="Times New Roman" w:eastAsia="Times New Roman" w:hAnsi="Times New Roman" w:cs="David"/>
                <w:color w:val="008000"/>
                <w:sz w:val="24"/>
                <w:szCs w:val="24"/>
                <w:rtl/>
              </w:rPr>
              <w:delText>ממ/2/3074, 427-0218768</w:delText>
            </w:r>
          </w:del>
          <w:ins w:id="42" w:author="Meryl Etman" w:date="2019-07-10T16:17:00Z">
            <w:r w:rsidR="00E9523A">
              <w:rPr>
                <w:rFonts w:ascii="Times New Roman" w:eastAsia="Times New Roman" w:hAnsi="Times New Roman" w:cs="David"/>
                <w:color w:val="008000"/>
                <w:sz w:val="24"/>
                <w:szCs w:val="24"/>
                <w:rtl/>
              </w:rPr>
              <w:t>ממ/2/3074, 427-0218768</w:t>
            </w:r>
          </w:ins>
        </w:sdtContent>
      </w:sdt>
      <w:r w:rsidRPr="00435A20">
        <w:rPr>
          <w:rFonts w:ascii="Times New Roman" w:eastAsia="Times New Roman" w:hAnsi="Times New Roman" w:cs="David"/>
          <w:sz w:val="24"/>
          <w:szCs w:val="24"/>
          <w:rtl/>
          <w:lang w:eastAsia="he-IL"/>
        </w:rPr>
        <w:t xml:space="preserve"> על שינוייה</w:t>
      </w:r>
      <w:ins w:id="43" w:author="Meryl Etman" w:date="2019-03-24T16:58:00Z">
        <w:r w:rsidR="00BA475C">
          <w:rPr>
            <w:rFonts w:ascii="Times New Roman" w:eastAsia="Times New Roman" w:hAnsi="Times New Roman" w:cs="David" w:hint="cs"/>
            <w:sz w:val="24"/>
            <w:szCs w:val="24"/>
            <w:rtl/>
            <w:lang w:eastAsia="he-IL"/>
          </w:rPr>
          <w:t>ן</w:t>
        </w:r>
      </w:ins>
      <w:r w:rsidRPr="00435A20">
        <w:rPr>
          <w:rFonts w:ascii="Times New Roman" w:eastAsia="Times New Roman" w:hAnsi="Times New Roman" w:cs="David"/>
          <w:sz w:val="24"/>
          <w:szCs w:val="24"/>
          <w:rtl/>
          <w:lang w:eastAsia="he-IL"/>
        </w:rPr>
        <w:t xml:space="preserve"> מעת לעת וכן כל תכנית נוספת החלה על מקרקעי הפרויקט ו/או המקרקעין הידועים כ</w:t>
      </w:r>
      <w:ins w:id="44" w:author="Meryl Etman" w:date="2019-03-24T16:58:00Z">
        <w:r w:rsidR="00BA475C">
          <w:rPr>
            <w:rFonts w:ascii="Times New Roman" w:eastAsia="Times New Roman" w:hAnsi="Times New Roman" w:cs="David" w:hint="cs"/>
            <w:sz w:val="24"/>
            <w:szCs w:val="24"/>
            <w:rtl/>
            <w:lang w:eastAsia="he-IL"/>
          </w:rPr>
          <w:t>גוש</w:t>
        </w:r>
      </w:ins>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465423550"/>
          <w:placeholder>
            <w:docPart w:val="6BA25365AEE14B85A0089DB034E49E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del w:id="45" w:author="Meryl Etman" w:date="2019-07-10T16:17:00Z">
            <w:r w:rsidR="00FE0A9C" w:rsidDel="00E9523A">
              <w:rPr>
                <w:rFonts w:ascii="Times New Roman" w:eastAsia="Times New Roman" w:hAnsi="Times New Roman" w:cs="David"/>
                <w:color w:val="008000"/>
                <w:sz w:val="24"/>
                <w:szCs w:val="24"/>
                <w:rtl/>
              </w:rPr>
              <w:delText>6191</w:delText>
            </w:r>
          </w:del>
          <w:ins w:id="46" w:author="Meryl Etman" w:date="2019-07-10T16:17:00Z">
            <w:r w:rsidR="00E9523A">
              <w:rPr>
                <w:rFonts w:ascii="Times New Roman" w:eastAsia="Times New Roman" w:hAnsi="Times New Roman" w:cs="David"/>
                <w:color w:val="008000"/>
                <w:sz w:val="24"/>
                <w:szCs w:val="24"/>
                <w:rtl/>
              </w:rPr>
              <w:t>6191</w:t>
            </w:r>
          </w:ins>
        </w:sdtContent>
      </w:sdt>
      <w:r w:rsidRPr="00435A20">
        <w:rPr>
          <w:rFonts w:ascii="Times New Roman" w:eastAsia="Times New Roman" w:hAnsi="Times New Roman" w:cs="David" w:hint="cs"/>
          <w:sz w:val="24"/>
          <w:szCs w:val="24"/>
          <w:rtl/>
          <w:lang w:eastAsia="he-IL"/>
        </w:rPr>
        <w:t xml:space="preserve"> </w:t>
      </w:r>
      <w:ins w:id="47" w:author="Meryl Etman" w:date="2019-03-24T16:58:00Z">
        <w:r w:rsidR="00BA475C">
          <w:rPr>
            <w:rFonts w:ascii="Times New Roman" w:eastAsia="Times New Roman" w:hAnsi="Times New Roman" w:cs="David" w:hint="cs"/>
            <w:sz w:val="24"/>
            <w:szCs w:val="24"/>
            <w:rtl/>
            <w:lang w:eastAsia="he-IL"/>
          </w:rPr>
          <w:t xml:space="preserve">, </w:t>
        </w:r>
      </w:ins>
      <w:ins w:id="48" w:author="Meryl Etman" w:date="2019-03-24T16:59:00Z">
        <w:r w:rsidR="00BA475C">
          <w:rPr>
            <w:rFonts w:ascii="Times New Roman" w:eastAsia="Times New Roman" w:hAnsi="Times New Roman" w:cs="David" w:hint="cs"/>
            <w:sz w:val="24"/>
            <w:szCs w:val="24"/>
            <w:rtl/>
            <w:lang w:eastAsia="he-IL"/>
          </w:rPr>
          <w:t>מגרשים 1001, 102, 103, 1004-1007</w:t>
        </w:r>
      </w:ins>
      <w:del w:id="49" w:author="Meryl Etman" w:date="2019-03-24T16:58:00Z">
        <w:r w:rsidRPr="00435A20" w:rsidDel="00BA475C">
          <w:rPr>
            <w:rFonts w:ascii="Times New Roman" w:eastAsia="Times New Roman" w:hAnsi="Times New Roman" w:cs="David"/>
            <w:sz w:val="24"/>
            <w:szCs w:val="24"/>
            <w:rtl/>
            <w:lang w:eastAsia="he-IL"/>
          </w:rPr>
          <w:delText>.</w:delText>
        </w:r>
      </w:del>
    </w:p>
    <w:p w14:paraId="080F7732"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45C7EC6"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B7841F3"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F87072E"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color w:val="008000"/>
          <w:sz w:val="24"/>
          <w:szCs w:val="24"/>
          <w:rtl/>
        </w:rPr>
      </w:pPr>
      <w:r w:rsidRPr="00435A20">
        <w:rPr>
          <w:rFonts w:ascii="Times New Roman" w:eastAsia="Times New Roman" w:hAnsi="Times New Roman" w:cs="David"/>
          <w:sz w:val="24"/>
          <w:szCs w:val="24"/>
          <w:rtl/>
          <w:lang w:eastAsia="he-IL"/>
        </w:rPr>
        <w:t xml:space="preserve">"הרשות המקומית" </w:t>
      </w:r>
      <w:sdt>
        <w:sdtPr>
          <w:rPr>
            <w:rFonts w:ascii="Times New Roman" w:eastAsia="Times New Roman" w:hAnsi="Times New Roman" w:cs="David"/>
            <w:sz w:val="24"/>
            <w:szCs w:val="24"/>
            <w:rtl/>
            <w:lang w:eastAsia="he-IL"/>
          </w:rPr>
          <w:alias w:val="רשות מקומית"/>
          <w:tag w:val="cntLocalAuth"/>
          <w:id w:val="-44988261"/>
          <w:placeholder>
            <w:docPart w:val="0048A4A0C4724B3EB9951F4945FA68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r w:rsidR="00524458" w:rsidRPr="009D142E">
            <w:rPr>
              <w:rStyle w:val="AutoFieldChar"/>
              <w:rFonts w:eastAsiaTheme="minorHAnsi"/>
              <w:rtl/>
            </w:rPr>
            <w:t>[רשות מקומית]</w:t>
          </w:r>
        </w:sdtContent>
      </w:sdt>
      <w:r w:rsidRPr="00435A20">
        <w:rPr>
          <w:rFonts w:ascii="Times New Roman" w:eastAsia="Times New Roman" w:hAnsi="Times New Roman" w:cs="David" w:hint="cs"/>
          <w:color w:val="008000"/>
          <w:sz w:val="24"/>
          <w:szCs w:val="24"/>
          <w:rtl/>
        </w:rPr>
        <w:t>.</w:t>
      </w:r>
    </w:p>
    <w:p w14:paraId="0A2B4BF4"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color w:val="FF0000"/>
          <w:sz w:val="24"/>
          <w:szCs w:val="24"/>
          <w:rtl/>
        </w:rPr>
      </w:pPr>
    </w:p>
    <w:p w14:paraId="3A0D73C2"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rPr>
        <w:t xml:space="preserve">"חוזה הפיתוח" </w:t>
      </w:r>
      <w:r w:rsidRPr="00435A20">
        <w:rPr>
          <w:rFonts w:ascii="Times New Roman" w:eastAsia="Times New Roman" w:hAnsi="Times New Roman" w:cs="David"/>
          <w:sz w:val="24"/>
          <w:szCs w:val="24"/>
        </w:rPr>
        <w:t>–</w:t>
      </w:r>
      <w:r w:rsidRPr="00435A20">
        <w:rPr>
          <w:rFonts w:ascii="Times New Roman" w:eastAsia="Times New Roman" w:hAnsi="Times New Roman" w:cs="David"/>
          <w:sz w:val="24"/>
          <w:szCs w:val="24"/>
          <w:rtl/>
        </w:rPr>
        <w:t xml:space="preserve"> חוזה הפיתוח אשר נחתם בין המזמין לבין הרשות המקומית.</w:t>
      </w:r>
    </w:p>
    <w:p w14:paraId="311EA21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3CD9D7" w14:textId="602A164C"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435A20">
        <w:rPr>
          <w:rFonts w:ascii="Times New Roman" w:eastAsia="Times New Roman" w:hAnsi="Times New Roman" w:cs="David"/>
          <w:sz w:val="24"/>
          <w:szCs w:val="24"/>
          <w:rtl/>
          <w:lang w:eastAsia="he-IL"/>
        </w:rPr>
        <w:t>2.8</w:t>
      </w:r>
      <w:r w:rsidRPr="00435A20">
        <w:rPr>
          <w:rFonts w:ascii="Times New Roman" w:eastAsia="Times New Roman" w:hAnsi="Times New Roman" w:cs="David"/>
          <w:sz w:val="24"/>
          <w:szCs w:val="24"/>
          <w:rtl/>
          <w:lang w:eastAsia="he-IL"/>
        </w:rPr>
        <w:tab/>
        <w:t>המנהל הוא:</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lang w:eastAsia="he-IL"/>
          </w:rPr>
          <w:alias w:val="שדה נוסף 3"/>
          <w:tag w:val="cntCustomField3"/>
          <w:id w:val="1199049621"/>
          <w:placeholder>
            <w:docPart w:val="EB50BB8246404083A9E2FDC9F1B646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del w:id="50" w:author="Meryl Etman" w:date="2019-07-10T16:17:00Z">
            <w:r w:rsidR="00FE0A9C" w:rsidDel="00E9523A">
              <w:rPr>
                <w:rFonts w:ascii="Times New Roman" w:eastAsia="Times New Roman" w:hAnsi="Times New Roman" w:cs="David" w:hint="cs"/>
                <w:sz w:val="24"/>
                <w:szCs w:val="24"/>
                <w:rtl/>
                <w:lang w:eastAsia="he-IL"/>
              </w:rPr>
              <w:delText>מרול אטמן</w:delText>
            </w:r>
          </w:del>
          <w:ins w:id="51" w:author="Meryl Etman" w:date="2019-07-10T16:17:00Z">
            <w:r w:rsidR="00E9523A">
              <w:rPr>
                <w:rFonts w:ascii="Times New Roman" w:eastAsia="Times New Roman" w:hAnsi="Times New Roman" w:cs="David" w:hint="cs"/>
                <w:sz w:val="24"/>
                <w:szCs w:val="24"/>
                <w:rtl/>
                <w:lang w:eastAsia="he-IL"/>
              </w:rPr>
              <w:t>מרול אטמן</w:t>
            </w:r>
          </w:ins>
        </w:sdtContent>
      </w:sdt>
    </w:p>
    <w:p w14:paraId="5C7E019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910F59E" w14:textId="77777777" w:rsidR="00435A20" w:rsidRPr="00435A20" w:rsidRDefault="00435A20" w:rsidP="00435A2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2.10</w:t>
      </w:r>
      <w:r w:rsidRPr="00435A20">
        <w:rPr>
          <w:rFonts w:ascii="Times New Roman" w:eastAsia="Times New Roman" w:hAnsi="Times New Roman" w:cs="David"/>
          <w:sz w:val="24"/>
          <w:szCs w:val="24"/>
          <w:rtl/>
          <w:lang w:eastAsia="he-IL"/>
        </w:rPr>
        <w:tab/>
        <w:t>המתכנן יפיק כל התכניות בקבצים במתכונת</w:t>
      </w:r>
      <w:r w:rsidRPr="00435A20">
        <w:rPr>
          <w:rFonts w:ascii="Times New Roman" w:eastAsia="Times New Roman" w:hAnsi="Times New Roman" w:cs="David"/>
          <w:sz w:val="24"/>
          <w:szCs w:val="24"/>
          <w:lang w:eastAsia="he-IL"/>
        </w:rPr>
        <w:t xml:space="preserve"> </w:t>
      </w:r>
      <w:r w:rsidRPr="00435A20">
        <w:rPr>
          <w:rFonts w:ascii="Times New Roman" w:eastAsia="Times New Roman" w:hAnsi="Times New Roman" w:cs="David"/>
          <w:sz w:val="24"/>
          <w:szCs w:val="24"/>
          <w:rtl/>
          <w:lang w:eastAsia="he-IL"/>
        </w:rPr>
        <w:t xml:space="preserve"> תכנת הקבצים </w:t>
      </w:r>
      <w:r w:rsidRPr="00435A20">
        <w:rPr>
          <w:rFonts w:ascii="Times New Roman" w:eastAsia="Times New Roman" w:hAnsi="Times New Roman" w:cs="David"/>
          <w:sz w:val="24"/>
          <w:szCs w:val="24"/>
          <w:lang w:eastAsia="he-IL"/>
        </w:rPr>
        <w:t xml:space="preserve">DWG </w:t>
      </w:r>
      <w:r w:rsidRPr="00435A20">
        <w:rPr>
          <w:rFonts w:ascii="Times New Roman" w:eastAsia="Times New Roman" w:hAnsi="Times New Roman" w:cs="David"/>
          <w:sz w:val="24"/>
          <w:szCs w:val="24"/>
          <w:rtl/>
          <w:lang w:eastAsia="he-IL"/>
        </w:rPr>
        <w:t xml:space="preserve"> גרסת אוטוקד </w:t>
      </w:r>
      <w:r w:rsidRPr="00435A20">
        <w:rPr>
          <w:rFonts w:ascii="Times New Roman" w:eastAsia="Times New Roman" w:hAnsi="Times New Roman" w:cs="David" w:hint="cs"/>
          <w:sz w:val="24"/>
          <w:szCs w:val="24"/>
          <w:rtl/>
          <w:lang w:eastAsia="he-IL"/>
        </w:rPr>
        <w:t>2000 או כל גירסת אוטוקד מאוחרת יותר</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Cs/>
          <w:sz w:val="24"/>
          <w:szCs w:val="24"/>
          <w:lang w:eastAsia="he-IL"/>
        </w:rPr>
        <w:t xml:space="preserve"> </w:t>
      </w:r>
      <w:r w:rsidRPr="00435A20">
        <w:rPr>
          <w:rFonts w:ascii="Times New Roman" w:eastAsia="Times New Roman" w:hAnsi="Times New Roman" w:cs="David"/>
          <w:sz w:val="24"/>
          <w:szCs w:val="24"/>
          <w:lang w:eastAsia="he-IL"/>
        </w:rPr>
        <w:t xml:space="preserve"> </w:t>
      </w:r>
    </w:p>
    <w:p w14:paraId="4AABABD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36EBC06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3.2</w:t>
      </w:r>
      <w:r w:rsidRPr="00435A20">
        <w:rPr>
          <w:rFonts w:ascii="Times New Roman" w:eastAsia="Times New Roman" w:hAnsi="Times New Roman" w:cs="David"/>
          <w:sz w:val="24"/>
          <w:szCs w:val="24"/>
          <w:rtl/>
          <w:lang w:eastAsia="he-IL"/>
        </w:rPr>
        <w:tab/>
        <w:t>בעלי המקצוע במשרד המתכנן הם:</w:t>
      </w:r>
    </w:p>
    <w:p w14:paraId="0D4107D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D65D1C" w14:textId="5C42A96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65621551"/>
          <w:placeholder>
            <w:docPart w:val="EA601E4CD431459F95474054E7066F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del w:id="52" w:author="Meryl Etman" w:date="2019-07-10T16:17:00Z">
            <w:r w:rsidR="00FE0A9C" w:rsidDel="00E9523A">
              <w:rPr>
                <w:rFonts w:ascii="Times New Roman" w:eastAsia="Times New Roman" w:hAnsi="Times New Roman" w:cs="David"/>
                <w:color w:val="008000"/>
                <w:sz w:val="24"/>
                <w:szCs w:val="24"/>
                <w:rtl/>
                <w:lang w:eastAsia="he-IL"/>
              </w:rPr>
              <w:delText>גבי גל</w:delText>
            </w:r>
          </w:del>
          <w:ins w:id="53" w:author="Meryl Etman" w:date="2019-07-10T16:17:00Z">
            <w:r w:rsidR="00E9523A">
              <w:rPr>
                <w:rFonts w:ascii="Times New Roman" w:eastAsia="Times New Roman" w:hAnsi="Times New Roman" w:cs="David"/>
                <w:color w:val="008000"/>
                <w:sz w:val="24"/>
                <w:szCs w:val="24"/>
                <w:rtl/>
                <w:lang w:eastAsia="he-IL"/>
              </w:rPr>
              <w:t>גבי גל</w:t>
            </w:r>
          </w:ins>
        </w:sdtContent>
      </w:sdt>
    </w:p>
    <w:p w14:paraId="44BEAFC6" w14:textId="77777777" w:rsidR="00435A20" w:rsidRPr="00435A20" w:rsidRDefault="00435A20" w:rsidP="00435A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ב. </w:t>
      </w:r>
      <w:r w:rsidRPr="00435A2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426349571"/>
          <w:placeholder>
            <w:docPart w:val="59F3D6F8431343AFA0229A95FD7D6E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B02A29" w:rsidRPr="009D142E">
            <w:rPr>
              <w:rStyle w:val="AutoFieldChar"/>
              <w:rFonts w:eastAsiaTheme="minorHAnsi"/>
              <w:rtl/>
            </w:rPr>
            <w:t>[שדה נוסף 5]</w:t>
          </w:r>
        </w:sdtContent>
      </w:sdt>
    </w:p>
    <w:p w14:paraId="626A060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766F93" w14:textId="6C94CC58"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435A20">
        <w:rPr>
          <w:rFonts w:ascii="Times New Roman" w:eastAsia="Times New Roman" w:hAnsi="Times New Roman" w:cs="David"/>
          <w:sz w:val="24"/>
          <w:szCs w:val="24"/>
          <w:rtl/>
          <w:lang w:eastAsia="he-IL"/>
        </w:rPr>
        <w:t>3.4</w:t>
      </w:r>
      <w:r w:rsidRPr="00435A20">
        <w:rPr>
          <w:rFonts w:ascii="Times New Roman" w:eastAsia="Times New Roman" w:hAnsi="Times New Roman" w:cs="David"/>
          <w:sz w:val="24"/>
          <w:szCs w:val="24"/>
          <w:rtl/>
          <w:lang w:eastAsia="he-IL"/>
        </w:rPr>
        <w:tab/>
        <w:t xml:space="preserve">המנהל הראשי במשרד המתכנן הוא אדריכל: </w:t>
      </w:r>
      <w:sdt>
        <w:sdtPr>
          <w:rPr>
            <w:rFonts w:ascii="Times New Roman" w:eastAsia="Times New Roman" w:hAnsi="Times New Roman" w:cs="David"/>
            <w:color w:val="008000"/>
            <w:sz w:val="24"/>
            <w:szCs w:val="24"/>
            <w:rtl/>
            <w:lang w:eastAsia="he-IL"/>
          </w:rPr>
          <w:alias w:val="שדה נוסף 6"/>
          <w:tag w:val="cntCustomField6"/>
          <w:id w:val="1041018197"/>
          <w:placeholder>
            <w:docPart w:val="D86FFA13F3C947708D6601BC22E252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del w:id="54" w:author="Meryl Etman" w:date="2019-07-10T16:17:00Z">
            <w:r w:rsidR="00FE0A9C" w:rsidDel="00E9523A">
              <w:rPr>
                <w:rFonts w:ascii="Times New Roman" w:eastAsia="Times New Roman" w:hAnsi="Times New Roman" w:cs="David"/>
                <w:color w:val="008000"/>
                <w:sz w:val="24"/>
                <w:szCs w:val="24"/>
                <w:rtl/>
                <w:lang w:eastAsia="he-IL"/>
              </w:rPr>
              <w:delText>מור עמיהוד ו/או סיון יוסי ו/או יסקי יעקב</w:delText>
            </w:r>
          </w:del>
          <w:ins w:id="55" w:author="Meryl Etman" w:date="2019-07-10T16:17:00Z">
            <w:r w:rsidR="00E9523A">
              <w:rPr>
                <w:rFonts w:ascii="Times New Roman" w:eastAsia="Times New Roman" w:hAnsi="Times New Roman" w:cs="David"/>
                <w:color w:val="008000"/>
                <w:sz w:val="24"/>
                <w:szCs w:val="24"/>
                <w:rtl/>
                <w:lang w:eastAsia="he-IL"/>
              </w:rPr>
              <w:t>מור עמיהוד ו/או סיון יוסי ו/או יסקי יעקב</w:t>
            </w:r>
          </w:ins>
        </w:sdtContent>
      </w:sdt>
    </w:p>
    <w:p w14:paraId="12A307E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724CC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5.2</w:t>
      </w:r>
      <w:r w:rsidRPr="00435A20">
        <w:rPr>
          <w:rFonts w:ascii="Times New Roman" w:eastAsia="Times New Roman" w:hAnsi="Times New Roman" w:cs="David"/>
          <w:sz w:val="24"/>
          <w:szCs w:val="24"/>
          <w:rtl/>
          <w:lang w:eastAsia="he-IL"/>
        </w:rPr>
        <w:tab/>
        <w:t>הנושאים הם:</w:t>
      </w:r>
    </w:p>
    <w:p w14:paraId="22F7784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CE38C7"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התקדמות שרותי המתכנן.</w:t>
      </w:r>
    </w:p>
    <w:p w14:paraId="2464DCDF"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סטיות מלוח הזמנים לרבות סיבת הסטייה.</w:t>
      </w:r>
    </w:p>
    <w:p w14:paraId="4C7A21CA" w14:textId="77777777" w:rsidR="00435A20" w:rsidRPr="00435A20" w:rsidRDefault="00435A20" w:rsidP="00435A20">
      <w:pPr>
        <w:widowControl w:val="0"/>
        <w:spacing w:before="0" w:beforeAutospacing="0" w:after="0" w:afterAutospacing="0" w:line="240" w:lineRule="auto"/>
        <w:ind w:left="1502" w:hanging="782"/>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לוח הזמנים המתחייב מסטיות לרבות תאור השלכות התאום על הפרויקט.</w:t>
      </w:r>
    </w:p>
    <w:p w14:paraId="046F26DE"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סטיות מהערכות ו/או תחזיות תקציביות והשלכותיהן.</w:t>
      </w:r>
    </w:p>
    <w:p w14:paraId="3732B604"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ריכוז הוראות שנויים.</w:t>
      </w:r>
    </w:p>
    <w:p w14:paraId="2F7D871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B4CD81" w14:textId="77777777" w:rsidR="00435A20" w:rsidRPr="00435A20" w:rsidRDefault="00435A20" w:rsidP="00435A20">
      <w:pPr>
        <w:widowControl w:val="0"/>
        <w:spacing w:before="0" w:beforeAutospacing="0" w:after="0" w:afterAutospacing="0" w:line="240" w:lineRule="auto"/>
        <w:outlineLvl w:val="2"/>
        <w:rPr>
          <w:rFonts w:ascii="Times New Roman" w:eastAsia="Times New Roman" w:hAnsi="Times New Roman" w:cs="David"/>
          <w:sz w:val="20"/>
          <w:szCs w:val="24"/>
          <w:rtl/>
        </w:rPr>
      </w:pPr>
      <w:r w:rsidRPr="00435A20">
        <w:rPr>
          <w:rFonts w:ascii="Times New Roman" w:eastAsia="Times New Roman" w:hAnsi="Times New Roman" w:cs="David"/>
          <w:b/>
          <w:bCs/>
          <w:sz w:val="24"/>
          <w:szCs w:val="24"/>
          <w:u w:val="single"/>
          <w:rtl/>
        </w:rPr>
        <w:br/>
      </w:r>
      <w:r w:rsidRPr="00435A20">
        <w:rPr>
          <w:rFonts w:ascii="Times New Roman" w:eastAsia="Times New Roman" w:hAnsi="Times New Roman" w:cs="David" w:hint="cs"/>
          <w:color w:val="FF0000"/>
          <w:sz w:val="20"/>
          <w:szCs w:val="24"/>
          <w:rtl/>
        </w:rPr>
        <w:t xml:space="preserve"> </w:t>
      </w:r>
      <w:r w:rsidRPr="00435A20">
        <w:rPr>
          <w:rFonts w:ascii="Times New Roman" w:eastAsia="Times New Roman" w:hAnsi="Times New Roman" w:cs="David"/>
          <w:sz w:val="20"/>
          <w:szCs w:val="24"/>
          <w:rtl/>
        </w:rPr>
        <w:t>17.7</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שיעור חלקו היחסי של כל אחד מיחידי המזמין הינו כדלקמן </w:t>
      </w:r>
      <w:r w:rsidRPr="00435A20">
        <w:rPr>
          <w:rFonts w:ascii="Times New Roman" w:eastAsia="Times New Roman" w:hAnsi="Times New Roman" w:cs="David" w:hint="cs"/>
          <w:sz w:val="20"/>
          <w:szCs w:val="24"/>
          <w:rtl/>
        </w:rPr>
        <w:t>:</w:t>
      </w:r>
      <w:r w:rsidRPr="00435A20">
        <w:rPr>
          <w:rFonts w:ascii="Times New Roman" w:eastAsia="Times New Roman" w:hAnsi="Times New Roman" w:cs="David"/>
          <w:sz w:val="20"/>
          <w:szCs w:val="24"/>
          <w:rtl/>
        </w:rPr>
        <w:br/>
      </w:r>
      <w:r w:rsidRPr="00435A20">
        <w:rPr>
          <w:rFonts w:ascii="Times New Roman" w:eastAsia="Times New Roman" w:hAnsi="Times New Roman" w:cs="David" w:hint="cs"/>
          <w:sz w:val="20"/>
          <w:szCs w:val="24"/>
          <w:rtl/>
        </w:rPr>
        <w:t xml:space="preserve"> </w:t>
      </w:r>
    </w:p>
    <w:p w14:paraId="1C3CBEA2" w14:textId="7DBE4659" w:rsidR="00435A20" w:rsidRPr="00435A20" w:rsidRDefault="00435A20" w:rsidP="00435A20">
      <w:pPr>
        <w:widowControl w:val="0"/>
        <w:spacing w:before="0" w:beforeAutospacing="0" w:after="0" w:afterAutospacing="0" w:line="240" w:lineRule="auto"/>
        <w:outlineLvl w:val="2"/>
        <w:rPr>
          <w:rFonts w:ascii="Times New Roman" w:eastAsia="Times New Roman" w:hAnsi="Times New Roman" w:cs="David"/>
          <w:color w:val="008000"/>
          <w:sz w:val="24"/>
          <w:szCs w:val="24"/>
          <w:lang w:eastAsia="he-IL"/>
        </w:rPr>
      </w:pPr>
      <w:r w:rsidRPr="00435A20">
        <w:rPr>
          <w:rFonts w:ascii="Times New Roman" w:eastAsia="Times New Roman" w:hAnsi="Times New Roman" w:cs="David" w:hint="cs"/>
          <w:sz w:val="20"/>
          <w:szCs w:val="24"/>
          <w:rtl/>
        </w:rPr>
        <w:tab/>
      </w:r>
      <w:sdt>
        <w:sdtPr>
          <w:rPr>
            <w:rFonts w:ascii="Times New Roman" w:eastAsia="Times New Roman" w:hAnsi="Times New Roman" w:cs="David" w:hint="cs"/>
            <w:color w:val="008000"/>
            <w:sz w:val="24"/>
            <w:szCs w:val="24"/>
            <w:rtl/>
            <w:lang w:eastAsia="he-IL"/>
          </w:rPr>
          <w:alias w:val="אחוז השתתפות צד א"/>
          <w:tag w:val="cmtTzadAPercent"/>
          <w:id w:val="-712879543"/>
          <w:placeholder>
            <w:docPart w:val="539C051A59DD4739B773D24F6837E4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del w:id="56" w:author="Meryl Etman" w:date="2019-07-10T16:17:00Z">
            <w:r w:rsidR="00FE0A9C" w:rsidDel="00E9523A">
              <w:rPr>
                <w:rFonts w:ascii="Times New Roman" w:eastAsia="Times New Roman" w:hAnsi="Times New Roman" w:cs="David" w:hint="cs"/>
                <w:color w:val="008000"/>
                <w:sz w:val="24"/>
                <w:szCs w:val="24"/>
                <w:rtl/>
                <w:lang w:eastAsia="he-IL"/>
              </w:rPr>
              <w:delText>100</w:delText>
            </w:r>
          </w:del>
          <w:ins w:id="57" w:author="Meryl Etman" w:date="2019-07-10T16:17:00Z">
            <w:r w:rsidR="00E9523A">
              <w:rPr>
                <w:rFonts w:ascii="Times New Roman" w:eastAsia="Times New Roman" w:hAnsi="Times New Roman" w:cs="David" w:hint="cs"/>
                <w:color w:val="008000"/>
                <w:sz w:val="24"/>
                <w:szCs w:val="24"/>
                <w:rtl/>
                <w:lang w:eastAsia="he-IL"/>
              </w:rPr>
              <w:t>100</w:t>
            </w:r>
          </w:ins>
        </w:sdtContent>
      </w:sdt>
    </w:p>
    <w:p w14:paraId="616A0E90" w14:textId="77777777" w:rsidR="00435A20" w:rsidRPr="00435A20" w:rsidRDefault="00435A20" w:rsidP="00435A20">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rPr>
        <w:br w:type="page"/>
      </w:r>
      <w:r w:rsidRPr="00435A20" w:rsidDel="00554912">
        <w:rPr>
          <w:rFonts w:ascii="Times New Roman" w:eastAsia="Times New Roman" w:hAnsi="Times New Roman" w:cs="David"/>
          <w:b/>
          <w:bCs/>
          <w:sz w:val="24"/>
          <w:szCs w:val="24"/>
          <w:u w:val="single"/>
          <w:rtl/>
          <w:lang w:eastAsia="he-IL"/>
        </w:rPr>
        <w:lastRenderedPageBreak/>
        <w:t xml:space="preserve"> </w:t>
      </w:r>
      <w:r w:rsidRPr="00435A20">
        <w:rPr>
          <w:rFonts w:ascii="Times New Roman" w:eastAsia="Times New Roman" w:hAnsi="Times New Roman" w:cs="David"/>
          <w:b/>
          <w:bCs/>
          <w:sz w:val="24"/>
          <w:szCs w:val="24"/>
          <w:u w:val="single"/>
          <w:rtl/>
          <w:lang w:eastAsia="he-IL"/>
        </w:rPr>
        <w:t>נספח ב'</w:t>
      </w:r>
    </w:p>
    <w:p w14:paraId="3CBD8F9E"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
          <w:bCs/>
          <w:sz w:val="24"/>
          <w:szCs w:val="24"/>
          <w:u w:val="single"/>
          <w:rtl/>
          <w:lang w:eastAsia="he-IL"/>
        </w:rPr>
      </w:pPr>
    </w:p>
    <w:p w14:paraId="4F3B6A0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
          <w:bCs/>
          <w:sz w:val="24"/>
          <w:szCs w:val="24"/>
          <w:u w:val="single"/>
          <w:rtl/>
          <w:lang w:eastAsia="he-IL"/>
        </w:rPr>
        <w:t xml:space="preserve">שרותי המתכנן </w:t>
      </w:r>
    </w:p>
    <w:p w14:paraId="356063C4"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bCs/>
          <w:sz w:val="20"/>
          <w:szCs w:val="24"/>
          <w:u w:val="single"/>
          <w:rtl/>
          <w:lang w:eastAsia="he-IL"/>
        </w:rPr>
      </w:pPr>
    </w:p>
    <w:p w14:paraId="4DE03762"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DB99AFF"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7BEDCC"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כללי</w:t>
      </w:r>
    </w:p>
    <w:p w14:paraId="615E77AF"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02266D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1.1</w:t>
      </w:r>
      <w:r w:rsidRPr="00435A20">
        <w:rPr>
          <w:rFonts w:ascii="Times New Roman" w:eastAsia="Times New Roman" w:hAnsi="Times New Roman" w:cs="David"/>
          <w:sz w:val="24"/>
          <w:szCs w:val="24"/>
          <w:rtl/>
          <w:lang w:eastAsia="he-IL"/>
        </w:rPr>
        <w:tab/>
        <w:t>שרותי המתכנן יכללו:</w:t>
      </w:r>
    </w:p>
    <w:p w14:paraId="42D0200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5693875" w14:textId="0FEFBF3F" w:rsidR="00435A20" w:rsidRDefault="00435A20">
      <w:pPr>
        <w:pStyle w:val="af6"/>
        <w:numPr>
          <w:ilvl w:val="0"/>
          <w:numId w:val="13"/>
        </w:numPr>
        <w:spacing w:before="0" w:beforeAutospacing="0" w:after="0" w:afterAutospacing="0" w:line="360" w:lineRule="auto"/>
        <w:ind w:left="2210" w:hanging="708"/>
        <w:rPr>
          <w:ins w:id="58" w:author="Meryl Etman" w:date="2019-04-11T13:21:00Z"/>
          <w:rFonts w:ascii="Times New Roman" w:eastAsia="Times New Roman" w:hAnsi="Times New Roman" w:cs="David"/>
          <w:sz w:val="24"/>
          <w:szCs w:val="24"/>
          <w:lang w:eastAsia="he-IL"/>
        </w:rPr>
        <w:pPrChange w:id="59" w:author="Meryl Etman" w:date="2019-04-11T13:22:00Z">
          <w:pPr>
            <w:widowControl w:val="0"/>
            <w:spacing w:before="0" w:beforeAutospacing="0" w:after="0" w:afterAutospacing="0" w:line="240" w:lineRule="auto"/>
            <w:ind w:left="2160" w:hanging="720"/>
          </w:pPr>
        </w:pPrChange>
      </w:pPr>
      <w:r w:rsidRPr="000D37CE">
        <w:rPr>
          <w:rFonts w:ascii="Times New Roman" w:eastAsia="Times New Roman" w:hAnsi="Times New Roman" w:cs="David"/>
          <w:sz w:val="24"/>
          <w:szCs w:val="24"/>
          <w:rtl/>
          <w:lang w:eastAsia="he-IL"/>
          <w:rPrChange w:id="60" w:author="Meryl Etman" w:date="2019-04-11T13:20:00Z">
            <w:rPr>
              <w:rtl/>
              <w:lang w:eastAsia="he-IL"/>
            </w:rPr>
          </w:rPrChange>
        </w:rPr>
        <w:t>שינוי תכני</w:t>
      </w:r>
      <w:ins w:id="61" w:author="Meryl Etman" w:date="2019-04-11T16:24:00Z">
        <w:r w:rsidR="006B3955">
          <w:rPr>
            <w:rFonts w:ascii="Times New Roman" w:eastAsia="Times New Roman" w:hAnsi="Times New Roman" w:cs="David" w:hint="cs"/>
            <w:sz w:val="24"/>
            <w:szCs w:val="24"/>
            <w:rtl/>
            <w:lang w:eastAsia="he-IL"/>
          </w:rPr>
          <w:t>ו</w:t>
        </w:r>
      </w:ins>
      <w:r w:rsidRPr="000D37CE">
        <w:rPr>
          <w:rFonts w:ascii="Times New Roman" w:eastAsia="Times New Roman" w:hAnsi="Times New Roman" w:cs="David"/>
          <w:sz w:val="24"/>
          <w:szCs w:val="24"/>
          <w:rtl/>
          <w:lang w:eastAsia="he-IL"/>
          <w:rPrChange w:id="62" w:author="Meryl Etman" w:date="2019-04-11T13:20:00Z">
            <w:rPr>
              <w:rtl/>
              <w:lang w:eastAsia="he-IL"/>
            </w:rPr>
          </w:rPrChange>
        </w:rPr>
        <w:t xml:space="preserve">ת בנין עיר </w:t>
      </w:r>
      <w:ins w:id="63" w:author="Meryl Etman" w:date="2019-04-17T10:58:00Z">
        <w:r w:rsidR="0050757B">
          <w:rPr>
            <w:rFonts w:ascii="Times New Roman" w:eastAsia="Times New Roman" w:hAnsi="Times New Roman" w:cs="David" w:hint="cs"/>
            <w:sz w:val="24"/>
            <w:szCs w:val="24"/>
            <w:rtl/>
            <w:lang w:eastAsia="he-IL"/>
          </w:rPr>
          <w:t>בסמכות ועדה מקומית ו/או ועדה מחוזית</w:t>
        </w:r>
      </w:ins>
      <w:ins w:id="64" w:author="Meryl Etman" w:date="2019-04-17T10:59:00Z">
        <w:r w:rsidR="0050757B">
          <w:rPr>
            <w:rFonts w:ascii="Times New Roman" w:eastAsia="Times New Roman" w:hAnsi="Times New Roman" w:cs="David" w:hint="cs"/>
            <w:sz w:val="24"/>
            <w:szCs w:val="24"/>
            <w:rtl/>
            <w:lang w:eastAsia="he-IL"/>
          </w:rPr>
          <w:t xml:space="preserve"> לרבות עדכון, ליווי ואישור תב</w:t>
        </w:r>
      </w:ins>
      <w:ins w:id="65" w:author="Meryl Etman" w:date="2019-04-17T11:00:00Z">
        <w:r w:rsidR="0050757B">
          <w:rPr>
            <w:rFonts w:ascii="Times New Roman" w:eastAsia="Times New Roman" w:hAnsi="Times New Roman" w:cs="David" w:hint="cs"/>
            <w:sz w:val="24"/>
            <w:szCs w:val="24"/>
            <w:rtl/>
            <w:lang w:eastAsia="he-IL"/>
          </w:rPr>
          <w:t>"ע שהתחיל בעבר אדריכל השמשוני</w:t>
        </w:r>
      </w:ins>
      <w:r w:rsidRPr="000D37CE">
        <w:rPr>
          <w:rFonts w:ascii="Times New Roman" w:eastAsia="Times New Roman" w:hAnsi="Times New Roman" w:cs="David"/>
          <w:sz w:val="24"/>
          <w:szCs w:val="24"/>
          <w:rtl/>
          <w:lang w:eastAsia="he-IL"/>
          <w:rPrChange w:id="66" w:author="Meryl Etman" w:date="2019-04-11T13:20:00Z">
            <w:rPr>
              <w:rtl/>
              <w:lang w:eastAsia="he-IL"/>
            </w:rPr>
          </w:rPrChange>
        </w:rPr>
        <w:t>, תכניות בינוי ופיתוח / תכניות עיצוב ארכיטקטוני.</w:t>
      </w:r>
    </w:p>
    <w:p w14:paraId="191C2DE2" w14:textId="28E6749D" w:rsidR="000D37CE" w:rsidRDefault="000D37CE">
      <w:pPr>
        <w:pStyle w:val="af6"/>
        <w:numPr>
          <w:ilvl w:val="0"/>
          <w:numId w:val="13"/>
        </w:numPr>
        <w:spacing w:before="0" w:beforeAutospacing="0" w:after="0" w:afterAutospacing="0" w:line="360" w:lineRule="auto"/>
        <w:ind w:left="2210" w:hanging="708"/>
        <w:rPr>
          <w:ins w:id="67" w:author="Meryl Etman" w:date="2019-04-11T13:22:00Z"/>
          <w:rFonts w:ascii="Times New Roman" w:eastAsia="Times New Roman" w:hAnsi="Times New Roman" w:cs="David"/>
          <w:sz w:val="24"/>
          <w:szCs w:val="24"/>
          <w:lang w:eastAsia="he-IL"/>
        </w:rPr>
        <w:pPrChange w:id="68" w:author="Meryl Etman" w:date="2019-04-11T13:24:00Z">
          <w:pPr>
            <w:widowControl w:val="0"/>
            <w:spacing w:before="0" w:beforeAutospacing="0" w:after="0" w:afterAutospacing="0" w:line="240" w:lineRule="auto"/>
            <w:ind w:left="2160" w:hanging="720"/>
          </w:pPr>
        </w:pPrChange>
      </w:pPr>
      <w:ins w:id="69" w:author="Meryl Etman" w:date="2019-04-11T13:21:00Z">
        <w:r>
          <w:rPr>
            <w:rFonts w:ascii="Times New Roman" w:eastAsia="Times New Roman" w:hAnsi="Times New Roman" w:cs="David" w:hint="cs"/>
            <w:sz w:val="24"/>
            <w:szCs w:val="24"/>
            <w:rtl/>
            <w:lang w:eastAsia="he-IL"/>
          </w:rPr>
          <w:t>תכנון אדריכלות לבנייני מגורים ו/או מסחר ו/או משרדים לרבות מבני עזר במגרשים (חדרי אשפה, תכנות טרנספורמציה וכדומה).</w:t>
        </w:r>
      </w:ins>
    </w:p>
    <w:p w14:paraId="342C7738" w14:textId="77777777" w:rsidR="000D37CE" w:rsidRPr="006B3955" w:rsidRDefault="000D37CE" w:rsidP="006B3955">
      <w:pPr>
        <w:pStyle w:val="af6"/>
        <w:tabs>
          <w:tab w:val="left" w:pos="1954"/>
        </w:tabs>
        <w:spacing w:before="0" w:beforeAutospacing="0" w:after="0" w:afterAutospacing="0" w:line="360" w:lineRule="auto"/>
        <w:ind w:left="2160"/>
        <w:rPr>
          <w:rFonts w:ascii="Times New Roman" w:eastAsia="Times New Roman" w:hAnsi="Times New Roman" w:cs="David"/>
          <w:sz w:val="24"/>
          <w:szCs w:val="24"/>
          <w:rtl/>
          <w:lang w:eastAsia="he-IL"/>
        </w:rPr>
      </w:pPr>
    </w:p>
    <w:p w14:paraId="1ED457A5" w14:textId="77777777" w:rsidR="00435A20" w:rsidRPr="00435A20" w:rsidRDefault="00435A20" w:rsidP="00435A20">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u w:val="single"/>
          <w:rtl/>
        </w:rPr>
        <w:t>1.2</w:t>
      </w:r>
      <w:r w:rsidRPr="00435A20">
        <w:rPr>
          <w:rFonts w:ascii="Times New Roman" w:eastAsia="Times New Roman" w:hAnsi="Times New Roman" w:cs="David" w:hint="cs"/>
          <w:sz w:val="24"/>
          <w:szCs w:val="24"/>
          <w:u w:val="single"/>
          <w:rtl/>
        </w:rPr>
        <w:tab/>
      </w:r>
      <w:r w:rsidRPr="00435A20">
        <w:rPr>
          <w:rFonts w:ascii="Times New Roman" w:eastAsia="Times New Roman" w:hAnsi="Times New Roman" w:cs="David"/>
          <w:sz w:val="24"/>
          <w:szCs w:val="24"/>
          <w:u w:val="single"/>
          <w:rtl/>
        </w:rPr>
        <w:t>המ</w:t>
      </w:r>
      <w:r w:rsidRPr="00435A20">
        <w:rPr>
          <w:rFonts w:ascii="Times New Roman" w:eastAsia="Times New Roman" w:hAnsi="Times New Roman" w:cs="David" w:hint="cs"/>
          <w:sz w:val="24"/>
          <w:szCs w:val="24"/>
          <w:u w:val="single"/>
          <w:rtl/>
        </w:rPr>
        <w:t>תכנן</w:t>
      </w:r>
      <w:r w:rsidRPr="00435A20">
        <w:rPr>
          <w:rFonts w:ascii="Times New Roman" w:eastAsia="Times New Roman" w:hAnsi="Times New Roman" w:cs="David"/>
          <w:sz w:val="24"/>
          <w:szCs w:val="24"/>
          <w:u w:val="single"/>
          <w:rtl/>
        </w:rPr>
        <w:t>, צוות עובדים ואמצעים</w:t>
      </w:r>
      <w:r w:rsidRPr="00435A20">
        <w:rPr>
          <w:rFonts w:ascii="Times New Roman" w:eastAsia="Times New Roman" w:hAnsi="Times New Roman" w:cs="David" w:hint="cs"/>
          <w:sz w:val="24"/>
          <w:szCs w:val="24"/>
          <w:rtl/>
          <w:lang w:eastAsia="he-IL"/>
        </w:rPr>
        <w:t>:</w:t>
      </w:r>
    </w:p>
    <w:p w14:paraId="53330F4F" w14:textId="77777777" w:rsidR="00435A20" w:rsidRPr="00435A20" w:rsidRDefault="00435A20" w:rsidP="00435A2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68DF36A5" w14:textId="77777777" w:rsidR="00435A20" w:rsidRPr="00435A20" w:rsidRDefault="00435A20">
      <w:pPr>
        <w:spacing w:before="0" w:beforeAutospacing="0" w:after="0" w:afterAutospacing="0" w:line="360" w:lineRule="auto"/>
        <w:ind w:left="2210" w:hanging="850"/>
        <w:jc w:val="both"/>
        <w:rPr>
          <w:rFonts w:ascii="Times New Roman" w:eastAsia="Times New Roman" w:hAnsi="Times New Roman" w:cs="David"/>
          <w:sz w:val="24"/>
          <w:szCs w:val="24"/>
          <w:rtl/>
          <w:lang w:eastAsia="he-IL"/>
        </w:rPr>
        <w:pPrChange w:id="70" w:author="Meryl Etman" w:date="2019-04-11T13:37:00Z">
          <w:pPr>
            <w:tabs>
              <w:tab w:val="left" w:pos="2069"/>
            </w:tabs>
            <w:spacing w:before="0" w:beforeAutospacing="0" w:after="0" w:afterAutospacing="0" w:line="360" w:lineRule="auto"/>
            <w:ind w:left="1954" w:hanging="514"/>
          </w:pPr>
        </w:pPrChange>
      </w:pPr>
      <w:r w:rsidRPr="00435A20">
        <w:rPr>
          <w:rFonts w:ascii="Times New Roman" w:eastAsia="Times New Roman" w:hAnsi="Times New Roman" w:cs="David" w:hint="cs"/>
          <w:sz w:val="24"/>
          <w:szCs w:val="24"/>
          <w:rtl/>
          <w:lang w:eastAsia="he-IL"/>
        </w:rPr>
        <w:t>א</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p>
    <w:p w14:paraId="564035D3" w14:textId="77777777" w:rsidR="00435A20" w:rsidRPr="00435A20" w:rsidRDefault="00435A20" w:rsidP="00F332FB">
      <w:pPr>
        <w:spacing w:before="0" w:beforeAutospacing="0" w:after="0" w:afterAutospacing="0" w:line="360" w:lineRule="auto"/>
        <w:ind w:left="221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785DD057" w14:textId="77777777" w:rsidR="00435A20" w:rsidRPr="00435A20" w:rsidRDefault="00435A20" w:rsidP="00F332FB">
      <w:pPr>
        <w:tabs>
          <w:tab w:val="left" w:pos="2210"/>
        </w:tabs>
        <w:spacing w:before="0" w:beforeAutospacing="0" w:after="0" w:afterAutospacing="0" w:line="360" w:lineRule="auto"/>
        <w:ind w:left="221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ר</w:t>
      </w:r>
      <w:r w:rsidRPr="00435A2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420EA100" w14:textId="77777777" w:rsidR="00435A20" w:rsidRPr="00435A20" w:rsidRDefault="00435A20" w:rsidP="00F332FB">
      <w:pPr>
        <w:spacing w:before="0" w:beforeAutospacing="0" w:after="0" w:afterAutospacing="0" w:line="360" w:lineRule="auto"/>
        <w:ind w:left="2210" w:hanging="85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צוות השרטטים של 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46435F8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B4B8C7"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D217200"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hint="cs"/>
          <w:sz w:val="24"/>
          <w:szCs w:val="24"/>
          <w:rtl/>
          <w:lang w:eastAsia="he-IL"/>
        </w:rPr>
        <w:t>3</w:t>
      </w:r>
      <w:r w:rsidRPr="00435A20">
        <w:rPr>
          <w:rFonts w:ascii="Times New Roman" w:eastAsia="Times New Roman" w:hAnsi="Times New Roman" w:cs="David"/>
          <w:sz w:val="24"/>
          <w:szCs w:val="24"/>
          <w:rtl/>
          <w:lang w:eastAsia="he-IL"/>
        </w:rPr>
        <w:tab/>
        <w:t xml:space="preserve">על המתכנן לקבל אישור בכתב מהמנהל לפני התחלת כל שלב, או לפני כל שרות </w:t>
      </w:r>
    </w:p>
    <w:p w14:paraId="771F3D51" w14:textId="77777777" w:rsidR="00435A20" w:rsidRPr="00435A20" w:rsidRDefault="00435A20" w:rsidP="00435A20">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חלקי.</w:t>
      </w:r>
    </w:p>
    <w:p w14:paraId="04804C08"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8F18F4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12250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שלבי העבודה האדריכלית ופרוט השרותים</w:t>
      </w:r>
      <w:r w:rsidRPr="00435A20">
        <w:rPr>
          <w:rFonts w:ascii="Times New Roman" w:eastAsia="Times New Roman" w:hAnsi="Times New Roman" w:cs="David"/>
          <w:sz w:val="24"/>
          <w:szCs w:val="24"/>
          <w:rtl/>
          <w:lang w:eastAsia="he-IL"/>
        </w:rPr>
        <w:t>:</w:t>
      </w:r>
    </w:p>
    <w:p w14:paraId="31236B04"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6CD3A77" w14:textId="53E38430" w:rsidR="00435A20" w:rsidRPr="00435A20" w:rsidRDefault="00435A20" w:rsidP="006B3955">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העבודה תבוצע בקטעים לפי התקדמות הפרויקט והנחיות המנהל</w:t>
      </w:r>
      <w:r w:rsidRPr="00435A20">
        <w:rPr>
          <w:rFonts w:ascii="Times New Roman" w:eastAsia="Times New Roman" w:hAnsi="Times New Roman" w:cs="David" w:hint="cs"/>
          <w:sz w:val="24"/>
          <w:szCs w:val="24"/>
          <w:rtl/>
          <w:lang w:eastAsia="he-IL"/>
        </w:rPr>
        <w:t>, לרבות הסדרי ביניים לבניה ואכלוס בשלבים</w:t>
      </w:r>
      <w:r w:rsidRPr="00435A20">
        <w:rPr>
          <w:rFonts w:ascii="Times New Roman" w:eastAsia="Times New Roman" w:hAnsi="Times New Roman" w:cs="David"/>
          <w:sz w:val="24"/>
          <w:szCs w:val="24"/>
          <w:rtl/>
          <w:lang w:eastAsia="he-IL"/>
        </w:rPr>
        <w:t>.</w:t>
      </w:r>
    </w:p>
    <w:p w14:paraId="7A48C20A" w14:textId="77777777" w:rsidR="00435A20" w:rsidRPr="00435A20"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בשלבים הכוללים את השרותים כלהלן:</w:t>
      </w:r>
    </w:p>
    <w:p w14:paraId="5448FF8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7FCEAA" w14:textId="7B8889C2" w:rsidR="00435A20" w:rsidRPr="00435A20" w:rsidRDefault="00435A20" w:rsidP="00435A20">
      <w:pPr>
        <w:widowControl w:val="0"/>
        <w:spacing w:before="0" w:beforeAutospacing="0" w:after="0" w:afterAutospacing="0" w:line="240" w:lineRule="auto"/>
        <w:ind w:left="1440" w:hanging="465"/>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שינוי תכני</w:t>
      </w:r>
      <w:ins w:id="71" w:author="Meryl Etman" w:date="2019-04-17T11:01:00Z">
        <w:r w:rsidR="0050757B">
          <w:rPr>
            <w:rFonts w:ascii="Times New Roman" w:eastAsia="Times New Roman" w:hAnsi="Times New Roman" w:cs="David" w:hint="cs"/>
            <w:sz w:val="24"/>
            <w:szCs w:val="24"/>
            <w:u w:val="single"/>
            <w:rtl/>
            <w:lang w:eastAsia="he-IL"/>
          </w:rPr>
          <w:t>ו</w:t>
        </w:r>
      </w:ins>
      <w:r w:rsidRPr="00435A20">
        <w:rPr>
          <w:rFonts w:ascii="Times New Roman" w:eastAsia="Times New Roman" w:hAnsi="Times New Roman" w:cs="David"/>
          <w:sz w:val="24"/>
          <w:szCs w:val="24"/>
          <w:u w:val="single"/>
          <w:rtl/>
          <w:lang w:eastAsia="he-IL"/>
        </w:rPr>
        <w:t xml:space="preserve">ת בנין </w:t>
      </w:r>
      <w:r w:rsidRPr="00435A20">
        <w:rPr>
          <w:rFonts w:ascii="Times New Roman" w:eastAsia="Times New Roman" w:hAnsi="Times New Roman" w:cs="David" w:hint="cs"/>
          <w:sz w:val="24"/>
          <w:szCs w:val="24"/>
          <w:u w:val="single"/>
          <w:rtl/>
          <w:lang w:eastAsia="he-IL"/>
        </w:rPr>
        <w:t>עיר</w:t>
      </w:r>
      <w:r w:rsidRPr="00435A20">
        <w:rPr>
          <w:rFonts w:ascii="Times New Roman" w:eastAsia="Times New Roman" w:hAnsi="Times New Roman" w:cs="David"/>
          <w:sz w:val="24"/>
          <w:szCs w:val="24"/>
          <w:u w:val="single"/>
          <w:rtl/>
          <w:lang w:eastAsia="he-IL"/>
        </w:rPr>
        <w:t>, תכניות בינוי ופ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תוח/תכניות עיצוב א</w:t>
      </w:r>
      <w:r w:rsidRPr="00435A20">
        <w:rPr>
          <w:rFonts w:ascii="Times New Roman" w:eastAsia="Times New Roman" w:hAnsi="Times New Roman" w:cs="David" w:hint="cs"/>
          <w:sz w:val="24"/>
          <w:szCs w:val="24"/>
          <w:u w:val="single"/>
          <w:rtl/>
          <w:lang w:eastAsia="he-IL"/>
        </w:rPr>
        <w:t>דריכלי</w:t>
      </w:r>
      <w:r w:rsidRPr="00435A20">
        <w:rPr>
          <w:rFonts w:ascii="Times New Roman" w:eastAsia="Times New Roman" w:hAnsi="Times New Roman" w:cs="David"/>
          <w:sz w:val="24"/>
          <w:szCs w:val="24"/>
          <w:u w:val="single"/>
          <w:rtl/>
          <w:lang w:eastAsia="he-IL"/>
        </w:rPr>
        <w:t>:</w:t>
      </w:r>
    </w:p>
    <w:p w14:paraId="3528037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39A0A7" w14:textId="633B224A" w:rsidR="00435A20" w:rsidRPr="006B3955" w:rsidRDefault="00435A20" w:rsidP="006B3955">
      <w:pPr>
        <w:pStyle w:val="af6"/>
        <w:widowControl w:val="0"/>
        <w:numPr>
          <w:ilvl w:val="0"/>
          <w:numId w:val="14"/>
        </w:numPr>
        <w:spacing w:before="0" w:beforeAutospacing="0" w:after="0" w:afterAutospacing="0" w:line="240" w:lineRule="auto"/>
        <w:ind w:left="2210" w:hanging="708"/>
        <w:rPr>
          <w:rFonts w:ascii="Times New Roman" w:eastAsia="Times New Roman" w:hAnsi="Times New Roman" w:cs="David"/>
          <w:sz w:val="24"/>
          <w:szCs w:val="24"/>
          <w:rtl/>
          <w:lang w:eastAsia="he-IL"/>
        </w:rPr>
      </w:pPr>
      <w:r w:rsidRPr="006B3955">
        <w:rPr>
          <w:rFonts w:ascii="Times New Roman" w:eastAsia="Times New Roman" w:hAnsi="Times New Roman" w:cs="David"/>
          <w:sz w:val="24"/>
          <w:szCs w:val="24"/>
          <w:rtl/>
          <w:lang w:eastAsia="he-IL"/>
        </w:rPr>
        <w:t xml:space="preserve">בירור הפרוגרמה עם המזמין, ביקורים באתר, חקירות מוקדמות, </w:t>
      </w:r>
      <w:r w:rsidRPr="006B3955">
        <w:rPr>
          <w:rFonts w:ascii="Times New Roman" w:eastAsia="Times New Roman" w:hAnsi="Times New Roman" w:cs="David" w:hint="eastAsia"/>
          <w:sz w:val="24"/>
          <w:szCs w:val="24"/>
          <w:rtl/>
          <w:lang w:eastAsia="he-IL"/>
        </w:rPr>
        <w:t>התייעצויות</w:t>
      </w:r>
      <w:r w:rsidRPr="006B3955">
        <w:rPr>
          <w:rFonts w:ascii="Times New Roman" w:eastAsia="Times New Roman" w:hAnsi="Times New Roman" w:cs="David"/>
          <w:sz w:val="24"/>
          <w:szCs w:val="24"/>
          <w:rtl/>
          <w:lang w:eastAsia="he-IL"/>
        </w:rPr>
        <w:t xml:space="preserve"> ותאום עם מתכנני הפרויקט ועם היועצים האחרים.</w:t>
      </w:r>
    </w:p>
    <w:p w14:paraId="26D51C62"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p>
    <w:p w14:paraId="58AE9CDD" w14:textId="738BE423" w:rsidR="00435A20" w:rsidRPr="00435A20" w:rsidRDefault="00435A20" w:rsidP="006B3955">
      <w:pPr>
        <w:pStyle w:val="af6"/>
        <w:widowControl w:val="0"/>
        <w:numPr>
          <w:ilvl w:val="0"/>
          <w:numId w:val="14"/>
        </w:numPr>
        <w:spacing w:before="0" w:beforeAutospacing="0" w:after="0" w:afterAutospacing="0" w:line="240" w:lineRule="auto"/>
        <w:ind w:left="2210" w:hanging="708"/>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בירור ברשויות המוסמכות ואצל גורמים אחרים בקשר לכל הנושאים הקשורים בתכנון הפרויקט ובקבלת אישור הרשויות לתכנונו ולבי</w:t>
      </w:r>
      <w:r w:rsidR="00B33CA0">
        <w:rPr>
          <w:rFonts w:ascii="Times New Roman" w:eastAsia="Times New Roman" w:hAnsi="Times New Roman" w:cs="David" w:hint="cs"/>
          <w:sz w:val="24"/>
          <w:szCs w:val="24"/>
          <w:rtl/>
          <w:lang w:eastAsia="he-IL"/>
        </w:rPr>
        <w:t>צועו, לרבות ריכוז נתונים לגבי תכניות בנין עיר תקפות, ת</w:t>
      </w:r>
      <w:r w:rsidRPr="00435A20">
        <w:rPr>
          <w:rFonts w:ascii="Times New Roman" w:eastAsia="Times New Roman" w:hAnsi="Times New Roman" w:cs="David" w:hint="cs"/>
          <w:sz w:val="24"/>
          <w:szCs w:val="24"/>
          <w:rtl/>
          <w:lang w:eastAsia="he-IL"/>
        </w:rPr>
        <w:t xml:space="preserve">כניות בהפקדה ותוכניות בהכנה בכל רמות התכנון (ארציות, מחוזיות ומקומיות), ריכוז </w:t>
      </w:r>
      <w:r w:rsidRPr="00435A20">
        <w:rPr>
          <w:rFonts w:ascii="Times New Roman" w:eastAsia="Times New Roman" w:hAnsi="Times New Roman" w:cs="David" w:hint="cs"/>
          <w:sz w:val="24"/>
          <w:szCs w:val="24"/>
          <w:rtl/>
          <w:lang w:eastAsia="he-IL"/>
        </w:rPr>
        <w:lastRenderedPageBreak/>
        <w:t>נתו</w:t>
      </w:r>
      <w:r w:rsidR="00B33CA0">
        <w:rPr>
          <w:rFonts w:ascii="Times New Roman" w:eastAsia="Times New Roman" w:hAnsi="Times New Roman" w:cs="David" w:hint="cs"/>
          <w:sz w:val="24"/>
          <w:szCs w:val="24"/>
          <w:rtl/>
          <w:lang w:eastAsia="he-IL"/>
        </w:rPr>
        <w:t>נים לגבי ת</w:t>
      </w:r>
      <w:r w:rsidRPr="00435A20">
        <w:rPr>
          <w:rFonts w:ascii="Times New Roman" w:eastAsia="Times New Roman" w:hAnsi="Times New Roman" w:cs="David" w:hint="cs"/>
          <w:sz w:val="24"/>
          <w:szCs w:val="24"/>
          <w:rtl/>
          <w:lang w:eastAsia="he-IL"/>
        </w:rPr>
        <w:t>כניות בינוי/עיצוב ארכיטקטוני, החלות על האתר ועל סביבתו, מיפוי עתיקות, ערכי נוף, בעלויות וזכויות בקרקע, קווי מתח גבוה, קווי תשתית למיניהם ומגבלותיהם</w:t>
      </w:r>
      <w:r w:rsidR="00B33CA0">
        <w:rPr>
          <w:rFonts w:ascii="Times New Roman" w:eastAsia="Times New Roman" w:hAnsi="Times New Roman" w:cs="David" w:hint="cs"/>
          <w:sz w:val="24"/>
          <w:szCs w:val="24"/>
          <w:rtl/>
          <w:lang w:eastAsia="he-IL"/>
        </w:rPr>
        <w:t>, קווי בנין, מגבלות גובה, רדיוס</w:t>
      </w:r>
      <w:r w:rsidRPr="00435A20">
        <w:rPr>
          <w:rFonts w:ascii="Times New Roman" w:eastAsia="Times New Roman" w:hAnsi="Times New Roman" w:cs="David" w:hint="cs"/>
          <w:sz w:val="24"/>
          <w:szCs w:val="24"/>
          <w:rtl/>
          <w:lang w:eastAsia="he-IL"/>
        </w:rPr>
        <w:t xml:space="preserve"> בטחון, מפגעי רעש, זיהום אויר וכו', וביקור בשטח התכנון.</w:t>
      </w:r>
    </w:p>
    <w:p w14:paraId="3DC4AC24"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0CC37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82F5EC" w14:textId="065FA027" w:rsidR="00435A20" w:rsidRPr="006B3955" w:rsidRDefault="00435A20" w:rsidP="006B3955">
      <w:pPr>
        <w:pStyle w:val="af6"/>
        <w:widowControl w:val="0"/>
        <w:numPr>
          <w:ilvl w:val="0"/>
          <w:numId w:val="14"/>
        </w:numPr>
        <w:spacing w:before="0" w:beforeAutospacing="0" w:after="0" w:afterAutospacing="0" w:line="240" w:lineRule="auto"/>
        <w:ind w:left="2210" w:hanging="708"/>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הגדרה ראשונית של מטרות, בעיות, אילוצים ויעדים לתכנון, לא</w:t>
      </w:r>
      <w:r w:rsidR="00F332FB">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שור </w:t>
      </w:r>
      <w:r w:rsidR="00F332FB">
        <w:rPr>
          <w:rFonts w:ascii="Times New Roman" w:eastAsia="Times New Roman" w:hAnsi="Times New Roman" w:cs="David" w:hint="cs"/>
          <w:sz w:val="24"/>
          <w:szCs w:val="24"/>
          <w:rtl/>
          <w:lang w:eastAsia="he-IL"/>
        </w:rPr>
        <w:t xml:space="preserve">המזמין. </w:t>
      </w:r>
      <w:r w:rsidRPr="006B3955">
        <w:rPr>
          <w:rFonts w:ascii="Times New Roman" w:eastAsia="Times New Roman" w:hAnsi="Times New Roman" w:cs="David" w:hint="eastAsia"/>
          <w:sz w:val="24"/>
          <w:szCs w:val="24"/>
          <w:rtl/>
          <w:lang w:eastAsia="he-IL"/>
        </w:rPr>
        <w:t>קבלה</w:t>
      </w:r>
      <w:r w:rsidRPr="006B3955">
        <w:rPr>
          <w:rFonts w:ascii="Times New Roman" w:eastAsia="Times New Roman" w:hAnsi="Times New Roman" w:cs="David"/>
          <w:sz w:val="24"/>
          <w:szCs w:val="24"/>
          <w:rtl/>
          <w:lang w:eastAsia="he-IL"/>
        </w:rPr>
        <w:t xml:space="preserve"> </w:t>
      </w:r>
      <w:r w:rsidRPr="006B3955">
        <w:rPr>
          <w:rFonts w:ascii="Times New Roman" w:eastAsia="Times New Roman" w:hAnsi="Times New Roman" w:cs="David" w:hint="eastAsia"/>
          <w:sz w:val="24"/>
          <w:szCs w:val="24"/>
          <w:rtl/>
          <w:lang w:eastAsia="he-IL"/>
        </w:rPr>
        <w:t>מהמזמין</w:t>
      </w:r>
      <w:r w:rsidRPr="006B3955">
        <w:rPr>
          <w:rFonts w:ascii="Times New Roman" w:eastAsia="Times New Roman" w:hAnsi="Times New Roman" w:cs="David"/>
          <w:sz w:val="24"/>
          <w:szCs w:val="24"/>
          <w:rtl/>
          <w:lang w:eastAsia="he-IL"/>
        </w:rPr>
        <w:t xml:space="preserve">/ממודד </w:t>
      </w:r>
      <w:r w:rsidRPr="006B3955">
        <w:rPr>
          <w:rFonts w:ascii="Times New Roman" w:eastAsia="Times New Roman" w:hAnsi="Times New Roman" w:cs="David" w:hint="eastAsia"/>
          <w:sz w:val="24"/>
          <w:szCs w:val="24"/>
          <w:rtl/>
          <w:lang w:eastAsia="he-IL"/>
        </w:rPr>
        <w:t>האתר</w:t>
      </w:r>
      <w:r w:rsidRPr="006B3955">
        <w:rPr>
          <w:rFonts w:ascii="Times New Roman" w:eastAsia="Times New Roman" w:hAnsi="Times New Roman" w:cs="David"/>
          <w:sz w:val="24"/>
          <w:szCs w:val="24"/>
          <w:rtl/>
          <w:lang w:eastAsia="he-IL"/>
        </w:rPr>
        <w:t xml:space="preserve"> </w:t>
      </w:r>
      <w:r w:rsidRPr="006B3955">
        <w:rPr>
          <w:rFonts w:ascii="Times New Roman" w:eastAsia="Times New Roman" w:hAnsi="Times New Roman" w:cs="David" w:hint="eastAsia"/>
          <w:sz w:val="24"/>
          <w:szCs w:val="24"/>
          <w:rtl/>
          <w:lang w:eastAsia="he-IL"/>
        </w:rPr>
        <w:t>מפת</w:t>
      </w:r>
      <w:r w:rsidRPr="006B3955">
        <w:rPr>
          <w:rFonts w:ascii="Times New Roman" w:eastAsia="Times New Roman" w:hAnsi="Times New Roman" w:cs="David"/>
          <w:sz w:val="24"/>
          <w:szCs w:val="24"/>
          <w:rtl/>
          <w:lang w:eastAsia="he-IL"/>
        </w:rPr>
        <w:t xml:space="preserve"> </w:t>
      </w:r>
      <w:r w:rsidRPr="006B3955">
        <w:rPr>
          <w:rFonts w:ascii="Times New Roman" w:eastAsia="Times New Roman" w:hAnsi="Times New Roman" w:cs="David" w:hint="eastAsia"/>
          <w:sz w:val="24"/>
          <w:szCs w:val="24"/>
          <w:rtl/>
          <w:lang w:eastAsia="he-IL"/>
        </w:rPr>
        <w:t>רקע</w:t>
      </w:r>
      <w:r w:rsidRPr="006B3955">
        <w:rPr>
          <w:rFonts w:ascii="Times New Roman" w:eastAsia="Times New Roman" w:hAnsi="Times New Roman" w:cs="David"/>
          <w:sz w:val="24"/>
          <w:szCs w:val="24"/>
          <w:rtl/>
          <w:lang w:eastAsia="he-IL"/>
        </w:rPr>
        <w:t xml:space="preserve"> </w:t>
      </w:r>
      <w:r w:rsidRPr="006B3955">
        <w:rPr>
          <w:rFonts w:ascii="Times New Roman" w:eastAsia="Times New Roman" w:hAnsi="Times New Roman" w:cs="David" w:hint="eastAsia"/>
          <w:sz w:val="24"/>
          <w:szCs w:val="24"/>
          <w:rtl/>
          <w:lang w:eastAsia="he-IL"/>
        </w:rPr>
        <w:t>מדידה</w:t>
      </w:r>
      <w:r w:rsidRPr="006B3955">
        <w:rPr>
          <w:rFonts w:ascii="Times New Roman" w:eastAsia="Times New Roman" w:hAnsi="Times New Roman" w:cs="David"/>
          <w:sz w:val="24"/>
          <w:szCs w:val="24"/>
          <w:rtl/>
          <w:lang w:eastAsia="he-IL"/>
        </w:rPr>
        <w:t xml:space="preserve"> </w:t>
      </w:r>
      <w:r w:rsidRPr="006B3955">
        <w:rPr>
          <w:rFonts w:ascii="Times New Roman" w:eastAsia="Times New Roman" w:hAnsi="Times New Roman" w:cs="David" w:hint="eastAsia"/>
          <w:sz w:val="24"/>
          <w:szCs w:val="24"/>
          <w:rtl/>
          <w:lang w:eastAsia="he-IL"/>
        </w:rPr>
        <w:t>מצבית</w:t>
      </w:r>
      <w:r w:rsidR="000D37CE" w:rsidRPr="006B3955">
        <w:rPr>
          <w:rFonts w:ascii="Times New Roman" w:eastAsia="Times New Roman" w:hAnsi="Times New Roman" w:cs="David"/>
          <w:sz w:val="24"/>
          <w:szCs w:val="24"/>
          <w:rtl/>
          <w:lang w:eastAsia="he-IL"/>
        </w:rPr>
        <w:t xml:space="preserve"> </w:t>
      </w:r>
      <w:r w:rsidRPr="006B3955">
        <w:rPr>
          <w:rFonts w:ascii="Times New Roman" w:eastAsia="Times New Roman" w:hAnsi="Times New Roman" w:cs="David" w:hint="eastAsia"/>
          <w:sz w:val="24"/>
          <w:szCs w:val="24"/>
          <w:rtl/>
          <w:lang w:eastAsia="he-IL"/>
        </w:rPr>
        <w:t>מעודכנת</w:t>
      </w:r>
      <w:r w:rsidRPr="006B3955">
        <w:rPr>
          <w:rFonts w:ascii="Times New Roman" w:eastAsia="Times New Roman" w:hAnsi="Times New Roman" w:cs="David"/>
          <w:sz w:val="24"/>
          <w:szCs w:val="24"/>
          <w:rtl/>
          <w:lang w:eastAsia="he-IL"/>
        </w:rPr>
        <w:t xml:space="preserve"> </w:t>
      </w:r>
      <w:r w:rsidRPr="006B3955">
        <w:rPr>
          <w:rFonts w:ascii="Times New Roman" w:eastAsia="Times New Roman" w:hAnsi="Times New Roman" w:cs="David" w:hint="eastAsia"/>
          <w:sz w:val="24"/>
          <w:szCs w:val="24"/>
          <w:rtl/>
          <w:lang w:eastAsia="he-IL"/>
        </w:rPr>
        <w:t>ברמת</w:t>
      </w:r>
      <w:r w:rsidRPr="006B3955">
        <w:rPr>
          <w:rFonts w:ascii="Times New Roman" w:eastAsia="Times New Roman" w:hAnsi="Times New Roman" w:cs="David"/>
          <w:sz w:val="24"/>
          <w:szCs w:val="24"/>
          <w:rtl/>
          <w:lang w:eastAsia="he-IL"/>
        </w:rPr>
        <w:t xml:space="preserve"> </w:t>
      </w:r>
      <w:r w:rsidRPr="006B3955">
        <w:rPr>
          <w:rFonts w:ascii="Times New Roman" w:eastAsia="Times New Roman" w:hAnsi="Times New Roman" w:cs="David" w:hint="eastAsia"/>
          <w:sz w:val="24"/>
          <w:szCs w:val="24"/>
          <w:rtl/>
          <w:lang w:eastAsia="he-IL"/>
        </w:rPr>
        <w:t>פרוט</w:t>
      </w:r>
      <w:r w:rsidRPr="006B3955">
        <w:rPr>
          <w:rFonts w:ascii="Times New Roman" w:eastAsia="Times New Roman" w:hAnsi="Times New Roman" w:cs="David"/>
          <w:sz w:val="24"/>
          <w:szCs w:val="24"/>
          <w:rtl/>
          <w:lang w:eastAsia="he-IL"/>
        </w:rPr>
        <w:t xml:space="preserve"> </w:t>
      </w:r>
      <w:r w:rsidRPr="006B3955">
        <w:rPr>
          <w:rFonts w:ascii="Times New Roman" w:eastAsia="Times New Roman" w:hAnsi="Times New Roman" w:cs="David" w:hint="eastAsia"/>
          <w:sz w:val="24"/>
          <w:szCs w:val="24"/>
          <w:rtl/>
          <w:lang w:eastAsia="he-IL"/>
        </w:rPr>
        <w:t>המאפשרת</w:t>
      </w:r>
      <w:r w:rsidRPr="006B3955">
        <w:rPr>
          <w:rFonts w:ascii="Times New Roman" w:eastAsia="Times New Roman" w:hAnsi="Times New Roman" w:cs="David"/>
          <w:sz w:val="24"/>
          <w:szCs w:val="24"/>
          <w:rtl/>
          <w:lang w:eastAsia="he-IL"/>
        </w:rPr>
        <w:t xml:space="preserve"> </w:t>
      </w:r>
      <w:r w:rsidRPr="006B3955">
        <w:rPr>
          <w:rFonts w:ascii="Times New Roman" w:eastAsia="Times New Roman" w:hAnsi="Times New Roman" w:cs="David" w:hint="eastAsia"/>
          <w:sz w:val="24"/>
          <w:szCs w:val="24"/>
          <w:rtl/>
          <w:lang w:eastAsia="he-IL"/>
        </w:rPr>
        <w:t>הכנת</w:t>
      </w:r>
      <w:r w:rsidRPr="006B3955">
        <w:rPr>
          <w:rFonts w:ascii="Times New Roman" w:eastAsia="Times New Roman" w:hAnsi="Times New Roman" w:cs="David"/>
          <w:sz w:val="24"/>
          <w:szCs w:val="24"/>
          <w:rtl/>
          <w:lang w:eastAsia="he-IL"/>
        </w:rPr>
        <w:t xml:space="preserve"> </w:t>
      </w:r>
      <w:r w:rsidRPr="006B3955">
        <w:rPr>
          <w:rFonts w:ascii="Times New Roman" w:eastAsia="Times New Roman" w:hAnsi="Times New Roman" w:cs="David" w:hint="eastAsia"/>
          <w:sz w:val="24"/>
          <w:szCs w:val="24"/>
          <w:rtl/>
          <w:lang w:eastAsia="he-IL"/>
        </w:rPr>
        <w:t>תכנית</w:t>
      </w:r>
      <w:r w:rsidRPr="006B3955">
        <w:rPr>
          <w:rFonts w:ascii="Times New Roman" w:eastAsia="Times New Roman" w:hAnsi="Times New Roman" w:cs="David"/>
          <w:sz w:val="24"/>
          <w:szCs w:val="24"/>
          <w:rtl/>
          <w:lang w:eastAsia="he-IL"/>
        </w:rPr>
        <w:t>.</w:t>
      </w:r>
    </w:p>
    <w:p w14:paraId="0521314F"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56D5D9E" w14:textId="1D8FAFD8" w:rsidR="00435A20" w:rsidRPr="00435A20" w:rsidRDefault="00435A20" w:rsidP="006B3955">
      <w:pPr>
        <w:pStyle w:val="af6"/>
        <w:widowControl w:val="0"/>
        <w:numPr>
          <w:ilvl w:val="0"/>
          <w:numId w:val="14"/>
        </w:numPr>
        <w:spacing w:before="0" w:beforeAutospacing="0" w:after="0" w:afterAutospacing="0" w:line="240" w:lineRule="auto"/>
        <w:ind w:left="2210" w:hanging="708"/>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עריכת הצעה לביצוע סקרים, ריכוז סקרים של היועצים, נתוח הסקרים, הכנת תחזיות על סמך הסקרים והכנת דו"ח מסכם להכנת הפרוגרמה.</w:t>
      </w:r>
      <w:r w:rsidRPr="00435A20">
        <w:rPr>
          <w:rFonts w:ascii="Times New Roman" w:eastAsia="Times New Roman" w:hAnsi="Times New Roman" w:cs="David" w:hint="cs"/>
          <w:sz w:val="24"/>
          <w:szCs w:val="24"/>
          <w:rtl/>
          <w:lang w:eastAsia="he-IL"/>
        </w:rPr>
        <w:t xml:space="preserve"> השתתפות בדיונים עם צוות התכנון ונציג המזמין לצורך ניתוח הנתונים והגדרת המטרות והצרכים התכנוניים.</w:t>
      </w:r>
    </w:p>
    <w:p w14:paraId="2FAD5FE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F30F97" w14:textId="44B97AB9" w:rsidR="00F332FB" w:rsidRDefault="00E01F93" w:rsidP="006B3955">
      <w:pPr>
        <w:pStyle w:val="af6"/>
        <w:widowControl w:val="0"/>
        <w:numPr>
          <w:ilvl w:val="0"/>
          <w:numId w:val="14"/>
        </w:numPr>
        <w:spacing w:before="0" w:beforeAutospacing="0" w:after="0" w:afterAutospacing="0" w:line="240" w:lineRule="auto"/>
        <w:ind w:left="2210" w:hanging="643"/>
        <w:rPr>
          <w:rFonts w:ascii="Times New Roman" w:eastAsia="Times New Roman" w:hAnsi="Times New Roman" w:cs="David"/>
          <w:sz w:val="24"/>
          <w:szCs w:val="24"/>
          <w:lang w:eastAsia="he-IL"/>
        </w:rPr>
      </w:pPr>
      <w:ins w:id="72" w:author="Meryl Etman" w:date="2019-07-10T11:29:00Z">
        <w:r>
          <w:rPr>
            <w:rFonts w:ascii="Times New Roman" w:eastAsia="Times New Roman" w:hAnsi="Times New Roman" w:cs="David" w:hint="cs"/>
            <w:sz w:val="24"/>
            <w:szCs w:val="24"/>
            <w:rtl/>
            <w:lang w:eastAsia="he-IL"/>
          </w:rPr>
          <w:t>סיוע למזמין ב</w:t>
        </w:r>
      </w:ins>
      <w:r w:rsidR="00435A20" w:rsidRPr="00435A20">
        <w:rPr>
          <w:rFonts w:ascii="Times New Roman" w:eastAsia="Times New Roman" w:hAnsi="Times New Roman" w:cs="David"/>
          <w:sz w:val="24"/>
          <w:szCs w:val="24"/>
          <w:rtl/>
          <w:lang w:eastAsia="he-IL"/>
        </w:rPr>
        <w:t>הכנת פרוגרמה לתכנון, הכוללת: מטרות, בעיות, אילוצים, יעדים, נתונים כמותיים ואיכותיים, בתאום עם היועצים ובאישור המזמין.</w:t>
      </w:r>
    </w:p>
    <w:p w14:paraId="3BD583A3" w14:textId="77777777" w:rsidR="00F332FB" w:rsidRPr="00435A20" w:rsidRDefault="00F332FB" w:rsidP="006B3955">
      <w:pPr>
        <w:pStyle w:val="af6"/>
        <w:widowControl w:val="0"/>
        <w:spacing w:before="0" w:beforeAutospacing="0" w:after="0" w:afterAutospacing="0" w:line="240" w:lineRule="auto"/>
        <w:ind w:left="1927"/>
        <w:rPr>
          <w:rFonts w:ascii="Times New Roman" w:eastAsia="Times New Roman" w:hAnsi="Times New Roman" w:cs="David"/>
          <w:sz w:val="24"/>
          <w:szCs w:val="24"/>
          <w:rtl/>
          <w:lang w:eastAsia="he-IL"/>
        </w:rPr>
      </w:pPr>
    </w:p>
    <w:p w14:paraId="0F8B2F9F" w14:textId="5B735AF7" w:rsidR="00435A20" w:rsidRPr="006B3955" w:rsidRDefault="00B33CA0" w:rsidP="006B3955">
      <w:pPr>
        <w:pStyle w:val="af6"/>
        <w:widowControl w:val="0"/>
        <w:numPr>
          <w:ilvl w:val="0"/>
          <w:numId w:val="14"/>
        </w:numPr>
        <w:spacing w:before="0" w:beforeAutospacing="0" w:after="0" w:afterAutospacing="0" w:line="240" w:lineRule="auto"/>
        <w:ind w:left="2210" w:hanging="708"/>
        <w:rPr>
          <w:rFonts w:ascii="Times New Roman" w:eastAsia="Times New Roman" w:hAnsi="Times New Roman" w:cs="David"/>
          <w:sz w:val="24"/>
          <w:szCs w:val="24"/>
          <w:rtl/>
          <w:lang w:eastAsia="he-IL"/>
        </w:rPr>
      </w:pPr>
      <w:r w:rsidRPr="006B3955">
        <w:rPr>
          <w:rFonts w:ascii="Times New Roman" w:eastAsia="Times New Roman" w:hAnsi="Times New Roman" w:cs="David" w:hint="eastAsia"/>
          <w:sz w:val="24"/>
          <w:szCs w:val="24"/>
          <w:rtl/>
          <w:lang w:eastAsia="he-IL"/>
        </w:rPr>
        <w:t>הכנת</w:t>
      </w:r>
      <w:r w:rsidRPr="006B3955">
        <w:rPr>
          <w:rFonts w:ascii="Times New Roman" w:eastAsia="Times New Roman" w:hAnsi="Times New Roman" w:cs="David"/>
          <w:sz w:val="24"/>
          <w:szCs w:val="24"/>
          <w:rtl/>
          <w:lang w:eastAsia="he-IL"/>
        </w:rPr>
        <w:t xml:space="preserve"> </w:t>
      </w:r>
      <w:r w:rsidRPr="006B3955">
        <w:rPr>
          <w:rFonts w:ascii="Times New Roman" w:eastAsia="Times New Roman" w:hAnsi="Times New Roman" w:cs="David" w:hint="eastAsia"/>
          <w:sz w:val="24"/>
          <w:szCs w:val="24"/>
          <w:rtl/>
          <w:lang w:eastAsia="he-IL"/>
        </w:rPr>
        <w:t>ת</w:t>
      </w:r>
      <w:r w:rsidR="00435A20" w:rsidRPr="006B3955">
        <w:rPr>
          <w:rFonts w:ascii="Times New Roman" w:eastAsia="Times New Roman" w:hAnsi="Times New Roman" w:cs="David" w:hint="eastAsia"/>
          <w:sz w:val="24"/>
          <w:szCs w:val="24"/>
          <w:rtl/>
          <w:lang w:eastAsia="he-IL"/>
        </w:rPr>
        <w:t>כניות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מוקדמות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במספר</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חלופות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המתארות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את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פריסת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שימושי</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הקרקע</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פריסת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צפיפויות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הבניה</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רשת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הדרכים</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המוצעת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חלוקת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משנה</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למגרשים</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הגדרת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זיקות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הנאה</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והצמדות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את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הבינוי</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המוצע</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את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האפשרויות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להעברת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זכויות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בניה</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בין</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מגרשים</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ובין</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יעודים</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לשיפור</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הבינוי</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וכלכליות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הפרויקט</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ולתוספת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יחידות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דיור</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לניצול</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מיטבי</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של</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אפשרויות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הבניה</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לרבות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הכנת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חתכים</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מודלים</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הדמיות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מבטים</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אל</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ומתוך</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שטח</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התכנון</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ופרספקטיבות</w:t>
      </w:r>
      <w:r w:rsidR="00435A20" w:rsidRPr="006B3955">
        <w:rPr>
          <w:rFonts w:ascii="Times New Roman" w:eastAsia="Times New Roman" w:hAnsi="Times New Roman" w:cs="David"/>
          <w:sz w:val="24"/>
          <w:szCs w:val="24"/>
          <w:rtl/>
          <w:lang w:eastAsia="he-IL"/>
        </w:rPr>
        <w:t xml:space="preserve"> (באיכות </w:t>
      </w:r>
      <w:r w:rsidR="00435A20" w:rsidRPr="006B3955">
        <w:rPr>
          <w:rFonts w:ascii="Times New Roman" w:eastAsia="Times New Roman" w:hAnsi="Times New Roman" w:cs="David" w:hint="eastAsia"/>
          <w:sz w:val="24"/>
          <w:szCs w:val="24"/>
          <w:rtl/>
          <w:lang w:eastAsia="he-IL"/>
        </w:rPr>
        <w:t>לצרכי</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תכנון</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ואישור</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להבדיל</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מאיכות</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לצרכי</w:t>
      </w:r>
      <w:r w:rsidR="00435A20" w:rsidRPr="006B3955">
        <w:rPr>
          <w:rFonts w:ascii="Times New Roman" w:eastAsia="Times New Roman" w:hAnsi="Times New Roman" w:cs="David"/>
          <w:sz w:val="24"/>
          <w:szCs w:val="24"/>
          <w:rtl/>
          <w:lang w:eastAsia="he-IL"/>
        </w:rPr>
        <w:t xml:space="preserve"> </w:t>
      </w:r>
      <w:r w:rsidR="00435A20" w:rsidRPr="006B3955">
        <w:rPr>
          <w:rFonts w:ascii="Times New Roman" w:eastAsia="Times New Roman" w:hAnsi="Times New Roman" w:cs="David" w:hint="eastAsia"/>
          <w:sz w:val="24"/>
          <w:szCs w:val="24"/>
          <w:rtl/>
          <w:lang w:eastAsia="he-IL"/>
        </w:rPr>
        <w:t>שיווק</w:t>
      </w:r>
      <w:r w:rsidR="00435A20" w:rsidRPr="006B3955">
        <w:rPr>
          <w:rFonts w:ascii="Times New Roman" w:eastAsia="Times New Roman" w:hAnsi="Times New Roman" w:cs="David"/>
          <w:sz w:val="24"/>
          <w:szCs w:val="24"/>
          <w:rtl/>
          <w:lang w:eastAsia="he-IL"/>
        </w:rPr>
        <w:t>).</w:t>
      </w:r>
    </w:p>
    <w:p w14:paraId="69AEA8EC"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t>תכניות הבינוי יגדירו את עקרונות העמדת המבנים, עקרונות החניה, הפנית המבנים, גבהים, תכסיות, חתכים עקרוניים ואיורים מוגדלים לקטעים אופייניים.</w:t>
      </w:r>
    </w:p>
    <w:p w14:paraId="6C934E7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36C256"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 xml:space="preserve">הכנת טבלאות המפרטות בכל חלופה את מספר יחידות הבינוי המוצע, שטחי הבניה, שטחי המגרשים בכל יעוד והשוואת הנתונים עם תכנית בנין העיר התקפה. </w:t>
      </w:r>
      <w:r w:rsidRPr="00435A20">
        <w:rPr>
          <w:rFonts w:ascii="Times New Roman" w:eastAsia="Times New Roman" w:hAnsi="Times New Roman" w:cs="David" w:hint="cs"/>
          <w:sz w:val="24"/>
          <w:szCs w:val="24"/>
          <w:rtl/>
          <w:lang w:eastAsia="he-IL"/>
        </w:rPr>
        <w:t>בחינת התאמת התכנון לפרוגרמה להקצאת שטחים למוסדות ציבור, מבני ציבור, מסחר, משרדים ושטחים פתוחים.</w:t>
      </w:r>
    </w:p>
    <w:p w14:paraId="51CA4E9C"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593689B1"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1C4D2F08"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t>הצגת החלופות בפני המזמין תוך ניתוחן</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פרוט היתרונות והחסרונות של כל חלופה, מידת התאמתן לפרוגרמה</w:t>
      </w:r>
      <w:r w:rsidRPr="00435A20">
        <w:rPr>
          <w:rFonts w:ascii="Times New Roman" w:eastAsia="Times New Roman" w:hAnsi="Times New Roman" w:cs="David"/>
          <w:sz w:val="24"/>
          <w:szCs w:val="24"/>
          <w:rtl/>
          <w:lang w:eastAsia="he-IL"/>
        </w:rPr>
        <w:t xml:space="preserve"> והמלצה על חלופה מועדפת.</w:t>
      </w:r>
    </w:p>
    <w:p w14:paraId="581216A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8FCE3B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 xml:space="preserve">הכנסת שינויים בתכניות המוקדמות, בהתאם לדרישת המזמין ו/או לפי </w:t>
      </w:r>
    </w:p>
    <w:p w14:paraId="28B87012"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דרישת הרשויות המוסמכות, באישור המזמין.</w:t>
      </w:r>
    </w:p>
    <w:p w14:paraId="46B029CC"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4046F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w:t>
      </w:r>
      <w:r w:rsidRPr="00435A20">
        <w:rPr>
          <w:rFonts w:ascii="Times New Roman" w:eastAsia="Times New Roman" w:hAnsi="Times New Roman" w:cs="David"/>
          <w:sz w:val="24"/>
          <w:szCs w:val="24"/>
          <w:rtl/>
          <w:lang w:eastAsia="he-IL"/>
        </w:rPr>
        <w:tab/>
        <w:t xml:space="preserve">פגישות והתייעצויות עם המזמין, יועציו המשפטיים והרשויות לבחינת </w:t>
      </w:r>
    </w:p>
    <w:p w14:paraId="0FEFFD27"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האפשרויות לקדום אשור התכנון במסגרת סמכויות הועדה המקומית, או במסגרת סמכויות הועדה המחוזית.</w:t>
      </w:r>
    </w:p>
    <w:p w14:paraId="04CF7F4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752DD40"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מסירת נתונים ליועצים האחרים לרבות יועץ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30FEAFE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AEE79E" w14:textId="77777777" w:rsidR="009D142E"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יב.</w:t>
      </w:r>
      <w:r w:rsidRPr="00435A20">
        <w:rPr>
          <w:rFonts w:ascii="Times New Roman" w:eastAsia="Times New Roman" w:hAnsi="Times New Roman" w:cs="David"/>
          <w:sz w:val="24"/>
          <w:szCs w:val="24"/>
          <w:rtl/>
          <w:lang w:eastAsia="he-IL"/>
        </w:rPr>
        <w:tab/>
        <w:t xml:space="preserve">הכנת תכנית סופית, המפרטת את החלופה </w:t>
      </w:r>
      <w:r w:rsidRPr="00435A20">
        <w:rPr>
          <w:rFonts w:ascii="Times New Roman" w:eastAsia="Times New Roman" w:hAnsi="Times New Roman" w:cs="David" w:hint="cs"/>
          <w:sz w:val="24"/>
          <w:szCs w:val="24"/>
          <w:rtl/>
          <w:lang w:eastAsia="he-IL"/>
        </w:rPr>
        <w:t xml:space="preserve">שנבחרה ע"י המזמין וניתוח </w:t>
      </w:r>
    </w:p>
    <w:p w14:paraId="11F862CE" w14:textId="77777777" w:rsidR="00435A20" w:rsidRPr="00435A20" w:rsidRDefault="00435A20" w:rsidP="009D142E">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lastRenderedPageBreak/>
        <w:t>לרבות טבלאות נתונים לאישור המזמין.</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hint="cs"/>
          <w:sz w:val="24"/>
          <w:szCs w:val="24"/>
          <w:rtl/>
          <w:lang w:eastAsia="he-IL"/>
        </w:rPr>
        <w:t xml:space="preserve"> </w:t>
      </w:r>
    </w:p>
    <w:p w14:paraId="00F33A7A" w14:textId="77777777" w:rsidR="00435A20" w:rsidRPr="00435A20" w:rsidRDefault="00435A20" w:rsidP="00435A20">
      <w:pPr>
        <w:widowControl w:val="0"/>
        <w:spacing w:before="0" w:beforeAutospacing="0" w:after="0" w:afterAutospacing="0" w:line="240" w:lineRule="auto"/>
        <w:ind w:left="1440"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תיאום עם היועצים, תיאום עם הרשויות המוסמכות וגורמים אחרים.</w:t>
      </w:r>
    </w:p>
    <w:p w14:paraId="0E17124C"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259506"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יג.</w:t>
      </w:r>
      <w:r w:rsidRPr="00435A20">
        <w:rPr>
          <w:rFonts w:ascii="Times New Roman" w:eastAsia="Times New Roman" w:hAnsi="Times New Roman" w:cs="David"/>
          <w:sz w:val="24"/>
          <w:szCs w:val="24"/>
          <w:rtl/>
          <w:lang w:eastAsia="he-IL"/>
        </w:rPr>
        <w:tab/>
        <w:t>ע</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בוד תכניות מפורטות הכוללות תשריטים,</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תקנונים, תכניות בינוי</w:t>
      </w:r>
      <w:r w:rsidRPr="00435A20">
        <w:rPr>
          <w:rFonts w:ascii="Times New Roman" w:eastAsia="Times New Roman" w:hAnsi="Times New Roman" w:cs="David" w:hint="cs"/>
          <w:sz w:val="24"/>
          <w:szCs w:val="24"/>
          <w:rtl/>
          <w:lang w:eastAsia="he-IL"/>
        </w:rPr>
        <w:t>, חתכים מנחים</w:t>
      </w:r>
      <w:r w:rsidRPr="00435A20">
        <w:rPr>
          <w:rFonts w:ascii="Times New Roman" w:eastAsia="Times New Roman" w:hAnsi="Times New Roman" w:cs="David"/>
          <w:sz w:val="24"/>
          <w:szCs w:val="24"/>
          <w:rtl/>
          <w:lang w:eastAsia="he-IL"/>
        </w:rPr>
        <w:t xml:space="preserve"> והסדרי החניה במגרשים מתואמות עם היועצים והמזמין. הכנת כל המסמכים הדרושים עפ"י דרישת הרשויות בתחום מומחיותו של המתכנן.</w:t>
      </w:r>
    </w:p>
    <w:p w14:paraId="0AD2DAFE"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p>
    <w:p w14:paraId="5627E8E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יד.</w:t>
      </w:r>
      <w:r w:rsidRPr="00435A20">
        <w:rPr>
          <w:rFonts w:ascii="Times New Roman" w:eastAsia="Times New Roman" w:hAnsi="Times New Roman" w:cs="David"/>
          <w:sz w:val="24"/>
          <w:szCs w:val="24"/>
          <w:rtl/>
          <w:lang w:eastAsia="he-IL"/>
        </w:rPr>
        <w:tab/>
        <w:t>הצגת אפשרויות מימוש הבינוי המוצע בשלבים.</w:t>
      </w:r>
    </w:p>
    <w:p w14:paraId="541E9E9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B7506A"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טו.</w:t>
      </w:r>
      <w:r w:rsidRPr="00435A20">
        <w:rPr>
          <w:rFonts w:ascii="Times New Roman" w:eastAsia="Times New Roman" w:hAnsi="Times New Roman" w:cs="David"/>
          <w:sz w:val="24"/>
          <w:szCs w:val="24"/>
          <w:rtl/>
          <w:lang w:eastAsia="he-IL"/>
        </w:rPr>
        <w:tab/>
        <w:t>חתימה על מסמכי תכניות בנין העיר כעורך התכנית, טיפול באשור התכניות ברשויות ותיאום אישור תכניות היועצים.</w:t>
      </w:r>
      <w:r w:rsidRPr="00435A20">
        <w:rPr>
          <w:rFonts w:ascii="Times New Roman" w:eastAsia="Times New Roman" w:hAnsi="Times New Roman" w:cs="David" w:hint="cs"/>
          <w:sz w:val="24"/>
          <w:szCs w:val="24"/>
          <w:rtl/>
          <w:lang w:eastAsia="he-IL"/>
        </w:rPr>
        <w:t xml:space="preserve">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5494BD8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p>
    <w:p w14:paraId="69371D9C" w14:textId="7B4FEEA8" w:rsidR="00435A20"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השלמת מסמכים ונתונים, </w:t>
      </w:r>
      <w:r w:rsidRPr="00435A20">
        <w:rPr>
          <w:rFonts w:ascii="Times New Roman" w:eastAsia="Times New Roman" w:hAnsi="Times New Roman" w:cs="David"/>
          <w:sz w:val="24"/>
          <w:szCs w:val="24"/>
          <w:rtl/>
          <w:lang w:eastAsia="he-IL"/>
        </w:rPr>
        <w:t>הכנסת תיקונים ושינויים במסמכי התכניות</w:t>
      </w:r>
      <w:r w:rsidRPr="00435A20">
        <w:rPr>
          <w:rFonts w:ascii="Times New Roman" w:eastAsia="Times New Roman" w:hAnsi="Times New Roman" w:cs="David" w:hint="cs"/>
          <w:sz w:val="24"/>
          <w:szCs w:val="24"/>
          <w:rtl/>
          <w:lang w:eastAsia="he-IL"/>
        </w:rPr>
        <w:t>, הכנת חלופות חדשות נוספות, הכל</w:t>
      </w:r>
      <w:r w:rsidR="006B3955">
        <w:rPr>
          <w:rFonts w:ascii="Times New Roman" w:eastAsia="Times New Roman" w:hAnsi="Times New Roman" w:cs="David" w:hint="cs"/>
          <w:sz w:val="24"/>
          <w:szCs w:val="24"/>
          <w:rtl/>
          <w:lang w:eastAsia="he-IL"/>
        </w:rPr>
        <w:t xml:space="preserve"> </w:t>
      </w:r>
      <w:r w:rsidR="009D142E">
        <w:rPr>
          <w:rFonts w:ascii="Times New Roman" w:eastAsia="Times New Roman" w:hAnsi="Times New Roman" w:cs="David"/>
          <w:sz w:val="24"/>
          <w:szCs w:val="24"/>
          <w:rtl/>
          <w:lang w:eastAsia="he-IL"/>
        </w:rPr>
        <w:t>לפי דרישת המזמין ו/או לפי דרישת</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הרשויות המוסמכות, באישור המזמין וטיפול באישורן עד למתן תוקף.</w:t>
      </w:r>
    </w:p>
    <w:p w14:paraId="0277CD6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90FB931" w14:textId="77777777" w:rsidR="00435A20" w:rsidRPr="00435A20" w:rsidRDefault="00435A20" w:rsidP="00435A20">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סיוע למזמין בהכנת תשובות להתנגדויות לתוכניות המוצעות, הצעת פתרונות להסרת ההתנגדויות, שינויים במסמכי התכניות כתוצאה מההתנגדויות ו/או מקבלת התנגדויות, באשור המזמין, לרבות הופעה בפני ועדות ערר ובפני בית המשפט.</w:t>
      </w:r>
      <w:r w:rsidRPr="00435A20">
        <w:rPr>
          <w:rFonts w:ascii="Times New Roman" w:eastAsia="Times New Roman" w:hAnsi="Times New Roman" w:cs="David"/>
          <w:sz w:val="24"/>
          <w:szCs w:val="24"/>
          <w:rtl/>
          <w:lang w:eastAsia="he-IL"/>
        </w:rPr>
        <w:tab/>
      </w:r>
    </w:p>
    <w:p w14:paraId="7B405F4C"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94D6ED" w14:textId="77777777" w:rsidR="009D142E" w:rsidRPr="00435A20" w:rsidRDefault="00435A20" w:rsidP="009D142E">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יח.</w:t>
      </w:r>
      <w:r w:rsidRPr="00435A20">
        <w:rPr>
          <w:rFonts w:ascii="Times New Roman" w:eastAsia="Times New Roman" w:hAnsi="Times New Roman" w:cs="David"/>
          <w:sz w:val="24"/>
          <w:szCs w:val="24"/>
          <w:rtl/>
          <w:lang w:eastAsia="he-IL"/>
        </w:rPr>
        <w:tab/>
        <w:t xml:space="preserve">מתן הסברים והנחיות, לאור התכניות, למתכננים </w:t>
      </w:r>
      <w:r w:rsidRPr="00435A20">
        <w:rPr>
          <w:rFonts w:ascii="Times New Roman" w:eastAsia="Times New Roman" w:hAnsi="Times New Roman" w:cs="David" w:hint="cs"/>
          <w:sz w:val="24"/>
          <w:szCs w:val="24"/>
          <w:rtl/>
          <w:lang w:eastAsia="he-IL"/>
        </w:rPr>
        <w:t>וליועצים האחרים</w:t>
      </w:r>
      <w:r w:rsidRPr="00435A20">
        <w:rPr>
          <w:rFonts w:ascii="Times New Roman" w:eastAsia="Times New Roman" w:hAnsi="Times New Roman" w:cs="David"/>
          <w:sz w:val="24"/>
          <w:szCs w:val="24"/>
          <w:rtl/>
          <w:lang w:eastAsia="he-IL"/>
        </w:rPr>
        <w:t>.</w:t>
      </w:r>
    </w:p>
    <w:p w14:paraId="3C0626B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08854F" w14:textId="77777777" w:rsidR="00435A20" w:rsidRPr="00435A20" w:rsidRDefault="00435A20" w:rsidP="009D142E">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יט.</w:t>
      </w:r>
      <w:r w:rsidR="009D142E">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הכנת כל המסמכים הנדרשים למתן תוקף לתכנית, מעקב וטיפול בהליך מתן התוקף לתכנית עד לפרסום ברשומות ובעיתונות.</w:t>
      </w:r>
    </w:p>
    <w:p w14:paraId="08EF1C7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22CE60"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כ</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העברת נתונים, הבהרות ותכניות וכן סיוע לשמאים שיועסקו ע"י </w:t>
      </w:r>
    </w:p>
    <w:p w14:paraId="4A5422F9"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המזמין להכנת </w:t>
      </w:r>
      <w:r w:rsidRPr="00435A20">
        <w:rPr>
          <w:rFonts w:ascii="Times New Roman" w:eastAsia="Times New Roman" w:hAnsi="Times New Roman" w:cs="David" w:hint="cs"/>
          <w:sz w:val="24"/>
          <w:szCs w:val="24"/>
          <w:rtl/>
          <w:lang w:eastAsia="he-IL"/>
        </w:rPr>
        <w:t xml:space="preserve">טבלאות איזון וחלוקה, </w:t>
      </w:r>
      <w:r w:rsidRPr="00435A20">
        <w:rPr>
          <w:rFonts w:ascii="Times New Roman" w:eastAsia="Times New Roman" w:hAnsi="Times New Roman" w:cs="David"/>
          <w:sz w:val="24"/>
          <w:szCs w:val="24"/>
          <w:rtl/>
          <w:lang w:eastAsia="he-IL"/>
        </w:rPr>
        <w:t xml:space="preserve">הערכות שווי, לדיונים בעניין השבחה, תשלומים למנהל מקרקעי ישראל ולדיונים בעניין שווי זכויות בעלי קרקע. </w:t>
      </w:r>
    </w:p>
    <w:p w14:paraId="18CE8C1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E11BD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F58D2D"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u w:val="single"/>
          <w:rtl/>
          <w:lang w:eastAsia="he-IL"/>
        </w:rPr>
        <w:t>תכנון מוקדם לבינוי ופתוח/עיצוב ארכיטקטוני ולמבנים</w:t>
      </w:r>
      <w:r w:rsidRPr="00435A20">
        <w:rPr>
          <w:rFonts w:ascii="Times New Roman" w:eastAsia="Times New Roman" w:hAnsi="Times New Roman" w:cs="David"/>
          <w:sz w:val="24"/>
          <w:szCs w:val="24"/>
          <w:u w:val="single"/>
          <w:rtl/>
          <w:lang w:eastAsia="he-IL"/>
        </w:rPr>
        <w:t>:</w:t>
      </w:r>
    </w:p>
    <w:p w14:paraId="1B35C62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900631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1EE76DA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F65C3E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בירור ברשויות המוסמכות או גורמים אחרים, בקשר לבעיות החוקיו</w:t>
      </w:r>
      <w:r w:rsidR="00B33CA0">
        <w:rPr>
          <w:rFonts w:ascii="Times New Roman" w:eastAsia="Times New Roman" w:hAnsi="Times New Roman" w:cs="David"/>
          <w:sz w:val="24"/>
          <w:szCs w:val="24"/>
          <w:rtl/>
          <w:lang w:eastAsia="he-IL"/>
        </w:rPr>
        <w:t>ת והאחרות, הכרוכות בתכנון הפרוי</w:t>
      </w:r>
      <w:r w:rsidRPr="00435A20">
        <w:rPr>
          <w:rFonts w:ascii="Times New Roman" w:eastAsia="Times New Roman" w:hAnsi="Times New Roman" w:cs="David"/>
          <w:sz w:val="24"/>
          <w:szCs w:val="24"/>
          <w:rtl/>
          <w:lang w:eastAsia="he-IL"/>
        </w:rPr>
        <w:t>קט או בקבלת אישור הרשויות הנ"ל לביצועו.</w:t>
      </w:r>
      <w:r w:rsidRPr="00435A20">
        <w:rPr>
          <w:rFonts w:ascii="Times New Roman" w:eastAsia="Times New Roman" w:hAnsi="Times New Roman" w:cs="David" w:hint="cs"/>
          <w:sz w:val="24"/>
          <w:szCs w:val="24"/>
          <w:rtl/>
          <w:lang w:eastAsia="he-IL"/>
        </w:rPr>
        <w:t xml:space="preserve"> </w:t>
      </w:r>
    </w:p>
    <w:p w14:paraId="6E187B6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p>
    <w:p w14:paraId="3C4246FA" w14:textId="31E60939"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color w:val="000000"/>
          <w:sz w:val="24"/>
          <w:szCs w:val="24"/>
          <w:rtl/>
          <w:lang w:eastAsia="he-IL"/>
        </w:rPr>
        <w:t xml:space="preserve">ג.       </w:t>
      </w:r>
      <w:ins w:id="73" w:author="Meryl Etman" w:date="2019-04-17T11:02:00Z">
        <w:r w:rsidR="0050757B">
          <w:rPr>
            <w:rFonts w:ascii="Times New Roman" w:eastAsia="Times New Roman" w:hAnsi="Times New Roman" w:cs="David"/>
            <w:color w:val="000000"/>
            <w:sz w:val="24"/>
            <w:szCs w:val="24"/>
            <w:rtl/>
            <w:lang w:eastAsia="he-IL"/>
          </w:rPr>
          <w:tab/>
        </w:r>
      </w:ins>
      <w:r w:rsidRPr="00435A20">
        <w:rPr>
          <w:rFonts w:ascii="Times New Roman" w:eastAsia="Times New Roman" w:hAnsi="Times New Roman" w:cs="David" w:hint="cs"/>
          <w:color w:val="000000"/>
          <w:sz w:val="24"/>
          <w:szCs w:val="24"/>
          <w:rtl/>
          <w:lang w:eastAsia="he-IL"/>
        </w:rPr>
        <w:t>ניהול תהליך הרישוי</w:t>
      </w:r>
      <w:ins w:id="74" w:author="Meryl Etman" w:date="2019-07-10T11:40:00Z">
        <w:r w:rsidR="00FD3F71">
          <w:rPr>
            <w:rFonts w:ascii="Times New Roman" w:eastAsia="Times New Roman" w:hAnsi="Times New Roman" w:cs="David" w:hint="cs"/>
            <w:color w:val="000000"/>
            <w:sz w:val="24"/>
            <w:szCs w:val="24"/>
            <w:rtl/>
            <w:lang w:eastAsia="he-IL"/>
          </w:rPr>
          <w:t xml:space="preserve">, בסיוע המתכננים, </w:t>
        </w:r>
      </w:ins>
      <w:r w:rsidRPr="00435A20">
        <w:rPr>
          <w:rFonts w:ascii="Times New Roman" w:eastAsia="Times New Roman" w:hAnsi="Times New Roman" w:cs="David" w:hint="cs"/>
          <w:color w:val="000000"/>
          <w:sz w:val="24"/>
          <w:szCs w:val="24"/>
          <w:rtl/>
          <w:lang w:eastAsia="he-IL"/>
        </w:rPr>
        <w:t xml:space="preserve"> מול כל הרשויות (לרבות, אך לא רק, הרשות המקומית, כיבוי אש, חברת חשמל, ובזק, פקע</w:t>
      </w:r>
      <w:r w:rsidRPr="00435A20">
        <w:rPr>
          <w:rFonts w:ascii="Times New Roman" w:eastAsia="Times New Roman" w:hAnsi="Times New Roman" w:cs="David"/>
          <w:color w:val="000000"/>
          <w:sz w:val="24"/>
          <w:szCs w:val="24"/>
          <w:rtl/>
          <w:lang w:eastAsia="he-IL"/>
        </w:rPr>
        <w:t>"</w:t>
      </w:r>
      <w:r w:rsidRPr="00435A20">
        <w:rPr>
          <w:rFonts w:ascii="Times New Roman" w:eastAsia="Times New Roman" w:hAnsi="Times New Roman" w:cs="David" w:hint="cs"/>
          <w:color w:val="000000"/>
          <w:sz w:val="24"/>
          <w:szCs w:val="24"/>
          <w:rtl/>
          <w:lang w:eastAsia="he-IL"/>
        </w:rPr>
        <w:t>ר, איכות/הגנת הסביבה, תאגיד המים, רשות שדות התעופה, רשות העתיקות, אישור משרד העבודה (אישור גז)  וכיוצ"ב), וקבלה בפועל של כל האישורים הנדרשים.</w:t>
      </w:r>
    </w:p>
    <w:p w14:paraId="55A9BFB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2C694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ECECF08" w14:textId="77777777" w:rsidR="00435A20" w:rsidRPr="00435A20" w:rsidRDefault="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75" w:author="Meryl Etman" w:date="2019-07-18T11:30:00Z">
          <w:pPr>
            <w:widowControl w:val="0"/>
            <w:spacing w:before="0" w:beforeAutospacing="0" w:after="0" w:afterAutospacing="0" w:line="240" w:lineRule="auto"/>
            <w:ind w:left="2160" w:hanging="720"/>
            <w:jc w:val="both"/>
          </w:pPr>
        </w:pPrChange>
      </w:pPr>
    </w:p>
    <w:p w14:paraId="5EE95FD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w:t>
      </w:r>
      <w:r w:rsidRPr="00435A20">
        <w:rPr>
          <w:rFonts w:ascii="Times New Roman" w:eastAsia="Times New Roman" w:hAnsi="Times New Roman" w:cs="David" w:hint="cs"/>
          <w:sz w:val="24"/>
          <w:szCs w:val="24"/>
          <w:rtl/>
          <w:lang w:eastAsia="he-IL"/>
        </w:rPr>
        <w:t>הבינוי והפיתוח/עיצוב ארכיטקטוני ואת המבנים</w:t>
      </w:r>
      <w:r w:rsidRPr="00435A20">
        <w:rPr>
          <w:rFonts w:ascii="Times New Roman" w:eastAsia="Times New Roman" w:hAnsi="Times New Roman" w:cs="David"/>
          <w:sz w:val="24"/>
          <w:szCs w:val="24"/>
          <w:rtl/>
          <w:lang w:eastAsia="he-IL"/>
        </w:rPr>
        <w:t xml:space="preserve"> והכנסת השינויים בהן בהתאם לדרישות המזמין ו/או לפי דרישת הרשויות המוסמכות באישור המזמין, לרבות הכנת מודלים, הדמיות ופרספקטיבות (באיכות לצרכי </w:t>
      </w:r>
      <w:r w:rsidRPr="00435A20">
        <w:rPr>
          <w:rFonts w:ascii="Times New Roman" w:eastAsia="Times New Roman" w:hAnsi="Times New Roman" w:cs="David"/>
          <w:sz w:val="24"/>
          <w:szCs w:val="24"/>
          <w:rtl/>
          <w:lang w:eastAsia="he-IL"/>
        </w:rPr>
        <w:lastRenderedPageBreak/>
        <w:t>תכנון והצגה לרשויות להבדיל מאיכות לצרכי שיווק).</w:t>
      </w:r>
    </w:p>
    <w:p w14:paraId="3A0D9CC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0"/>
          <w:szCs w:val="24"/>
          <w:rtl/>
          <w:lang w:eastAsia="he-IL"/>
        </w:rPr>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374485E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AD23301"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לרישוי ובדיקת התאמתם לתב"ע.</w:t>
      </w:r>
    </w:p>
    <w:p w14:paraId="4CFB94C4"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6A86F027" w14:textId="77777777" w:rsidR="009D142E" w:rsidRDefault="00435A20" w:rsidP="009D142E">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 xml:space="preserve"> בהתאם להנחיות המזמין והתאמת </w:t>
      </w:r>
    </w:p>
    <w:p w14:paraId="55B7F6E9" w14:textId="77777777" w:rsidR="00435A20" w:rsidRPr="00435A20" w:rsidRDefault="009D142E" w:rsidP="009D142E">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sidR="00435A20" w:rsidRPr="00435A20">
        <w:rPr>
          <w:rFonts w:ascii="Times New Roman" w:eastAsia="Times New Roman" w:hAnsi="Times New Roman" w:cs="David"/>
          <w:sz w:val="24"/>
          <w:szCs w:val="24"/>
          <w:rtl/>
          <w:lang w:eastAsia="he-IL"/>
        </w:rPr>
        <w:t>התכנון לשטחי המכירה</w:t>
      </w:r>
      <w:r w:rsidR="00435A20" w:rsidRPr="00435A20">
        <w:rPr>
          <w:rFonts w:ascii="Times New Roman" w:eastAsia="Times New Roman" w:hAnsi="Times New Roman" w:cs="David" w:hint="cs"/>
          <w:sz w:val="24"/>
          <w:szCs w:val="24"/>
          <w:rtl/>
          <w:lang w:eastAsia="he-IL"/>
        </w:rPr>
        <w:t>/השכרה</w:t>
      </w:r>
      <w:r w:rsidR="00435A20" w:rsidRPr="00435A20">
        <w:rPr>
          <w:rFonts w:ascii="Times New Roman" w:eastAsia="Times New Roman" w:hAnsi="Times New Roman" w:cs="David"/>
          <w:sz w:val="24"/>
          <w:szCs w:val="24"/>
          <w:rtl/>
          <w:lang w:eastAsia="he-IL"/>
        </w:rPr>
        <w:t xml:space="preserve"> כפי שיקבעו ע"י המזמין.</w:t>
      </w:r>
    </w:p>
    <w:p w14:paraId="0D88345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D4BE1F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סיוע להכנת</w:t>
      </w:r>
      <w:r w:rsidR="00B33CA0">
        <w:rPr>
          <w:rFonts w:ascii="Times New Roman" w:eastAsia="Times New Roman" w:hAnsi="Times New Roman" w:cs="David"/>
          <w:sz w:val="24"/>
          <w:szCs w:val="24"/>
          <w:rtl/>
          <w:lang w:eastAsia="he-IL"/>
        </w:rPr>
        <w:t xml:space="preserve"> אומדן משוער של מחיר הקמת הפרוי</w:t>
      </w:r>
      <w:r w:rsidRPr="00435A20">
        <w:rPr>
          <w:rFonts w:ascii="Times New Roman" w:eastAsia="Times New Roman" w:hAnsi="Times New Roman" w:cs="David"/>
          <w:sz w:val="24"/>
          <w:szCs w:val="24"/>
          <w:rtl/>
          <w:lang w:eastAsia="he-IL"/>
        </w:rPr>
        <w:t>קט.</w:t>
      </w:r>
    </w:p>
    <w:p w14:paraId="23279E3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1ED5848"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sz w:val="24"/>
          <w:szCs w:val="24"/>
          <w:rtl/>
          <w:lang w:eastAsia="he-IL"/>
        </w:rPr>
        <w:tab/>
        <w:t xml:space="preserve">מסירת נתונים ליועצים, בכדי שיכינו אומדן משוער של הפרויקט, כל אחד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del w:id="76" w:author="Meryl Etman" w:date="2019-04-17T11:02:00Z">
        <w:r w:rsidRPr="00435A20" w:rsidDel="0050757B">
          <w:rPr>
            <w:rFonts w:ascii="Times New Roman" w:eastAsia="Times New Roman" w:hAnsi="Times New Roman" w:cs="David"/>
            <w:sz w:val="24"/>
            <w:szCs w:val="24"/>
            <w:rtl/>
            <w:lang w:eastAsia="he-IL"/>
          </w:rPr>
          <w:tab/>
        </w:r>
      </w:del>
      <w:r w:rsidRPr="00435A20">
        <w:rPr>
          <w:rFonts w:ascii="Times New Roman" w:eastAsia="Times New Roman" w:hAnsi="Times New Roman" w:cs="David"/>
          <w:sz w:val="24"/>
          <w:szCs w:val="24"/>
          <w:rtl/>
          <w:lang w:eastAsia="he-IL"/>
        </w:rPr>
        <w:t>בתחומו.</w:t>
      </w:r>
    </w:p>
    <w:p w14:paraId="496093C1"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lang w:eastAsia="he-IL"/>
        </w:rPr>
      </w:pPr>
    </w:p>
    <w:p w14:paraId="19112589" w14:textId="77777777" w:rsidR="00435A20" w:rsidRPr="00435A20" w:rsidRDefault="00435A20" w:rsidP="00435A20">
      <w:pPr>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41D9CB1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5B52094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3AB84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68BCE45E"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191E329"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44C45CC8"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3C284A09"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70AD0BE4"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2.3</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תכנון סופי ל</w:t>
      </w:r>
      <w:r w:rsidRPr="00435A20">
        <w:rPr>
          <w:rFonts w:ascii="Times New Roman" w:eastAsia="Times New Roman" w:hAnsi="Times New Roman" w:cs="David" w:hint="cs"/>
          <w:sz w:val="24"/>
          <w:szCs w:val="24"/>
          <w:u w:val="single"/>
          <w:rtl/>
          <w:lang w:eastAsia="he-IL"/>
        </w:rPr>
        <w:t>בינוי ולפיתוח/עיצוב אדריכלי למבנים</w:t>
      </w:r>
      <w:r w:rsidRPr="00435A20">
        <w:rPr>
          <w:rFonts w:ascii="Times New Roman" w:eastAsia="Times New Roman" w:hAnsi="Times New Roman" w:cs="David"/>
          <w:sz w:val="24"/>
          <w:szCs w:val="24"/>
          <w:u w:val="single"/>
          <w:rtl/>
          <w:lang w:eastAsia="he-IL"/>
        </w:rPr>
        <w:t>:</w:t>
      </w:r>
    </w:p>
    <w:p w14:paraId="39AE14C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65EEB6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הכנת </w:t>
      </w:r>
      <w:r w:rsidR="00B33CA0">
        <w:rPr>
          <w:rFonts w:ascii="Times New Roman" w:eastAsia="Times New Roman" w:hAnsi="Times New Roman" w:cs="David"/>
          <w:sz w:val="24"/>
          <w:szCs w:val="24"/>
          <w:rtl/>
          <w:lang w:eastAsia="he-IL"/>
        </w:rPr>
        <w:t>תכניות סופיות, המתארות את הפרוי</w:t>
      </w:r>
      <w:r w:rsidRPr="00435A20">
        <w:rPr>
          <w:rFonts w:ascii="Times New Roman" w:eastAsia="Times New Roman" w:hAnsi="Times New Roman" w:cs="David"/>
          <w:sz w:val="24"/>
          <w:szCs w:val="24"/>
          <w:rtl/>
          <w:lang w:eastAsia="he-IL"/>
        </w:rPr>
        <w:t>קט המסוכם עם היועצים ועם המזמין. תאום התכניות האמורות עם היועצים והמזמין.</w:t>
      </w:r>
    </w:p>
    <w:p w14:paraId="6278DC13"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519FBE1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 xml:space="preserve">הכנת התכניות והמסמכים הנדרשים על ידי הרשויות המוסמכות למתן היתרי בניה, </w:t>
      </w:r>
      <w:r w:rsidRPr="00435A20">
        <w:rPr>
          <w:rFonts w:ascii="Times New Roman" w:eastAsia="Times New Roman" w:hAnsi="Times New Roman" w:cs="David" w:hint="cs"/>
          <w:sz w:val="24"/>
          <w:szCs w:val="24"/>
          <w:rtl/>
          <w:lang w:eastAsia="he-IL"/>
        </w:rPr>
        <w:t>לרבות שינויים שיידרשו בהיתרי הבניה ו/או פיצול היתרי בניה ו</w:t>
      </w:r>
      <w:r w:rsidRPr="00435A20">
        <w:rPr>
          <w:rFonts w:ascii="Times New Roman" w:eastAsia="Times New Roman" w:hAnsi="Times New Roman" w:cs="David"/>
          <w:sz w:val="24"/>
          <w:szCs w:val="24"/>
          <w:rtl/>
          <w:lang w:eastAsia="he-IL"/>
        </w:rPr>
        <w:t>הגשתם לרשויות</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לאחר אשור המנהל</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הכנת בקש</w:t>
      </w:r>
      <w:r w:rsidRPr="00435A20">
        <w:rPr>
          <w:rFonts w:ascii="Times New Roman" w:eastAsia="Times New Roman" w:hAnsi="Times New Roman" w:cs="David" w:hint="cs"/>
          <w:sz w:val="24"/>
          <w:szCs w:val="24"/>
          <w:rtl/>
          <w:lang w:eastAsia="he-IL"/>
        </w:rPr>
        <w:t>ות</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להקלות/שמושים חורגים. ככל שע"פ התכנון נדרשים</w:t>
      </w:r>
    </w:p>
    <w:p w14:paraId="784B3AA2"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הקלות/שמושים חורגים. חתימה על הבקשות להיתרי בניה כעורך הבקשה הראשי, כאחראי לתכנון, לפיקוח עליון ולביקורת בתחום האדריכלות. כמו כן יחתום המתכנן על כל מסמך </w:t>
      </w:r>
      <w:r w:rsidR="00B33CA0" w:rsidRPr="00435A20">
        <w:rPr>
          <w:rFonts w:ascii="Times New Roman" w:eastAsia="Times New Roman" w:hAnsi="Times New Roman" w:cs="David" w:hint="cs"/>
          <w:sz w:val="24"/>
          <w:szCs w:val="24"/>
          <w:rtl/>
          <w:lang w:eastAsia="he-IL"/>
        </w:rPr>
        <w:t>שיידר</w:t>
      </w:r>
      <w:r w:rsidR="00B33CA0" w:rsidRPr="00435A20">
        <w:rPr>
          <w:rFonts w:ascii="Times New Roman" w:eastAsia="Times New Roman" w:hAnsi="Times New Roman" w:cs="David" w:hint="eastAsia"/>
          <w:sz w:val="24"/>
          <w:szCs w:val="24"/>
          <w:rtl/>
          <w:lang w:eastAsia="he-IL"/>
        </w:rPr>
        <w:t>ש</w:t>
      </w:r>
      <w:r w:rsidRPr="00435A20">
        <w:rPr>
          <w:rFonts w:ascii="Times New Roman" w:eastAsia="Times New Roman" w:hAnsi="Times New Roman" w:cs="David"/>
          <w:sz w:val="24"/>
          <w:szCs w:val="24"/>
          <w:rtl/>
          <w:lang w:eastAsia="he-IL"/>
        </w:rPr>
        <w:t xml:space="preserve"> על ידי הרשויות מהמתכנן בתהליך הבקשות להיתרים, בעת הבנייה ועד לקבלת תעודות גמר.</w:t>
      </w:r>
    </w:p>
    <w:p w14:paraId="79155C5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הכנת הבקשות להיתרי בניה לבניה בקטעים לרבות בקטעי בניינים וטיפול באישורן.</w:t>
      </w:r>
    </w:p>
    <w:p w14:paraId="4384BA2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5E5E20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הכנסת תיקונים ושינויים בתכניות ובמסמכים האחרים</w:t>
      </w:r>
      <w:r w:rsidRPr="00435A20">
        <w:rPr>
          <w:rFonts w:ascii="Times New Roman" w:eastAsia="Times New Roman" w:hAnsi="Times New Roman" w:cs="David" w:hint="cs"/>
          <w:sz w:val="24"/>
          <w:szCs w:val="24"/>
          <w:rtl/>
          <w:lang w:eastAsia="he-IL"/>
        </w:rPr>
        <w:t>, אשר נערכו ע"י המתכנן במהלך ביצוע התכנון,</w:t>
      </w:r>
      <w:r w:rsidRPr="00435A20">
        <w:rPr>
          <w:rFonts w:ascii="Times New Roman" w:eastAsia="Times New Roman" w:hAnsi="Times New Roman" w:cs="David"/>
          <w:sz w:val="24"/>
          <w:szCs w:val="24"/>
          <w:rtl/>
          <w:lang w:eastAsia="he-IL"/>
        </w:rPr>
        <w:t xml:space="preserve"> לפי דרישות המזמין ו/או לפי דרישת הרשויות המוסמכות, בהסכמת המנהל, הגשתם לרשויות,</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כולל קבלת היתרי בניה מתוקנים</w:t>
      </w:r>
      <w:r w:rsidRPr="00435A20">
        <w:rPr>
          <w:rFonts w:ascii="Times New Roman" w:eastAsia="Times New Roman" w:hAnsi="Times New Roman" w:cs="David" w:hint="cs"/>
          <w:sz w:val="24"/>
          <w:szCs w:val="24"/>
          <w:rtl/>
          <w:lang w:eastAsia="he-IL"/>
        </w:rPr>
        <w:t>, לרבות הכנת תכניות שינויים להיתר, לטופס 4 ולתעודת גמר</w:t>
      </w:r>
    </w:p>
    <w:p w14:paraId="6F1BFB8E"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8E637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תיאום, ביקורת ואישור התאמת תכניות היועצים לתכניות האדריכלות.</w:t>
      </w:r>
    </w:p>
    <w:p w14:paraId="348A567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A251B8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w:t>
      </w:r>
    </w:p>
    <w:p w14:paraId="3C9EF31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lastRenderedPageBreak/>
        <w:tab/>
      </w:r>
    </w:p>
    <w:p w14:paraId="38E1D29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w:t>
      </w:r>
    </w:p>
    <w:p w14:paraId="4A59AF8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DAF5D0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שטחים לצורך התחשבנות עם הקבלנים בהתאם להנחיות המזמין.</w:t>
      </w:r>
    </w:p>
    <w:p w14:paraId="7B90BBF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A87FE9E" w14:textId="7CEA80FF"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ח.1</w:t>
      </w:r>
      <w:ins w:id="77" w:author="Meryl Etman" w:date="2019-07-10T11:42:00Z">
        <w:r w:rsidR="00FD3F71">
          <w:rPr>
            <w:rFonts w:ascii="Times New Roman" w:eastAsia="Times New Roman" w:hAnsi="Times New Roman" w:cs="David" w:hint="cs"/>
            <w:sz w:val="24"/>
            <w:szCs w:val="24"/>
            <w:rtl/>
            <w:lang w:eastAsia="he-IL"/>
          </w:rPr>
          <w:t xml:space="preserve"> </w:t>
        </w:r>
      </w:ins>
      <w:r w:rsidRPr="00435A20">
        <w:rPr>
          <w:rFonts w:ascii="Times New Roman" w:eastAsia="Times New Roman" w:hAnsi="Times New Roman" w:cs="David"/>
          <w:sz w:val="24"/>
          <w:szCs w:val="24"/>
          <w:rtl/>
          <w:lang w:eastAsia="he-IL"/>
        </w:rPr>
        <w:t>הכנת תכניות לשיווק הפרויקט. תכניות מכירה (תכניות המתארות כל דירה ודירה בקנ"מ שיקבע ע"י המנהל עם הצעה לס</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דור ר</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הוט. תכניות המתארות אפשרויות שונות לשינויים בחלוקת מחיצות הפנים ובמיקום חללים בדירות </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ללא שינוי בתכניות מעטפת הבנין) ותכניות מכר עפ"י הנחיות המזמין </w:t>
      </w:r>
      <w:r w:rsidRPr="00435A20">
        <w:rPr>
          <w:rFonts w:ascii="Times New Roman" w:eastAsia="Times New Roman" w:hAnsi="Times New Roman" w:cs="David" w:hint="cs"/>
          <w:sz w:val="24"/>
          <w:szCs w:val="24"/>
          <w:rtl/>
          <w:lang w:eastAsia="he-IL"/>
        </w:rPr>
        <w:t xml:space="preserve">ובהתאם לנדרש עפ"י החוק </w:t>
      </w:r>
      <w:r w:rsidRPr="00435A20">
        <w:rPr>
          <w:rFonts w:ascii="Times New Roman" w:eastAsia="Times New Roman" w:hAnsi="Times New Roman" w:cs="David"/>
          <w:sz w:val="24"/>
          <w:szCs w:val="24"/>
          <w:rtl/>
          <w:lang w:eastAsia="he-IL"/>
        </w:rPr>
        <w:t xml:space="preserve">(לא כולל גרפיקה, </w:t>
      </w:r>
      <w:ins w:id="78" w:author="Meryl Etman" w:date="2019-07-10T11:42:00Z">
        <w:r w:rsidR="00FD3F71">
          <w:rPr>
            <w:rFonts w:ascii="Times New Roman" w:eastAsia="Times New Roman" w:hAnsi="Times New Roman" w:cs="David" w:hint="cs"/>
            <w:sz w:val="24"/>
            <w:szCs w:val="24"/>
            <w:rtl/>
            <w:lang w:eastAsia="he-IL"/>
          </w:rPr>
          <w:t xml:space="preserve">תכניות מכירה צבעוניות, </w:t>
        </w:r>
      </w:ins>
      <w:r w:rsidRPr="00435A20">
        <w:rPr>
          <w:rFonts w:ascii="Times New Roman" w:eastAsia="Times New Roman" w:hAnsi="Times New Roman" w:cs="David"/>
          <w:sz w:val="24"/>
          <w:szCs w:val="24"/>
          <w:rtl/>
          <w:lang w:eastAsia="he-IL"/>
        </w:rPr>
        <w:t>הדמיות ופרספקטיבות).</w:t>
      </w:r>
      <w:r w:rsidRPr="00435A20">
        <w:rPr>
          <w:rFonts w:ascii="Times New Roman" w:eastAsia="Times New Roman" w:hAnsi="Times New Roman" w:cs="David" w:hint="cs"/>
          <w:sz w:val="24"/>
          <w:szCs w:val="24"/>
          <w:rtl/>
          <w:lang w:eastAsia="he-IL"/>
        </w:rPr>
        <w:t xml:space="preserve"> </w:t>
      </w:r>
    </w:p>
    <w:p w14:paraId="4E3FF86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t>ח.2 הכנת תכניות מכירה/השכרה המתארות אפשרויות שונות לשינויים בחלוקת מחיצות הפנים ובמיקום חללים במבנה ללא שינוי במעטפת הבניין (בפרויקטים בהם מסחר ו/או משרדים).</w:t>
      </w:r>
    </w:p>
    <w:p w14:paraId="0729246B"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ח.3 </w:t>
      </w:r>
      <w:r w:rsidRPr="00435A2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5066DBA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194F4D3F" w14:textId="1CA74B25" w:rsidR="00435A20" w:rsidRPr="00435A20" w:rsidRDefault="00435A20" w:rsidP="008371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ט.1</w:t>
      </w:r>
      <w:r w:rsidRPr="00435A20">
        <w:rPr>
          <w:rFonts w:ascii="Times New Roman" w:eastAsia="Times New Roman" w:hAnsi="Times New Roman" w:cs="David"/>
          <w:sz w:val="24"/>
          <w:szCs w:val="24"/>
          <w:rtl/>
          <w:lang w:eastAsia="he-IL"/>
        </w:rPr>
        <w:t>.בדיקת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נוסח מפרטי המכר והתאמתם לתכנון.</w:t>
      </w:r>
    </w:p>
    <w:p w14:paraId="125323F6" w14:textId="4DD112BC" w:rsidR="00435A20" w:rsidRPr="00435A20" w:rsidRDefault="00435A20" w:rsidP="008371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ט.2 הכנת מפרטים טכניים למכירה/השכרה בהתאם למתכונת שתמסר למתכנן ע"י המזמין. בדיקת ואישור נוסח המפרטים הטכניים והתאמתם לתכנון. (בפרויקטים בהם מסחר ו/או משרדים).</w:t>
      </w:r>
    </w:p>
    <w:p w14:paraId="1A973F1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375BAA4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52A0084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069BB18" w14:textId="2178A2C1"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r>
      <w:ins w:id="79" w:author="Meryl Etman" w:date="2019-07-10T11:43:00Z">
        <w:r w:rsidR="00FD3F71">
          <w:rPr>
            <w:rFonts w:ascii="Times New Roman" w:eastAsia="Times New Roman" w:hAnsi="Times New Roman" w:cs="David" w:hint="cs"/>
            <w:sz w:val="24"/>
            <w:szCs w:val="24"/>
            <w:rtl/>
            <w:lang w:eastAsia="he-IL"/>
          </w:rPr>
          <w:t>סיוע ל</w:t>
        </w:r>
      </w:ins>
      <w:r w:rsidRPr="00435A20">
        <w:rPr>
          <w:rFonts w:ascii="Times New Roman" w:eastAsia="Times New Roman" w:hAnsi="Times New Roman" w:cs="David"/>
          <w:sz w:val="24"/>
          <w:szCs w:val="24"/>
          <w:rtl/>
          <w:lang w:eastAsia="he-IL"/>
        </w:rPr>
        <w:t>עדכון האומדן המשוער של ערך העבודה האדריכלית.</w:t>
      </w:r>
    </w:p>
    <w:p w14:paraId="533B6FD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A3F83E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0"/>
          <w:szCs w:val="24"/>
          <w:rtl/>
          <w:lang w:eastAsia="he-IL"/>
        </w:rPr>
        <w:t>מבלי לגרוע מכלליות האמור לעיל, ביצוע כל יתר הפעולות ועריכת כל המסמכים הדרושים להשלמת התכנון הסופי.</w:t>
      </w:r>
    </w:p>
    <w:p w14:paraId="61B4BA4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D5AB21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B702CEC"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2.4</w:t>
      </w:r>
      <w:r w:rsidRPr="00435A20">
        <w:rPr>
          <w:rFonts w:ascii="Times New Roman" w:eastAsia="Times New Roman" w:hAnsi="Times New Roman" w:cs="David"/>
          <w:b/>
          <w:bCs/>
          <w:sz w:val="24"/>
          <w:szCs w:val="24"/>
          <w:rtl/>
          <w:lang w:eastAsia="he-IL"/>
        </w:rPr>
        <w:tab/>
      </w:r>
      <w:r w:rsidRPr="00435A20">
        <w:rPr>
          <w:rFonts w:ascii="Times New Roman" w:eastAsia="Times New Roman" w:hAnsi="Times New Roman" w:cs="David"/>
          <w:sz w:val="24"/>
          <w:szCs w:val="24"/>
          <w:u w:val="single"/>
          <w:rtl/>
          <w:lang w:eastAsia="he-IL"/>
        </w:rPr>
        <w:t>תכנון מפורט לבניינים:</w:t>
      </w:r>
    </w:p>
    <w:p w14:paraId="297835A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03AFDC7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הכנת תכניות עבודה מוקדמות מפורטות ומוסברות של הפרוייקט, כדרוש לביצוע העבודה, לרבות הכנת תכניות מנחות לעבודות היועצים, הכל בקנ"מ המאפשר ביצוע מ</w:t>
      </w:r>
      <w:r w:rsidRPr="00435A20">
        <w:rPr>
          <w:rFonts w:ascii="Times New Roman" w:eastAsia="Times New Roman" w:hAnsi="Times New Roman" w:cs="David" w:hint="cs"/>
          <w:sz w:val="24"/>
          <w:szCs w:val="24"/>
          <w:rtl/>
          <w:lang w:eastAsia="he-IL"/>
        </w:rPr>
        <w:t>וש</w:t>
      </w:r>
      <w:r w:rsidRPr="00435A20">
        <w:rPr>
          <w:rFonts w:ascii="Times New Roman" w:eastAsia="Times New Roman" w:hAnsi="Times New Roman" w:cs="David"/>
          <w:sz w:val="24"/>
          <w:szCs w:val="24"/>
          <w:rtl/>
          <w:lang w:eastAsia="he-IL"/>
        </w:rPr>
        <w:t xml:space="preserve">לם של העבודה. </w:t>
      </w:r>
    </w:p>
    <w:p w14:paraId="0CA9273C"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תיאום התכניות עם היועצים.</w:t>
      </w:r>
    </w:p>
    <w:p w14:paraId="5052DB2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5AE1D0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השלמת תכניות עבודה מפורטות ומוסברות של כל חלקי הפרוייקט כולל פרטי בניין בקנ"מ מתאים ורשימות.</w:t>
      </w:r>
    </w:p>
    <w:p w14:paraId="539CF97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81B85E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ביקורת ואישור התאמת תכניות היועצים לתכניות האדריכלות ובינ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הן.</w:t>
      </w:r>
    </w:p>
    <w:p w14:paraId="62EDAF4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36B5E3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סיוע להכנת מפרטים וכתבי כמויות המתאימים למפרטים הכלליים ולכתבי הכמויות המקובלים על המזמין בצורה שיכללו את כל העבודות המתוכננות, תוך בדיקה של העדר כפילות עם מפרט מלאכה אחר בבניין או אי כיסוי מלאכות הנופלות בין המתכננים השונים.</w:t>
      </w:r>
    </w:p>
    <w:p w14:paraId="590A28C3" w14:textId="77777777" w:rsidR="00435A20" w:rsidRDefault="00435A20" w:rsidP="00435A20">
      <w:pPr>
        <w:widowControl w:val="0"/>
        <w:spacing w:before="0" w:beforeAutospacing="0" w:after="0" w:afterAutospacing="0" w:line="240" w:lineRule="auto"/>
        <w:ind w:left="2160" w:hanging="720"/>
        <w:jc w:val="both"/>
        <w:rPr>
          <w:ins w:id="80" w:author="Meryl Etman" w:date="2019-07-10T11:44:00Z"/>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2C087A1D" w14:textId="59333333" w:rsidR="00FD3F71" w:rsidRPr="00435A20" w:rsidRDefault="00FD3F71" w:rsidP="00E9523A">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ins w:id="81" w:author="Meryl Etman" w:date="2019-07-10T11:44:00Z">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יובהר כי כתבי הכמויות יוכנו ע"י כמאי ולא ע"י המתכנן.</w:t>
        </w:r>
      </w:ins>
    </w:p>
    <w:p w14:paraId="75CAB74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CE6E57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תאום המפרטים וכתבי הכמויות של היועצים האחרים ושילובם במפרטים וכתבי הכמויות דלעיל.</w:t>
      </w:r>
    </w:p>
    <w:p w14:paraId="40FE77B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D43DE8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ו.</w:t>
      </w:r>
      <w:r w:rsidRPr="00435A20">
        <w:rPr>
          <w:rFonts w:ascii="Times New Roman" w:eastAsia="Times New Roman" w:hAnsi="Times New Roman" w:cs="David"/>
          <w:sz w:val="24"/>
          <w:szCs w:val="24"/>
          <w:rtl/>
          <w:lang w:eastAsia="he-IL"/>
        </w:rPr>
        <w:tab/>
        <w:t>כל יתר הדרוש לתכנון אדריכלי מפורט ולמסמכים האדריכליים אשר דרושים לעריכת המכרזים.</w:t>
      </w:r>
    </w:p>
    <w:p w14:paraId="2FBCD79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A73063"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ז.1  </w:t>
      </w:r>
      <w:r w:rsidRPr="00435A20">
        <w:rPr>
          <w:rFonts w:ascii="Times New Roman" w:eastAsia="Times New Roman" w:hAnsi="Times New Roman" w:cs="David"/>
          <w:sz w:val="24"/>
          <w:szCs w:val="24"/>
          <w:rtl/>
          <w:lang w:eastAsia="he-IL"/>
        </w:rPr>
        <w:t>עדכון תכניות המכירה ותכניות המכר.</w:t>
      </w:r>
    </w:p>
    <w:p w14:paraId="7AF84E2E" w14:textId="5FE012DF" w:rsidR="00435A20" w:rsidRPr="00435A20" w:rsidRDefault="00435A20" w:rsidP="006B3955">
      <w:pPr>
        <w:widowControl w:val="0"/>
        <w:spacing w:before="0" w:beforeAutospacing="0" w:after="0" w:afterAutospacing="0" w:line="240" w:lineRule="auto"/>
        <w:ind w:left="2494" w:hanging="334"/>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ז.2 עדכון תכניות מכירה/השכרה המתארות אפשרויות שונות לשינויים</w:t>
      </w:r>
      <w:r w:rsidR="00BD2AEE">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4"/>
          <w:szCs w:val="24"/>
          <w:rtl/>
          <w:lang w:eastAsia="he-IL"/>
        </w:rPr>
        <w:t>בחלוקת מחיצות הפנים ובמיקום חללים במבנה ללא שינוי במעטפת הבניין (בפרויקטים בהם מסחר ו/או משרדים).</w:t>
      </w:r>
    </w:p>
    <w:p w14:paraId="22DC439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71A65C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 למכירה ולהתחשבנות עם הקבלנים.</w:t>
      </w:r>
    </w:p>
    <w:p w14:paraId="4ABE6BC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0639F3BC"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סיוע לעדכון מפרטי המכר ואשור הנוסח וההתאמה לתכנון.</w:t>
      </w:r>
    </w:p>
    <w:p w14:paraId="7848347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51253F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סיוע להכנת אומדן מפורט של ערך העבודה האדריכלית המבוסס על המפרטים וכתבי הכמויות.</w:t>
      </w:r>
    </w:p>
    <w:p w14:paraId="2B2ADE6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6A2E27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הכנסת שינויים בתכניות ככל שיתחייב להתאמת הפרוייקט למסגרת התקציבית כפי שיקבע על ידי המזמין.</w:t>
      </w:r>
    </w:p>
    <w:p w14:paraId="51D5FEC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99B6665" w14:textId="77777777" w:rsidR="00435A20" w:rsidRPr="00435A20" w:rsidRDefault="00435A20" w:rsidP="00BD2AEE">
      <w:pPr>
        <w:widowControl w:val="0"/>
        <w:spacing w:before="0" w:beforeAutospacing="0" w:after="0" w:afterAutospacing="0" w:line="240" w:lineRule="auto"/>
        <w:ind w:left="1502" w:hanging="782"/>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הכנסת שינויים בתכניות לפי דרישת המזמין.</w:t>
      </w:r>
    </w:p>
    <w:p w14:paraId="79B3E537" w14:textId="30715AEE" w:rsidR="00435A20" w:rsidRPr="00435A20" w:rsidRDefault="00435A20" w:rsidP="006B3955">
      <w:pPr>
        <w:widowControl w:val="0"/>
        <w:spacing w:before="0" w:beforeAutospacing="0" w:after="0" w:afterAutospacing="0" w:line="240" w:lineRule="auto"/>
        <w:ind w:left="221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יב.2. עדכון תכניות החלוקה הפנימית לחנויות ו/או משרדים בהתאם להנחיות</w:t>
      </w:r>
      <w:r w:rsidR="00BD2AEE">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4"/>
          <w:szCs w:val="24"/>
          <w:rtl/>
          <w:lang w:eastAsia="he-IL"/>
        </w:rPr>
        <w:t>המזמין וביצוע התאמות במיקום דלתות כניסה, מעברים וכו'. (בפרויקטים בהם מסחר ו/או משרדים).</w:t>
      </w:r>
    </w:p>
    <w:p w14:paraId="056D557C"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E753C1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יג.</w:t>
      </w:r>
      <w:r w:rsidRPr="00435A20">
        <w:rPr>
          <w:rFonts w:ascii="Times New Roman" w:eastAsia="Times New Roman" w:hAnsi="Times New Roman" w:cs="David"/>
          <w:sz w:val="24"/>
          <w:szCs w:val="24"/>
          <w:rtl/>
          <w:lang w:eastAsia="he-IL"/>
        </w:rPr>
        <w:tab/>
        <w:t>מתן חוות דעת טכנית ויעוץ בכל הקשור בהכנת המכרזים ופרסומם.</w:t>
      </w:r>
    </w:p>
    <w:p w14:paraId="028FAB4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CAAA9F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יד.</w:t>
      </w:r>
      <w:r w:rsidRPr="00435A20">
        <w:rPr>
          <w:rFonts w:ascii="Times New Roman" w:eastAsia="Times New Roman" w:hAnsi="Times New Roman" w:cs="David"/>
          <w:sz w:val="24"/>
          <w:szCs w:val="24"/>
          <w:rtl/>
          <w:lang w:eastAsia="he-IL"/>
        </w:rPr>
        <w:tab/>
        <w:t xml:space="preserve">השתתפות בסיורי קבלנים, הכנת תשובות לשאלות הקבלנים והגשתן </w:t>
      </w:r>
    </w:p>
    <w:p w14:paraId="1A476D82" w14:textId="77777777" w:rsidR="00435A20" w:rsidRPr="00435A20" w:rsidRDefault="00435A20" w:rsidP="00435A2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למנהל.</w:t>
      </w:r>
    </w:p>
    <w:p w14:paraId="4140D99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FE91727"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טו.</w:t>
      </w:r>
      <w:r w:rsidRPr="00435A20">
        <w:rPr>
          <w:rFonts w:ascii="Times New Roman" w:eastAsia="Times New Roman" w:hAnsi="Times New Roman" w:cs="David"/>
          <w:sz w:val="24"/>
          <w:szCs w:val="24"/>
          <w:rtl/>
          <w:lang w:eastAsia="he-IL"/>
        </w:rPr>
        <w:tab/>
        <w:t xml:space="preserve">מתן חוות דעת טכנית בכל הקשור להצעות הקבלנים. </w:t>
      </w:r>
    </w:p>
    <w:p w14:paraId="5C2A191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610A293" w14:textId="07BA398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טז.</w:t>
      </w:r>
      <w:r w:rsidRPr="00435A20">
        <w:rPr>
          <w:rFonts w:ascii="Times New Roman" w:eastAsia="Times New Roman" w:hAnsi="Times New Roman" w:cs="David"/>
          <w:sz w:val="24"/>
          <w:szCs w:val="24"/>
          <w:rtl/>
          <w:lang w:eastAsia="he-IL"/>
        </w:rPr>
        <w:tab/>
        <w:t>השלמת תכניות עבודה ופרטי בניה, רשימות ומפרטים משלימים כפי שידרש לביצוע הפרויקט.</w:t>
      </w:r>
    </w:p>
    <w:p w14:paraId="5739D5D7" w14:textId="77777777" w:rsidR="00435A20" w:rsidRPr="00435A20"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p>
    <w:p w14:paraId="60CD7D48" w14:textId="6B66D1A1" w:rsidR="00435A20" w:rsidRPr="00435A20"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 xml:space="preserve">מובהר בזאת שהמתכנן יכין, באם ידרש, מסמכים למכרזים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עוד לפני השלמת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המסמכים המפורטים לביצוע.</w:t>
      </w:r>
    </w:p>
    <w:p w14:paraId="464C2DB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73838BC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1896C65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6B429D5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759AE7DF"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2.5</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קוח עליון</w:t>
      </w:r>
      <w:r w:rsidRPr="00435A20">
        <w:rPr>
          <w:rFonts w:ascii="Times New Roman" w:eastAsia="Times New Roman" w:hAnsi="Times New Roman" w:cs="David"/>
          <w:sz w:val="24"/>
          <w:szCs w:val="24"/>
          <w:rtl/>
          <w:lang w:eastAsia="he-IL"/>
        </w:rPr>
        <w:t>:</w:t>
      </w:r>
    </w:p>
    <w:p w14:paraId="52BE4B2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954E0D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843811B" w14:textId="77777777" w:rsidR="00435A20" w:rsidRPr="00435A20" w:rsidRDefault="00435A20" w:rsidP="00435A20">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של המתכנן על ביצוע העבודה האדריכלית יכלול:</w:t>
      </w:r>
    </w:p>
    <w:p w14:paraId="50BCEE8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B18A04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7AC9330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3B6B98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ab/>
        <w:t>שילוב הפיקוח העליון של היועצים עם 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על ביצוע העבודה האדריכלית.</w:t>
      </w:r>
    </w:p>
    <w:p w14:paraId="63F950B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E9AEF1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ab/>
        <w:t>בדיקה באתר ומחוצה לו באם הקבלנים והמפקח הבינו את תכניות המתכנן ואת הוראותיו. הדרכה ומתן הסברים למפקח, במידה ונתמנה כזה לפ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על העבודות, הדרכה ומתן הסברים לקבלני העבודות באתר ומחוצה לו.</w:t>
      </w:r>
    </w:p>
    <w:p w14:paraId="48D371C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C0446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lastRenderedPageBreak/>
        <w:t>ה.</w:t>
      </w:r>
      <w:r w:rsidRPr="00435A20">
        <w:rPr>
          <w:rFonts w:ascii="Times New Roman" w:eastAsia="Times New Roman" w:hAnsi="Times New Roman" w:cs="David"/>
          <w:sz w:val="24"/>
          <w:szCs w:val="24"/>
          <w:rtl/>
          <w:lang w:eastAsia="he-IL"/>
        </w:rPr>
        <w:tab/>
        <w:t>ייעוץ והמלצה לגבי בחירה, בדיקה ואישור של חומרים וציוד.</w:t>
      </w:r>
    </w:p>
    <w:p w14:paraId="550CA883"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1A990E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41294D5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889688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ab/>
        <w:t>עדכון התכניות והפרטים בהתאם לשינויים שיתחייבו מדרישות הרשויות ומבעיות שתופענה במהלך ביצוע העבודה האדריכלית. כל עדכון יבוצע בתאום עם המנהל בכתב.</w:t>
      </w:r>
    </w:p>
    <w:p w14:paraId="7A7D213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D714BE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ab/>
        <w:t xml:space="preserve">אשרור תכניות </w:t>
      </w:r>
      <w:r w:rsidRPr="00435A20">
        <w:rPr>
          <w:rFonts w:ascii="Times New Roman" w:eastAsia="Times New Roman" w:hAnsi="Times New Roman" w:cs="David"/>
          <w:sz w:val="24"/>
          <w:szCs w:val="24"/>
          <w:lang w:eastAsia="he-IL"/>
        </w:rPr>
        <w:t>AS MADE</w:t>
      </w:r>
      <w:r w:rsidRPr="00435A20">
        <w:rPr>
          <w:rFonts w:ascii="Times New Roman" w:eastAsia="Times New Roman" w:hAnsi="Times New Roman" w:cs="David"/>
          <w:sz w:val="24"/>
          <w:szCs w:val="24"/>
          <w:rtl/>
          <w:lang w:eastAsia="he-IL"/>
        </w:rPr>
        <w:t xml:space="preserve"> שיוכנו ע"י הקבלנים על רקע תכניות המתכנן ושיכללו ש</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נויים שבוצעו בזמן ביצוע העבודה האדריכלית.      </w:t>
      </w:r>
    </w:p>
    <w:p w14:paraId="6E7A7513"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AEA39A9"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sz w:val="24"/>
          <w:szCs w:val="24"/>
          <w:rtl/>
          <w:lang w:eastAsia="he-IL"/>
        </w:rPr>
        <w:tab/>
        <w:t xml:space="preserve">השתתפות בקבלת העבודות ואישור גמר ביצוע העבודות, בתיאום עם </w:t>
      </w:r>
    </w:p>
    <w:p w14:paraId="36B2E7A1"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היועצים. העברת רשימות ליקויים לתיקון.</w:t>
      </w:r>
    </w:p>
    <w:p w14:paraId="086CE03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3E321FB" w14:textId="7AC836A5" w:rsidR="00435A20" w:rsidRPr="00435A20" w:rsidRDefault="00435A20" w:rsidP="00E9523A">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ובפיקוח העליון עליהן</w:t>
      </w:r>
      <w:del w:id="82" w:author="Meryl Etman" w:date="2019-07-10T15:47:00Z">
        <w:r w:rsidRPr="00435A20" w:rsidDel="00394F21">
          <w:rPr>
            <w:rFonts w:ascii="Times New Roman" w:eastAsia="Times New Roman" w:hAnsi="Times New Roman" w:cs="David"/>
            <w:sz w:val="24"/>
            <w:szCs w:val="24"/>
            <w:rtl/>
            <w:lang w:eastAsia="he-IL"/>
          </w:rPr>
          <w:delText xml:space="preserve"> ועל התאמתן לתנאי החוזים עם קבלני העבודות</w:delText>
        </w:r>
      </w:del>
      <w:r w:rsidRPr="00435A20">
        <w:rPr>
          <w:rFonts w:ascii="Times New Roman" w:eastAsia="Times New Roman" w:hAnsi="Times New Roman" w:cs="David"/>
          <w:sz w:val="24"/>
          <w:szCs w:val="24"/>
          <w:rtl/>
          <w:lang w:eastAsia="he-IL"/>
        </w:rPr>
        <w:t>, הן לפני מסירת העבודות והן בתקופת הבדק.</w:t>
      </w:r>
    </w:p>
    <w:p w14:paraId="4B9B7F43"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76E087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יא.</w:t>
      </w:r>
      <w:r w:rsidRPr="00435A20">
        <w:rPr>
          <w:rFonts w:ascii="Times New Roman" w:eastAsia="Times New Roman" w:hAnsi="Times New Roman" w:cs="David"/>
          <w:sz w:val="24"/>
          <w:szCs w:val="24"/>
          <w:rtl/>
          <w:lang w:eastAsia="he-IL"/>
        </w:rPr>
        <w:tab/>
        <w:t>ייעוץ לפתרונות במקרים בהם יתגלו כשלים בב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לעומת התכנון.</w:t>
      </w:r>
    </w:p>
    <w:p w14:paraId="43471F2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A842E2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אישור תכניות שינויי דיירים (התכניות יוכנו ע"י הקבלן/הדיירים).</w:t>
      </w:r>
    </w:p>
    <w:p w14:paraId="5BEAA2F2" w14:textId="74B55933" w:rsidR="00435A20" w:rsidRPr="00435A20" w:rsidRDefault="00435A20" w:rsidP="007F2347">
      <w:pPr>
        <w:widowControl w:val="0"/>
        <w:spacing w:before="0" w:beforeAutospacing="0" w:after="0" w:afterAutospacing="0" w:line="240" w:lineRule="auto"/>
        <w:ind w:left="2636" w:hanging="1916"/>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יב.2. אישור תכניות שיוכנו ע"י הרוכשים/שוכרים של שטחי המסחר ו/או</w:t>
      </w:r>
      <w:r w:rsidR="007F2347">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4"/>
          <w:szCs w:val="24"/>
          <w:rtl/>
          <w:lang w:eastAsia="he-IL"/>
        </w:rPr>
        <w:t>המשרדים. (בפרויקטים בהם מסחר ו/או משרדים).</w:t>
      </w:r>
    </w:p>
    <w:p w14:paraId="5379FA8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8CD40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AADDE5C" w14:textId="2936EFE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יג.</w:t>
      </w:r>
      <w:r w:rsidRPr="00435A20">
        <w:rPr>
          <w:rFonts w:ascii="Times New Roman" w:eastAsia="Times New Roman" w:hAnsi="Times New Roman" w:cs="David"/>
          <w:sz w:val="24"/>
          <w:szCs w:val="24"/>
          <w:rtl/>
          <w:lang w:eastAsia="he-IL"/>
        </w:rPr>
        <w:tab/>
        <w:t>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7B3871D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F755AFE" w14:textId="32506E78" w:rsidR="00435A20" w:rsidRPr="00435A20" w:rsidRDefault="00435A20" w:rsidP="00E9523A">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יד.</w:t>
      </w:r>
      <w:r w:rsidRPr="00435A20">
        <w:rPr>
          <w:rFonts w:ascii="Times New Roman" w:eastAsia="Times New Roman" w:hAnsi="Times New Roman" w:cs="David"/>
          <w:sz w:val="24"/>
          <w:szCs w:val="24"/>
          <w:rtl/>
          <w:lang w:eastAsia="he-IL"/>
        </w:rPr>
        <w:tab/>
        <w:t>הכנת וחתימה על כל מסמך שידרש ע"י הרשויות מהמתכנן במהלך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על אישור לחיבור הפרויקט למערכות, ועל אישור לאכלוס ולתעודת גמר</w:t>
      </w:r>
      <w:del w:id="83" w:author="Meryl Etman" w:date="2019-07-10T15:50:00Z">
        <w:r w:rsidRPr="00435A20" w:rsidDel="00394F21">
          <w:rPr>
            <w:rFonts w:ascii="Times New Roman" w:eastAsia="Times New Roman" w:hAnsi="Times New Roman" w:cs="David"/>
            <w:sz w:val="24"/>
            <w:szCs w:val="24"/>
            <w:rtl/>
            <w:lang w:eastAsia="he-IL"/>
          </w:rPr>
          <w:delText>/רשיון עסק</w:delText>
        </w:r>
      </w:del>
      <w:r w:rsidRPr="00435A20">
        <w:rPr>
          <w:rFonts w:ascii="Times New Roman" w:eastAsia="Times New Roman" w:hAnsi="Times New Roman" w:cs="David"/>
          <w:sz w:val="24"/>
          <w:szCs w:val="24"/>
          <w:rtl/>
          <w:lang w:eastAsia="he-IL"/>
        </w:rPr>
        <w:t>.</w:t>
      </w:r>
    </w:p>
    <w:p w14:paraId="14309A2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97199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טו.</w:t>
      </w:r>
      <w:r w:rsidRPr="00435A2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6ABCC77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73DCAE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טז.</w:t>
      </w:r>
      <w:r w:rsidRPr="00435A20">
        <w:rPr>
          <w:rFonts w:ascii="Times New Roman" w:eastAsia="Times New Roman" w:hAnsi="Times New Roman" w:cs="David"/>
          <w:sz w:val="24"/>
          <w:szCs w:val="24"/>
          <w:rtl/>
          <w:lang w:eastAsia="he-IL"/>
        </w:rPr>
        <w:tab/>
        <w:t xml:space="preserve">סיוע ככל הנדרש לשם </w:t>
      </w:r>
      <w:r w:rsidRPr="00435A20">
        <w:rPr>
          <w:rFonts w:ascii="Times New Roman" w:eastAsia="Times New Roman" w:hAnsi="Times New Roman" w:cs="David" w:hint="cs"/>
          <w:sz w:val="24"/>
          <w:szCs w:val="24"/>
          <w:rtl/>
          <w:lang w:eastAsia="he-IL"/>
        </w:rPr>
        <w:t xml:space="preserve">קבלת </w:t>
      </w:r>
      <w:r w:rsidRPr="00435A20">
        <w:rPr>
          <w:rFonts w:ascii="Times New Roman" w:eastAsia="Times New Roman" w:hAnsi="Times New Roman" w:cs="David"/>
          <w:sz w:val="24"/>
          <w:szCs w:val="24"/>
          <w:rtl/>
          <w:lang w:eastAsia="he-IL"/>
        </w:rPr>
        <w:t>אישור הרשויות להשלמת העבודות ולקבלת תעודת גמר.</w:t>
      </w:r>
    </w:p>
    <w:p w14:paraId="489D8DC8"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F54FC4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יז.</w:t>
      </w:r>
      <w:r w:rsidRPr="00435A20">
        <w:rPr>
          <w:rFonts w:ascii="Times New Roman" w:eastAsia="Times New Roman" w:hAnsi="Times New Roman" w:cs="David"/>
          <w:sz w:val="24"/>
          <w:szCs w:val="24"/>
          <w:rtl/>
          <w:lang w:eastAsia="he-IL"/>
        </w:rPr>
        <w:tab/>
        <w:t>סיוע למזמין במתן מענה לפניות אליו בקשר לתכנון וב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העבודה האדריכלית.</w:t>
      </w:r>
    </w:p>
    <w:p w14:paraId="5A5F530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6025EC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יח.</w:t>
      </w:r>
      <w:r w:rsidRPr="00435A20">
        <w:rPr>
          <w:rFonts w:ascii="Times New Roman" w:eastAsia="Times New Roman" w:hAnsi="Times New Roman" w:cs="David"/>
          <w:sz w:val="24"/>
          <w:szCs w:val="24"/>
          <w:rtl/>
          <w:lang w:eastAsia="he-IL"/>
        </w:rPr>
        <w:tab/>
        <w:t>השתתפות עם המזמין בהגנה בפני תביעות בקשר עם תכנון וביצוע העבודה האדריכלית</w:t>
      </w:r>
      <w:r w:rsidRPr="00435A20">
        <w:rPr>
          <w:rFonts w:ascii="Times New Roman" w:eastAsia="Times New Roman" w:hAnsi="Times New Roman" w:cs="David" w:hint="cs"/>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73FB13E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238027B" w14:textId="659E4498"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יט.</w:t>
      </w:r>
      <w:r w:rsidRPr="00435A20">
        <w:rPr>
          <w:rFonts w:ascii="Times New Roman" w:eastAsia="Times New Roman" w:hAnsi="Times New Roman" w:cs="David"/>
          <w:sz w:val="24"/>
          <w:szCs w:val="24"/>
          <w:rtl/>
          <w:lang w:eastAsia="he-IL"/>
        </w:rPr>
        <w:tab/>
        <w:t>כל יתר הדרוש לפיקוח עליון, ולביקורת על הביצוע</w:t>
      </w:r>
      <w:ins w:id="84" w:author="Meryl Etman" w:date="2019-07-10T15:50:00Z">
        <w:r w:rsidR="00394F21">
          <w:rPr>
            <w:rFonts w:ascii="Times New Roman" w:eastAsia="Times New Roman" w:hAnsi="Times New Roman" w:cs="David" w:hint="cs"/>
            <w:sz w:val="24"/>
            <w:szCs w:val="24"/>
            <w:rtl/>
            <w:lang w:eastAsia="he-IL"/>
          </w:rPr>
          <w:t xml:space="preserve"> </w:t>
        </w:r>
      </w:ins>
      <w:ins w:id="85" w:author="Meryl Etman" w:date="2019-07-10T15:51:00Z">
        <w:r w:rsidR="00394F21">
          <w:rPr>
            <w:rFonts w:ascii="Times New Roman" w:eastAsia="Times New Roman" w:hAnsi="Times New Roman" w:cs="David" w:hint="cs"/>
            <w:sz w:val="24"/>
            <w:szCs w:val="24"/>
            <w:rtl/>
            <w:lang w:eastAsia="he-IL"/>
          </w:rPr>
          <w:t>בתחום האדריכלות</w:t>
        </w:r>
      </w:ins>
      <w:r w:rsidRPr="00435A20">
        <w:rPr>
          <w:rFonts w:ascii="Times New Roman" w:eastAsia="Times New Roman" w:hAnsi="Times New Roman" w:cs="David"/>
          <w:sz w:val="24"/>
          <w:szCs w:val="24"/>
          <w:rtl/>
          <w:lang w:eastAsia="he-IL"/>
        </w:rPr>
        <w:t>.</w:t>
      </w:r>
    </w:p>
    <w:p w14:paraId="39C3CF9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7FEF84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88476F" w14:textId="77777777" w:rsidR="00435A20" w:rsidRPr="00435A20" w:rsidRDefault="00435A20" w:rsidP="00435A20">
      <w:pPr>
        <w:widowControl w:val="0"/>
        <w:spacing w:before="0" w:beforeAutospacing="0" w:after="0" w:afterAutospacing="0" w:line="240" w:lineRule="auto"/>
        <w:ind w:left="2216" w:hanging="776"/>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 xml:space="preserve">כדי למלא משימות אלה, יבקר המתכנן באתר הבניה ובמקורות </w:t>
      </w:r>
      <w:r w:rsidRPr="00435A20">
        <w:rPr>
          <w:rFonts w:ascii="Times New Roman" w:eastAsia="Times New Roman" w:hAnsi="Times New Roman" w:cs="David"/>
          <w:sz w:val="24"/>
          <w:szCs w:val="24"/>
          <w:rtl/>
          <w:lang w:eastAsia="he-IL"/>
        </w:rPr>
        <w:lastRenderedPageBreak/>
        <w:t>החומרים והציוד באופן תדיר ו/או לפי הזמנת המנהל או המפקח ולפחות בכל אחד מהשלבים הבאים:</w:t>
      </w:r>
    </w:p>
    <w:p w14:paraId="362966A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D5331A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יציקת יסודות.</w:t>
      </w:r>
    </w:p>
    <w:p w14:paraId="2BA608C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במהלך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השלד.</w:t>
      </w:r>
    </w:p>
    <w:p w14:paraId="1BAC6EA0"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בעת בנית המחיצות.</w:t>
      </w:r>
    </w:p>
    <w:p w14:paraId="411CB4E9"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פוי קירות החוץ.</w:t>
      </w:r>
    </w:p>
    <w:p w14:paraId="05551EBF"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במהלך ביצוע עבודות האלומיניום.</w:t>
      </w:r>
    </w:p>
    <w:p w14:paraId="2D893F88" w14:textId="77777777" w:rsidR="00435A20" w:rsidRPr="00435A20" w:rsidRDefault="00435A20" w:rsidP="00435A20">
      <w:pPr>
        <w:widowControl w:val="0"/>
        <w:numPr>
          <w:ilvl w:val="0"/>
          <w:numId w:val="5"/>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דלתות כניסה ודלתות פנים.</w:t>
      </w:r>
    </w:p>
    <w:p w14:paraId="05571C7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פריטים אופייני</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ם בדירה</w:t>
      </w:r>
      <w:r w:rsidRPr="00435A20">
        <w:rPr>
          <w:rFonts w:ascii="Times New Roman" w:eastAsia="Times New Roman" w:hAnsi="Times New Roman" w:cs="David" w:hint="cs"/>
          <w:sz w:val="24"/>
          <w:szCs w:val="24"/>
          <w:rtl/>
          <w:lang w:eastAsia="he-IL"/>
        </w:rPr>
        <w:t>/חנות/משרד</w:t>
      </w:r>
      <w:r w:rsidRPr="00435A20">
        <w:rPr>
          <w:rFonts w:ascii="Times New Roman" w:eastAsia="Times New Roman" w:hAnsi="Times New Roman" w:cs="David"/>
          <w:sz w:val="24"/>
          <w:szCs w:val="24"/>
          <w:rtl/>
          <w:lang w:eastAsia="he-IL"/>
        </w:rPr>
        <w:t xml:space="preserve"> אופיינ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hint="cs"/>
          <w:sz w:val="24"/>
          <w:szCs w:val="24"/>
          <w:rtl/>
          <w:lang w:eastAsia="he-IL"/>
        </w:rPr>
        <w:t>ם</w:t>
      </w:r>
      <w:r w:rsidRPr="00435A20">
        <w:rPr>
          <w:rFonts w:ascii="Times New Roman" w:eastAsia="Times New Roman" w:hAnsi="Times New Roman" w:cs="David"/>
          <w:sz w:val="24"/>
          <w:szCs w:val="24"/>
          <w:rtl/>
          <w:lang w:eastAsia="he-IL"/>
        </w:rPr>
        <w:t>.</w:t>
      </w:r>
    </w:p>
    <w:p w14:paraId="79EB2BA9" w14:textId="77777777" w:rsidR="00435A20" w:rsidRPr="00435A20" w:rsidRDefault="00435A20" w:rsidP="008371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בעת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עבודות גמר ב</w:t>
      </w:r>
      <w:r w:rsidRPr="00435A20">
        <w:rPr>
          <w:rFonts w:ascii="Times New Roman" w:eastAsia="Times New Roman" w:hAnsi="Times New Roman" w:cs="David" w:hint="cs"/>
          <w:sz w:val="24"/>
          <w:szCs w:val="24"/>
          <w:rtl/>
          <w:lang w:eastAsia="he-IL"/>
        </w:rPr>
        <w:t xml:space="preserve">שטחים המשותפים, </w:t>
      </w:r>
      <w:r w:rsidRPr="00435A20">
        <w:rPr>
          <w:rFonts w:ascii="Times New Roman" w:eastAsia="Times New Roman" w:hAnsi="Times New Roman" w:cs="David"/>
          <w:sz w:val="24"/>
          <w:szCs w:val="24"/>
          <w:rtl/>
          <w:lang w:eastAsia="he-IL"/>
        </w:rPr>
        <w:t>מבואת הכניסה ובמבואות הקומתיות.</w:t>
      </w:r>
    </w:p>
    <w:p w14:paraId="4DF6E1F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לפני צבע.</w:t>
      </w:r>
    </w:p>
    <w:p w14:paraId="1347860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9EE082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BBB5D76"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אין המתכנן רשאי לתת הוראות במישרין לקבלנים ו/או לנהל משא ומתן עם הקבלנים ביחס למחירים ו/או לדרכי ביצוע אלא באמצעות נציג המזמין.</w:t>
      </w:r>
    </w:p>
    <w:p w14:paraId="5DFD78E4" w14:textId="77777777" w:rsidR="00435A20" w:rsidRPr="00435A20" w:rsidRDefault="00435A20" w:rsidP="00435A20">
      <w:pPr>
        <w:widowControl w:val="0"/>
        <w:spacing w:before="0" w:beforeAutospacing="0" w:after="0" w:afterAutospacing="0" w:line="240" w:lineRule="auto"/>
        <w:ind w:left="1440" w:hanging="1225"/>
        <w:jc w:val="both"/>
        <w:rPr>
          <w:rFonts w:ascii="Times New Roman" w:eastAsia="Times New Roman" w:hAnsi="Times New Roman" w:cs="David"/>
          <w:sz w:val="24"/>
          <w:szCs w:val="24"/>
          <w:rtl/>
          <w:lang w:eastAsia="he-IL"/>
        </w:rPr>
      </w:pPr>
    </w:p>
    <w:p w14:paraId="6013BAF0"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לאחר כל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קור של המתכנן באתר יגיש המתכנן לנציג המזמין דו"ח בכתב ובו יציין את התרשמותו ואת הערותיו לגבי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w:t>
      </w:r>
    </w:p>
    <w:p w14:paraId="6FF7698B" w14:textId="77777777" w:rsidR="00435A20" w:rsidRPr="00435A20" w:rsidRDefault="00435A20" w:rsidP="00435A20">
      <w:pPr>
        <w:widowControl w:val="0"/>
        <w:spacing w:before="0" w:beforeAutospacing="0" w:after="0" w:afterAutospacing="0" w:line="240" w:lineRule="auto"/>
        <w:ind w:left="2665" w:hanging="37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עבור פיקוח עליון.</w:t>
      </w:r>
    </w:p>
    <w:p w14:paraId="0198E9F8" w14:textId="77777777" w:rsidR="00435A20" w:rsidRPr="00435A20" w:rsidRDefault="00435A20" w:rsidP="00435A20">
      <w:pPr>
        <w:widowControl w:val="0"/>
        <w:spacing w:before="0" w:beforeAutospacing="0" w:after="0" w:afterAutospacing="0" w:line="240" w:lineRule="auto"/>
        <w:ind w:left="3600" w:hanging="1225"/>
        <w:jc w:val="both"/>
        <w:rPr>
          <w:rFonts w:ascii="Times New Roman" w:eastAsia="Times New Roman" w:hAnsi="Times New Roman" w:cs="David"/>
          <w:sz w:val="24"/>
          <w:szCs w:val="24"/>
          <w:rtl/>
          <w:lang w:eastAsia="he-IL"/>
        </w:rPr>
      </w:pPr>
    </w:p>
    <w:p w14:paraId="625474EE" w14:textId="77777777" w:rsidR="00435A20" w:rsidRPr="00435A20" w:rsidRDefault="00435A20" w:rsidP="00435A20">
      <w:pPr>
        <w:widowControl w:val="0"/>
        <w:spacing w:before="0" w:beforeAutospacing="0" w:after="0" w:afterAutospacing="0" w:line="240" w:lineRule="auto"/>
        <w:ind w:left="2665" w:hanging="122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            יעוץ למזמין בדבר </w:t>
      </w:r>
      <w:r w:rsidRPr="00435A20">
        <w:rPr>
          <w:rFonts w:ascii="Times New Roman" w:eastAsia="Times New Roman" w:hAnsi="Times New Roman" w:cs="David" w:hint="cs"/>
          <w:sz w:val="24"/>
          <w:szCs w:val="24"/>
          <w:rtl/>
          <w:lang w:eastAsia="he-IL"/>
        </w:rPr>
        <w:t>תפעול ו</w:t>
      </w:r>
      <w:r w:rsidRPr="00435A20">
        <w:rPr>
          <w:rFonts w:ascii="Times New Roman" w:eastAsia="Times New Roman" w:hAnsi="Times New Roman" w:cs="David"/>
          <w:sz w:val="24"/>
          <w:szCs w:val="24"/>
          <w:rtl/>
          <w:lang w:eastAsia="he-IL"/>
        </w:rPr>
        <w:t>אחזקת המתקן.</w:t>
      </w:r>
    </w:p>
    <w:p w14:paraId="5D16C43F"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4D739EDF"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67A29FC2"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2.6</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תכניות לצרכי רישום ורישום בתים משותפים</w:t>
      </w:r>
      <w:r w:rsidRPr="00435A20">
        <w:rPr>
          <w:rFonts w:ascii="Times New Roman" w:eastAsia="Times New Roman" w:hAnsi="Times New Roman" w:cs="David"/>
          <w:sz w:val="24"/>
          <w:szCs w:val="24"/>
          <w:rtl/>
          <w:lang w:eastAsia="he-IL"/>
        </w:rPr>
        <w:t>:</w:t>
      </w:r>
    </w:p>
    <w:p w14:paraId="64D7D20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3BA7308" w14:textId="77777777" w:rsidR="00394F21" w:rsidRDefault="00435A20" w:rsidP="00435A20">
      <w:pPr>
        <w:widowControl w:val="0"/>
        <w:spacing w:before="0" w:beforeAutospacing="0" w:after="0" w:afterAutospacing="0" w:line="240" w:lineRule="auto"/>
        <w:ind w:left="1371"/>
        <w:jc w:val="both"/>
        <w:rPr>
          <w:ins w:id="86" w:author="Meryl Etman" w:date="2019-07-10T15:56:00Z"/>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העברת תכניות ומסמכים לבעלי מקצוע אחרים לשם הכנת תרשימים ותשריטים לפרצלציה, תכניות לצרכי רישום ורישום בתים משותפים. וידוא נכונות תרשים מגרש ותשריט בית משותף. </w:t>
      </w:r>
    </w:p>
    <w:p w14:paraId="58062FC8" w14:textId="77777777" w:rsidR="00394F21" w:rsidRDefault="00394F21" w:rsidP="00435A20">
      <w:pPr>
        <w:widowControl w:val="0"/>
        <w:spacing w:before="0" w:beforeAutospacing="0" w:after="0" w:afterAutospacing="0" w:line="240" w:lineRule="auto"/>
        <w:ind w:left="1371"/>
        <w:jc w:val="both"/>
        <w:rPr>
          <w:ins w:id="87" w:author="Meryl Etman" w:date="2019-07-10T15:55:00Z"/>
          <w:rFonts w:ascii="Times New Roman" w:eastAsia="Times New Roman" w:hAnsi="Times New Roman" w:cs="David"/>
          <w:sz w:val="24"/>
          <w:szCs w:val="24"/>
          <w:rtl/>
          <w:lang w:eastAsia="he-IL"/>
        </w:rPr>
      </w:pPr>
    </w:p>
    <w:p w14:paraId="7F172F86" w14:textId="77777777" w:rsidR="00394F21" w:rsidRDefault="00394F21">
      <w:pPr>
        <w:widowControl w:val="0"/>
        <w:spacing w:before="0" w:beforeAutospacing="0" w:after="0" w:afterAutospacing="0" w:line="240" w:lineRule="auto"/>
        <w:ind w:left="1371" w:hanging="720"/>
        <w:jc w:val="both"/>
        <w:rPr>
          <w:ins w:id="88" w:author="Meryl Etman" w:date="2019-07-10T15:55:00Z"/>
          <w:rFonts w:ascii="Times New Roman" w:eastAsia="Times New Roman" w:hAnsi="Times New Roman" w:cs="David"/>
          <w:sz w:val="24"/>
          <w:szCs w:val="24"/>
          <w:rtl/>
          <w:lang w:eastAsia="he-IL"/>
        </w:rPr>
        <w:pPrChange w:id="89" w:author="Meryl Etman" w:date="2019-07-10T15:55:00Z">
          <w:pPr>
            <w:widowControl w:val="0"/>
            <w:spacing w:before="0" w:beforeAutospacing="0" w:after="0" w:afterAutospacing="0" w:line="240" w:lineRule="auto"/>
            <w:ind w:left="1371"/>
            <w:jc w:val="both"/>
          </w:pPr>
        </w:pPrChange>
      </w:pPr>
      <w:ins w:id="90" w:author="Meryl Etman" w:date="2019-07-10T15:55:00Z">
        <w:r>
          <w:rPr>
            <w:rFonts w:ascii="Times New Roman" w:eastAsia="Times New Roman" w:hAnsi="Times New Roman" w:cs="David" w:hint="cs"/>
            <w:sz w:val="24"/>
            <w:szCs w:val="24"/>
            <w:rtl/>
            <w:lang w:eastAsia="he-IL"/>
          </w:rPr>
          <w:t>2.7</w:t>
        </w:r>
        <w:r>
          <w:rPr>
            <w:rFonts w:ascii="Times New Roman" w:eastAsia="Times New Roman" w:hAnsi="Times New Roman" w:cs="David" w:hint="cs"/>
            <w:sz w:val="24"/>
            <w:szCs w:val="24"/>
            <w:rtl/>
            <w:lang w:eastAsia="he-IL"/>
          </w:rPr>
          <w:tab/>
        </w:r>
        <w:r w:rsidRPr="00394F21">
          <w:rPr>
            <w:rFonts w:ascii="Times New Roman" w:eastAsia="Times New Roman" w:hAnsi="Times New Roman" w:cs="David" w:hint="eastAsia"/>
            <w:sz w:val="24"/>
            <w:szCs w:val="24"/>
            <w:u w:val="single"/>
            <w:rtl/>
            <w:lang w:eastAsia="he-IL"/>
            <w:rPrChange w:id="91" w:author="Meryl Etman" w:date="2019-07-10T15:55:00Z">
              <w:rPr>
                <w:rFonts w:ascii="Times New Roman" w:eastAsia="Times New Roman" w:hAnsi="Times New Roman" w:cs="David" w:hint="eastAsia"/>
                <w:sz w:val="24"/>
                <w:szCs w:val="24"/>
                <w:rtl/>
                <w:lang w:eastAsia="he-IL"/>
              </w:rPr>
            </w:rPrChange>
          </w:rPr>
          <w:t>היתרי</w:t>
        </w:r>
        <w:r w:rsidRPr="00394F21">
          <w:rPr>
            <w:rFonts w:ascii="Times New Roman" w:eastAsia="Times New Roman" w:hAnsi="Times New Roman" w:cs="David"/>
            <w:sz w:val="24"/>
            <w:szCs w:val="24"/>
            <w:u w:val="single"/>
            <w:rtl/>
            <w:lang w:eastAsia="he-IL"/>
            <w:rPrChange w:id="92" w:author="Meryl Etman" w:date="2019-07-10T15:55:00Z">
              <w:rPr>
                <w:rFonts w:ascii="Times New Roman" w:eastAsia="Times New Roman" w:hAnsi="Times New Roman" w:cs="David"/>
                <w:sz w:val="24"/>
                <w:szCs w:val="24"/>
                <w:rtl/>
                <w:lang w:eastAsia="he-IL"/>
              </w:rPr>
            </w:rPrChange>
          </w:rPr>
          <w:t xml:space="preserve"> </w:t>
        </w:r>
        <w:r w:rsidRPr="00394F21">
          <w:rPr>
            <w:rFonts w:ascii="Times New Roman" w:eastAsia="Times New Roman" w:hAnsi="Times New Roman" w:cs="David" w:hint="eastAsia"/>
            <w:sz w:val="24"/>
            <w:szCs w:val="24"/>
            <w:u w:val="single"/>
            <w:rtl/>
            <w:lang w:eastAsia="he-IL"/>
            <w:rPrChange w:id="93" w:author="Meryl Etman" w:date="2019-07-10T15:55:00Z">
              <w:rPr>
                <w:rFonts w:ascii="Times New Roman" w:eastAsia="Times New Roman" w:hAnsi="Times New Roman" w:cs="David" w:hint="eastAsia"/>
                <w:sz w:val="24"/>
                <w:szCs w:val="24"/>
                <w:rtl/>
                <w:lang w:eastAsia="he-IL"/>
              </w:rPr>
            </w:rPrChange>
          </w:rPr>
          <w:t>שינויים</w:t>
        </w:r>
        <w:r w:rsidRPr="00394F21">
          <w:rPr>
            <w:rFonts w:ascii="Times New Roman" w:eastAsia="Times New Roman" w:hAnsi="Times New Roman" w:cs="David"/>
            <w:sz w:val="24"/>
            <w:szCs w:val="24"/>
            <w:u w:val="single"/>
            <w:rtl/>
            <w:lang w:eastAsia="he-IL"/>
            <w:rPrChange w:id="94" w:author="Meryl Etman" w:date="2019-07-10T15:55:00Z">
              <w:rPr>
                <w:rFonts w:ascii="Times New Roman" w:eastAsia="Times New Roman" w:hAnsi="Times New Roman" w:cs="David"/>
                <w:sz w:val="24"/>
                <w:szCs w:val="24"/>
                <w:rtl/>
                <w:lang w:eastAsia="he-IL"/>
              </w:rPr>
            </w:rPrChange>
          </w:rPr>
          <w:t>:</w:t>
        </w:r>
      </w:ins>
    </w:p>
    <w:p w14:paraId="46A06C38" w14:textId="37872E40" w:rsidR="00435A20" w:rsidRDefault="00435A20" w:rsidP="00E9523A">
      <w:pPr>
        <w:widowControl w:val="0"/>
        <w:spacing w:before="0" w:beforeAutospacing="0" w:after="0" w:afterAutospacing="0" w:line="240" w:lineRule="auto"/>
        <w:ind w:left="1371"/>
        <w:jc w:val="both"/>
        <w:rPr>
          <w:ins w:id="95" w:author="Meryl Etman" w:date="2019-08-01T11:36:00Z"/>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הכנת בקשות לשינויים בהיתרי הבניה בהתאם לתכניות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וטיפול באישורן. הכנת בקשות להפרדת היתרי בניה בהתאם לבניה בשלבים וטיפול באישורן.</w:t>
      </w:r>
    </w:p>
    <w:p w14:paraId="0951F43A" w14:textId="26CF18E8" w:rsidR="00F760FC" w:rsidRPr="00435A20" w:rsidRDefault="00F760FC" w:rsidP="00E9523A">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ins w:id="96" w:author="Meryl Etman" w:date="2019-08-01T11:37:00Z">
        <w:r>
          <w:rPr>
            <w:rFonts w:ascii="Times New Roman" w:eastAsia="Times New Roman" w:hAnsi="Times New Roman" w:cs="David" w:hint="cs"/>
            <w:sz w:val="24"/>
            <w:szCs w:val="24"/>
            <w:rtl/>
            <w:lang w:eastAsia="he-IL"/>
          </w:rPr>
          <w:t xml:space="preserve">התמורה עבור היתרי שינויים </w:t>
        </w:r>
      </w:ins>
      <w:ins w:id="97" w:author="Meryl Etman" w:date="2019-08-01T11:38:00Z">
        <w:r>
          <w:rPr>
            <w:rFonts w:ascii="Times New Roman" w:eastAsia="Times New Roman" w:hAnsi="Times New Roman" w:cs="David" w:hint="cs"/>
            <w:sz w:val="24"/>
            <w:szCs w:val="24"/>
            <w:rtl/>
            <w:lang w:eastAsia="he-IL"/>
          </w:rPr>
          <w:t xml:space="preserve">ו/או הפרדת היתרי בניה </w:t>
        </w:r>
      </w:ins>
      <w:ins w:id="98" w:author="Meryl Etman" w:date="2019-08-01T11:37:00Z">
        <w:r>
          <w:rPr>
            <w:rFonts w:ascii="Times New Roman" w:eastAsia="Times New Roman" w:hAnsi="Times New Roman" w:cs="David" w:hint="cs"/>
            <w:sz w:val="24"/>
            <w:szCs w:val="24"/>
            <w:rtl/>
            <w:lang w:eastAsia="he-IL"/>
          </w:rPr>
          <w:t>תהיה בהתאם למפורט בנספח ה'</w:t>
        </w:r>
      </w:ins>
      <w:ins w:id="99" w:author="Meryl Etman" w:date="2019-08-01T11:42:00Z">
        <w:r>
          <w:rPr>
            <w:rFonts w:ascii="Times New Roman" w:eastAsia="Times New Roman" w:hAnsi="Times New Roman" w:cs="David" w:hint="cs"/>
            <w:sz w:val="24"/>
            <w:szCs w:val="24"/>
            <w:rtl/>
            <w:lang w:eastAsia="he-IL"/>
          </w:rPr>
          <w:t>, סעיף 3.4.3</w:t>
        </w:r>
      </w:ins>
      <w:ins w:id="100" w:author="Meryl Etman" w:date="2019-08-01T11:37:00Z">
        <w:r>
          <w:rPr>
            <w:rFonts w:ascii="Times New Roman" w:eastAsia="Times New Roman" w:hAnsi="Times New Roman" w:cs="David" w:hint="cs"/>
            <w:sz w:val="24"/>
            <w:szCs w:val="24"/>
            <w:rtl/>
            <w:lang w:eastAsia="he-IL"/>
          </w:rPr>
          <w:t>.</w:t>
        </w:r>
      </w:ins>
    </w:p>
    <w:p w14:paraId="136483D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222FE1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3798AA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w:t>
      </w:r>
      <w:r w:rsidRPr="00435A20">
        <w:rPr>
          <w:rFonts w:ascii="Times New Roman" w:eastAsia="Times New Roman" w:hAnsi="Times New Roman" w:cs="David"/>
          <w:sz w:val="24"/>
          <w:szCs w:val="24"/>
          <w:rtl/>
          <w:lang w:eastAsia="he-IL"/>
        </w:rPr>
        <w:tab/>
        <w:t>המתכנן מתחייב ל</w:t>
      </w:r>
      <w:r w:rsidRPr="00435A20">
        <w:rPr>
          <w:rFonts w:ascii="Times New Roman" w:eastAsia="Times New Roman" w:hAnsi="Times New Roman" w:cs="David" w:hint="cs"/>
          <w:sz w:val="24"/>
          <w:szCs w:val="24"/>
          <w:rtl/>
          <w:lang w:eastAsia="he-IL"/>
        </w:rPr>
        <w:t>העלות לאתר ניהול הקבצים את כל הקבצים ול</w:t>
      </w:r>
      <w:r w:rsidRPr="00435A20">
        <w:rPr>
          <w:rFonts w:ascii="Times New Roman" w:eastAsia="Times New Roman" w:hAnsi="Times New Roman" w:cs="David"/>
          <w:sz w:val="24"/>
          <w:szCs w:val="24"/>
          <w:rtl/>
          <w:lang w:eastAsia="he-IL"/>
        </w:rPr>
        <w:t xml:space="preserve">שמור על </w:t>
      </w:r>
      <w:r w:rsidRPr="00435A20">
        <w:rPr>
          <w:rFonts w:ascii="Times New Roman" w:eastAsia="Times New Roman" w:hAnsi="Times New Roman" w:cs="David" w:hint="cs"/>
          <w:sz w:val="24"/>
          <w:szCs w:val="24"/>
          <w:rtl/>
          <w:lang w:eastAsia="he-IL"/>
        </w:rPr>
        <w:t xml:space="preserve">קבצים וסט </w:t>
      </w:r>
      <w:r w:rsidRPr="00435A20">
        <w:rPr>
          <w:rFonts w:ascii="Times New Roman" w:eastAsia="Times New Roman" w:hAnsi="Times New Roman" w:cs="David"/>
          <w:sz w:val="24"/>
          <w:szCs w:val="24"/>
          <w:rtl/>
          <w:lang w:eastAsia="he-IL"/>
        </w:rPr>
        <w:t>תכניות עד לאחר סיום הביצוע בשטח של העבודות נשוא התכנון, כך שניתן יהיה לבצע מהם העתקות, צילומים וכו' וכן ניתן יהיה לבצע בהם תיקונים ושינויים.</w:t>
      </w:r>
    </w:p>
    <w:p w14:paraId="48C9C0A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EF17EA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1954D7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4.</w:t>
      </w:r>
      <w:r w:rsidRPr="00435A20">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27C8FAD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br w:type="page"/>
      </w:r>
      <w:r w:rsidRPr="00435A20">
        <w:rPr>
          <w:rFonts w:ascii="Times New Roman" w:eastAsia="Times New Roman" w:hAnsi="Times New Roman" w:cs="David"/>
          <w:bCs/>
          <w:sz w:val="20"/>
          <w:szCs w:val="24"/>
          <w:u w:val="single"/>
          <w:rtl/>
          <w:lang w:eastAsia="he-IL"/>
        </w:rPr>
        <w:lastRenderedPageBreak/>
        <w:t>נספח ג'</w:t>
      </w:r>
    </w:p>
    <w:p w14:paraId="644BB73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7C079C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לוח זמנים ושלבי עבודה</w:t>
      </w:r>
    </w:p>
    <w:p w14:paraId="3E0D3F2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D3CB64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D2985F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35A20">
        <w:rPr>
          <w:rFonts w:ascii="Times New Roman" w:eastAsia="Times New Roman" w:hAnsi="Times New Roman" w:cs="David"/>
          <w:sz w:val="20"/>
          <w:szCs w:val="24"/>
          <w:lang w:eastAsia="he-IL"/>
        </w:rPr>
        <w:t>–</w:t>
      </w:r>
      <w:r w:rsidRPr="00435A2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D05ACE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DC6CEA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2EF34B2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976A5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9D67A0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413EE6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BAEB8E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8F8E9C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2E8D41"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sz w:val="20"/>
          <w:szCs w:val="24"/>
          <w:u w:val="single"/>
          <w:rtl/>
          <w:lang w:eastAsia="he-IL"/>
        </w:rPr>
        <w:br w:type="page"/>
      </w:r>
      <w:r w:rsidRPr="00435A20">
        <w:rPr>
          <w:rFonts w:ascii="Times New Roman" w:eastAsia="Times New Roman" w:hAnsi="Times New Roman" w:cs="David"/>
          <w:bCs/>
          <w:sz w:val="24"/>
          <w:szCs w:val="24"/>
          <w:u w:val="single"/>
          <w:rtl/>
          <w:lang w:eastAsia="he-IL"/>
        </w:rPr>
        <w:lastRenderedPageBreak/>
        <w:t>נספח ד'</w:t>
      </w:r>
    </w:p>
    <w:p w14:paraId="54EDD56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3207B47"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שכר המתכנן</w:t>
      </w:r>
    </w:p>
    <w:p w14:paraId="502628B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2F59B3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351AFC2" w14:textId="77777777" w:rsidR="00435A20" w:rsidRPr="00435A20" w:rsidRDefault="00435A20" w:rsidP="00435A20">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תמורת ביצוע מלוא שרותי המתכנן, כמפורט בנספח ב'</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ישלם המזמין למתכנן את שכר המתכנן בשעורים כדלקמן:</w:t>
      </w:r>
    </w:p>
    <w:p w14:paraId="6FD06038" w14:textId="77777777" w:rsidR="00435A20" w:rsidRPr="00435A20" w:rsidRDefault="00435A20" w:rsidP="00435A20">
      <w:pPr>
        <w:widowControl w:val="0"/>
        <w:spacing w:before="0" w:beforeAutospacing="0" w:after="0" w:afterAutospacing="0" w:line="240" w:lineRule="auto"/>
        <w:ind w:left="1440" w:hanging="720"/>
        <w:rPr>
          <w:rFonts w:ascii="Times New Roman" w:eastAsia="Times New Roman" w:hAnsi="Times New Roman" w:cs="David"/>
          <w:sz w:val="24"/>
          <w:szCs w:val="24"/>
          <w:rtl/>
        </w:rPr>
      </w:pPr>
    </w:p>
    <w:p w14:paraId="0747C8EA" w14:textId="06EFA68A" w:rsidR="009B0034" w:rsidRDefault="009B0034">
      <w:pPr>
        <w:pStyle w:val="af6"/>
        <w:widowControl w:val="0"/>
        <w:numPr>
          <w:ilvl w:val="1"/>
          <w:numId w:val="3"/>
        </w:numPr>
        <w:spacing w:before="0" w:beforeAutospacing="0" w:after="0" w:afterAutospacing="0" w:line="240" w:lineRule="auto"/>
        <w:jc w:val="both"/>
        <w:rPr>
          <w:ins w:id="101" w:author="Meryl Etman" w:date="2019-04-11T15:00:00Z"/>
          <w:rFonts w:ascii="Times New Roman" w:eastAsia="Times New Roman" w:hAnsi="Times New Roman" w:cs="David"/>
          <w:sz w:val="24"/>
          <w:szCs w:val="24"/>
        </w:rPr>
        <w:pPrChange w:id="102" w:author="Meryl Etman" w:date="2019-04-11T15:02:00Z">
          <w:pPr>
            <w:widowControl w:val="0"/>
            <w:spacing w:before="0" w:beforeAutospacing="0" w:after="0" w:afterAutospacing="0" w:line="240" w:lineRule="auto"/>
            <w:ind w:left="1440" w:hanging="720"/>
            <w:jc w:val="both"/>
          </w:pPr>
        </w:pPrChange>
      </w:pPr>
      <w:ins w:id="103" w:author="Meryl Etman" w:date="2019-04-11T14:59:00Z">
        <w:r>
          <w:rPr>
            <w:rFonts w:ascii="Times New Roman" w:eastAsia="Times New Roman" w:hAnsi="Times New Roman" w:cs="David" w:hint="cs"/>
            <w:sz w:val="24"/>
            <w:szCs w:val="24"/>
            <w:rtl/>
          </w:rPr>
          <w:t>עבור חקירה מוקדמת, קביעת פרוגרמה והליכי קידום הפרויקט</w:t>
        </w:r>
      </w:ins>
      <w:ins w:id="104" w:author="Meryl Etman" w:date="2019-04-11T15:00:00Z">
        <w:r>
          <w:rPr>
            <w:rFonts w:ascii="Times New Roman" w:eastAsia="Times New Roman" w:hAnsi="Times New Roman" w:cs="David" w:hint="cs"/>
            <w:sz w:val="24"/>
            <w:szCs w:val="24"/>
            <w:rtl/>
          </w:rPr>
          <w:t xml:space="preserve">: </w:t>
        </w:r>
        <w:r w:rsidRPr="009B0034">
          <w:rPr>
            <w:rFonts w:ascii="Times New Roman" w:eastAsia="Times New Roman" w:hAnsi="Times New Roman" w:cs="David"/>
            <w:b/>
            <w:bCs/>
            <w:sz w:val="24"/>
            <w:szCs w:val="24"/>
            <w:rtl/>
            <w:rPrChange w:id="105" w:author="Meryl Etman" w:date="2019-04-11T15:00:00Z">
              <w:rPr>
                <w:rFonts w:ascii="Times New Roman" w:eastAsia="Times New Roman" w:hAnsi="Times New Roman" w:cs="David"/>
                <w:sz w:val="24"/>
                <w:szCs w:val="24"/>
                <w:rtl/>
              </w:rPr>
            </w:rPrChange>
          </w:rPr>
          <w:t>35,000</w:t>
        </w:r>
        <w:r>
          <w:rPr>
            <w:rFonts w:ascii="Times New Roman" w:eastAsia="Times New Roman" w:hAnsi="Times New Roman" w:cs="David" w:hint="cs"/>
            <w:sz w:val="24"/>
            <w:szCs w:val="24"/>
            <w:rtl/>
          </w:rPr>
          <w:t xml:space="preserve"> ₪ (ובמילים </w:t>
        </w:r>
      </w:ins>
      <w:ins w:id="106" w:author="Meryl Etman" w:date="2019-04-11T15:02:00Z">
        <w:r>
          <w:rPr>
            <w:rFonts w:ascii="Times New Roman" w:eastAsia="Times New Roman" w:hAnsi="Times New Roman" w:cs="David" w:hint="cs"/>
            <w:b/>
            <w:bCs/>
            <w:sz w:val="24"/>
            <w:szCs w:val="24"/>
            <w:rtl/>
          </w:rPr>
          <w:t>שלושים וחמישה</w:t>
        </w:r>
      </w:ins>
      <w:ins w:id="107" w:author="Meryl Etman" w:date="2019-04-11T16:26:00Z">
        <w:r w:rsidR="006B3955">
          <w:rPr>
            <w:rFonts w:ascii="Times New Roman" w:eastAsia="Times New Roman" w:hAnsi="Times New Roman" w:cs="David" w:hint="cs"/>
            <w:b/>
            <w:bCs/>
            <w:sz w:val="24"/>
            <w:szCs w:val="24"/>
            <w:rtl/>
          </w:rPr>
          <w:t xml:space="preserve"> אלף</w:t>
        </w:r>
      </w:ins>
      <w:ins w:id="108" w:author="Meryl Etman" w:date="2019-04-11T15:00:00Z">
        <w:r w:rsidRPr="009B0034">
          <w:rPr>
            <w:rFonts w:ascii="Times New Roman" w:eastAsia="Times New Roman" w:hAnsi="Times New Roman" w:cs="David"/>
            <w:b/>
            <w:bCs/>
            <w:sz w:val="24"/>
            <w:szCs w:val="24"/>
            <w:rtl/>
            <w:rPrChange w:id="109" w:author="Meryl Etman" w:date="2019-04-11T15:00:00Z">
              <w:rPr>
                <w:rFonts w:ascii="Times New Roman" w:eastAsia="Times New Roman" w:hAnsi="Times New Roman" w:cs="David"/>
                <w:sz w:val="24"/>
                <w:szCs w:val="24"/>
                <w:rtl/>
              </w:rPr>
            </w:rPrChange>
          </w:rPr>
          <w:t xml:space="preserve"> </w:t>
        </w:r>
        <w:r>
          <w:rPr>
            <w:rFonts w:ascii="Times New Roman" w:eastAsia="Times New Roman" w:hAnsi="Times New Roman" w:cs="David" w:hint="cs"/>
            <w:sz w:val="24"/>
            <w:szCs w:val="24"/>
            <w:rtl/>
          </w:rPr>
          <w:t>₪).</w:t>
        </w:r>
      </w:ins>
    </w:p>
    <w:p w14:paraId="0A301390" w14:textId="12009965" w:rsidR="009B0034" w:rsidRDefault="009B0034">
      <w:pPr>
        <w:pStyle w:val="af6"/>
        <w:widowControl w:val="0"/>
        <w:numPr>
          <w:ilvl w:val="1"/>
          <w:numId w:val="3"/>
        </w:numPr>
        <w:spacing w:before="0" w:beforeAutospacing="0" w:after="0" w:afterAutospacing="0" w:line="240" w:lineRule="auto"/>
        <w:jc w:val="both"/>
        <w:rPr>
          <w:ins w:id="110" w:author="Meryl Etman" w:date="2019-04-11T14:59:00Z"/>
          <w:rFonts w:ascii="Times New Roman" w:eastAsia="Times New Roman" w:hAnsi="Times New Roman" w:cs="David"/>
          <w:sz w:val="24"/>
          <w:szCs w:val="24"/>
        </w:rPr>
        <w:pPrChange w:id="111" w:author="Meryl Etman" w:date="2019-04-11T14:25:00Z">
          <w:pPr>
            <w:widowControl w:val="0"/>
            <w:spacing w:before="0" w:beforeAutospacing="0" w:after="0" w:afterAutospacing="0" w:line="240" w:lineRule="auto"/>
            <w:ind w:left="1440" w:hanging="720"/>
            <w:jc w:val="both"/>
          </w:pPr>
        </w:pPrChange>
      </w:pPr>
      <w:ins w:id="112" w:author="Meryl Etman" w:date="2019-04-11T15:00:00Z">
        <w:r>
          <w:rPr>
            <w:rFonts w:ascii="Times New Roman" w:eastAsia="Times New Roman" w:hAnsi="Times New Roman" w:cs="David" w:hint="cs"/>
            <w:sz w:val="24"/>
            <w:szCs w:val="24"/>
            <w:rtl/>
          </w:rPr>
          <w:t xml:space="preserve">עבור </w:t>
        </w:r>
      </w:ins>
      <w:ins w:id="113" w:author="Meryl Etman" w:date="2019-04-11T15:01:00Z">
        <w:r>
          <w:rPr>
            <w:rFonts w:ascii="Times New Roman" w:eastAsia="Times New Roman" w:hAnsi="Times New Roman" w:cs="David" w:hint="cs"/>
            <w:sz w:val="24"/>
            <w:szCs w:val="24"/>
            <w:rtl/>
          </w:rPr>
          <w:t xml:space="preserve">הכנת תכנית צל: </w:t>
        </w:r>
        <w:r w:rsidRPr="009B0034">
          <w:rPr>
            <w:rFonts w:ascii="Times New Roman" w:eastAsia="Times New Roman" w:hAnsi="Times New Roman" w:cs="David"/>
            <w:b/>
            <w:bCs/>
            <w:sz w:val="24"/>
            <w:szCs w:val="24"/>
            <w:rtl/>
            <w:rPrChange w:id="114" w:author="Meryl Etman" w:date="2019-04-11T15:02:00Z">
              <w:rPr>
                <w:rFonts w:ascii="Times New Roman" w:eastAsia="Times New Roman" w:hAnsi="Times New Roman" w:cs="David"/>
                <w:sz w:val="24"/>
                <w:szCs w:val="24"/>
                <w:rtl/>
              </w:rPr>
            </w:rPrChange>
          </w:rPr>
          <w:t>78,000</w:t>
        </w:r>
        <w:r>
          <w:rPr>
            <w:rFonts w:ascii="Times New Roman" w:eastAsia="Times New Roman" w:hAnsi="Times New Roman" w:cs="David" w:hint="cs"/>
            <w:sz w:val="24"/>
            <w:szCs w:val="24"/>
            <w:rtl/>
          </w:rPr>
          <w:t xml:space="preserve"> ₪ (ובמילים: </w:t>
        </w:r>
        <w:r w:rsidRPr="009B0034">
          <w:rPr>
            <w:rFonts w:ascii="Times New Roman" w:eastAsia="Times New Roman" w:hAnsi="Times New Roman" w:cs="David" w:hint="eastAsia"/>
            <w:b/>
            <w:bCs/>
            <w:sz w:val="24"/>
            <w:szCs w:val="24"/>
            <w:rtl/>
            <w:rPrChange w:id="115" w:author="Meryl Etman" w:date="2019-04-11T15:01:00Z">
              <w:rPr>
                <w:rFonts w:ascii="Times New Roman" w:eastAsia="Times New Roman" w:hAnsi="Times New Roman" w:cs="David" w:hint="eastAsia"/>
                <w:sz w:val="24"/>
                <w:szCs w:val="24"/>
                <w:rtl/>
              </w:rPr>
            </w:rPrChange>
          </w:rPr>
          <w:t>שבעים</w:t>
        </w:r>
        <w:r w:rsidRPr="009B0034">
          <w:rPr>
            <w:rFonts w:ascii="Times New Roman" w:eastAsia="Times New Roman" w:hAnsi="Times New Roman" w:cs="David"/>
            <w:b/>
            <w:bCs/>
            <w:sz w:val="24"/>
            <w:szCs w:val="24"/>
            <w:rtl/>
            <w:rPrChange w:id="116" w:author="Meryl Etman" w:date="2019-04-11T15:01:00Z">
              <w:rPr>
                <w:rFonts w:ascii="Times New Roman" w:eastAsia="Times New Roman" w:hAnsi="Times New Roman" w:cs="David"/>
                <w:sz w:val="24"/>
                <w:szCs w:val="24"/>
                <w:rtl/>
              </w:rPr>
            </w:rPrChange>
          </w:rPr>
          <w:t xml:space="preserve"> </w:t>
        </w:r>
        <w:r w:rsidRPr="009B0034">
          <w:rPr>
            <w:rFonts w:ascii="Times New Roman" w:eastAsia="Times New Roman" w:hAnsi="Times New Roman" w:cs="David" w:hint="eastAsia"/>
            <w:b/>
            <w:bCs/>
            <w:sz w:val="24"/>
            <w:szCs w:val="24"/>
            <w:rtl/>
            <w:rPrChange w:id="117" w:author="Meryl Etman" w:date="2019-04-11T15:01:00Z">
              <w:rPr>
                <w:rFonts w:ascii="Times New Roman" w:eastAsia="Times New Roman" w:hAnsi="Times New Roman" w:cs="David" w:hint="eastAsia"/>
                <w:sz w:val="24"/>
                <w:szCs w:val="24"/>
                <w:rtl/>
              </w:rPr>
            </w:rPrChange>
          </w:rPr>
          <w:t>ושמונה</w:t>
        </w:r>
        <w:r w:rsidRPr="009B0034">
          <w:rPr>
            <w:rFonts w:ascii="Times New Roman" w:eastAsia="Times New Roman" w:hAnsi="Times New Roman" w:cs="David"/>
            <w:b/>
            <w:bCs/>
            <w:sz w:val="24"/>
            <w:szCs w:val="24"/>
            <w:rtl/>
            <w:rPrChange w:id="118" w:author="Meryl Etman" w:date="2019-04-11T15:01:00Z">
              <w:rPr>
                <w:rFonts w:ascii="Times New Roman" w:eastAsia="Times New Roman" w:hAnsi="Times New Roman" w:cs="David"/>
                <w:sz w:val="24"/>
                <w:szCs w:val="24"/>
                <w:rtl/>
              </w:rPr>
            </w:rPrChange>
          </w:rPr>
          <w:t xml:space="preserve"> </w:t>
        </w:r>
        <w:r w:rsidRPr="009B0034">
          <w:rPr>
            <w:rFonts w:ascii="Times New Roman" w:eastAsia="Times New Roman" w:hAnsi="Times New Roman" w:cs="David" w:hint="eastAsia"/>
            <w:b/>
            <w:bCs/>
            <w:sz w:val="24"/>
            <w:szCs w:val="24"/>
            <w:rtl/>
            <w:rPrChange w:id="119" w:author="Meryl Etman" w:date="2019-04-11T15:01:00Z">
              <w:rPr>
                <w:rFonts w:ascii="Times New Roman" w:eastAsia="Times New Roman" w:hAnsi="Times New Roman" w:cs="David" w:hint="eastAsia"/>
                <w:sz w:val="24"/>
                <w:szCs w:val="24"/>
                <w:rtl/>
              </w:rPr>
            </w:rPrChange>
          </w:rPr>
          <w:t>אלף</w:t>
        </w:r>
        <w:r>
          <w:rPr>
            <w:rFonts w:ascii="Times New Roman" w:eastAsia="Times New Roman" w:hAnsi="Times New Roman" w:cs="David" w:hint="cs"/>
            <w:sz w:val="24"/>
            <w:szCs w:val="24"/>
            <w:rtl/>
          </w:rPr>
          <w:t xml:space="preserve"> ₪).</w:t>
        </w:r>
      </w:ins>
    </w:p>
    <w:p w14:paraId="319AAB38" w14:textId="67F376BF" w:rsidR="000A2BEC" w:rsidRDefault="000A2BEC">
      <w:pPr>
        <w:pStyle w:val="af6"/>
        <w:widowControl w:val="0"/>
        <w:numPr>
          <w:ilvl w:val="1"/>
          <w:numId w:val="3"/>
        </w:numPr>
        <w:spacing w:before="0" w:beforeAutospacing="0" w:after="0" w:afterAutospacing="0" w:line="240" w:lineRule="auto"/>
        <w:jc w:val="both"/>
        <w:rPr>
          <w:ins w:id="120" w:author="Meryl Etman" w:date="2019-04-11T14:30:00Z"/>
          <w:rFonts w:ascii="Times New Roman" w:eastAsia="Times New Roman" w:hAnsi="Times New Roman" w:cs="David"/>
          <w:sz w:val="24"/>
          <w:szCs w:val="24"/>
        </w:rPr>
        <w:pPrChange w:id="121" w:author="Meryl Etman" w:date="2019-04-11T14:25:00Z">
          <w:pPr>
            <w:widowControl w:val="0"/>
            <w:spacing w:before="0" w:beforeAutospacing="0" w:after="0" w:afterAutospacing="0" w:line="240" w:lineRule="auto"/>
            <w:ind w:left="1440" w:hanging="720"/>
            <w:jc w:val="both"/>
          </w:pPr>
        </w:pPrChange>
      </w:pPr>
      <w:ins w:id="122" w:author="Meryl Etman" w:date="2019-04-11T14:30:00Z">
        <w:r>
          <w:rPr>
            <w:rFonts w:ascii="Times New Roman" w:eastAsia="Times New Roman" w:hAnsi="Times New Roman" w:cs="David" w:hint="cs"/>
            <w:sz w:val="24"/>
            <w:szCs w:val="24"/>
            <w:rtl/>
          </w:rPr>
          <w:t>עבור תכניות בניין עיר:</w:t>
        </w:r>
      </w:ins>
    </w:p>
    <w:p w14:paraId="1275BCFC" w14:textId="79074B5E" w:rsidR="000A2BEC" w:rsidRPr="000A2BEC" w:rsidRDefault="00435A20">
      <w:pPr>
        <w:pStyle w:val="af6"/>
        <w:widowControl w:val="0"/>
        <w:numPr>
          <w:ilvl w:val="2"/>
          <w:numId w:val="3"/>
        </w:numPr>
        <w:spacing w:before="0" w:beforeAutospacing="0" w:after="0" w:afterAutospacing="0" w:line="240" w:lineRule="auto"/>
        <w:jc w:val="both"/>
        <w:rPr>
          <w:ins w:id="123" w:author="Meryl Etman" w:date="2019-04-11T14:25:00Z"/>
          <w:rFonts w:ascii="Times New Roman" w:eastAsia="Times New Roman" w:hAnsi="Times New Roman" w:cs="David"/>
          <w:sz w:val="24"/>
          <w:szCs w:val="24"/>
          <w:rtl/>
          <w:rPrChange w:id="124" w:author="Meryl Etman" w:date="2019-04-11T14:25:00Z">
            <w:rPr>
              <w:ins w:id="125" w:author="Meryl Etman" w:date="2019-04-11T14:25:00Z"/>
              <w:rtl/>
            </w:rPr>
          </w:rPrChange>
        </w:rPr>
        <w:pPrChange w:id="126" w:author="Meryl Etman" w:date="2019-04-11T14:31:00Z">
          <w:pPr>
            <w:widowControl w:val="0"/>
            <w:spacing w:before="0" w:beforeAutospacing="0" w:after="0" w:afterAutospacing="0" w:line="240" w:lineRule="auto"/>
            <w:ind w:left="1440" w:hanging="720"/>
            <w:jc w:val="both"/>
          </w:pPr>
        </w:pPrChange>
      </w:pPr>
      <w:del w:id="127" w:author="Meryl Etman" w:date="2019-04-11T14:25:00Z">
        <w:r w:rsidRPr="000A2BEC" w:rsidDel="000A2BEC">
          <w:rPr>
            <w:rFonts w:ascii="Times New Roman" w:eastAsia="Times New Roman" w:hAnsi="Times New Roman" w:cs="David"/>
            <w:sz w:val="24"/>
            <w:szCs w:val="24"/>
            <w:rtl/>
            <w:rPrChange w:id="128" w:author="Meryl Etman" w:date="2019-04-11T14:25:00Z">
              <w:rPr>
                <w:rtl/>
              </w:rPr>
            </w:rPrChange>
          </w:rPr>
          <w:delText>1.1</w:delText>
        </w:r>
        <w:r w:rsidRPr="000A2BEC" w:rsidDel="000A2BEC">
          <w:rPr>
            <w:rFonts w:ascii="Times New Roman" w:eastAsia="Times New Roman" w:hAnsi="Times New Roman" w:cs="David"/>
            <w:sz w:val="24"/>
            <w:szCs w:val="24"/>
            <w:rtl/>
            <w:rPrChange w:id="129" w:author="Meryl Etman" w:date="2019-04-11T14:25:00Z">
              <w:rPr>
                <w:rtl/>
              </w:rPr>
            </w:rPrChange>
          </w:rPr>
          <w:tab/>
        </w:r>
      </w:del>
      <w:ins w:id="130" w:author="Meryl Etman" w:date="2019-04-11T14:24:00Z">
        <w:r w:rsidR="000A2BEC" w:rsidRPr="000A2BEC">
          <w:rPr>
            <w:rFonts w:ascii="Times New Roman" w:eastAsia="Times New Roman" w:hAnsi="Times New Roman" w:cs="David" w:hint="eastAsia"/>
            <w:sz w:val="24"/>
            <w:szCs w:val="24"/>
            <w:rtl/>
            <w:rPrChange w:id="131" w:author="Meryl Etman" w:date="2019-04-11T14:25:00Z">
              <w:rPr>
                <w:rFonts w:hint="eastAsia"/>
                <w:rtl/>
              </w:rPr>
            </w:rPrChange>
          </w:rPr>
          <w:t>עבור</w:t>
        </w:r>
        <w:r w:rsidR="000A2BEC" w:rsidRPr="000A2BEC">
          <w:rPr>
            <w:rFonts w:ascii="Times New Roman" w:eastAsia="Times New Roman" w:hAnsi="Times New Roman" w:cs="David"/>
            <w:sz w:val="24"/>
            <w:szCs w:val="24"/>
            <w:rtl/>
            <w:rPrChange w:id="132" w:author="Meryl Etman" w:date="2019-04-11T14:25:00Z">
              <w:rPr>
                <w:rtl/>
              </w:rPr>
            </w:rPrChange>
          </w:rPr>
          <w:t xml:space="preserve"> </w:t>
        </w:r>
        <w:r w:rsidR="000A2BEC" w:rsidRPr="000A2BEC">
          <w:rPr>
            <w:rFonts w:ascii="Times New Roman" w:eastAsia="Times New Roman" w:hAnsi="Times New Roman" w:cs="David" w:hint="eastAsia"/>
            <w:sz w:val="24"/>
            <w:szCs w:val="24"/>
            <w:rtl/>
            <w:rPrChange w:id="133" w:author="Meryl Etman" w:date="2019-04-11T14:25:00Z">
              <w:rPr>
                <w:rFonts w:hint="eastAsia"/>
                <w:rtl/>
              </w:rPr>
            </w:rPrChange>
          </w:rPr>
          <w:t>עדכון</w:t>
        </w:r>
        <w:r w:rsidR="000A2BEC" w:rsidRPr="000A2BEC">
          <w:rPr>
            <w:rFonts w:ascii="Times New Roman" w:eastAsia="Times New Roman" w:hAnsi="Times New Roman" w:cs="David"/>
            <w:sz w:val="24"/>
            <w:szCs w:val="24"/>
            <w:rtl/>
            <w:rPrChange w:id="134" w:author="Meryl Etman" w:date="2019-04-11T14:25:00Z">
              <w:rPr>
                <w:rtl/>
              </w:rPr>
            </w:rPrChange>
          </w:rPr>
          <w:t xml:space="preserve"> </w:t>
        </w:r>
        <w:r w:rsidR="000A2BEC" w:rsidRPr="000A2BEC">
          <w:rPr>
            <w:rFonts w:ascii="Times New Roman" w:eastAsia="Times New Roman" w:hAnsi="Times New Roman" w:cs="David" w:hint="eastAsia"/>
            <w:sz w:val="24"/>
            <w:szCs w:val="24"/>
            <w:rtl/>
            <w:rPrChange w:id="135" w:author="Meryl Etman" w:date="2019-04-11T14:25:00Z">
              <w:rPr>
                <w:rFonts w:hint="eastAsia"/>
                <w:rtl/>
              </w:rPr>
            </w:rPrChange>
          </w:rPr>
          <w:t>ליווי</w:t>
        </w:r>
        <w:r w:rsidR="000A2BEC" w:rsidRPr="000A2BEC">
          <w:rPr>
            <w:rFonts w:ascii="Times New Roman" w:eastAsia="Times New Roman" w:hAnsi="Times New Roman" w:cs="David"/>
            <w:sz w:val="24"/>
            <w:szCs w:val="24"/>
            <w:rtl/>
            <w:rPrChange w:id="136" w:author="Meryl Etman" w:date="2019-04-11T14:25:00Z">
              <w:rPr>
                <w:rtl/>
              </w:rPr>
            </w:rPrChange>
          </w:rPr>
          <w:t xml:space="preserve"> </w:t>
        </w:r>
        <w:r w:rsidR="000A2BEC" w:rsidRPr="000A2BEC">
          <w:rPr>
            <w:rFonts w:ascii="Times New Roman" w:eastAsia="Times New Roman" w:hAnsi="Times New Roman" w:cs="David" w:hint="eastAsia"/>
            <w:sz w:val="24"/>
            <w:szCs w:val="24"/>
            <w:rtl/>
            <w:rPrChange w:id="137" w:author="Meryl Etman" w:date="2019-04-11T14:25:00Z">
              <w:rPr>
                <w:rFonts w:hint="eastAsia"/>
                <w:rtl/>
              </w:rPr>
            </w:rPrChange>
          </w:rPr>
          <w:t>ואישור</w:t>
        </w:r>
        <w:r w:rsidR="000A2BEC" w:rsidRPr="000A2BEC">
          <w:rPr>
            <w:rFonts w:ascii="Times New Roman" w:eastAsia="Times New Roman" w:hAnsi="Times New Roman" w:cs="David"/>
            <w:sz w:val="24"/>
            <w:szCs w:val="24"/>
            <w:rtl/>
            <w:rPrChange w:id="138" w:author="Meryl Etman" w:date="2019-04-11T14:25:00Z">
              <w:rPr>
                <w:rtl/>
              </w:rPr>
            </w:rPrChange>
          </w:rPr>
          <w:t xml:space="preserve"> </w:t>
        </w:r>
        <w:r w:rsidR="000A2BEC" w:rsidRPr="000A2BEC">
          <w:rPr>
            <w:rFonts w:ascii="Times New Roman" w:eastAsia="Times New Roman" w:hAnsi="Times New Roman" w:cs="David" w:hint="eastAsia"/>
            <w:sz w:val="24"/>
            <w:szCs w:val="24"/>
            <w:rtl/>
            <w:rPrChange w:id="139" w:author="Meryl Etman" w:date="2019-04-11T14:25:00Z">
              <w:rPr>
                <w:rFonts w:hint="eastAsia"/>
                <w:rtl/>
              </w:rPr>
            </w:rPrChange>
          </w:rPr>
          <w:t>התב</w:t>
        </w:r>
      </w:ins>
      <w:ins w:id="140" w:author="Meryl Etman" w:date="2019-04-11T14:25:00Z">
        <w:r w:rsidR="000A2BEC" w:rsidRPr="000A2BEC">
          <w:rPr>
            <w:rFonts w:ascii="Times New Roman" w:eastAsia="Times New Roman" w:hAnsi="Times New Roman" w:cs="David"/>
            <w:sz w:val="24"/>
            <w:szCs w:val="24"/>
            <w:rtl/>
            <w:rPrChange w:id="141" w:author="Meryl Etman" w:date="2019-04-11T14:25:00Z">
              <w:rPr>
                <w:rtl/>
              </w:rPr>
            </w:rPrChange>
          </w:rPr>
          <w:t xml:space="preserve">"ע שהתחיל בעבר אדריכל </w:t>
        </w:r>
      </w:ins>
      <w:ins w:id="142" w:author="Meryl Etman" w:date="2019-04-11T15:09:00Z">
        <w:r w:rsidR="0000529C">
          <w:rPr>
            <w:rFonts w:ascii="Times New Roman" w:eastAsia="Times New Roman" w:hAnsi="Times New Roman" w:cs="David" w:hint="cs"/>
            <w:sz w:val="24"/>
            <w:szCs w:val="24"/>
            <w:rtl/>
          </w:rPr>
          <w:t>ה</w:t>
        </w:r>
      </w:ins>
      <w:ins w:id="143" w:author="Meryl Etman" w:date="2019-04-11T14:25:00Z">
        <w:r w:rsidR="000A2BEC" w:rsidRPr="000A2BEC">
          <w:rPr>
            <w:rFonts w:ascii="Times New Roman" w:eastAsia="Times New Roman" w:hAnsi="Times New Roman" w:cs="David" w:hint="eastAsia"/>
            <w:sz w:val="24"/>
            <w:szCs w:val="24"/>
            <w:rtl/>
            <w:rPrChange w:id="144" w:author="Meryl Etman" w:date="2019-04-11T14:25:00Z">
              <w:rPr>
                <w:rFonts w:hint="eastAsia"/>
                <w:rtl/>
              </w:rPr>
            </w:rPrChange>
          </w:rPr>
          <w:t>שמשוני</w:t>
        </w:r>
      </w:ins>
      <w:ins w:id="145" w:author="Meryl Etman" w:date="2019-04-11T14:31:00Z">
        <w:r w:rsidR="000A2BEC">
          <w:rPr>
            <w:rFonts w:ascii="Times New Roman" w:eastAsia="Times New Roman" w:hAnsi="Times New Roman" w:cs="David" w:hint="cs"/>
            <w:sz w:val="24"/>
            <w:szCs w:val="24"/>
            <w:rtl/>
          </w:rPr>
          <w:t>:</w:t>
        </w:r>
      </w:ins>
      <w:ins w:id="146" w:author="Meryl Etman" w:date="2019-04-11T14:25:00Z">
        <w:r w:rsidR="000A2BEC" w:rsidRPr="000A2BEC">
          <w:rPr>
            <w:rFonts w:ascii="Times New Roman" w:eastAsia="Times New Roman" w:hAnsi="Times New Roman" w:cs="David"/>
            <w:sz w:val="24"/>
            <w:szCs w:val="24"/>
            <w:rtl/>
            <w:rPrChange w:id="147" w:author="Meryl Etman" w:date="2019-04-11T14:25:00Z">
              <w:rPr>
                <w:rtl/>
              </w:rPr>
            </w:rPrChange>
          </w:rPr>
          <w:t xml:space="preserve"> </w:t>
        </w:r>
        <w:r w:rsidR="000A2BEC" w:rsidRPr="000A2BEC">
          <w:rPr>
            <w:rFonts w:ascii="Times New Roman" w:eastAsia="Times New Roman" w:hAnsi="Times New Roman" w:cs="David"/>
            <w:b/>
            <w:bCs/>
            <w:sz w:val="24"/>
            <w:szCs w:val="24"/>
            <w:rtl/>
            <w:rPrChange w:id="148" w:author="Meryl Etman" w:date="2019-04-11T14:26:00Z">
              <w:rPr>
                <w:rFonts w:ascii="Times New Roman" w:eastAsia="Times New Roman" w:hAnsi="Times New Roman" w:cs="David"/>
                <w:sz w:val="24"/>
                <w:szCs w:val="24"/>
                <w:rtl/>
              </w:rPr>
            </w:rPrChange>
          </w:rPr>
          <w:t xml:space="preserve">80,000 ₪ </w:t>
        </w:r>
        <w:r w:rsidR="000A2BEC">
          <w:rPr>
            <w:rFonts w:ascii="Times New Roman" w:eastAsia="Times New Roman" w:hAnsi="Times New Roman" w:cs="David" w:hint="cs"/>
            <w:sz w:val="24"/>
            <w:szCs w:val="24"/>
            <w:rtl/>
          </w:rPr>
          <w:t>(</w:t>
        </w:r>
      </w:ins>
      <w:ins w:id="149" w:author="Meryl Etman" w:date="2019-04-11T14:29:00Z">
        <w:r w:rsidR="000A2BEC">
          <w:rPr>
            <w:rFonts w:ascii="Times New Roman" w:eastAsia="Times New Roman" w:hAnsi="Times New Roman" w:cs="David" w:hint="cs"/>
            <w:sz w:val="24"/>
            <w:szCs w:val="24"/>
            <w:rtl/>
          </w:rPr>
          <w:t>ו</w:t>
        </w:r>
      </w:ins>
      <w:ins w:id="150" w:author="Meryl Etman" w:date="2019-04-11T14:25:00Z">
        <w:r w:rsidR="000A2BEC">
          <w:rPr>
            <w:rFonts w:ascii="Times New Roman" w:eastAsia="Times New Roman" w:hAnsi="Times New Roman" w:cs="David" w:hint="cs"/>
            <w:sz w:val="24"/>
            <w:szCs w:val="24"/>
            <w:rtl/>
          </w:rPr>
          <w:t xml:space="preserve">במילים: </w:t>
        </w:r>
        <w:r w:rsidR="000A2BEC" w:rsidRPr="000A2BEC">
          <w:rPr>
            <w:rFonts w:ascii="Times New Roman" w:eastAsia="Times New Roman" w:hAnsi="Times New Roman" w:cs="David" w:hint="eastAsia"/>
            <w:b/>
            <w:bCs/>
            <w:sz w:val="24"/>
            <w:szCs w:val="24"/>
            <w:rtl/>
            <w:rPrChange w:id="151" w:author="Meryl Etman" w:date="2019-04-11T14:26:00Z">
              <w:rPr>
                <w:rFonts w:ascii="Times New Roman" w:eastAsia="Times New Roman" w:hAnsi="Times New Roman" w:cs="David" w:hint="eastAsia"/>
                <w:sz w:val="24"/>
                <w:szCs w:val="24"/>
                <w:rtl/>
              </w:rPr>
            </w:rPrChange>
          </w:rPr>
          <w:t>שמונים</w:t>
        </w:r>
        <w:r w:rsidR="000A2BEC" w:rsidRPr="000A2BEC">
          <w:rPr>
            <w:rFonts w:ascii="Times New Roman" w:eastAsia="Times New Roman" w:hAnsi="Times New Roman" w:cs="David"/>
            <w:b/>
            <w:bCs/>
            <w:sz w:val="24"/>
            <w:szCs w:val="24"/>
            <w:rtl/>
            <w:rPrChange w:id="152" w:author="Meryl Etman" w:date="2019-04-11T14:26:00Z">
              <w:rPr>
                <w:rFonts w:ascii="Times New Roman" w:eastAsia="Times New Roman" w:hAnsi="Times New Roman" w:cs="David"/>
                <w:sz w:val="24"/>
                <w:szCs w:val="24"/>
                <w:rtl/>
              </w:rPr>
            </w:rPrChange>
          </w:rPr>
          <w:t xml:space="preserve"> </w:t>
        </w:r>
        <w:r w:rsidR="000A2BEC" w:rsidRPr="000A2BEC">
          <w:rPr>
            <w:rFonts w:ascii="Times New Roman" w:eastAsia="Times New Roman" w:hAnsi="Times New Roman" w:cs="David" w:hint="eastAsia"/>
            <w:b/>
            <w:bCs/>
            <w:sz w:val="24"/>
            <w:szCs w:val="24"/>
            <w:rtl/>
            <w:rPrChange w:id="153" w:author="Meryl Etman" w:date="2019-04-11T14:26:00Z">
              <w:rPr>
                <w:rFonts w:ascii="Times New Roman" w:eastAsia="Times New Roman" w:hAnsi="Times New Roman" w:cs="David" w:hint="eastAsia"/>
                <w:sz w:val="24"/>
                <w:szCs w:val="24"/>
                <w:rtl/>
              </w:rPr>
            </w:rPrChange>
          </w:rPr>
          <w:t>אלף</w:t>
        </w:r>
        <w:r w:rsidR="000A2BEC" w:rsidRPr="000A2BEC">
          <w:rPr>
            <w:rFonts w:ascii="Times New Roman" w:eastAsia="Times New Roman" w:hAnsi="Times New Roman" w:cs="David"/>
            <w:b/>
            <w:bCs/>
            <w:sz w:val="24"/>
            <w:szCs w:val="24"/>
            <w:rtl/>
            <w:rPrChange w:id="154" w:author="Meryl Etman" w:date="2019-04-11T14:26:00Z">
              <w:rPr>
                <w:rFonts w:ascii="Times New Roman" w:eastAsia="Times New Roman" w:hAnsi="Times New Roman" w:cs="David"/>
                <w:sz w:val="24"/>
                <w:szCs w:val="24"/>
                <w:rtl/>
              </w:rPr>
            </w:rPrChange>
          </w:rPr>
          <w:t xml:space="preserve"> </w:t>
        </w:r>
        <w:r w:rsidR="000A2BEC" w:rsidRPr="000A2BEC">
          <w:rPr>
            <w:rFonts w:ascii="Times New Roman" w:eastAsia="Times New Roman" w:hAnsi="Times New Roman" w:cs="David" w:hint="eastAsia"/>
            <w:b/>
            <w:bCs/>
            <w:sz w:val="24"/>
            <w:szCs w:val="24"/>
            <w:rtl/>
            <w:rPrChange w:id="155" w:author="Meryl Etman" w:date="2019-04-11T14:26:00Z">
              <w:rPr>
                <w:rFonts w:ascii="Times New Roman" w:eastAsia="Times New Roman" w:hAnsi="Times New Roman" w:cs="David" w:hint="eastAsia"/>
                <w:sz w:val="24"/>
                <w:szCs w:val="24"/>
                <w:rtl/>
              </w:rPr>
            </w:rPrChange>
          </w:rPr>
          <w:t>₪</w:t>
        </w:r>
        <w:r w:rsidR="000A2BEC">
          <w:rPr>
            <w:rFonts w:ascii="Times New Roman" w:eastAsia="Times New Roman" w:hAnsi="Times New Roman" w:cs="David" w:hint="cs"/>
            <w:sz w:val="24"/>
            <w:szCs w:val="24"/>
            <w:rtl/>
          </w:rPr>
          <w:t>).</w:t>
        </w:r>
      </w:ins>
    </w:p>
    <w:p w14:paraId="566EDEB2" w14:textId="2132A6DA" w:rsidR="000A2BEC" w:rsidRDefault="00435A20">
      <w:pPr>
        <w:pStyle w:val="af6"/>
        <w:widowControl w:val="0"/>
        <w:numPr>
          <w:ilvl w:val="2"/>
          <w:numId w:val="3"/>
        </w:numPr>
        <w:spacing w:before="0" w:beforeAutospacing="0" w:after="0" w:afterAutospacing="0" w:line="240" w:lineRule="auto"/>
        <w:jc w:val="both"/>
        <w:rPr>
          <w:ins w:id="156" w:author="Meryl Etman" w:date="2019-04-11T14:28:00Z"/>
          <w:rFonts w:ascii="Times New Roman" w:eastAsia="Times New Roman" w:hAnsi="Times New Roman" w:cs="David"/>
          <w:sz w:val="24"/>
          <w:szCs w:val="24"/>
        </w:rPr>
        <w:pPrChange w:id="157" w:author="Meryl Etman" w:date="2019-04-11T14:31:00Z">
          <w:pPr>
            <w:widowControl w:val="0"/>
            <w:spacing w:before="0" w:beforeAutospacing="0" w:after="0" w:afterAutospacing="0" w:line="240" w:lineRule="auto"/>
            <w:ind w:left="1440" w:hanging="720"/>
            <w:jc w:val="both"/>
          </w:pPr>
        </w:pPrChange>
      </w:pPr>
      <w:r w:rsidRPr="000A2BEC">
        <w:rPr>
          <w:rFonts w:ascii="Times New Roman" w:eastAsia="Times New Roman" w:hAnsi="Times New Roman" w:cs="David" w:hint="eastAsia"/>
          <w:sz w:val="24"/>
          <w:szCs w:val="24"/>
          <w:rtl/>
          <w:rPrChange w:id="158" w:author="Meryl Etman" w:date="2019-04-11T14:25:00Z">
            <w:rPr>
              <w:rFonts w:hint="eastAsia"/>
              <w:rtl/>
            </w:rPr>
          </w:rPrChange>
        </w:rPr>
        <w:t>עבור</w:t>
      </w:r>
      <w:r w:rsidRPr="000A2BEC">
        <w:rPr>
          <w:rFonts w:ascii="Times New Roman" w:eastAsia="Times New Roman" w:hAnsi="Times New Roman" w:cs="David"/>
          <w:sz w:val="24"/>
          <w:szCs w:val="24"/>
          <w:rtl/>
          <w:rPrChange w:id="159" w:author="Meryl Etman" w:date="2019-04-11T14:25:00Z">
            <w:rPr>
              <w:rtl/>
            </w:rPr>
          </w:rPrChange>
        </w:rPr>
        <w:t xml:space="preserve"> </w:t>
      </w:r>
      <w:r w:rsidRPr="000A2BEC">
        <w:rPr>
          <w:rFonts w:ascii="Times New Roman" w:eastAsia="Times New Roman" w:hAnsi="Times New Roman" w:cs="David" w:hint="eastAsia"/>
          <w:sz w:val="24"/>
          <w:szCs w:val="24"/>
          <w:rtl/>
          <w:rPrChange w:id="160" w:author="Meryl Etman" w:date="2019-04-11T14:25:00Z">
            <w:rPr>
              <w:rFonts w:hint="eastAsia"/>
              <w:rtl/>
            </w:rPr>
          </w:rPrChange>
        </w:rPr>
        <w:t>עריכת</w:t>
      </w:r>
      <w:r w:rsidRPr="000A2BEC">
        <w:rPr>
          <w:rFonts w:ascii="Times New Roman" w:eastAsia="Times New Roman" w:hAnsi="Times New Roman" w:cs="David"/>
          <w:sz w:val="24"/>
          <w:szCs w:val="24"/>
          <w:rtl/>
          <w:rPrChange w:id="161" w:author="Meryl Etman" w:date="2019-04-11T14:25:00Z">
            <w:rPr>
              <w:rtl/>
            </w:rPr>
          </w:rPrChange>
        </w:rPr>
        <w:t xml:space="preserve"> </w:t>
      </w:r>
      <w:r w:rsidRPr="000A2BEC">
        <w:rPr>
          <w:rFonts w:ascii="Times New Roman" w:eastAsia="Times New Roman" w:hAnsi="Times New Roman" w:cs="David" w:hint="eastAsia"/>
          <w:sz w:val="24"/>
          <w:szCs w:val="24"/>
          <w:rtl/>
          <w:rPrChange w:id="162" w:author="Meryl Etman" w:date="2019-04-11T14:25:00Z">
            <w:rPr>
              <w:rFonts w:hint="eastAsia"/>
              <w:rtl/>
            </w:rPr>
          </w:rPrChange>
        </w:rPr>
        <w:t>ואישור</w:t>
      </w:r>
      <w:r w:rsidRPr="000A2BEC">
        <w:rPr>
          <w:rFonts w:ascii="Times New Roman" w:eastAsia="Times New Roman" w:hAnsi="Times New Roman" w:cs="David"/>
          <w:sz w:val="24"/>
          <w:szCs w:val="24"/>
          <w:rtl/>
          <w:rPrChange w:id="163" w:author="Meryl Etman" w:date="2019-04-11T14:25:00Z">
            <w:rPr>
              <w:rtl/>
            </w:rPr>
          </w:rPrChange>
        </w:rPr>
        <w:t xml:space="preserve"> </w:t>
      </w:r>
      <w:r w:rsidRPr="000A2BEC">
        <w:rPr>
          <w:rFonts w:ascii="Times New Roman" w:eastAsia="Times New Roman" w:hAnsi="Times New Roman" w:cs="David" w:hint="eastAsia"/>
          <w:sz w:val="24"/>
          <w:szCs w:val="24"/>
          <w:rtl/>
          <w:rPrChange w:id="164" w:author="Meryl Etman" w:date="2019-04-11T14:25:00Z">
            <w:rPr>
              <w:rFonts w:hint="eastAsia"/>
              <w:rtl/>
            </w:rPr>
          </w:rPrChange>
        </w:rPr>
        <w:t>תכנית</w:t>
      </w:r>
      <w:r w:rsidRPr="000A2BEC">
        <w:rPr>
          <w:rFonts w:ascii="Times New Roman" w:eastAsia="Times New Roman" w:hAnsi="Times New Roman" w:cs="David"/>
          <w:sz w:val="24"/>
          <w:szCs w:val="24"/>
          <w:rtl/>
          <w:rPrChange w:id="165" w:author="Meryl Etman" w:date="2019-04-11T14:25:00Z">
            <w:rPr>
              <w:rtl/>
            </w:rPr>
          </w:rPrChange>
        </w:rPr>
        <w:t xml:space="preserve"> </w:t>
      </w:r>
      <w:r w:rsidRPr="000A2BEC">
        <w:rPr>
          <w:rFonts w:ascii="Times New Roman" w:eastAsia="Times New Roman" w:hAnsi="Times New Roman" w:cs="David" w:hint="eastAsia"/>
          <w:sz w:val="24"/>
          <w:szCs w:val="24"/>
          <w:rtl/>
          <w:rPrChange w:id="166" w:author="Meryl Etman" w:date="2019-04-11T14:25:00Z">
            <w:rPr>
              <w:rFonts w:hint="eastAsia"/>
              <w:rtl/>
            </w:rPr>
          </w:rPrChange>
        </w:rPr>
        <w:t>בנין</w:t>
      </w:r>
      <w:r w:rsidRPr="000A2BEC">
        <w:rPr>
          <w:rFonts w:ascii="Times New Roman" w:eastAsia="Times New Roman" w:hAnsi="Times New Roman" w:cs="David"/>
          <w:sz w:val="24"/>
          <w:szCs w:val="24"/>
          <w:rtl/>
          <w:rPrChange w:id="167" w:author="Meryl Etman" w:date="2019-04-11T14:25:00Z">
            <w:rPr>
              <w:rtl/>
            </w:rPr>
          </w:rPrChange>
        </w:rPr>
        <w:t xml:space="preserve"> </w:t>
      </w:r>
      <w:r w:rsidRPr="000A2BEC">
        <w:rPr>
          <w:rFonts w:ascii="Times New Roman" w:eastAsia="Times New Roman" w:hAnsi="Times New Roman" w:cs="David" w:hint="eastAsia"/>
          <w:sz w:val="24"/>
          <w:szCs w:val="24"/>
          <w:rtl/>
          <w:rPrChange w:id="168" w:author="Meryl Etman" w:date="2019-04-11T14:25:00Z">
            <w:rPr>
              <w:rFonts w:hint="eastAsia"/>
              <w:rtl/>
            </w:rPr>
          </w:rPrChange>
        </w:rPr>
        <w:t>עיר</w:t>
      </w:r>
      <w:r w:rsidRPr="000A2BEC">
        <w:rPr>
          <w:rFonts w:ascii="Times New Roman" w:eastAsia="Times New Roman" w:hAnsi="Times New Roman" w:cs="David"/>
          <w:sz w:val="24"/>
          <w:szCs w:val="24"/>
          <w:rtl/>
          <w:rPrChange w:id="169" w:author="Meryl Etman" w:date="2019-04-11T14:25:00Z">
            <w:rPr>
              <w:rtl/>
            </w:rPr>
          </w:rPrChange>
        </w:rPr>
        <w:t xml:space="preserve"> </w:t>
      </w:r>
      <w:r w:rsidRPr="000A2BEC">
        <w:rPr>
          <w:rFonts w:ascii="Times New Roman" w:eastAsia="Times New Roman" w:hAnsi="Times New Roman" w:cs="David" w:hint="eastAsia"/>
          <w:sz w:val="24"/>
          <w:szCs w:val="24"/>
          <w:rtl/>
          <w:rPrChange w:id="170" w:author="Meryl Etman" w:date="2019-04-11T14:25:00Z">
            <w:rPr>
              <w:rFonts w:hint="eastAsia"/>
              <w:rtl/>
            </w:rPr>
          </w:rPrChange>
        </w:rPr>
        <w:t>מפורטת</w:t>
      </w:r>
      <w:r w:rsidRPr="000A2BEC">
        <w:rPr>
          <w:rFonts w:ascii="Times New Roman" w:eastAsia="Times New Roman" w:hAnsi="Times New Roman" w:cs="David"/>
          <w:sz w:val="24"/>
          <w:szCs w:val="24"/>
          <w:rtl/>
          <w:rPrChange w:id="171" w:author="Meryl Etman" w:date="2019-04-11T14:25:00Z">
            <w:rPr>
              <w:rtl/>
            </w:rPr>
          </w:rPrChange>
        </w:rPr>
        <w:t xml:space="preserve"> </w:t>
      </w:r>
      <w:r w:rsidRPr="000A2BEC">
        <w:rPr>
          <w:rFonts w:ascii="Times New Roman" w:eastAsia="Times New Roman" w:hAnsi="Times New Roman" w:cs="David" w:hint="eastAsia"/>
          <w:sz w:val="24"/>
          <w:szCs w:val="24"/>
          <w:rtl/>
          <w:rPrChange w:id="172" w:author="Meryl Etman" w:date="2019-04-11T14:25:00Z">
            <w:rPr>
              <w:rFonts w:hint="eastAsia"/>
              <w:rtl/>
            </w:rPr>
          </w:rPrChange>
        </w:rPr>
        <w:t>בסמכות</w:t>
      </w:r>
      <w:r w:rsidRPr="000A2BEC">
        <w:rPr>
          <w:rFonts w:ascii="Times New Roman" w:eastAsia="Times New Roman" w:hAnsi="Times New Roman" w:cs="David"/>
          <w:sz w:val="24"/>
          <w:szCs w:val="24"/>
          <w:rtl/>
          <w:rPrChange w:id="173" w:author="Meryl Etman" w:date="2019-04-11T14:25:00Z">
            <w:rPr>
              <w:rtl/>
            </w:rPr>
          </w:rPrChange>
        </w:rPr>
        <w:t xml:space="preserve"> </w:t>
      </w:r>
      <w:r w:rsidRPr="000A2BEC">
        <w:rPr>
          <w:rFonts w:ascii="Times New Roman" w:eastAsia="Times New Roman" w:hAnsi="Times New Roman" w:cs="David" w:hint="eastAsia"/>
          <w:sz w:val="24"/>
          <w:szCs w:val="24"/>
          <w:rtl/>
          <w:rPrChange w:id="174" w:author="Meryl Etman" w:date="2019-04-11T14:25:00Z">
            <w:rPr>
              <w:rFonts w:hint="eastAsia"/>
              <w:rtl/>
            </w:rPr>
          </w:rPrChange>
        </w:rPr>
        <w:t>ועדה</w:t>
      </w:r>
      <w:r w:rsidRPr="000A2BEC">
        <w:rPr>
          <w:rFonts w:ascii="Times New Roman" w:eastAsia="Times New Roman" w:hAnsi="Times New Roman" w:cs="David"/>
          <w:sz w:val="24"/>
          <w:szCs w:val="24"/>
          <w:rtl/>
          <w:rPrChange w:id="175" w:author="Meryl Etman" w:date="2019-04-11T14:25:00Z">
            <w:rPr>
              <w:rtl/>
            </w:rPr>
          </w:rPrChange>
        </w:rPr>
        <w:t xml:space="preserve"> </w:t>
      </w:r>
      <w:r w:rsidRPr="000A2BEC">
        <w:rPr>
          <w:rFonts w:ascii="Times New Roman" w:eastAsia="Times New Roman" w:hAnsi="Times New Roman" w:cs="David" w:hint="eastAsia"/>
          <w:sz w:val="24"/>
          <w:szCs w:val="24"/>
          <w:rtl/>
          <w:rPrChange w:id="176" w:author="Meryl Etman" w:date="2019-04-11T14:25:00Z">
            <w:rPr>
              <w:rFonts w:hint="eastAsia"/>
              <w:rtl/>
            </w:rPr>
          </w:rPrChange>
        </w:rPr>
        <w:t>מקומית</w:t>
      </w:r>
      <w:del w:id="177" w:author="Meryl Etman" w:date="2019-04-11T14:31:00Z">
        <w:r w:rsidRPr="000A2BEC" w:rsidDel="000A2BEC">
          <w:rPr>
            <w:rFonts w:ascii="Times New Roman" w:eastAsia="Times New Roman" w:hAnsi="Times New Roman" w:cs="David"/>
            <w:sz w:val="24"/>
            <w:szCs w:val="24"/>
            <w:rtl/>
            <w:rPrChange w:id="178" w:author="Meryl Etman" w:date="2019-04-11T14:25:00Z">
              <w:rPr>
                <w:rtl/>
              </w:rPr>
            </w:rPrChange>
          </w:rPr>
          <w:delText xml:space="preserve"> </w:delText>
        </w:r>
      </w:del>
      <w:r w:rsidRPr="000A2BEC">
        <w:rPr>
          <w:rFonts w:ascii="Times New Roman" w:eastAsia="Times New Roman" w:hAnsi="Times New Roman" w:cs="David"/>
          <w:sz w:val="24"/>
          <w:szCs w:val="24"/>
          <w:rtl/>
          <w:rPrChange w:id="179" w:author="Meryl Etman" w:date="2019-04-11T14:25:00Z">
            <w:rPr>
              <w:rtl/>
            </w:rPr>
          </w:rPrChange>
        </w:rPr>
        <w:t xml:space="preserve">: </w:t>
      </w:r>
      <w:del w:id="180" w:author="Meryl Etman" w:date="2019-04-11T14:27:00Z">
        <w:r w:rsidRPr="000A2BEC" w:rsidDel="000A2BEC">
          <w:rPr>
            <w:rFonts w:ascii="Times New Roman" w:eastAsia="Times New Roman" w:hAnsi="Times New Roman" w:cs="David"/>
            <w:b/>
            <w:bCs/>
            <w:sz w:val="24"/>
            <w:szCs w:val="24"/>
            <w:rtl/>
            <w:rPrChange w:id="181" w:author="Meryl Etman" w:date="2019-04-11T14:27:00Z">
              <w:rPr>
                <w:rtl/>
              </w:rPr>
            </w:rPrChange>
          </w:rPr>
          <w:delText xml:space="preserve">_________ </w:delText>
        </w:r>
      </w:del>
      <w:ins w:id="182" w:author="Meryl Etman" w:date="2019-04-11T14:27:00Z">
        <w:r w:rsidR="000A2BEC" w:rsidRPr="000A2BEC">
          <w:rPr>
            <w:rFonts w:ascii="Times New Roman" w:eastAsia="Times New Roman" w:hAnsi="Times New Roman" w:cs="David"/>
            <w:b/>
            <w:bCs/>
            <w:sz w:val="24"/>
            <w:szCs w:val="24"/>
            <w:rtl/>
            <w:rPrChange w:id="183" w:author="Meryl Etman" w:date="2019-04-11T14:27:00Z">
              <w:rPr>
                <w:rFonts w:ascii="Times New Roman" w:eastAsia="Times New Roman" w:hAnsi="Times New Roman" w:cs="David"/>
                <w:sz w:val="24"/>
                <w:szCs w:val="24"/>
                <w:rtl/>
              </w:rPr>
            </w:rPrChange>
          </w:rPr>
          <w:t>180,000</w:t>
        </w:r>
        <w:r w:rsidR="000A2BEC" w:rsidRPr="000A2BEC">
          <w:rPr>
            <w:rFonts w:ascii="Times New Roman" w:eastAsia="Times New Roman" w:hAnsi="Times New Roman" w:cs="David"/>
            <w:sz w:val="24"/>
            <w:szCs w:val="24"/>
            <w:rtl/>
            <w:rPrChange w:id="184" w:author="Meryl Etman" w:date="2019-04-11T14:25:00Z">
              <w:rPr>
                <w:rtl/>
              </w:rPr>
            </w:rPrChange>
          </w:rPr>
          <w:t xml:space="preserve"> </w:t>
        </w:r>
      </w:ins>
      <w:del w:id="185" w:author="Meryl Etman" w:date="2019-04-11T14:27:00Z">
        <w:r w:rsidRPr="000A2BEC" w:rsidDel="000A2BEC">
          <w:rPr>
            <w:rFonts w:ascii="Times New Roman" w:eastAsia="Times New Roman" w:hAnsi="Times New Roman" w:cs="David" w:hint="eastAsia"/>
            <w:sz w:val="24"/>
            <w:szCs w:val="24"/>
            <w:rtl/>
            <w:rPrChange w:id="186" w:author="Meryl Etman" w:date="2019-04-11T14:25:00Z">
              <w:rPr>
                <w:rFonts w:hint="eastAsia"/>
                <w:rtl/>
              </w:rPr>
            </w:rPrChange>
          </w:rPr>
          <w:delText>ש</w:delText>
        </w:r>
        <w:r w:rsidRPr="000A2BEC" w:rsidDel="000A2BEC">
          <w:rPr>
            <w:rFonts w:ascii="Times New Roman" w:eastAsia="Times New Roman" w:hAnsi="Times New Roman" w:cs="David"/>
            <w:sz w:val="24"/>
            <w:szCs w:val="24"/>
            <w:rtl/>
            <w:rPrChange w:id="187" w:author="Meryl Etman" w:date="2019-04-11T14:25:00Z">
              <w:rPr>
                <w:rtl/>
              </w:rPr>
            </w:rPrChange>
          </w:rPr>
          <w:delText>"ח</w:delText>
        </w:r>
      </w:del>
      <w:ins w:id="188" w:author="Meryl Etman" w:date="2019-04-11T14:27:00Z">
        <w:r w:rsidR="000A2BEC">
          <w:rPr>
            <w:rFonts w:ascii="Times New Roman" w:eastAsia="Times New Roman" w:hAnsi="Times New Roman" w:cs="David" w:hint="cs"/>
            <w:sz w:val="24"/>
            <w:szCs w:val="24"/>
            <w:rtl/>
          </w:rPr>
          <w:t>₪ (</w:t>
        </w:r>
      </w:ins>
      <w:ins w:id="189" w:author="Meryl Etman" w:date="2019-04-11T14:29:00Z">
        <w:r w:rsidR="000A2BEC">
          <w:rPr>
            <w:rFonts w:ascii="Times New Roman" w:eastAsia="Times New Roman" w:hAnsi="Times New Roman" w:cs="David" w:hint="cs"/>
            <w:sz w:val="24"/>
            <w:szCs w:val="24"/>
            <w:rtl/>
          </w:rPr>
          <w:t>ו</w:t>
        </w:r>
      </w:ins>
      <w:ins w:id="190" w:author="Meryl Etman" w:date="2019-04-11T14:27:00Z">
        <w:r w:rsidR="000A2BEC">
          <w:rPr>
            <w:rFonts w:ascii="Times New Roman" w:eastAsia="Times New Roman" w:hAnsi="Times New Roman" w:cs="David" w:hint="cs"/>
            <w:sz w:val="24"/>
            <w:szCs w:val="24"/>
            <w:rtl/>
          </w:rPr>
          <w:t xml:space="preserve">במילים: </w:t>
        </w:r>
        <w:r w:rsidR="000A2BEC" w:rsidRPr="000A2BEC">
          <w:rPr>
            <w:rFonts w:ascii="Times New Roman" w:eastAsia="Times New Roman" w:hAnsi="Times New Roman" w:cs="David" w:hint="eastAsia"/>
            <w:b/>
            <w:bCs/>
            <w:sz w:val="24"/>
            <w:szCs w:val="24"/>
            <w:rtl/>
            <w:rPrChange w:id="191" w:author="Meryl Etman" w:date="2019-04-11T14:27:00Z">
              <w:rPr>
                <w:rFonts w:ascii="Times New Roman" w:eastAsia="Times New Roman" w:hAnsi="Times New Roman" w:cs="David" w:hint="eastAsia"/>
                <w:sz w:val="24"/>
                <w:szCs w:val="24"/>
                <w:rtl/>
              </w:rPr>
            </w:rPrChange>
          </w:rPr>
          <w:t>מאה</w:t>
        </w:r>
        <w:r w:rsidR="000A2BEC" w:rsidRPr="000A2BEC">
          <w:rPr>
            <w:rFonts w:ascii="Times New Roman" w:eastAsia="Times New Roman" w:hAnsi="Times New Roman" w:cs="David"/>
            <w:b/>
            <w:bCs/>
            <w:sz w:val="24"/>
            <w:szCs w:val="24"/>
            <w:rtl/>
            <w:rPrChange w:id="192" w:author="Meryl Etman" w:date="2019-04-11T14:27:00Z">
              <w:rPr>
                <w:rFonts w:ascii="Times New Roman" w:eastAsia="Times New Roman" w:hAnsi="Times New Roman" w:cs="David"/>
                <w:sz w:val="24"/>
                <w:szCs w:val="24"/>
                <w:rtl/>
              </w:rPr>
            </w:rPrChange>
          </w:rPr>
          <w:t xml:space="preserve"> </w:t>
        </w:r>
        <w:r w:rsidR="000A2BEC" w:rsidRPr="000A2BEC">
          <w:rPr>
            <w:rFonts w:ascii="Times New Roman" w:eastAsia="Times New Roman" w:hAnsi="Times New Roman" w:cs="David" w:hint="eastAsia"/>
            <w:b/>
            <w:bCs/>
            <w:sz w:val="24"/>
            <w:szCs w:val="24"/>
            <w:rtl/>
            <w:rPrChange w:id="193" w:author="Meryl Etman" w:date="2019-04-11T14:27:00Z">
              <w:rPr>
                <w:rFonts w:ascii="Times New Roman" w:eastAsia="Times New Roman" w:hAnsi="Times New Roman" w:cs="David" w:hint="eastAsia"/>
                <w:sz w:val="24"/>
                <w:szCs w:val="24"/>
                <w:rtl/>
              </w:rPr>
            </w:rPrChange>
          </w:rPr>
          <w:t>ושמונים</w:t>
        </w:r>
        <w:r w:rsidR="000A2BEC" w:rsidRPr="000A2BEC">
          <w:rPr>
            <w:rFonts w:ascii="Times New Roman" w:eastAsia="Times New Roman" w:hAnsi="Times New Roman" w:cs="David"/>
            <w:b/>
            <w:bCs/>
            <w:sz w:val="24"/>
            <w:szCs w:val="24"/>
            <w:rtl/>
            <w:rPrChange w:id="194" w:author="Meryl Etman" w:date="2019-04-11T14:27:00Z">
              <w:rPr>
                <w:rFonts w:ascii="Times New Roman" w:eastAsia="Times New Roman" w:hAnsi="Times New Roman" w:cs="David"/>
                <w:sz w:val="24"/>
                <w:szCs w:val="24"/>
                <w:rtl/>
              </w:rPr>
            </w:rPrChange>
          </w:rPr>
          <w:t xml:space="preserve"> </w:t>
        </w:r>
        <w:r w:rsidR="000A2BEC" w:rsidRPr="000A2BEC">
          <w:rPr>
            <w:rFonts w:ascii="Times New Roman" w:eastAsia="Times New Roman" w:hAnsi="Times New Roman" w:cs="David" w:hint="eastAsia"/>
            <w:b/>
            <w:bCs/>
            <w:sz w:val="24"/>
            <w:szCs w:val="24"/>
            <w:rtl/>
            <w:rPrChange w:id="195" w:author="Meryl Etman" w:date="2019-04-11T14:27:00Z">
              <w:rPr>
                <w:rFonts w:ascii="Times New Roman" w:eastAsia="Times New Roman" w:hAnsi="Times New Roman" w:cs="David" w:hint="eastAsia"/>
                <w:sz w:val="24"/>
                <w:szCs w:val="24"/>
                <w:rtl/>
              </w:rPr>
            </w:rPrChange>
          </w:rPr>
          <w:t>אלף</w:t>
        </w:r>
        <w:r w:rsidR="000A2BEC" w:rsidRPr="000A2BEC">
          <w:rPr>
            <w:rFonts w:ascii="Times New Roman" w:eastAsia="Times New Roman" w:hAnsi="Times New Roman" w:cs="David"/>
            <w:b/>
            <w:bCs/>
            <w:sz w:val="24"/>
            <w:szCs w:val="24"/>
            <w:rtl/>
            <w:rPrChange w:id="196" w:author="Meryl Etman" w:date="2019-04-11T14:27:00Z">
              <w:rPr>
                <w:rFonts w:ascii="Times New Roman" w:eastAsia="Times New Roman" w:hAnsi="Times New Roman" w:cs="David"/>
                <w:sz w:val="24"/>
                <w:szCs w:val="24"/>
                <w:rtl/>
              </w:rPr>
            </w:rPrChange>
          </w:rPr>
          <w:t xml:space="preserve"> </w:t>
        </w:r>
        <w:r w:rsidR="000A2BEC" w:rsidRPr="000A2BEC">
          <w:rPr>
            <w:rFonts w:ascii="Times New Roman" w:eastAsia="Times New Roman" w:hAnsi="Times New Roman" w:cs="David" w:hint="eastAsia"/>
            <w:b/>
            <w:bCs/>
            <w:sz w:val="24"/>
            <w:szCs w:val="24"/>
            <w:rtl/>
            <w:rPrChange w:id="197" w:author="Meryl Etman" w:date="2019-04-11T14:27:00Z">
              <w:rPr>
                <w:rFonts w:ascii="Times New Roman" w:eastAsia="Times New Roman" w:hAnsi="Times New Roman" w:cs="David" w:hint="eastAsia"/>
                <w:sz w:val="24"/>
                <w:szCs w:val="24"/>
                <w:rtl/>
              </w:rPr>
            </w:rPrChange>
          </w:rPr>
          <w:t>₪</w:t>
        </w:r>
        <w:r w:rsidR="000A2BEC">
          <w:rPr>
            <w:rFonts w:ascii="Times New Roman" w:eastAsia="Times New Roman" w:hAnsi="Times New Roman" w:cs="David" w:hint="cs"/>
            <w:sz w:val="24"/>
            <w:szCs w:val="24"/>
            <w:rtl/>
          </w:rPr>
          <w:t>)</w:t>
        </w:r>
      </w:ins>
      <w:r w:rsidRPr="000A2BEC">
        <w:rPr>
          <w:rFonts w:ascii="Times New Roman" w:eastAsia="Times New Roman" w:hAnsi="Times New Roman" w:cs="David"/>
          <w:sz w:val="24"/>
          <w:szCs w:val="24"/>
          <w:rtl/>
          <w:rPrChange w:id="198" w:author="Meryl Etman" w:date="2019-04-11T14:25:00Z">
            <w:rPr>
              <w:rtl/>
            </w:rPr>
          </w:rPrChange>
        </w:rPr>
        <w:t xml:space="preserve">. </w:t>
      </w:r>
    </w:p>
    <w:p w14:paraId="28082DC6" w14:textId="74C0BD7F" w:rsidR="00435A20" w:rsidRPr="000A2BEC" w:rsidRDefault="000A2BEC">
      <w:pPr>
        <w:pStyle w:val="af6"/>
        <w:widowControl w:val="0"/>
        <w:numPr>
          <w:ilvl w:val="2"/>
          <w:numId w:val="3"/>
        </w:numPr>
        <w:spacing w:before="0" w:beforeAutospacing="0" w:after="0" w:afterAutospacing="0" w:line="240" w:lineRule="auto"/>
        <w:jc w:val="both"/>
        <w:rPr>
          <w:rFonts w:ascii="Times New Roman" w:eastAsia="Times New Roman" w:hAnsi="Times New Roman" w:cs="David"/>
          <w:sz w:val="24"/>
          <w:szCs w:val="24"/>
          <w:rtl/>
          <w:rPrChange w:id="199" w:author="Meryl Etman" w:date="2019-04-11T14:25:00Z">
            <w:rPr>
              <w:rtl/>
            </w:rPr>
          </w:rPrChange>
        </w:rPr>
        <w:pPrChange w:id="200" w:author="Meryl Etman" w:date="2019-04-11T14:31:00Z">
          <w:pPr>
            <w:widowControl w:val="0"/>
            <w:spacing w:before="0" w:beforeAutospacing="0" w:after="0" w:afterAutospacing="0" w:line="240" w:lineRule="auto"/>
            <w:ind w:left="1440" w:hanging="720"/>
            <w:jc w:val="both"/>
          </w:pPr>
        </w:pPrChange>
      </w:pPr>
      <w:ins w:id="201" w:author="Meryl Etman" w:date="2019-04-11T14:28:00Z">
        <w:r>
          <w:rPr>
            <w:rFonts w:ascii="Times New Roman" w:eastAsia="Times New Roman" w:hAnsi="Times New Roman" w:cs="David" w:hint="cs"/>
            <w:sz w:val="24"/>
            <w:szCs w:val="24"/>
            <w:rtl/>
          </w:rPr>
          <w:t>עבור עריכת ואישור תכנית בניין עיר מפורטת בסמכות ועדה מחוזית</w:t>
        </w:r>
      </w:ins>
      <w:ins w:id="202" w:author="Meryl Etman" w:date="2019-04-11T14:29:00Z">
        <w:r>
          <w:rPr>
            <w:rFonts w:ascii="Times New Roman" w:eastAsia="Times New Roman" w:hAnsi="Times New Roman" w:cs="David" w:hint="cs"/>
            <w:sz w:val="24"/>
            <w:szCs w:val="24"/>
            <w:rtl/>
          </w:rPr>
          <w:t xml:space="preserve">: </w:t>
        </w:r>
        <w:r w:rsidRPr="000A2BEC">
          <w:rPr>
            <w:rFonts w:ascii="Times New Roman" w:eastAsia="Times New Roman" w:hAnsi="Times New Roman" w:cs="David"/>
            <w:b/>
            <w:bCs/>
            <w:sz w:val="24"/>
            <w:szCs w:val="24"/>
            <w:rtl/>
            <w:rPrChange w:id="203" w:author="Meryl Etman" w:date="2019-04-11T14:29:00Z">
              <w:rPr>
                <w:rFonts w:ascii="Times New Roman" w:eastAsia="Times New Roman" w:hAnsi="Times New Roman" w:cs="David"/>
                <w:sz w:val="24"/>
                <w:szCs w:val="24"/>
                <w:rtl/>
              </w:rPr>
            </w:rPrChange>
          </w:rPr>
          <w:t>350,000</w:t>
        </w:r>
        <w:r>
          <w:rPr>
            <w:rFonts w:ascii="Times New Roman" w:eastAsia="Times New Roman" w:hAnsi="Times New Roman" w:cs="David" w:hint="cs"/>
            <w:sz w:val="24"/>
            <w:szCs w:val="24"/>
            <w:rtl/>
          </w:rPr>
          <w:t xml:space="preserve"> ₪ (ובמילים: </w:t>
        </w:r>
        <w:r w:rsidRPr="000A2BEC">
          <w:rPr>
            <w:rFonts w:ascii="Times New Roman" w:eastAsia="Times New Roman" w:hAnsi="Times New Roman" w:cs="David" w:hint="eastAsia"/>
            <w:b/>
            <w:bCs/>
            <w:sz w:val="24"/>
            <w:szCs w:val="24"/>
            <w:rtl/>
            <w:rPrChange w:id="204" w:author="Meryl Etman" w:date="2019-04-11T14:30:00Z">
              <w:rPr>
                <w:rFonts w:ascii="Times New Roman" w:eastAsia="Times New Roman" w:hAnsi="Times New Roman" w:cs="David" w:hint="eastAsia"/>
                <w:sz w:val="24"/>
                <w:szCs w:val="24"/>
                <w:rtl/>
              </w:rPr>
            </w:rPrChange>
          </w:rPr>
          <w:t>שלוש</w:t>
        </w:r>
        <w:r w:rsidRPr="000A2BEC">
          <w:rPr>
            <w:rFonts w:ascii="Times New Roman" w:eastAsia="Times New Roman" w:hAnsi="Times New Roman" w:cs="David"/>
            <w:b/>
            <w:bCs/>
            <w:sz w:val="24"/>
            <w:szCs w:val="24"/>
            <w:rtl/>
            <w:rPrChange w:id="205" w:author="Meryl Etman" w:date="2019-04-11T14:30:00Z">
              <w:rPr>
                <w:rFonts w:ascii="Times New Roman" w:eastAsia="Times New Roman" w:hAnsi="Times New Roman" w:cs="David"/>
                <w:sz w:val="24"/>
                <w:szCs w:val="24"/>
                <w:rtl/>
              </w:rPr>
            </w:rPrChange>
          </w:rPr>
          <w:t xml:space="preserve"> </w:t>
        </w:r>
        <w:r w:rsidRPr="000A2BEC">
          <w:rPr>
            <w:rFonts w:ascii="Times New Roman" w:eastAsia="Times New Roman" w:hAnsi="Times New Roman" w:cs="David" w:hint="eastAsia"/>
            <w:b/>
            <w:bCs/>
            <w:sz w:val="24"/>
            <w:szCs w:val="24"/>
            <w:rtl/>
            <w:rPrChange w:id="206" w:author="Meryl Etman" w:date="2019-04-11T14:30:00Z">
              <w:rPr>
                <w:rFonts w:ascii="Times New Roman" w:eastAsia="Times New Roman" w:hAnsi="Times New Roman" w:cs="David" w:hint="eastAsia"/>
                <w:sz w:val="24"/>
                <w:szCs w:val="24"/>
                <w:rtl/>
              </w:rPr>
            </w:rPrChange>
          </w:rPr>
          <w:t>מאות</w:t>
        </w:r>
        <w:r w:rsidRPr="000A2BEC">
          <w:rPr>
            <w:rFonts w:ascii="Times New Roman" w:eastAsia="Times New Roman" w:hAnsi="Times New Roman" w:cs="David"/>
            <w:b/>
            <w:bCs/>
            <w:sz w:val="24"/>
            <w:szCs w:val="24"/>
            <w:rtl/>
            <w:rPrChange w:id="207" w:author="Meryl Etman" w:date="2019-04-11T14:30:00Z">
              <w:rPr>
                <w:rFonts w:ascii="Times New Roman" w:eastAsia="Times New Roman" w:hAnsi="Times New Roman" w:cs="David"/>
                <w:sz w:val="24"/>
                <w:szCs w:val="24"/>
                <w:rtl/>
              </w:rPr>
            </w:rPrChange>
          </w:rPr>
          <w:t xml:space="preserve"> </w:t>
        </w:r>
        <w:r w:rsidRPr="000A2BEC">
          <w:rPr>
            <w:rFonts w:ascii="Times New Roman" w:eastAsia="Times New Roman" w:hAnsi="Times New Roman" w:cs="David" w:hint="eastAsia"/>
            <w:b/>
            <w:bCs/>
            <w:sz w:val="24"/>
            <w:szCs w:val="24"/>
            <w:rtl/>
            <w:rPrChange w:id="208" w:author="Meryl Etman" w:date="2019-04-11T14:30:00Z">
              <w:rPr>
                <w:rFonts w:ascii="Times New Roman" w:eastAsia="Times New Roman" w:hAnsi="Times New Roman" w:cs="David" w:hint="eastAsia"/>
                <w:sz w:val="24"/>
                <w:szCs w:val="24"/>
                <w:rtl/>
              </w:rPr>
            </w:rPrChange>
          </w:rPr>
          <w:t>וחמישים</w:t>
        </w:r>
        <w:r w:rsidRPr="000A2BEC">
          <w:rPr>
            <w:rFonts w:ascii="Times New Roman" w:eastAsia="Times New Roman" w:hAnsi="Times New Roman" w:cs="David"/>
            <w:b/>
            <w:bCs/>
            <w:sz w:val="24"/>
            <w:szCs w:val="24"/>
            <w:rtl/>
            <w:rPrChange w:id="209" w:author="Meryl Etman" w:date="2019-04-11T14:30:00Z">
              <w:rPr>
                <w:rFonts w:ascii="Times New Roman" w:eastAsia="Times New Roman" w:hAnsi="Times New Roman" w:cs="David"/>
                <w:sz w:val="24"/>
                <w:szCs w:val="24"/>
                <w:rtl/>
              </w:rPr>
            </w:rPrChange>
          </w:rPr>
          <w:t xml:space="preserve"> </w:t>
        </w:r>
        <w:r w:rsidRPr="000A2BEC">
          <w:rPr>
            <w:rFonts w:ascii="Times New Roman" w:eastAsia="Times New Roman" w:hAnsi="Times New Roman" w:cs="David" w:hint="eastAsia"/>
            <w:b/>
            <w:bCs/>
            <w:sz w:val="24"/>
            <w:szCs w:val="24"/>
            <w:rtl/>
            <w:rPrChange w:id="210" w:author="Meryl Etman" w:date="2019-04-11T14:30:00Z">
              <w:rPr>
                <w:rFonts w:ascii="Times New Roman" w:eastAsia="Times New Roman" w:hAnsi="Times New Roman" w:cs="David" w:hint="eastAsia"/>
                <w:sz w:val="24"/>
                <w:szCs w:val="24"/>
                <w:rtl/>
              </w:rPr>
            </w:rPrChange>
          </w:rPr>
          <w:t>אלף</w:t>
        </w:r>
        <w:r>
          <w:rPr>
            <w:rFonts w:ascii="Times New Roman" w:eastAsia="Times New Roman" w:hAnsi="Times New Roman" w:cs="David" w:hint="cs"/>
            <w:sz w:val="24"/>
            <w:szCs w:val="24"/>
            <w:rtl/>
          </w:rPr>
          <w:t xml:space="preserve"> ₪).</w:t>
        </w:r>
      </w:ins>
      <w:del w:id="211" w:author="Meryl Etman" w:date="2019-04-11T14:28:00Z">
        <w:r w:rsidR="00435A20" w:rsidRPr="000A2BEC" w:rsidDel="000A2BEC">
          <w:rPr>
            <w:rFonts w:ascii="Times New Roman" w:eastAsia="Times New Roman" w:hAnsi="Times New Roman" w:cs="David" w:hint="eastAsia"/>
            <w:sz w:val="24"/>
            <w:szCs w:val="24"/>
            <w:rtl/>
            <w:rPrChange w:id="212" w:author="Meryl Etman" w:date="2019-04-11T14:25:00Z">
              <w:rPr>
                <w:rFonts w:hint="eastAsia"/>
                <w:rtl/>
              </w:rPr>
            </w:rPrChange>
          </w:rPr>
          <w:delText>במידה</w:delText>
        </w:r>
        <w:r w:rsidR="00435A20" w:rsidRPr="000A2BEC" w:rsidDel="000A2BEC">
          <w:rPr>
            <w:rFonts w:ascii="Times New Roman" w:eastAsia="Times New Roman" w:hAnsi="Times New Roman" w:cs="David"/>
            <w:sz w:val="24"/>
            <w:szCs w:val="24"/>
            <w:rtl/>
            <w:rPrChange w:id="213"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14" w:author="Meryl Etman" w:date="2019-04-11T14:25:00Z">
              <w:rPr>
                <w:rFonts w:hint="eastAsia"/>
                <w:rtl/>
              </w:rPr>
            </w:rPrChange>
          </w:rPr>
          <w:delText>והמזמין</w:delText>
        </w:r>
        <w:r w:rsidR="00435A20" w:rsidRPr="000A2BEC" w:rsidDel="000A2BEC">
          <w:rPr>
            <w:rFonts w:ascii="Times New Roman" w:eastAsia="Times New Roman" w:hAnsi="Times New Roman" w:cs="David"/>
            <w:sz w:val="24"/>
            <w:szCs w:val="24"/>
            <w:rtl/>
            <w:rPrChange w:id="215"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16" w:author="Meryl Etman" w:date="2019-04-11T14:25:00Z">
              <w:rPr>
                <w:rFonts w:hint="eastAsia"/>
                <w:rtl/>
              </w:rPr>
            </w:rPrChange>
          </w:rPr>
          <w:delText>יזמין</w:delText>
        </w:r>
        <w:r w:rsidR="00435A20" w:rsidRPr="000A2BEC" w:rsidDel="000A2BEC">
          <w:rPr>
            <w:rFonts w:ascii="Times New Roman" w:eastAsia="Times New Roman" w:hAnsi="Times New Roman" w:cs="David"/>
            <w:sz w:val="24"/>
            <w:szCs w:val="24"/>
            <w:rtl/>
            <w:rPrChange w:id="217"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18" w:author="Meryl Etman" w:date="2019-04-11T14:25:00Z">
              <w:rPr>
                <w:rFonts w:hint="eastAsia"/>
                <w:rtl/>
              </w:rPr>
            </w:rPrChange>
          </w:rPr>
          <w:delText>מהמתכנן</w:delText>
        </w:r>
        <w:r w:rsidR="00435A20" w:rsidRPr="000A2BEC" w:rsidDel="000A2BEC">
          <w:rPr>
            <w:rFonts w:ascii="Times New Roman" w:eastAsia="Times New Roman" w:hAnsi="Times New Roman" w:cs="David"/>
            <w:sz w:val="24"/>
            <w:szCs w:val="24"/>
            <w:rtl/>
            <w:rPrChange w:id="219"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20" w:author="Meryl Etman" w:date="2019-04-11T14:25:00Z">
              <w:rPr>
                <w:rFonts w:hint="eastAsia"/>
                <w:rtl/>
              </w:rPr>
            </w:rPrChange>
          </w:rPr>
          <w:delText>תכנון</w:delText>
        </w:r>
        <w:r w:rsidR="00435A20" w:rsidRPr="000A2BEC" w:rsidDel="000A2BEC">
          <w:rPr>
            <w:rFonts w:ascii="Times New Roman" w:eastAsia="Times New Roman" w:hAnsi="Times New Roman" w:cs="David"/>
            <w:sz w:val="24"/>
            <w:szCs w:val="24"/>
            <w:rtl/>
            <w:rPrChange w:id="221"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22" w:author="Meryl Etman" w:date="2019-04-11T14:25:00Z">
              <w:rPr>
                <w:rFonts w:hint="eastAsia"/>
                <w:rtl/>
              </w:rPr>
            </w:rPrChange>
          </w:rPr>
          <w:delText>בניינים</w:delText>
        </w:r>
        <w:r w:rsidR="00435A20" w:rsidRPr="000A2BEC" w:rsidDel="000A2BEC">
          <w:rPr>
            <w:rFonts w:ascii="Times New Roman" w:eastAsia="Times New Roman" w:hAnsi="Times New Roman" w:cs="David"/>
            <w:sz w:val="24"/>
            <w:szCs w:val="24"/>
            <w:rtl/>
            <w:rPrChange w:id="223"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24" w:author="Meryl Etman" w:date="2019-04-11T14:25:00Z">
              <w:rPr>
                <w:rFonts w:hint="eastAsia"/>
                <w:rtl/>
              </w:rPr>
            </w:rPrChange>
          </w:rPr>
          <w:delText>שיכילו</w:delText>
        </w:r>
        <w:r w:rsidR="00435A20" w:rsidRPr="000A2BEC" w:rsidDel="000A2BEC">
          <w:rPr>
            <w:rFonts w:ascii="Times New Roman" w:eastAsia="Times New Roman" w:hAnsi="Times New Roman" w:cs="David"/>
            <w:sz w:val="24"/>
            <w:szCs w:val="24"/>
            <w:rtl/>
            <w:rPrChange w:id="225"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26" w:author="Meryl Etman" w:date="2019-04-11T14:25:00Z">
              <w:rPr>
                <w:rFonts w:hint="eastAsia"/>
                <w:rtl/>
              </w:rPr>
            </w:rPrChange>
          </w:rPr>
          <w:delText>במצטבר</w:delText>
        </w:r>
        <w:r w:rsidR="00435A20" w:rsidRPr="000A2BEC" w:rsidDel="000A2BEC">
          <w:rPr>
            <w:rFonts w:ascii="Times New Roman" w:eastAsia="Times New Roman" w:hAnsi="Times New Roman" w:cs="David"/>
            <w:sz w:val="24"/>
            <w:szCs w:val="24"/>
            <w:rtl/>
            <w:rPrChange w:id="227"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28" w:author="Meryl Etman" w:date="2019-04-11T14:25:00Z">
              <w:rPr>
                <w:rFonts w:hint="eastAsia"/>
                <w:rtl/>
              </w:rPr>
            </w:rPrChange>
          </w:rPr>
          <w:delText>למעלה</w:delText>
        </w:r>
        <w:r w:rsidR="00435A20" w:rsidRPr="000A2BEC" w:rsidDel="000A2BEC">
          <w:rPr>
            <w:rFonts w:ascii="Times New Roman" w:eastAsia="Times New Roman" w:hAnsi="Times New Roman" w:cs="David"/>
            <w:sz w:val="24"/>
            <w:szCs w:val="24"/>
            <w:rtl/>
            <w:rPrChange w:id="229"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30" w:author="Meryl Etman" w:date="2019-04-11T14:25:00Z">
              <w:rPr>
                <w:rFonts w:hint="eastAsia"/>
                <w:rtl/>
              </w:rPr>
            </w:rPrChange>
          </w:rPr>
          <w:delText>מ</w:delText>
        </w:r>
        <w:r w:rsidR="00435A20" w:rsidRPr="000A2BEC" w:rsidDel="000A2BEC">
          <w:rPr>
            <w:rFonts w:ascii="Times New Roman" w:eastAsia="Times New Roman" w:hAnsi="Times New Roman" w:cs="David"/>
            <w:sz w:val="24"/>
            <w:szCs w:val="24"/>
            <w:rtl/>
            <w:rPrChange w:id="231" w:author="Meryl Etman" w:date="2019-04-11T14:25:00Z">
              <w:rPr>
                <w:rtl/>
              </w:rPr>
            </w:rPrChange>
          </w:rPr>
          <w:delText xml:space="preserve">- 200 </w:delText>
        </w:r>
        <w:r w:rsidR="00435A20" w:rsidRPr="000A2BEC" w:rsidDel="000A2BEC">
          <w:rPr>
            <w:rFonts w:ascii="Times New Roman" w:eastAsia="Times New Roman" w:hAnsi="Times New Roman" w:cs="David" w:hint="eastAsia"/>
            <w:sz w:val="24"/>
            <w:szCs w:val="24"/>
            <w:rtl/>
            <w:rPrChange w:id="232" w:author="Meryl Etman" w:date="2019-04-11T14:25:00Z">
              <w:rPr>
                <w:rFonts w:hint="eastAsia"/>
                <w:rtl/>
              </w:rPr>
            </w:rPrChange>
          </w:rPr>
          <w:delText>יח</w:delText>
        </w:r>
        <w:r w:rsidR="00435A20" w:rsidRPr="000A2BEC" w:rsidDel="000A2BEC">
          <w:rPr>
            <w:rFonts w:ascii="Times New Roman" w:eastAsia="Times New Roman" w:hAnsi="Times New Roman" w:cs="David"/>
            <w:sz w:val="24"/>
            <w:szCs w:val="24"/>
            <w:rtl/>
            <w:rPrChange w:id="233" w:author="Meryl Etman" w:date="2019-04-11T14:25:00Z">
              <w:rPr>
                <w:rtl/>
              </w:rPr>
            </w:rPrChange>
          </w:rPr>
          <w:delText xml:space="preserve">"ד </w:delText>
        </w:r>
        <w:r w:rsidR="00435A20" w:rsidRPr="000A2BEC" w:rsidDel="000A2BEC">
          <w:rPr>
            <w:rFonts w:ascii="Times New Roman" w:eastAsia="Times New Roman" w:hAnsi="Times New Roman" w:cs="David" w:hint="eastAsia"/>
            <w:sz w:val="24"/>
            <w:szCs w:val="24"/>
            <w:rtl/>
            <w:rPrChange w:id="234" w:author="Meryl Etman" w:date="2019-04-11T14:25:00Z">
              <w:rPr>
                <w:rFonts w:hint="eastAsia"/>
                <w:rtl/>
              </w:rPr>
            </w:rPrChange>
          </w:rPr>
          <w:delText>אזי</w:delText>
        </w:r>
        <w:r w:rsidR="00435A20" w:rsidRPr="000A2BEC" w:rsidDel="000A2BEC">
          <w:rPr>
            <w:rFonts w:ascii="Times New Roman" w:eastAsia="Times New Roman" w:hAnsi="Times New Roman" w:cs="David"/>
            <w:sz w:val="24"/>
            <w:szCs w:val="24"/>
            <w:rtl/>
            <w:rPrChange w:id="235"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36" w:author="Meryl Etman" w:date="2019-04-11T14:25:00Z">
              <w:rPr>
                <w:rFonts w:hint="eastAsia"/>
                <w:rtl/>
              </w:rPr>
            </w:rPrChange>
          </w:rPr>
          <w:delText>יקוזז</w:delText>
        </w:r>
        <w:r w:rsidR="00435A20" w:rsidRPr="000A2BEC" w:rsidDel="000A2BEC">
          <w:rPr>
            <w:rFonts w:ascii="Times New Roman" w:eastAsia="Times New Roman" w:hAnsi="Times New Roman" w:cs="David"/>
            <w:sz w:val="24"/>
            <w:szCs w:val="24"/>
            <w:rtl/>
            <w:rPrChange w:id="237"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38" w:author="Meryl Etman" w:date="2019-04-11T14:25:00Z">
              <w:rPr>
                <w:rFonts w:hint="eastAsia"/>
                <w:rtl/>
              </w:rPr>
            </w:rPrChange>
          </w:rPr>
          <w:delText>סכום</w:delText>
        </w:r>
        <w:r w:rsidR="00435A20" w:rsidRPr="000A2BEC" w:rsidDel="000A2BEC">
          <w:rPr>
            <w:rFonts w:ascii="Times New Roman" w:eastAsia="Times New Roman" w:hAnsi="Times New Roman" w:cs="David"/>
            <w:sz w:val="24"/>
            <w:szCs w:val="24"/>
            <w:rtl/>
            <w:rPrChange w:id="239"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40" w:author="Meryl Etman" w:date="2019-04-11T14:25:00Z">
              <w:rPr>
                <w:rFonts w:hint="eastAsia"/>
                <w:rtl/>
              </w:rPr>
            </w:rPrChange>
          </w:rPr>
          <w:delText>זה</w:delText>
        </w:r>
        <w:r w:rsidR="00435A20" w:rsidRPr="000A2BEC" w:rsidDel="000A2BEC">
          <w:rPr>
            <w:rFonts w:ascii="Times New Roman" w:eastAsia="Times New Roman" w:hAnsi="Times New Roman" w:cs="David"/>
            <w:sz w:val="24"/>
            <w:szCs w:val="24"/>
            <w:rtl/>
            <w:rPrChange w:id="241"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42" w:author="Meryl Etman" w:date="2019-04-11T14:25:00Z">
              <w:rPr>
                <w:rFonts w:hint="eastAsia"/>
                <w:rtl/>
              </w:rPr>
            </w:rPrChange>
          </w:rPr>
          <w:delText>מהתשלום</w:delText>
        </w:r>
        <w:r w:rsidR="00435A20" w:rsidRPr="000A2BEC" w:rsidDel="000A2BEC">
          <w:rPr>
            <w:rFonts w:ascii="Times New Roman" w:eastAsia="Times New Roman" w:hAnsi="Times New Roman" w:cs="David"/>
            <w:sz w:val="24"/>
            <w:szCs w:val="24"/>
            <w:rtl/>
            <w:rPrChange w:id="243"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44" w:author="Meryl Etman" w:date="2019-04-11T14:25:00Z">
              <w:rPr>
                <w:rFonts w:hint="eastAsia"/>
                <w:rtl/>
              </w:rPr>
            </w:rPrChange>
          </w:rPr>
          <w:delText>האמור</w:delText>
        </w:r>
        <w:r w:rsidR="00435A20" w:rsidRPr="000A2BEC" w:rsidDel="000A2BEC">
          <w:rPr>
            <w:rFonts w:ascii="Times New Roman" w:eastAsia="Times New Roman" w:hAnsi="Times New Roman" w:cs="David"/>
            <w:sz w:val="24"/>
            <w:szCs w:val="24"/>
            <w:rtl/>
            <w:rPrChange w:id="245"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46" w:author="Meryl Etman" w:date="2019-04-11T14:25:00Z">
              <w:rPr>
                <w:rFonts w:hint="eastAsia"/>
                <w:rtl/>
              </w:rPr>
            </w:rPrChange>
          </w:rPr>
          <w:delText>בסעיף</w:delText>
        </w:r>
        <w:r w:rsidR="00435A20" w:rsidRPr="000A2BEC" w:rsidDel="000A2BEC">
          <w:rPr>
            <w:rFonts w:ascii="Times New Roman" w:eastAsia="Times New Roman" w:hAnsi="Times New Roman" w:cs="David"/>
            <w:sz w:val="24"/>
            <w:szCs w:val="24"/>
            <w:rtl/>
            <w:rPrChange w:id="247" w:author="Meryl Etman" w:date="2019-04-11T14:25:00Z">
              <w:rPr>
                <w:rtl/>
              </w:rPr>
            </w:rPrChange>
          </w:rPr>
          <w:delText xml:space="preserve"> 1.2 </w:delText>
        </w:r>
        <w:r w:rsidR="00435A20" w:rsidRPr="000A2BEC" w:rsidDel="000A2BEC">
          <w:rPr>
            <w:rFonts w:ascii="Times New Roman" w:eastAsia="Times New Roman" w:hAnsi="Times New Roman" w:cs="David" w:hint="eastAsia"/>
            <w:sz w:val="24"/>
            <w:szCs w:val="24"/>
            <w:rtl/>
            <w:rPrChange w:id="248" w:author="Meryl Etman" w:date="2019-04-11T14:25:00Z">
              <w:rPr>
                <w:rFonts w:hint="eastAsia"/>
                <w:rtl/>
              </w:rPr>
            </w:rPrChange>
          </w:rPr>
          <w:delText>להלן</w:delText>
        </w:r>
        <w:r w:rsidR="00435A20" w:rsidRPr="000A2BEC" w:rsidDel="000A2BEC">
          <w:rPr>
            <w:rFonts w:ascii="Times New Roman" w:eastAsia="Times New Roman" w:hAnsi="Times New Roman" w:cs="David"/>
            <w:sz w:val="24"/>
            <w:szCs w:val="24"/>
            <w:rtl/>
            <w:rPrChange w:id="249"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50" w:author="Meryl Etman" w:date="2019-04-11T14:25:00Z">
              <w:rPr>
                <w:rFonts w:hint="eastAsia"/>
                <w:rtl/>
              </w:rPr>
            </w:rPrChange>
          </w:rPr>
          <w:delText>עבור</w:delText>
        </w:r>
        <w:r w:rsidR="00435A20" w:rsidRPr="000A2BEC" w:rsidDel="000A2BEC">
          <w:rPr>
            <w:rFonts w:ascii="Times New Roman" w:eastAsia="Times New Roman" w:hAnsi="Times New Roman" w:cs="David"/>
            <w:sz w:val="24"/>
            <w:szCs w:val="24"/>
            <w:rtl/>
            <w:rPrChange w:id="251"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52" w:author="Meryl Etman" w:date="2019-04-11T14:25:00Z">
              <w:rPr>
                <w:rFonts w:hint="eastAsia"/>
                <w:rtl/>
              </w:rPr>
            </w:rPrChange>
          </w:rPr>
          <w:delText>תכנון</w:delText>
        </w:r>
        <w:r w:rsidR="00435A20" w:rsidRPr="000A2BEC" w:rsidDel="000A2BEC">
          <w:rPr>
            <w:rFonts w:ascii="Times New Roman" w:eastAsia="Times New Roman" w:hAnsi="Times New Roman" w:cs="David"/>
            <w:sz w:val="24"/>
            <w:szCs w:val="24"/>
            <w:rtl/>
            <w:rPrChange w:id="253" w:author="Meryl Etman" w:date="2019-04-11T14:25:00Z">
              <w:rPr>
                <w:rtl/>
              </w:rPr>
            </w:rPrChange>
          </w:rPr>
          <w:delText xml:space="preserve"> </w:delText>
        </w:r>
        <w:r w:rsidR="00435A20" w:rsidRPr="000A2BEC" w:rsidDel="000A2BEC">
          <w:rPr>
            <w:rFonts w:ascii="Times New Roman" w:eastAsia="Times New Roman" w:hAnsi="Times New Roman" w:cs="David" w:hint="eastAsia"/>
            <w:sz w:val="24"/>
            <w:szCs w:val="24"/>
            <w:rtl/>
            <w:rPrChange w:id="254" w:author="Meryl Etman" w:date="2019-04-11T14:25:00Z">
              <w:rPr>
                <w:rFonts w:hint="eastAsia"/>
                <w:rtl/>
              </w:rPr>
            </w:rPrChange>
          </w:rPr>
          <w:delText>הבניינים</w:delText>
        </w:r>
        <w:r w:rsidR="00435A20" w:rsidRPr="000A2BEC" w:rsidDel="000A2BEC">
          <w:rPr>
            <w:rFonts w:ascii="Times New Roman" w:eastAsia="Times New Roman" w:hAnsi="Times New Roman" w:cs="David"/>
            <w:sz w:val="24"/>
            <w:szCs w:val="24"/>
            <w:rtl/>
            <w:rPrChange w:id="255" w:author="Meryl Etman" w:date="2019-04-11T14:25:00Z">
              <w:rPr>
                <w:rtl/>
              </w:rPr>
            </w:rPrChange>
          </w:rPr>
          <w:delText>.</w:delText>
        </w:r>
      </w:del>
    </w:p>
    <w:p w14:paraId="5CD0BED9"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p>
    <w:p w14:paraId="4F367455" w14:textId="1B895604" w:rsidR="00435A20" w:rsidRPr="00435A20" w:rsidRDefault="00435A20">
      <w:pPr>
        <w:pStyle w:val="af6"/>
        <w:widowControl w:val="0"/>
        <w:numPr>
          <w:ilvl w:val="1"/>
          <w:numId w:val="3"/>
        </w:numPr>
        <w:spacing w:before="0" w:beforeAutospacing="0" w:after="0" w:afterAutospacing="0" w:line="240" w:lineRule="auto"/>
        <w:jc w:val="both"/>
        <w:rPr>
          <w:rFonts w:ascii="Times New Roman" w:eastAsia="Times New Roman" w:hAnsi="Times New Roman" w:cs="David"/>
          <w:sz w:val="24"/>
          <w:szCs w:val="24"/>
          <w:rtl/>
          <w:lang w:eastAsia="he-IL"/>
        </w:rPr>
        <w:pPrChange w:id="256" w:author="Meryl Etman" w:date="2019-07-10T16:15:00Z">
          <w:pPr>
            <w:widowControl w:val="0"/>
            <w:spacing w:before="0" w:beforeAutospacing="0" w:after="0" w:afterAutospacing="0" w:line="240" w:lineRule="auto"/>
            <w:ind w:left="1440" w:hanging="720"/>
            <w:jc w:val="both"/>
          </w:pPr>
        </w:pPrChange>
      </w:pPr>
      <w:del w:id="257" w:author="Meryl Etman" w:date="2019-04-11T14:42:00Z">
        <w:r w:rsidRPr="00435A20" w:rsidDel="00C55D58">
          <w:rPr>
            <w:rFonts w:ascii="Times New Roman" w:eastAsia="Times New Roman" w:hAnsi="Times New Roman" w:cs="David" w:hint="cs"/>
            <w:sz w:val="24"/>
            <w:szCs w:val="24"/>
            <w:rtl/>
          </w:rPr>
          <w:delText>1.2</w:delText>
        </w:r>
        <w:r w:rsidRPr="00435A20" w:rsidDel="00C55D58">
          <w:rPr>
            <w:rFonts w:ascii="Times New Roman" w:eastAsia="Times New Roman" w:hAnsi="Times New Roman" w:cs="David" w:hint="cs"/>
            <w:sz w:val="24"/>
            <w:szCs w:val="24"/>
            <w:rtl/>
          </w:rPr>
          <w:tab/>
        </w:r>
      </w:del>
      <w:r w:rsidRPr="00435A20">
        <w:rPr>
          <w:rFonts w:ascii="Times New Roman" w:eastAsia="Times New Roman" w:hAnsi="Times New Roman" w:cs="David" w:hint="cs"/>
          <w:sz w:val="24"/>
          <w:szCs w:val="24"/>
          <w:rtl/>
        </w:rPr>
        <w:t>עבור הכנת תכנית בינוי ופיתוח לביצוע/תכנית עיצוב ארכיטקטוני, תכנון ופיקוח בנייני מגורים ו/או מסחר ו/או משרדים</w:t>
      </w:r>
      <w:r w:rsidRPr="00435A20">
        <w:rPr>
          <w:rFonts w:ascii="Times New Roman" w:eastAsia="Times New Roman" w:hAnsi="Times New Roman" w:cs="David" w:hint="cs"/>
          <w:sz w:val="24"/>
          <w:szCs w:val="24"/>
          <w:rtl/>
          <w:lang w:eastAsia="he-IL"/>
        </w:rPr>
        <w:t xml:space="preserve"> לרבות מבני עזר במגרשים</w:t>
      </w:r>
      <w:ins w:id="258" w:author="Meryl Etman" w:date="2019-04-11T14:32:00Z">
        <w:r w:rsidR="000A2BEC">
          <w:rPr>
            <w:rFonts w:ascii="Times New Roman" w:eastAsia="Times New Roman" w:hAnsi="Times New Roman" w:cs="David" w:hint="cs"/>
            <w:sz w:val="24"/>
            <w:szCs w:val="24"/>
            <w:rtl/>
            <w:lang w:eastAsia="he-IL"/>
          </w:rPr>
          <w:t xml:space="preserve"> לרבות </w:t>
        </w:r>
      </w:ins>
      <w:del w:id="259" w:author="Meryl Etman" w:date="2019-04-11T14:32:00Z">
        <w:r w:rsidRPr="00435A20" w:rsidDel="000A2BEC">
          <w:rPr>
            <w:rFonts w:ascii="Times New Roman" w:eastAsia="Times New Roman" w:hAnsi="Times New Roman" w:cs="David" w:hint="cs"/>
            <w:sz w:val="24"/>
            <w:szCs w:val="24"/>
            <w:rtl/>
            <w:lang w:eastAsia="he-IL"/>
          </w:rPr>
          <w:delText xml:space="preserve">, </w:delText>
        </w:r>
      </w:del>
      <w:r w:rsidRPr="00435A20">
        <w:rPr>
          <w:rFonts w:ascii="Times New Roman" w:eastAsia="Times New Roman" w:hAnsi="Times New Roman" w:cs="David" w:hint="cs"/>
          <w:sz w:val="24"/>
          <w:szCs w:val="24"/>
          <w:rtl/>
          <w:lang w:eastAsia="he-IL"/>
        </w:rPr>
        <w:t>תחנות טרנספורמציה</w:t>
      </w:r>
      <w:del w:id="260" w:author="Meryl Etman" w:date="2019-04-11T14:33:00Z">
        <w:r w:rsidRPr="00435A20" w:rsidDel="000A2BEC">
          <w:rPr>
            <w:rFonts w:ascii="Times New Roman" w:eastAsia="Times New Roman" w:hAnsi="Times New Roman" w:cs="David" w:hint="cs"/>
            <w:sz w:val="24"/>
            <w:szCs w:val="24"/>
            <w:rtl/>
            <w:lang w:eastAsia="he-IL"/>
          </w:rPr>
          <w:delText xml:space="preserve"> במגרשים פרטיים ו/או ציבוריים</w:delText>
        </w:r>
      </w:del>
      <w:r w:rsidRPr="00435A20">
        <w:rPr>
          <w:rFonts w:ascii="Times New Roman" w:eastAsia="Times New Roman" w:hAnsi="Times New Roman" w:cs="David" w:hint="cs"/>
          <w:sz w:val="24"/>
          <w:szCs w:val="24"/>
          <w:rtl/>
          <w:lang w:eastAsia="he-IL"/>
        </w:rPr>
        <w:t xml:space="preserve">, </w:t>
      </w:r>
      <w:ins w:id="261" w:author="Meryl Etman" w:date="2019-04-11T14:33:00Z">
        <w:r w:rsidR="000A2BEC">
          <w:rPr>
            <w:rFonts w:ascii="Times New Roman" w:eastAsia="Times New Roman" w:hAnsi="Times New Roman" w:cs="David" w:hint="cs"/>
            <w:sz w:val="24"/>
            <w:szCs w:val="24"/>
            <w:rtl/>
            <w:lang w:eastAsia="he-IL"/>
          </w:rPr>
          <w:t>חדרי אשפה וכדומה</w:t>
        </w:r>
      </w:ins>
      <w:del w:id="262" w:author="Meryl Etman" w:date="2019-07-10T16:15:00Z">
        <w:r w:rsidRPr="00435A20" w:rsidDel="00FE0A9C">
          <w:rPr>
            <w:rFonts w:ascii="Times New Roman" w:eastAsia="Times New Roman" w:hAnsi="Times New Roman" w:cs="David" w:hint="cs"/>
            <w:sz w:val="24"/>
            <w:szCs w:val="24"/>
            <w:rtl/>
            <w:lang w:eastAsia="he-IL"/>
          </w:rPr>
          <w:delText>מבנה מכירות ו/או דירה לדוגמא בסמוך למבנה המכירות</w:delText>
        </w:r>
      </w:del>
      <w:r w:rsidRPr="00435A20">
        <w:rPr>
          <w:rFonts w:ascii="Times New Roman" w:eastAsia="Times New Roman" w:hAnsi="Times New Roman" w:cs="David" w:hint="cs"/>
          <w:sz w:val="24"/>
          <w:szCs w:val="24"/>
          <w:rtl/>
          <w:lang w:eastAsia="he-IL"/>
        </w:rPr>
        <w:t>:</w:t>
      </w:r>
    </w:p>
    <w:p w14:paraId="7719B120"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FAD0712" w14:textId="46413A97" w:rsidR="00435A20" w:rsidRPr="00435A20" w:rsidRDefault="00435A20" w:rsidP="006B3955">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w:t>
      </w:r>
      <w:del w:id="263" w:author="Meryl Etman" w:date="2019-04-11T15:02:00Z">
        <w:r w:rsidRPr="00435A20" w:rsidDel="009B0034">
          <w:rPr>
            <w:rFonts w:ascii="Times New Roman" w:eastAsia="Times New Roman" w:hAnsi="Times New Roman" w:cs="David" w:hint="cs"/>
            <w:sz w:val="24"/>
            <w:szCs w:val="24"/>
            <w:rtl/>
            <w:lang w:eastAsia="he-IL"/>
          </w:rPr>
          <w:delText>2</w:delText>
        </w:r>
      </w:del>
      <w:ins w:id="264" w:author="Meryl Etman" w:date="2019-04-11T15:02:00Z">
        <w:r w:rsidR="009B0034">
          <w:rPr>
            <w:rFonts w:ascii="Times New Roman" w:eastAsia="Times New Roman" w:hAnsi="Times New Roman" w:cs="David" w:hint="cs"/>
            <w:sz w:val="24"/>
            <w:szCs w:val="24"/>
            <w:rtl/>
            <w:lang w:eastAsia="he-IL"/>
          </w:rPr>
          <w:t>4</w:t>
        </w:r>
      </w:ins>
      <w:r w:rsidRPr="00435A20">
        <w:rPr>
          <w:rFonts w:ascii="Times New Roman" w:eastAsia="Times New Roman" w:hAnsi="Times New Roman" w:cs="David" w:hint="cs"/>
          <w:sz w:val="24"/>
          <w:szCs w:val="24"/>
          <w:rtl/>
          <w:lang w:eastAsia="he-IL"/>
        </w:rPr>
        <w:t>.1</w:t>
      </w:r>
      <w:r w:rsidRPr="00435A20">
        <w:rPr>
          <w:rFonts w:ascii="Times New Roman" w:eastAsia="Times New Roman" w:hAnsi="Times New Roman" w:cs="David" w:hint="cs"/>
          <w:sz w:val="24"/>
          <w:szCs w:val="24"/>
          <w:rtl/>
          <w:lang w:eastAsia="he-IL"/>
        </w:rPr>
        <w:tab/>
        <w:t xml:space="preserve">סכום קבוע ומוחלט של </w:t>
      </w:r>
      <w:del w:id="265" w:author="Meryl Etman" w:date="2019-04-11T14:33:00Z">
        <w:r w:rsidRPr="000A2BEC" w:rsidDel="000A2BEC">
          <w:rPr>
            <w:rFonts w:ascii="Times New Roman" w:eastAsia="Times New Roman" w:hAnsi="Times New Roman" w:cs="David"/>
            <w:b/>
            <w:bCs/>
            <w:sz w:val="24"/>
            <w:szCs w:val="24"/>
            <w:rtl/>
            <w:lang w:eastAsia="he-IL"/>
            <w:rPrChange w:id="266" w:author="Meryl Etman" w:date="2019-04-11T14:33:00Z">
              <w:rPr>
                <w:rFonts w:ascii="Times New Roman" w:eastAsia="Times New Roman" w:hAnsi="Times New Roman" w:cs="David"/>
                <w:sz w:val="24"/>
                <w:szCs w:val="24"/>
                <w:rtl/>
                <w:lang w:eastAsia="he-IL"/>
              </w:rPr>
            </w:rPrChange>
          </w:rPr>
          <w:delText>_________</w:delText>
        </w:r>
      </w:del>
      <w:ins w:id="267" w:author="Meryl Etman" w:date="2019-04-11T14:33:00Z">
        <w:r w:rsidR="000A2BEC" w:rsidRPr="000A2BEC">
          <w:rPr>
            <w:rFonts w:ascii="Times New Roman" w:eastAsia="Times New Roman" w:hAnsi="Times New Roman" w:cs="David"/>
            <w:b/>
            <w:bCs/>
            <w:sz w:val="24"/>
            <w:szCs w:val="24"/>
            <w:rtl/>
            <w:lang w:eastAsia="he-IL"/>
            <w:rPrChange w:id="268" w:author="Meryl Etman" w:date="2019-04-11T14:33:00Z">
              <w:rPr>
                <w:rFonts w:ascii="Times New Roman" w:eastAsia="Times New Roman" w:hAnsi="Times New Roman" w:cs="David"/>
                <w:sz w:val="24"/>
                <w:szCs w:val="24"/>
                <w:rtl/>
                <w:lang w:eastAsia="he-IL"/>
              </w:rPr>
            </w:rPrChange>
          </w:rPr>
          <w:t>9,000</w:t>
        </w:r>
        <w:r w:rsidR="000A2BEC">
          <w:rPr>
            <w:rFonts w:ascii="Times New Roman" w:eastAsia="Times New Roman" w:hAnsi="Times New Roman" w:cs="David" w:hint="cs"/>
            <w:sz w:val="24"/>
            <w:szCs w:val="24"/>
            <w:rtl/>
            <w:lang w:eastAsia="he-IL"/>
          </w:rPr>
          <w:t xml:space="preserve"> </w:t>
        </w:r>
      </w:ins>
      <w:r w:rsidRPr="00435A20">
        <w:rPr>
          <w:rFonts w:ascii="Times New Roman" w:eastAsia="Times New Roman" w:hAnsi="Times New Roman" w:cs="David" w:hint="cs"/>
          <w:sz w:val="24"/>
          <w:szCs w:val="24"/>
          <w:rtl/>
          <w:lang w:eastAsia="he-IL"/>
        </w:rPr>
        <w:t xml:space="preserve">ש"ח (במילים: </w:t>
      </w:r>
      <w:del w:id="269" w:author="Meryl Etman" w:date="2019-04-11T14:33:00Z">
        <w:r w:rsidRPr="000A2BEC" w:rsidDel="000A2BEC">
          <w:rPr>
            <w:rFonts w:ascii="Times New Roman" w:eastAsia="Times New Roman" w:hAnsi="Times New Roman" w:cs="David"/>
            <w:b/>
            <w:bCs/>
            <w:sz w:val="24"/>
            <w:szCs w:val="24"/>
            <w:rtl/>
            <w:lang w:eastAsia="he-IL"/>
            <w:rPrChange w:id="270" w:author="Meryl Etman" w:date="2019-04-11T14:33:00Z">
              <w:rPr>
                <w:rFonts w:ascii="Times New Roman" w:eastAsia="Times New Roman" w:hAnsi="Times New Roman" w:cs="David"/>
                <w:sz w:val="24"/>
                <w:szCs w:val="24"/>
                <w:rtl/>
                <w:lang w:eastAsia="he-IL"/>
              </w:rPr>
            </w:rPrChange>
          </w:rPr>
          <w:delText xml:space="preserve">________ </w:delText>
        </w:r>
      </w:del>
      <w:ins w:id="271" w:author="Meryl Etman" w:date="2019-04-11T14:33:00Z">
        <w:r w:rsidR="000A2BEC" w:rsidRPr="000A2BEC">
          <w:rPr>
            <w:rFonts w:ascii="Times New Roman" w:eastAsia="Times New Roman" w:hAnsi="Times New Roman" w:cs="David" w:hint="eastAsia"/>
            <w:b/>
            <w:bCs/>
            <w:sz w:val="24"/>
            <w:szCs w:val="24"/>
            <w:rtl/>
            <w:lang w:eastAsia="he-IL"/>
            <w:rPrChange w:id="272" w:author="Meryl Etman" w:date="2019-04-11T14:33:00Z">
              <w:rPr>
                <w:rFonts w:ascii="Times New Roman" w:eastAsia="Times New Roman" w:hAnsi="Times New Roman" w:cs="David" w:hint="eastAsia"/>
                <w:sz w:val="24"/>
                <w:szCs w:val="24"/>
                <w:rtl/>
                <w:lang w:eastAsia="he-IL"/>
              </w:rPr>
            </w:rPrChange>
          </w:rPr>
          <w:t>תשעת</w:t>
        </w:r>
        <w:r w:rsidR="000A2BEC" w:rsidRPr="000A2BEC">
          <w:rPr>
            <w:rFonts w:ascii="Times New Roman" w:eastAsia="Times New Roman" w:hAnsi="Times New Roman" w:cs="David"/>
            <w:b/>
            <w:bCs/>
            <w:sz w:val="24"/>
            <w:szCs w:val="24"/>
            <w:rtl/>
            <w:lang w:eastAsia="he-IL"/>
            <w:rPrChange w:id="273" w:author="Meryl Etman" w:date="2019-04-11T14:33:00Z">
              <w:rPr>
                <w:rFonts w:ascii="Times New Roman" w:eastAsia="Times New Roman" w:hAnsi="Times New Roman" w:cs="David"/>
                <w:sz w:val="24"/>
                <w:szCs w:val="24"/>
                <w:rtl/>
                <w:lang w:eastAsia="he-IL"/>
              </w:rPr>
            </w:rPrChange>
          </w:rPr>
          <w:t xml:space="preserve"> </w:t>
        </w:r>
        <w:r w:rsidR="000A2BEC" w:rsidRPr="000A2BEC">
          <w:rPr>
            <w:rFonts w:ascii="Times New Roman" w:eastAsia="Times New Roman" w:hAnsi="Times New Roman" w:cs="David" w:hint="eastAsia"/>
            <w:b/>
            <w:bCs/>
            <w:sz w:val="24"/>
            <w:szCs w:val="24"/>
            <w:rtl/>
            <w:lang w:eastAsia="he-IL"/>
            <w:rPrChange w:id="274" w:author="Meryl Etman" w:date="2019-04-11T14:33:00Z">
              <w:rPr>
                <w:rFonts w:ascii="Times New Roman" w:eastAsia="Times New Roman" w:hAnsi="Times New Roman" w:cs="David" w:hint="eastAsia"/>
                <w:sz w:val="24"/>
                <w:szCs w:val="24"/>
                <w:rtl/>
                <w:lang w:eastAsia="he-IL"/>
              </w:rPr>
            </w:rPrChange>
          </w:rPr>
          <w:t>אלפים</w:t>
        </w:r>
        <w:r w:rsidR="000A2BEC" w:rsidRPr="00435A20">
          <w:rPr>
            <w:rFonts w:ascii="Times New Roman" w:eastAsia="Times New Roman" w:hAnsi="Times New Roman" w:cs="David" w:hint="cs"/>
            <w:sz w:val="24"/>
            <w:szCs w:val="24"/>
            <w:rtl/>
            <w:lang w:eastAsia="he-IL"/>
          </w:rPr>
          <w:t xml:space="preserve"> </w:t>
        </w:r>
      </w:ins>
      <w:r w:rsidRPr="00435A20">
        <w:rPr>
          <w:rFonts w:ascii="Times New Roman" w:eastAsia="Times New Roman" w:hAnsi="Times New Roman" w:cs="David" w:hint="cs"/>
          <w:sz w:val="24"/>
          <w:szCs w:val="24"/>
          <w:rtl/>
          <w:lang w:eastAsia="he-IL"/>
        </w:rPr>
        <w:t>ש"ח) לכל יחידת דיור במבנה ראשוני.</w:t>
      </w:r>
    </w:p>
    <w:p w14:paraId="1BF50D7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1346FC" w14:textId="3809A3D1" w:rsidR="00435A20" w:rsidRDefault="00435A20" w:rsidP="006B3955">
      <w:pPr>
        <w:widowControl w:val="0"/>
        <w:spacing w:before="0" w:beforeAutospacing="0" w:after="0" w:afterAutospacing="0" w:line="240" w:lineRule="auto"/>
        <w:ind w:left="2160" w:hanging="720"/>
        <w:jc w:val="both"/>
        <w:rPr>
          <w:ins w:id="275" w:author="Meryl Etman" w:date="2019-04-11T14:35:00Z"/>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w:t>
      </w:r>
      <w:del w:id="276" w:author="Meryl Etman" w:date="2019-04-11T15:02:00Z">
        <w:r w:rsidRPr="00435A20" w:rsidDel="009B0034">
          <w:rPr>
            <w:rFonts w:ascii="Times New Roman" w:eastAsia="Times New Roman" w:hAnsi="Times New Roman" w:cs="David" w:hint="cs"/>
            <w:sz w:val="24"/>
            <w:szCs w:val="24"/>
            <w:rtl/>
            <w:lang w:eastAsia="he-IL"/>
          </w:rPr>
          <w:delText>2</w:delText>
        </w:r>
      </w:del>
      <w:ins w:id="277" w:author="Meryl Etman" w:date="2019-04-11T15:02:00Z">
        <w:r w:rsidR="009B0034">
          <w:rPr>
            <w:rFonts w:ascii="Times New Roman" w:eastAsia="Times New Roman" w:hAnsi="Times New Roman" w:cs="David" w:hint="cs"/>
            <w:sz w:val="24"/>
            <w:szCs w:val="24"/>
            <w:rtl/>
            <w:lang w:eastAsia="he-IL"/>
          </w:rPr>
          <w:t>4</w:t>
        </w:r>
      </w:ins>
      <w:r w:rsidRPr="00435A20">
        <w:rPr>
          <w:rFonts w:ascii="Times New Roman" w:eastAsia="Times New Roman" w:hAnsi="Times New Roman" w:cs="David" w:hint="cs"/>
          <w:sz w:val="24"/>
          <w:szCs w:val="24"/>
          <w:rtl/>
          <w:lang w:eastAsia="he-IL"/>
        </w:rPr>
        <w:t>.2</w:t>
      </w:r>
      <w:r w:rsidRPr="00435A20">
        <w:rPr>
          <w:rFonts w:ascii="Times New Roman" w:eastAsia="Times New Roman" w:hAnsi="Times New Roman" w:cs="David" w:hint="cs"/>
          <w:sz w:val="24"/>
          <w:szCs w:val="24"/>
          <w:rtl/>
          <w:lang w:eastAsia="he-IL"/>
        </w:rPr>
        <w:tab/>
        <w:t xml:space="preserve">סכום קבוע ומוחלט של </w:t>
      </w:r>
      <w:del w:id="278" w:author="Meryl Etman" w:date="2019-04-11T14:34:00Z">
        <w:r w:rsidRPr="00C55D58" w:rsidDel="00C55D58">
          <w:rPr>
            <w:rFonts w:ascii="Times New Roman" w:eastAsia="Times New Roman" w:hAnsi="Times New Roman" w:cs="David"/>
            <w:b/>
            <w:bCs/>
            <w:sz w:val="24"/>
            <w:szCs w:val="24"/>
            <w:rtl/>
            <w:lang w:eastAsia="he-IL"/>
            <w:rPrChange w:id="279" w:author="Meryl Etman" w:date="2019-04-11T14:34:00Z">
              <w:rPr>
                <w:rFonts w:ascii="Times New Roman" w:eastAsia="Times New Roman" w:hAnsi="Times New Roman" w:cs="David"/>
                <w:sz w:val="24"/>
                <w:szCs w:val="24"/>
                <w:rtl/>
                <w:lang w:eastAsia="he-IL"/>
              </w:rPr>
            </w:rPrChange>
          </w:rPr>
          <w:delText>_________</w:delText>
        </w:r>
      </w:del>
      <w:ins w:id="280" w:author="Meryl Etman" w:date="2019-04-11T14:34:00Z">
        <w:r w:rsidR="00C55D58" w:rsidRPr="00C55D58">
          <w:rPr>
            <w:rFonts w:ascii="Times New Roman" w:eastAsia="Times New Roman" w:hAnsi="Times New Roman" w:cs="David"/>
            <w:b/>
            <w:bCs/>
            <w:sz w:val="24"/>
            <w:szCs w:val="24"/>
            <w:rtl/>
            <w:lang w:eastAsia="he-IL"/>
            <w:rPrChange w:id="281" w:author="Meryl Etman" w:date="2019-04-11T14:34:00Z">
              <w:rPr>
                <w:rFonts w:ascii="Times New Roman" w:eastAsia="Times New Roman" w:hAnsi="Times New Roman" w:cs="David"/>
                <w:sz w:val="24"/>
                <w:szCs w:val="24"/>
                <w:rtl/>
                <w:lang w:eastAsia="he-IL"/>
              </w:rPr>
            </w:rPrChange>
          </w:rPr>
          <w:t>5,000</w:t>
        </w:r>
        <w:r w:rsidR="00C55D58">
          <w:rPr>
            <w:rFonts w:ascii="Times New Roman" w:eastAsia="Times New Roman" w:hAnsi="Times New Roman" w:cs="David" w:hint="cs"/>
            <w:sz w:val="24"/>
            <w:szCs w:val="24"/>
            <w:rtl/>
            <w:lang w:eastAsia="he-IL"/>
          </w:rPr>
          <w:t xml:space="preserve"> </w:t>
        </w:r>
      </w:ins>
      <w:r w:rsidRPr="00435A20">
        <w:rPr>
          <w:rFonts w:ascii="Times New Roman" w:eastAsia="Times New Roman" w:hAnsi="Times New Roman" w:cs="David" w:hint="cs"/>
          <w:sz w:val="24"/>
          <w:szCs w:val="24"/>
          <w:rtl/>
          <w:lang w:eastAsia="he-IL"/>
        </w:rPr>
        <w:t xml:space="preserve">ש"ח (במילים: </w:t>
      </w:r>
      <w:del w:id="282" w:author="Meryl Etman" w:date="2019-04-11T14:34:00Z">
        <w:r w:rsidRPr="00C55D58" w:rsidDel="00C55D58">
          <w:rPr>
            <w:rFonts w:ascii="Times New Roman" w:eastAsia="Times New Roman" w:hAnsi="Times New Roman" w:cs="David"/>
            <w:b/>
            <w:bCs/>
            <w:sz w:val="24"/>
            <w:szCs w:val="24"/>
            <w:rtl/>
            <w:lang w:eastAsia="he-IL"/>
            <w:rPrChange w:id="283" w:author="Meryl Etman" w:date="2019-04-11T14:34:00Z">
              <w:rPr>
                <w:rFonts w:ascii="Times New Roman" w:eastAsia="Times New Roman" w:hAnsi="Times New Roman" w:cs="David"/>
                <w:sz w:val="24"/>
                <w:szCs w:val="24"/>
                <w:rtl/>
                <w:lang w:eastAsia="he-IL"/>
              </w:rPr>
            </w:rPrChange>
          </w:rPr>
          <w:delText xml:space="preserve">________ </w:delText>
        </w:r>
      </w:del>
      <w:ins w:id="284" w:author="Meryl Etman" w:date="2019-04-11T14:34:00Z">
        <w:r w:rsidR="00C55D58" w:rsidRPr="00C55D58">
          <w:rPr>
            <w:rFonts w:ascii="Times New Roman" w:eastAsia="Times New Roman" w:hAnsi="Times New Roman" w:cs="David" w:hint="eastAsia"/>
            <w:b/>
            <w:bCs/>
            <w:sz w:val="24"/>
            <w:szCs w:val="24"/>
            <w:rtl/>
            <w:lang w:eastAsia="he-IL"/>
            <w:rPrChange w:id="285" w:author="Meryl Etman" w:date="2019-04-11T14:34:00Z">
              <w:rPr>
                <w:rFonts w:ascii="Times New Roman" w:eastAsia="Times New Roman" w:hAnsi="Times New Roman" w:cs="David" w:hint="eastAsia"/>
                <w:sz w:val="24"/>
                <w:szCs w:val="24"/>
                <w:rtl/>
                <w:lang w:eastAsia="he-IL"/>
              </w:rPr>
            </w:rPrChange>
          </w:rPr>
          <w:t>חמשת</w:t>
        </w:r>
        <w:r w:rsidR="00C55D58" w:rsidRPr="00C55D58">
          <w:rPr>
            <w:rFonts w:ascii="Times New Roman" w:eastAsia="Times New Roman" w:hAnsi="Times New Roman" w:cs="David"/>
            <w:b/>
            <w:bCs/>
            <w:sz w:val="24"/>
            <w:szCs w:val="24"/>
            <w:rtl/>
            <w:lang w:eastAsia="he-IL"/>
            <w:rPrChange w:id="286" w:author="Meryl Etman" w:date="2019-04-11T14:34:00Z">
              <w:rPr>
                <w:rFonts w:ascii="Times New Roman" w:eastAsia="Times New Roman" w:hAnsi="Times New Roman" w:cs="David"/>
                <w:sz w:val="24"/>
                <w:szCs w:val="24"/>
                <w:rtl/>
                <w:lang w:eastAsia="he-IL"/>
              </w:rPr>
            </w:rPrChange>
          </w:rPr>
          <w:t xml:space="preserve"> </w:t>
        </w:r>
        <w:r w:rsidR="00C55D58" w:rsidRPr="00C55D58">
          <w:rPr>
            <w:rFonts w:ascii="Times New Roman" w:eastAsia="Times New Roman" w:hAnsi="Times New Roman" w:cs="David" w:hint="eastAsia"/>
            <w:b/>
            <w:bCs/>
            <w:sz w:val="24"/>
            <w:szCs w:val="24"/>
            <w:rtl/>
            <w:lang w:eastAsia="he-IL"/>
            <w:rPrChange w:id="287" w:author="Meryl Etman" w:date="2019-04-11T14:34:00Z">
              <w:rPr>
                <w:rFonts w:ascii="Times New Roman" w:eastAsia="Times New Roman" w:hAnsi="Times New Roman" w:cs="David" w:hint="eastAsia"/>
                <w:sz w:val="24"/>
                <w:szCs w:val="24"/>
                <w:rtl/>
                <w:lang w:eastAsia="he-IL"/>
              </w:rPr>
            </w:rPrChange>
          </w:rPr>
          <w:t>אלפים</w:t>
        </w:r>
        <w:r w:rsidR="00C55D58" w:rsidRPr="00435A20">
          <w:rPr>
            <w:rFonts w:ascii="Times New Roman" w:eastAsia="Times New Roman" w:hAnsi="Times New Roman" w:cs="David" w:hint="cs"/>
            <w:sz w:val="24"/>
            <w:szCs w:val="24"/>
            <w:rtl/>
            <w:lang w:eastAsia="he-IL"/>
          </w:rPr>
          <w:t xml:space="preserve"> </w:t>
        </w:r>
      </w:ins>
      <w:r w:rsidRPr="00435A20">
        <w:rPr>
          <w:rFonts w:ascii="Times New Roman" w:eastAsia="Times New Roman" w:hAnsi="Times New Roman" w:cs="David" w:hint="cs"/>
          <w:sz w:val="24"/>
          <w:szCs w:val="24"/>
          <w:rtl/>
          <w:lang w:eastAsia="he-IL"/>
        </w:rPr>
        <w:t xml:space="preserve">ש"ח) לכל יחידת דיור במבנה </w:t>
      </w:r>
      <w:del w:id="288" w:author="Meryl Etman" w:date="2019-04-11T14:35:00Z">
        <w:r w:rsidRPr="00435A20" w:rsidDel="00C55D58">
          <w:rPr>
            <w:rFonts w:ascii="Times New Roman" w:eastAsia="Times New Roman" w:hAnsi="Times New Roman" w:cs="David" w:hint="cs"/>
            <w:sz w:val="24"/>
            <w:szCs w:val="24"/>
            <w:rtl/>
            <w:lang w:eastAsia="he-IL"/>
          </w:rPr>
          <w:delText>חוזר</w:delText>
        </w:r>
      </w:del>
      <w:ins w:id="289" w:author="Meryl Etman" w:date="2019-04-11T14:35:00Z">
        <w:r w:rsidR="00C55D58">
          <w:rPr>
            <w:rFonts w:ascii="Times New Roman" w:eastAsia="Times New Roman" w:hAnsi="Times New Roman" w:cs="David" w:hint="cs"/>
            <w:sz w:val="24"/>
            <w:szCs w:val="24"/>
            <w:rtl/>
            <w:lang w:eastAsia="he-IL"/>
          </w:rPr>
          <w:t>השני</w:t>
        </w:r>
      </w:ins>
      <w:r w:rsidRPr="00435A20">
        <w:rPr>
          <w:rFonts w:ascii="Times New Roman" w:eastAsia="Times New Roman" w:hAnsi="Times New Roman" w:cs="David" w:hint="cs"/>
          <w:sz w:val="24"/>
          <w:szCs w:val="24"/>
          <w:rtl/>
          <w:lang w:eastAsia="he-IL"/>
        </w:rPr>
        <w:t>.</w:t>
      </w:r>
    </w:p>
    <w:p w14:paraId="54F95B45" w14:textId="77777777" w:rsidR="00C55D58" w:rsidRDefault="00C55D58" w:rsidP="006B3955">
      <w:pPr>
        <w:widowControl w:val="0"/>
        <w:spacing w:before="0" w:beforeAutospacing="0" w:after="0" w:afterAutospacing="0" w:line="240" w:lineRule="auto"/>
        <w:ind w:left="2160" w:hanging="720"/>
        <w:jc w:val="both"/>
        <w:rPr>
          <w:ins w:id="290" w:author="Meryl Etman" w:date="2019-04-11T14:34:00Z"/>
          <w:rFonts w:ascii="Times New Roman" w:eastAsia="Times New Roman" w:hAnsi="Times New Roman" w:cs="David"/>
          <w:sz w:val="24"/>
          <w:szCs w:val="24"/>
          <w:rtl/>
          <w:lang w:eastAsia="he-IL"/>
        </w:rPr>
      </w:pPr>
    </w:p>
    <w:p w14:paraId="322A8ED0" w14:textId="428E2A3A" w:rsidR="00C55D58" w:rsidRDefault="00C55D58" w:rsidP="0050757B">
      <w:pPr>
        <w:widowControl w:val="0"/>
        <w:spacing w:before="0" w:beforeAutospacing="0" w:after="0" w:afterAutospacing="0" w:line="240" w:lineRule="auto"/>
        <w:ind w:left="2160" w:hanging="720"/>
        <w:jc w:val="both"/>
        <w:rPr>
          <w:ins w:id="291" w:author="Meryl Etman" w:date="2019-04-11T14:48:00Z"/>
          <w:rFonts w:ascii="Times New Roman" w:eastAsia="Times New Roman" w:hAnsi="Times New Roman" w:cs="David"/>
          <w:sz w:val="24"/>
          <w:szCs w:val="24"/>
          <w:rtl/>
          <w:lang w:eastAsia="he-IL"/>
        </w:rPr>
      </w:pPr>
      <w:ins w:id="292" w:author="Meryl Etman" w:date="2019-04-11T14:35:00Z">
        <w:r>
          <w:rPr>
            <w:rFonts w:ascii="Times New Roman" w:eastAsia="Times New Roman" w:hAnsi="Times New Roman" w:cs="David" w:hint="cs"/>
            <w:sz w:val="24"/>
            <w:szCs w:val="24"/>
            <w:rtl/>
            <w:lang w:eastAsia="he-IL"/>
          </w:rPr>
          <w:t>1.</w:t>
        </w:r>
      </w:ins>
      <w:ins w:id="293" w:author="Meryl Etman" w:date="2019-04-11T15:02:00Z">
        <w:r w:rsidR="009B0034">
          <w:rPr>
            <w:rFonts w:ascii="Times New Roman" w:eastAsia="Times New Roman" w:hAnsi="Times New Roman" w:cs="David" w:hint="cs"/>
            <w:sz w:val="24"/>
            <w:szCs w:val="24"/>
            <w:rtl/>
            <w:lang w:eastAsia="he-IL"/>
          </w:rPr>
          <w:t>4</w:t>
        </w:r>
      </w:ins>
      <w:ins w:id="294" w:author="Meryl Etman" w:date="2019-04-11T14:35:00Z">
        <w:r>
          <w:rPr>
            <w:rFonts w:ascii="Times New Roman" w:eastAsia="Times New Roman" w:hAnsi="Times New Roman" w:cs="David" w:hint="cs"/>
            <w:sz w:val="24"/>
            <w:szCs w:val="24"/>
            <w:rtl/>
            <w:lang w:eastAsia="he-IL"/>
          </w:rPr>
          <w:t>.3</w:t>
        </w:r>
        <w:r>
          <w:rPr>
            <w:rFonts w:ascii="Times New Roman" w:eastAsia="Times New Roman" w:hAnsi="Times New Roman" w:cs="David" w:hint="cs"/>
            <w:sz w:val="24"/>
            <w:szCs w:val="24"/>
            <w:rtl/>
            <w:lang w:eastAsia="he-IL"/>
          </w:rPr>
          <w:tab/>
        </w:r>
      </w:ins>
      <w:ins w:id="295" w:author="Meryl Etman" w:date="2019-04-11T14:34:00Z">
        <w:r w:rsidRPr="00435A20">
          <w:rPr>
            <w:rFonts w:ascii="Times New Roman" w:eastAsia="Times New Roman" w:hAnsi="Times New Roman" w:cs="David" w:hint="cs"/>
            <w:sz w:val="24"/>
            <w:szCs w:val="24"/>
            <w:rtl/>
            <w:lang w:eastAsia="he-IL"/>
          </w:rPr>
          <w:t xml:space="preserve">סכום קבוע ומוחלט של </w:t>
        </w:r>
      </w:ins>
      <w:ins w:id="296" w:author="Meryl Etman" w:date="2019-04-11T14:35:00Z">
        <w:r>
          <w:rPr>
            <w:rFonts w:ascii="Times New Roman" w:eastAsia="Times New Roman" w:hAnsi="Times New Roman" w:cs="David" w:hint="cs"/>
            <w:b/>
            <w:bCs/>
            <w:sz w:val="24"/>
            <w:szCs w:val="24"/>
            <w:rtl/>
            <w:lang w:eastAsia="he-IL"/>
          </w:rPr>
          <w:t>7</w:t>
        </w:r>
      </w:ins>
      <w:ins w:id="297" w:author="Meryl Etman" w:date="2019-04-11T14:34:00Z">
        <w:r w:rsidRPr="00D56668">
          <w:rPr>
            <w:rFonts w:ascii="Times New Roman" w:eastAsia="Times New Roman" w:hAnsi="Times New Roman" w:cs="David" w:hint="cs"/>
            <w:b/>
            <w:bCs/>
            <w:sz w:val="24"/>
            <w:szCs w:val="24"/>
            <w:rtl/>
            <w:lang w:eastAsia="he-IL"/>
          </w:rPr>
          <w:t>,000</w:t>
        </w:r>
        <w:r>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4"/>
            <w:szCs w:val="24"/>
            <w:rtl/>
            <w:lang w:eastAsia="he-IL"/>
          </w:rPr>
          <w:t xml:space="preserve">ש"ח (במילים: </w:t>
        </w:r>
      </w:ins>
      <w:ins w:id="298" w:author="Meryl Etman" w:date="2019-04-11T14:35:00Z">
        <w:r>
          <w:rPr>
            <w:rFonts w:ascii="Times New Roman" w:eastAsia="Times New Roman" w:hAnsi="Times New Roman" w:cs="David" w:hint="cs"/>
            <w:b/>
            <w:bCs/>
            <w:sz w:val="24"/>
            <w:szCs w:val="24"/>
            <w:rtl/>
            <w:lang w:eastAsia="he-IL"/>
          </w:rPr>
          <w:t>שבעת</w:t>
        </w:r>
      </w:ins>
      <w:ins w:id="299" w:author="Meryl Etman" w:date="2019-04-11T14:34:00Z">
        <w:r w:rsidRPr="00D56668">
          <w:rPr>
            <w:rFonts w:ascii="Times New Roman" w:eastAsia="Times New Roman" w:hAnsi="Times New Roman" w:cs="David" w:hint="cs"/>
            <w:b/>
            <w:bCs/>
            <w:sz w:val="24"/>
            <w:szCs w:val="24"/>
            <w:rtl/>
            <w:lang w:eastAsia="he-IL"/>
          </w:rPr>
          <w:t xml:space="preserve"> אלפים</w:t>
        </w:r>
        <w:r w:rsidRPr="00435A20">
          <w:rPr>
            <w:rFonts w:ascii="Times New Roman" w:eastAsia="Times New Roman" w:hAnsi="Times New Roman" w:cs="David" w:hint="cs"/>
            <w:sz w:val="24"/>
            <w:szCs w:val="24"/>
            <w:rtl/>
            <w:lang w:eastAsia="he-IL"/>
          </w:rPr>
          <w:t xml:space="preserve"> ש"ח) לכל יחידת דיור במבנה חוזר.</w:t>
        </w:r>
      </w:ins>
      <w:ins w:id="300" w:author="Meryl Etman" w:date="2019-04-11T14:38:00Z">
        <w:r>
          <w:rPr>
            <w:rFonts w:ascii="Times New Roman" w:eastAsia="Times New Roman" w:hAnsi="Times New Roman" w:cs="David" w:hint="cs"/>
            <w:sz w:val="24"/>
            <w:szCs w:val="24"/>
            <w:rtl/>
            <w:lang w:eastAsia="he-IL"/>
          </w:rPr>
          <w:tab/>
        </w:r>
      </w:ins>
    </w:p>
    <w:p w14:paraId="2F9B12C3" w14:textId="77777777" w:rsidR="00DE2728" w:rsidRDefault="00DE2728" w:rsidP="0090363E">
      <w:pPr>
        <w:widowControl w:val="0"/>
        <w:spacing w:before="0" w:beforeAutospacing="0" w:after="0" w:afterAutospacing="0" w:line="240" w:lineRule="auto"/>
        <w:ind w:left="2160" w:hanging="720"/>
        <w:jc w:val="both"/>
        <w:rPr>
          <w:ins w:id="301" w:author="Meryl Etman" w:date="2019-04-11T14:48:00Z"/>
          <w:rFonts w:ascii="Times New Roman" w:eastAsia="Times New Roman" w:hAnsi="Times New Roman" w:cs="David"/>
          <w:sz w:val="24"/>
          <w:szCs w:val="24"/>
          <w:rtl/>
          <w:lang w:eastAsia="he-IL"/>
        </w:rPr>
      </w:pPr>
    </w:p>
    <w:p w14:paraId="6B2BA299" w14:textId="33B7DA71" w:rsidR="00DE2728" w:rsidRPr="00DE2728" w:rsidRDefault="00DE2728" w:rsidP="0090363E">
      <w:pPr>
        <w:widowControl w:val="0"/>
        <w:spacing w:before="0" w:beforeAutospacing="0" w:after="0" w:afterAutospacing="0" w:line="240" w:lineRule="auto"/>
        <w:ind w:left="2160" w:hanging="720"/>
        <w:jc w:val="both"/>
        <w:rPr>
          <w:ins w:id="302" w:author="Meryl Etman" w:date="2019-04-11T14:34:00Z"/>
          <w:rFonts w:ascii="Times New Roman" w:eastAsia="Times New Roman" w:hAnsi="Times New Roman" w:cs="David"/>
          <w:sz w:val="24"/>
          <w:szCs w:val="24"/>
          <w:rtl/>
          <w:lang w:eastAsia="he-IL"/>
        </w:rPr>
      </w:pPr>
      <w:ins w:id="303" w:author="Meryl Etman" w:date="2019-04-11T14:48:00Z">
        <w:r>
          <w:rPr>
            <w:rFonts w:ascii="Times New Roman" w:eastAsia="Times New Roman" w:hAnsi="Times New Roman" w:cs="David" w:hint="cs"/>
            <w:sz w:val="24"/>
            <w:szCs w:val="24"/>
            <w:rtl/>
            <w:lang w:eastAsia="he-IL"/>
          </w:rPr>
          <w:t>1.</w:t>
        </w:r>
      </w:ins>
      <w:ins w:id="304" w:author="Meryl Etman" w:date="2019-04-11T15:02:00Z">
        <w:r w:rsidR="009B0034">
          <w:rPr>
            <w:rFonts w:ascii="Times New Roman" w:eastAsia="Times New Roman" w:hAnsi="Times New Roman" w:cs="David" w:hint="cs"/>
            <w:sz w:val="24"/>
            <w:szCs w:val="24"/>
            <w:rtl/>
            <w:lang w:eastAsia="he-IL"/>
          </w:rPr>
          <w:t>4</w:t>
        </w:r>
      </w:ins>
      <w:ins w:id="305" w:author="Meryl Etman" w:date="2019-04-11T14:48:00Z">
        <w:r>
          <w:rPr>
            <w:rFonts w:ascii="Times New Roman" w:eastAsia="Times New Roman" w:hAnsi="Times New Roman" w:cs="David" w:hint="cs"/>
            <w:sz w:val="24"/>
            <w:szCs w:val="24"/>
            <w:rtl/>
            <w:lang w:eastAsia="he-IL"/>
          </w:rPr>
          <w:t>.4</w:t>
        </w:r>
        <w:r>
          <w:rPr>
            <w:rFonts w:ascii="Times New Roman" w:eastAsia="Times New Roman" w:hAnsi="Times New Roman" w:cs="David" w:hint="cs"/>
            <w:sz w:val="24"/>
            <w:szCs w:val="24"/>
            <w:rtl/>
            <w:lang w:eastAsia="he-IL"/>
          </w:rPr>
          <w:tab/>
        </w:r>
        <w:r w:rsidRPr="00D56668">
          <w:rPr>
            <w:rFonts w:ascii="Times New Roman" w:eastAsia="Times New Roman" w:hAnsi="Times New Roman" w:cs="David" w:hint="cs"/>
            <w:sz w:val="24"/>
            <w:szCs w:val="24"/>
            <w:rtl/>
            <w:lang w:eastAsia="he-IL"/>
          </w:rPr>
          <w:t>התשלום עבור יח"ד מיוחדות כגון דופלקס, פנטהאוז ודירות גן, יחושב לפי 1.5 של יח"ד סטנדרטיות.</w:t>
        </w:r>
      </w:ins>
    </w:p>
    <w:p w14:paraId="0A8BF8F3" w14:textId="77777777" w:rsidR="00C55D58" w:rsidRPr="00435A20" w:rsidDel="00C55D58" w:rsidRDefault="00C55D58" w:rsidP="0090363E">
      <w:pPr>
        <w:widowControl w:val="0"/>
        <w:spacing w:before="0" w:beforeAutospacing="0" w:after="0" w:afterAutospacing="0" w:line="240" w:lineRule="auto"/>
        <w:ind w:left="2160" w:hanging="720"/>
        <w:jc w:val="both"/>
        <w:rPr>
          <w:del w:id="306" w:author="Meryl Etman" w:date="2019-04-11T14:35:00Z"/>
          <w:rFonts w:ascii="Times New Roman" w:eastAsia="Times New Roman" w:hAnsi="Times New Roman" w:cs="David"/>
          <w:sz w:val="24"/>
          <w:szCs w:val="24"/>
          <w:rtl/>
          <w:lang w:eastAsia="he-IL"/>
        </w:rPr>
      </w:pPr>
    </w:p>
    <w:p w14:paraId="3596EB78" w14:textId="77777777" w:rsidR="00435A20" w:rsidRPr="00435A20" w:rsidRDefault="00435A20" w:rsidP="0027291E">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9D41DBA" w14:textId="2467A217" w:rsidR="00435A20" w:rsidRPr="00435A20" w:rsidRDefault="00435A20" w:rsidP="00E01F9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w:t>
      </w:r>
      <w:del w:id="307" w:author="Meryl Etman" w:date="2019-04-11T15:02:00Z">
        <w:r w:rsidRPr="00435A20" w:rsidDel="009B0034">
          <w:rPr>
            <w:rFonts w:ascii="Times New Roman" w:eastAsia="Times New Roman" w:hAnsi="Times New Roman" w:cs="David" w:hint="cs"/>
            <w:sz w:val="24"/>
            <w:szCs w:val="24"/>
            <w:rtl/>
            <w:lang w:eastAsia="he-IL"/>
          </w:rPr>
          <w:delText>2</w:delText>
        </w:r>
      </w:del>
      <w:ins w:id="308" w:author="Meryl Etman" w:date="2019-04-11T15:02:00Z">
        <w:r w:rsidR="009B0034">
          <w:rPr>
            <w:rFonts w:ascii="Times New Roman" w:eastAsia="Times New Roman" w:hAnsi="Times New Roman" w:cs="David" w:hint="cs"/>
            <w:sz w:val="24"/>
            <w:szCs w:val="24"/>
            <w:rtl/>
            <w:lang w:eastAsia="he-IL"/>
          </w:rPr>
          <w:t>4</w:t>
        </w:r>
      </w:ins>
      <w:r w:rsidRPr="00435A20">
        <w:rPr>
          <w:rFonts w:ascii="Times New Roman" w:eastAsia="Times New Roman" w:hAnsi="Times New Roman" w:cs="David" w:hint="cs"/>
          <w:sz w:val="24"/>
          <w:szCs w:val="24"/>
          <w:rtl/>
          <w:lang w:eastAsia="he-IL"/>
        </w:rPr>
        <w:t>.</w:t>
      </w:r>
      <w:del w:id="309" w:author="Meryl Etman" w:date="2019-04-11T14:36:00Z">
        <w:r w:rsidRPr="00435A20" w:rsidDel="00C55D58">
          <w:rPr>
            <w:rFonts w:ascii="Times New Roman" w:eastAsia="Times New Roman" w:hAnsi="Times New Roman" w:cs="David" w:hint="cs"/>
            <w:sz w:val="24"/>
            <w:szCs w:val="24"/>
            <w:rtl/>
            <w:lang w:eastAsia="he-IL"/>
          </w:rPr>
          <w:delText>3</w:delText>
        </w:r>
      </w:del>
      <w:ins w:id="310" w:author="Meryl Etman" w:date="2019-04-11T14:48:00Z">
        <w:r w:rsidR="00DE2728">
          <w:rPr>
            <w:rFonts w:ascii="Times New Roman" w:eastAsia="Times New Roman" w:hAnsi="Times New Roman" w:cs="David" w:hint="cs"/>
            <w:sz w:val="24"/>
            <w:szCs w:val="24"/>
            <w:rtl/>
            <w:lang w:eastAsia="he-IL"/>
          </w:rPr>
          <w:t>5</w:t>
        </w:r>
      </w:ins>
      <w:r w:rsidRPr="00435A20">
        <w:rPr>
          <w:rFonts w:ascii="Times New Roman" w:eastAsia="Times New Roman" w:hAnsi="Times New Roman" w:cs="David" w:hint="cs"/>
          <w:sz w:val="24"/>
          <w:szCs w:val="24"/>
          <w:rtl/>
          <w:lang w:eastAsia="he-IL"/>
        </w:rPr>
        <w:tab/>
        <w:t xml:space="preserve">סכום קבוע ומוחלט של </w:t>
      </w:r>
      <w:del w:id="311" w:author="Meryl Etman" w:date="2019-04-11T14:36:00Z">
        <w:r w:rsidRPr="00C55D58" w:rsidDel="00C55D58">
          <w:rPr>
            <w:rFonts w:ascii="Times New Roman" w:eastAsia="Times New Roman" w:hAnsi="Times New Roman" w:cs="David"/>
            <w:b/>
            <w:bCs/>
            <w:sz w:val="24"/>
            <w:szCs w:val="24"/>
            <w:rtl/>
            <w:lang w:eastAsia="he-IL"/>
            <w:rPrChange w:id="312" w:author="Meryl Etman" w:date="2019-04-11T14:36:00Z">
              <w:rPr>
                <w:rFonts w:ascii="Times New Roman" w:eastAsia="Times New Roman" w:hAnsi="Times New Roman" w:cs="David"/>
                <w:sz w:val="24"/>
                <w:szCs w:val="24"/>
                <w:rtl/>
                <w:lang w:eastAsia="he-IL"/>
              </w:rPr>
            </w:rPrChange>
          </w:rPr>
          <w:delText>_________</w:delText>
        </w:r>
      </w:del>
      <w:ins w:id="313" w:author="Meryl Etman" w:date="2019-04-11T14:36:00Z">
        <w:r w:rsidR="00C55D58" w:rsidRPr="00C55D58">
          <w:rPr>
            <w:rFonts w:ascii="Times New Roman" w:eastAsia="Times New Roman" w:hAnsi="Times New Roman" w:cs="David"/>
            <w:b/>
            <w:bCs/>
            <w:sz w:val="24"/>
            <w:szCs w:val="24"/>
            <w:rtl/>
            <w:lang w:eastAsia="he-IL"/>
            <w:rPrChange w:id="314" w:author="Meryl Etman" w:date="2019-04-11T14:36:00Z">
              <w:rPr>
                <w:rFonts w:ascii="Times New Roman" w:eastAsia="Times New Roman" w:hAnsi="Times New Roman" w:cs="David"/>
                <w:sz w:val="24"/>
                <w:szCs w:val="24"/>
                <w:rtl/>
                <w:lang w:eastAsia="he-IL"/>
              </w:rPr>
            </w:rPrChange>
          </w:rPr>
          <w:t>100</w:t>
        </w:r>
        <w:r w:rsidR="00C55D58">
          <w:rPr>
            <w:rFonts w:ascii="Times New Roman" w:eastAsia="Times New Roman" w:hAnsi="Times New Roman" w:cs="David" w:hint="cs"/>
            <w:sz w:val="24"/>
            <w:szCs w:val="24"/>
            <w:rtl/>
            <w:lang w:eastAsia="he-IL"/>
          </w:rPr>
          <w:t xml:space="preserve"> </w:t>
        </w:r>
      </w:ins>
      <w:del w:id="315" w:author="Meryl Etman" w:date="2019-04-11T14:36:00Z">
        <w:r w:rsidRPr="00435A20" w:rsidDel="00C55D58">
          <w:rPr>
            <w:rFonts w:ascii="Times New Roman" w:eastAsia="Times New Roman" w:hAnsi="Times New Roman" w:cs="David" w:hint="cs"/>
            <w:sz w:val="24"/>
            <w:szCs w:val="24"/>
            <w:rtl/>
            <w:lang w:eastAsia="he-IL"/>
          </w:rPr>
          <w:delText>ש"ח</w:delText>
        </w:r>
      </w:del>
      <w:ins w:id="316" w:author="Meryl Etman" w:date="2019-04-11T14:36:00Z">
        <w:r w:rsidR="00C55D58">
          <w:rPr>
            <w:rFonts w:ascii="Times New Roman" w:eastAsia="Times New Roman" w:hAnsi="Times New Roman" w:cs="David" w:hint="cs"/>
            <w:sz w:val="24"/>
            <w:szCs w:val="24"/>
            <w:rtl/>
            <w:lang w:eastAsia="he-IL"/>
          </w:rPr>
          <w:t>₪</w:t>
        </w:r>
      </w:ins>
      <w:r w:rsidRPr="00435A20">
        <w:rPr>
          <w:rFonts w:ascii="Times New Roman" w:eastAsia="Times New Roman" w:hAnsi="Times New Roman" w:cs="David" w:hint="cs"/>
          <w:sz w:val="24"/>
          <w:szCs w:val="24"/>
          <w:rtl/>
          <w:lang w:eastAsia="he-IL"/>
        </w:rPr>
        <w:t xml:space="preserve"> (במילים: </w:t>
      </w:r>
      <w:del w:id="317" w:author="Meryl Etman" w:date="2019-04-11T14:36:00Z">
        <w:r w:rsidRPr="00C55D58" w:rsidDel="00C55D58">
          <w:rPr>
            <w:rFonts w:ascii="Times New Roman" w:eastAsia="Times New Roman" w:hAnsi="Times New Roman" w:cs="David"/>
            <w:b/>
            <w:bCs/>
            <w:sz w:val="24"/>
            <w:szCs w:val="24"/>
            <w:rtl/>
            <w:lang w:eastAsia="he-IL"/>
            <w:rPrChange w:id="318" w:author="Meryl Etman" w:date="2019-04-11T14:36:00Z">
              <w:rPr>
                <w:rFonts w:ascii="Times New Roman" w:eastAsia="Times New Roman" w:hAnsi="Times New Roman" w:cs="David"/>
                <w:sz w:val="24"/>
                <w:szCs w:val="24"/>
                <w:rtl/>
                <w:lang w:eastAsia="he-IL"/>
              </w:rPr>
            </w:rPrChange>
          </w:rPr>
          <w:delText xml:space="preserve">________ </w:delText>
        </w:r>
      </w:del>
      <w:ins w:id="319" w:author="Meryl Etman" w:date="2019-04-11T14:36:00Z">
        <w:r w:rsidR="00C55D58" w:rsidRPr="00C55D58">
          <w:rPr>
            <w:rFonts w:ascii="Times New Roman" w:eastAsia="Times New Roman" w:hAnsi="Times New Roman" w:cs="David" w:hint="eastAsia"/>
            <w:b/>
            <w:bCs/>
            <w:sz w:val="24"/>
            <w:szCs w:val="24"/>
            <w:rtl/>
            <w:lang w:eastAsia="he-IL"/>
            <w:rPrChange w:id="320" w:author="Meryl Etman" w:date="2019-04-11T14:36:00Z">
              <w:rPr>
                <w:rFonts w:ascii="Times New Roman" w:eastAsia="Times New Roman" w:hAnsi="Times New Roman" w:cs="David" w:hint="eastAsia"/>
                <w:sz w:val="24"/>
                <w:szCs w:val="24"/>
                <w:rtl/>
                <w:lang w:eastAsia="he-IL"/>
              </w:rPr>
            </w:rPrChange>
          </w:rPr>
          <w:t>מאה</w:t>
        </w:r>
        <w:r w:rsidR="00C55D58" w:rsidRPr="00435A20">
          <w:rPr>
            <w:rFonts w:ascii="Times New Roman" w:eastAsia="Times New Roman" w:hAnsi="Times New Roman" w:cs="David" w:hint="cs"/>
            <w:sz w:val="24"/>
            <w:szCs w:val="24"/>
            <w:rtl/>
            <w:lang w:eastAsia="he-IL"/>
          </w:rPr>
          <w:t xml:space="preserve"> </w:t>
        </w:r>
      </w:ins>
      <w:r w:rsidRPr="00435A20">
        <w:rPr>
          <w:rFonts w:ascii="Times New Roman" w:eastAsia="Times New Roman" w:hAnsi="Times New Roman" w:cs="David" w:hint="cs"/>
          <w:sz w:val="24"/>
          <w:szCs w:val="24"/>
          <w:rtl/>
          <w:lang w:eastAsia="he-IL"/>
        </w:rPr>
        <w:t>ש"ח) לכל מ"ר בנוי ומקורה המשמש בלעדית את החלק של המסחר ו/או משרדים  בפרויקט.</w:t>
      </w:r>
    </w:p>
    <w:p w14:paraId="59855F2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A1563A" w14:textId="7A9A59DB" w:rsidR="00435A20" w:rsidRDefault="00435A20" w:rsidP="006B3955">
      <w:pPr>
        <w:widowControl w:val="0"/>
        <w:spacing w:before="0" w:beforeAutospacing="0" w:after="0" w:afterAutospacing="0" w:line="240" w:lineRule="auto"/>
        <w:ind w:left="2160" w:hanging="720"/>
        <w:jc w:val="both"/>
        <w:rPr>
          <w:ins w:id="321" w:author="Meryl Etman" w:date="2019-07-10T16:19:00Z"/>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w:t>
      </w:r>
      <w:del w:id="322" w:author="Meryl Etman" w:date="2019-04-11T15:02:00Z">
        <w:r w:rsidRPr="00435A20" w:rsidDel="009B0034">
          <w:rPr>
            <w:rFonts w:ascii="Times New Roman" w:eastAsia="Times New Roman" w:hAnsi="Times New Roman" w:cs="David" w:hint="cs"/>
            <w:sz w:val="24"/>
            <w:szCs w:val="24"/>
            <w:rtl/>
            <w:lang w:eastAsia="he-IL"/>
          </w:rPr>
          <w:delText>2</w:delText>
        </w:r>
      </w:del>
      <w:ins w:id="323" w:author="Meryl Etman" w:date="2019-04-11T15:02:00Z">
        <w:r w:rsidR="009B0034">
          <w:rPr>
            <w:rFonts w:ascii="Times New Roman" w:eastAsia="Times New Roman" w:hAnsi="Times New Roman" w:cs="David" w:hint="cs"/>
            <w:sz w:val="24"/>
            <w:szCs w:val="24"/>
            <w:rtl/>
            <w:lang w:eastAsia="he-IL"/>
          </w:rPr>
          <w:t>4</w:t>
        </w:r>
      </w:ins>
      <w:r w:rsidRPr="00435A20">
        <w:rPr>
          <w:rFonts w:ascii="Times New Roman" w:eastAsia="Times New Roman" w:hAnsi="Times New Roman" w:cs="David" w:hint="cs"/>
          <w:sz w:val="24"/>
          <w:szCs w:val="24"/>
          <w:rtl/>
          <w:lang w:eastAsia="he-IL"/>
        </w:rPr>
        <w:t>.</w:t>
      </w:r>
      <w:del w:id="324" w:author="Meryl Etman" w:date="2019-04-11T14:40:00Z">
        <w:r w:rsidRPr="00435A20" w:rsidDel="00C55D58">
          <w:rPr>
            <w:rFonts w:ascii="Times New Roman" w:eastAsia="Times New Roman" w:hAnsi="Times New Roman" w:cs="David" w:hint="cs"/>
            <w:sz w:val="24"/>
            <w:szCs w:val="24"/>
            <w:rtl/>
            <w:lang w:eastAsia="he-IL"/>
          </w:rPr>
          <w:delText>4</w:delText>
        </w:r>
      </w:del>
      <w:ins w:id="325" w:author="Meryl Etman" w:date="2019-04-11T14:48:00Z">
        <w:r w:rsidR="00DE2728">
          <w:rPr>
            <w:rFonts w:ascii="Times New Roman" w:eastAsia="Times New Roman" w:hAnsi="Times New Roman" w:cs="David" w:hint="cs"/>
            <w:sz w:val="24"/>
            <w:szCs w:val="24"/>
            <w:rtl/>
            <w:lang w:eastAsia="he-IL"/>
          </w:rPr>
          <w:t>6</w:t>
        </w:r>
      </w:ins>
      <w:r w:rsidRPr="00435A20">
        <w:rPr>
          <w:rFonts w:ascii="Times New Roman" w:eastAsia="Times New Roman" w:hAnsi="Times New Roman" w:cs="David" w:hint="cs"/>
          <w:sz w:val="24"/>
          <w:szCs w:val="24"/>
          <w:rtl/>
          <w:lang w:eastAsia="he-IL"/>
        </w:rPr>
        <w:tab/>
        <w:t xml:space="preserve">סכום קבוע ומוחלט של </w:t>
      </w:r>
      <w:del w:id="326" w:author="Meryl Etman" w:date="2019-04-11T14:37:00Z">
        <w:r w:rsidRPr="00C55D58" w:rsidDel="00C55D58">
          <w:rPr>
            <w:rFonts w:ascii="Times New Roman" w:eastAsia="Times New Roman" w:hAnsi="Times New Roman" w:cs="David"/>
            <w:b/>
            <w:bCs/>
            <w:sz w:val="24"/>
            <w:szCs w:val="24"/>
            <w:rtl/>
            <w:lang w:eastAsia="he-IL"/>
            <w:rPrChange w:id="327" w:author="Meryl Etman" w:date="2019-04-11T14:37:00Z">
              <w:rPr>
                <w:rFonts w:ascii="Times New Roman" w:eastAsia="Times New Roman" w:hAnsi="Times New Roman" w:cs="David"/>
                <w:sz w:val="24"/>
                <w:szCs w:val="24"/>
                <w:rtl/>
                <w:lang w:eastAsia="he-IL"/>
              </w:rPr>
            </w:rPrChange>
          </w:rPr>
          <w:delText>_________</w:delText>
        </w:r>
      </w:del>
      <w:ins w:id="328" w:author="Meryl Etman" w:date="2019-04-11T14:37:00Z">
        <w:r w:rsidR="00C55D58" w:rsidRPr="00C55D58">
          <w:rPr>
            <w:rFonts w:ascii="Times New Roman" w:eastAsia="Times New Roman" w:hAnsi="Times New Roman" w:cs="David"/>
            <w:b/>
            <w:bCs/>
            <w:sz w:val="24"/>
            <w:szCs w:val="24"/>
            <w:rtl/>
            <w:lang w:eastAsia="he-IL"/>
            <w:rPrChange w:id="329" w:author="Meryl Etman" w:date="2019-04-11T14:37:00Z">
              <w:rPr>
                <w:rFonts w:ascii="Times New Roman" w:eastAsia="Times New Roman" w:hAnsi="Times New Roman" w:cs="David"/>
                <w:sz w:val="24"/>
                <w:szCs w:val="24"/>
                <w:rtl/>
                <w:lang w:eastAsia="he-IL"/>
              </w:rPr>
            </w:rPrChange>
          </w:rPr>
          <w:t xml:space="preserve">32 </w:t>
        </w:r>
      </w:ins>
      <w:r w:rsidRPr="00435A20">
        <w:rPr>
          <w:rFonts w:ascii="Times New Roman" w:eastAsia="Times New Roman" w:hAnsi="Times New Roman" w:cs="David" w:hint="cs"/>
          <w:sz w:val="24"/>
          <w:szCs w:val="24"/>
          <w:rtl/>
          <w:lang w:eastAsia="he-IL"/>
        </w:rPr>
        <w:t xml:space="preserve">ש"ח (במילים: </w:t>
      </w:r>
      <w:del w:id="330" w:author="Meryl Etman" w:date="2019-04-11T14:37:00Z">
        <w:r w:rsidRPr="00C55D58" w:rsidDel="00C55D58">
          <w:rPr>
            <w:rFonts w:ascii="Times New Roman" w:eastAsia="Times New Roman" w:hAnsi="Times New Roman" w:cs="David"/>
            <w:b/>
            <w:bCs/>
            <w:sz w:val="24"/>
            <w:szCs w:val="24"/>
            <w:rtl/>
            <w:lang w:eastAsia="he-IL"/>
            <w:rPrChange w:id="331" w:author="Meryl Etman" w:date="2019-04-11T14:37:00Z">
              <w:rPr>
                <w:rFonts w:ascii="Times New Roman" w:eastAsia="Times New Roman" w:hAnsi="Times New Roman" w:cs="David"/>
                <w:sz w:val="24"/>
                <w:szCs w:val="24"/>
                <w:rtl/>
                <w:lang w:eastAsia="he-IL"/>
              </w:rPr>
            </w:rPrChange>
          </w:rPr>
          <w:delText xml:space="preserve">________ </w:delText>
        </w:r>
      </w:del>
      <w:ins w:id="332" w:author="Meryl Etman" w:date="2019-04-11T14:37:00Z">
        <w:r w:rsidR="00C55D58" w:rsidRPr="00C55D58">
          <w:rPr>
            <w:rFonts w:ascii="Times New Roman" w:eastAsia="Times New Roman" w:hAnsi="Times New Roman" w:cs="David" w:hint="eastAsia"/>
            <w:b/>
            <w:bCs/>
            <w:sz w:val="24"/>
            <w:szCs w:val="24"/>
            <w:rtl/>
            <w:lang w:eastAsia="he-IL"/>
            <w:rPrChange w:id="333" w:author="Meryl Etman" w:date="2019-04-11T14:37:00Z">
              <w:rPr>
                <w:rFonts w:ascii="Times New Roman" w:eastAsia="Times New Roman" w:hAnsi="Times New Roman" w:cs="David" w:hint="eastAsia"/>
                <w:sz w:val="24"/>
                <w:szCs w:val="24"/>
                <w:rtl/>
                <w:lang w:eastAsia="he-IL"/>
              </w:rPr>
            </w:rPrChange>
          </w:rPr>
          <w:t>שלושים</w:t>
        </w:r>
        <w:r w:rsidR="00C55D58" w:rsidRPr="00C55D58">
          <w:rPr>
            <w:rFonts w:ascii="Times New Roman" w:eastAsia="Times New Roman" w:hAnsi="Times New Roman" w:cs="David"/>
            <w:b/>
            <w:bCs/>
            <w:sz w:val="24"/>
            <w:szCs w:val="24"/>
            <w:rtl/>
            <w:lang w:eastAsia="he-IL"/>
            <w:rPrChange w:id="334" w:author="Meryl Etman" w:date="2019-04-11T14:37:00Z">
              <w:rPr>
                <w:rFonts w:ascii="Times New Roman" w:eastAsia="Times New Roman" w:hAnsi="Times New Roman" w:cs="David"/>
                <w:sz w:val="24"/>
                <w:szCs w:val="24"/>
                <w:rtl/>
                <w:lang w:eastAsia="he-IL"/>
              </w:rPr>
            </w:rPrChange>
          </w:rPr>
          <w:t xml:space="preserve"> </w:t>
        </w:r>
        <w:r w:rsidR="00C55D58" w:rsidRPr="00C55D58">
          <w:rPr>
            <w:rFonts w:ascii="Times New Roman" w:eastAsia="Times New Roman" w:hAnsi="Times New Roman" w:cs="David" w:hint="eastAsia"/>
            <w:b/>
            <w:bCs/>
            <w:sz w:val="24"/>
            <w:szCs w:val="24"/>
            <w:rtl/>
            <w:lang w:eastAsia="he-IL"/>
            <w:rPrChange w:id="335" w:author="Meryl Etman" w:date="2019-04-11T14:37:00Z">
              <w:rPr>
                <w:rFonts w:ascii="Times New Roman" w:eastAsia="Times New Roman" w:hAnsi="Times New Roman" w:cs="David" w:hint="eastAsia"/>
                <w:sz w:val="24"/>
                <w:szCs w:val="24"/>
                <w:rtl/>
                <w:lang w:eastAsia="he-IL"/>
              </w:rPr>
            </w:rPrChange>
          </w:rPr>
          <w:t>ושניים</w:t>
        </w:r>
        <w:r w:rsidR="00C55D58" w:rsidRPr="00435A20">
          <w:rPr>
            <w:rFonts w:ascii="Times New Roman" w:eastAsia="Times New Roman" w:hAnsi="Times New Roman" w:cs="David" w:hint="cs"/>
            <w:sz w:val="24"/>
            <w:szCs w:val="24"/>
            <w:rtl/>
            <w:lang w:eastAsia="he-IL"/>
          </w:rPr>
          <w:t xml:space="preserve"> </w:t>
        </w:r>
      </w:ins>
      <w:r w:rsidRPr="00435A20">
        <w:rPr>
          <w:rFonts w:ascii="Times New Roman" w:eastAsia="Times New Roman" w:hAnsi="Times New Roman" w:cs="David" w:hint="cs"/>
          <w:sz w:val="24"/>
          <w:szCs w:val="24"/>
          <w:rtl/>
          <w:lang w:eastAsia="he-IL"/>
        </w:rPr>
        <w:t>ש"ח) לכל מ"ר בנוי ומקורה מתחת למפלס הכניסה לבניינים</w:t>
      </w:r>
      <w:del w:id="336" w:author="Meryl Etman" w:date="2019-04-11T14:37:00Z">
        <w:r w:rsidRPr="00435A20" w:rsidDel="00C55D58">
          <w:rPr>
            <w:rFonts w:ascii="Times New Roman" w:eastAsia="Times New Roman" w:hAnsi="Times New Roman" w:cs="David" w:hint="cs"/>
            <w:sz w:val="20"/>
            <w:szCs w:val="20"/>
            <w:rtl/>
            <w:lang w:eastAsia="he-IL"/>
          </w:rPr>
          <w:delText xml:space="preserve"> שאינו שטח עיקרי</w:delText>
        </w:r>
        <w:r w:rsidRPr="00435A20" w:rsidDel="00C55D58">
          <w:rPr>
            <w:rFonts w:ascii="Times New Roman" w:eastAsia="Times New Roman" w:hAnsi="Times New Roman" w:cs="David" w:hint="cs"/>
            <w:sz w:val="24"/>
            <w:szCs w:val="24"/>
            <w:rtl/>
            <w:lang w:eastAsia="he-IL"/>
          </w:rPr>
          <w:delText>.</w:delText>
        </w:r>
      </w:del>
      <w:ins w:id="337" w:author="Meryl Etman" w:date="2019-04-11T14:37:00Z">
        <w:r w:rsidR="00C55D58">
          <w:rPr>
            <w:rFonts w:ascii="Times New Roman" w:eastAsia="Times New Roman" w:hAnsi="Times New Roman" w:cs="David" w:hint="cs"/>
            <w:sz w:val="20"/>
            <w:szCs w:val="20"/>
            <w:rtl/>
            <w:lang w:eastAsia="he-IL"/>
          </w:rPr>
          <w:t>.</w:t>
        </w:r>
      </w:ins>
    </w:p>
    <w:p w14:paraId="5629117F" w14:textId="77777777" w:rsidR="00E9523A" w:rsidRDefault="00E9523A" w:rsidP="006B3955">
      <w:pPr>
        <w:widowControl w:val="0"/>
        <w:spacing w:before="0" w:beforeAutospacing="0" w:after="0" w:afterAutospacing="0" w:line="240" w:lineRule="auto"/>
        <w:ind w:left="2160" w:hanging="720"/>
        <w:jc w:val="both"/>
        <w:rPr>
          <w:ins w:id="338" w:author="Meryl Etman" w:date="2019-07-10T16:18:00Z"/>
          <w:rFonts w:ascii="Times New Roman" w:eastAsia="Times New Roman" w:hAnsi="Times New Roman" w:cs="David"/>
          <w:sz w:val="24"/>
          <w:szCs w:val="24"/>
          <w:rtl/>
          <w:lang w:eastAsia="he-IL"/>
        </w:rPr>
      </w:pPr>
    </w:p>
    <w:p w14:paraId="2656D3CB" w14:textId="08A8FE1B" w:rsidR="00E9523A" w:rsidRDefault="00E9523A" w:rsidP="006B3955">
      <w:pPr>
        <w:widowControl w:val="0"/>
        <w:spacing w:before="0" w:beforeAutospacing="0" w:after="0" w:afterAutospacing="0" w:line="240" w:lineRule="auto"/>
        <w:ind w:left="2160" w:hanging="720"/>
        <w:jc w:val="both"/>
        <w:rPr>
          <w:ins w:id="339" w:author="Meryl Etman" w:date="2019-04-11T14:48:00Z"/>
          <w:rFonts w:ascii="Times New Roman" w:eastAsia="Times New Roman" w:hAnsi="Times New Roman" w:cs="David"/>
          <w:sz w:val="24"/>
          <w:szCs w:val="24"/>
          <w:rtl/>
          <w:lang w:eastAsia="he-IL"/>
        </w:rPr>
      </w:pPr>
      <w:ins w:id="340" w:author="Meryl Etman" w:date="2019-07-10T16:18:00Z">
        <w:r>
          <w:rPr>
            <w:rFonts w:ascii="Times New Roman" w:eastAsia="Times New Roman" w:hAnsi="Times New Roman" w:cs="David" w:hint="cs"/>
            <w:sz w:val="24"/>
            <w:szCs w:val="24"/>
            <w:rtl/>
            <w:lang w:eastAsia="he-IL"/>
          </w:rPr>
          <w:t>1.4.7</w:t>
        </w:r>
        <w:r>
          <w:rPr>
            <w:rFonts w:ascii="Times New Roman" w:eastAsia="Times New Roman" w:hAnsi="Times New Roman" w:cs="David" w:hint="cs"/>
            <w:sz w:val="24"/>
            <w:szCs w:val="24"/>
            <w:rtl/>
            <w:lang w:eastAsia="he-IL"/>
          </w:rPr>
          <w:tab/>
          <w:t xml:space="preserve">סכום קבוע ומוחלט של 15 ש"ח </w:t>
        </w:r>
      </w:ins>
      <w:ins w:id="341" w:author="Meryl Etman" w:date="2019-07-10T16:19:00Z">
        <w:r>
          <w:rPr>
            <w:rFonts w:ascii="Times New Roman" w:eastAsia="Times New Roman" w:hAnsi="Times New Roman" w:cs="David" w:hint="cs"/>
            <w:sz w:val="24"/>
            <w:szCs w:val="24"/>
            <w:rtl/>
            <w:lang w:eastAsia="he-IL"/>
          </w:rPr>
          <w:t xml:space="preserve">(במילים: </w:t>
        </w:r>
        <w:r w:rsidRPr="00E9523A">
          <w:rPr>
            <w:rFonts w:ascii="Times New Roman" w:eastAsia="Times New Roman" w:hAnsi="Times New Roman" w:cs="David" w:hint="eastAsia"/>
            <w:b/>
            <w:bCs/>
            <w:sz w:val="24"/>
            <w:szCs w:val="24"/>
            <w:rtl/>
            <w:lang w:eastAsia="he-IL"/>
            <w:rPrChange w:id="342" w:author="Meryl Etman" w:date="2019-07-10T16:19:00Z">
              <w:rPr>
                <w:rFonts w:ascii="Times New Roman" w:eastAsia="Times New Roman" w:hAnsi="Times New Roman" w:cs="David" w:hint="eastAsia"/>
                <w:sz w:val="24"/>
                <w:szCs w:val="24"/>
                <w:rtl/>
                <w:lang w:eastAsia="he-IL"/>
              </w:rPr>
            </w:rPrChange>
          </w:rPr>
          <w:t>חמישה</w:t>
        </w:r>
        <w:r w:rsidRPr="00E9523A">
          <w:rPr>
            <w:rFonts w:ascii="Times New Roman" w:eastAsia="Times New Roman" w:hAnsi="Times New Roman" w:cs="David"/>
            <w:b/>
            <w:bCs/>
            <w:sz w:val="24"/>
            <w:szCs w:val="24"/>
            <w:rtl/>
            <w:lang w:eastAsia="he-IL"/>
            <w:rPrChange w:id="343" w:author="Meryl Etman" w:date="2019-07-10T16:19:00Z">
              <w:rPr>
                <w:rFonts w:ascii="Times New Roman" w:eastAsia="Times New Roman" w:hAnsi="Times New Roman" w:cs="David"/>
                <w:sz w:val="24"/>
                <w:szCs w:val="24"/>
                <w:rtl/>
                <w:lang w:eastAsia="he-IL"/>
              </w:rPr>
            </w:rPrChange>
          </w:rPr>
          <w:t xml:space="preserve"> </w:t>
        </w:r>
        <w:r w:rsidRPr="00E9523A">
          <w:rPr>
            <w:rFonts w:ascii="Times New Roman" w:eastAsia="Times New Roman" w:hAnsi="Times New Roman" w:cs="David" w:hint="eastAsia"/>
            <w:b/>
            <w:bCs/>
            <w:sz w:val="24"/>
            <w:szCs w:val="24"/>
            <w:rtl/>
            <w:lang w:eastAsia="he-IL"/>
            <w:rPrChange w:id="344" w:author="Meryl Etman" w:date="2019-07-10T16:19:00Z">
              <w:rPr>
                <w:rFonts w:ascii="Times New Roman" w:eastAsia="Times New Roman" w:hAnsi="Times New Roman" w:cs="David" w:hint="eastAsia"/>
                <w:sz w:val="24"/>
                <w:szCs w:val="24"/>
                <w:rtl/>
                <w:lang w:eastAsia="he-IL"/>
              </w:rPr>
            </w:rPrChange>
          </w:rPr>
          <w:t>עשר</w:t>
        </w:r>
        <w:r>
          <w:rPr>
            <w:rFonts w:ascii="Times New Roman" w:eastAsia="Times New Roman" w:hAnsi="Times New Roman" w:cs="David" w:hint="cs"/>
            <w:sz w:val="24"/>
            <w:szCs w:val="24"/>
            <w:rtl/>
            <w:lang w:eastAsia="he-IL"/>
          </w:rPr>
          <w:t xml:space="preserve"> ₪) לכל מ"ר פיתוח.</w:t>
        </w:r>
      </w:ins>
    </w:p>
    <w:p w14:paraId="63C1E1BF" w14:textId="5179255C" w:rsidR="00DE2728" w:rsidRPr="00435A20" w:rsidRDefault="00DE2728" w:rsidP="006B3955">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475EC3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F3478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בסעיף זה:</w:t>
      </w:r>
    </w:p>
    <w:p w14:paraId="220CE31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36F936F" w14:textId="77777777" w:rsidR="00435A20" w:rsidRPr="00435A20" w:rsidRDefault="00435A20" w:rsidP="00435A20">
      <w:pPr>
        <w:widowControl w:val="0"/>
        <w:spacing w:before="0" w:beforeAutospacing="0" w:after="0" w:afterAutospacing="0" w:line="240" w:lineRule="auto"/>
        <w:ind w:left="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4"/>
          <w:szCs w:val="24"/>
          <w:rtl/>
          <w:lang w:eastAsia="he-IL"/>
        </w:rPr>
        <w:t>מבנה ראשוני - המבנה שהוקם לראשונה עפ"י תכניותיו של המתכנן.</w:t>
      </w:r>
      <w:r w:rsidRPr="00435A20">
        <w:rPr>
          <w:rFonts w:ascii="Times New Roman" w:eastAsia="Times New Roman" w:hAnsi="Times New Roman" w:cs="David"/>
          <w:sz w:val="20"/>
          <w:szCs w:val="24"/>
          <w:rtl/>
          <w:lang w:eastAsia="he-IL"/>
        </w:rPr>
        <w:t xml:space="preserve"> במקרים בהם מתוכננים במקביל מספר מבנים ראשונים וחוזרים יחשב המבנה שבו מספר היחידות הרב ביותר כמבנה ראשוני.</w:t>
      </w:r>
    </w:p>
    <w:p w14:paraId="4A77F31F" w14:textId="77777777" w:rsidR="00435A20" w:rsidRPr="00435A20" w:rsidRDefault="00435A20" w:rsidP="00435A20">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76B6D861" w14:textId="77777777" w:rsidR="00435A20" w:rsidRDefault="00435A20" w:rsidP="00435A20">
      <w:pPr>
        <w:widowControl w:val="0"/>
        <w:spacing w:before="0" w:beforeAutospacing="0" w:after="0" w:afterAutospacing="0" w:line="240" w:lineRule="auto"/>
        <w:ind w:left="1440"/>
        <w:jc w:val="both"/>
        <w:rPr>
          <w:ins w:id="345" w:author="Meryl Etman" w:date="2019-04-11T14:41:00Z"/>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מבנה חוזר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w:t>
      </w:r>
      <w:r w:rsidRPr="00435A20">
        <w:rPr>
          <w:rFonts w:ascii="Times New Roman" w:eastAsia="Times New Roman" w:hAnsi="Times New Roman" w:cs="David" w:hint="cs"/>
          <w:sz w:val="24"/>
          <w:szCs w:val="24"/>
          <w:rtl/>
          <w:lang w:eastAsia="he-IL"/>
        </w:rPr>
        <w:t xml:space="preserve">התאמות בשל שלוב החלק המסחרי מתחת למבנה המגורים, </w:t>
      </w:r>
      <w:r w:rsidRPr="00435A20">
        <w:rPr>
          <w:rFonts w:ascii="Times New Roman" w:eastAsia="Times New Roman" w:hAnsi="Times New Roman" w:cs="David"/>
          <w:sz w:val="24"/>
          <w:szCs w:val="24"/>
          <w:rtl/>
          <w:lang w:eastAsia="he-IL"/>
        </w:rPr>
        <w:t>התאמה למרתפים, הצמדת זוג מבנים, תוספת ו/או הפחתת עד שתי קומות טיפוסיות, שינויים קלים במידות.</w:t>
      </w:r>
    </w:p>
    <w:p w14:paraId="55AE4B89" w14:textId="40F12FD2" w:rsidR="00C55D58" w:rsidRPr="009B0034" w:rsidDel="009B0034" w:rsidRDefault="00C55D58" w:rsidP="006B3955">
      <w:pPr>
        <w:widowControl w:val="0"/>
        <w:spacing w:before="0" w:beforeAutospacing="0" w:after="0" w:afterAutospacing="0" w:line="240" w:lineRule="auto"/>
        <w:ind w:left="1440"/>
        <w:jc w:val="both"/>
        <w:rPr>
          <w:del w:id="346" w:author="Meryl Etman" w:date="2019-04-11T15:03:00Z"/>
          <w:rFonts w:ascii="Times New Roman" w:eastAsia="Times New Roman" w:hAnsi="Times New Roman" w:cs="David"/>
          <w:sz w:val="24"/>
          <w:szCs w:val="24"/>
          <w:rtl/>
          <w:lang w:eastAsia="he-IL"/>
          <w:rPrChange w:id="347" w:author="Meryl Etman" w:date="2019-04-11T15:03:00Z">
            <w:rPr>
              <w:del w:id="348" w:author="Meryl Etman" w:date="2019-04-11T15:03:00Z"/>
              <w:rtl/>
              <w:lang w:eastAsia="he-IL"/>
            </w:rPr>
          </w:rPrChange>
        </w:rPr>
      </w:pPr>
    </w:p>
    <w:p w14:paraId="5F98058F" w14:textId="77777777" w:rsidR="00435A20" w:rsidRPr="00435A20" w:rsidRDefault="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349" w:author="Meryl Etman" w:date="2019-04-11T15:03:00Z">
          <w:pPr>
            <w:widowControl w:val="0"/>
            <w:spacing w:before="0" w:beforeAutospacing="0" w:after="0" w:afterAutospacing="0" w:line="240" w:lineRule="auto"/>
            <w:ind w:left="2160" w:hanging="720"/>
            <w:jc w:val="both"/>
          </w:pPr>
        </w:pPrChange>
      </w:pPr>
    </w:p>
    <w:p w14:paraId="661A36C2" w14:textId="77777777" w:rsidR="00435A20" w:rsidRPr="00435A20" w:rsidDel="00DE2728" w:rsidRDefault="00435A20" w:rsidP="00435A20">
      <w:pPr>
        <w:widowControl w:val="0"/>
        <w:spacing w:before="0" w:beforeAutospacing="0" w:after="0" w:afterAutospacing="0" w:line="240" w:lineRule="auto"/>
        <w:ind w:left="2160" w:hanging="720"/>
        <w:rPr>
          <w:del w:id="350" w:author="Meryl Etman" w:date="2019-04-11T14:45:00Z"/>
          <w:rFonts w:ascii="Times New Roman" w:eastAsia="Times New Roman" w:hAnsi="Times New Roman" w:cs="David"/>
          <w:sz w:val="24"/>
          <w:szCs w:val="24"/>
          <w:rtl/>
          <w:lang w:eastAsia="he-IL"/>
        </w:rPr>
      </w:pPr>
    </w:p>
    <w:p w14:paraId="16B39B54" w14:textId="77777777" w:rsidR="00435A20" w:rsidRPr="00435A20" w:rsidRDefault="00435A20">
      <w:pPr>
        <w:widowControl w:val="0"/>
        <w:spacing w:before="0" w:beforeAutospacing="0" w:after="0" w:afterAutospacing="0" w:line="240" w:lineRule="auto"/>
        <w:rPr>
          <w:rFonts w:ascii="Times New Roman" w:eastAsia="Times New Roman" w:hAnsi="Times New Roman" w:cs="David"/>
          <w:sz w:val="24"/>
          <w:szCs w:val="24"/>
          <w:rtl/>
          <w:lang w:eastAsia="he-IL"/>
        </w:rPr>
        <w:pPrChange w:id="351" w:author="Meryl Etman" w:date="2019-04-11T14:45:00Z">
          <w:pPr>
            <w:widowControl w:val="0"/>
            <w:spacing w:before="0" w:beforeAutospacing="0" w:after="0" w:afterAutospacing="0" w:line="240" w:lineRule="auto"/>
            <w:ind w:left="720" w:firstLine="720"/>
          </w:pPr>
        </w:pPrChange>
      </w:pPr>
    </w:p>
    <w:p w14:paraId="035A99BF" w14:textId="47474A88" w:rsidR="00435A20" w:rsidRPr="00435A20" w:rsidRDefault="00435A20" w:rsidP="006B3955">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del w:id="352" w:author="Meryl Etman" w:date="2019-04-11T14:38:00Z">
        <w:r w:rsidRPr="00435A20" w:rsidDel="00C55D58">
          <w:rPr>
            <w:rFonts w:ascii="Times New Roman" w:eastAsia="Times New Roman" w:hAnsi="Times New Roman" w:cs="David"/>
            <w:sz w:val="20"/>
            <w:szCs w:val="24"/>
            <w:rtl/>
            <w:lang w:eastAsia="he-IL"/>
          </w:rPr>
          <w:delText>2.</w:delText>
        </w:r>
      </w:del>
      <w:ins w:id="353" w:author="Meryl Etman" w:date="2019-04-11T14:38:00Z">
        <w:r w:rsidR="00C55D58">
          <w:rPr>
            <w:rFonts w:ascii="Times New Roman" w:eastAsia="Times New Roman" w:hAnsi="Times New Roman" w:cs="David" w:hint="cs"/>
            <w:sz w:val="20"/>
            <w:szCs w:val="24"/>
            <w:rtl/>
            <w:lang w:eastAsia="he-IL"/>
          </w:rPr>
          <w:t>2.</w:t>
        </w:r>
      </w:ins>
      <w:r w:rsidRPr="00435A20">
        <w:rPr>
          <w:rFonts w:ascii="Times New Roman" w:eastAsia="Times New Roman" w:hAnsi="Times New Roman" w:cs="David"/>
          <w:sz w:val="20"/>
          <w:szCs w:val="24"/>
          <w:rtl/>
          <w:lang w:eastAsia="he-IL"/>
        </w:rPr>
        <w:tab/>
        <w:t xml:space="preserve">הסכום המפורט בסעיף </w:t>
      </w:r>
      <w:del w:id="354" w:author="Meryl Etman" w:date="2019-04-11T14:26:00Z">
        <w:r w:rsidRPr="00435A20" w:rsidDel="000A2BEC">
          <w:rPr>
            <w:rFonts w:ascii="Times New Roman" w:eastAsia="Times New Roman" w:hAnsi="Times New Roman" w:cs="David"/>
            <w:sz w:val="20"/>
            <w:szCs w:val="24"/>
            <w:rtl/>
            <w:lang w:eastAsia="he-IL"/>
          </w:rPr>
          <w:delText>1</w:delText>
        </w:r>
        <w:r w:rsidRPr="00435A20" w:rsidDel="000A2BEC">
          <w:rPr>
            <w:rFonts w:ascii="Times New Roman" w:eastAsia="Times New Roman" w:hAnsi="Times New Roman" w:cs="David" w:hint="cs"/>
            <w:sz w:val="20"/>
            <w:szCs w:val="24"/>
            <w:rtl/>
            <w:lang w:eastAsia="he-IL"/>
          </w:rPr>
          <w:delText>.</w:delText>
        </w:r>
      </w:del>
      <w:r w:rsidRPr="00435A20">
        <w:rPr>
          <w:rFonts w:ascii="Times New Roman" w:eastAsia="Times New Roman" w:hAnsi="Times New Roman" w:cs="David" w:hint="cs"/>
          <w:sz w:val="20"/>
          <w:szCs w:val="24"/>
          <w:rtl/>
          <w:lang w:eastAsia="he-IL"/>
        </w:rPr>
        <w:t>1</w:t>
      </w:r>
      <w:r w:rsidRPr="00435A20">
        <w:rPr>
          <w:rFonts w:ascii="Times New Roman" w:eastAsia="Times New Roman" w:hAnsi="Times New Roman" w:cs="David"/>
          <w:sz w:val="20"/>
          <w:szCs w:val="24"/>
          <w:rtl/>
          <w:lang w:eastAsia="he-IL"/>
        </w:rPr>
        <w:t xml:space="preserve"> לעיל יהיה צמוד ל</w:t>
      </w:r>
      <w:sdt>
        <w:sdtPr>
          <w:rPr>
            <w:rFonts w:ascii="Times New Roman" w:eastAsia="Times New Roman" w:hAnsi="Times New Roman" w:cs="David"/>
            <w:color w:val="008000"/>
            <w:sz w:val="20"/>
            <w:szCs w:val="24"/>
            <w:rtl/>
            <w:lang w:eastAsia="he-IL"/>
          </w:rPr>
          <w:alias w:val="סוג מדד כותרת"/>
          <w:tag w:val="cntMadadTypeTitle"/>
          <w:id w:val="-98501633"/>
          <w:placeholder>
            <w:docPart w:val="2F3D4EE59AE243289F28F06F5E1063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del w:id="355" w:author="Meryl Etman" w:date="2019-07-10T16:17:00Z">
            <w:r w:rsidR="00FE0A9C" w:rsidDel="00E9523A">
              <w:rPr>
                <w:rFonts w:ascii="Times New Roman" w:eastAsia="Times New Roman" w:hAnsi="Times New Roman" w:cs="David"/>
                <w:color w:val="008000"/>
                <w:sz w:val="20"/>
                <w:szCs w:val="24"/>
                <w:rtl/>
                <w:lang w:eastAsia="he-IL"/>
              </w:rPr>
              <w:delText>מדד המחירים לצרכן</w:delText>
            </w:r>
          </w:del>
          <w:ins w:id="356" w:author="Meryl Etman" w:date="2019-07-10T16:17:00Z">
            <w:r w:rsidR="00E9523A">
              <w:rPr>
                <w:rFonts w:ascii="Times New Roman" w:eastAsia="Times New Roman" w:hAnsi="Times New Roman" w:cs="David"/>
                <w:color w:val="008000"/>
                <w:sz w:val="20"/>
                <w:szCs w:val="24"/>
                <w:rtl/>
                <w:lang w:eastAsia="he-IL"/>
              </w:rPr>
              <w:t>מדד המחירים לצרכן</w:t>
            </w:r>
          </w:ins>
        </w:sdtContent>
      </w:sdt>
      <w:r w:rsidRPr="00435A20">
        <w:rPr>
          <w:rFonts w:ascii="Times New Roman" w:eastAsia="Times New Roman" w:hAnsi="Times New Roman" w:cs="David"/>
          <w:color w:val="008000"/>
          <w:sz w:val="20"/>
          <w:szCs w:val="24"/>
          <w:rtl/>
          <w:lang w:eastAsia="he-IL"/>
        </w:rPr>
        <w:t xml:space="preserve"> </w:t>
      </w:r>
      <w:r w:rsidRPr="00435A20">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279462067"/>
          <w:placeholder>
            <w:docPart w:val="2C38659ECB2048FEB71B29C56DE816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2-04-01T00:00:00Z">
            <w:dateFormat w:val="dd/MM/yyyy"/>
            <w:lid w:val="he-IL"/>
            <w:storeMappedDataAs w:val="dateTime"/>
            <w:calendar w:val="gregorian"/>
          </w:date>
        </w:sdtPr>
        <w:sdtEndPr/>
        <w:sdtContent>
          <w:del w:id="357" w:author="Meryl Etman" w:date="2019-07-10T16:17:00Z">
            <w:r w:rsidR="00FE0A9C" w:rsidDel="00E9523A">
              <w:rPr>
                <w:rFonts w:ascii="Times New Roman" w:eastAsia="Times New Roman" w:hAnsi="Times New Roman" w:cs="David" w:hint="cs"/>
                <w:color w:val="008000"/>
                <w:sz w:val="24"/>
                <w:szCs w:val="24"/>
                <w:rtl/>
              </w:rPr>
              <w:delText>‏01/04/2012</w:delText>
            </w:r>
          </w:del>
          <w:ins w:id="358" w:author="Meryl Etman" w:date="2019-07-10T16:17:00Z">
            <w:r w:rsidR="00E9523A">
              <w:rPr>
                <w:rFonts w:ascii="Times New Roman" w:eastAsia="Times New Roman" w:hAnsi="Times New Roman" w:cs="David" w:hint="cs"/>
                <w:color w:val="008000"/>
                <w:sz w:val="24"/>
                <w:szCs w:val="24"/>
                <w:rtl/>
              </w:rPr>
              <w:t>‏01/04/2012</w:t>
            </w:r>
          </w:ins>
        </w:sdtContent>
      </w:sdt>
      <w:r w:rsidRPr="00435A20">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360909335"/>
          <w:placeholder>
            <w:docPart w:val="FD7736BE372A4461A53597749112E4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del w:id="359" w:author="Meryl Etman" w:date="2019-07-10T16:17:00Z">
            <w:r w:rsidR="00FE0A9C" w:rsidDel="00E9523A">
              <w:rPr>
                <w:rFonts w:ascii="Times New Roman" w:eastAsia="Times New Roman" w:hAnsi="Times New Roman" w:cs="David"/>
                <w:color w:val="008000"/>
                <w:sz w:val="24"/>
                <w:szCs w:val="24"/>
                <w:rtl/>
              </w:rPr>
              <w:delText>218.972</w:delText>
            </w:r>
          </w:del>
          <w:ins w:id="360" w:author="Meryl Etman" w:date="2019-07-10T16:17:00Z">
            <w:r w:rsidR="00E9523A">
              <w:rPr>
                <w:rFonts w:ascii="Times New Roman" w:eastAsia="Times New Roman" w:hAnsi="Times New Roman" w:cs="David"/>
                <w:color w:val="008000"/>
                <w:sz w:val="24"/>
                <w:szCs w:val="24"/>
                <w:rtl/>
              </w:rPr>
              <w:t>218.972</w:t>
            </w:r>
          </w:ins>
        </w:sdtContent>
      </w:sdt>
      <w:r w:rsidRPr="00435A20">
        <w:rPr>
          <w:rFonts w:ascii="Times New Roman" w:eastAsia="Times New Roman" w:hAnsi="Times New Roman" w:cs="David"/>
          <w:sz w:val="24"/>
          <w:szCs w:val="24"/>
          <w:rtl/>
        </w:rPr>
        <w:t xml:space="preserve"> נקודות </w:t>
      </w:r>
      <w:r w:rsidRPr="00435A20">
        <w:rPr>
          <w:rFonts w:ascii="Times New Roman" w:eastAsia="Times New Roman" w:hAnsi="Times New Roman" w:cs="David"/>
          <w:sz w:val="24"/>
          <w:szCs w:val="24"/>
          <w:rtl/>
          <w:lang w:eastAsia="he-IL"/>
        </w:rPr>
        <w:t xml:space="preserve"> עד למדד הידוע ביום הגשת כל חשבון</w:t>
      </w:r>
      <w:ins w:id="361" w:author="Meryl Etman" w:date="2019-04-11T15:03:00Z">
        <w:r w:rsidR="009B0034">
          <w:rPr>
            <w:rFonts w:ascii="Times New Roman" w:eastAsia="Times New Roman" w:hAnsi="Times New Roman" w:cs="David" w:hint="cs"/>
            <w:sz w:val="24"/>
            <w:szCs w:val="24"/>
            <w:rtl/>
            <w:lang w:eastAsia="he-IL"/>
          </w:rPr>
          <w:t xml:space="preserve">, למעט במקרה בו </w:t>
        </w:r>
      </w:ins>
      <w:ins w:id="362" w:author="Meryl Etman" w:date="2019-04-11T15:04:00Z">
        <w:r w:rsidR="009B0034">
          <w:rPr>
            <w:rFonts w:ascii="Times New Roman" w:eastAsia="Times New Roman" w:hAnsi="Times New Roman" w:cs="David" w:hint="cs"/>
            <w:sz w:val="24"/>
            <w:szCs w:val="24"/>
            <w:rtl/>
            <w:lang w:eastAsia="he-IL"/>
          </w:rPr>
          <w:t>שכר הטרחה</w:t>
        </w:r>
      </w:ins>
      <w:ins w:id="363" w:author="Meryl Etman" w:date="2019-04-11T15:03:00Z">
        <w:r w:rsidR="009B0034">
          <w:rPr>
            <w:rFonts w:ascii="Times New Roman" w:eastAsia="Times New Roman" w:hAnsi="Times New Roman" w:cs="David" w:hint="cs"/>
            <w:sz w:val="24"/>
            <w:szCs w:val="24"/>
            <w:rtl/>
            <w:lang w:eastAsia="he-IL"/>
          </w:rPr>
          <w:t xml:space="preserve"> יעודכן כמפורט בסעיף 3.4.2 להלן.</w:t>
        </w:r>
      </w:ins>
      <w:del w:id="364" w:author="Meryl Etman" w:date="2019-04-11T15:03:00Z">
        <w:r w:rsidRPr="00435A20" w:rsidDel="009B0034">
          <w:rPr>
            <w:rFonts w:ascii="Times New Roman" w:eastAsia="Times New Roman" w:hAnsi="Times New Roman" w:cs="David"/>
            <w:sz w:val="24"/>
            <w:szCs w:val="24"/>
            <w:rtl/>
            <w:lang w:eastAsia="he-IL"/>
          </w:rPr>
          <w:delText>.</w:delText>
        </w:r>
      </w:del>
    </w:p>
    <w:p w14:paraId="45C8D8A7"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52C5536" w14:textId="77777777" w:rsidR="00435A20" w:rsidRPr="00435A20" w:rsidRDefault="00435A20" w:rsidP="00435A20">
      <w:pPr>
        <w:widowControl w:val="0"/>
        <w:spacing w:before="0" w:beforeAutospacing="0" w:after="0" w:afterAutospacing="0" w:line="240" w:lineRule="auto"/>
        <w:ind w:left="720" w:right="85"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3.</w:t>
      </w:r>
      <w:r w:rsidRPr="00435A20">
        <w:rPr>
          <w:rFonts w:ascii="Times New Roman" w:eastAsia="Times New Roman" w:hAnsi="Times New Roman" w:cs="David"/>
          <w:sz w:val="20"/>
          <w:szCs w:val="24"/>
          <w:rtl/>
          <w:lang w:eastAsia="he-IL"/>
        </w:rPr>
        <w:tab/>
        <w:t>למען הסר ספק:</w:t>
      </w:r>
    </w:p>
    <w:p w14:paraId="50CDCA9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01E1D1C2"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3.1</w:t>
      </w:r>
      <w:r w:rsidRPr="00435A20">
        <w:rPr>
          <w:rFonts w:ascii="Times New Roman" w:eastAsia="Times New Roman" w:hAnsi="Times New Roman" w:cs="David" w:hint="cs"/>
          <w:sz w:val="24"/>
          <w:szCs w:val="24"/>
          <w:rtl/>
        </w:rPr>
        <w:tab/>
      </w:r>
      <w:r w:rsidRPr="00435A20">
        <w:rPr>
          <w:rFonts w:ascii="Times New Roman" w:eastAsia="Times New Roman" w:hAnsi="Times New Roman" w:cs="David"/>
          <w:sz w:val="24"/>
          <w:szCs w:val="24"/>
          <w:rtl/>
        </w:rPr>
        <w:t>שכר</w:t>
      </w:r>
      <w:r w:rsidRPr="00435A20">
        <w:rPr>
          <w:rFonts w:ascii="Times New Roman" w:eastAsia="Times New Roman" w:hAnsi="Times New Roman" w:cs="David"/>
          <w:sz w:val="24"/>
          <w:szCs w:val="24"/>
          <w:rtl/>
          <w:lang w:eastAsia="he-IL"/>
        </w:rPr>
        <w:t xml:space="preserve"> המתכנן יחושב </w:t>
      </w:r>
      <w:r w:rsidRPr="00435A20">
        <w:rPr>
          <w:rFonts w:ascii="Times New Roman" w:eastAsia="Times New Roman" w:hAnsi="Times New Roman" w:cs="David" w:hint="cs"/>
          <w:sz w:val="24"/>
          <w:szCs w:val="24"/>
          <w:rtl/>
          <w:lang w:eastAsia="he-IL"/>
        </w:rPr>
        <w:t xml:space="preserve">לשטחי המגורים </w:t>
      </w:r>
      <w:r w:rsidRPr="00435A20">
        <w:rPr>
          <w:rFonts w:ascii="Times New Roman" w:eastAsia="Times New Roman" w:hAnsi="Times New Roman" w:cs="David"/>
          <w:sz w:val="24"/>
          <w:szCs w:val="24"/>
          <w:rtl/>
          <w:lang w:eastAsia="he-IL"/>
        </w:rPr>
        <w:t>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4F38BD38" w14:textId="77777777" w:rsidR="00435A20" w:rsidRPr="00435A20" w:rsidRDefault="00435A20" w:rsidP="00435A2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9D123D7" w14:textId="150BEE6D" w:rsidR="00DE2728" w:rsidRDefault="00435A20" w:rsidP="006B3955">
      <w:pPr>
        <w:widowControl w:val="0"/>
        <w:spacing w:before="0" w:beforeAutospacing="0" w:after="0" w:afterAutospacing="0" w:line="240" w:lineRule="auto"/>
        <w:ind w:left="1440" w:hanging="720"/>
        <w:jc w:val="both"/>
        <w:rPr>
          <w:ins w:id="365" w:author="Meryl Etman" w:date="2019-04-11T14:46:00Z"/>
          <w:rFonts w:ascii="Times New Roman" w:eastAsia="Times New Roman" w:hAnsi="Times New Roman" w:cs="David"/>
          <w:sz w:val="20"/>
          <w:szCs w:val="20"/>
          <w:rtl/>
          <w:lang w:eastAsia="he-IL"/>
        </w:rPr>
      </w:pPr>
      <w:r w:rsidRPr="00435A20">
        <w:rPr>
          <w:rFonts w:ascii="Times New Roman" w:eastAsia="Times New Roman" w:hAnsi="Times New Roman" w:cs="David" w:hint="cs"/>
          <w:sz w:val="20"/>
          <w:szCs w:val="24"/>
          <w:rtl/>
          <w:lang w:eastAsia="he-IL"/>
        </w:rPr>
        <w:t>3.2</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ins w:id="366" w:author="Meryl Etman" w:date="2019-04-11T14:50:00Z">
        <w:r w:rsidR="00DE2728">
          <w:rPr>
            <w:rFonts w:ascii="Times New Roman" w:eastAsia="Times New Roman" w:hAnsi="Times New Roman" w:cs="David" w:hint="cs"/>
            <w:sz w:val="20"/>
            <w:szCs w:val="20"/>
            <w:rtl/>
            <w:lang w:eastAsia="he-IL"/>
          </w:rPr>
          <w:t>.</w:t>
        </w:r>
      </w:ins>
      <w:del w:id="367" w:author="Meryl Etman" w:date="2019-04-11T14:50:00Z">
        <w:r w:rsidRPr="00435A20" w:rsidDel="00DE2728">
          <w:rPr>
            <w:rFonts w:ascii="Times New Roman" w:eastAsia="Times New Roman" w:hAnsi="Times New Roman" w:cs="David"/>
            <w:sz w:val="20"/>
            <w:szCs w:val="24"/>
            <w:rtl/>
            <w:lang w:eastAsia="he-IL"/>
          </w:rPr>
          <w:delText>.</w:delText>
        </w:r>
      </w:del>
    </w:p>
    <w:p w14:paraId="1824E720" w14:textId="77777777" w:rsidR="00DE2728" w:rsidRPr="00435A20" w:rsidDel="00DE2728" w:rsidRDefault="00DE2728" w:rsidP="00435A20">
      <w:pPr>
        <w:widowControl w:val="0"/>
        <w:spacing w:before="0" w:beforeAutospacing="0" w:after="0" w:afterAutospacing="0" w:line="240" w:lineRule="auto"/>
        <w:ind w:left="1440" w:hanging="720"/>
        <w:jc w:val="both"/>
        <w:rPr>
          <w:del w:id="368" w:author="Meryl Etman" w:date="2019-04-11T14:49:00Z"/>
          <w:rFonts w:ascii="Times New Roman" w:eastAsia="Times New Roman" w:hAnsi="Times New Roman" w:cs="David"/>
          <w:sz w:val="20"/>
          <w:szCs w:val="20"/>
          <w:lang w:eastAsia="he-IL"/>
        </w:rPr>
      </w:pPr>
    </w:p>
    <w:p w14:paraId="3131F47A" w14:textId="77777777" w:rsidR="00435A20" w:rsidRPr="00435A20" w:rsidRDefault="00435A20">
      <w:pPr>
        <w:widowControl w:val="0"/>
        <w:spacing w:before="0" w:beforeAutospacing="0" w:after="0" w:afterAutospacing="0" w:line="240" w:lineRule="auto"/>
        <w:ind w:left="1440" w:hanging="720"/>
        <w:jc w:val="both"/>
        <w:rPr>
          <w:rFonts w:ascii="Times New Roman" w:eastAsia="Times New Roman" w:hAnsi="Times New Roman" w:cs="David"/>
          <w:sz w:val="20"/>
          <w:szCs w:val="24"/>
          <w:lang w:eastAsia="he-IL"/>
        </w:rPr>
        <w:pPrChange w:id="369" w:author="Meryl Etman" w:date="2019-04-11T14:49:00Z">
          <w:pPr>
            <w:widowControl w:val="0"/>
            <w:spacing w:before="0" w:beforeAutospacing="0" w:after="0" w:afterAutospacing="0" w:line="240" w:lineRule="auto"/>
            <w:ind w:left="360"/>
            <w:jc w:val="both"/>
          </w:pPr>
        </w:pPrChange>
      </w:pPr>
    </w:p>
    <w:p w14:paraId="647CBE71" w14:textId="77777777" w:rsidR="00435A20" w:rsidRDefault="00435A20" w:rsidP="00435A20">
      <w:pPr>
        <w:widowControl w:val="0"/>
        <w:spacing w:before="0" w:beforeAutospacing="0" w:after="0" w:afterAutospacing="0" w:line="240" w:lineRule="auto"/>
        <w:ind w:left="1440" w:hanging="720"/>
        <w:jc w:val="both"/>
        <w:rPr>
          <w:ins w:id="370" w:author="Meryl Etman" w:date="2019-04-11T14:53: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3.3</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שכר המתכנן כולל את כל המפורט בחוזה על כל נספחיו, לרבות נספח ב'.</w:t>
      </w:r>
    </w:p>
    <w:p w14:paraId="23329A20" w14:textId="69CB3925" w:rsidR="00DE2728" w:rsidRDefault="00DE2728" w:rsidP="00435A20">
      <w:pPr>
        <w:widowControl w:val="0"/>
        <w:spacing w:before="0" w:beforeAutospacing="0" w:after="0" w:afterAutospacing="0" w:line="240" w:lineRule="auto"/>
        <w:ind w:left="1440" w:hanging="720"/>
        <w:jc w:val="both"/>
        <w:rPr>
          <w:ins w:id="371" w:author="Meryl Etman" w:date="2019-04-11T14:53:00Z"/>
          <w:rFonts w:ascii="Times New Roman" w:eastAsia="Times New Roman" w:hAnsi="Times New Roman" w:cs="David"/>
          <w:sz w:val="20"/>
          <w:szCs w:val="24"/>
          <w:rtl/>
          <w:lang w:eastAsia="he-IL"/>
        </w:rPr>
      </w:pPr>
    </w:p>
    <w:p w14:paraId="1A5CB3D8" w14:textId="4ED876AD" w:rsidR="00DE2728" w:rsidRDefault="00DE2728">
      <w:pPr>
        <w:widowControl w:val="0"/>
        <w:spacing w:before="0" w:beforeAutospacing="0" w:after="0" w:afterAutospacing="0" w:line="240" w:lineRule="auto"/>
        <w:ind w:left="1440" w:hanging="720"/>
        <w:jc w:val="both"/>
        <w:rPr>
          <w:ins w:id="372" w:author="Meryl Etman" w:date="2019-04-11T14:53:00Z"/>
          <w:rFonts w:ascii="David" w:eastAsia="Times New Roman" w:hAnsi="David" w:cs="David"/>
          <w:sz w:val="24"/>
          <w:szCs w:val="24"/>
          <w:rtl/>
          <w:lang w:eastAsia="he-IL"/>
        </w:rPr>
        <w:pPrChange w:id="373" w:author="Meryl Etman" w:date="2019-04-11T14:53:00Z">
          <w:pPr>
            <w:widowControl w:val="0"/>
            <w:spacing w:before="0" w:beforeAutospacing="0" w:after="0" w:afterAutospacing="0" w:line="240" w:lineRule="auto"/>
            <w:ind w:left="1440"/>
            <w:jc w:val="both"/>
          </w:pPr>
        </w:pPrChange>
      </w:pPr>
      <w:ins w:id="374" w:author="Meryl Etman" w:date="2019-04-11T14:53:00Z">
        <w:r>
          <w:rPr>
            <w:rFonts w:ascii="Times New Roman" w:eastAsia="Times New Roman" w:hAnsi="Times New Roman" w:cs="David" w:hint="cs"/>
            <w:sz w:val="24"/>
            <w:szCs w:val="24"/>
            <w:rtl/>
            <w:lang w:eastAsia="he-IL"/>
          </w:rPr>
          <w:t>3.4</w:t>
        </w:r>
        <w:r>
          <w:rPr>
            <w:rFonts w:ascii="Times New Roman" w:eastAsia="Times New Roman" w:hAnsi="Times New Roman" w:cs="David" w:hint="cs"/>
            <w:sz w:val="24"/>
            <w:szCs w:val="24"/>
            <w:rtl/>
            <w:lang w:eastAsia="he-IL"/>
          </w:rPr>
          <w:tab/>
        </w:r>
        <w:r w:rsidRPr="00D56668">
          <w:rPr>
            <w:rFonts w:ascii="Times New Roman" w:eastAsia="Times New Roman" w:hAnsi="Times New Roman" w:cs="David" w:hint="cs"/>
            <w:sz w:val="24"/>
            <w:szCs w:val="24"/>
            <w:rtl/>
            <w:lang w:eastAsia="he-IL"/>
          </w:rPr>
          <w:t>יובהר כי</w:t>
        </w:r>
        <w:r>
          <w:rPr>
            <w:rFonts w:ascii="Times New Roman" w:eastAsia="Times New Roman" w:hAnsi="Times New Roman" w:cs="David" w:hint="cs"/>
            <w:sz w:val="20"/>
            <w:szCs w:val="20"/>
            <w:rtl/>
            <w:lang w:eastAsia="he-IL"/>
          </w:rPr>
          <w:t xml:space="preserve"> </w:t>
        </w:r>
        <w:r>
          <w:rPr>
            <w:rFonts w:ascii="David" w:eastAsia="Times New Roman" w:hAnsi="David" w:cs="David" w:hint="cs"/>
            <w:sz w:val="24"/>
            <w:szCs w:val="24"/>
            <w:rtl/>
            <w:lang w:eastAsia="he-IL"/>
          </w:rPr>
          <w:t>למרות האמור בסעיף 3.2 לעיל, שכר המתכנן יעודכן במקרים שלהלן:</w:t>
        </w:r>
      </w:ins>
    </w:p>
    <w:p w14:paraId="01E2C0B0" w14:textId="5F5B5BAA" w:rsidR="00DE2728" w:rsidRDefault="00DE2728">
      <w:pPr>
        <w:widowControl w:val="0"/>
        <w:spacing w:before="0" w:beforeAutospacing="0" w:after="0" w:afterAutospacing="0" w:line="240" w:lineRule="auto"/>
        <w:ind w:left="2160" w:hanging="720"/>
        <w:jc w:val="both"/>
        <w:rPr>
          <w:ins w:id="375" w:author="Meryl Etman" w:date="2019-04-11T14:53:00Z"/>
          <w:rFonts w:ascii="Times New Roman" w:eastAsia="Times New Roman" w:hAnsi="Times New Roman" w:cs="David"/>
          <w:sz w:val="20"/>
          <w:szCs w:val="20"/>
          <w:rtl/>
          <w:lang w:eastAsia="he-IL"/>
        </w:rPr>
        <w:pPrChange w:id="376" w:author="Meryl Etman" w:date="2019-04-11T14:53:00Z">
          <w:pPr>
            <w:widowControl w:val="0"/>
            <w:spacing w:before="0" w:beforeAutospacing="0" w:after="0" w:afterAutospacing="0" w:line="240" w:lineRule="auto"/>
            <w:ind w:left="1440"/>
            <w:jc w:val="both"/>
          </w:pPr>
        </w:pPrChange>
      </w:pPr>
      <w:ins w:id="377" w:author="Meryl Etman" w:date="2019-04-11T14:53:00Z">
        <w:r>
          <w:rPr>
            <w:rFonts w:ascii="David" w:eastAsia="Times New Roman" w:hAnsi="David" w:cs="David" w:hint="cs"/>
            <w:sz w:val="24"/>
            <w:szCs w:val="24"/>
            <w:rtl/>
            <w:lang w:eastAsia="he-IL"/>
          </w:rPr>
          <w:t>3.4.1</w:t>
        </w:r>
        <w:r>
          <w:rPr>
            <w:rFonts w:ascii="David" w:eastAsia="Times New Roman" w:hAnsi="David" w:cs="David" w:hint="cs"/>
            <w:sz w:val="24"/>
            <w:szCs w:val="24"/>
            <w:rtl/>
            <w:lang w:eastAsia="he-IL"/>
          </w:rPr>
          <w:tab/>
        </w:r>
        <w:r w:rsidRPr="00D56668">
          <w:rPr>
            <w:rFonts w:ascii="David" w:eastAsia="Times New Roman" w:hAnsi="David" w:cs="David"/>
            <w:sz w:val="24"/>
            <w:szCs w:val="24"/>
            <w:rtl/>
            <w:lang w:eastAsia="he-IL"/>
          </w:rPr>
          <w:t>במידה ולאחר אישור התב"ע בוועדה המחוזית, יחליט המזמין שלא להזמין מהמתכנן תכנון מפורט של לפחות 200 יח"ד במחיר שהוס</w:t>
        </w:r>
        <w:r w:rsidRPr="00D56668">
          <w:rPr>
            <w:rFonts w:ascii="David" w:hAnsi="David" w:cs="David"/>
            <w:sz w:val="24"/>
            <w:szCs w:val="24"/>
            <w:rtl/>
            <w:lang w:eastAsia="he-IL"/>
          </w:rPr>
          <w:t>כם, תשולם תוספת של 265,000 ₪ לשכר הטרחה בגין התב"ע.</w:t>
        </w:r>
      </w:ins>
    </w:p>
    <w:p w14:paraId="614DB698" w14:textId="33E8DBDF" w:rsidR="00DE2728" w:rsidRPr="009B0034" w:rsidRDefault="009B0034">
      <w:pPr>
        <w:widowControl w:val="0"/>
        <w:spacing w:before="0" w:beforeAutospacing="0" w:after="0" w:afterAutospacing="0" w:line="240" w:lineRule="auto"/>
        <w:ind w:left="2160" w:hanging="720"/>
        <w:jc w:val="both"/>
        <w:rPr>
          <w:ins w:id="378" w:author="Meryl Etman" w:date="2019-04-11T14:56:00Z"/>
          <w:rFonts w:ascii="David" w:eastAsia="Times New Roman" w:hAnsi="David" w:cs="David"/>
          <w:sz w:val="24"/>
          <w:szCs w:val="24"/>
          <w:rtl/>
          <w:lang w:eastAsia="he-IL"/>
          <w:rPrChange w:id="379" w:author="Meryl Etman" w:date="2019-04-11T14:57:00Z">
            <w:rPr>
              <w:ins w:id="380" w:author="Meryl Etman" w:date="2019-04-11T14:56:00Z"/>
              <w:rFonts w:ascii="Times New Roman" w:eastAsia="Times New Roman" w:hAnsi="Times New Roman" w:cs="David"/>
              <w:sz w:val="20"/>
              <w:szCs w:val="20"/>
              <w:rtl/>
              <w:lang w:eastAsia="he-IL"/>
            </w:rPr>
          </w:rPrChange>
        </w:rPr>
        <w:pPrChange w:id="381" w:author="Meryl Etman" w:date="2019-04-11T14:53:00Z">
          <w:pPr>
            <w:widowControl w:val="0"/>
            <w:spacing w:before="0" w:beforeAutospacing="0" w:after="0" w:afterAutospacing="0" w:line="240" w:lineRule="auto"/>
            <w:ind w:left="1440"/>
            <w:jc w:val="both"/>
          </w:pPr>
        </w:pPrChange>
      </w:pPr>
      <w:ins w:id="382" w:author="Meryl Etman" w:date="2019-04-11T14:53:00Z">
        <w:r w:rsidRPr="009B0034">
          <w:rPr>
            <w:rFonts w:ascii="Times New Roman" w:eastAsia="Times New Roman" w:hAnsi="Times New Roman" w:cs="David"/>
            <w:sz w:val="24"/>
            <w:szCs w:val="24"/>
            <w:rtl/>
            <w:lang w:eastAsia="he-IL"/>
            <w:rPrChange w:id="383" w:author="Meryl Etman" w:date="2019-04-11T14:57:00Z">
              <w:rPr>
                <w:rFonts w:ascii="Times New Roman" w:eastAsia="Times New Roman" w:hAnsi="Times New Roman" w:cs="David"/>
                <w:sz w:val="20"/>
                <w:szCs w:val="20"/>
                <w:rtl/>
                <w:lang w:eastAsia="he-IL"/>
              </w:rPr>
            </w:rPrChange>
          </w:rPr>
          <w:t>3.4.2</w:t>
        </w:r>
        <w:r w:rsidRPr="009B0034">
          <w:rPr>
            <w:rFonts w:ascii="Times New Roman" w:eastAsia="Times New Roman" w:hAnsi="Times New Roman" w:cs="David"/>
            <w:sz w:val="24"/>
            <w:szCs w:val="24"/>
            <w:rtl/>
            <w:lang w:eastAsia="he-IL"/>
            <w:rPrChange w:id="384" w:author="Meryl Etman" w:date="2019-04-11T14:57:00Z">
              <w:rPr>
                <w:rFonts w:ascii="Times New Roman" w:eastAsia="Times New Roman" w:hAnsi="Times New Roman" w:cs="David"/>
                <w:sz w:val="20"/>
                <w:szCs w:val="20"/>
                <w:rtl/>
                <w:lang w:eastAsia="he-IL"/>
              </w:rPr>
            </w:rPrChange>
          </w:rPr>
          <w:tab/>
        </w:r>
        <w:r w:rsidRPr="009B0034">
          <w:rPr>
            <w:rFonts w:ascii="David" w:eastAsia="Times New Roman" w:hAnsi="David" w:cs="David" w:hint="eastAsia"/>
            <w:sz w:val="24"/>
            <w:szCs w:val="24"/>
            <w:rtl/>
            <w:lang w:eastAsia="he-IL"/>
            <w:rPrChange w:id="385" w:author="Meryl Etman" w:date="2019-04-11T14:57:00Z">
              <w:rPr>
                <w:rFonts w:ascii="Times New Roman" w:eastAsia="Times New Roman" w:hAnsi="Times New Roman" w:cs="David" w:hint="eastAsia"/>
                <w:sz w:val="20"/>
                <w:szCs w:val="20"/>
                <w:rtl/>
                <w:lang w:eastAsia="he-IL"/>
              </w:rPr>
            </w:rPrChange>
          </w:rPr>
          <w:t>במ</w:t>
        </w:r>
      </w:ins>
      <w:ins w:id="386" w:author="Meryl Etman" w:date="2019-04-11T14:55:00Z">
        <w:r w:rsidRPr="009B0034">
          <w:rPr>
            <w:rFonts w:ascii="David" w:eastAsia="Times New Roman" w:hAnsi="David" w:cs="David" w:hint="eastAsia"/>
            <w:sz w:val="24"/>
            <w:szCs w:val="24"/>
            <w:rtl/>
            <w:lang w:eastAsia="he-IL"/>
            <w:rPrChange w:id="387" w:author="Meryl Etman" w:date="2019-04-11T14:57:00Z">
              <w:rPr>
                <w:rFonts w:ascii="Times New Roman" w:eastAsia="Times New Roman" w:hAnsi="Times New Roman" w:cs="David" w:hint="eastAsia"/>
                <w:sz w:val="20"/>
                <w:szCs w:val="20"/>
                <w:rtl/>
                <w:lang w:eastAsia="he-IL"/>
              </w:rPr>
            </w:rPrChange>
          </w:rPr>
          <w:t>יד</w:t>
        </w:r>
      </w:ins>
      <w:ins w:id="388" w:author="Meryl Etman" w:date="2019-04-11T14:53:00Z">
        <w:r w:rsidR="00DE2728" w:rsidRPr="009B0034">
          <w:rPr>
            <w:rFonts w:ascii="David" w:eastAsia="Times New Roman" w:hAnsi="David" w:cs="David" w:hint="eastAsia"/>
            <w:sz w:val="24"/>
            <w:szCs w:val="24"/>
            <w:rtl/>
            <w:lang w:eastAsia="he-IL"/>
            <w:rPrChange w:id="389" w:author="Meryl Etman" w:date="2019-04-11T14:57:00Z">
              <w:rPr>
                <w:rFonts w:ascii="Times New Roman" w:eastAsia="Times New Roman" w:hAnsi="Times New Roman" w:cs="David" w:hint="eastAsia"/>
                <w:sz w:val="20"/>
                <w:szCs w:val="20"/>
                <w:rtl/>
                <w:lang w:eastAsia="he-IL"/>
              </w:rPr>
            </w:rPrChange>
          </w:rPr>
          <w:t>ה</w:t>
        </w:r>
        <w:r w:rsidR="00DE2728" w:rsidRPr="009B0034">
          <w:rPr>
            <w:rFonts w:ascii="David" w:eastAsia="Times New Roman" w:hAnsi="David" w:cs="David"/>
            <w:sz w:val="24"/>
            <w:szCs w:val="24"/>
            <w:rtl/>
            <w:lang w:eastAsia="he-IL"/>
            <w:rPrChange w:id="390" w:author="Meryl Etman" w:date="2019-04-11T14:57:00Z">
              <w:rPr>
                <w:rFonts w:ascii="Times New Roman" w:eastAsia="Times New Roman" w:hAnsi="Times New Roman" w:cs="David"/>
                <w:sz w:val="20"/>
                <w:szCs w:val="20"/>
                <w:rtl/>
                <w:lang w:eastAsia="he-IL"/>
              </w:rPr>
            </w:rPrChange>
          </w:rPr>
          <w:t xml:space="preserve"> ובהזמנת שלב </w:t>
        </w:r>
      </w:ins>
      <w:ins w:id="391" w:author="Meryl Etman" w:date="2019-04-11T14:54:00Z">
        <w:r w:rsidRPr="009B0034">
          <w:rPr>
            <w:rFonts w:ascii="David" w:eastAsia="Times New Roman" w:hAnsi="David" w:cs="David" w:hint="eastAsia"/>
            <w:sz w:val="24"/>
            <w:szCs w:val="24"/>
            <w:rtl/>
            <w:lang w:eastAsia="he-IL"/>
            <w:rPrChange w:id="392" w:author="Meryl Etman" w:date="2019-04-11T14:57:00Z">
              <w:rPr>
                <w:rFonts w:ascii="Times New Roman" w:eastAsia="Times New Roman" w:hAnsi="Times New Roman" w:cs="David" w:hint="eastAsia"/>
                <w:sz w:val="20"/>
                <w:szCs w:val="20"/>
                <w:rtl/>
                <w:lang w:eastAsia="he-IL"/>
              </w:rPr>
            </w:rPrChange>
          </w:rPr>
          <w:t>הקמה</w:t>
        </w:r>
        <w:r w:rsidRPr="009B0034">
          <w:rPr>
            <w:rFonts w:ascii="David" w:eastAsia="Times New Roman" w:hAnsi="David" w:cs="David"/>
            <w:sz w:val="24"/>
            <w:szCs w:val="24"/>
            <w:rtl/>
            <w:lang w:eastAsia="he-IL"/>
            <w:rPrChange w:id="393" w:author="Meryl Etman" w:date="2019-04-11T14:57:00Z">
              <w:rPr>
                <w:rFonts w:ascii="Times New Roman" w:eastAsia="Times New Roman" w:hAnsi="Times New Roman" w:cs="David"/>
                <w:sz w:val="20"/>
                <w:szCs w:val="20"/>
                <w:rtl/>
                <w:lang w:eastAsia="he-IL"/>
              </w:rPr>
            </w:rPrChange>
          </w:rPr>
          <w:t xml:space="preserve"> חדש בפרויקט תהיה השפעת המדד גדולה מ-10% </w:t>
        </w:r>
      </w:ins>
      <w:ins w:id="394" w:author="Meryl Etman" w:date="2019-04-11T14:55:00Z">
        <w:r w:rsidRPr="009B0034">
          <w:rPr>
            <w:rFonts w:ascii="David" w:eastAsia="Times New Roman" w:hAnsi="David" w:cs="David" w:hint="eastAsia"/>
            <w:sz w:val="24"/>
            <w:szCs w:val="24"/>
            <w:rtl/>
            <w:lang w:eastAsia="he-IL"/>
            <w:rPrChange w:id="395" w:author="Meryl Etman" w:date="2019-04-11T14:57:00Z">
              <w:rPr>
                <w:rFonts w:ascii="Times New Roman" w:eastAsia="Times New Roman" w:hAnsi="Times New Roman" w:cs="David" w:hint="eastAsia"/>
                <w:sz w:val="20"/>
                <w:szCs w:val="20"/>
                <w:rtl/>
                <w:lang w:eastAsia="he-IL"/>
              </w:rPr>
            </w:rPrChange>
          </w:rPr>
          <w:t>ממועד</w:t>
        </w:r>
        <w:r w:rsidRPr="009B0034">
          <w:rPr>
            <w:rFonts w:ascii="David" w:eastAsia="Times New Roman" w:hAnsi="David" w:cs="David"/>
            <w:sz w:val="24"/>
            <w:szCs w:val="24"/>
            <w:rtl/>
            <w:lang w:eastAsia="he-IL"/>
            <w:rPrChange w:id="396" w:author="Meryl Etman" w:date="2019-04-11T14:57:00Z">
              <w:rPr>
                <w:rFonts w:ascii="Times New Roman" w:eastAsia="Times New Roman" w:hAnsi="Times New Roman" w:cs="David"/>
                <w:sz w:val="20"/>
                <w:szCs w:val="20"/>
                <w:rtl/>
                <w:lang w:eastAsia="he-IL"/>
              </w:rPr>
            </w:rPrChange>
          </w:rPr>
          <w:t xml:space="preserve"> אישור הצעת המחיר, </w:t>
        </w:r>
      </w:ins>
      <w:ins w:id="397" w:author="Meryl Etman" w:date="2019-04-11T14:54:00Z">
        <w:r w:rsidRPr="009B0034">
          <w:rPr>
            <w:rFonts w:ascii="David" w:eastAsia="Times New Roman" w:hAnsi="David" w:cs="David" w:hint="eastAsia"/>
            <w:sz w:val="24"/>
            <w:szCs w:val="24"/>
            <w:rtl/>
            <w:lang w:eastAsia="he-IL"/>
            <w:rPrChange w:id="398" w:author="Meryl Etman" w:date="2019-04-11T14:57:00Z">
              <w:rPr>
                <w:rFonts w:ascii="Times New Roman" w:eastAsia="Times New Roman" w:hAnsi="Times New Roman" w:cs="David" w:hint="eastAsia"/>
                <w:sz w:val="20"/>
                <w:szCs w:val="20"/>
                <w:rtl/>
                <w:lang w:eastAsia="he-IL"/>
              </w:rPr>
            </w:rPrChange>
          </w:rPr>
          <w:t>יעודכנו</w:t>
        </w:r>
        <w:r w:rsidRPr="009B0034">
          <w:rPr>
            <w:rFonts w:ascii="David" w:eastAsia="Times New Roman" w:hAnsi="David" w:cs="David"/>
            <w:sz w:val="24"/>
            <w:szCs w:val="24"/>
            <w:rtl/>
            <w:lang w:eastAsia="he-IL"/>
            <w:rPrChange w:id="399"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00" w:author="Meryl Etman" w:date="2019-04-11T14:57:00Z">
              <w:rPr>
                <w:rFonts w:ascii="Times New Roman" w:eastAsia="Times New Roman" w:hAnsi="Times New Roman" w:cs="David" w:hint="eastAsia"/>
                <w:sz w:val="20"/>
                <w:szCs w:val="20"/>
                <w:rtl/>
                <w:lang w:eastAsia="he-IL"/>
              </w:rPr>
            </w:rPrChange>
          </w:rPr>
          <w:t>עלויות</w:t>
        </w:r>
        <w:r w:rsidRPr="009B0034">
          <w:rPr>
            <w:rFonts w:ascii="David" w:eastAsia="Times New Roman" w:hAnsi="David" w:cs="David"/>
            <w:sz w:val="24"/>
            <w:szCs w:val="24"/>
            <w:rtl/>
            <w:lang w:eastAsia="he-IL"/>
            <w:rPrChange w:id="401"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02" w:author="Meryl Etman" w:date="2019-04-11T14:57:00Z">
              <w:rPr>
                <w:rFonts w:ascii="Times New Roman" w:eastAsia="Times New Roman" w:hAnsi="Times New Roman" w:cs="David" w:hint="eastAsia"/>
                <w:sz w:val="20"/>
                <w:szCs w:val="20"/>
                <w:rtl/>
                <w:lang w:eastAsia="he-IL"/>
              </w:rPr>
            </w:rPrChange>
          </w:rPr>
          <w:t>התכנון</w:t>
        </w:r>
        <w:r w:rsidRPr="009B0034">
          <w:rPr>
            <w:rFonts w:ascii="David" w:eastAsia="Times New Roman" w:hAnsi="David" w:cs="David"/>
            <w:sz w:val="24"/>
            <w:szCs w:val="24"/>
            <w:rtl/>
            <w:lang w:eastAsia="he-IL"/>
            <w:rPrChange w:id="403"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04" w:author="Meryl Etman" w:date="2019-04-11T14:57:00Z">
              <w:rPr>
                <w:rFonts w:ascii="Times New Roman" w:eastAsia="Times New Roman" w:hAnsi="Times New Roman" w:cs="David" w:hint="eastAsia"/>
                <w:sz w:val="20"/>
                <w:szCs w:val="20"/>
                <w:rtl/>
                <w:lang w:eastAsia="he-IL"/>
              </w:rPr>
            </w:rPrChange>
          </w:rPr>
          <w:t>ב</w:t>
        </w:r>
      </w:ins>
      <w:ins w:id="405" w:author="Meryl Etman" w:date="2019-04-11T14:55:00Z">
        <w:r w:rsidRPr="009B0034">
          <w:rPr>
            <w:rFonts w:ascii="David" w:eastAsia="Times New Roman" w:hAnsi="David" w:cs="David" w:hint="eastAsia"/>
            <w:sz w:val="24"/>
            <w:szCs w:val="24"/>
            <w:rtl/>
            <w:lang w:eastAsia="he-IL"/>
            <w:rPrChange w:id="406" w:author="Meryl Etman" w:date="2019-04-11T14:57:00Z">
              <w:rPr>
                <w:rFonts w:ascii="Times New Roman" w:eastAsia="Times New Roman" w:hAnsi="Times New Roman" w:cs="David" w:hint="eastAsia"/>
                <w:sz w:val="20"/>
                <w:szCs w:val="20"/>
                <w:rtl/>
                <w:lang w:eastAsia="he-IL"/>
              </w:rPr>
            </w:rPrChange>
          </w:rPr>
          <w:t>ה</w:t>
        </w:r>
      </w:ins>
      <w:ins w:id="407" w:author="Meryl Etman" w:date="2019-04-11T14:54:00Z">
        <w:r w:rsidRPr="009B0034">
          <w:rPr>
            <w:rFonts w:ascii="David" w:eastAsia="Times New Roman" w:hAnsi="David" w:cs="David" w:hint="eastAsia"/>
            <w:sz w:val="24"/>
            <w:szCs w:val="24"/>
            <w:rtl/>
            <w:lang w:eastAsia="he-IL"/>
            <w:rPrChange w:id="408" w:author="Meryl Etman" w:date="2019-04-11T14:57:00Z">
              <w:rPr>
                <w:rFonts w:ascii="Times New Roman" w:eastAsia="Times New Roman" w:hAnsi="Times New Roman" w:cs="David" w:hint="eastAsia"/>
                <w:sz w:val="20"/>
                <w:szCs w:val="20"/>
                <w:rtl/>
                <w:lang w:eastAsia="he-IL"/>
              </w:rPr>
            </w:rPrChange>
          </w:rPr>
          <w:t>פרש</w:t>
        </w:r>
        <w:r w:rsidRPr="009B0034">
          <w:rPr>
            <w:rFonts w:ascii="David" w:eastAsia="Times New Roman" w:hAnsi="David" w:cs="David"/>
            <w:sz w:val="24"/>
            <w:szCs w:val="24"/>
            <w:rtl/>
            <w:lang w:eastAsia="he-IL"/>
            <w:rPrChange w:id="409"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10" w:author="Meryl Etman" w:date="2019-04-11T14:57:00Z">
              <w:rPr>
                <w:rFonts w:ascii="Times New Roman" w:eastAsia="Times New Roman" w:hAnsi="Times New Roman" w:cs="David" w:hint="eastAsia"/>
                <w:sz w:val="20"/>
                <w:szCs w:val="20"/>
                <w:rtl/>
                <w:lang w:eastAsia="he-IL"/>
              </w:rPr>
            </w:rPrChange>
          </w:rPr>
          <w:t>בין</w:t>
        </w:r>
        <w:r w:rsidRPr="009B0034">
          <w:rPr>
            <w:rFonts w:ascii="David" w:eastAsia="Times New Roman" w:hAnsi="David" w:cs="David"/>
            <w:sz w:val="24"/>
            <w:szCs w:val="24"/>
            <w:rtl/>
            <w:lang w:eastAsia="he-IL"/>
            <w:rPrChange w:id="411"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12" w:author="Meryl Etman" w:date="2019-04-11T14:57:00Z">
              <w:rPr>
                <w:rFonts w:ascii="Times New Roman" w:eastAsia="Times New Roman" w:hAnsi="Times New Roman" w:cs="David" w:hint="eastAsia"/>
                <w:sz w:val="20"/>
                <w:szCs w:val="20"/>
                <w:rtl/>
                <w:lang w:eastAsia="he-IL"/>
              </w:rPr>
            </w:rPrChange>
          </w:rPr>
          <w:t>שיעור</w:t>
        </w:r>
        <w:r w:rsidRPr="009B0034">
          <w:rPr>
            <w:rFonts w:ascii="David" w:eastAsia="Times New Roman" w:hAnsi="David" w:cs="David"/>
            <w:sz w:val="24"/>
            <w:szCs w:val="24"/>
            <w:rtl/>
            <w:lang w:eastAsia="he-IL"/>
            <w:rPrChange w:id="413"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14" w:author="Meryl Etman" w:date="2019-04-11T14:57:00Z">
              <w:rPr>
                <w:rFonts w:ascii="Times New Roman" w:eastAsia="Times New Roman" w:hAnsi="Times New Roman" w:cs="David" w:hint="eastAsia"/>
                <w:sz w:val="20"/>
                <w:szCs w:val="20"/>
                <w:rtl/>
                <w:lang w:eastAsia="he-IL"/>
              </w:rPr>
            </w:rPrChange>
          </w:rPr>
          <w:t>עליית</w:t>
        </w:r>
        <w:r w:rsidRPr="009B0034">
          <w:rPr>
            <w:rFonts w:ascii="David" w:eastAsia="Times New Roman" w:hAnsi="David" w:cs="David"/>
            <w:sz w:val="24"/>
            <w:szCs w:val="24"/>
            <w:rtl/>
            <w:lang w:eastAsia="he-IL"/>
            <w:rPrChange w:id="415"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16" w:author="Meryl Etman" w:date="2019-04-11T14:57:00Z">
              <w:rPr>
                <w:rFonts w:ascii="Times New Roman" w:eastAsia="Times New Roman" w:hAnsi="Times New Roman" w:cs="David" w:hint="eastAsia"/>
                <w:sz w:val="20"/>
                <w:szCs w:val="20"/>
                <w:rtl/>
                <w:lang w:eastAsia="he-IL"/>
              </w:rPr>
            </w:rPrChange>
          </w:rPr>
          <w:t>המדד</w:t>
        </w:r>
        <w:r w:rsidRPr="009B0034">
          <w:rPr>
            <w:rFonts w:ascii="David" w:eastAsia="Times New Roman" w:hAnsi="David" w:cs="David"/>
            <w:sz w:val="24"/>
            <w:szCs w:val="24"/>
            <w:rtl/>
            <w:lang w:eastAsia="he-IL"/>
            <w:rPrChange w:id="417"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18" w:author="Meryl Etman" w:date="2019-04-11T14:57:00Z">
              <w:rPr>
                <w:rFonts w:ascii="Times New Roman" w:eastAsia="Times New Roman" w:hAnsi="Times New Roman" w:cs="David" w:hint="eastAsia"/>
                <w:sz w:val="20"/>
                <w:szCs w:val="20"/>
                <w:rtl/>
                <w:lang w:eastAsia="he-IL"/>
              </w:rPr>
            </w:rPrChange>
          </w:rPr>
          <w:t>לבין</w:t>
        </w:r>
        <w:r w:rsidRPr="009B0034">
          <w:rPr>
            <w:rFonts w:ascii="David" w:eastAsia="Times New Roman" w:hAnsi="David" w:cs="David"/>
            <w:sz w:val="24"/>
            <w:szCs w:val="24"/>
            <w:rtl/>
            <w:lang w:eastAsia="he-IL"/>
            <w:rPrChange w:id="419" w:author="Meryl Etman" w:date="2019-04-11T14:57:00Z">
              <w:rPr>
                <w:rFonts w:ascii="Times New Roman" w:eastAsia="Times New Roman" w:hAnsi="Times New Roman" w:cs="David"/>
                <w:sz w:val="20"/>
                <w:szCs w:val="20"/>
                <w:rtl/>
                <w:lang w:eastAsia="he-IL"/>
              </w:rPr>
            </w:rPrChange>
          </w:rPr>
          <w:t xml:space="preserve"> 10% </w:t>
        </w:r>
        <w:r w:rsidRPr="009B0034">
          <w:rPr>
            <w:rFonts w:ascii="David" w:eastAsia="Times New Roman" w:hAnsi="David" w:cs="David" w:hint="eastAsia"/>
            <w:sz w:val="24"/>
            <w:szCs w:val="24"/>
            <w:rtl/>
            <w:lang w:eastAsia="he-IL"/>
            <w:rPrChange w:id="420" w:author="Meryl Etman" w:date="2019-04-11T14:57:00Z">
              <w:rPr>
                <w:rFonts w:ascii="Times New Roman" w:eastAsia="Times New Roman" w:hAnsi="Times New Roman" w:cs="David" w:hint="eastAsia"/>
                <w:sz w:val="20"/>
                <w:szCs w:val="20"/>
                <w:rtl/>
                <w:lang w:eastAsia="he-IL"/>
              </w:rPr>
            </w:rPrChange>
          </w:rPr>
          <w:t>והמדד</w:t>
        </w:r>
        <w:r w:rsidRPr="009B0034">
          <w:rPr>
            <w:rFonts w:ascii="David" w:eastAsia="Times New Roman" w:hAnsi="David" w:cs="David"/>
            <w:sz w:val="24"/>
            <w:szCs w:val="24"/>
            <w:rtl/>
            <w:lang w:eastAsia="he-IL"/>
            <w:rPrChange w:id="421"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22" w:author="Meryl Etman" w:date="2019-04-11T14:57:00Z">
              <w:rPr>
                <w:rFonts w:ascii="Times New Roman" w:eastAsia="Times New Roman" w:hAnsi="Times New Roman" w:cs="David" w:hint="eastAsia"/>
                <w:sz w:val="20"/>
                <w:szCs w:val="20"/>
                <w:rtl/>
                <w:lang w:eastAsia="he-IL"/>
              </w:rPr>
            </w:rPrChange>
          </w:rPr>
          <w:t>הבסיסי</w:t>
        </w:r>
        <w:r w:rsidRPr="009B0034">
          <w:rPr>
            <w:rFonts w:ascii="David" w:eastAsia="Times New Roman" w:hAnsi="David" w:cs="David"/>
            <w:sz w:val="24"/>
            <w:szCs w:val="24"/>
            <w:rtl/>
            <w:lang w:eastAsia="he-IL"/>
            <w:rPrChange w:id="423"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24" w:author="Meryl Etman" w:date="2019-04-11T14:57:00Z">
              <w:rPr>
                <w:rFonts w:ascii="Times New Roman" w:eastAsia="Times New Roman" w:hAnsi="Times New Roman" w:cs="David" w:hint="eastAsia"/>
                <w:sz w:val="20"/>
                <w:szCs w:val="20"/>
                <w:rtl/>
                <w:lang w:eastAsia="he-IL"/>
              </w:rPr>
            </w:rPrChange>
          </w:rPr>
          <w:t>לחישוב</w:t>
        </w:r>
        <w:r w:rsidRPr="009B0034">
          <w:rPr>
            <w:rFonts w:ascii="David" w:eastAsia="Times New Roman" w:hAnsi="David" w:cs="David"/>
            <w:sz w:val="24"/>
            <w:szCs w:val="24"/>
            <w:rtl/>
            <w:lang w:eastAsia="he-IL"/>
            <w:rPrChange w:id="425"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26" w:author="Meryl Etman" w:date="2019-04-11T14:57:00Z">
              <w:rPr>
                <w:rFonts w:ascii="Times New Roman" w:eastAsia="Times New Roman" w:hAnsi="Times New Roman" w:cs="David" w:hint="eastAsia"/>
                <w:sz w:val="20"/>
                <w:szCs w:val="20"/>
                <w:rtl/>
                <w:lang w:eastAsia="he-IL"/>
              </w:rPr>
            </w:rPrChange>
          </w:rPr>
          <w:t>התייקרויות</w:t>
        </w:r>
        <w:r w:rsidRPr="009B0034">
          <w:rPr>
            <w:rFonts w:ascii="David" w:eastAsia="Times New Roman" w:hAnsi="David" w:cs="David"/>
            <w:sz w:val="24"/>
            <w:szCs w:val="24"/>
            <w:rtl/>
            <w:lang w:eastAsia="he-IL"/>
            <w:rPrChange w:id="427"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28" w:author="Meryl Etman" w:date="2019-04-11T14:57:00Z">
              <w:rPr>
                <w:rFonts w:ascii="Times New Roman" w:eastAsia="Times New Roman" w:hAnsi="Times New Roman" w:cs="David" w:hint="eastAsia"/>
                <w:sz w:val="20"/>
                <w:szCs w:val="20"/>
                <w:rtl/>
                <w:lang w:eastAsia="he-IL"/>
              </w:rPr>
            </w:rPrChange>
          </w:rPr>
          <w:t>לתכנון</w:t>
        </w:r>
        <w:r w:rsidRPr="009B0034">
          <w:rPr>
            <w:rFonts w:ascii="David" w:eastAsia="Times New Roman" w:hAnsi="David" w:cs="David"/>
            <w:sz w:val="24"/>
            <w:szCs w:val="24"/>
            <w:rtl/>
            <w:lang w:eastAsia="he-IL"/>
            <w:rPrChange w:id="429"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30" w:author="Meryl Etman" w:date="2019-04-11T14:57:00Z">
              <w:rPr>
                <w:rFonts w:ascii="Times New Roman" w:eastAsia="Times New Roman" w:hAnsi="Times New Roman" w:cs="David" w:hint="eastAsia"/>
                <w:sz w:val="20"/>
                <w:szCs w:val="20"/>
                <w:rtl/>
                <w:lang w:eastAsia="he-IL"/>
              </w:rPr>
            </w:rPrChange>
          </w:rPr>
          <w:t>שלב</w:t>
        </w:r>
        <w:r w:rsidRPr="009B0034">
          <w:rPr>
            <w:rFonts w:ascii="David" w:eastAsia="Times New Roman" w:hAnsi="David" w:cs="David"/>
            <w:sz w:val="24"/>
            <w:szCs w:val="24"/>
            <w:rtl/>
            <w:lang w:eastAsia="he-IL"/>
            <w:rPrChange w:id="431"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32" w:author="Meryl Etman" w:date="2019-04-11T14:57:00Z">
              <w:rPr>
                <w:rFonts w:ascii="Times New Roman" w:eastAsia="Times New Roman" w:hAnsi="Times New Roman" w:cs="David" w:hint="eastAsia"/>
                <w:sz w:val="20"/>
                <w:szCs w:val="20"/>
                <w:rtl/>
                <w:lang w:eastAsia="he-IL"/>
              </w:rPr>
            </w:rPrChange>
          </w:rPr>
          <w:t>זה</w:t>
        </w:r>
        <w:r w:rsidRPr="009B0034">
          <w:rPr>
            <w:rFonts w:ascii="David" w:eastAsia="Times New Roman" w:hAnsi="David" w:cs="David"/>
            <w:sz w:val="24"/>
            <w:szCs w:val="24"/>
            <w:rtl/>
            <w:lang w:eastAsia="he-IL"/>
            <w:rPrChange w:id="433"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34" w:author="Meryl Etman" w:date="2019-04-11T14:57:00Z">
              <w:rPr>
                <w:rFonts w:ascii="Times New Roman" w:eastAsia="Times New Roman" w:hAnsi="Times New Roman" w:cs="David" w:hint="eastAsia"/>
                <w:sz w:val="20"/>
                <w:szCs w:val="20"/>
                <w:rtl/>
                <w:lang w:eastAsia="he-IL"/>
              </w:rPr>
            </w:rPrChange>
          </w:rPr>
          <w:t>יהיה</w:t>
        </w:r>
        <w:r w:rsidRPr="009B0034">
          <w:rPr>
            <w:rFonts w:ascii="David" w:eastAsia="Times New Roman" w:hAnsi="David" w:cs="David"/>
            <w:sz w:val="24"/>
            <w:szCs w:val="24"/>
            <w:rtl/>
            <w:lang w:eastAsia="he-IL"/>
            <w:rPrChange w:id="435"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36" w:author="Meryl Etman" w:date="2019-04-11T14:57:00Z">
              <w:rPr>
                <w:rFonts w:ascii="Times New Roman" w:eastAsia="Times New Roman" w:hAnsi="Times New Roman" w:cs="David" w:hint="eastAsia"/>
                <w:sz w:val="20"/>
                <w:szCs w:val="20"/>
                <w:rtl/>
                <w:lang w:eastAsia="he-IL"/>
              </w:rPr>
            </w:rPrChange>
          </w:rPr>
          <w:t>המדד</w:t>
        </w:r>
        <w:r w:rsidRPr="009B0034">
          <w:rPr>
            <w:rFonts w:ascii="David" w:eastAsia="Times New Roman" w:hAnsi="David" w:cs="David"/>
            <w:sz w:val="24"/>
            <w:szCs w:val="24"/>
            <w:rtl/>
            <w:lang w:eastAsia="he-IL"/>
            <w:rPrChange w:id="437"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38" w:author="Meryl Etman" w:date="2019-04-11T14:57:00Z">
              <w:rPr>
                <w:rFonts w:ascii="Times New Roman" w:eastAsia="Times New Roman" w:hAnsi="Times New Roman" w:cs="David" w:hint="eastAsia"/>
                <w:sz w:val="20"/>
                <w:szCs w:val="20"/>
                <w:rtl/>
                <w:lang w:eastAsia="he-IL"/>
              </w:rPr>
            </w:rPrChange>
          </w:rPr>
          <w:t>הידוע</w:t>
        </w:r>
        <w:r w:rsidRPr="009B0034">
          <w:rPr>
            <w:rFonts w:ascii="David" w:eastAsia="Times New Roman" w:hAnsi="David" w:cs="David"/>
            <w:sz w:val="24"/>
            <w:szCs w:val="24"/>
            <w:rtl/>
            <w:lang w:eastAsia="he-IL"/>
            <w:rPrChange w:id="439"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40" w:author="Meryl Etman" w:date="2019-04-11T14:57:00Z">
              <w:rPr>
                <w:rFonts w:ascii="Times New Roman" w:eastAsia="Times New Roman" w:hAnsi="Times New Roman" w:cs="David" w:hint="eastAsia"/>
                <w:sz w:val="20"/>
                <w:szCs w:val="20"/>
                <w:rtl/>
                <w:lang w:eastAsia="he-IL"/>
              </w:rPr>
            </w:rPrChange>
          </w:rPr>
          <w:t>ביום</w:t>
        </w:r>
        <w:r w:rsidRPr="009B0034">
          <w:rPr>
            <w:rFonts w:ascii="David" w:eastAsia="Times New Roman" w:hAnsi="David" w:cs="David"/>
            <w:sz w:val="24"/>
            <w:szCs w:val="24"/>
            <w:rtl/>
            <w:lang w:eastAsia="he-IL"/>
            <w:rPrChange w:id="441"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42" w:author="Meryl Etman" w:date="2019-04-11T14:57:00Z">
              <w:rPr>
                <w:rFonts w:ascii="Times New Roman" w:eastAsia="Times New Roman" w:hAnsi="Times New Roman" w:cs="David" w:hint="eastAsia"/>
                <w:sz w:val="20"/>
                <w:szCs w:val="20"/>
                <w:rtl/>
                <w:lang w:eastAsia="he-IL"/>
              </w:rPr>
            </w:rPrChange>
          </w:rPr>
          <w:t>הזמנת</w:t>
        </w:r>
        <w:r w:rsidRPr="009B0034">
          <w:rPr>
            <w:rFonts w:ascii="David" w:eastAsia="Times New Roman" w:hAnsi="David" w:cs="David"/>
            <w:sz w:val="24"/>
            <w:szCs w:val="24"/>
            <w:rtl/>
            <w:lang w:eastAsia="he-IL"/>
            <w:rPrChange w:id="443"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44" w:author="Meryl Etman" w:date="2019-04-11T14:57:00Z">
              <w:rPr>
                <w:rFonts w:ascii="Times New Roman" w:eastAsia="Times New Roman" w:hAnsi="Times New Roman" w:cs="David" w:hint="eastAsia"/>
                <w:sz w:val="20"/>
                <w:szCs w:val="20"/>
                <w:rtl/>
                <w:lang w:eastAsia="he-IL"/>
              </w:rPr>
            </w:rPrChange>
          </w:rPr>
          <w:t>השלב</w:t>
        </w:r>
      </w:ins>
      <w:ins w:id="445" w:author="Meryl Etman" w:date="2019-04-11T14:56:00Z">
        <w:r w:rsidRPr="009B0034">
          <w:rPr>
            <w:rFonts w:ascii="David" w:eastAsia="Times New Roman" w:hAnsi="David" w:cs="David"/>
            <w:sz w:val="24"/>
            <w:szCs w:val="24"/>
            <w:rtl/>
            <w:lang w:eastAsia="he-IL"/>
            <w:rPrChange w:id="446"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47" w:author="Meryl Etman" w:date="2019-04-11T14:57:00Z">
              <w:rPr>
                <w:rFonts w:ascii="Times New Roman" w:eastAsia="Times New Roman" w:hAnsi="Times New Roman" w:cs="David" w:hint="eastAsia"/>
                <w:sz w:val="20"/>
                <w:szCs w:val="20"/>
                <w:rtl/>
                <w:lang w:eastAsia="he-IL"/>
              </w:rPr>
            </w:rPrChange>
          </w:rPr>
          <w:t>במידה</w:t>
        </w:r>
        <w:r w:rsidRPr="009B0034">
          <w:rPr>
            <w:rFonts w:ascii="David" w:eastAsia="Times New Roman" w:hAnsi="David" w:cs="David"/>
            <w:sz w:val="24"/>
            <w:szCs w:val="24"/>
            <w:rtl/>
            <w:lang w:eastAsia="he-IL"/>
            <w:rPrChange w:id="448"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49" w:author="Meryl Etman" w:date="2019-04-11T14:57:00Z">
              <w:rPr>
                <w:rFonts w:ascii="Times New Roman" w:eastAsia="Times New Roman" w:hAnsi="Times New Roman" w:cs="David" w:hint="eastAsia"/>
                <w:sz w:val="20"/>
                <w:szCs w:val="20"/>
                <w:rtl/>
                <w:lang w:eastAsia="he-IL"/>
              </w:rPr>
            </w:rPrChange>
          </w:rPr>
          <w:t>והשפעת</w:t>
        </w:r>
        <w:r w:rsidRPr="009B0034">
          <w:rPr>
            <w:rFonts w:ascii="David" w:eastAsia="Times New Roman" w:hAnsi="David" w:cs="David"/>
            <w:sz w:val="24"/>
            <w:szCs w:val="24"/>
            <w:rtl/>
            <w:lang w:eastAsia="he-IL"/>
            <w:rPrChange w:id="450"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51" w:author="Meryl Etman" w:date="2019-04-11T14:57:00Z">
              <w:rPr>
                <w:rFonts w:ascii="Times New Roman" w:eastAsia="Times New Roman" w:hAnsi="Times New Roman" w:cs="David" w:hint="eastAsia"/>
                <w:sz w:val="20"/>
                <w:szCs w:val="20"/>
                <w:rtl/>
                <w:lang w:eastAsia="he-IL"/>
              </w:rPr>
            </w:rPrChange>
          </w:rPr>
          <w:t>השינוי</w:t>
        </w:r>
        <w:r w:rsidRPr="009B0034">
          <w:rPr>
            <w:rFonts w:ascii="David" w:eastAsia="Times New Roman" w:hAnsi="David" w:cs="David"/>
            <w:sz w:val="24"/>
            <w:szCs w:val="24"/>
            <w:rtl/>
            <w:lang w:eastAsia="he-IL"/>
            <w:rPrChange w:id="452"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53" w:author="Meryl Etman" w:date="2019-04-11T14:57:00Z">
              <w:rPr>
                <w:rFonts w:ascii="Times New Roman" w:eastAsia="Times New Roman" w:hAnsi="Times New Roman" w:cs="David" w:hint="eastAsia"/>
                <w:sz w:val="20"/>
                <w:szCs w:val="20"/>
                <w:rtl/>
                <w:lang w:eastAsia="he-IL"/>
              </w:rPr>
            </w:rPrChange>
          </w:rPr>
          <w:t>במדד</w:t>
        </w:r>
        <w:r w:rsidRPr="009B0034">
          <w:rPr>
            <w:rFonts w:ascii="David" w:eastAsia="Times New Roman" w:hAnsi="David" w:cs="David"/>
            <w:sz w:val="24"/>
            <w:szCs w:val="24"/>
            <w:rtl/>
            <w:lang w:eastAsia="he-IL"/>
            <w:rPrChange w:id="454"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55" w:author="Meryl Etman" w:date="2019-04-11T14:57:00Z">
              <w:rPr>
                <w:rFonts w:ascii="Times New Roman" w:eastAsia="Times New Roman" w:hAnsi="Times New Roman" w:cs="David" w:hint="eastAsia"/>
                <w:sz w:val="20"/>
                <w:szCs w:val="20"/>
                <w:rtl/>
                <w:lang w:eastAsia="he-IL"/>
              </w:rPr>
            </w:rPrChange>
          </w:rPr>
          <w:t>תהיה</w:t>
        </w:r>
        <w:r w:rsidRPr="009B0034">
          <w:rPr>
            <w:rFonts w:ascii="David" w:eastAsia="Times New Roman" w:hAnsi="David" w:cs="David"/>
            <w:sz w:val="24"/>
            <w:szCs w:val="24"/>
            <w:rtl/>
            <w:lang w:eastAsia="he-IL"/>
            <w:rPrChange w:id="456"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57" w:author="Meryl Etman" w:date="2019-04-11T14:57:00Z">
              <w:rPr>
                <w:rFonts w:ascii="Times New Roman" w:eastAsia="Times New Roman" w:hAnsi="Times New Roman" w:cs="David" w:hint="eastAsia"/>
                <w:sz w:val="20"/>
                <w:szCs w:val="20"/>
                <w:rtl/>
                <w:lang w:eastAsia="he-IL"/>
              </w:rPr>
            </w:rPrChange>
          </w:rPr>
          <w:t>נמוכה</w:t>
        </w:r>
        <w:r w:rsidRPr="009B0034">
          <w:rPr>
            <w:rFonts w:ascii="David" w:eastAsia="Times New Roman" w:hAnsi="David" w:cs="David"/>
            <w:sz w:val="24"/>
            <w:szCs w:val="24"/>
            <w:rtl/>
            <w:lang w:eastAsia="he-IL"/>
            <w:rPrChange w:id="458"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59" w:author="Meryl Etman" w:date="2019-04-11T14:57:00Z">
              <w:rPr>
                <w:rFonts w:ascii="Times New Roman" w:eastAsia="Times New Roman" w:hAnsi="Times New Roman" w:cs="David" w:hint="eastAsia"/>
                <w:sz w:val="20"/>
                <w:szCs w:val="20"/>
                <w:rtl/>
                <w:lang w:eastAsia="he-IL"/>
              </w:rPr>
            </w:rPrChange>
          </w:rPr>
          <w:t>מ</w:t>
        </w:r>
        <w:r w:rsidRPr="009B0034">
          <w:rPr>
            <w:rFonts w:ascii="David" w:eastAsia="Times New Roman" w:hAnsi="David" w:cs="David"/>
            <w:sz w:val="24"/>
            <w:szCs w:val="24"/>
            <w:rtl/>
            <w:lang w:eastAsia="he-IL"/>
            <w:rPrChange w:id="460" w:author="Meryl Etman" w:date="2019-04-11T14:57:00Z">
              <w:rPr>
                <w:rFonts w:ascii="Times New Roman" w:eastAsia="Times New Roman" w:hAnsi="Times New Roman" w:cs="David"/>
                <w:sz w:val="20"/>
                <w:szCs w:val="20"/>
                <w:rtl/>
                <w:lang w:eastAsia="he-IL"/>
              </w:rPr>
            </w:rPrChange>
          </w:rPr>
          <w:t>-10%</w:t>
        </w:r>
      </w:ins>
      <w:ins w:id="461" w:author="Meryl Etman" w:date="2019-04-11T14:57:00Z">
        <w:r>
          <w:rPr>
            <w:rFonts w:ascii="David" w:eastAsia="Times New Roman" w:hAnsi="David" w:cs="David" w:hint="cs"/>
            <w:sz w:val="24"/>
            <w:szCs w:val="24"/>
            <w:rtl/>
            <w:lang w:eastAsia="he-IL"/>
          </w:rPr>
          <w:t xml:space="preserve"> </w:t>
        </w:r>
      </w:ins>
      <w:ins w:id="462" w:author="Meryl Etman" w:date="2019-04-11T14:56:00Z">
        <w:r w:rsidRPr="009B0034">
          <w:rPr>
            <w:rFonts w:ascii="David" w:eastAsia="Times New Roman" w:hAnsi="David" w:cs="David" w:hint="eastAsia"/>
            <w:sz w:val="24"/>
            <w:szCs w:val="24"/>
            <w:rtl/>
            <w:lang w:eastAsia="he-IL"/>
            <w:rPrChange w:id="463" w:author="Meryl Etman" w:date="2019-04-11T14:57:00Z">
              <w:rPr>
                <w:rFonts w:ascii="Times New Roman" w:eastAsia="Times New Roman" w:hAnsi="Times New Roman" w:cs="David" w:hint="eastAsia"/>
                <w:sz w:val="20"/>
                <w:szCs w:val="20"/>
                <w:rtl/>
                <w:lang w:eastAsia="he-IL"/>
              </w:rPr>
            </w:rPrChange>
          </w:rPr>
          <w:t>ישארו</w:t>
        </w:r>
        <w:r w:rsidRPr="009B0034">
          <w:rPr>
            <w:rFonts w:ascii="David" w:eastAsia="Times New Roman" w:hAnsi="David" w:cs="David"/>
            <w:sz w:val="24"/>
            <w:szCs w:val="24"/>
            <w:rtl/>
            <w:lang w:eastAsia="he-IL"/>
            <w:rPrChange w:id="464"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65" w:author="Meryl Etman" w:date="2019-04-11T14:57:00Z">
              <w:rPr>
                <w:rFonts w:ascii="Times New Roman" w:eastAsia="Times New Roman" w:hAnsi="Times New Roman" w:cs="David" w:hint="eastAsia"/>
                <w:sz w:val="20"/>
                <w:szCs w:val="20"/>
                <w:rtl/>
                <w:lang w:eastAsia="he-IL"/>
              </w:rPr>
            </w:rPrChange>
          </w:rPr>
          <w:t>עלויות</w:t>
        </w:r>
        <w:r w:rsidRPr="009B0034">
          <w:rPr>
            <w:rFonts w:ascii="David" w:eastAsia="Times New Roman" w:hAnsi="David" w:cs="David"/>
            <w:sz w:val="24"/>
            <w:szCs w:val="24"/>
            <w:rtl/>
            <w:lang w:eastAsia="he-IL"/>
            <w:rPrChange w:id="466"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67" w:author="Meryl Etman" w:date="2019-04-11T14:57:00Z">
              <w:rPr>
                <w:rFonts w:ascii="Times New Roman" w:eastAsia="Times New Roman" w:hAnsi="Times New Roman" w:cs="David" w:hint="eastAsia"/>
                <w:sz w:val="20"/>
                <w:szCs w:val="20"/>
                <w:rtl/>
                <w:lang w:eastAsia="he-IL"/>
              </w:rPr>
            </w:rPrChange>
          </w:rPr>
          <w:t>התכנון</w:t>
        </w:r>
        <w:r w:rsidRPr="009B0034">
          <w:rPr>
            <w:rFonts w:ascii="David" w:eastAsia="Times New Roman" w:hAnsi="David" w:cs="David"/>
            <w:sz w:val="24"/>
            <w:szCs w:val="24"/>
            <w:rtl/>
            <w:lang w:eastAsia="he-IL"/>
            <w:rPrChange w:id="468"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69" w:author="Meryl Etman" w:date="2019-04-11T14:57:00Z">
              <w:rPr>
                <w:rFonts w:ascii="Times New Roman" w:eastAsia="Times New Roman" w:hAnsi="Times New Roman" w:cs="David" w:hint="eastAsia"/>
                <w:sz w:val="20"/>
                <w:szCs w:val="20"/>
                <w:rtl/>
                <w:lang w:eastAsia="he-IL"/>
              </w:rPr>
            </w:rPrChange>
          </w:rPr>
          <w:t>שלעיל</w:t>
        </w:r>
        <w:r w:rsidRPr="009B0034">
          <w:rPr>
            <w:rFonts w:ascii="David" w:eastAsia="Times New Roman" w:hAnsi="David" w:cs="David"/>
            <w:sz w:val="24"/>
            <w:szCs w:val="24"/>
            <w:rtl/>
            <w:lang w:eastAsia="he-IL"/>
            <w:rPrChange w:id="470"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71" w:author="Meryl Etman" w:date="2019-04-11T14:57:00Z">
              <w:rPr>
                <w:rFonts w:ascii="Times New Roman" w:eastAsia="Times New Roman" w:hAnsi="Times New Roman" w:cs="David" w:hint="eastAsia"/>
                <w:sz w:val="20"/>
                <w:szCs w:val="20"/>
                <w:rtl/>
                <w:lang w:eastAsia="he-IL"/>
              </w:rPr>
            </w:rPrChange>
          </w:rPr>
          <w:t>ללא</w:t>
        </w:r>
        <w:r w:rsidRPr="009B0034">
          <w:rPr>
            <w:rFonts w:ascii="David" w:eastAsia="Times New Roman" w:hAnsi="David" w:cs="David"/>
            <w:sz w:val="24"/>
            <w:szCs w:val="24"/>
            <w:rtl/>
            <w:lang w:eastAsia="he-IL"/>
            <w:rPrChange w:id="472"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73" w:author="Meryl Etman" w:date="2019-04-11T14:57:00Z">
              <w:rPr>
                <w:rFonts w:ascii="Times New Roman" w:eastAsia="Times New Roman" w:hAnsi="Times New Roman" w:cs="David" w:hint="eastAsia"/>
                <w:sz w:val="20"/>
                <w:szCs w:val="20"/>
                <w:rtl/>
                <w:lang w:eastAsia="he-IL"/>
              </w:rPr>
            </w:rPrChange>
          </w:rPr>
          <w:t>כל</w:t>
        </w:r>
        <w:r w:rsidRPr="009B0034">
          <w:rPr>
            <w:rFonts w:ascii="David" w:eastAsia="Times New Roman" w:hAnsi="David" w:cs="David"/>
            <w:sz w:val="24"/>
            <w:szCs w:val="24"/>
            <w:rtl/>
            <w:lang w:eastAsia="he-IL"/>
            <w:rPrChange w:id="474"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75" w:author="Meryl Etman" w:date="2019-04-11T14:57:00Z">
              <w:rPr>
                <w:rFonts w:ascii="Times New Roman" w:eastAsia="Times New Roman" w:hAnsi="Times New Roman" w:cs="David" w:hint="eastAsia"/>
                <w:sz w:val="20"/>
                <w:szCs w:val="20"/>
                <w:rtl/>
                <w:lang w:eastAsia="he-IL"/>
              </w:rPr>
            </w:rPrChange>
          </w:rPr>
          <w:t>שינוי</w:t>
        </w:r>
        <w:r w:rsidRPr="009B0034">
          <w:rPr>
            <w:rFonts w:ascii="David" w:eastAsia="Times New Roman" w:hAnsi="David" w:cs="David"/>
            <w:sz w:val="24"/>
            <w:szCs w:val="24"/>
            <w:rtl/>
            <w:lang w:eastAsia="he-IL"/>
            <w:rPrChange w:id="476"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77" w:author="Meryl Etman" w:date="2019-04-11T14:57:00Z">
              <w:rPr>
                <w:rFonts w:ascii="Times New Roman" w:eastAsia="Times New Roman" w:hAnsi="Times New Roman" w:cs="David" w:hint="eastAsia"/>
                <w:sz w:val="20"/>
                <w:szCs w:val="20"/>
                <w:rtl/>
                <w:lang w:eastAsia="he-IL"/>
              </w:rPr>
            </w:rPrChange>
          </w:rPr>
          <w:t>והמדד</w:t>
        </w:r>
        <w:r w:rsidRPr="009B0034">
          <w:rPr>
            <w:rFonts w:ascii="David" w:eastAsia="Times New Roman" w:hAnsi="David" w:cs="David"/>
            <w:sz w:val="24"/>
            <w:szCs w:val="24"/>
            <w:rtl/>
            <w:lang w:eastAsia="he-IL"/>
            <w:rPrChange w:id="478"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79" w:author="Meryl Etman" w:date="2019-04-11T14:57:00Z">
              <w:rPr>
                <w:rFonts w:ascii="Times New Roman" w:eastAsia="Times New Roman" w:hAnsi="Times New Roman" w:cs="David" w:hint="eastAsia"/>
                <w:sz w:val="20"/>
                <w:szCs w:val="20"/>
                <w:rtl/>
                <w:lang w:eastAsia="he-IL"/>
              </w:rPr>
            </w:rPrChange>
          </w:rPr>
          <w:t>הבסיסי</w:t>
        </w:r>
        <w:r w:rsidRPr="009B0034">
          <w:rPr>
            <w:rFonts w:ascii="David" w:eastAsia="Times New Roman" w:hAnsi="David" w:cs="David"/>
            <w:sz w:val="24"/>
            <w:szCs w:val="24"/>
            <w:rtl/>
            <w:lang w:eastAsia="he-IL"/>
            <w:rPrChange w:id="480"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81" w:author="Meryl Etman" w:date="2019-04-11T14:57:00Z">
              <w:rPr>
                <w:rFonts w:ascii="Times New Roman" w:eastAsia="Times New Roman" w:hAnsi="Times New Roman" w:cs="David" w:hint="eastAsia"/>
                <w:sz w:val="20"/>
                <w:szCs w:val="20"/>
                <w:rtl/>
                <w:lang w:eastAsia="he-IL"/>
              </w:rPr>
            </w:rPrChange>
          </w:rPr>
          <w:t>יהיה</w:t>
        </w:r>
        <w:r w:rsidRPr="009B0034">
          <w:rPr>
            <w:rFonts w:ascii="David" w:eastAsia="Times New Roman" w:hAnsi="David" w:cs="David"/>
            <w:sz w:val="24"/>
            <w:szCs w:val="24"/>
            <w:rtl/>
            <w:lang w:eastAsia="he-IL"/>
            <w:rPrChange w:id="482"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83" w:author="Meryl Etman" w:date="2019-04-11T14:57:00Z">
              <w:rPr>
                <w:rFonts w:ascii="Times New Roman" w:eastAsia="Times New Roman" w:hAnsi="Times New Roman" w:cs="David" w:hint="eastAsia"/>
                <w:sz w:val="20"/>
                <w:szCs w:val="20"/>
                <w:rtl/>
                <w:lang w:eastAsia="he-IL"/>
              </w:rPr>
            </w:rPrChange>
          </w:rPr>
          <w:t>המדד</w:t>
        </w:r>
        <w:r w:rsidRPr="009B0034">
          <w:rPr>
            <w:rFonts w:ascii="David" w:eastAsia="Times New Roman" w:hAnsi="David" w:cs="David"/>
            <w:sz w:val="24"/>
            <w:szCs w:val="24"/>
            <w:rtl/>
            <w:lang w:eastAsia="he-IL"/>
            <w:rPrChange w:id="484"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85" w:author="Meryl Etman" w:date="2019-04-11T14:57:00Z">
              <w:rPr>
                <w:rFonts w:ascii="Times New Roman" w:eastAsia="Times New Roman" w:hAnsi="Times New Roman" w:cs="David" w:hint="eastAsia"/>
                <w:sz w:val="20"/>
                <w:szCs w:val="20"/>
                <w:rtl/>
                <w:lang w:eastAsia="he-IL"/>
              </w:rPr>
            </w:rPrChange>
          </w:rPr>
          <w:t>הידוע</w:t>
        </w:r>
        <w:r w:rsidRPr="009B0034">
          <w:rPr>
            <w:rFonts w:ascii="David" w:eastAsia="Times New Roman" w:hAnsi="David" w:cs="David"/>
            <w:sz w:val="24"/>
            <w:szCs w:val="24"/>
            <w:rtl/>
            <w:lang w:eastAsia="he-IL"/>
            <w:rPrChange w:id="486"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87" w:author="Meryl Etman" w:date="2019-04-11T14:57:00Z">
              <w:rPr>
                <w:rFonts w:ascii="Times New Roman" w:eastAsia="Times New Roman" w:hAnsi="Times New Roman" w:cs="David" w:hint="eastAsia"/>
                <w:sz w:val="20"/>
                <w:szCs w:val="20"/>
                <w:rtl/>
                <w:lang w:eastAsia="he-IL"/>
              </w:rPr>
            </w:rPrChange>
          </w:rPr>
          <w:t>ביום</w:t>
        </w:r>
        <w:r w:rsidRPr="009B0034">
          <w:rPr>
            <w:rFonts w:ascii="David" w:eastAsia="Times New Roman" w:hAnsi="David" w:cs="David"/>
            <w:sz w:val="24"/>
            <w:szCs w:val="24"/>
            <w:rtl/>
            <w:lang w:eastAsia="he-IL"/>
            <w:rPrChange w:id="488"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89" w:author="Meryl Etman" w:date="2019-04-11T14:57:00Z">
              <w:rPr>
                <w:rFonts w:ascii="Times New Roman" w:eastAsia="Times New Roman" w:hAnsi="Times New Roman" w:cs="David" w:hint="eastAsia"/>
                <w:sz w:val="20"/>
                <w:szCs w:val="20"/>
                <w:rtl/>
                <w:lang w:eastAsia="he-IL"/>
              </w:rPr>
            </w:rPrChange>
          </w:rPr>
          <w:t>הזמנת</w:t>
        </w:r>
        <w:r w:rsidRPr="009B0034">
          <w:rPr>
            <w:rFonts w:ascii="David" w:eastAsia="Times New Roman" w:hAnsi="David" w:cs="David"/>
            <w:sz w:val="24"/>
            <w:szCs w:val="24"/>
            <w:rtl/>
            <w:lang w:eastAsia="he-IL"/>
            <w:rPrChange w:id="490"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91" w:author="Meryl Etman" w:date="2019-04-11T14:57:00Z">
              <w:rPr>
                <w:rFonts w:ascii="Times New Roman" w:eastAsia="Times New Roman" w:hAnsi="Times New Roman" w:cs="David" w:hint="eastAsia"/>
                <w:sz w:val="20"/>
                <w:szCs w:val="20"/>
                <w:rtl/>
                <w:lang w:eastAsia="he-IL"/>
              </w:rPr>
            </w:rPrChange>
          </w:rPr>
          <w:t>השלב</w:t>
        </w:r>
        <w:r w:rsidRPr="009B0034">
          <w:rPr>
            <w:rFonts w:ascii="David" w:eastAsia="Times New Roman" w:hAnsi="David" w:cs="David"/>
            <w:sz w:val="24"/>
            <w:szCs w:val="24"/>
            <w:rtl/>
            <w:lang w:eastAsia="he-IL"/>
            <w:rPrChange w:id="492" w:author="Meryl Etman" w:date="2019-04-11T14:57:00Z">
              <w:rPr>
                <w:rFonts w:ascii="Times New Roman" w:eastAsia="Times New Roman" w:hAnsi="Times New Roman" w:cs="David"/>
                <w:sz w:val="20"/>
                <w:szCs w:val="20"/>
                <w:rtl/>
                <w:lang w:eastAsia="he-IL"/>
              </w:rPr>
            </w:rPrChange>
          </w:rPr>
          <w:t>.</w:t>
        </w:r>
      </w:ins>
    </w:p>
    <w:p w14:paraId="55A46B96" w14:textId="701BED24" w:rsidR="009B0034" w:rsidRDefault="009B0034">
      <w:pPr>
        <w:widowControl w:val="0"/>
        <w:spacing w:before="0" w:beforeAutospacing="0" w:after="0" w:afterAutospacing="0" w:line="240" w:lineRule="auto"/>
        <w:ind w:left="2160" w:hanging="720"/>
        <w:jc w:val="both"/>
        <w:rPr>
          <w:ins w:id="493" w:author="Meryl Etman" w:date="2019-08-01T11:39:00Z"/>
          <w:rFonts w:ascii="David" w:eastAsia="Times New Roman" w:hAnsi="David" w:cs="David"/>
          <w:sz w:val="24"/>
          <w:szCs w:val="24"/>
          <w:rtl/>
          <w:lang w:eastAsia="he-IL"/>
        </w:rPr>
        <w:pPrChange w:id="494" w:author="Meryl Etman" w:date="2019-04-11T14:53:00Z">
          <w:pPr>
            <w:widowControl w:val="0"/>
            <w:spacing w:before="0" w:beforeAutospacing="0" w:after="0" w:afterAutospacing="0" w:line="240" w:lineRule="auto"/>
            <w:ind w:left="1440"/>
            <w:jc w:val="both"/>
          </w:pPr>
        </w:pPrChange>
      </w:pPr>
      <w:ins w:id="495" w:author="Meryl Etman" w:date="2019-04-11T14:57:00Z">
        <w:r w:rsidRPr="009B0034">
          <w:rPr>
            <w:rFonts w:ascii="David" w:eastAsia="Times New Roman" w:hAnsi="David" w:cs="David"/>
            <w:sz w:val="24"/>
            <w:szCs w:val="24"/>
            <w:rtl/>
            <w:lang w:eastAsia="he-IL"/>
            <w:rPrChange w:id="496" w:author="Meryl Etman" w:date="2019-04-11T14:57:00Z">
              <w:rPr>
                <w:rFonts w:ascii="Times New Roman" w:eastAsia="Times New Roman" w:hAnsi="Times New Roman" w:cs="David"/>
                <w:sz w:val="20"/>
                <w:szCs w:val="20"/>
                <w:rtl/>
                <w:lang w:eastAsia="he-IL"/>
              </w:rPr>
            </w:rPrChange>
          </w:rPr>
          <w:tab/>
        </w:r>
        <w:r w:rsidRPr="009B0034">
          <w:rPr>
            <w:rFonts w:ascii="David" w:eastAsia="Times New Roman" w:hAnsi="David" w:cs="David" w:hint="eastAsia"/>
            <w:sz w:val="24"/>
            <w:szCs w:val="24"/>
            <w:rtl/>
            <w:lang w:eastAsia="he-IL"/>
            <w:rPrChange w:id="497" w:author="Meryl Etman" w:date="2019-04-11T14:57:00Z">
              <w:rPr>
                <w:rFonts w:ascii="Times New Roman" w:eastAsia="Times New Roman" w:hAnsi="Times New Roman" w:cs="David" w:hint="eastAsia"/>
                <w:sz w:val="20"/>
                <w:szCs w:val="20"/>
                <w:rtl/>
                <w:lang w:eastAsia="he-IL"/>
              </w:rPr>
            </w:rPrChange>
          </w:rPr>
          <w:t>התאמה</w:t>
        </w:r>
        <w:r w:rsidRPr="009B0034">
          <w:rPr>
            <w:rFonts w:ascii="David" w:eastAsia="Times New Roman" w:hAnsi="David" w:cs="David"/>
            <w:sz w:val="24"/>
            <w:szCs w:val="24"/>
            <w:rtl/>
            <w:lang w:eastAsia="he-IL"/>
            <w:rPrChange w:id="498"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499" w:author="Meryl Etman" w:date="2019-04-11T14:57:00Z">
              <w:rPr>
                <w:rFonts w:ascii="Times New Roman" w:eastAsia="Times New Roman" w:hAnsi="Times New Roman" w:cs="David" w:hint="eastAsia"/>
                <w:sz w:val="20"/>
                <w:szCs w:val="20"/>
                <w:rtl/>
                <w:lang w:eastAsia="he-IL"/>
              </w:rPr>
            </w:rPrChange>
          </w:rPr>
          <w:t>זו</w:t>
        </w:r>
        <w:r w:rsidRPr="009B0034">
          <w:rPr>
            <w:rFonts w:ascii="David" w:eastAsia="Times New Roman" w:hAnsi="David" w:cs="David"/>
            <w:sz w:val="24"/>
            <w:szCs w:val="24"/>
            <w:rtl/>
            <w:lang w:eastAsia="he-IL"/>
            <w:rPrChange w:id="500"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501" w:author="Meryl Etman" w:date="2019-04-11T14:57:00Z">
              <w:rPr>
                <w:rFonts w:ascii="Times New Roman" w:eastAsia="Times New Roman" w:hAnsi="Times New Roman" w:cs="David" w:hint="eastAsia"/>
                <w:sz w:val="20"/>
                <w:szCs w:val="20"/>
                <w:rtl/>
                <w:lang w:eastAsia="he-IL"/>
              </w:rPr>
            </w:rPrChange>
          </w:rPr>
          <w:t>תבוצע</w:t>
        </w:r>
        <w:r w:rsidRPr="009B0034">
          <w:rPr>
            <w:rFonts w:ascii="David" w:eastAsia="Times New Roman" w:hAnsi="David" w:cs="David"/>
            <w:sz w:val="24"/>
            <w:szCs w:val="24"/>
            <w:rtl/>
            <w:lang w:eastAsia="he-IL"/>
            <w:rPrChange w:id="502"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503" w:author="Meryl Etman" w:date="2019-04-11T14:57:00Z">
              <w:rPr>
                <w:rFonts w:ascii="Times New Roman" w:eastAsia="Times New Roman" w:hAnsi="Times New Roman" w:cs="David" w:hint="eastAsia"/>
                <w:sz w:val="20"/>
                <w:szCs w:val="20"/>
                <w:rtl/>
                <w:lang w:eastAsia="he-IL"/>
              </w:rPr>
            </w:rPrChange>
          </w:rPr>
          <w:t>בתחילתו</w:t>
        </w:r>
        <w:r w:rsidRPr="009B0034">
          <w:rPr>
            <w:rFonts w:ascii="David" w:eastAsia="Times New Roman" w:hAnsi="David" w:cs="David"/>
            <w:sz w:val="24"/>
            <w:szCs w:val="24"/>
            <w:rtl/>
            <w:lang w:eastAsia="he-IL"/>
            <w:rPrChange w:id="504"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505" w:author="Meryl Etman" w:date="2019-04-11T14:57:00Z">
              <w:rPr>
                <w:rFonts w:ascii="Times New Roman" w:eastAsia="Times New Roman" w:hAnsi="Times New Roman" w:cs="David" w:hint="eastAsia"/>
                <w:sz w:val="20"/>
                <w:szCs w:val="20"/>
                <w:rtl/>
                <w:lang w:eastAsia="he-IL"/>
              </w:rPr>
            </w:rPrChange>
          </w:rPr>
          <w:t>של</w:t>
        </w:r>
        <w:r w:rsidRPr="009B0034">
          <w:rPr>
            <w:rFonts w:ascii="David" w:eastAsia="Times New Roman" w:hAnsi="David" w:cs="David"/>
            <w:sz w:val="24"/>
            <w:szCs w:val="24"/>
            <w:rtl/>
            <w:lang w:eastAsia="he-IL"/>
            <w:rPrChange w:id="506"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507" w:author="Meryl Etman" w:date="2019-04-11T14:57:00Z">
              <w:rPr>
                <w:rFonts w:ascii="Times New Roman" w:eastAsia="Times New Roman" w:hAnsi="Times New Roman" w:cs="David" w:hint="eastAsia"/>
                <w:sz w:val="20"/>
                <w:szCs w:val="20"/>
                <w:rtl/>
                <w:lang w:eastAsia="he-IL"/>
              </w:rPr>
            </w:rPrChange>
          </w:rPr>
          <w:t>כל</w:t>
        </w:r>
        <w:r w:rsidRPr="009B0034">
          <w:rPr>
            <w:rFonts w:ascii="David" w:eastAsia="Times New Roman" w:hAnsi="David" w:cs="David"/>
            <w:sz w:val="24"/>
            <w:szCs w:val="24"/>
            <w:rtl/>
            <w:lang w:eastAsia="he-IL"/>
            <w:rPrChange w:id="508" w:author="Meryl Etman" w:date="2019-04-11T14:57:00Z">
              <w:rPr>
                <w:rFonts w:ascii="Times New Roman" w:eastAsia="Times New Roman" w:hAnsi="Times New Roman" w:cs="David"/>
                <w:sz w:val="20"/>
                <w:szCs w:val="20"/>
                <w:rtl/>
                <w:lang w:eastAsia="he-IL"/>
              </w:rPr>
            </w:rPrChange>
          </w:rPr>
          <w:t xml:space="preserve"> </w:t>
        </w:r>
        <w:r w:rsidRPr="009B0034">
          <w:rPr>
            <w:rFonts w:ascii="David" w:eastAsia="Times New Roman" w:hAnsi="David" w:cs="David" w:hint="eastAsia"/>
            <w:sz w:val="24"/>
            <w:szCs w:val="24"/>
            <w:rtl/>
            <w:lang w:eastAsia="he-IL"/>
            <w:rPrChange w:id="509" w:author="Meryl Etman" w:date="2019-04-11T14:57:00Z">
              <w:rPr>
                <w:rFonts w:ascii="Times New Roman" w:eastAsia="Times New Roman" w:hAnsi="Times New Roman" w:cs="David" w:hint="eastAsia"/>
                <w:sz w:val="20"/>
                <w:szCs w:val="20"/>
                <w:rtl/>
                <w:lang w:eastAsia="he-IL"/>
              </w:rPr>
            </w:rPrChange>
          </w:rPr>
          <w:t>שלב</w:t>
        </w:r>
        <w:r w:rsidRPr="009B0034">
          <w:rPr>
            <w:rFonts w:ascii="David" w:eastAsia="Times New Roman" w:hAnsi="David" w:cs="David"/>
            <w:sz w:val="24"/>
            <w:szCs w:val="24"/>
            <w:rtl/>
            <w:lang w:eastAsia="he-IL"/>
            <w:rPrChange w:id="510" w:author="Meryl Etman" w:date="2019-04-11T14:57:00Z">
              <w:rPr>
                <w:rFonts w:ascii="Times New Roman" w:eastAsia="Times New Roman" w:hAnsi="Times New Roman" w:cs="David"/>
                <w:sz w:val="20"/>
                <w:szCs w:val="20"/>
                <w:rtl/>
                <w:lang w:eastAsia="he-IL"/>
              </w:rPr>
            </w:rPrChange>
          </w:rPr>
          <w:t>.</w:t>
        </w:r>
      </w:ins>
    </w:p>
    <w:p w14:paraId="25466790" w14:textId="0E387437" w:rsidR="00F760FC" w:rsidRPr="009B0034" w:rsidRDefault="00F760FC">
      <w:pPr>
        <w:widowControl w:val="0"/>
        <w:spacing w:before="0" w:beforeAutospacing="0" w:after="0" w:afterAutospacing="0" w:line="240" w:lineRule="auto"/>
        <w:ind w:left="2160" w:hanging="720"/>
        <w:jc w:val="both"/>
        <w:rPr>
          <w:ins w:id="511" w:author="Meryl Etman" w:date="2019-04-11T14:53:00Z"/>
          <w:rFonts w:ascii="David" w:eastAsia="Times New Roman" w:hAnsi="David" w:cs="David"/>
          <w:sz w:val="24"/>
          <w:szCs w:val="24"/>
          <w:rtl/>
          <w:lang w:eastAsia="he-IL"/>
          <w:rPrChange w:id="512" w:author="Meryl Etman" w:date="2019-04-11T14:57:00Z">
            <w:rPr>
              <w:ins w:id="513" w:author="Meryl Etman" w:date="2019-04-11T14:53:00Z"/>
              <w:rFonts w:ascii="Times New Roman" w:eastAsia="Times New Roman" w:hAnsi="Times New Roman" w:cs="David"/>
              <w:sz w:val="20"/>
              <w:szCs w:val="20"/>
              <w:rtl/>
              <w:lang w:eastAsia="he-IL"/>
            </w:rPr>
          </w:rPrChange>
        </w:rPr>
        <w:pPrChange w:id="514" w:author="Meryl Etman" w:date="2019-04-11T14:53:00Z">
          <w:pPr>
            <w:widowControl w:val="0"/>
            <w:spacing w:before="0" w:beforeAutospacing="0" w:after="0" w:afterAutospacing="0" w:line="240" w:lineRule="auto"/>
            <w:ind w:left="1440"/>
            <w:jc w:val="both"/>
          </w:pPr>
        </w:pPrChange>
      </w:pPr>
      <w:ins w:id="515" w:author="Meryl Etman" w:date="2019-08-01T11:39:00Z">
        <w:r>
          <w:rPr>
            <w:rFonts w:ascii="David" w:eastAsia="Times New Roman" w:hAnsi="David" w:cs="David" w:hint="cs"/>
            <w:sz w:val="24"/>
            <w:szCs w:val="24"/>
            <w:rtl/>
            <w:lang w:eastAsia="he-IL"/>
          </w:rPr>
          <w:t>3.4.3</w:t>
        </w:r>
        <w:r>
          <w:rPr>
            <w:rFonts w:ascii="David" w:eastAsia="Times New Roman" w:hAnsi="David" w:cs="David" w:hint="cs"/>
            <w:sz w:val="24"/>
            <w:szCs w:val="24"/>
            <w:rtl/>
            <w:lang w:eastAsia="he-IL"/>
          </w:rPr>
          <w:tab/>
          <w:t>התמורה כוללת הכנת שתי בקשות להיתרים לכל בניין (היתר הקמה והיתר שינויים אחד</w:t>
        </w:r>
      </w:ins>
      <w:ins w:id="516" w:author="Meryl Etman" w:date="2019-08-01T11:40:00Z">
        <w:r>
          <w:rPr>
            <w:rFonts w:ascii="David" w:eastAsia="Times New Roman" w:hAnsi="David" w:cs="David" w:hint="cs"/>
            <w:sz w:val="24"/>
            <w:szCs w:val="24"/>
            <w:rtl/>
            <w:lang w:eastAsia="he-IL"/>
          </w:rPr>
          <w:t>). ככל ויידרש היתר שינויים נוסף ו/או הפרדת היתר ישולם בגינם תשלום נוסף בהתאם למחיר שיאושר מראש בכתב ע</w:t>
        </w:r>
      </w:ins>
      <w:ins w:id="517" w:author="Meryl Etman" w:date="2019-08-01T11:41:00Z">
        <w:r>
          <w:rPr>
            <w:rFonts w:ascii="David" w:eastAsia="Times New Roman" w:hAnsi="David" w:cs="David" w:hint="cs"/>
            <w:sz w:val="24"/>
            <w:szCs w:val="24"/>
            <w:rtl/>
            <w:lang w:eastAsia="he-IL"/>
          </w:rPr>
          <w:t>"י המזמין.</w:t>
        </w:r>
      </w:ins>
    </w:p>
    <w:p w14:paraId="6204B61C" w14:textId="77777777" w:rsidR="00DE2728" w:rsidRPr="009B0034" w:rsidRDefault="00DE2728" w:rsidP="00435A20">
      <w:pPr>
        <w:widowControl w:val="0"/>
        <w:spacing w:before="0" w:beforeAutospacing="0" w:after="0" w:afterAutospacing="0" w:line="240" w:lineRule="auto"/>
        <w:ind w:left="1440" w:hanging="720"/>
        <w:jc w:val="both"/>
        <w:rPr>
          <w:rFonts w:ascii="David" w:eastAsia="Times New Roman" w:hAnsi="David" w:cs="David"/>
          <w:sz w:val="24"/>
          <w:szCs w:val="24"/>
          <w:rtl/>
          <w:lang w:eastAsia="he-IL"/>
          <w:rPrChange w:id="518" w:author="Meryl Etman" w:date="2019-04-11T14:57:00Z">
            <w:rPr>
              <w:rFonts w:ascii="Times New Roman" w:eastAsia="Times New Roman" w:hAnsi="Times New Roman" w:cs="David"/>
              <w:sz w:val="20"/>
              <w:szCs w:val="24"/>
              <w:rtl/>
              <w:lang w:eastAsia="he-IL"/>
            </w:rPr>
          </w:rPrChange>
        </w:rPr>
      </w:pPr>
    </w:p>
    <w:p w14:paraId="20A2D1E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15ACD5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4.</w:t>
      </w:r>
      <w:r w:rsidRPr="00435A20">
        <w:rPr>
          <w:rFonts w:ascii="Times New Roman" w:eastAsia="Times New Roman" w:hAnsi="Times New Roman" w:cs="David"/>
          <w:sz w:val="20"/>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אישור על נהול ספרים ואישור על ניכוי מס במקור.</w:t>
      </w:r>
    </w:p>
    <w:p w14:paraId="3383DD8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4D5EE2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5.</w:t>
      </w:r>
      <w:r w:rsidRPr="00435A20">
        <w:rPr>
          <w:rFonts w:ascii="Times New Roman" w:eastAsia="Times New Roman" w:hAnsi="Times New Roman" w:cs="David"/>
          <w:sz w:val="20"/>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ומסירת כל המסמכים </w:t>
      </w:r>
      <w:r w:rsidRPr="00435A20">
        <w:rPr>
          <w:rFonts w:ascii="Times New Roman" w:eastAsia="Times New Roman" w:hAnsi="Times New Roman" w:cs="David"/>
          <w:sz w:val="20"/>
          <w:szCs w:val="24"/>
          <w:rtl/>
          <w:lang w:eastAsia="he-IL"/>
        </w:rPr>
        <w:lastRenderedPageBreak/>
        <w:t>והתכניות למזמין.</w:t>
      </w:r>
    </w:p>
    <w:p w14:paraId="7E1E999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lang w:eastAsia="he-IL"/>
        </w:rPr>
        <w:br w:type="page"/>
      </w:r>
      <w:r w:rsidRPr="00435A20">
        <w:rPr>
          <w:rFonts w:ascii="Times New Roman" w:eastAsia="Times New Roman" w:hAnsi="Times New Roman" w:cs="David"/>
          <w:b/>
          <w:bCs/>
          <w:sz w:val="24"/>
          <w:szCs w:val="24"/>
          <w:u w:val="single"/>
          <w:rtl/>
          <w:lang w:eastAsia="he-IL"/>
        </w:rPr>
        <w:lastRenderedPageBreak/>
        <w:t>נספח ה'</w:t>
      </w:r>
    </w:p>
    <w:p w14:paraId="76F76256"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8482D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4"/>
          <w:szCs w:val="20"/>
          <w:rtl/>
          <w:lang w:eastAsia="he-IL"/>
        </w:rPr>
        <w:t xml:space="preserve">  </w:t>
      </w:r>
      <w:r w:rsidRPr="00435A20">
        <w:rPr>
          <w:rFonts w:ascii="Times New Roman" w:eastAsia="Times New Roman" w:hAnsi="Times New Roman" w:cs="David"/>
          <w:b/>
          <w:bCs/>
          <w:sz w:val="24"/>
          <w:szCs w:val="24"/>
          <w:u w:val="single"/>
          <w:rtl/>
          <w:lang w:eastAsia="he-IL"/>
        </w:rPr>
        <w:t>תשלומי שכר המתכנן</w:t>
      </w:r>
    </w:p>
    <w:p w14:paraId="759C46D9"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756DD62"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A77B778" w14:textId="77777777" w:rsidR="00435A20" w:rsidRPr="00435A20" w:rsidRDefault="00435A20" w:rsidP="00435A20">
      <w:pPr>
        <w:widowControl w:val="0"/>
        <w:numPr>
          <w:ilvl w:val="0"/>
          <w:numId w:val="8"/>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4DC6394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5FE0BB4" w14:textId="768767C1" w:rsidR="0000529C" w:rsidRPr="0000529C" w:rsidRDefault="00435A20">
      <w:pPr>
        <w:pStyle w:val="af6"/>
        <w:widowControl w:val="0"/>
        <w:numPr>
          <w:ilvl w:val="1"/>
          <w:numId w:val="8"/>
        </w:numPr>
        <w:spacing w:before="0" w:beforeAutospacing="0" w:after="0" w:afterAutospacing="0" w:line="240" w:lineRule="auto"/>
        <w:jc w:val="both"/>
        <w:rPr>
          <w:ins w:id="519" w:author="Meryl Etman" w:date="2019-04-11T15:06:00Z"/>
          <w:rFonts w:ascii="Times New Roman" w:eastAsia="Times New Roman" w:hAnsi="Times New Roman" w:cs="David"/>
          <w:sz w:val="24"/>
          <w:szCs w:val="24"/>
          <w:rtl/>
          <w:rPrChange w:id="520" w:author="Meryl Etman" w:date="2019-04-11T15:06:00Z">
            <w:rPr>
              <w:ins w:id="521" w:author="Meryl Etman" w:date="2019-04-11T15:06:00Z"/>
              <w:rtl/>
            </w:rPr>
          </w:rPrChange>
        </w:rPr>
        <w:pPrChange w:id="522" w:author="Meryl Etman" w:date="2019-04-11T15:06:00Z">
          <w:pPr>
            <w:widowControl w:val="0"/>
            <w:spacing w:before="0" w:beforeAutospacing="0" w:after="0" w:afterAutospacing="0" w:line="240" w:lineRule="auto"/>
            <w:ind w:left="720" w:hanging="720"/>
            <w:jc w:val="both"/>
          </w:pPr>
        </w:pPrChange>
      </w:pPr>
      <w:del w:id="523" w:author="Meryl Etman" w:date="2019-04-11T15:06:00Z">
        <w:r w:rsidRPr="0000529C" w:rsidDel="0000529C">
          <w:rPr>
            <w:rFonts w:ascii="Times New Roman" w:eastAsia="Times New Roman" w:hAnsi="Times New Roman" w:cs="David"/>
            <w:sz w:val="20"/>
            <w:szCs w:val="24"/>
            <w:rtl/>
            <w:lang w:eastAsia="he-IL"/>
            <w:rPrChange w:id="524" w:author="Meryl Etman" w:date="2019-04-11T15:06:00Z">
              <w:rPr>
                <w:sz w:val="20"/>
                <w:rtl/>
                <w:lang w:eastAsia="he-IL"/>
              </w:rPr>
            </w:rPrChange>
          </w:rPr>
          <w:tab/>
          <w:delText>1.1</w:delText>
        </w:r>
        <w:r w:rsidRPr="0000529C" w:rsidDel="0000529C">
          <w:rPr>
            <w:rFonts w:ascii="Times New Roman" w:eastAsia="Times New Roman" w:hAnsi="Times New Roman" w:cs="David"/>
            <w:sz w:val="20"/>
            <w:szCs w:val="24"/>
            <w:rtl/>
            <w:lang w:eastAsia="he-IL"/>
            <w:rPrChange w:id="525" w:author="Meryl Etman" w:date="2019-04-11T15:06:00Z">
              <w:rPr>
                <w:sz w:val="20"/>
                <w:rtl/>
                <w:lang w:eastAsia="he-IL"/>
              </w:rPr>
            </w:rPrChange>
          </w:rPr>
          <w:tab/>
        </w:r>
      </w:del>
      <w:ins w:id="526" w:author="Meryl Etman" w:date="2019-04-11T15:06:00Z">
        <w:r w:rsidR="0000529C" w:rsidRPr="0000529C">
          <w:rPr>
            <w:rFonts w:ascii="Times New Roman" w:eastAsia="Times New Roman" w:hAnsi="Times New Roman" w:cs="David" w:hint="eastAsia"/>
            <w:sz w:val="24"/>
            <w:szCs w:val="24"/>
            <w:rtl/>
            <w:rPrChange w:id="527" w:author="Meryl Etman" w:date="2019-04-11T15:06:00Z">
              <w:rPr>
                <w:rFonts w:hint="eastAsia"/>
                <w:rtl/>
              </w:rPr>
            </w:rPrChange>
          </w:rPr>
          <w:t>עבור</w:t>
        </w:r>
        <w:r w:rsidR="0000529C" w:rsidRPr="0000529C">
          <w:rPr>
            <w:rFonts w:ascii="Times New Roman" w:eastAsia="Times New Roman" w:hAnsi="Times New Roman" w:cs="David"/>
            <w:sz w:val="24"/>
            <w:szCs w:val="24"/>
            <w:rtl/>
            <w:rPrChange w:id="528" w:author="Meryl Etman" w:date="2019-04-11T15:06:00Z">
              <w:rPr>
                <w:rtl/>
              </w:rPr>
            </w:rPrChange>
          </w:rPr>
          <w:t xml:space="preserve"> </w:t>
        </w:r>
        <w:r w:rsidR="0000529C" w:rsidRPr="0000529C">
          <w:rPr>
            <w:rFonts w:ascii="Times New Roman" w:eastAsia="Times New Roman" w:hAnsi="Times New Roman" w:cs="David" w:hint="eastAsia"/>
            <w:sz w:val="24"/>
            <w:szCs w:val="24"/>
            <w:rtl/>
            <w:rPrChange w:id="529" w:author="Meryl Etman" w:date="2019-04-11T15:06:00Z">
              <w:rPr>
                <w:rFonts w:hint="eastAsia"/>
                <w:rtl/>
              </w:rPr>
            </w:rPrChange>
          </w:rPr>
          <w:t>חקירה</w:t>
        </w:r>
        <w:r w:rsidR="0000529C" w:rsidRPr="0000529C">
          <w:rPr>
            <w:rFonts w:ascii="Times New Roman" w:eastAsia="Times New Roman" w:hAnsi="Times New Roman" w:cs="David"/>
            <w:sz w:val="24"/>
            <w:szCs w:val="24"/>
            <w:rtl/>
            <w:rPrChange w:id="530" w:author="Meryl Etman" w:date="2019-04-11T15:06:00Z">
              <w:rPr>
                <w:rtl/>
              </w:rPr>
            </w:rPrChange>
          </w:rPr>
          <w:t xml:space="preserve"> </w:t>
        </w:r>
        <w:r w:rsidR="0000529C" w:rsidRPr="0000529C">
          <w:rPr>
            <w:rFonts w:ascii="Times New Roman" w:eastAsia="Times New Roman" w:hAnsi="Times New Roman" w:cs="David" w:hint="eastAsia"/>
            <w:sz w:val="24"/>
            <w:szCs w:val="24"/>
            <w:rtl/>
            <w:rPrChange w:id="531" w:author="Meryl Etman" w:date="2019-04-11T15:06:00Z">
              <w:rPr>
                <w:rFonts w:hint="eastAsia"/>
                <w:rtl/>
              </w:rPr>
            </w:rPrChange>
          </w:rPr>
          <w:t>מוקדמת</w:t>
        </w:r>
        <w:r w:rsidR="0000529C" w:rsidRPr="0000529C">
          <w:rPr>
            <w:rFonts w:ascii="Times New Roman" w:eastAsia="Times New Roman" w:hAnsi="Times New Roman" w:cs="David"/>
            <w:sz w:val="24"/>
            <w:szCs w:val="24"/>
            <w:rtl/>
            <w:rPrChange w:id="532" w:author="Meryl Etman" w:date="2019-04-11T15:06:00Z">
              <w:rPr>
                <w:rtl/>
              </w:rPr>
            </w:rPrChange>
          </w:rPr>
          <w:t xml:space="preserve">, </w:t>
        </w:r>
        <w:r w:rsidR="0000529C" w:rsidRPr="0000529C">
          <w:rPr>
            <w:rFonts w:ascii="Times New Roman" w:eastAsia="Times New Roman" w:hAnsi="Times New Roman" w:cs="David" w:hint="eastAsia"/>
            <w:sz w:val="24"/>
            <w:szCs w:val="24"/>
            <w:rtl/>
            <w:rPrChange w:id="533" w:author="Meryl Etman" w:date="2019-04-11T15:06:00Z">
              <w:rPr>
                <w:rFonts w:hint="eastAsia"/>
                <w:rtl/>
              </w:rPr>
            </w:rPrChange>
          </w:rPr>
          <w:t>קביעת</w:t>
        </w:r>
        <w:r w:rsidR="0000529C" w:rsidRPr="0000529C">
          <w:rPr>
            <w:rFonts w:ascii="Times New Roman" w:eastAsia="Times New Roman" w:hAnsi="Times New Roman" w:cs="David"/>
            <w:sz w:val="24"/>
            <w:szCs w:val="24"/>
            <w:rtl/>
            <w:rPrChange w:id="534" w:author="Meryl Etman" w:date="2019-04-11T15:06:00Z">
              <w:rPr>
                <w:rtl/>
              </w:rPr>
            </w:rPrChange>
          </w:rPr>
          <w:t xml:space="preserve"> </w:t>
        </w:r>
        <w:r w:rsidR="0000529C" w:rsidRPr="0000529C">
          <w:rPr>
            <w:rFonts w:ascii="Times New Roman" w:eastAsia="Times New Roman" w:hAnsi="Times New Roman" w:cs="David" w:hint="eastAsia"/>
            <w:sz w:val="24"/>
            <w:szCs w:val="24"/>
            <w:rtl/>
            <w:rPrChange w:id="535" w:author="Meryl Etman" w:date="2019-04-11T15:06:00Z">
              <w:rPr>
                <w:rFonts w:hint="eastAsia"/>
                <w:rtl/>
              </w:rPr>
            </w:rPrChange>
          </w:rPr>
          <w:t>פרוגרמה</w:t>
        </w:r>
        <w:r w:rsidR="0000529C" w:rsidRPr="0000529C">
          <w:rPr>
            <w:rFonts w:ascii="Times New Roman" w:eastAsia="Times New Roman" w:hAnsi="Times New Roman" w:cs="David"/>
            <w:sz w:val="24"/>
            <w:szCs w:val="24"/>
            <w:rtl/>
            <w:rPrChange w:id="536" w:author="Meryl Etman" w:date="2019-04-11T15:06:00Z">
              <w:rPr>
                <w:rtl/>
              </w:rPr>
            </w:rPrChange>
          </w:rPr>
          <w:t xml:space="preserve"> </w:t>
        </w:r>
        <w:r w:rsidR="0000529C" w:rsidRPr="0000529C">
          <w:rPr>
            <w:rFonts w:ascii="Times New Roman" w:eastAsia="Times New Roman" w:hAnsi="Times New Roman" w:cs="David" w:hint="eastAsia"/>
            <w:sz w:val="24"/>
            <w:szCs w:val="24"/>
            <w:rtl/>
            <w:rPrChange w:id="537" w:author="Meryl Etman" w:date="2019-04-11T15:06:00Z">
              <w:rPr>
                <w:rFonts w:hint="eastAsia"/>
                <w:rtl/>
              </w:rPr>
            </w:rPrChange>
          </w:rPr>
          <w:t>והליכי</w:t>
        </w:r>
        <w:r w:rsidR="0000529C" w:rsidRPr="0000529C">
          <w:rPr>
            <w:rFonts w:ascii="Times New Roman" w:eastAsia="Times New Roman" w:hAnsi="Times New Roman" w:cs="David"/>
            <w:sz w:val="24"/>
            <w:szCs w:val="24"/>
            <w:rtl/>
            <w:rPrChange w:id="538" w:author="Meryl Etman" w:date="2019-04-11T15:06:00Z">
              <w:rPr>
                <w:rtl/>
              </w:rPr>
            </w:rPrChange>
          </w:rPr>
          <w:t xml:space="preserve"> </w:t>
        </w:r>
        <w:r w:rsidR="0000529C" w:rsidRPr="0000529C">
          <w:rPr>
            <w:rFonts w:ascii="Times New Roman" w:eastAsia="Times New Roman" w:hAnsi="Times New Roman" w:cs="David" w:hint="eastAsia"/>
            <w:sz w:val="24"/>
            <w:szCs w:val="24"/>
            <w:rtl/>
            <w:rPrChange w:id="539" w:author="Meryl Etman" w:date="2019-04-11T15:06:00Z">
              <w:rPr>
                <w:rFonts w:hint="eastAsia"/>
                <w:rtl/>
              </w:rPr>
            </w:rPrChange>
          </w:rPr>
          <w:t>קידום</w:t>
        </w:r>
        <w:r w:rsidR="0000529C" w:rsidRPr="0000529C">
          <w:rPr>
            <w:rFonts w:ascii="Times New Roman" w:eastAsia="Times New Roman" w:hAnsi="Times New Roman" w:cs="David"/>
            <w:sz w:val="24"/>
            <w:szCs w:val="24"/>
            <w:rtl/>
            <w:rPrChange w:id="540" w:author="Meryl Etman" w:date="2019-04-11T15:06:00Z">
              <w:rPr>
                <w:rtl/>
              </w:rPr>
            </w:rPrChange>
          </w:rPr>
          <w:t xml:space="preserve"> </w:t>
        </w:r>
        <w:r w:rsidR="0000529C" w:rsidRPr="0000529C">
          <w:rPr>
            <w:rFonts w:ascii="Times New Roman" w:eastAsia="Times New Roman" w:hAnsi="Times New Roman" w:cs="David" w:hint="eastAsia"/>
            <w:sz w:val="24"/>
            <w:szCs w:val="24"/>
            <w:rtl/>
            <w:rPrChange w:id="541" w:author="Meryl Etman" w:date="2019-04-11T15:06:00Z">
              <w:rPr>
                <w:rFonts w:hint="eastAsia"/>
                <w:rtl/>
              </w:rPr>
            </w:rPrChange>
          </w:rPr>
          <w:t>הפרויקט</w:t>
        </w:r>
      </w:ins>
    </w:p>
    <w:p w14:paraId="22F05CB8" w14:textId="048C50BE" w:rsidR="0000529C" w:rsidRDefault="0000529C">
      <w:pPr>
        <w:pStyle w:val="af6"/>
        <w:widowControl w:val="0"/>
        <w:numPr>
          <w:ilvl w:val="0"/>
          <w:numId w:val="15"/>
        </w:numPr>
        <w:spacing w:before="0" w:beforeAutospacing="0" w:after="0" w:afterAutospacing="0" w:line="240" w:lineRule="auto"/>
        <w:jc w:val="both"/>
        <w:rPr>
          <w:ins w:id="542" w:author="Meryl Etman" w:date="2019-04-11T15:08:00Z"/>
          <w:rFonts w:ascii="Times New Roman" w:eastAsia="Times New Roman" w:hAnsi="Times New Roman" w:cs="David"/>
          <w:sz w:val="20"/>
          <w:szCs w:val="24"/>
          <w:lang w:eastAsia="he-IL"/>
        </w:rPr>
        <w:pPrChange w:id="543" w:author="Meryl Etman" w:date="2019-04-11T15:06:00Z">
          <w:pPr>
            <w:widowControl w:val="0"/>
            <w:spacing w:before="0" w:beforeAutospacing="0" w:after="0" w:afterAutospacing="0" w:line="240" w:lineRule="auto"/>
            <w:ind w:left="720" w:hanging="720"/>
            <w:jc w:val="both"/>
          </w:pPr>
        </w:pPrChange>
      </w:pPr>
      <w:ins w:id="544" w:author="Meryl Etman" w:date="2019-04-11T15:06:00Z">
        <w:r>
          <w:rPr>
            <w:rFonts w:ascii="Times New Roman" w:eastAsia="Times New Roman" w:hAnsi="Times New Roman" w:cs="David" w:hint="cs"/>
            <w:sz w:val="20"/>
            <w:szCs w:val="24"/>
            <w:rtl/>
            <w:lang w:eastAsia="he-IL"/>
          </w:rPr>
          <w:t>לאחר השלמת החקירה, קיבעת הפרוגרמה, הליכי קידום התכנית מול הרשויות שלביות קידום הפרויקט.</w:t>
        </w:r>
        <w:r>
          <w:rPr>
            <w:rFonts w:ascii="Times New Roman" w:eastAsia="Times New Roman" w:hAnsi="Times New Roman" w:cs="David" w:hint="cs"/>
            <w:sz w:val="20"/>
            <w:szCs w:val="24"/>
            <w:rtl/>
            <w:lang w:eastAsia="he-IL"/>
          </w:rPr>
          <w:tab/>
        </w:r>
      </w:ins>
      <w:ins w:id="545" w:author="Meryl Etman" w:date="2019-04-11T15:08:00Z">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100%</w:t>
        </w:r>
      </w:ins>
    </w:p>
    <w:p w14:paraId="16023A67" w14:textId="4AB52BDC" w:rsidR="0000529C" w:rsidRDefault="0000529C">
      <w:pPr>
        <w:pStyle w:val="af6"/>
        <w:widowControl w:val="0"/>
        <w:numPr>
          <w:ilvl w:val="1"/>
          <w:numId w:val="8"/>
        </w:numPr>
        <w:spacing w:before="0" w:beforeAutospacing="0" w:after="0" w:afterAutospacing="0" w:line="240" w:lineRule="auto"/>
        <w:jc w:val="both"/>
        <w:rPr>
          <w:ins w:id="546" w:author="Meryl Etman" w:date="2019-04-11T15:09:00Z"/>
          <w:rFonts w:ascii="Times New Roman" w:eastAsia="Times New Roman" w:hAnsi="Times New Roman" w:cs="David"/>
          <w:sz w:val="20"/>
          <w:szCs w:val="24"/>
          <w:lang w:eastAsia="he-IL"/>
        </w:rPr>
        <w:pPrChange w:id="547" w:author="Meryl Etman" w:date="2019-04-11T15:08:00Z">
          <w:pPr>
            <w:widowControl w:val="0"/>
            <w:spacing w:before="0" w:beforeAutospacing="0" w:after="0" w:afterAutospacing="0" w:line="240" w:lineRule="auto"/>
            <w:ind w:left="720" w:hanging="720"/>
            <w:jc w:val="both"/>
          </w:pPr>
        </w:pPrChange>
      </w:pPr>
      <w:ins w:id="548" w:author="Meryl Etman" w:date="2019-04-11T15:08:00Z">
        <w:r>
          <w:rPr>
            <w:rFonts w:ascii="Times New Roman" w:eastAsia="Times New Roman" w:hAnsi="Times New Roman" w:cs="David" w:hint="cs"/>
            <w:sz w:val="20"/>
            <w:szCs w:val="24"/>
            <w:rtl/>
            <w:lang w:eastAsia="he-IL"/>
          </w:rPr>
          <w:t xml:space="preserve">עבור </w:t>
        </w:r>
      </w:ins>
      <w:ins w:id="549" w:author="Meryl Etman" w:date="2019-04-11T15:09:00Z">
        <w:r>
          <w:rPr>
            <w:rFonts w:ascii="Times New Roman" w:eastAsia="Times New Roman" w:hAnsi="Times New Roman" w:cs="David" w:hint="cs"/>
            <w:sz w:val="20"/>
            <w:szCs w:val="24"/>
            <w:rtl/>
            <w:lang w:eastAsia="he-IL"/>
          </w:rPr>
          <w:t>הכנת תכנית צל:</w:t>
        </w:r>
      </w:ins>
    </w:p>
    <w:p w14:paraId="236077A8" w14:textId="22AE28EC" w:rsidR="0000529C" w:rsidRDefault="0000529C">
      <w:pPr>
        <w:pStyle w:val="af6"/>
        <w:widowControl w:val="0"/>
        <w:numPr>
          <w:ilvl w:val="0"/>
          <w:numId w:val="16"/>
        </w:numPr>
        <w:spacing w:before="0" w:beforeAutospacing="0" w:after="0" w:afterAutospacing="0" w:line="240" w:lineRule="auto"/>
        <w:jc w:val="both"/>
        <w:rPr>
          <w:ins w:id="550" w:author="Meryl Etman" w:date="2019-04-11T15:09:00Z"/>
          <w:rFonts w:ascii="Times New Roman" w:eastAsia="Times New Roman" w:hAnsi="Times New Roman" w:cs="David"/>
          <w:sz w:val="20"/>
          <w:szCs w:val="24"/>
          <w:lang w:eastAsia="he-IL"/>
        </w:rPr>
        <w:pPrChange w:id="551" w:author="Meryl Etman" w:date="2019-04-11T15:09:00Z">
          <w:pPr>
            <w:widowControl w:val="0"/>
            <w:spacing w:before="0" w:beforeAutospacing="0" w:after="0" w:afterAutospacing="0" w:line="240" w:lineRule="auto"/>
            <w:ind w:left="720" w:hanging="720"/>
            <w:jc w:val="both"/>
          </w:pPr>
        </w:pPrChange>
      </w:pPr>
      <w:ins w:id="552" w:author="Meryl Etman" w:date="2019-04-11T15:09:00Z">
        <w:r>
          <w:rPr>
            <w:rFonts w:ascii="Times New Roman" w:eastAsia="Times New Roman" w:hAnsi="Times New Roman" w:cs="David" w:hint="cs"/>
            <w:sz w:val="20"/>
            <w:szCs w:val="24"/>
            <w:rtl/>
            <w:lang w:eastAsia="he-IL"/>
          </w:rPr>
          <w:t>לאחר השלמת התכנית.</w:t>
        </w:r>
        <w:r>
          <w:rPr>
            <w:rFonts w:ascii="Times New Roman" w:eastAsia="Times New Roman" w:hAnsi="Times New Roman" w:cs="David" w:hint="cs"/>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100%</w:t>
        </w:r>
      </w:ins>
    </w:p>
    <w:p w14:paraId="0E649DEF" w14:textId="14A843BA" w:rsidR="0000529C" w:rsidRDefault="0000529C">
      <w:pPr>
        <w:pStyle w:val="af6"/>
        <w:widowControl w:val="0"/>
        <w:numPr>
          <w:ilvl w:val="1"/>
          <w:numId w:val="8"/>
        </w:numPr>
        <w:spacing w:before="0" w:beforeAutospacing="0" w:after="0" w:afterAutospacing="0" w:line="240" w:lineRule="auto"/>
        <w:jc w:val="both"/>
        <w:rPr>
          <w:ins w:id="553" w:author="Meryl Etman" w:date="2019-04-11T15:10:00Z"/>
          <w:rFonts w:ascii="Times New Roman" w:eastAsia="Times New Roman" w:hAnsi="Times New Roman" w:cs="David"/>
          <w:sz w:val="20"/>
          <w:szCs w:val="24"/>
          <w:lang w:eastAsia="he-IL"/>
        </w:rPr>
        <w:pPrChange w:id="554" w:author="Meryl Etman" w:date="2019-04-11T15:10:00Z">
          <w:pPr>
            <w:widowControl w:val="0"/>
            <w:spacing w:before="0" w:beforeAutospacing="0" w:after="0" w:afterAutospacing="0" w:line="240" w:lineRule="auto"/>
            <w:ind w:left="720" w:hanging="720"/>
            <w:jc w:val="both"/>
          </w:pPr>
        </w:pPrChange>
      </w:pPr>
      <w:ins w:id="555" w:author="Meryl Etman" w:date="2019-04-11T15:10:00Z">
        <w:r w:rsidRPr="00D56668">
          <w:rPr>
            <w:rFonts w:ascii="Times New Roman" w:eastAsia="Times New Roman" w:hAnsi="Times New Roman" w:cs="David" w:hint="cs"/>
            <w:sz w:val="24"/>
            <w:szCs w:val="24"/>
            <w:rtl/>
          </w:rPr>
          <w:t xml:space="preserve">עבור עדכון ליווי ואישור התב"ע שהתחיל בעבר אדריכל </w:t>
        </w:r>
        <w:r>
          <w:rPr>
            <w:rFonts w:ascii="Times New Roman" w:eastAsia="Times New Roman" w:hAnsi="Times New Roman" w:cs="David" w:hint="cs"/>
            <w:sz w:val="24"/>
            <w:szCs w:val="24"/>
            <w:rtl/>
          </w:rPr>
          <w:t>ה</w:t>
        </w:r>
        <w:r w:rsidRPr="00D56668">
          <w:rPr>
            <w:rFonts w:ascii="Times New Roman" w:eastAsia="Times New Roman" w:hAnsi="Times New Roman" w:cs="David" w:hint="cs"/>
            <w:sz w:val="24"/>
            <w:szCs w:val="24"/>
            <w:rtl/>
          </w:rPr>
          <w:t>שמשוני</w:t>
        </w:r>
        <w:r>
          <w:rPr>
            <w:rFonts w:ascii="Times New Roman" w:eastAsia="Times New Roman" w:hAnsi="Times New Roman" w:cs="David" w:hint="cs"/>
            <w:sz w:val="24"/>
            <w:szCs w:val="24"/>
            <w:rtl/>
          </w:rPr>
          <w:t>:</w:t>
        </w:r>
      </w:ins>
    </w:p>
    <w:p w14:paraId="28B2143B" w14:textId="78C75305" w:rsidR="0000529C" w:rsidRDefault="0000529C">
      <w:pPr>
        <w:pStyle w:val="af6"/>
        <w:widowControl w:val="0"/>
        <w:numPr>
          <w:ilvl w:val="0"/>
          <w:numId w:val="17"/>
        </w:numPr>
        <w:spacing w:before="0" w:beforeAutospacing="0" w:after="0" w:afterAutospacing="0" w:line="240" w:lineRule="auto"/>
        <w:jc w:val="both"/>
        <w:rPr>
          <w:ins w:id="556" w:author="Meryl Etman" w:date="2019-04-11T15:11:00Z"/>
          <w:rFonts w:ascii="Times New Roman" w:eastAsia="Times New Roman" w:hAnsi="Times New Roman" w:cs="David"/>
          <w:sz w:val="20"/>
          <w:szCs w:val="24"/>
          <w:lang w:eastAsia="he-IL"/>
        </w:rPr>
        <w:pPrChange w:id="557" w:author="Meryl Etman" w:date="2019-04-11T15:10:00Z">
          <w:pPr>
            <w:widowControl w:val="0"/>
            <w:spacing w:before="0" w:beforeAutospacing="0" w:after="0" w:afterAutospacing="0" w:line="240" w:lineRule="auto"/>
            <w:ind w:left="720" w:hanging="720"/>
            <w:jc w:val="both"/>
          </w:pPr>
        </w:pPrChange>
      </w:pPr>
      <w:ins w:id="558" w:author="Meryl Etman" w:date="2019-04-11T15:10:00Z">
        <w:r>
          <w:rPr>
            <w:rFonts w:ascii="Times New Roman" w:eastAsia="Times New Roman" w:hAnsi="Times New Roman" w:cs="David" w:hint="cs"/>
            <w:sz w:val="20"/>
            <w:szCs w:val="24"/>
            <w:rtl/>
            <w:lang w:eastAsia="he-IL"/>
          </w:rPr>
          <w:t>עם החלטת הוועדה המחוזית על אישור התכנית.</w:t>
        </w:r>
        <w:r>
          <w:rPr>
            <w:rFonts w:ascii="Times New Roman" w:eastAsia="Times New Roman" w:hAnsi="Times New Roman" w:cs="David" w:hint="cs"/>
            <w:sz w:val="20"/>
            <w:szCs w:val="24"/>
            <w:rtl/>
            <w:lang w:eastAsia="he-IL"/>
          </w:rPr>
          <w:tab/>
        </w:r>
      </w:ins>
      <w:ins w:id="559" w:author="Meryl Etman" w:date="2019-04-11T15:11:00Z">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50%</w:t>
        </w:r>
      </w:ins>
    </w:p>
    <w:p w14:paraId="11C8E4A0" w14:textId="74A77C44" w:rsidR="0000529C" w:rsidRDefault="0000529C">
      <w:pPr>
        <w:pStyle w:val="af6"/>
        <w:widowControl w:val="0"/>
        <w:numPr>
          <w:ilvl w:val="0"/>
          <w:numId w:val="17"/>
        </w:numPr>
        <w:spacing w:before="0" w:beforeAutospacing="0" w:after="0" w:afterAutospacing="0" w:line="240" w:lineRule="auto"/>
        <w:jc w:val="both"/>
        <w:rPr>
          <w:ins w:id="560" w:author="Meryl Etman" w:date="2019-04-11T15:15:00Z"/>
          <w:rFonts w:ascii="Times New Roman" w:eastAsia="Times New Roman" w:hAnsi="Times New Roman" w:cs="David"/>
          <w:sz w:val="20"/>
          <w:szCs w:val="24"/>
          <w:lang w:eastAsia="he-IL"/>
        </w:rPr>
        <w:pPrChange w:id="561" w:author="Meryl Etman" w:date="2019-04-11T15:10:00Z">
          <w:pPr>
            <w:widowControl w:val="0"/>
            <w:spacing w:before="0" w:beforeAutospacing="0" w:after="0" w:afterAutospacing="0" w:line="240" w:lineRule="auto"/>
            <w:ind w:left="720" w:hanging="720"/>
            <w:jc w:val="both"/>
          </w:pPr>
        </w:pPrChange>
      </w:pPr>
      <w:ins w:id="562" w:author="Meryl Etman" w:date="2019-04-11T15:11:00Z">
        <w:r>
          <w:rPr>
            <w:rFonts w:ascii="Times New Roman" w:eastAsia="Times New Roman" w:hAnsi="Times New Roman" w:cs="David" w:hint="cs"/>
            <w:sz w:val="20"/>
            <w:szCs w:val="24"/>
            <w:rtl/>
            <w:lang w:eastAsia="he-IL"/>
          </w:rPr>
          <w:t>עם החלטה על מתן תוקף.</w:t>
        </w:r>
        <w:r>
          <w:rPr>
            <w:rFonts w:ascii="Times New Roman" w:eastAsia="Times New Roman" w:hAnsi="Times New Roman" w:cs="David" w:hint="cs"/>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sidRPr="001F7F60">
          <w:rPr>
            <w:rFonts w:ascii="Times New Roman" w:eastAsia="Times New Roman" w:hAnsi="Times New Roman" w:cs="David"/>
            <w:sz w:val="20"/>
            <w:szCs w:val="24"/>
            <w:u w:val="single"/>
            <w:rtl/>
            <w:lang w:eastAsia="he-IL"/>
            <w:rPrChange w:id="563" w:author="Meryl Etman" w:date="2019-04-11T15:15:00Z">
              <w:rPr>
                <w:rFonts w:ascii="Times New Roman" w:eastAsia="Times New Roman" w:hAnsi="Times New Roman" w:cs="David"/>
                <w:sz w:val="20"/>
                <w:szCs w:val="24"/>
                <w:rtl/>
                <w:lang w:eastAsia="he-IL"/>
              </w:rPr>
            </w:rPrChange>
          </w:rPr>
          <w:t>50%</w:t>
        </w:r>
      </w:ins>
    </w:p>
    <w:p w14:paraId="0B662703" w14:textId="4F982128" w:rsidR="001F7F60" w:rsidRDefault="001F7F60">
      <w:pPr>
        <w:pStyle w:val="af6"/>
        <w:widowControl w:val="0"/>
        <w:numPr>
          <w:ilvl w:val="0"/>
          <w:numId w:val="17"/>
        </w:numPr>
        <w:spacing w:before="0" w:beforeAutospacing="0" w:after="0" w:afterAutospacing="0" w:line="240" w:lineRule="auto"/>
        <w:jc w:val="both"/>
        <w:rPr>
          <w:ins w:id="564" w:author="Meryl Etman" w:date="2019-04-11T15:11:00Z"/>
          <w:rFonts w:ascii="Times New Roman" w:eastAsia="Times New Roman" w:hAnsi="Times New Roman" w:cs="David"/>
          <w:sz w:val="20"/>
          <w:szCs w:val="24"/>
          <w:lang w:eastAsia="he-IL"/>
        </w:rPr>
        <w:pPrChange w:id="565" w:author="Meryl Etman" w:date="2019-04-11T15:10:00Z">
          <w:pPr>
            <w:widowControl w:val="0"/>
            <w:spacing w:before="0" w:beforeAutospacing="0" w:after="0" w:afterAutospacing="0" w:line="240" w:lineRule="auto"/>
            <w:ind w:left="720" w:hanging="720"/>
            <w:jc w:val="both"/>
          </w:pPr>
        </w:pPrChange>
      </w:pPr>
      <w:ins w:id="566" w:author="Meryl Etman" w:date="2019-04-11T15:15:00Z">
        <w:r w:rsidRPr="001F7F60">
          <w:rPr>
            <w:rFonts w:ascii="Times New Roman" w:eastAsia="Times New Roman" w:hAnsi="Times New Roman" w:cs="David" w:hint="eastAsia"/>
            <w:b/>
            <w:bCs/>
            <w:sz w:val="20"/>
            <w:szCs w:val="24"/>
            <w:rtl/>
            <w:lang w:eastAsia="he-IL"/>
            <w:rPrChange w:id="567" w:author="Meryl Etman" w:date="2019-04-11T15:15:00Z">
              <w:rPr>
                <w:rFonts w:ascii="Times New Roman" w:eastAsia="Times New Roman" w:hAnsi="Times New Roman" w:cs="David" w:hint="eastAsia"/>
                <w:sz w:val="20"/>
                <w:szCs w:val="24"/>
                <w:rtl/>
                <w:lang w:eastAsia="he-IL"/>
              </w:rPr>
            </w:rPrChange>
          </w:rPr>
          <w:t>סה</w:t>
        </w:r>
        <w:r w:rsidRPr="001F7F60">
          <w:rPr>
            <w:rFonts w:ascii="Times New Roman" w:eastAsia="Times New Roman" w:hAnsi="Times New Roman" w:cs="David"/>
            <w:b/>
            <w:bCs/>
            <w:sz w:val="20"/>
            <w:szCs w:val="24"/>
            <w:rtl/>
            <w:lang w:eastAsia="he-IL"/>
            <w:rPrChange w:id="568" w:author="Meryl Etman" w:date="2019-04-11T15:15:00Z">
              <w:rPr>
                <w:rFonts w:ascii="Times New Roman" w:eastAsia="Times New Roman" w:hAnsi="Times New Roman" w:cs="David"/>
                <w:sz w:val="20"/>
                <w:szCs w:val="24"/>
                <w:rtl/>
                <w:lang w:eastAsia="he-IL"/>
              </w:rPr>
            </w:rPrChange>
          </w:rPr>
          <w:t>"כ:</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sidRPr="001F7F60">
          <w:rPr>
            <w:rFonts w:ascii="Times New Roman" w:eastAsia="Times New Roman" w:hAnsi="Times New Roman" w:cs="David"/>
            <w:b/>
            <w:bCs/>
            <w:sz w:val="20"/>
            <w:szCs w:val="24"/>
            <w:rtl/>
            <w:lang w:eastAsia="he-IL"/>
            <w:rPrChange w:id="569" w:author="Meryl Etman" w:date="2019-04-11T15:15:00Z">
              <w:rPr>
                <w:rFonts w:ascii="Times New Roman" w:eastAsia="Times New Roman" w:hAnsi="Times New Roman" w:cs="David"/>
                <w:sz w:val="20"/>
                <w:szCs w:val="24"/>
                <w:rtl/>
                <w:lang w:eastAsia="he-IL"/>
              </w:rPr>
            </w:rPrChange>
          </w:rPr>
          <w:t>100%</w:t>
        </w:r>
      </w:ins>
    </w:p>
    <w:p w14:paraId="58572BBF" w14:textId="77777777" w:rsidR="0000529C" w:rsidRPr="0000529C" w:rsidRDefault="0000529C">
      <w:pPr>
        <w:widowControl w:val="0"/>
        <w:spacing w:before="0" w:beforeAutospacing="0" w:after="0" w:afterAutospacing="0" w:line="240" w:lineRule="auto"/>
        <w:jc w:val="both"/>
        <w:rPr>
          <w:ins w:id="570" w:author="Meryl Etman" w:date="2019-04-11T15:05:00Z"/>
          <w:rFonts w:ascii="Times New Roman" w:eastAsia="Times New Roman" w:hAnsi="Times New Roman" w:cs="David"/>
          <w:sz w:val="20"/>
          <w:szCs w:val="24"/>
          <w:rtl/>
          <w:lang w:eastAsia="he-IL"/>
          <w:rPrChange w:id="571" w:author="Meryl Etman" w:date="2019-04-11T15:11:00Z">
            <w:rPr>
              <w:ins w:id="572" w:author="Meryl Etman" w:date="2019-04-11T15:05:00Z"/>
              <w:rtl/>
              <w:lang w:eastAsia="he-IL"/>
            </w:rPr>
          </w:rPrChange>
        </w:rPr>
        <w:pPrChange w:id="573" w:author="Meryl Etman" w:date="2019-04-11T15:11:00Z">
          <w:pPr>
            <w:widowControl w:val="0"/>
            <w:spacing w:before="0" w:beforeAutospacing="0" w:after="0" w:afterAutospacing="0" w:line="240" w:lineRule="auto"/>
            <w:ind w:left="720" w:hanging="720"/>
            <w:jc w:val="both"/>
          </w:pPr>
        </w:pPrChange>
      </w:pPr>
    </w:p>
    <w:p w14:paraId="48904BF5" w14:textId="220340A2" w:rsidR="00435A20" w:rsidRPr="00435A20" w:rsidRDefault="00435A20" w:rsidP="006B3955">
      <w:pPr>
        <w:pStyle w:val="af6"/>
        <w:widowControl w:val="0"/>
        <w:numPr>
          <w:ilvl w:val="1"/>
          <w:numId w:val="8"/>
        </w:numPr>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עבור תכנית בנין עיר בסמכות ועדה מקומית (באחוזים משכר המתכנן הנקוב בסעיף 1.</w:t>
      </w:r>
      <w:r w:rsidR="0000529C">
        <w:rPr>
          <w:rFonts w:ascii="Times New Roman" w:eastAsia="Times New Roman" w:hAnsi="Times New Roman" w:cs="David" w:hint="cs"/>
          <w:sz w:val="20"/>
          <w:szCs w:val="24"/>
          <w:rtl/>
          <w:lang w:eastAsia="he-IL"/>
        </w:rPr>
        <w:t xml:space="preserve">3.2 </w:t>
      </w:r>
      <w:r w:rsidRPr="00435A20">
        <w:rPr>
          <w:rFonts w:ascii="Times New Roman" w:eastAsia="Times New Roman" w:hAnsi="Times New Roman" w:cs="David" w:hint="cs"/>
          <w:sz w:val="20"/>
          <w:szCs w:val="24"/>
          <w:rtl/>
          <w:lang w:eastAsia="he-IL"/>
        </w:rPr>
        <w:t>לנספח ד' לעיל):</w:t>
      </w:r>
    </w:p>
    <w:p w14:paraId="62BED6C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p>
    <w:p w14:paraId="759A16B6" w14:textId="1D8DEE47" w:rsidR="0000529C" w:rsidRDefault="00435A20" w:rsidP="006B3955">
      <w:pPr>
        <w:pStyle w:val="af6"/>
        <w:widowControl w:val="0"/>
        <w:numPr>
          <w:ilvl w:val="0"/>
          <w:numId w:val="18"/>
        </w:numPr>
        <w:spacing w:before="0" w:beforeAutospacing="0" w:after="0" w:afterAutospacing="0" w:line="240" w:lineRule="auto"/>
        <w:jc w:val="both"/>
        <w:rPr>
          <w:rFonts w:ascii="Times New Roman" w:eastAsia="Times New Roman" w:hAnsi="Times New Roman" w:cs="David"/>
          <w:sz w:val="20"/>
          <w:szCs w:val="24"/>
          <w:lang w:eastAsia="he-IL"/>
        </w:rPr>
      </w:pPr>
      <w:r w:rsidRPr="006B3955">
        <w:rPr>
          <w:rFonts w:ascii="Times New Roman" w:eastAsia="Times New Roman" w:hAnsi="Times New Roman" w:cs="David" w:hint="eastAsia"/>
          <w:sz w:val="20"/>
          <w:szCs w:val="24"/>
          <w:rtl/>
          <w:lang w:eastAsia="he-IL"/>
        </w:rPr>
        <w:t>לאחר</w:t>
      </w:r>
      <w:r w:rsidRPr="006B3955">
        <w:rPr>
          <w:rFonts w:ascii="Times New Roman" w:eastAsia="Times New Roman" w:hAnsi="Times New Roman" w:cs="David"/>
          <w:sz w:val="20"/>
          <w:szCs w:val="24"/>
          <w:rtl/>
          <w:lang w:eastAsia="he-IL"/>
        </w:rPr>
        <w:t xml:space="preserve"> הגשת מסמכי התכנון, באשור המזמין </w:t>
      </w:r>
      <w:r w:rsidR="0000529C" w:rsidRPr="00435A20">
        <w:rPr>
          <w:rFonts w:ascii="Times New Roman" w:eastAsia="Times New Roman" w:hAnsi="Times New Roman" w:cs="David" w:hint="cs"/>
          <w:sz w:val="20"/>
          <w:szCs w:val="24"/>
          <w:rtl/>
          <w:lang w:eastAsia="he-IL"/>
        </w:rPr>
        <w:t xml:space="preserve">לאשור הועדה </w:t>
      </w:r>
      <w:r w:rsidR="0000529C">
        <w:rPr>
          <w:rFonts w:ascii="Times New Roman" w:eastAsia="Times New Roman" w:hAnsi="Times New Roman" w:cs="David"/>
          <w:sz w:val="20"/>
          <w:szCs w:val="24"/>
          <w:rtl/>
          <w:lang w:eastAsia="he-IL"/>
        </w:rPr>
        <w:tab/>
      </w:r>
      <w:r w:rsidR="0000529C">
        <w:rPr>
          <w:rFonts w:ascii="Times New Roman" w:eastAsia="Times New Roman" w:hAnsi="Times New Roman" w:cs="David" w:hint="cs"/>
          <w:sz w:val="20"/>
          <w:szCs w:val="24"/>
          <w:rtl/>
          <w:lang w:eastAsia="he-IL"/>
        </w:rPr>
        <w:t>33%</w:t>
      </w:r>
    </w:p>
    <w:p w14:paraId="78092DAC" w14:textId="2C56E0C1" w:rsidR="00435A20" w:rsidRPr="00435A20" w:rsidRDefault="0000529C" w:rsidP="006B3955">
      <w:pPr>
        <w:pStyle w:val="af6"/>
        <w:widowControl w:val="0"/>
        <w:spacing w:before="0" w:beforeAutospacing="0" w:after="0" w:afterAutospacing="0" w:line="240" w:lineRule="auto"/>
        <w:ind w:left="1800"/>
        <w:jc w:val="both"/>
        <w:rPr>
          <w:rtl/>
          <w:lang w:eastAsia="he-IL"/>
        </w:rPr>
      </w:pPr>
      <w:r w:rsidRPr="00435A20">
        <w:rPr>
          <w:rFonts w:ascii="Times New Roman" w:eastAsia="Times New Roman" w:hAnsi="Times New Roman" w:cs="David" w:hint="cs"/>
          <w:sz w:val="20"/>
          <w:szCs w:val="24"/>
          <w:rtl/>
          <w:lang w:eastAsia="he-IL"/>
        </w:rPr>
        <w:t>המקומית לתכנון ובניה</w:t>
      </w:r>
      <w:r>
        <w:rPr>
          <w:rFonts w:ascii="Times New Roman" w:eastAsia="Times New Roman" w:hAnsi="Times New Roman" w:cs="David" w:hint="cs"/>
          <w:sz w:val="20"/>
          <w:szCs w:val="24"/>
          <w:rtl/>
          <w:lang w:eastAsia="he-IL"/>
        </w:rPr>
        <w:t>.</w:t>
      </w:r>
      <w:r w:rsidR="00435A20" w:rsidRPr="00435A20">
        <w:rPr>
          <w:rFonts w:ascii="Times New Roman" w:eastAsia="Times New Roman" w:hAnsi="Times New Roman" w:cs="David" w:hint="cs"/>
          <w:sz w:val="20"/>
          <w:szCs w:val="24"/>
          <w:rtl/>
          <w:lang w:eastAsia="he-IL"/>
        </w:rPr>
        <w:tab/>
      </w:r>
    </w:p>
    <w:p w14:paraId="7D90467C" w14:textId="445FD024" w:rsidR="0000529C" w:rsidRDefault="00435A20" w:rsidP="006B3955">
      <w:pPr>
        <w:pStyle w:val="af6"/>
        <w:widowControl w:val="0"/>
        <w:numPr>
          <w:ilvl w:val="0"/>
          <w:numId w:val="18"/>
        </w:numPr>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 xml:space="preserve">לאחר אשור הועדה המקומית להפקדת התכנית </w:t>
      </w:r>
      <w:r w:rsidRPr="006B3955">
        <w:rPr>
          <w:rFonts w:ascii="Times New Roman" w:eastAsia="Times New Roman" w:hAnsi="Times New Roman" w:cs="David" w:hint="eastAsia"/>
          <w:sz w:val="20"/>
          <w:szCs w:val="24"/>
          <w:rtl/>
          <w:lang w:eastAsia="he-IL"/>
        </w:rPr>
        <w:t>להתנגדויות</w:t>
      </w:r>
      <w:r w:rsidRPr="006B3955">
        <w:rPr>
          <w:rFonts w:ascii="Times New Roman" w:eastAsia="Times New Roman" w:hAnsi="Times New Roman" w:cs="David"/>
          <w:sz w:val="20"/>
          <w:szCs w:val="24"/>
          <w:rtl/>
          <w:lang w:eastAsia="he-IL"/>
        </w:rPr>
        <w:t xml:space="preserve"> </w:t>
      </w:r>
    </w:p>
    <w:p w14:paraId="2B16A2B5" w14:textId="29B48FAC" w:rsidR="00435A20" w:rsidRPr="00435A20" w:rsidRDefault="00435A20" w:rsidP="006B3955">
      <w:pPr>
        <w:pStyle w:val="af6"/>
        <w:widowControl w:val="0"/>
        <w:spacing w:before="0" w:beforeAutospacing="0" w:after="0" w:afterAutospacing="0" w:line="240" w:lineRule="auto"/>
        <w:ind w:left="1800"/>
        <w:jc w:val="both"/>
        <w:rPr>
          <w:rtl/>
          <w:lang w:eastAsia="he-IL"/>
        </w:rPr>
      </w:pPr>
      <w:r w:rsidRPr="006B3955">
        <w:rPr>
          <w:rFonts w:ascii="Times New Roman" w:eastAsia="Times New Roman" w:hAnsi="Times New Roman" w:cs="David" w:hint="eastAsia"/>
          <w:sz w:val="20"/>
          <w:szCs w:val="24"/>
          <w:rtl/>
          <w:lang w:eastAsia="he-IL"/>
        </w:rPr>
        <w:t>ופרסום</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ההפקדה</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ברשומות</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ובעיתונות</w:t>
      </w:r>
      <w:r w:rsidR="0000529C">
        <w:rPr>
          <w:rFonts w:ascii="Times New Roman" w:eastAsia="Times New Roman" w:hAnsi="Times New Roman" w:cs="David" w:hint="cs"/>
          <w:sz w:val="20"/>
          <w:szCs w:val="24"/>
          <w:rtl/>
          <w:lang w:eastAsia="he-IL"/>
        </w:rPr>
        <w:t>.</w:t>
      </w:r>
      <w:r w:rsidRPr="006B3955">
        <w:rPr>
          <w:rFonts w:ascii="Times New Roman" w:eastAsia="Times New Roman" w:hAnsi="Times New Roman" w:cs="David"/>
          <w:sz w:val="20"/>
          <w:szCs w:val="24"/>
          <w:rtl/>
          <w:lang w:eastAsia="he-IL"/>
        </w:rPr>
        <w:tab/>
      </w:r>
      <w:r w:rsidR="0000529C">
        <w:rPr>
          <w:rFonts w:ascii="Times New Roman" w:eastAsia="Times New Roman" w:hAnsi="Times New Roman" w:cs="David"/>
          <w:sz w:val="20"/>
          <w:szCs w:val="24"/>
          <w:rtl/>
          <w:lang w:eastAsia="he-IL"/>
        </w:rPr>
        <w:tab/>
      </w:r>
      <w:r w:rsidR="0000529C">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rtl/>
          <w:lang w:eastAsia="he-IL"/>
        </w:rPr>
        <w:t xml:space="preserve"> 33% </w:t>
      </w:r>
    </w:p>
    <w:p w14:paraId="3D27D458" w14:textId="6851E159" w:rsidR="0000529C" w:rsidRDefault="00435A20" w:rsidP="006B3955">
      <w:pPr>
        <w:pStyle w:val="af6"/>
        <w:widowControl w:val="0"/>
        <w:numPr>
          <w:ilvl w:val="0"/>
          <w:numId w:val="18"/>
        </w:numPr>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 xml:space="preserve">לאחר מתן תוקף לתכנית, פרסום מתן התוקף </w:t>
      </w:r>
      <w:r w:rsidRPr="006B3955">
        <w:rPr>
          <w:rFonts w:ascii="Times New Roman" w:eastAsia="Times New Roman" w:hAnsi="Times New Roman" w:cs="David" w:hint="eastAsia"/>
          <w:sz w:val="20"/>
          <w:szCs w:val="24"/>
          <w:rtl/>
          <w:lang w:eastAsia="he-IL"/>
        </w:rPr>
        <w:t>ברשומות</w:t>
      </w:r>
      <w:r w:rsidRPr="006B3955">
        <w:rPr>
          <w:rFonts w:ascii="Times New Roman" w:eastAsia="Times New Roman" w:hAnsi="Times New Roman" w:cs="David"/>
          <w:sz w:val="20"/>
          <w:szCs w:val="24"/>
          <w:rtl/>
          <w:lang w:eastAsia="he-IL"/>
        </w:rPr>
        <w:t xml:space="preserve">  </w:t>
      </w:r>
    </w:p>
    <w:p w14:paraId="49EF97B0" w14:textId="283F1316" w:rsidR="001F7F60" w:rsidRDefault="00435A20" w:rsidP="006B3955">
      <w:pPr>
        <w:pStyle w:val="af6"/>
        <w:widowControl w:val="0"/>
        <w:spacing w:before="0" w:beforeAutospacing="0" w:after="0" w:afterAutospacing="0" w:line="240" w:lineRule="auto"/>
        <w:ind w:left="1800"/>
        <w:jc w:val="both"/>
        <w:rPr>
          <w:rFonts w:ascii="Times New Roman" w:eastAsia="Times New Roman" w:hAnsi="Times New Roman" w:cs="David"/>
          <w:sz w:val="20"/>
          <w:szCs w:val="24"/>
          <w:rtl/>
          <w:lang w:eastAsia="he-IL"/>
        </w:rPr>
      </w:pPr>
      <w:r w:rsidRPr="006B3955">
        <w:rPr>
          <w:rFonts w:ascii="Times New Roman" w:eastAsia="Times New Roman" w:hAnsi="Times New Roman" w:cs="David" w:hint="eastAsia"/>
          <w:sz w:val="20"/>
          <w:szCs w:val="24"/>
          <w:rtl/>
          <w:lang w:eastAsia="he-IL"/>
        </w:rPr>
        <w:t>ובעיתונות</w:t>
      </w:r>
      <w:r w:rsidR="0000529C">
        <w:rPr>
          <w:rFonts w:ascii="Times New Roman" w:eastAsia="Times New Roman" w:hAnsi="Times New Roman" w:cs="David" w:hint="cs"/>
          <w:sz w:val="20"/>
          <w:szCs w:val="24"/>
          <w:rtl/>
          <w:lang w:eastAsia="he-IL"/>
        </w:rPr>
        <w:t>.</w:t>
      </w:r>
      <w:r w:rsidRPr="006B3955">
        <w:rPr>
          <w:rFonts w:ascii="Times New Roman" w:eastAsia="Times New Roman" w:hAnsi="Times New Roman" w:cs="David"/>
          <w:sz w:val="20"/>
          <w:szCs w:val="24"/>
          <w:rtl/>
          <w:lang w:eastAsia="he-IL"/>
        </w:rPr>
        <w:tab/>
      </w:r>
      <w:r w:rsidR="0000529C">
        <w:rPr>
          <w:rFonts w:ascii="Times New Roman" w:eastAsia="Times New Roman" w:hAnsi="Times New Roman" w:cs="David"/>
          <w:sz w:val="20"/>
          <w:szCs w:val="24"/>
          <w:rtl/>
          <w:lang w:eastAsia="he-IL"/>
        </w:rPr>
        <w:tab/>
      </w:r>
      <w:r w:rsidR="0000529C">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u w:val="single"/>
          <w:rtl/>
          <w:lang w:eastAsia="he-IL"/>
        </w:rPr>
        <w:t>34%</w:t>
      </w:r>
      <w:r w:rsidR="0000529C">
        <w:rPr>
          <w:rFonts w:ascii="Times New Roman" w:eastAsia="Times New Roman" w:hAnsi="Times New Roman" w:cs="David"/>
          <w:sz w:val="20"/>
          <w:szCs w:val="24"/>
          <w:rtl/>
          <w:lang w:eastAsia="he-IL"/>
        </w:rPr>
        <w:tab/>
      </w:r>
    </w:p>
    <w:p w14:paraId="3188068B" w14:textId="77777777" w:rsidR="001F7F60" w:rsidRPr="006B3955" w:rsidRDefault="001F7F60" w:rsidP="006B3955">
      <w:pPr>
        <w:pStyle w:val="af6"/>
        <w:widowControl w:val="0"/>
        <w:numPr>
          <w:ilvl w:val="0"/>
          <w:numId w:val="18"/>
        </w:numPr>
        <w:spacing w:before="0" w:beforeAutospacing="0" w:after="0" w:afterAutospacing="0" w:line="240" w:lineRule="auto"/>
        <w:jc w:val="both"/>
        <w:rPr>
          <w:rFonts w:ascii="Times New Roman" w:eastAsia="Times New Roman" w:hAnsi="Times New Roman" w:cs="David"/>
          <w:sz w:val="20"/>
          <w:szCs w:val="24"/>
          <w:rtl/>
          <w:lang w:eastAsia="he-IL"/>
        </w:rPr>
      </w:pPr>
      <w:r w:rsidRPr="006B3955">
        <w:rPr>
          <w:rFonts w:ascii="Times New Roman" w:eastAsia="Times New Roman" w:hAnsi="Times New Roman" w:cs="David" w:hint="eastAsia"/>
          <w:b/>
          <w:bCs/>
          <w:sz w:val="20"/>
          <w:szCs w:val="24"/>
          <w:rtl/>
          <w:lang w:eastAsia="he-IL"/>
        </w:rPr>
        <w:t>סה</w:t>
      </w:r>
      <w:r w:rsidRPr="006B3955">
        <w:rPr>
          <w:rFonts w:ascii="Times New Roman" w:eastAsia="Times New Roman" w:hAnsi="Times New Roman" w:cs="David"/>
          <w:b/>
          <w:bCs/>
          <w:sz w:val="20"/>
          <w:szCs w:val="24"/>
          <w:rtl/>
          <w:lang w:eastAsia="he-IL"/>
        </w:rPr>
        <w:t>"כ:</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sidRPr="006B3955">
        <w:rPr>
          <w:rFonts w:ascii="Times New Roman" w:eastAsia="Times New Roman" w:hAnsi="Times New Roman" w:cs="David"/>
          <w:b/>
          <w:bCs/>
          <w:sz w:val="20"/>
          <w:szCs w:val="24"/>
          <w:rtl/>
          <w:lang w:eastAsia="he-IL"/>
        </w:rPr>
        <w:t>100%</w:t>
      </w:r>
    </w:p>
    <w:p w14:paraId="6AFD77FB" w14:textId="77777777" w:rsidR="00BC6279" w:rsidRDefault="00BC6279" w:rsidP="006B3955">
      <w:pPr>
        <w:pStyle w:val="af6"/>
        <w:widowControl w:val="0"/>
        <w:spacing w:before="0" w:beforeAutospacing="0" w:after="0" w:afterAutospacing="0" w:line="240" w:lineRule="auto"/>
        <w:ind w:left="1800"/>
        <w:jc w:val="both"/>
        <w:rPr>
          <w:rFonts w:ascii="Times New Roman" w:eastAsia="Times New Roman" w:hAnsi="Times New Roman" w:cs="David"/>
          <w:sz w:val="20"/>
          <w:szCs w:val="24"/>
          <w:lang w:eastAsia="he-IL"/>
        </w:rPr>
      </w:pPr>
    </w:p>
    <w:p w14:paraId="5EE7F072" w14:textId="55D771C9" w:rsidR="001F7F60" w:rsidRPr="00435A20" w:rsidRDefault="001F7F60" w:rsidP="006B3955">
      <w:pPr>
        <w:pStyle w:val="af6"/>
        <w:widowControl w:val="0"/>
        <w:numPr>
          <w:ilvl w:val="1"/>
          <w:numId w:val="8"/>
        </w:numPr>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עבור תכנית בנין עיר בסמכות ועדה מ</w:t>
      </w:r>
      <w:r>
        <w:rPr>
          <w:rFonts w:ascii="Times New Roman" w:eastAsia="Times New Roman" w:hAnsi="Times New Roman" w:cs="David" w:hint="cs"/>
          <w:sz w:val="20"/>
          <w:szCs w:val="24"/>
          <w:rtl/>
          <w:lang w:eastAsia="he-IL"/>
        </w:rPr>
        <w:t>חוזית</w:t>
      </w:r>
      <w:r w:rsidRPr="00435A20">
        <w:rPr>
          <w:rFonts w:ascii="Times New Roman" w:eastAsia="Times New Roman" w:hAnsi="Times New Roman" w:cs="David" w:hint="cs"/>
          <w:sz w:val="20"/>
          <w:szCs w:val="24"/>
          <w:rtl/>
          <w:lang w:eastAsia="he-IL"/>
        </w:rPr>
        <w:t xml:space="preserve"> (באחוזים משכר המתכנן הנקוב בסעיף 1.</w:t>
      </w:r>
      <w:r>
        <w:rPr>
          <w:rFonts w:ascii="Times New Roman" w:eastAsia="Times New Roman" w:hAnsi="Times New Roman" w:cs="David" w:hint="cs"/>
          <w:sz w:val="20"/>
          <w:szCs w:val="24"/>
          <w:rtl/>
          <w:lang w:eastAsia="he-IL"/>
        </w:rPr>
        <w:t xml:space="preserve">3.3 </w:t>
      </w:r>
      <w:r w:rsidRPr="00435A20">
        <w:rPr>
          <w:rFonts w:ascii="Times New Roman" w:eastAsia="Times New Roman" w:hAnsi="Times New Roman" w:cs="David" w:hint="cs"/>
          <w:sz w:val="20"/>
          <w:szCs w:val="24"/>
          <w:rtl/>
          <w:lang w:eastAsia="he-IL"/>
        </w:rPr>
        <w:t>לנספח ד' לעיל):</w:t>
      </w:r>
    </w:p>
    <w:p w14:paraId="0300276D" w14:textId="77777777" w:rsidR="001F7F60" w:rsidRPr="00435A20" w:rsidRDefault="001F7F60" w:rsidP="001F7F6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p>
    <w:p w14:paraId="37F52430" w14:textId="0918CB8E" w:rsidR="001F7F60" w:rsidRPr="006B3955" w:rsidRDefault="001F7F60" w:rsidP="006B3955">
      <w:pPr>
        <w:pStyle w:val="af6"/>
        <w:widowControl w:val="0"/>
        <w:numPr>
          <w:ilvl w:val="0"/>
          <w:numId w:val="19"/>
        </w:numPr>
        <w:spacing w:before="0" w:beforeAutospacing="0" w:after="0" w:afterAutospacing="0" w:line="240" w:lineRule="auto"/>
        <w:jc w:val="both"/>
        <w:rPr>
          <w:rFonts w:ascii="Times New Roman" w:eastAsia="Times New Roman" w:hAnsi="Times New Roman" w:cs="David"/>
          <w:sz w:val="20"/>
          <w:szCs w:val="24"/>
          <w:lang w:eastAsia="he-IL"/>
        </w:rPr>
      </w:pPr>
      <w:r w:rsidRPr="006B3955">
        <w:rPr>
          <w:rFonts w:ascii="Times New Roman" w:eastAsia="Times New Roman" w:hAnsi="Times New Roman" w:cs="David" w:hint="eastAsia"/>
          <w:sz w:val="20"/>
          <w:szCs w:val="24"/>
          <w:rtl/>
          <w:lang w:eastAsia="he-IL"/>
        </w:rPr>
        <w:t>לאחר</w:t>
      </w:r>
      <w:r w:rsidRPr="006B3955">
        <w:rPr>
          <w:rFonts w:ascii="Times New Roman" w:eastAsia="Times New Roman" w:hAnsi="Times New Roman" w:cs="David"/>
          <w:sz w:val="20"/>
          <w:szCs w:val="24"/>
          <w:rtl/>
          <w:lang w:eastAsia="he-IL"/>
        </w:rPr>
        <w:t xml:space="preserve"> הגשת מסמכי התכנון, באשור המזמין לאשור הועדה </w:t>
      </w:r>
      <w:r w:rsidRPr="006B3955">
        <w:rPr>
          <w:rFonts w:ascii="Times New Roman" w:eastAsia="Times New Roman" w:hAnsi="Times New Roman" w:cs="David"/>
          <w:sz w:val="20"/>
          <w:szCs w:val="24"/>
          <w:rtl/>
          <w:lang w:eastAsia="he-IL"/>
        </w:rPr>
        <w:tab/>
        <w:t>33%</w:t>
      </w:r>
    </w:p>
    <w:p w14:paraId="527A29FE" w14:textId="455D77CA" w:rsidR="001F7F60" w:rsidRPr="00435A20" w:rsidRDefault="001F7F60" w:rsidP="006B3955">
      <w:pPr>
        <w:pStyle w:val="af6"/>
        <w:widowControl w:val="0"/>
        <w:spacing w:before="0" w:beforeAutospacing="0" w:after="0" w:afterAutospacing="0" w:line="240" w:lineRule="auto"/>
        <w:ind w:left="1800"/>
        <w:jc w:val="both"/>
        <w:rPr>
          <w:rtl/>
          <w:lang w:eastAsia="he-IL"/>
        </w:rPr>
      </w:pPr>
      <w:r w:rsidRPr="00435A20">
        <w:rPr>
          <w:rFonts w:ascii="Times New Roman" w:eastAsia="Times New Roman" w:hAnsi="Times New Roman" w:cs="David" w:hint="cs"/>
          <w:sz w:val="20"/>
          <w:szCs w:val="24"/>
          <w:rtl/>
          <w:lang w:eastAsia="he-IL"/>
        </w:rPr>
        <w:t>המ</w:t>
      </w:r>
      <w:r>
        <w:rPr>
          <w:rFonts w:ascii="Times New Roman" w:eastAsia="Times New Roman" w:hAnsi="Times New Roman" w:cs="David" w:hint="cs"/>
          <w:sz w:val="20"/>
          <w:szCs w:val="24"/>
          <w:rtl/>
          <w:lang w:eastAsia="he-IL"/>
        </w:rPr>
        <w:t>חוז</w:t>
      </w:r>
      <w:r w:rsidRPr="00435A20">
        <w:rPr>
          <w:rFonts w:ascii="Times New Roman" w:eastAsia="Times New Roman" w:hAnsi="Times New Roman" w:cs="David" w:hint="cs"/>
          <w:sz w:val="20"/>
          <w:szCs w:val="24"/>
          <w:rtl/>
          <w:lang w:eastAsia="he-IL"/>
        </w:rPr>
        <w:t>ית לתכנון ובניה</w:t>
      </w:r>
      <w:r>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ab/>
      </w:r>
    </w:p>
    <w:p w14:paraId="33A9DCFA" w14:textId="69F54570" w:rsidR="001F7F60" w:rsidRDefault="001F7F60" w:rsidP="006B3955">
      <w:pPr>
        <w:pStyle w:val="af6"/>
        <w:widowControl w:val="0"/>
        <w:numPr>
          <w:ilvl w:val="0"/>
          <w:numId w:val="19"/>
        </w:numPr>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לאחר אשור הועדה המ</w:t>
      </w:r>
      <w:r>
        <w:rPr>
          <w:rFonts w:ascii="Times New Roman" w:eastAsia="Times New Roman" w:hAnsi="Times New Roman" w:cs="David" w:hint="cs"/>
          <w:sz w:val="20"/>
          <w:szCs w:val="24"/>
          <w:rtl/>
          <w:lang w:eastAsia="he-IL"/>
        </w:rPr>
        <w:t>חוז</w:t>
      </w:r>
      <w:r w:rsidRPr="00435A20">
        <w:rPr>
          <w:rFonts w:ascii="Times New Roman" w:eastAsia="Times New Roman" w:hAnsi="Times New Roman" w:cs="David" w:hint="cs"/>
          <w:sz w:val="20"/>
          <w:szCs w:val="24"/>
          <w:rtl/>
          <w:lang w:eastAsia="he-IL"/>
        </w:rPr>
        <w:t xml:space="preserve">ית להפקדת התכנית </w:t>
      </w:r>
      <w:r w:rsidRPr="00D56668">
        <w:rPr>
          <w:rFonts w:ascii="Times New Roman" w:eastAsia="Times New Roman" w:hAnsi="Times New Roman" w:cs="David" w:hint="cs"/>
          <w:sz w:val="20"/>
          <w:szCs w:val="24"/>
          <w:rtl/>
          <w:lang w:eastAsia="he-IL"/>
        </w:rPr>
        <w:t xml:space="preserve">להתנגדויות </w:t>
      </w:r>
    </w:p>
    <w:p w14:paraId="168F2549" w14:textId="77777777" w:rsidR="001F7F60" w:rsidRPr="00435A20" w:rsidRDefault="001F7F60" w:rsidP="001F7F60">
      <w:pPr>
        <w:pStyle w:val="af6"/>
        <w:widowControl w:val="0"/>
        <w:spacing w:before="0" w:beforeAutospacing="0" w:after="0" w:afterAutospacing="0" w:line="240" w:lineRule="auto"/>
        <w:ind w:left="1800"/>
        <w:jc w:val="both"/>
        <w:rPr>
          <w:rtl/>
          <w:lang w:eastAsia="he-IL"/>
        </w:rPr>
      </w:pPr>
      <w:r w:rsidRPr="00D56668">
        <w:rPr>
          <w:rFonts w:ascii="Times New Roman" w:eastAsia="Times New Roman" w:hAnsi="Times New Roman" w:cs="David" w:hint="cs"/>
          <w:sz w:val="20"/>
          <w:szCs w:val="24"/>
          <w:rtl/>
          <w:lang w:eastAsia="he-IL"/>
        </w:rPr>
        <w:t>ופרסום ההפקדה ברשומות ובעיתונות</w:t>
      </w:r>
      <w:r>
        <w:rPr>
          <w:rFonts w:ascii="Times New Roman" w:eastAsia="Times New Roman" w:hAnsi="Times New Roman" w:cs="David" w:hint="cs"/>
          <w:sz w:val="20"/>
          <w:szCs w:val="24"/>
          <w:rtl/>
          <w:lang w:eastAsia="he-IL"/>
        </w:rPr>
        <w:t>.</w:t>
      </w:r>
      <w:r w:rsidRPr="00D56668">
        <w:rPr>
          <w:rFonts w:ascii="Times New Roman" w:eastAsia="Times New Roman" w:hAnsi="Times New Roman" w:cs="David" w:hint="cs"/>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sidRPr="00D56668">
        <w:rPr>
          <w:rFonts w:ascii="Times New Roman" w:eastAsia="Times New Roman" w:hAnsi="Times New Roman" w:cs="David" w:hint="cs"/>
          <w:sz w:val="20"/>
          <w:szCs w:val="24"/>
          <w:rtl/>
          <w:lang w:eastAsia="he-IL"/>
        </w:rPr>
        <w:t xml:space="preserve"> 33% </w:t>
      </w:r>
    </w:p>
    <w:p w14:paraId="0C96196B" w14:textId="77777777" w:rsidR="001F7F60" w:rsidRDefault="001F7F60" w:rsidP="006B3955">
      <w:pPr>
        <w:pStyle w:val="af6"/>
        <w:widowControl w:val="0"/>
        <w:numPr>
          <w:ilvl w:val="0"/>
          <w:numId w:val="19"/>
        </w:numPr>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 xml:space="preserve">לאחר מתן תוקף לתכנית, פרסום מתן התוקף </w:t>
      </w:r>
      <w:r w:rsidRPr="00D56668">
        <w:rPr>
          <w:rFonts w:ascii="Times New Roman" w:eastAsia="Times New Roman" w:hAnsi="Times New Roman" w:cs="David" w:hint="cs"/>
          <w:sz w:val="20"/>
          <w:szCs w:val="24"/>
          <w:rtl/>
          <w:lang w:eastAsia="he-IL"/>
        </w:rPr>
        <w:t xml:space="preserve">ברשומות  </w:t>
      </w:r>
    </w:p>
    <w:p w14:paraId="7559E4AD" w14:textId="77777777" w:rsidR="001F7F60" w:rsidRDefault="001F7F60" w:rsidP="001F7F60">
      <w:pPr>
        <w:pStyle w:val="af6"/>
        <w:widowControl w:val="0"/>
        <w:spacing w:before="0" w:beforeAutospacing="0" w:after="0" w:afterAutospacing="0" w:line="240" w:lineRule="auto"/>
        <w:ind w:left="1800"/>
        <w:jc w:val="both"/>
        <w:rPr>
          <w:rFonts w:ascii="Times New Roman" w:eastAsia="Times New Roman" w:hAnsi="Times New Roman" w:cs="David"/>
          <w:sz w:val="20"/>
          <w:szCs w:val="24"/>
          <w:rtl/>
          <w:lang w:eastAsia="he-IL"/>
        </w:rPr>
      </w:pPr>
      <w:r w:rsidRPr="00D56668">
        <w:rPr>
          <w:rFonts w:ascii="Times New Roman" w:eastAsia="Times New Roman" w:hAnsi="Times New Roman" w:cs="David" w:hint="cs"/>
          <w:sz w:val="20"/>
          <w:szCs w:val="24"/>
          <w:rtl/>
          <w:lang w:eastAsia="he-IL"/>
        </w:rPr>
        <w:t>ובעיתונות</w:t>
      </w:r>
      <w:r>
        <w:rPr>
          <w:rFonts w:ascii="Times New Roman" w:eastAsia="Times New Roman" w:hAnsi="Times New Roman" w:cs="David" w:hint="cs"/>
          <w:sz w:val="20"/>
          <w:szCs w:val="24"/>
          <w:rtl/>
          <w:lang w:eastAsia="he-IL"/>
        </w:rPr>
        <w:t>.</w:t>
      </w:r>
      <w:r w:rsidRPr="00D56668">
        <w:rPr>
          <w:rFonts w:ascii="Times New Roman" w:eastAsia="Times New Roman" w:hAnsi="Times New Roman" w:cs="David" w:hint="cs"/>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sidRPr="00D56668">
        <w:rPr>
          <w:rFonts w:ascii="Times New Roman" w:eastAsia="Times New Roman" w:hAnsi="Times New Roman" w:cs="David" w:hint="cs"/>
          <w:sz w:val="20"/>
          <w:szCs w:val="24"/>
          <w:rtl/>
          <w:lang w:eastAsia="he-IL"/>
        </w:rPr>
        <w:tab/>
      </w:r>
      <w:r w:rsidRPr="00D56668">
        <w:rPr>
          <w:rFonts w:ascii="Times New Roman" w:eastAsia="Times New Roman" w:hAnsi="Times New Roman" w:cs="David" w:hint="cs"/>
          <w:sz w:val="20"/>
          <w:szCs w:val="24"/>
          <w:rtl/>
          <w:lang w:eastAsia="he-IL"/>
        </w:rPr>
        <w:tab/>
      </w:r>
      <w:r w:rsidRPr="00D56668">
        <w:rPr>
          <w:rFonts w:ascii="Times New Roman" w:eastAsia="Times New Roman" w:hAnsi="Times New Roman" w:cs="David" w:hint="cs"/>
          <w:sz w:val="20"/>
          <w:szCs w:val="24"/>
          <w:rtl/>
          <w:lang w:eastAsia="he-IL"/>
        </w:rPr>
        <w:tab/>
      </w:r>
      <w:r w:rsidRPr="00D56668">
        <w:rPr>
          <w:rFonts w:ascii="Times New Roman" w:eastAsia="Times New Roman" w:hAnsi="Times New Roman" w:cs="David" w:hint="cs"/>
          <w:sz w:val="20"/>
          <w:szCs w:val="24"/>
          <w:rtl/>
          <w:lang w:eastAsia="he-IL"/>
        </w:rPr>
        <w:tab/>
      </w:r>
      <w:r w:rsidRPr="00D56668">
        <w:rPr>
          <w:rFonts w:ascii="Times New Roman" w:eastAsia="Times New Roman" w:hAnsi="Times New Roman" w:cs="David" w:hint="cs"/>
          <w:sz w:val="20"/>
          <w:szCs w:val="24"/>
          <w:u w:val="single"/>
          <w:rtl/>
          <w:lang w:eastAsia="he-IL"/>
        </w:rPr>
        <w:t>34%</w:t>
      </w:r>
      <w:r>
        <w:rPr>
          <w:rFonts w:ascii="Times New Roman" w:eastAsia="Times New Roman" w:hAnsi="Times New Roman" w:cs="David"/>
          <w:sz w:val="20"/>
          <w:szCs w:val="24"/>
          <w:rtl/>
          <w:lang w:eastAsia="he-IL"/>
        </w:rPr>
        <w:tab/>
      </w:r>
    </w:p>
    <w:p w14:paraId="14A6B3A4" w14:textId="77777777" w:rsidR="001F7F60" w:rsidRPr="006B3955" w:rsidRDefault="001F7F60" w:rsidP="006B3955">
      <w:pPr>
        <w:pStyle w:val="af6"/>
        <w:widowControl w:val="0"/>
        <w:numPr>
          <w:ilvl w:val="0"/>
          <w:numId w:val="19"/>
        </w:numPr>
        <w:spacing w:before="0" w:beforeAutospacing="0" w:after="0" w:afterAutospacing="0" w:line="240" w:lineRule="auto"/>
        <w:jc w:val="both"/>
        <w:rPr>
          <w:rFonts w:ascii="Times New Roman" w:eastAsia="Times New Roman" w:hAnsi="Times New Roman" w:cs="David"/>
          <w:sz w:val="20"/>
          <w:szCs w:val="24"/>
          <w:rtl/>
          <w:lang w:eastAsia="he-IL"/>
        </w:rPr>
      </w:pPr>
      <w:r w:rsidRPr="00D56668">
        <w:rPr>
          <w:rFonts w:ascii="Times New Roman" w:eastAsia="Times New Roman" w:hAnsi="Times New Roman" w:cs="David" w:hint="cs"/>
          <w:b/>
          <w:bCs/>
          <w:sz w:val="20"/>
          <w:szCs w:val="24"/>
          <w:rtl/>
          <w:lang w:eastAsia="he-IL"/>
        </w:rPr>
        <w:t>סה"כ:</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sidRPr="00D56668">
        <w:rPr>
          <w:rFonts w:ascii="Times New Roman" w:eastAsia="Times New Roman" w:hAnsi="Times New Roman" w:cs="David" w:hint="cs"/>
          <w:b/>
          <w:bCs/>
          <w:sz w:val="20"/>
          <w:szCs w:val="24"/>
          <w:rtl/>
          <w:lang w:eastAsia="he-IL"/>
        </w:rPr>
        <w:t>100%</w:t>
      </w:r>
    </w:p>
    <w:p w14:paraId="6C39E08D" w14:textId="77777777" w:rsidR="00BC6279" w:rsidRDefault="00BC6279" w:rsidP="006B3955">
      <w:pPr>
        <w:pStyle w:val="af6"/>
        <w:widowControl w:val="0"/>
        <w:spacing w:before="0" w:beforeAutospacing="0" w:after="0" w:afterAutospacing="0" w:line="240" w:lineRule="auto"/>
        <w:ind w:left="1800"/>
        <w:jc w:val="both"/>
        <w:rPr>
          <w:rFonts w:ascii="Times New Roman" w:eastAsia="Times New Roman" w:hAnsi="Times New Roman" w:cs="David"/>
          <w:sz w:val="20"/>
          <w:szCs w:val="24"/>
          <w:lang w:eastAsia="he-IL"/>
        </w:rPr>
      </w:pPr>
    </w:p>
    <w:p w14:paraId="3A2270E9" w14:textId="6A0BCD53" w:rsidR="00435A20" w:rsidRPr="006B3955" w:rsidRDefault="00435A20" w:rsidP="006B3955">
      <w:pPr>
        <w:pStyle w:val="af6"/>
        <w:widowControl w:val="0"/>
        <w:numPr>
          <w:ilvl w:val="1"/>
          <w:numId w:val="8"/>
        </w:numPr>
        <w:spacing w:before="0" w:beforeAutospacing="0" w:after="0" w:afterAutospacing="0" w:line="240" w:lineRule="auto"/>
        <w:jc w:val="both"/>
        <w:rPr>
          <w:rFonts w:ascii="Times New Roman" w:eastAsia="Times New Roman" w:hAnsi="Times New Roman" w:cs="David"/>
          <w:sz w:val="20"/>
          <w:szCs w:val="24"/>
          <w:rtl/>
          <w:lang w:eastAsia="he-IL"/>
        </w:rPr>
      </w:pPr>
      <w:r w:rsidRPr="006B3955">
        <w:rPr>
          <w:rFonts w:ascii="Times New Roman" w:eastAsia="Times New Roman" w:hAnsi="Times New Roman" w:cs="David" w:hint="eastAsia"/>
          <w:sz w:val="20"/>
          <w:szCs w:val="24"/>
          <w:rtl/>
          <w:lang w:eastAsia="he-IL"/>
        </w:rPr>
        <w:t>לתכנון</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בנייני</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מגורים</w:t>
      </w:r>
      <w:r w:rsidRPr="006B3955">
        <w:rPr>
          <w:rFonts w:ascii="Times New Roman" w:eastAsia="Times New Roman" w:hAnsi="Times New Roman" w:cs="David"/>
          <w:sz w:val="20"/>
          <w:szCs w:val="24"/>
          <w:rtl/>
          <w:lang w:eastAsia="he-IL"/>
        </w:rPr>
        <w:t xml:space="preserve"> (באחוזים </w:t>
      </w:r>
      <w:r w:rsidRPr="006B3955">
        <w:rPr>
          <w:rFonts w:ascii="Times New Roman" w:eastAsia="Times New Roman" w:hAnsi="Times New Roman" w:cs="David" w:hint="eastAsia"/>
          <w:sz w:val="20"/>
          <w:szCs w:val="24"/>
          <w:rtl/>
          <w:lang w:eastAsia="he-IL"/>
        </w:rPr>
        <w:t>משכר</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המתכנן</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הנקוב</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בסעיף</w:t>
      </w:r>
      <w:r w:rsidRPr="006B3955">
        <w:rPr>
          <w:rFonts w:ascii="Times New Roman" w:eastAsia="Times New Roman" w:hAnsi="Times New Roman" w:cs="David"/>
          <w:sz w:val="20"/>
          <w:szCs w:val="24"/>
          <w:rtl/>
          <w:lang w:eastAsia="he-IL"/>
        </w:rPr>
        <w:t xml:space="preserve"> 1.</w:t>
      </w:r>
      <w:r w:rsidR="00BC6279">
        <w:rPr>
          <w:rFonts w:ascii="Times New Roman" w:eastAsia="Times New Roman" w:hAnsi="Times New Roman" w:cs="David" w:hint="cs"/>
          <w:sz w:val="20"/>
          <w:szCs w:val="24"/>
          <w:rtl/>
          <w:lang w:eastAsia="he-IL"/>
        </w:rPr>
        <w:t>4</w:t>
      </w:r>
      <w:r w:rsidR="00BC6279"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לנספח</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ד</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לעיל</w:t>
      </w:r>
      <w:r w:rsidRPr="006B3955">
        <w:rPr>
          <w:rFonts w:ascii="Times New Roman" w:eastAsia="Times New Roman" w:hAnsi="Times New Roman" w:cs="David"/>
          <w:sz w:val="20"/>
          <w:szCs w:val="24"/>
          <w:rtl/>
          <w:lang w:eastAsia="he-IL"/>
        </w:rPr>
        <w:t>):</w:t>
      </w:r>
    </w:p>
    <w:p w14:paraId="56526353" w14:textId="047AC36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1B94856" w14:textId="119F5916" w:rsidR="00435A20" w:rsidRPr="00435A20" w:rsidDel="00213310" w:rsidRDefault="00435A20" w:rsidP="00E242C0">
      <w:pPr>
        <w:widowControl w:val="0"/>
        <w:spacing w:before="0" w:beforeAutospacing="0" w:after="0" w:afterAutospacing="0" w:line="240" w:lineRule="auto"/>
        <w:ind w:left="720" w:firstLine="720"/>
        <w:jc w:val="both"/>
        <w:rPr>
          <w:del w:id="574" w:author="Meryl Etman" w:date="2019-08-01T11:45: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1.</w:t>
      </w:r>
      <w:r w:rsidR="00BC6279">
        <w:rPr>
          <w:rFonts w:ascii="Times New Roman" w:eastAsia="Times New Roman" w:hAnsi="Times New Roman" w:cs="David" w:hint="cs"/>
          <w:sz w:val="20"/>
          <w:szCs w:val="24"/>
          <w:rtl/>
          <w:lang w:eastAsia="he-IL"/>
        </w:rPr>
        <w:t>6</w:t>
      </w:r>
      <w:r w:rsidRPr="00435A20">
        <w:rPr>
          <w:rFonts w:ascii="Times New Roman" w:eastAsia="Times New Roman" w:hAnsi="Times New Roman" w:cs="David" w:hint="cs"/>
          <w:sz w:val="20"/>
          <w:szCs w:val="24"/>
          <w:rtl/>
          <w:lang w:eastAsia="he-IL"/>
        </w:rPr>
        <w:t>.1</w:t>
      </w:r>
      <w:r w:rsidRPr="00435A20">
        <w:rPr>
          <w:rFonts w:ascii="Times New Roman" w:eastAsia="Times New Roman" w:hAnsi="Times New Roman" w:cs="David" w:hint="cs"/>
          <w:sz w:val="20"/>
          <w:szCs w:val="24"/>
          <w:rtl/>
          <w:lang w:eastAsia="he-IL"/>
        </w:rPr>
        <w:tab/>
      </w:r>
      <w:del w:id="575" w:author="Meryl Etman" w:date="2019-08-01T11:44:00Z">
        <w:r w:rsidRPr="00435A20" w:rsidDel="00213310">
          <w:rPr>
            <w:rFonts w:ascii="Times New Roman" w:eastAsia="Times New Roman" w:hAnsi="Times New Roman" w:cs="David" w:hint="cs"/>
            <w:sz w:val="20"/>
            <w:szCs w:val="24"/>
            <w:u w:val="single"/>
            <w:rtl/>
            <w:lang w:eastAsia="he-IL"/>
          </w:rPr>
          <w:delText>למבנה ראשוני</w:delText>
        </w:r>
        <w:r w:rsidRPr="00435A20" w:rsidDel="00213310">
          <w:rPr>
            <w:rFonts w:ascii="Times New Roman" w:eastAsia="Times New Roman" w:hAnsi="Times New Roman" w:cs="David" w:hint="cs"/>
            <w:sz w:val="20"/>
            <w:szCs w:val="24"/>
            <w:rtl/>
            <w:lang w:eastAsia="he-IL"/>
          </w:rPr>
          <w:delText>:</w:delText>
        </w:r>
      </w:del>
    </w:p>
    <w:p w14:paraId="2C18D546" w14:textId="77777777" w:rsidR="00435A20" w:rsidRPr="00435A20" w:rsidRDefault="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Change w:id="576" w:author="Meryl Etman" w:date="2019-08-01T11:45:00Z">
          <w:pPr>
            <w:widowControl w:val="0"/>
            <w:spacing w:before="0" w:beforeAutospacing="0" w:after="0" w:afterAutospacing="0" w:line="240" w:lineRule="auto"/>
            <w:ind w:left="720" w:hanging="720"/>
            <w:jc w:val="both"/>
          </w:pPr>
        </w:pPrChange>
      </w:pPr>
    </w:p>
    <w:p w14:paraId="1625845D" w14:textId="4F00B904" w:rsidR="00E9523A" w:rsidRDefault="00E9523A" w:rsidP="006B3955">
      <w:pPr>
        <w:pStyle w:val="af6"/>
        <w:widowControl w:val="0"/>
        <w:numPr>
          <w:ilvl w:val="0"/>
          <w:numId w:val="20"/>
        </w:numPr>
        <w:spacing w:before="0" w:beforeAutospacing="0" w:after="0" w:afterAutospacing="0" w:line="240" w:lineRule="auto"/>
        <w:jc w:val="both"/>
        <w:rPr>
          <w:ins w:id="577" w:author="Meryl Etman" w:date="2019-07-10T16:25:00Z"/>
          <w:rFonts w:ascii="Times New Roman" w:eastAsia="Times New Roman" w:hAnsi="Times New Roman" w:cs="David"/>
          <w:sz w:val="20"/>
          <w:szCs w:val="24"/>
          <w:lang w:eastAsia="he-IL"/>
        </w:rPr>
      </w:pPr>
      <w:ins w:id="578" w:author="Meryl Etman" w:date="2019-07-10T16:25:00Z">
        <w:r>
          <w:rPr>
            <w:rFonts w:ascii="Times New Roman" w:eastAsia="Times New Roman" w:hAnsi="Times New Roman" w:cs="David" w:hint="cs"/>
            <w:sz w:val="20"/>
            <w:szCs w:val="24"/>
            <w:rtl/>
            <w:lang w:eastAsia="he-IL"/>
          </w:rPr>
          <w:t>מקדמה</w:t>
        </w:r>
        <w:r>
          <w:rPr>
            <w:rFonts w:ascii="Times New Roman" w:eastAsia="Times New Roman" w:hAnsi="Times New Roman" w:cs="David" w:hint="cs"/>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5%</w:t>
        </w:r>
      </w:ins>
    </w:p>
    <w:p w14:paraId="06E61D17" w14:textId="6E358582" w:rsidR="00BC6279" w:rsidRPr="006B3955" w:rsidRDefault="00435A20" w:rsidP="006B3955">
      <w:pPr>
        <w:pStyle w:val="af6"/>
        <w:widowControl w:val="0"/>
        <w:numPr>
          <w:ilvl w:val="0"/>
          <w:numId w:val="20"/>
        </w:numPr>
        <w:spacing w:before="0" w:beforeAutospacing="0" w:after="0" w:afterAutospacing="0" w:line="240" w:lineRule="auto"/>
        <w:jc w:val="both"/>
        <w:rPr>
          <w:rFonts w:ascii="Times New Roman" w:eastAsia="Times New Roman" w:hAnsi="Times New Roman" w:cs="David"/>
          <w:sz w:val="20"/>
          <w:szCs w:val="24"/>
          <w:rtl/>
          <w:lang w:eastAsia="he-IL"/>
        </w:rPr>
      </w:pPr>
      <w:r w:rsidRPr="006B3955">
        <w:rPr>
          <w:rFonts w:ascii="Times New Roman" w:eastAsia="Times New Roman" w:hAnsi="Times New Roman" w:cs="David" w:hint="eastAsia"/>
          <w:sz w:val="20"/>
          <w:szCs w:val="24"/>
          <w:rtl/>
          <w:lang w:eastAsia="he-IL"/>
        </w:rPr>
        <w:t>לאחר</w:t>
      </w:r>
      <w:r w:rsidRPr="006B3955">
        <w:rPr>
          <w:rFonts w:ascii="Times New Roman" w:eastAsia="Times New Roman" w:hAnsi="Times New Roman" w:cs="David"/>
          <w:sz w:val="20"/>
          <w:szCs w:val="24"/>
          <w:rtl/>
          <w:lang w:eastAsia="he-IL"/>
        </w:rPr>
        <w:t xml:space="preserve"> גמר התכנון המוקדם, ואישור </w:t>
      </w:r>
      <w:r w:rsidRPr="006B3955">
        <w:rPr>
          <w:rFonts w:ascii="David" w:eastAsia="Times New Roman" w:hAnsi="David" w:cs="David" w:hint="eastAsia"/>
          <w:sz w:val="24"/>
          <w:szCs w:val="24"/>
          <w:rtl/>
          <w:lang w:eastAsia="he-IL"/>
        </w:rPr>
        <w:t>עבודות</w:t>
      </w:r>
      <w:r w:rsidR="00BC6279" w:rsidRPr="006B3955">
        <w:rPr>
          <w:rFonts w:ascii="David" w:hAnsi="David" w:cs="David"/>
          <w:sz w:val="24"/>
          <w:szCs w:val="24"/>
          <w:rtl/>
          <w:lang w:eastAsia="he-IL"/>
        </w:rPr>
        <w:t xml:space="preserve"> שלב זה</w:t>
      </w:r>
    </w:p>
    <w:p w14:paraId="3A0B023A" w14:textId="37C022D2" w:rsidR="00435A20" w:rsidRPr="00435A20" w:rsidRDefault="00BC6279" w:rsidP="006B3955">
      <w:pPr>
        <w:pStyle w:val="af6"/>
        <w:widowControl w:val="0"/>
        <w:spacing w:before="0" w:beforeAutospacing="0" w:after="0" w:afterAutospacing="0" w:line="240" w:lineRule="auto"/>
        <w:ind w:left="2520"/>
        <w:jc w:val="both"/>
        <w:rPr>
          <w:rtl/>
          <w:lang w:eastAsia="he-IL"/>
        </w:rPr>
      </w:pPr>
      <w:r>
        <w:rPr>
          <w:rFonts w:ascii="David" w:eastAsia="Times New Roman" w:hAnsi="David" w:cs="David" w:hint="cs"/>
          <w:sz w:val="24"/>
          <w:szCs w:val="24"/>
          <w:rtl/>
          <w:lang w:eastAsia="he-IL"/>
        </w:rPr>
        <w:t>על ידי המזמין.</w:t>
      </w:r>
      <w:r>
        <w:rPr>
          <w:rFonts w:ascii="David" w:eastAsia="Times New Roman" w:hAnsi="David" w:cs="David" w:hint="cs"/>
          <w:sz w:val="24"/>
          <w:szCs w:val="24"/>
          <w:rtl/>
          <w:lang w:eastAsia="he-IL"/>
        </w:rPr>
        <w:tab/>
      </w:r>
      <w:r w:rsidR="00435A20" w:rsidRPr="006B3955">
        <w:rPr>
          <w:rFonts w:ascii="David" w:eastAsia="Times New Roman" w:hAnsi="David" w:cs="David"/>
          <w:sz w:val="24"/>
          <w:szCs w:val="24"/>
          <w:rtl/>
          <w:lang w:eastAsia="he-IL"/>
        </w:rPr>
        <w:tab/>
      </w:r>
      <w:r w:rsidR="00435A20" w:rsidRPr="006B3955">
        <w:rPr>
          <w:rFonts w:ascii="David" w:eastAsia="Times New Roman" w:hAnsi="David" w:cs="David"/>
          <w:sz w:val="24"/>
          <w:szCs w:val="24"/>
          <w:rtl/>
          <w:lang w:eastAsia="he-IL"/>
        </w:rPr>
        <w:tab/>
      </w:r>
      <w:r w:rsidR="00435A20" w:rsidRPr="006B3955">
        <w:rPr>
          <w:rFonts w:ascii="David" w:eastAsia="Times New Roman" w:hAnsi="David" w:cs="David"/>
          <w:sz w:val="24"/>
          <w:szCs w:val="24"/>
          <w:rtl/>
          <w:lang w:eastAsia="he-IL"/>
        </w:rPr>
        <w:tab/>
      </w:r>
      <w:r w:rsidR="00435A20" w:rsidRPr="006B3955">
        <w:rPr>
          <w:rFonts w:ascii="Times New Roman" w:eastAsia="Times New Roman" w:hAnsi="Times New Roman" w:cs="David"/>
          <w:sz w:val="20"/>
          <w:szCs w:val="24"/>
          <w:rtl/>
          <w:lang w:eastAsia="he-IL"/>
        </w:rPr>
        <w:tab/>
        <w:t>10%</w:t>
      </w:r>
    </w:p>
    <w:p w14:paraId="3AD88F99" w14:textId="20C3B3FA" w:rsidR="00BC6279" w:rsidRDefault="00435A20" w:rsidP="006B3955">
      <w:pPr>
        <w:pStyle w:val="af6"/>
        <w:widowControl w:val="0"/>
        <w:numPr>
          <w:ilvl w:val="0"/>
          <w:numId w:val="20"/>
        </w:numPr>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לאחר גמר התכנון הסופי, ואישור עבודות</w:t>
      </w:r>
      <w:r w:rsidR="00BC6279">
        <w:rPr>
          <w:rFonts w:ascii="Times New Roman" w:eastAsia="Times New Roman" w:hAnsi="Times New Roman" w:cs="David" w:hint="cs"/>
          <w:sz w:val="20"/>
          <w:szCs w:val="24"/>
          <w:rtl/>
          <w:lang w:eastAsia="he-IL"/>
        </w:rPr>
        <w:t xml:space="preserve"> שלב זה</w:t>
      </w:r>
    </w:p>
    <w:p w14:paraId="023116B6" w14:textId="6433B266" w:rsidR="00435A20" w:rsidRPr="00435A20" w:rsidRDefault="00BC6279" w:rsidP="006B3955">
      <w:pPr>
        <w:pStyle w:val="af6"/>
        <w:widowControl w:val="0"/>
        <w:spacing w:before="0" w:beforeAutospacing="0" w:after="0" w:afterAutospacing="0" w:line="240" w:lineRule="auto"/>
        <w:ind w:left="2520"/>
        <w:jc w:val="both"/>
        <w:rPr>
          <w:rtl/>
          <w:lang w:eastAsia="he-IL"/>
        </w:rPr>
      </w:pPr>
      <w:r>
        <w:rPr>
          <w:rFonts w:ascii="Times New Roman" w:eastAsia="Times New Roman" w:hAnsi="Times New Roman" w:cs="David" w:hint="cs"/>
          <w:sz w:val="20"/>
          <w:szCs w:val="24"/>
          <w:rtl/>
          <w:lang w:eastAsia="he-IL"/>
        </w:rPr>
        <w:t>על ידי המזמין.</w:t>
      </w:r>
      <w:r>
        <w:rPr>
          <w:rFonts w:ascii="Times New Roman" w:eastAsia="Times New Roman" w:hAnsi="Times New Roman" w:cs="David"/>
          <w:sz w:val="20"/>
          <w:szCs w:val="24"/>
          <w:rtl/>
          <w:lang w:eastAsia="he-IL"/>
        </w:rPr>
        <w:tab/>
      </w:r>
      <w:r w:rsidR="00435A20" w:rsidRPr="006B3955">
        <w:rPr>
          <w:rFonts w:ascii="Times New Roman" w:eastAsia="Times New Roman" w:hAnsi="Times New Roman" w:cs="David"/>
          <w:sz w:val="20"/>
          <w:szCs w:val="24"/>
          <w:rtl/>
          <w:lang w:eastAsia="he-IL"/>
        </w:rPr>
        <w:tab/>
      </w:r>
      <w:r w:rsidR="00435A20" w:rsidRPr="006B3955">
        <w:rPr>
          <w:rFonts w:ascii="Times New Roman" w:eastAsia="Times New Roman" w:hAnsi="Times New Roman" w:cs="David"/>
          <w:sz w:val="20"/>
          <w:szCs w:val="24"/>
          <w:rtl/>
          <w:lang w:eastAsia="he-IL"/>
        </w:rPr>
        <w:tab/>
      </w:r>
      <w:r w:rsidR="00435A20" w:rsidRPr="006B3955">
        <w:rPr>
          <w:rFonts w:ascii="Times New Roman" w:eastAsia="Times New Roman" w:hAnsi="Times New Roman" w:cs="David"/>
          <w:sz w:val="20"/>
          <w:szCs w:val="24"/>
          <w:rtl/>
          <w:lang w:eastAsia="he-IL"/>
        </w:rPr>
        <w:tab/>
      </w:r>
      <w:r w:rsidR="00435A20" w:rsidRPr="006B3955">
        <w:rPr>
          <w:rFonts w:ascii="Times New Roman" w:eastAsia="Times New Roman" w:hAnsi="Times New Roman" w:cs="David"/>
          <w:sz w:val="20"/>
          <w:szCs w:val="24"/>
          <w:rtl/>
          <w:lang w:eastAsia="he-IL"/>
        </w:rPr>
        <w:tab/>
        <w:t xml:space="preserve">15% </w:t>
      </w:r>
    </w:p>
    <w:p w14:paraId="45B8274B" w14:textId="3103E6FD" w:rsidR="00435A20" w:rsidRPr="006B3955" w:rsidRDefault="00435A20" w:rsidP="00EF37FF">
      <w:pPr>
        <w:pStyle w:val="af6"/>
        <w:widowControl w:val="0"/>
        <w:numPr>
          <w:ilvl w:val="0"/>
          <w:numId w:val="20"/>
        </w:numPr>
        <w:spacing w:before="0" w:beforeAutospacing="0" w:after="0" w:afterAutospacing="0" w:line="240" w:lineRule="auto"/>
        <w:jc w:val="both"/>
        <w:rPr>
          <w:rFonts w:ascii="Times New Roman" w:eastAsia="Times New Roman" w:hAnsi="Times New Roman" w:cs="David"/>
          <w:sz w:val="20"/>
          <w:szCs w:val="24"/>
          <w:rtl/>
          <w:lang w:eastAsia="he-IL"/>
        </w:rPr>
      </w:pPr>
      <w:del w:id="579" w:author="Meryl Etman" w:date="2019-07-10T16:26:00Z">
        <w:r w:rsidRPr="006B3955" w:rsidDel="00E9523A">
          <w:rPr>
            <w:rFonts w:ascii="Times New Roman" w:eastAsia="Times New Roman" w:hAnsi="Times New Roman" w:cs="David" w:hint="eastAsia"/>
            <w:sz w:val="20"/>
            <w:szCs w:val="24"/>
            <w:rtl/>
            <w:lang w:eastAsia="he-IL"/>
          </w:rPr>
          <w:delText>לאחר</w:delText>
        </w:r>
        <w:r w:rsidRPr="006B3955" w:rsidDel="00E9523A">
          <w:rPr>
            <w:rFonts w:ascii="Times New Roman" w:eastAsia="Times New Roman" w:hAnsi="Times New Roman" w:cs="David"/>
            <w:sz w:val="20"/>
            <w:szCs w:val="24"/>
            <w:rtl/>
            <w:lang w:eastAsia="he-IL"/>
          </w:rPr>
          <w:delText xml:space="preserve"> </w:delText>
        </w:r>
        <w:r w:rsidRPr="006B3955" w:rsidDel="00E9523A">
          <w:rPr>
            <w:rFonts w:ascii="Times New Roman" w:eastAsia="Times New Roman" w:hAnsi="Times New Roman" w:cs="David" w:hint="eastAsia"/>
            <w:sz w:val="20"/>
            <w:szCs w:val="24"/>
            <w:rtl/>
            <w:lang w:eastAsia="he-IL"/>
          </w:rPr>
          <w:delText>א</w:delText>
        </w:r>
        <w:r w:rsidR="00BC6279" w:rsidDel="00E9523A">
          <w:rPr>
            <w:rFonts w:ascii="Times New Roman" w:eastAsia="Times New Roman" w:hAnsi="Times New Roman" w:cs="David" w:hint="cs"/>
            <w:sz w:val="20"/>
            <w:szCs w:val="24"/>
            <w:rtl/>
            <w:lang w:eastAsia="he-IL"/>
          </w:rPr>
          <w:delText>י</w:delText>
        </w:r>
        <w:r w:rsidRPr="006B3955" w:rsidDel="00E9523A">
          <w:rPr>
            <w:rFonts w:ascii="Times New Roman" w:eastAsia="Times New Roman" w:hAnsi="Times New Roman" w:cs="David" w:hint="eastAsia"/>
            <w:sz w:val="20"/>
            <w:szCs w:val="24"/>
            <w:rtl/>
            <w:lang w:eastAsia="he-IL"/>
          </w:rPr>
          <w:delText>שור</w:delText>
        </w:r>
        <w:r w:rsidRPr="006B3955" w:rsidDel="00E9523A">
          <w:rPr>
            <w:rFonts w:ascii="Times New Roman" w:eastAsia="Times New Roman" w:hAnsi="Times New Roman" w:cs="David"/>
            <w:sz w:val="20"/>
            <w:szCs w:val="24"/>
            <w:rtl/>
            <w:lang w:eastAsia="he-IL"/>
          </w:rPr>
          <w:delText xml:space="preserve"> </w:delText>
        </w:r>
        <w:r w:rsidR="00BC6279" w:rsidDel="00E9523A">
          <w:rPr>
            <w:rFonts w:ascii="Times New Roman" w:eastAsia="Times New Roman" w:hAnsi="Times New Roman" w:cs="David" w:hint="cs"/>
            <w:sz w:val="20"/>
            <w:szCs w:val="24"/>
            <w:rtl/>
            <w:lang w:eastAsia="he-IL"/>
          </w:rPr>
          <w:delText>ה</w:delText>
        </w:r>
        <w:r w:rsidRPr="006B3955" w:rsidDel="00E9523A">
          <w:rPr>
            <w:rFonts w:ascii="Times New Roman" w:eastAsia="Times New Roman" w:hAnsi="Times New Roman" w:cs="David" w:hint="eastAsia"/>
            <w:sz w:val="20"/>
            <w:szCs w:val="24"/>
            <w:rtl/>
            <w:lang w:eastAsia="he-IL"/>
          </w:rPr>
          <w:delText>ב</w:delText>
        </w:r>
        <w:r w:rsidR="00BC6279" w:rsidDel="00E9523A">
          <w:rPr>
            <w:rFonts w:ascii="Times New Roman" w:eastAsia="Times New Roman" w:hAnsi="Times New Roman" w:cs="David" w:hint="cs"/>
            <w:sz w:val="20"/>
            <w:szCs w:val="24"/>
            <w:rtl/>
            <w:lang w:eastAsia="he-IL"/>
          </w:rPr>
          <w:delText>י</w:delText>
        </w:r>
        <w:r w:rsidRPr="006B3955" w:rsidDel="00E9523A">
          <w:rPr>
            <w:rFonts w:ascii="Times New Roman" w:eastAsia="Times New Roman" w:hAnsi="Times New Roman" w:cs="David" w:hint="eastAsia"/>
            <w:sz w:val="20"/>
            <w:szCs w:val="24"/>
            <w:rtl/>
            <w:lang w:eastAsia="he-IL"/>
          </w:rPr>
          <w:delText>נוי</w:delText>
        </w:r>
        <w:r w:rsidRPr="006B3955" w:rsidDel="00E9523A">
          <w:rPr>
            <w:rFonts w:ascii="Times New Roman" w:eastAsia="Times New Roman" w:hAnsi="Times New Roman" w:cs="David"/>
            <w:sz w:val="20"/>
            <w:szCs w:val="24"/>
            <w:rtl/>
            <w:lang w:eastAsia="he-IL"/>
          </w:rPr>
          <w:delText xml:space="preserve"> </w:delText>
        </w:r>
        <w:r w:rsidRPr="006B3955" w:rsidDel="00E9523A">
          <w:rPr>
            <w:rFonts w:ascii="Times New Roman" w:eastAsia="Times New Roman" w:hAnsi="Times New Roman" w:cs="David" w:hint="eastAsia"/>
            <w:sz w:val="20"/>
            <w:szCs w:val="24"/>
            <w:rtl/>
            <w:lang w:eastAsia="he-IL"/>
          </w:rPr>
          <w:delText>לביצוע</w:delText>
        </w:r>
        <w:r w:rsidRPr="006B3955" w:rsidDel="00E9523A">
          <w:rPr>
            <w:rFonts w:ascii="Times New Roman" w:eastAsia="Times New Roman" w:hAnsi="Times New Roman" w:cs="David"/>
            <w:sz w:val="20"/>
            <w:szCs w:val="24"/>
            <w:rtl/>
            <w:lang w:eastAsia="he-IL"/>
          </w:rPr>
          <w:delText xml:space="preserve"> </w:delText>
        </w:r>
        <w:r w:rsidRPr="006B3955" w:rsidDel="00E9523A">
          <w:rPr>
            <w:rFonts w:ascii="Times New Roman" w:eastAsia="Times New Roman" w:hAnsi="Times New Roman" w:cs="David" w:hint="eastAsia"/>
            <w:sz w:val="20"/>
            <w:szCs w:val="24"/>
            <w:rtl/>
            <w:lang w:eastAsia="he-IL"/>
          </w:rPr>
          <w:delText>ע</w:delText>
        </w:r>
        <w:r w:rsidRPr="006B3955" w:rsidDel="00E9523A">
          <w:rPr>
            <w:rFonts w:ascii="Times New Roman" w:eastAsia="Times New Roman" w:hAnsi="Times New Roman" w:cs="David"/>
            <w:sz w:val="20"/>
            <w:szCs w:val="24"/>
            <w:rtl/>
            <w:lang w:eastAsia="he-IL"/>
          </w:rPr>
          <w:delText xml:space="preserve">"י </w:delText>
        </w:r>
        <w:r w:rsidRPr="006B3955" w:rsidDel="00E9523A">
          <w:rPr>
            <w:rFonts w:ascii="Times New Roman" w:eastAsia="Times New Roman" w:hAnsi="Times New Roman" w:cs="David" w:hint="eastAsia"/>
            <w:sz w:val="20"/>
            <w:szCs w:val="24"/>
            <w:rtl/>
            <w:lang w:eastAsia="he-IL"/>
          </w:rPr>
          <w:delText>הועדה</w:delText>
        </w:r>
        <w:r w:rsidRPr="006B3955" w:rsidDel="00E9523A">
          <w:rPr>
            <w:rFonts w:ascii="Times New Roman" w:eastAsia="Times New Roman" w:hAnsi="Times New Roman" w:cs="David"/>
            <w:sz w:val="20"/>
            <w:szCs w:val="24"/>
            <w:rtl/>
            <w:lang w:eastAsia="he-IL"/>
          </w:rPr>
          <w:delText xml:space="preserve"> </w:delText>
        </w:r>
        <w:r w:rsidRPr="006B3955" w:rsidDel="00E9523A">
          <w:rPr>
            <w:rFonts w:ascii="Times New Roman" w:eastAsia="Times New Roman" w:hAnsi="Times New Roman" w:cs="David" w:hint="eastAsia"/>
            <w:sz w:val="20"/>
            <w:szCs w:val="24"/>
            <w:rtl/>
            <w:lang w:eastAsia="he-IL"/>
          </w:rPr>
          <w:delText>המקומית</w:delText>
        </w:r>
      </w:del>
      <w:ins w:id="580" w:author="Meryl Etman" w:date="2019-07-10T16:26:00Z">
        <w:r w:rsidR="00E9523A">
          <w:rPr>
            <w:rFonts w:ascii="Times New Roman" w:eastAsia="Times New Roman" w:hAnsi="Times New Roman" w:cs="David" w:hint="cs"/>
            <w:sz w:val="20"/>
            <w:szCs w:val="24"/>
            <w:rtl/>
            <w:lang w:eastAsia="he-IL"/>
          </w:rPr>
          <w:t>לאחר גמר הכנת תכנית הבקשה להיתר</w:t>
        </w:r>
      </w:ins>
      <w:r w:rsidR="00BC6279">
        <w:rPr>
          <w:rFonts w:ascii="Times New Roman" w:eastAsia="Times New Roman" w:hAnsi="Times New Roman" w:cs="David" w:hint="cs"/>
          <w:sz w:val="20"/>
          <w:szCs w:val="24"/>
          <w:rtl/>
          <w:lang w:eastAsia="he-IL"/>
        </w:rPr>
        <w:t>.</w:t>
      </w:r>
      <w:ins w:id="581" w:author="Meryl Etman" w:date="2019-07-10T16:28:00Z">
        <w:r w:rsidR="00E9523A">
          <w:rPr>
            <w:rFonts w:ascii="Times New Roman" w:eastAsia="Times New Roman" w:hAnsi="Times New Roman" w:cs="David"/>
            <w:sz w:val="20"/>
            <w:szCs w:val="24"/>
            <w:rtl/>
            <w:lang w:eastAsia="he-IL"/>
          </w:rPr>
          <w:tab/>
        </w:r>
      </w:ins>
      <w:r w:rsidRPr="006B3955">
        <w:rPr>
          <w:rFonts w:ascii="Times New Roman" w:eastAsia="Times New Roman" w:hAnsi="Times New Roman" w:cs="David"/>
          <w:sz w:val="20"/>
          <w:szCs w:val="24"/>
          <w:rtl/>
          <w:lang w:eastAsia="he-IL"/>
        </w:rPr>
        <w:tab/>
      </w:r>
      <w:del w:id="582" w:author="Meryl Etman" w:date="2019-07-10T16:26:00Z">
        <w:r w:rsidRPr="006B3955" w:rsidDel="00E9523A">
          <w:rPr>
            <w:rFonts w:ascii="Times New Roman" w:eastAsia="Times New Roman" w:hAnsi="Times New Roman" w:cs="David"/>
            <w:sz w:val="20"/>
            <w:szCs w:val="24"/>
            <w:rtl/>
            <w:lang w:eastAsia="he-IL"/>
          </w:rPr>
          <w:delText>5</w:delText>
        </w:r>
      </w:del>
      <w:ins w:id="583" w:author="Meryl Etman" w:date="2019-07-10T16:26:00Z">
        <w:r w:rsidR="00E9523A">
          <w:rPr>
            <w:rFonts w:ascii="Times New Roman" w:eastAsia="Times New Roman" w:hAnsi="Times New Roman" w:cs="David" w:hint="cs"/>
            <w:sz w:val="20"/>
            <w:szCs w:val="24"/>
            <w:rtl/>
            <w:lang w:eastAsia="he-IL"/>
          </w:rPr>
          <w:t>10</w:t>
        </w:r>
      </w:ins>
      <w:r w:rsidRPr="006B3955">
        <w:rPr>
          <w:rFonts w:ascii="Times New Roman" w:eastAsia="Times New Roman" w:hAnsi="Times New Roman" w:cs="David"/>
          <w:sz w:val="20"/>
          <w:szCs w:val="24"/>
          <w:rtl/>
          <w:lang w:eastAsia="he-IL"/>
        </w:rPr>
        <w:t xml:space="preserve">% </w:t>
      </w:r>
    </w:p>
    <w:p w14:paraId="6AFB4196" w14:textId="178AB89B" w:rsidR="00BC6279" w:rsidRDefault="00435A20" w:rsidP="006B3955">
      <w:pPr>
        <w:pStyle w:val="af6"/>
        <w:widowControl w:val="0"/>
        <w:numPr>
          <w:ilvl w:val="0"/>
          <w:numId w:val="20"/>
        </w:numPr>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לאחר א</w:t>
      </w:r>
      <w:r w:rsidR="00BC6279">
        <w:rPr>
          <w:rFonts w:ascii="Times New Roman" w:eastAsia="Times New Roman" w:hAnsi="Times New Roman" w:cs="David" w:hint="cs"/>
          <w:sz w:val="20"/>
          <w:szCs w:val="24"/>
          <w:rtl/>
          <w:lang w:eastAsia="he-IL"/>
        </w:rPr>
        <w:t>י</w:t>
      </w:r>
      <w:r w:rsidRPr="00435A20">
        <w:rPr>
          <w:rFonts w:ascii="Times New Roman" w:eastAsia="Times New Roman" w:hAnsi="Times New Roman" w:cs="David" w:hint="cs"/>
          <w:sz w:val="20"/>
          <w:szCs w:val="24"/>
          <w:rtl/>
          <w:lang w:eastAsia="he-IL"/>
        </w:rPr>
        <w:t>שור הבקשות להיתרי בניה והוצאת</w:t>
      </w:r>
      <w:r w:rsidR="00BC6279">
        <w:rPr>
          <w:rFonts w:ascii="Times New Roman" w:eastAsia="Times New Roman" w:hAnsi="Times New Roman" w:cs="David" w:hint="cs"/>
          <w:sz w:val="20"/>
          <w:szCs w:val="24"/>
          <w:rtl/>
          <w:lang w:eastAsia="he-IL"/>
        </w:rPr>
        <w:t xml:space="preserve"> היתרי </w:t>
      </w:r>
    </w:p>
    <w:p w14:paraId="4FE44B73" w14:textId="49C27992" w:rsidR="00435A20" w:rsidRPr="006B3955" w:rsidRDefault="00BC6279" w:rsidP="00EF37FF">
      <w:pPr>
        <w:pStyle w:val="af6"/>
        <w:widowControl w:val="0"/>
        <w:spacing w:before="0" w:beforeAutospacing="0" w:after="0" w:afterAutospacing="0" w:line="240" w:lineRule="auto"/>
        <w:ind w:left="25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בניה.</w:t>
      </w:r>
      <w:r w:rsidR="00435A20" w:rsidRPr="006B3955">
        <w:rPr>
          <w:rFonts w:ascii="Times New Roman" w:eastAsia="Times New Roman" w:hAnsi="Times New Roman" w:cs="David"/>
          <w:sz w:val="20"/>
          <w:szCs w:val="24"/>
          <w:rtl/>
          <w:lang w:eastAsia="he-IL"/>
        </w:rPr>
        <w:tab/>
      </w:r>
      <w:r w:rsidR="00435A20" w:rsidRPr="006B3955">
        <w:rPr>
          <w:rFonts w:ascii="Times New Roman" w:eastAsia="Times New Roman" w:hAnsi="Times New Roman" w:cs="David"/>
          <w:sz w:val="20"/>
          <w:szCs w:val="24"/>
          <w:rtl/>
          <w:lang w:eastAsia="he-IL"/>
        </w:rPr>
        <w:tab/>
      </w:r>
      <w:r w:rsidR="00435A20" w:rsidRPr="006B3955">
        <w:rPr>
          <w:rFonts w:ascii="Times New Roman" w:eastAsia="Times New Roman" w:hAnsi="Times New Roman" w:cs="David"/>
          <w:sz w:val="20"/>
          <w:szCs w:val="24"/>
          <w:rtl/>
          <w:lang w:eastAsia="he-IL"/>
        </w:rPr>
        <w:tab/>
      </w:r>
      <w:r w:rsidR="00435A20" w:rsidRPr="006B3955">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sidR="00435A20" w:rsidRPr="006B3955">
        <w:rPr>
          <w:rFonts w:ascii="Times New Roman" w:eastAsia="Times New Roman" w:hAnsi="Times New Roman" w:cs="David"/>
          <w:sz w:val="20"/>
          <w:szCs w:val="24"/>
          <w:rtl/>
          <w:lang w:eastAsia="he-IL"/>
        </w:rPr>
        <w:tab/>
      </w:r>
      <w:del w:id="584" w:author="Meryl Etman" w:date="2019-07-10T16:27:00Z">
        <w:r w:rsidR="00435A20" w:rsidRPr="006B3955" w:rsidDel="00E9523A">
          <w:rPr>
            <w:rFonts w:ascii="Times New Roman" w:eastAsia="Times New Roman" w:hAnsi="Times New Roman" w:cs="David"/>
            <w:sz w:val="20"/>
            <w:szCs w:val="24"/>
            <w:rtl/>
            <w:lang w:eastAsia="he-IL"/>
          </w:rPr>
          <w:delText>8</w:delText>
        </w:r>
      </w:del>
      <w:ins w:id="585" w:author="Meryl Etman" w:date="2019-07-10T16:27:00Z">
        <w:r w:rsidR="00E9523A">
          <w:rPr>
            <w:rFonts w:ascii="Times New Roman" w:eastAsia="Times New Roman" w:hAnsi="Times New Roman" w:cs="David" w:hint="cs"/>
            <w:sz w:val="20"/>
            <w:szCs w:val="24"/>
            <w:rtl/>
            <w:lang w:eastAsia="he-IL"/>
          </w:rPr>
          <w:t>10</w:t>
        </w:r>
      </w:ins>
      <w:r w:rsidR="00435A20" w:rsidRPr="006B3955">
        <w:rPr>
          <w:rFonts w:ascii="Times New Roman" w:eastAsia="Times New Roman" w:hAnsi="Times New Roman" w:cs="David"/>
          <w:sz w:val="20"/>
          <w:szCs w:val="24"/>
          <w:rtl/>
          <w:lang w:eastAsia="he-IL"/>
        </w:rPr>
        <w:t xml:space="preserve">% </w:t>
      </w:r>
    </w:p>
    <w:p w14:paraId="042F64E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5D46036" w14:textId="2A994421" w:rsidR="0002246C" w:rsidRDefault="00435A20" w:rsidP="006B3955">
      <w:pPr>
        <w:pStyle w:val="af6"/>
        <w:widowControl w:val="0"/>
        <w:numPr>
          <w:ilvl w:val="0"/>
          <w:numId w:val="20"/>
        </w:numPr>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לאחר גמר התכנון המפורט והמכרזים, ואישו</w:t>
      </w:r>
      <w:r w:rsidR="0002246C">
        <w:rPr>
          <w:rFonts w:ascii="Times New Roman" w:eastAsia="Times New Roman" w:hAnsi="Times New Roman" w:cs="David" w:hint="cs"/>
          <w:sz w:val="20"/>
          <w:szCs w:val="24"/>
          <w:rtl/>
          <w:lang w:eastAsia="he-IL"/>
        </w:rPr>
        <w:t xml:space="preserve">ר עבודות </w:t>
      </w:r>
    </w:p>
    <w:p w14:paraId="571F4EAF" w14:textId="411A20D7" w:rsidR="00435A20" w:rsidRPr="00435A20" w:rsidRDefault="0002246C" w:rsidP="00EF37FF">
      <w:pPr>
        <w:pStyle w:val="af6"/>
        <w:widowControl w:val="0"/>
        <w:spacing w:before="0" w:beforeAutospacing="0" w:after="0" w:afterAutospacing="0" w:line="240" w:lineRule="auto"/>
        <w:ind w:left="2520"/>
        <w:jc w:val="both"/>
        <w:rPr>
          <w:rtl/>
          <w:lang w:eastAsia="he-IL"/>
        </w:rPr>
      </w:pPr>
      <w:r>
        <w:rPr>
          <w:rFonts w:ascii="Times New Roman" w:eastAsia="Times New Roman" w:hAnsi="Times New Roman" w:cs="David" w:hint="cs"/>
          <w:sz w:val="20"/>
          <w:szCs w:val="24"/>
          <w:rtl/>
          <w:lang w:eastAsia="he-IL"/>
        </w:rPr>
        <w:t xml:space="preserve">שלב זה על ידי המזמין. </w:t>
      </w:r>
      <w:r w:rsidR="00435A20" w:rsidRPr="006B3955">
        <w:rPr>
          <w:rFonts w:ascii="Times New Roman" w:eastAsia="Times New Roman" w:hAnsi="Times New Roman" w:cs="David"/>
          <w:sz w:val="20"/>
          <w:szCs w:val="24"/>
          <w:rtl/>
          <w:lang w:eastAsia="he-IL"/>
        </w:rPr>
        <w:tab/>
      </w:r>
      <w:r w:rsidR="00435A20" w:rsidRPr="006B3955">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sidR="00435A20" w:rsidRPr="006B3955">
        <w:rPr>
          <w:rFonts w:ascii="Times New Roman" w:eastAsia="Times New Roman" w:hAnsi="Times New Roman" w:cs="David"/>
          <w:sz w:val="20"/>
          <w:szCs w:val="24"/>
          <w:rtl/>
          <w:lang w:eastAsia="he-IL"/>
        </w:rPr>
        <w:tab/>
      </w:r>
      <w:del w:id="586" w:author="Meryl Etman" w:date="2019-07-10T16:27:00Z">
        <w:r w:rsidR="00435A20" w:rsidRPr="006B3955" w:rsidDel="00E9523A">
          <w:rPr>
            <w:rFonts w:ascii="Times New Roman" w:eastAsia="Times New Roman" w:hAnsi="Times New Roman" w:cs="David"/>
            <w:sz w:val="20"/>
            <w:szCs w:val="24"/>
            <w:rtl/>
            <w:lang w:eastAsia="he-IL"/>
          </w:rPr>
          <w:delText>28</w:delText>
        </w:r>
      </w:del>
      <w:ins w:id="587" w:author="Meryl Etman" w:date="2019-07-10T16:27:00Z">
        <w:r w:rsidR="00E9523A" w:rsidRPr="006B3955">
          <w:rPr>
            <w:rFonts w:ascii="Times New Roman" w:eastAsia="Times New Roman" w:hAnsi="Times New Roman" w:cs="David"/>
            <w:sz w:val="20"/>
            <w:szCs w:val="24"/>
            <w:rtl/>
            <w:lang w:eastAsia="he-IL"/>
          </w:rPr>
          <w:t>2</w:t>
        </w:r>
        <w:r w:rsidR="00E9523A">
          <w:rPr>
            <w:rFonts w:ascii="Times New Roman" w:eastAsia="Times New Roman" w:hAnsi="Times New Roman" w:cs="David" w:hint="cs"/>
            <w:sz w:val="20"/>
            <w:szCs w:val="24"/>
            <w:rtl/>
            <w:lang w:eastAsia="he-IL"/>
          </w:rPr>
          <w:t>5</w:t>
        </w:r>
      </w:ins>
      <w:r w:rsidR="00435A20" w:rsidRPr="006B3955">
        <w:rPr>
          <w:rFonts w:ascii="Times New Roman" w:eastAsia="Times New Roman" w:hAnsi="Times New Roman" w:cs="David"/>
          <w:sz w:val="20"/>
          <w:szCs w:val="24"/>
          <w:rtl/>
          <w:lang w:eastAsia="he-IL"/>
        </w:rPr>
        <w:t xml:space="preserve">% </w:t>
      </w:r>
    </w:p>
    <w:p w14:paraId="7F6409F9" w14:textId="7E64C31C" w:rsidR="00435A20" w:rsidRPr="006B3955" w:rsidRDefault="00435A20" w:rsidP="000B468C">
      <w:pPr>
        <w:pStyle w:val="af6"/>
        <w:widowControl w:val="0"/>
        <w:numPr>
          <w:ilvl w:val="0"/>
          <w:numId w:val="20"/>
        </w:numPr>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לאחר גמר הוצאת תכניות</w:t>
      </w:r>
      <w:ins w:id="588" w:author="Meryl Etman" w:date="2019-07-10T16:27:00Z">
        <w:r w:rsidR="00E9523A">
          <w:rPr>
            <w:rFonts w:ascii="Times New Roman" w:eastAsia="Times New Roman" w:hAnsi="Times New Roman" w:cs="David" w:hint="cs"/>
            <w:sz w:val="20"/>
            <w:szCs w:val="24"/>
            <w:rtl/>
            <w:lang w:eastAsia="he-IL"/>
          </w:rPr>
          <w:t>, רשימות ופרטים</w:t>
        </w:r>
      </w:ins>
      <w:r w:rsidRPr="00435A20">
        <w:rPr>
          <w:rFonts w:ascii="Times New Roman" w:eastAsia="Times New Roman" w:hAnsi="Times New Roman" w:cs="David" w:hint="cs"/>
          <w:sz w:val="20"/>
          <w:szCs w:val="24"/>
          <w:rtl/>
          <w:lang w:eastAsia="he-IL"/>
        </w:rPr>
        <w:t xml:space="preserve"> לביצוע</w:t>
      </w:r>
      <w:r w:rsidR="0002246C">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 xml:space="preserve"> </w:t>
      </w:r>
      <w:del w:id="589" w:author="Meryl Etman" w:date="2019-07-10T16:29:00Z">
        <w:r w:rsidRPr="00435A20" w:rsidDel="00E9523A">
          <w:rPr>
            <w:rFonts w:ascii="Times New Roman" w:eastAsia="Times New Roman" w:hAnsi="Times New Roman" w:cs="David" w:hint="cs"/>
            <w:sz w:val="20"/>
            <w:szCs w:val="24"/>
            <w:rtl/>
            <w:lang w:eastAsia="he-IL"/>
          </w:rPr>
          <w:tab/>
        </w:r>
        <w:r w:rsidR="0002246C" w:rsidDel="00E9523A">
          <w:rPr>
            <w:rFonts w:ascii="Times New Roman" w:eastAsia="Times New Roman" w:hAnsi="Times New Roman" w:cs="David"/>
            <w:sz w:val="20"/>
            <w:szCs w:val="24"/>
            <w:rtl/>
            <w:lang w:eastAsia="he-IL"/>
          </w:rPr>
          <w:tab/>
        </w:r>
      </w:del>
      <w:r w:rsidRPr="00435A20">
        <w:rPr>
          <w:rFonts w:ascii="Times New Roman" w:eastAsia="Times New Roman" w:hAnsi="Times New Roman" w:cs="David" w:hint="cs"/>
          <w:sz w:val="20"/>
          <w:szCs w:val="24"/>
          <w:rtl/>
          <w:lang w:eastAsia="he-IL"/>
        </w:rPr>
        <w:tab/>
      </w:r>
      <w:del w:id="590" w:author="Meryl Etman" w:date="2019-07-10T16:27:00Z">
        <w:r w:rsidRPr="00435A20" w:rsidDel="00E9523A">
          <w:rPr>
            <w:rFonts w:ascii="Times New Roman" w:eastAsia="Times New Roman" w:hAnsi="Times New Roman" w:cs="David" w:hint="cs"/>
            <w:sz w:val="20"/>
            <w:szCs w:val="24"/>
            <w:rtl/>
            <w:lang w:eastAsia="he-IL"/>
          </w:rPr>
          <w:delText>12</w:delText>
        </w:r>
      </w:del>
      <w:ins w:id="591" w:author="Meryl Etman" w:date="2019-07-10T16:27:00Z">
        <w:r w:rsidR="00E9523A" w:rsidRPr="00435A20">
          <w:rPr>
            <w:rFonts w:ascii="Times New Roman" w:eastAsia="Times New Roman" w:hAnsi="Times New Roman" w:cs="David" w:hint="cs"/>
            <w:sz w:val="20"/>
            <w:szCs w:val="24"/>
            <w:rtl/>
            <w:lang w:eastAsia="he-IL"/>
          </w:rPr>
          <w:t>1</w:t>
        </w:r>
        <w:r w:rsidR="00E9523A">
          <w:rPr>
            <w:rFonts w:ascii="Times New Roman" w:eastAsia="Times New Roman" w:hAnsi="Times New Roman" w:cs="David" w:hint="cs"/>
            <w:sz w:val="20"/>
            <w:szCs w:val="24"/>
            <w:rtl/>
            <w:lang w:eastAsia="he-IL"/>
          </w:rPr>
          <w:t>5</w:t>
        </w:r>
      </w:ins>
      <w:r w:rsidRPr="00435A20">
        <w:rPr>
          <w:rFonts w:ascii="Times New Roman" w:eastAsia="Times New Roman" w:hAnsi="Times New Roman" w:cs="David" w:hint="cs"/>
          <w:sz w:val="20"/>
          <w:szCs w:val="24"/>
          <w:rtl/>
          <w:lang w:eastAsia="he-IL"/>
        </w:rPr>
        <w:t xml:space="preserve">% </w:t>
      </w:r>
    </w:p>
    <w:p w14:paraId="23D2E63B" w14:textId="2151CA9B" w:rsidR="0002246C" w:rsidRPr="00435A20" w:rsidRDefault="00435A20" w:rsidP="006B3955">
      <w:pPr>
        <w:pStyle w:val="af6"/>
        <w:widowControl w:val="0"/>
        <w:numPr>
          <w:ilvl w:val="0"/>
          <w:numId w:val="20"/>
        </w:numPr>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במהלך ביצוע הפיקוח העליון,</w:t>
      </w:r>
      <w:r w:rsidR="0002246C">
        <w:rPr>
          <w:rFonts w:ascii="Times New Roman" w:eastAsia="Times New Roman" w:hAnsi="Times New Roman" w:cs="David"/>
          <w:sz w:val="20"/>
          <w:szCs w:val="24"/>
          <w:lang w:eastAsia="he-IL"/>
        </w:rPr>
        <w:t xml:space="preserve"> </w:t>
      </w:r>
      <w:r w:rsidR="0002246C">
        <w:rPr>
          <w:rFonts w:ascii="Times New Roman" w:eastAsia="Times New Roman" w:hAnsi="Times New Roman" w:cs="David" w:hint="cs"/>
          <w:sz w:val="20"/>
          <w:szCs w:val="24"/>
          <w:rtl/>
          <w:lang w:eastAsia="he-IL"/>
        </w:rPr>
        <w:t>לפי שיקול דעת</w:t>
      </w:r>
    </w:p>
    <w:p w14:paraId="32E6D5AA" w14:textId="20351F71" w:rsidR="00435A20" w:rsidRPr="00435A20" w:rsidRDefault="00435A20" w:rsidP="00EF37FF">
      <w:pPr>
        <w:pStyle w:val="af6"/>
        <w:widowControl w:val="0"/>
        <w:spacing w:before="0" w:beforeAutospacing="0" w:after="0" w:afterAutospacing="0" w:line="240" w:lineRule="auto"/>
        <w:ind w:left="2520"/>
        <w:jc w:val="both"/>
        <w:rPr>
          <w:rtl/>
          <w:lang w:eastAsia="he-IL"/>
        </w:rPr>
      </w:pPr>
      <w:r w:rsidRPr="006B3955">
        <w:rPr>
          <w:rFonts w:ascii="Times New Roman" w:eastAsia="Times New Roman" w:hAnsi="Times New Roman" w:cs="David" w:hint="eastAsia"/>
          <w:sz w:val="20"/>
          <w:szCs w:val="24"/>
          <w:rtl/>
          <w:lang w:eastAsia="he-IL"/>
        </w:rPr>
        <w:t>המזמין</w:t>
      </w:r>
      <w:r w:rsidR="0002246C">
        <w:rPr>
          <w:rFonts w:ascii="Times New Roman" w:eastAsia="Times New Roman" w:hAnsi="Times New Roman" w:cs="David" w:hint="cs"/>
          <w:sz w:val="20"/>
          <w:szCs w:val="24"/>
          <w:rtl/>
          <w:lang w:eastAsia="he-IL"/>
        </w:rPr>
        <w:t>.</w:t>
      </w:r>
      <w:r w:rsidRPr="006B3955">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rtl/>
          <w:lang w:eastAsia="he-IL"/>
        </w:rPr>
        <w:tab/>
      </w:r>
      <w:r w:rsidR="0002246C">
        <w:rPr>
          <w:rFonts w:ascii="Times New Roman" w:eastAsia="Times New Roman" w:hAnsi="Times New Roman" w:cs="David"/>
          <w:sz w:val="20"/>
          <w:szCs w:val="24"/>
          <w:rtl/>
          <w:lang w:eastAsia="he-IL"/>
        </w:rPr>
        <w:tab/>
      </w:r>
      <w:r w:rsidR="0002246C">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rtl/>
          <w:lang w:eastAsia="he-IL"/>
        </w:rPr>
        <w:tab/>
      </w:r>
      <w:del w:id="592" w:author="Meryl Etman" w:date="2019-07-10T16:27:00Z">
        <w:r w:rsidRPr="006B3955" w:rsidDel="00E9523A">
          <w:rPr>
            <w:rFonts w:ascii="Times New Roman" w:eastAsia="Times New Roman" w:hAnsi="Times New Roman" w:cs="David"/>
            <w:sz w:val="20"/>
            <w:szCs w:val="24"/>
            <w:rtl/>
            <w:lang w:eastAsia="he-IL"/>
          </w:rPr>
          <w:delText>15</w:delText>
        </w:r>
      </w:del>
      <w:ins w:id="593" w:author="Meryl Etman" w:date="2019-07-10T16:28:00Z">
        <w:r w:rsidR="00E9523A">
          <w:rPr>
            <w:rFonts w:ascii="Times New Roman" w:eastAsia="Times New Roman" w:hAnsi="Times New Roman" w:cs="David" w:hint="cs"/>
            <w:sz w:val="20"/>
            <w:szCs w:val="24"/>
            <w:rtl/>
            <w:lang w:eastAsia="he-IL"/>
          </w:rPr>
          <w:t>5</w:t>
        </w:r>
      </w:ins>
      <w:r w:rsidRPr="006B3955">
        <w:rPr>
          <w:rFonts w:ascii="Times New Roman" w:eastAsia="Times New Roman" w:hAnsi="Times New Roman" w:cs="David"/>
          <w:sz w:val="20"/>
          <w:szCs w:val="24"/>
          <w:rtl/>
          <w:lang w:eastAsia="he-IL"/>
        </w:rPr>
        <w:t xml:space="preserve">% </w:t>
      </w:r>
    </w:p>
    <w:p w14:paraId="527AAC4F" w14:textId="44578826" w:rsidR="00EF1BF0" w:rsidRPr="00435A20" w:rsidRDefault="00435A20" w:rsidP="006B3955">
      <w:pPr>
        <w:pStyle w:val="af6"/>
        <w:widowControl w:val="0"/>
        <w:numPr>
          <w:ilvl w:val="0"/>
          <w:numId w:val="20"/>
        </w:numPr>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לאחר גמר ביצוע העבודות בהתאם לחוזה זה,</w:t>
      </w:r>
      <w:r w:rsidR="00EF1BF0">
        <w:rPr>
          <w:rFonts w:ascii="Times New Roman" w:eastAsia="Times New Roman" w:hAnsi="Times New Roman" w:cs="David" w:hint="cs"/>
          <w:sz w:val="20"/>
          <w:szCs w:val="24"/>
          <w:rtl/>
          <w:lang w:eastAsia="he-IL"/>
        </w:rPr>
        <w:t xml:space="preserve"> </w:t>
      </w:r>
    </w:p>
    <w:p w14:paraId="7F2E2364" w14:textId="23E3263A" w:rsidR="00EF1BF0" w:rsidRDefault="00B33CA0" w:rsidP="006B3955">
      <w:pPr>
        <w:pStyle w:val="af6"/>
        <w:widowControl w:val="0"/>
        <w:spacing w:before="0" w:beforeAutospacing="0" w:after="0" w:afterAutospacing="0" w:line="240" w:lineRule="auto"/>
        <w:ind w:left="2520"/>
        <w:jc w:val="both"/>
        <w:rPr>
          <w:rFonts w:ascii="Times New Roman" w:eastAsia="Times New Roman" w:hAnsi="Times New Roman" w:cs="David"/>
          <w:sz w:val="20"/>
          <w:szCs w:val="24"/>
          <w:rtl/>
          <w:lang w:eastAsia="he-IL"/>
        </w:rPr>
      </w:pPr>
      <w:r w:rsidRPr="006B3955">
        <w:rPr>
          <w:rFonts w:ascii="Times New Roman" w:eastAsia="Times New Roman" w:hAnsi="Times New Roman" w:cs="David" w:hint="eastAsia"/>
          <w:sz w:val="20"/>
          <w:szCs w:val="24"/>
          <w:rtl/>
          <w:lang w:eastAsia="he-IL"/>
        </w:rPr>
        <w:t>הפעלת</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הפרו</w:t>
      </w:r>
      <w:r w:rsidR="00435A20" w:rsidRPr="006B3955">
        <w:rPr>
          <w:rFonts w:ascii="Times New Roman" w:eastAsia="Times New Roman" w:hAnsi="Times New Roman" w:cs="David" w:hint="eastAsia"/>
          <w:sz w:val="20"/>
          <w:szCs w:val="24"/>
          <w:rtl/>
          <w:lang w:eastAsia="he-IL"/>
        </w:rPr>
        <w:t>יקט</w:t>
      </w:r>
      <w:r w:rsidR="00435A20" w:rsidRPr="006B3955">
        <w:rPr>
          <w:rFonts w:ascii="Times New Roman" w:eastAsia="Times New Roman" w:hAnsi="Times New Roman" w:cs="David"/>
          <w:sz w:val="20"/>
          <w:szCs w:val="24"/>
          <w:rtl/>
          <w:lang w:eastAsia="he-IL"/>
        </w:rPr>
        <w:t xml:space="preserve"> וקבלתו על ידי המזמין, </w:t>
      </w:r>
      <w:r w:rsidR="00435A20" w:rsidRPr="006B3955">
        <w:rPr>
          <w:rFonts w:ascii="Times New Roman" w:eastAsia="Times New Roman" w:hAnsi="Times New Roman" w:cs="David" w:hint="eastAsia"/>
          <w:sz w:val="20"/>
          <w:szCs w:val="24"/>
          <w:rtl/>
          <w:lang w:eastAsia="he-IL"/>
        </w:rPr>
        <w:t>ולאחר</w:t>
      </w:r>
      <w:r w:rsidR="00435A20" w:rsidRPr="006B3955">
        <w:rPr>
          <w:rFonts w:ascii="Times New Roman" w:eastAsia="Times New Roman" w:hAnsi="Times New Roman" w:cs="David"/>
          <w:sz w:val="20"/>
          <w:szCs w:val="24"/>
          <w:rtl/>
          <w:lang w:eastAsia="he-IL"/>
        </w:rPr>
        <w:t xml:space="preserve"> </w:t>
      </w:r>
    </w:p>
    <w:p w14:paraId="22A1E74B" w14:textId="20DB1A08" w:rsidR="00EF1BF0" w:rsidRDefault="00435A20" w:rsidP="006B3955">
      <w:pPr>
        <w:pStyle w:val="af6"/>
        <w:widowControl w:val="0"/>
        <w:spacing w:before="0" w:beforeAutospacing="0" w:after="0" w:afterAutospacing="0" w:line="240" w:lineRule="auto"/>
        <w:ind w:left="2520"/>
        <w:jc w:val="both"/>
        <w:rPr>
          <w:rFonts w:ascii="Times New Roman" w:eastAsia="Times New Roman" w:hAnsi="Times New Roman" w:cs="David"/>
          <w:sz w:val="20"/>
          <w:szCs w:val="24"/>
          <w:rtl/>
          <w:lang w:eastAsia="he-IL"/>
        </w:rPr>
      </w:pPr>
      <w:r w:rsidRPr="006B3955">
        <w:rPr>
          <w:rFonts w:ascii="Times New Roman" w:eastAsia="Times New Roman" w:hAnsi="Times New Roman" w:cs="David" w:hint="eastAsia"/>
          <w:sz w:val="20"/>
          <w:szCs w:val="24"/>
          <w:rtl/>
          <w:lang w:eastAsia="he-IL"/>
        </w:rPr>
        <w:t>בדיקת</w:t>
      </w:r>
      <w:r w:rsidRPr="006B3955">
        <w:rPr>
          <w:rFonts w:ascii="Times New Roman" w:eastAsia="Times New Roman" w:hAnsi="Times New Roman" w:cs="David"/>
          <w:sz w:val="20"/>
          <w:szCs w:val="24"/>
          <w:rtl/>
          <w:lang w:eastAsia="he-IL"/>
        </w:rPr>
        <w:t xml:space="preserve"> החשבונות הסופיים של העבודות </w:t>
      </w:r>
      <w:r w:rsidRPr="006B3955">
        <w:rPr>
          <w:rFonts w:ascii="Times New Roman" w:eastAsia="Times New Roman" w:hAnsi="Times New Roman" w:cs="David" w:hint="eastAsia"/>
          <w:sz w:val="20"/>
          <w:szCs w:val="24"/>
          <w:rtl/>
          <w:lang w:eastAsia="he-IL"/>
        </w:rPr>
        <w:t>ושל</w:t>
      </w:r>
      <w:r w:rsidRPr="006B3955">
        <w:rPr>
          <w:rFonts w:ascii="Times New Roman" w:eastAsia="Times New Roman" w:hAnsi="Times New Roman" w:cs="David"/>
          <w:sz w:val="20"/>
          <w:szCs w:val="24"/>
          <w:rtl/>
          <w:lang w:eastAsia="he-IL"/>
        </w:rPr>
        <w:t xml:space="preserve"> </w:t>
      </w:r>
    </w:p>
    <w:p w14:paraId="134C2C90" w14:textId="4E7A620D" w:rsidR="00EF1BF0" w:rsidRDefault="00435A20" w:rsidP="006B3955">
      <w:pPr>
        <w:pStyle w:val="af6"/>
        <w:widowControl w:val="0"/>
        <w:spacing w:before="0" w:beforeAutospacing="0" w:after="0" w:afterAutospacing="0" w:line="240" w:lineRule="auto"/>
        <w:ind w:left="2520"/>
        <w:jc w:val="both"/>
        <w:rPr>
          <w:rFonts w:ascii="Times New Roman" w:eastAsia="Times New Roman" w:hAnsi="Times New Roman" w:cs="David"/>
          <w:sz w:val="20"/>
          <w:szCs w:val="24"/>
          <w:rtl/>
          <w:lang w:eastAsia="he-IL"/>
        </w:rPr>
      </w:pPr>
      <w:r w:rsidRPr="006B3955">
        <w:rPr>
          <w:rFonts w:ascii="Times New Roman" w:eastAsia="Times New Roman" w:hAnsi="Times New Roman" w:cs="David" w:hint="eastAsia"/>
          <w:sz w:val="20"/>
          <w:szCs w:val="24"/>
          <w:rtl/>
          <w:lang w:eastAsia="he-IL"/>
        </w:rPr>
        <w:t>הספקים</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בתכנון</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המתכנן</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ואישורם</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על</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ידי</w:t>
      </w:r>
      <w:r w:rsidR="00EF1BF0">
        <w:rPr>
          <w:rFonts w:ascii="Times New Roman" w:eastAsia="Times New Roman" w:hAnsi="Times New Roman" w:cs="David" w:hint="cs"/>
          <w:sz w:val="20"/>
          <w:szCs w:val="24"/>
          <w:rtl/>
          <w:lang w:eastAsia="he-IL"/>
        </w:rPr>
        <w:t xml:space="preserve"> </w:t>
      </w:r>
      <w:r w:rsidRPr="006B3955">
        <w:rPr>
          <w:rFonts w:ascii="Times New Roman" w:eastAsia="Times New Roman" w:hAnsi="Times New Roman" w:cs="David" w:hint="eastAsia"/>
          <w:sz w:val="20"/>
          <w:szCs w:val="24"/>
          <w:rtl/>
          <w:lang w:eastAsia="he-IL"/>
        </w:rPr>
        <w:t>המזמין</w:t>
      </w:r>
      <w:r w:rsidRPr="006B3955">
        <w:rPr>
          <w:rFonts w:ascii="Times New Roman" w:eastAsia="Times New Roman" w:hAnsi="Times New Roman" w:cs="David"/>
          <w:sz w:val="20"/>
          <w:szCs w:val="24"/>
          <w:rtl/>
          <w:lang w:eastAsia="he-IL"/>
        </w:rPr>
        <w:t xml:space="preserve">, </w:t>
      </w:r>
    </w:p>
    <w:p w14:paraId="7E13D04A" w14:textId="4B52EB89" w:rsidR="00435A20" w:rsidRPr="00435A20" w:rsidRDefault="00435A20" w:rsidP="00EF37FF">
      <w:pPr>
        <w:pStyle w:val="af6"/>
        <w:widowControl w:val="0"/>
        <w:spacing w:before="0" w:beforeAutospacing="0" w:after="0" w:afterAutospacing="0" w:line="240" w:lineRule="auto"/>
        <w:ind w:left="2520"/>
        <w:jc w:val="both"/>
        <w:rPr>
          <w:rtl/>
          <w:lang w:eastAsia="he-IL"/>
        </w:rPr>
      </w:pPr>
      <w:r w:rsidRPr="006B3955">
        <w:rPr>
          <w:rFonts w:ascii="Times New Roman" w:eastAsia="Times New Roman" w:hAnsi="Times New Roman" w:cs="David" w:hint="eastAsia"/>
          <w:sz w:val="20"/>
          <w:szCs w:val="24"/>
          <w:rtl/>
          <w:lang w:eastAsia="he-IL"/>
        </w:rPr>
        <w:t>וקבלת</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אשור</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לאכלוס</w:t>
      </w:r>
      <w:r w:rsidR="00EF1BF0">
        <w:rPr>
          <w:rFonts w:ascii="Times New Roman" w:eastAsia="Times New Roman" w:hAnsi="Times New Roman" w:cs="David" w:hint="cs"/>
          <w:sz w:val="20"/>
          <w:szCs w:val="24"/>
          <w:rtl/>
          <w:lang w:eastAsia="he-IL"/>
        </w:rPr>
        <w:t>.</w:t>
      </w:r>
      <w:r w:rsidRPr="006B3955">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rtl/>
          <w:lang w:eastAsia="he-IL"/>
        </w:rPr>
        <w:tab/>
      </w:r>
      <w:r w:rsidR="00EF1BF0">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rtl/>
          <w:lang w:eastAsia="he-IL"/>
        </w:rPr>
        <w:tab/>
        <w:t xml:space="preserve"> </w:t>
      </w:r>
      <w:del w:id="594" w:author="Meryl Etman" w:date="2019-07-10T16:28:00Z">
        <w:r w:rsidRPr="006B3955" w:rsidDel="00E9523A">
          <w:rPr>
            <w:rFonts w:ascii="Times New Roman" w:eastAsia="Times New Roman" w:hAnsi="Times New Roman" w:cs="David"/>
            <w:sz w:val="20"/>
            <w:szCs w:val="24"/>
            <w:rtl/>
            <w:lang w:eastAsia="he-IL"/>
          </w:rPr>
          <w:delText>5</w:delText>
        </w:r>
      </w:del>
      <w:ins w:id="595" w:author="Meryl Etman" w:date="2019-07-10T16:28:00Z">
        <w:r w:rsidR="00E9523A">
          <w:rPr>
            <w:rFonts w:ascii="Times New Roman" w:eastAsia="Times New Roman" w:hAnsi="Times New Roman" w:cs="David" w:hint="cs"/>
            <w:sz w:val="20"/>
            <w:szCs w:val="24"/>
            <w:rtl/>
            <w:lang w:eastAsia="he-IL"/>
          </w:rPr>
          <w:t>3</w:t>
        </w:r>
      </w:ins>
      <w:r w:rsidRPr="006B3955">
        <w:rPr>
          <w:rFonts w:ascii="Times New Roman" w:eastAsia="Times New Roman" w:hAnsi="Times New Roman" w:cs="David"/>
          <w:sz w:val="20"/>
          <w:szCs w:val="24"/>
          <w:rtl/>
          <w:lang w:eastAsia="he-IL"/>
        </w:rPr>
        <w:t xml:space="preserve">% </w:t>
      </w:r>
    </w:p>
    <w:p w14:paraId="730E01E7" w14:textId="053CF729" w:rsidR="00EF1BF0" w:rsidRDefault="00435A20" w:rsidP="006B3955">
      <w:pPr>
        <w:pStyle w:val="af6"/>
        <w:widowControl w:val="0"/>
        <w:numPr>
          <w:ilvl w:val="0"/>
          <w:numId w:val="20"/>
        </w:numPr>
        <w:spacing w:before="0" w:beforeAutospacing="0" w:after="0" w:afterAutospacing="0" w:line="240" w:lineRule="auto"/>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לאחר גמר הפיקוח העליון, תיקוני הבדק וקבלת</w:t>
      </w:r>
    </w:p>
    <w:p w14:paraId="7551CB40" w14:textId="2CEC6ECE" w:rsidR="00EF1BF0" w:rsidRPr="006B3955" w:rsidRDefault="00EF1BF0" w:rsidP="006B3955">
      <w:pPr>
        <w:pStyle w:val="af6"/>
        <w:widowControl w:val="0"/>
        <w:spacing w:before="0" w:beforeAutospacing="0" w:after="0" w:afterAutospacing="0" w:line="240" w:lineRule="auto"/>
        <w:ind w:left="25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33CA0" w:rsidRPr="006B3955">
        <w:rPr>
          <w:rFonts w:ascii="Times New Roman" w:eastAsia="Times New Roman" w:hAnsi="Times New Roman" w:cs="David" w:hint="eastAsia"/>
          <w:sz w:val="20"/>
          <w:szCs w:val="24"/>
          <w:rtl/>
          <w:lang w:eastAsia="he-IL"/>
        </w:rPr>
        <w:t>תעודת</w:t>
      </w:r>
      <w:r w:rsidR="00B33CA0" w:rsidRPr="006B3955">
        <w:rPr>
          <w:rFonts w:ascii="Times New Roman" w:eastAsia="Times New Roman" w:hAnsi="Times New Roman" w:cs="David"/>
          <w:sz w:val="20"/>
          <w:szCs w:val="24"/>
          <w:rtl/>
          <w:lang w:eastAsia="he-IL"/>
        </w:rPr>
        <w:t xml:space="preserve"> </w:t>
      </w:r>
      <w:r w:rsidR="00B33CA0" w:rsidRPr="006B3955">
        <w:rPr>
          <w:rFonts w:ascii="Times New Roman" w:eastAsia="Times New Roman" w:hAnsi="Times New Roman" w:cs="David" w:hint="eastAsia"/>
          <w:sz w:val="20"/>
          <w:szCs w:val="24"/>
          <w:rtl/>
          <w:lang w:eastAsia="he-IL"/>
        </w:rPr>
        <w:t>גמר</w:t>
      </w:r>
      <w:r w:rsidR="00B33CA0" w:rsidRPr="006B3955">
        <w:rPr>
          <w:rFonts w:ascii="Times New Roman" w:eastAsia="Times New Roman" w:hAnsi="Times New Roman" w:cs="David"/>
          <w:sz w:val="20"/>
          <w:szCs w:val="24"/>
          <w:rtl/>
          <w:lang w:eastAsia="he-IL"/>
        </w:rPr>
        <w:t xml:space="preserve"> </w:t>
      </w:r>
      <w:r w:rsidR="00B33CA0" w:rsidRPr="006B3955">
        <w:rPr>
          <w:rFonts w:ascii="Times New Roman" w:eastAsia="Times New Roman" w:hAnsi="Times New Roman" w:cs="David" w:hint="eastAsia"/>
          <w:sz w:val="20"/>
          <w:szCs w:val="24"/>
          <w:rtl/>
          <w:lang w:eastAsia="he-IL"/>
        </w:rPr>
        <w:t>לפרו</w:t>
      </w:r>
      <w:r w:rsidR="00435A20" w:rsidRPr="006B3955">
        <w:rPr>
          <w:rFonts w:ascii="Times New Roman" w:eastAsia="Times New Roman" w:hAnsi="Times New Roman" w:cs="David" w:hint="eastAsia"/>
          <w:sz w:val="20"/>
          <w:szCs w:val="24"/>
          <w:rtl/>
          <w:lang w:eastAsia="he-IL"/>
        </w:rPr>
        <w:t>יקט</w:t>
      </w:r>
      <w:r w:rsidR="00435A20" w:rsidRPr="006B3955">
        <w:rPr>
          <w:rFonts w:ascii="Times New Roman" w:eastAsia="Times New Roman" w:hAnsi="Times New Roman" w:cs="David"/>
          <w:sz w:val="20"/>
          <w:szCs w:val="24"/>
          <w:rtl/>
          <w:lang w:eastAsia="he-IL"/>
        </w:rPr>
        <w:t xml:space="preserve">, אשור המתכנן בכתב </w:t>
      </w:r>
    </w:p>
    <w:p w14:paraId="5DEF5AA6" w14:textId="48353493" w:rsidR="00EF1BF0" w:rsidRPr="006B3955" w:rsidRDefault="00435A20" w:rsidP="006B3955">
      <w:pPr>
        <w:pStyle w:val="af6"/>
        <w:widowControl w:val="0"/>
        <w:spacing w:before="0" w:beforeAutospacing="0" w:after="0" w:afterAutospacing="0" w:line="240" w:lineRule="auto"/>
        <w:ind w:left="2520"/>
        <w:jc w:val="both"/>
        <w:rPr>
          <w:rFonts w:ascii="Times New Roman" w:eastAsia="Times New Roman" w:hAnsi="Times New Roman" w:cs="David"/>
          <w:sz w:val="20"/>
          <w:szCs w:val="24"/>
          <w:rtl/>
          <w:lang w:eastAsia="he-IL"/>
        </w:rPr>
      </w:pPr>
      <w:r w:rsidRPr="006B3955">
        <w:rPr>
          <w:rFonts w:ascii="Times New Roman" w:eastAsia="Times New Roman" w:hAnsi="Times New Roman" w:cs="David" w:hint="eastAsia"/>
          <w:sz w:val="20"/>
          <w:szCs w:val="24"/>
          <w:rtl/>
          <w:lang w:eastAsia="he-IL"/>
        </w:rPr>
        <w:t>להשלמת</w:t>
      </w:r>
      <w:r w:rsidRPr="006B3955">
        <w:rPr>
          <w:rFonts w:ascii="Times New Roman" w:eastAsia="Times New Roman" w:hAnsi="Times New Roman" w:cs="David"/>
          <w:sz w:val="20"/>
          <w:szCs w:val="24"/>
          <w:rtl/>
          <w:lang w:eastAsia="he-IL"/>
        </w:rPr>
        <w:t xml:space="preserve"> הפרויקט בהתאם לתכניותיו, לתקנים </w:t>
      </w:r>
    </w:p>
    <w:p w14:paraId="2F9DDD22" w14:textId="6FDB2A63" w:rsidR="00435A20" w:rsidRPr="00435A20" w:rsidRDefault="00435A20" w:rsidP="006B3955">
      <w:pPr>
        <w:pStyle w:val="af6"/>
        <w:widowControl w:val="0"/>
        <w:spacing w:before="0" w:beforeAutospacing="0" w:after="0" w:afterAutospacing="0" w:line="240" w:lineRule="auto"/>
        <w:ind w:left="2520"/>
        <w:jc w:val="both"/>
        <w:rPr>
          <w:rtl/>
          <w:lang w:eastAsia="he-IL"/>
        </w:rPr>
      </w:pPr>
      <w:r w:rsidRPr="006B3955">
        <w:rPr>
          <w:rFonts w:ascii="Times New Roman" w:eastAsia="Times New Roman" w:hAnsi="Times New Roman" w:cs="David" w:hint="eastAsia"/>
          <w:sz w:val="20"/>
          <w:szCs w:val="24"/>
          <w:rtl/>
          <w:lang w:eastAsia="he-IL"/>
        </w:rPr>
        <w:t>מחייבים</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ולשביעות</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hint="eastAsia"/>
          <w:sz w:val="20"/>
          <w:szCs w:val="24"/>
          <w:rtl/>
          <w:lang w:eastAsia="he-IL"/>
        </w:rPr>
        <w:t>רצונו</w:t>
      </w:r>
      <w:r w:rsidR="00EF1BF0">
        <w:rPr>
          <w:rFonts w:ascii="Times New Roman" w:eastAsia="Times New Roman" w:hAnsi="Times New Roman" w:cs="David" w:hint="cs"/>
          <w:sz w:val="20"/>
          <w:szCs w:val="24"/>
          <w:rtl/>
          <w:lang w:eastAsia="he-IL"/>
        </w:rPr>
        <w:t>.</w:t>
      </w:r>
      <w:r w:rsidRPr="006B3955">
        <w:rPr>
          <w:rFonts w:ascii="Times New Roman" w:eastAsia="Times New Roman" w:hAnsi="Times New Roman" w:cs="David"/>
          <w:sz w:val="20"/>
          <w:szCs w:val="24"/>
          <w:rtl/>
          <w:lang w:eastAsia="he-IL"/>
        </w:rPr>
        <w:t xml:space="preserve"> </w:t>
      </w:r>
      <w:r w:rsidRPr="006B3955">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rtl/>
          <w:lang w:eastAsia="he-IL"/>
        </w:rPr>
        <w:tab/>
      </w:r>
      <w:r w:rsidR="00EF1BF0">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u w:val="single"/>
          <w:rtl/>
          <w:lang w:eastAsia="he-IL"/>
        </w:rPr>
        <w:t xml:space="preserve">2% </w:t>
      </w:r>
    </w:p>
    <w:p w14:paraId="563935A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BCBE20A" w14:textId="23C669F5" w:rsidR="00435A20" w:rsidRPr="006B3955" w:rsidRDefault="00435A20" w:rsidP="006B3955">
      <w:pPr>
        <w:pStyle w:val="af6"/>
        <w:widowControl w:val="0"/>
        <w:numPr>
          <w:ilvl w:val="0"/>
          <w:numId w:val="20"/>
        </w:numPr>
        <w:spacing w:before="0" w:beforeAutospacing="0" w:after="0" w:afterAutospacing="0" w:line="240" w:lineRule="auto"/>
        <w:ind w:right="-142"/>
        <w:jc w:val="both"/>
        <w:rPr>
          <w:rFonts w:ascii="Times New Roman" w:eastAsia="Times New Roman" w:hAnsi="Times New Roman" w:cs="David"/>
          <w:sz w:val="20"/>
          <w:szCs w:val="24"/>
          <w:rtl/>
          <w:lang w:eastAsia="he-IL"/>
        </w:rPr>
      </w:pPr>
      <w:r w:rsidRPr="006B3955">
        <w:rPr>
          <w:rFonts w:ascii="Times New Roman" w:eastAsia="Times New Roman" w:hAnsi="Times New Roman" w:cs="David" w:hint="eastAsia"/>
          <w:b/>
          <w:bCs/>
          <w:sz w:val="20"/>
          <w:szCs w:val="24"/>
          <w:rtl/>
          <w:lang w:eastAsia="he-IL"/>
        </w:rPr>
        <w:t>סה</w:t>
      </w:r>
      <w:r w:rsidRPr="006B3955">
        <w:rPr>
          <w:rFonts w:ascii="Times New Roman" w:eastAsia="Times New Roman" w:hAnsi="Times New Roman" w:cs="David"/>
          <w:b/>
          <w:bCs/>
          <w:sz w:val="20"/>
          <w:szCs w:val="24"/>
          <w:rtl/>
          <w:lang w:eastAsia="he-IL"/>
        </w:rPr>
        <w:t>"כ</w:t>
      </w:r>
      <w:r w:rsidRPr="006B3955">
        <w:rPr>
          <w:rFonts w:ascii="Times New Roman" w:eastAsia="Times New Roman" w:hAnsi="Times New Roman" w:cs="David"/>
          <w:sz w:val="20"/>
          <w:szCs w:val="24"/>
          <w:rtl/>
          <w:lang w:eastAsia="he-IL"/>
        </w:rPr>
        <w:t>:</w:t>
      </w:r>
      <w:r w:rsidRPr="006B3955">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rtl/>
          <w:lang w:eastAsia="he-IL"/>
        </w:rPr>
        <w:tab/>
      </w:r>
      <w:r w:rsidR="00EF1BF0">
        <w:rPr>
          <w:rFonts w:ascii="Times New Roman" w:eastAsia="Times New Roman" w:hAnsi="Times New Roman" w:cs="David"/>
          <w:sz w:val="20"/>
          <w:szCs w:val="24"/>
          <w:rtl/>
          <w:lang w:eastAsia="he-IL"/>
        </w:rPr>
        <w:tab/>
      </w:r>
      <w:r w:rsidR="00EF1BF0">
        <w:rPr>
          <w:rFonts w:ascii="Times New Roman" w:eastAsia="Times New Roman" w:hAnsi="Times New Roman" w:cs="David"/>
          <w:sz w:val="20"/>
          <w:szCs w:val="24"/>
          <w:rtl/>
          <w:lang w:eastAsia="he-IL"/>
        </w:rPr>
        <w:tab/>
      </w:r>
      <w:r w:rsidR="00EF1BF0">
        <w:rPr>
          <w:rFonts w:ascii="Times New Roman" w:eastAsia="Times New Roman" w:hAnsi="Times New Roman" w:cs="David"/>
          <w:sz w:val="20"/>
          <w:szCs w:val="24"/>
          <w:rtl/>
          <w:lang w:eastAsia="he-IL"/>
        </w:rPr>
        <w:tab/>
      </w:r>
      <w:r w:rsidRPr="006B3955">
        <w:rPr>
          <w:rFonts w:ascii="Times New Roman" w:eastAsia="Times New Roman" w:hAnsi="Times New Roman" w:cs="David"/>
          <w:sz w:val="20"/>
          <w:szCs w:val="24"/>
          <w:rtl/>
          <w:lang w:eastAsia="he-IL"/>
        </w:rPr>
        <w:tab/>
      </w:r>
      <w:r w:rsidRPr="006B3955">
        <w:rPr>
          <w:rFonts w:ascii="Times New Roman" w:eastAsia="Times New Roman" w:hAnsi="Times New Roman" w:cs="David"/>
          <w:b/>
          <w:bCs/>
          <w:sz w:val="20"/>
          <w:szCs w:val="24"/>
          <w:rtl/>
          <w:lang w:eastAsia="he-IL"/>
        </w:rPr>
        <w:t xml:space="preserve">100% </w:t>
      </w:r>
    </w:p>
    <w:p w14:paraId="07AB9771"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5CDD7CA0"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3802F744" w14:textId="6FBBD8D3" w:rsidR="00435A20" w:rsidRPr="00435A20" w:rsidRDefault="00435A20" w:rsidP="00E242C0">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w:t>
      </w:r>
      <w:r w:rsidR="007A645A">
        <w:rPr>
          <w:rFonts w:ascii="Times New Roman" w:eastAsia="Times New Roman" w:hAnsi="Times New Roman" w:cs="David" w:hint="cs"/>
          <w:sz w:val="20"/>
          <w:szCs w:val="24"/>
          <w:rtl/>
          <w:lang w:eastAsia="he-IL"/>
        </w:rPr>
        <w:t>6</w:t>
      </w:r>
      <w:r w:rsidRPr="00435A20">
        <w:rPr>
          <w:rFonts w:ascii="Times New Roman" w:eastAsia="Times New Roman" w:hAnsi="Times New Roman" w:cs="David" w:hint="cs"/>
          <w:sz w:val="20"/>
          <w:szCs w:val="24"/>
          <w:rtl/>
          <w:lang w:eastAsia="he-IL"/>
        </w:rPr>
        <w:t>.2</w:t>
      </w:r>
      <w:r w:rsidRPr="00435A20">
        <w:rPr>
          <w:rFonts w:ascii="Times New Roman" w:eastAsia="Times New Roman" w:hAnsi="Times New Roman" w:cs="David" w:hint="cs"/>
          <w:sz w:val="20"/>
          <w:szCs w:val="24"/>
          <w:rtl/>
          <w:lang w:eastAsia="he-IL"/>
        </w:rPr>
        <w:tab/>
      </w:r>
      <w:del w:id="596" w:author="Meryl Etman" w:date="2019-08-01T11:43:00Z">
        <w:r w:rsidRPr="00435A20" w:rsidDel="00213310">
          <w:rPr>
            <w:rFonts w:ascii="Times New Roman" w:eastAsia="Times New Roman" w:hAnsi="Times New Roman" w:cs="David" w:hint="cs"/>
            <w:sz w:val="20"/>
            <w:szCs w:val="24"/>
            <w:u w:val="single"/>
            <w:rtl/>
            <w:lang w:eastAsia="he-IL"/>
          </w:rPr>
          <w:delText>למבנה חוזר</w:delText>
        </w:r>
      </w:del>
      <w:ins w:id="597" w:author="Meryl Etman" w:date="2019-08-01T11:43:00Z">
        <w:r w:rsidR="00213310">
          <w:rPr>
            <w:rFonts w:ascii="Times New Roman" w:eastAsia="Times New Roman" w:hAnsi="Times New Roman" w:cs="David" w:hint="cs"/>
            <w:sz w:val="20"/>
            <w:szCs w:val="24"/>
            <w:u w:val="single"/>
            <w:rtl/>
            <w:lang w:eastAsia="he-IL"/>
          </w:rPr>
          <w:t>מבוטל.</w:t>
        </w:r>
      </w:ins>
      <w:ins w:id="598" w:author="Meryl Etman" w:date="2019-08-01T11:44:00Z">
        <w:r w:rsidR="00213310" w:rsidRPr="00435A20" w:rsidDel="00213310">
          <w:rPr>
            <w:rFonts w:ascii="Times New Roman" w:eastAsia="Times New Roman" w:hAnsi="Times New Roman" w:cs="David" w:hint="cs"/>
            <w:sz w:val="20"/>
            <w:szCs w:val="24"/>
            <w:rtl/>
            <w:lang w:eastAsia="he-IL"/>
          </w:rPr>
          <w:t xml:space="preserve"> </w:t>
        </w:r>
      </w:ins>
      <w:del w:id="599" w:author="Meryl Etman" w:date="2019-08-01T11:44:00Z">
        <w:r w:rsidRPr="00435A20" w:rsidDel="00213310">
          <w:rPr>
            <w:rFonts w:ascii="Times New Roman" w:eastAsia="Times New Roman" w:hAnsi="Times New Roman" w:cs="David" w:hint="cs"/>
            <w:sz w:val="20"/>
            <w:szCs w:val="24"/>
            <w:rtl/>
            <w:lang w:eastAsia="he-IL"/>
          </w:rPr>
          <w:delText>:</w:delText>
        </w:r>
      </w:del>
    </w:p>
    <w:p w14:paraId="64D4D02E" w14:textId="77777777" w:rsidR="00435A20" w:rsidRPr="00435A20" w:rsidDel="00213310" w:rsidRDefault="00435A20" w:rsidP="00435A20">
      <w:pPr>
        <w:widowControl w:val="0"/>
        <w:spacing w:before="0" w:beforeAutospacing="0" w:after="0" w:afterAutospacing="0" w:line="240" w:lineRule="auto"/>
        <w:ind w:hanging="720"/>
        <w:jc w:val="both"/>
        <w:rPr>
          <w:del w:id="600" w:author="Meryl Etman" w:date="2019-08-01T11:50:00Z"/>
          <w:rFonts w:ascii="Times New Roman" w:eastAsia="Times New Roman" w:hAnsi="Times New Roman" w:cs="David"/>
          <w:sz w:val="20"/>
          <w:szCs w:val="24"/>
          <w:rtl/>
          <w:lang w:eastAsia="he-IL"/>
        </w:rPr>
      </w:pPr>
    </w:p>
    <w:p w14:paraId="5B7F027C" w14:textId="18A9D66C" w:rsidR="00435A20" w:rsidRPr="006B3955" w:rsidDel="00213310" w:rsidRDefault="00435A20">
      <w:pPr>
        <w:pStyle w:val="af6"/>
        <w:widowControl w:val="0"/>
        <w:numPr>
          <w:ilvl w:val="0"/>
          <w:numId w:val="21"/>
        </w:numPr>
        <w:spacing w:before="0" w:beforeAutospacing="0" w:after="0" w:afterAutospacing="0" w:line="240" w:lineRule="auto"/>
        <w:ind w:left="0" w:firstLine="0"/>
        <w:jc w:val="both"/>
        <w:rPr>
          <w:del w:id="601" w:author="Meryl Etman" w:date="2019-08-01T11:44:00Z"/>
          <w:rFonts w:ascii="Times New Roman" w:eastAsia="Times New Roman" w:hAnsi="Times New Roman" w:cs="David"/>
          <w:sz w:val="20"/>
          <w:szCs w:val="24"/>
          <w:rtl/>
          <w:lang w:eastAsia="he-IL"/>
        </w:rPr>
        <w:pPrChange w:id="602" w:author="Meryl Etman" w:date="2019-08-01T11:50:00Z">
          <w:pPr>
            <w:pStyle w:val="af6"/>
            <w:widowControl w:val="0"/>
            <w:numPr>
              <w:numId w:val="21"/>
            </w:numPr>
            <w:spacing w:before="0" w:beforeAutospacing="0" w:after="0" w:afterAutospacing="0" w:line="240" w:lineRule="auto"/>
            <w:ind w:left="2520" w:hanging="360"/>
            <w:jc w:val="both"/>
          </w:pPr>
        </w:pPrChange>
      </w:pPr>
      <w:del w:id="603" w:author="Meryl Etman" w:date="2019-08-01T11:44:00Z">
        <w:r w:rsidRPr="006B3955" w:rsidDel="00213310">
          <w:rPr>
            <w:rFonts w:ascii="Times New Roman" w:eastAsia="Times New Roman" w:hAnsi="Times New Roman" w:cs="David" w:hint="eastAsia"/>
            <w:sz w:val="20"/>
            <w:szCs w:val="24"/>
            <w:rtl/>
            <w:lang w:eastAsia="he-IL"/>
          </w:rPr>
          <w:delText>לאחר</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אשור</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בינוי</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לביצוע</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ע</w:delText>
        </w:r>
        <w:r w:rsidRPr="006B3955" w:rsidDel="00213310">
          <w:rPr>
            <w:rFonts w:ascii="Times New Roman" w:eastAsia="Times New Roman" w:hAnsi="Times New Roman" w:cs="David"/>
            <w:sz w:val="20"/>
            <w:szCs w:val="24"/>
            <w:rtl/>
            <w:lang w:eastAsia="he-IL"/>
          </w:rPr>
          <w:delText xml:space="preserve">"י </w:delText>
        </w:r>
        <w:r w:rsidRPr="006B3955" w:rsidDel="00213310">
          <w:rPr>
            <w:rFonts w:ascii="Times New Roman" w:eastAsia="Times New Roman" w:hAnsi="Times New Roman" w:cs="David" w:hint="eastAsia"/>
            <w:sz w:val="20"/>
            <w:szCs w:val="24"/>
            <w:rtl/>
            <w:lang w:eastAsia="he-IL"/>
          </w:rPr>
          <w:delText>הועדה</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המקומית</w:delText>
        </w:r>
        <w:r w:rsidR="00AE54E9" w:rsidDel="00213310">
          <w:rPr>
            <w:rFonts w:ascii="Times New Roman" w:eastAsia="Times New Roman" w:hAnsi="Times New Roman" w:cs="David" w:hint="cs"/>
            <w:sz w:val="20"/>
            <w:szCs w:val="24"/>
            <w:rtl/>
            <w:lang w:eastAsia="he-IL"/>
          </w:rPr>
          <w:delText>.</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sz w:val="20"/>
            <w:szCs w:val="24"/>
            <w:rtl/>
            <w:lang w:eastAsia="he-IL"/>
          </w:rPr>
          <w:tab/>
          <w:delText xml:space="preserve">15% </w:delText>
        </w:r>
      </w:del>
    </w:p>
    <w:p w14:paraId="7ABF9C75" w14:textId="24E4F479" w:rsidR="00AE54E9" w:rsidDel="00213310" w:rsidRDefault="00435A20">
      <w:pPr>
        <w:pStyle w:val="af6"/>
        <w:widowControl w:val="0"/>
        <w:numPr>
          <w:ilvl w:val="0"/>
          <w:numId w:val="21"/>
        </w:numPr>
        <w:spacing w:before="0" w:beforeAutospacing="0" w:after="0" w:afterAutospacing="0" w:line="240" w:lineRule="auto"/>
        <w:ind w:left="0" w:firstLine="0"/>
        <w:jc w:val="both"/>
        <w:rPr>
          <w:del w:id="604" w:author="Meryl Etman" w:date="2019-08-01T11:44:00Z"/>
          <w:rFonts w:ascii="Times New Roman" w:eastAsia="Times New Roman" w:hAnsi="Times New Roman" w:cs="David"/>
          <w:sz w:val="20"/>
          <w:szCs w:val="24"/>
          <w:lang w:eastAsia="he-IL"/>
        </w:rPr>
        <w:pPrChange w:id="605" w:author="Meryl Etman" w:date="2019-08-01T11:50:00Z">
          <w:pPr>
            <w:pStyle w:val="af6"/>
            <w:widowControl w:val="0"/>
            <w:numPr>
              <w:numId w:val="21"/>
            </w:numPr>
            <w:spacing w:before="0" w:beforeAutospacing="0" w:after="0" w:afterAutospacing="0" w:line="240" w:lineRule="auto"/>
            <w:ind w:left="2520" w:hanging="360"/>
            <w:jc w:val="both"/>
          </w:pPr>
        </w:pPrChange>
      </w:pPr>
      <w:del w:id="606" w:author="Meryl Etman" w:date="2019-08-01T11:44:00Z">
        <w:r w:rsidRPr="00435A20" w:rsidDel="00213310">
          <w:rPr>
            <w:rFonts w:ascii="Times New Roman" w:eastAsia="Times New Roman" w:hAnsi="Times New Roman" w:cs="David" w:hint="cs"/>
            <w:sz w:val="20"/>
            <w:szCs w:val="24"/>
            <w:rtl/>
            <w:lang w:eastAsia="he-IL"/>
          </w:rPr>
          <w:delText xml:space="preserve">לאחר אשור הבקשות להיתרי בניה </w:delText>
        </w:r>
        <w:r w:rsidR="00AE54E9" w:rsidDel="00213310">
          <w:rPr>
            <w:rFonts w:ascii="Times New Roman" w:eastAsia="Times New Roman" w:hAnsi="Times New Roman" w:cs="David" w:hint="cs"/>
            <w:sz w:val="20"/>
            <w:szCs w:val="24"/>
            <w:rtl/>
            <w:lang w:eastAsia="he-IL"/>
          </w:rPr>
          <w:delText xml:space="preserve">והוצאת </w:delText>
        </w:r>
      </w:del>
    </w:p>
    <w:p w14:paraId="171D807A" w14:textId="631BA348" w:rsidR="00AE54E9" w:rsidRPr="00435A20" w:rsidDel="00213310" w:rsidRDefault="00AE54E9">
      <w:pPr>
        <w:pStyle w:val="af6"/>
        <w:widowControl w:val="0"/>
        <w:spacing w:before="0" w:beforeAutospacing="0" w:after="0" w:afterAutospacing="0" w:line="240" w:lineRule="auto"/>
        <w:ind w:left="0"/>
        <w:jc w:val="both"/>
        <w:rPr>
          <w:del w:id="607" w:author="Meryl Etman" w:date="2019-08-01T11:44:00Z"/>
          <w:rFonts w:ascii="Times New Roman" w:eastAsia="Times New Roman" w:hAnsi="Times New Roman" w:cs="David"/>
          <w:sz w:val="20"/>
          <w:szCs w:val="24"/>
          <w:rtl/>
          <w:lang w:eastAsia="he-IL"/>
        </w:rPr>
        <w:pPrChange w:id="608" w:author="Meryl Etman" w:date="2019-08-01T11:50:00Z">
          <w:pPr>
            <w:pStyle w:val="af6"/>
            <w:widowControl w:val="0"/>
            <w:spacing w:before="0" w:beforeAutospacing="0" w:after="0" w:afterAutospacing="0" w:line="240" w:lineRule="auto"/>
            <w:ind w:left="2520"/>
            <w:jc w:val="both"/>
          </w:pPr>
        </w:pPrChange>
      </w:pPr>
      <w:del w:id="609" w:author="Meryl Etman" w:date="2019-08-01T11:44:00Z">
        <w:r w:rsidDel="00213310">
          <w:rPr>
            <w:rFonts w:ascii="Times New Roman" w:eastAsia="Times New Roman" w:hAnsi="Times New Roman" w:cs="David" w:hint="cs"/>
            <w:sz w:val="20"/>
            <w:szCs w:val="24"/>
            <w:rtl/>
            <w:lang w:eastAsia="he-IL"/>
          </w:rPr>
          <w:delText xml:space="preserve">היתרי בניה. </w:delText>
        </w:r>
        <w:r w:rsidDel="00213310">
          <w:rPr>
            <w:rFonts w:ascii="Times New Roman" w:eastAsia="Times New Roman" w:hAnsi="Times New Roman" w:cs="David"/>
            <w:sz w:val="20"/>
            <w:szCs w:val="24"/>
            <w:lang w:eastAsia="he-IL"/>
          </w:rPr>
          <w:tab/>
        </w:r>
        <w:r w:rsidDel="00213310">
          <w:rPr>
            <w:rFonts w:ascii="Times New Roman" w:eastAsia="Times New Roman" w:hAnsi="Times New Roman" w:cs="David"/>
            <w:sz w:val="20"/>
            <w:szCs w:val="24"/>
            <w:lang w:eastAsia="he-IL"/>
          </w:rPr>
          <w:tab/>
        </w:r>
        <w:r w:rsidDel="00213310">
          <w:rPr>
            <w:rFonts w:ascii="Times New Roman" w:eastAsia="Times New Roman" w:hAnsi="Times New Roman" w:cs="David"/>
            <w:sz w:val="20"/>
            <w:szCs w:val="24"/>
            <w:lang w:eastAsia="he-IL"/>
          </w:rPr>
          <w:tab/>
        </w:r>
        <w:r w:rsidDel="00213310">
          <w:rPr>
            <w:rFonts w:ascii="Times New Roman" w:eastAsia="Times New Roman" w:hAnsi="Times New Roman" w:cs="David"/>
            <w:sz w:val="20"/>
            <w:szCs w:val="24"/>
            <w:lang w:eastAsia="he-IL"/>
          </w:rPr>
          <w:tab/>
        </w:r>
        <w:r w:rsidDel="00213310">
          <w:rPr>
            <w:rFonts w:ascii="Times New Roman" w:eastAsia="Times New Roman" w:hAnsi="Times New Roman" w:cs="David"/>
            <w:sz w:val="20"/>
            <w:szCs w:val="24"/>
            <w:lang w:eastAsia="he-IL"/>
          </w:rPr>
          <w:tab/>
        </w:r>
        <w:r w:rsidRPr="006B3955" w:rsidDel="00213310">
          <w:rPr>
            <w:rFonts w:ascii="David" w:eastAsia="Times New Roman" w:hAnsi="David" w:cs="David"/>
            <w:sz w:val="24"/>
            <w:szCs w:val="24"/>
            <w:lang w:eastAsia="he-IL"/>
          </w:rPr>
          <w:delText>20%</w:delText>
        </w:r>
      </w:del>
    </w:p>
    <w:p w14:paraId="6B51C517" w14:textId="4E4F48E8" w:rsidR="00AE54E9" w:rsidDel="00213310" w:rsidRDefault="00435A20">
      <w:pPr>
        <w:pStyle w:val="af6"/>
        <w:widowControl w:val="0"/>
        <w:numPr>
          <w:ilvl w:val="0"/>
          <w:numId w:val="21"/>
        </w:numPr>
        <w:spacing w:before="0" w:beforeAutospacing="0" w:after="0" w:afterAutospacing="0" w:line="240" w:lineRule="auto"/>
        <w:ind w:left="0" w:firstLine="0"/>
        <w:jc w:val="both"/>
        <w:rPr>
          <w:del w:id="610" w:author="Meryl Etman" w:date="2019-08-01T11:44:00Z"/>
          <w:rFonts w:ascii="Times New Roman" w:eastAsia="Times New Roman" w:hAnsi="Times New Roman" w:cs="David"/>
          <w:sz w:val="20"/>
          <w:szCs w:val="24"/>
          <w:lang w:eastAsia="he-IL"/>
        </w:rPr>
        <w:pPrChange w:id="611" w:author="Meryl Etman" w:date="2019-08-01T11:50:00Z">
          <w:pPr>
            <w:pStyle w:val="af6"/>
            <w:widowControl w:val="0"/>
            <w:numPr>
              <w:numId w:val="21"/>
            </w:numPr>
            <w:spacing w:before="0" w:beforeAutospacing="0" w:after="0" w:afterAutospacing="0" w:line="240" w:lineRule="auto"/>
            <w:ind w:left="2520" w:hanging="360"/>
            <w:jc w:val="both"/>
          </w:pPr>
        </w:pPrChange>
      </w:pPr>
      <w:del w:id="612" w:author="Meryl Etman" w:date="2019-08-01T11:44:00Z">
        <w:r w:rsidRPr="00435A20" w:rsidDel="00213310">
          <w:rPr>
            <w:rFonts w:ascii="Times New Roman" w:eastAsia="Times New Roman" w:hAnsi="Times New Roman" w:cs="David" w:hint="cs"/>
            <w:sz w:val="20"/>
            <w:szCs w:val="24"/>
            <w:rtl/>
            <w:lang w:eastAsia="he-IL"/>
          </w:rPr>
          <w:delText xml:space="preserve">לאחר גמר התאמת התכנון המפורט והמכרזים </w:delText>
        </w:r>
      </w:del>
    </w:p>
    <w:p w14:paraId="738C31E3" w14:textId="6A96F054" w:rsidR="00435A20" w:rsidRPr="00435A20" w:rsidDel="00213310" w:rsidRDefault="00435A20">
      <w:pPr>
        <w:pStyle w:val="af6"/>
        <w:widowControl w:val="0"/>
        <w:spacing w:before="0" w:beforeAutospacing="0" w:after="0" w:afterAutospacing="0" w:line="240" w:lineRule="auto"/>
        <w:ind w:left="0"/>
        <w:jc w:val="both"/>
        <w:rPr>
          <w:del w:id="613" w:author="Meryl Etman" w:date="2019-08-01T11:44:00Z"/>
          <w:rtl/>
          <w:lang w:eastAsia="he-IL"/>
        </w:rPr>
        <w:pPrChange w:id="614" w:author="Meryl Etman" w:date="2019-08-01T11:50:00Z">
          <w:pPr>
            <w:pStyle w:val="af6"/>
            <w:widowControl w:val="0"/>
            <w:spacing w:before="0" w:beforeAutospacing="0" w:after="0" w:afterAutospacing="0" w:line="240" w:lineRule="auto"/>
            <w:ind w:left="2520"/>
            <w:jc w:val="both"/>
          </w:pPr>
        </w:pPrChange>
      </w:pPr>
      <w:del w:id="615" w:author="Meryl Etman" w:date="2019-08-01T11:44:00Z">
        <w:r w:rsidRPr="006B3955" w:rsidDel="00213310">
          <w:rPr>
            <w:rFonts w:ascii="Times New Roman" w:eastAsia="Times New Roman" w:hAnsi="Times New Roman" w:cs="David" w:hint="eastAsia"/>
            <w:sz w:val="20"/>
            <w:szCs w:val="24"/>
            <w:rtl/>
            <w:lang w:eastAsia="he-IL"/>
          </w:rPr>
          <w:delText>וא</w:delText>
        </w:r>
        <w:r w:rsidR="00AE54E9" w:rsidDel="00213310">
          <w:rPr>
            <w:rFonts w:ascii="Times New Roman" w:eastAsia="Times New Roman" w:hAnsi="Times New Roman" w:cs="David" w:hint="cs"/>
            <w:sz w:val="20"/>
            <w:szCs w:val="24"/>
            <w:rtl/>
            <w:lang w:eastAsia="he-IL"/>
          </w:rPr>
          <w:delText>י</w:delText>
        </w:r>
        <w:r w:rsidRPr="006B3955" w:rsidDel="00213310">
          <w:rPr>
            <w:rFonts w:ascii="Times New Roman" w:eastAsia="Times New Roman" w:hAnsi="Times New Roman" w:cs="David" w:hint="eastAsia"/>
            <w:sz w:val="20"/>
            <w:szCs w:val="24"/>
            <w:rtl/>
            <w:lang w:eastAsia="he-IL"/>
          </w:rPr>
          <w:delText>שור</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עבודות</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שלב</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זה</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ע</w:delText>
        </w:r>
        <w:r w:rsidRPr="006B3955" w:rsidDel="00213310">
          <w:rPr>
            <w:rFonts w:ascii="Times New Roman" w:eastAsia="Times New Roman" w:hAnsi="Times New Roman" w:cs="David"/>
            <w:sz w:val="20"/>
            <w:szCs w:val="24"/>
            <w:rtl/>
            <w:lang w:eastAsia="he-IL"/>
          </w:rPr>
          <w:delText xml:space="preserve">"י </w:delText>
        </w:r>
        <w:r w:rsidRPr="006B3955" w:rsidDel="00213310">
          <w:rPr>
            <w:rFonts w:ascii="Times New Roman" w:eastAsia="Times New Roman" w:hAnsi="Times New Roman" w:cs="David" w:hint="eastAsia"/>
            <w:sz w:val="20"/>
            <w:szCs w:val="24"/>
            <w:rtl/>
            <w:lang w:eastAsia="he-IL"/>
          </w:rPr>
          <w:delText>המזמין</w:delText>
        </w:r>
        <w:r w:rsidR="00AE54E9" w:rsidDel="00213310">
          <w:rPr>
            <w:rFonts w:ascii="Times New Roman" w:eastAsia="Times New Roman" w:hAnsi="Times New Roman" w:cs="David" w:hint="cs"/>
            <w:sz w:val="20"/>
            <w:szCs w:val="24"/>
            <w:rtl/>
            <w:lang w:eastAsia="he-IL"/>
          </w:rPr>
          <w:delText>.</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sz w:val="20"/>
            <w:szCs w:val="24"/>
            <w:rtl/>
            <w:lang w:eastAsia="he-IL"/>
          </w:rPr>
          <w:tab/>
        </w:r>
        <w:r w:rsidR="00AE54E9" w:rsidDel="00213310">
          <w:rPr>
            <w:rFonts w:ascii="Times New Roman" w:eastAsia="Times New Roman" w:hAnsi="Times New Roman" w:cs="David"/>
            <w:sz w:val="20"/>
            <w:szCs w:val="24"/>
            <w:rtl/>
            <w:lang w:eastAsia="he-IL"/>
          </w:rPr>
          <w:tab/>
        </w:r>
        <w:r w:rsidRPr="006B3955" w:rsidDel="00213310">
          <w:rPr>
            <w:rFonts w:ascii="Times New Roman" w:eastAsia="Times New Roman" w:hAnsi="Times New Roman" w:cs="David"/>
            <w:sz w:val="20"/>
            <w:szCs w:val="24"/>
            <w:rtl/>
            <w:lang w:eastAsia="he-IL"/>
          </w:rPr>
          <w:tab/>
          <w:delText xml:space="preserve">15% </w:delText>
        </w:r>
      </w:del>
    </w:p>
    <w:p w14:paraId="6852EA93" w14:textId="62C52314" w:rsidR="00AE54E9" w:rsidRPr="006B3955" w:rsidDel="00213310" w:rsidRDefault="00435A20">
      <w:pPr>
        <w:pStyle w:val="af6"/>
        <w:widowControl w:val="0"/>
        <w:numPr>
          <w:ilvl w:val="0"/>
          <w:numId w:val="21"/>
        </w:numPr>
        <w:spacing w:before="0" w:beforeAutospacing="0" w:after="60" w:afterAutospacing="0" w:line="360" w:lineRule="auto"/>
        <w:ind w:left="0" w:firstLine="0"/>
        <w:jc w:val="both"/>
        <w:rPr>
          <w:del w:id="616" w:author="Meryl Etman" w:date="2019-08-01T11:44:00Z"/>
          <w:rFonts w:ascii="Times New Roman" w:eastAsia="Times New Roman" w:hAnsi="Times New Roman" w:cs="David"/>
          <w:sz w:val="20"/>
          <w:szCs w:val="24"/>
          <w:rtl/>
          <w:lang w:eastAsia="he-IL"/>
        </w:rPr>
        <w:pPrChange w:id="617" w:author="Meryl Etman" w:date="2019-08-01T11:50:00Z">
          <w:pPr>
            <w:pStyle w:val="af6"/>
            <w:widowControl w:val="0"/>
            <w:numPr>
              <w:numId w:val="21"/>
            </w:numPr>
            <w:spacing w:before="0" w:beforeAutospacing="0" w:after="60" w:afterAutospacing="0" w:line="360" w:lineRule="auto"/>
            <w:ind w:left="2520" w:hanging="360"/>
            <w:jc w:val="both"/>
          </w:pPr>
        </w:pPrChange>
      </w:pPr>
      <w:del w:id="618" w:author="Meryl Etman" w:date="2019-08-01T11:44:00Z">
        <w:r w:rsidRPr="006B3955" w:rsidDel="00213310">
          <w:rPr>
            <w:rFonts w:ascii="Times New Roman" w:eastAsia="Times New Roman" w:hAnsi="Times New Roman" w:cs="David" w:hint="eastAsia"/>
            <w:sz w:val="20"/>
            <w:szCs w:val="24"/>
            <w:rtl/>
            <w:lang w:eastAsia="he-IL"/>
          </w:rPr>
          <w:delText>במהלך</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ביצוע</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הפיקוח</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העליון</w:delText>
        </w:r>
        <w:r w:rsidR="00AE54E9" w:rsidDel="00213310">
          <w:rPr>
            <w:rFonts w:ascii="Times New Roman" w:eastAsia="Times New Roman" w:hAnsi="Times New Roman" w:cs="David" w:hint="cs"/>
            <w:sz w:val="20"/>
            <w:szCs w:val="24"/>
            <w:rtl/>
            <w:lang w:eastAsia="he-IL"/>
          </w:rPr>
          <w:delText xml:space="preserve"> לפי שיקול דעת המזמין.</w:delText>
        </w:r>
        <w:r w:rsidR="00AE54E9" w:rsidDel="00213310">
          <w:rPr>
            <w:rFonts w:ascii="Times New Roman" w:eastAsia="Times New Roman" w:hAnsi="Times New Roman" w:cs="David"/>
            <w:sz w:val="20"/>
            <w:szCs w:val="24"/>
            <w:rtl/>
            <w:lang w:eastAsia="he-IL"/>
          </w:rPr>
          <w:tab/>
        </w:r>
        <w:r w:rsidR="00AE54E9" w:rsidDel="00213310">
          <w:rPr>
            <w:rFonts w:ascii="Times New Roman" w:eastAsia="Times New Roman" w:hAnsi="Times New Roman" w:cs="David" w:hint="cs"/>
            <w:sz w:val="20"/>
            <w:szCs w:val="24"/>
            <w:rtl/>
            <w:lang w:eastAsia="he-IL"/>
          </w:rPr>
          <w:delText>35%</w:delText>
        </w:r>
      </w:del>
    </w:p>
    <w:p w14:paraId="367F8EFA" w14:textId="6A717D4F" w:rsidR="00BB7C97" w:rsidRPr="00435A20" w:rsidDel="00213310" w:rsidRDefault="00435A20">
      <w:pPr>
        <w:pStyle w:val="af6"/>
        <w:widowControl w:val="0"/>
        <w:numPr>
          <w:ilvl w:val="0"/>
          <w:numId w:val="21"/>
        </w:numPr>
        <w:spacing w:before="0" w:beforeAutospacing="0" w:after="60" w:afterAutospacing="0" w:line="240" w:lineRule="auto"/>
        <w:ind w:left="0" w:firstLine="0"/>
        <w:jc w:val="both"/>
        <w:rPr>
          <w:del w:id="619" w:author="Meryl Etman" w:date="2019-08-01T11:44:00Z"/>
          <w:rFonts w:ascii="Times New Roman" w:eastAsia="Times New Roman" w:hAnsi="Times New Roman" w:cs="David"/>
          <w:sz w:val="20"/>
          <w:szCs w:val="24"/>
          <w:rtl/>
          <w:lang w:eastAsia="he-IL"/>
        </w:rPr>
        <w:pPrChange w:id="620" w:author="Meryl Etman" w:date="2019-08-01T11:50:00Z">
          <w:pPr>
            <w:pStyle w:val="af6"/>
            <w:widowControl w:val="0"/>
            <w:numPr>
              <w:numId w:val="21"/>
            </w:numPr>
            <w:spacing w:before="0" w:beforeAutospacing="0" w:after="60" w:afterAutospacing="0" w:line="240" w:lineRule="auto"/>
            <w:ind w:left="2517" w:hanging="360"/>
            <w:jc w:val="both"/>
          </w:pPr>
        </w:pPrChange>
      </w:pPr>
      <w:del w:id="621" w:author="Meryl Etman" w:date="2019-08-01T11:44:00Z">
        <w:r w:rsidRPr="00435A20" w:rsidDel="00213310">
          <w:rPr>
            <w:rFonts w:ascii="Times New Roman" w:eastAsia="Times New Roman" w:hAnsi="Times New Roman" w:cs="David" w:hint="cs"/>
            <w:sz w:val="20"/>
            <w:szCs w:val="24"/>
            <w:rtl/>
            <w:lang w:eastAsia="he-IL"/>
          </w:rPr>
          <w:delText>לאחר גמר ביצוע העבודות בהתאם לחוזה זה,</w:delText>
        </w:r>
        <w:r w:rsidR="00BB7C97" w:rsidDel="00213310">
          <w:rPr>
            <w:rFonts w:ascii="Times New Roman" w:eastAsia="Times New Roman" w:hAnsi="Times New Roman" w:cs="David" w:hint="cs"/>
            <w:sz w:val="20"/>
            <w:szCs w:val="24"/>
            <w:rtl/>
            <w:lang w:eastAsia="he-IL"/>
          </w:rPr>
          <w:delText xml:space="preserve"> </w:delText>
        </w:r>
      </w:del>
    </w:p>
    <w:p w14:paraId="45830016" w14:textId="62D596AC" w:rsidR="00BB7C97" w:rsidDel="00213310" w:rsidRDefault="00435A20">
      <w:pPr>
        <w:pStyle w:val="af6"/>
        <w:widowControl w:val="0"/>
        <w:spacing w:before="0" w:beforeAutospacing="0" w:after="60" w:afterAutospacing="0" w:line="240" w:lineRule="auto"/>
        <w:ind w:left="0"/>
        <w:jc w:val="both"/>
        <w:rPr>
          <w:del w:id="622" w:author="Meryl Etman" w:date="2019-08-01T11:44:00Z"/>
          <w:rFonts w:ascii="Times New Roman" w:eastAsia="Times New Roman" w:hAnsi="Times New Roman" w:cs="David"/>
          <w:sz w:val="20"/>
          <w:szCs w:val="24"/>
          <w:rtl/>
          <w:lang w:eastAsia="he-IL"/>
        </w:rPr>
        <w:pPrChange w:id="623" w:author="Meryl Etman" w:date="2019-08-01T11:50:00Z">
          <w:pPr>
            <w:pStyle w:val="af6"/>
            <w:widowControl w:val="0"/>
            <w:spacing w:before="0" w:beforeAutospacing="0" w:after="60" w:afterAutospacing="0" w:line="240" w:lineRule="auto"/>
            <w:ind w:left="2517"/>
            <w:jc w:val="both"/>
          </w:pPr>
        </w:pPrChange>
      </w:pPr>
      <w:del w:id="624" w:author="Meryl Etman" w:date="2019-08-01T11:44:00Z">
        <w:r w:rsidRPr="006B3955" w:rsidDel="00213310">
          <w:rPr>
            <w:rFonts w:ascii="Times New Roman" w:eastAsia="Times New Roman" w:hAnsi="Times New Roman" w:cs="David" w:hint="eastAsia"/>
            <w:sz w:val="20"/>
            <w:szCs w:val="24"/>
            <w:rtl/>
            <w:lang w:eastAsia="he-IL"/>
          </w:rPr>
          <w:delText>הפעלת</w:delText>
        </w:r>
        <w:r w:rsidRPr="006B3955" w:rsidDel="00213310">
          <w:rPr>
            <w:rFonts w:ascii="Times New Roman" w:eastAsia="Times New Roman" w:hAnsi="Times New Roman" w:cs="David"/>
            <w:sz w:val="20"/>
            <w:szCs w:val="24"/>
            <w:rtl/>
            <w:lang w:eastAsia="he-IL"/>
          </w:rPr>
          <w:delText xml:space="preserve"> הפרויקט וקבלתו על ידי המזמין, </w:delText>
        </w:r>
        <w:r w:rsidRPr="006B3955" w:rsidDel="00213310">
          <w:rPr>
            <w:rFonts w:ascii="Times New Roman" w:eastAsia="Times New Roman" w:hAnsi="Times New Roman" w:cs="David" w:hint="eastAsia"/>
            <w:sz w:val="20"/>
            <w:szCs w:val="24"/>
            <w:rtl/>
            <w:lang w:eastAsia="he-IL"/>
          </w:rPr>
          <w:delText>ולאחר</w:delText>
        </w:r>
        <w:r w:rsidRPr="006B3955" w:rsidDel="00213310">
          <w:rPr>
            <w:rFonts w:ascii="Times New Roman" w:eastAsia="Times New Roman" w:hAnsi="Times New Roman" w:cs="David"/>
            <w:sz w:val="20"/>
            <w:szCs w:val="24"/>
            <w:rtl/>
            <w:lang w:eastAsia="he-IL"/>
          </w:rPr>
          <w:delText xml:space="preserve"> </w:delText>
        </w:r>
      </w:del>
    </w:p>
    <w:p w14:paraId="1F91577E" w14:textId="2E981D35" w:rsidR="00BB7C97" w:rsidDel="00213310" w:rsidRDefault="00435A20">
      <w:pPr>
        <w:pStyle w:val="af6"/>
        <w:widowControl w:val="0"/>
        <w:spacing w:before="0" w:beforeAutospacing="0" w:after="60" w:afterAutospacing="0" w:line="240" w:lineRule="auto"/>
        <w:ind w:left="0"/>
        <w:jc w:val="both"/>
        <w:rPr>
          <w:del w:id="625" w:author="Meryl Etman" w:date="2019-08-01T11:44:00Z"/>
          <w:rFonts w:ascii="Times New Roman" w:eastAsia="Times New Roman" w:hAnsi="Times New Roman" w:cs="David"/>
          <w:sz w:val="20"/>
          <w:szCs w:val="24"/>
          <w:rtl/>
          <w:lang w:eastAsia="he-IL"/>
        </w:rPr>
        <w:pPrChange w:id="626" w:author="Meryl Etman" w:date="2019-08-01T11:50:00Z">
          <w:pPr>
            <w:pStyle w:val="af6"/>
            <w:widowControl w:val="0"/>
            <w:spacing w:before="0" w:beforeAutospacing="0" w:after="60" w:afterAutospacing="0" w:line="240" w:lineRule="auto"/>
            <w:ind w:left="2517"/>
            <w:jc w:val="both"/>
          </w:pPr>
        </w:pPrChange>
      </w:pPr>
      <w:del w:id="627" w:author="Meryl Etman" w:date="2019-08-01T11:44:00Z">
        <w:r w:rsidRPr="006B3955" w:rsidDel="00213310">
          <w:rPr>
            <w:rFonts w:ascii="Times New Roman" w:eastAsia="Times New Roman" w:hAnsi="Times New Roman" w:cs="David" w:hint="eastAsia"/>
            <w:sz w:val="20"/>
            <w:szCs w:val="24"/>
            <w:rtl/>
            <w:lang w:eastAsia="he-IL"/>
          </w:rPr>
          <w:delText>בדיקת</w:delText>
        </w:r>
        <w:r w:rsidRPr="006B3955" w:rsidDel="00213310">
          <w:rPr>
            <w:rFonts w:ascii="Times New Roman" w:eastAsia="Times New Roman" w:hAnsi="Times New Roman" w:cs="David"/>
            <w:sz w:val="20"/>
            <w:szCs w:val="24"/>
            <w:rtl/>
            <w:lang w:eastAsia="he-IL"/>
          </w:rPr>
          <w:delText xml:space="preserve"> החשבונות הסופיים של העבודות </w:delText>
        </w:r>
        <w:r w:rsidRPr="006B3955" w:rsidDel="00213310">
          <w:rPr>
            <w:rFonts w:ascii="Times New Roman" w:eastAsia="Times New Roman" w:hAnsi="Times New Roman" w:cs="David" w:hint="eastAsia"/>
            <w:sz w:val="20"/>
            <w:szCs w:val="24"/>
            <w:rtl/>
            <w:lang w:eastAsia="he-IL"/>
          </w:rPr>
          <w:delText>ושל</w:delText>
        </w:r>
        <w:r w:rsidRPr="006B3955" w:rsidDel="00213310">
          <w:rPr>
            <w:rFonts w:ascii="Times New Roman" w:eastAsia="Times New Roman" w:hAnsi="Times New Roman" w:cs="David"/>
            <w:sz w:val="20"/>
            <w:szCs w:val="24"/>
            <w:rtl/>
            <w:lang w:eastAsia="he-IL"/>
          </w:rPr>
          <w:delText xml:space="preserve"> </w:delText>
        </w:r>
      </w:del>
    </w:p>
    <w:p w14:paraId="29CB81F6" w14:textId="6C0ABB92" w:rsidR="00BB7C97" w:rsidRPr="006B3955" w:rsidDel="00213310" w:rsidRDefault="00435A20">
      <w:pPr>
        <w:pStyle w:val="af6"/>
        <w:widowControl w:val="0"/>
        <w:spacing w:before="0" w:beforeAutospacing="0" w:after="60" w:afterAutospacing="0" w:line="240" w:lineRule="auto"/>
        <w:ind w:left="0"/>
        <w:jc w:val="both"/>
        <w:rPr>
          <w:del w:id="628" w:author="Meryl Etman" w:date="2019-08-01T11:44:00Z"/>
          <w:rFonts w:ascii="Times New Roman" w:eastAsia="Times New Roman" w:hAnsi="Times New Roman" w:cs="David"/>
          <w:sz w:val="20"/>
          <w:szCs w:val="24"/>
          <w:rtl/>
          <w:lang w:eastAsia="he-IL"/>
        </w:rPr>
        <w:pPrChange w:id="629" w:author="Meryl Etman" w:date="2019-08-01T11:50:00Z">
          <w:pPr>
            <w:pStyle w:val="af6"/>
            <w:widowControl w:val="0"/>
            <w:spacing w:before="0" w:beforeAutospacing="0" w:after="60" w:afterAutospacing="0" w:line="240" w:lineRule="auto"/>
            <w:ind w:left="2517"/>
            <w:jc w:val="both"/>
          </w:pPr>
        </w:pPrChange>
      </w:pPr>
      <w:del w:id="630" w:author="Meryl Etman" w:date="2019-08-01T11:44:00Z">
        <w:r w:rsidRPr="006B3955" w:rsidDel="00213310">
          <w:rPr>
            <w:rFonts w:ascii="Times New Roman" w:eastAsia="Times New Roman" w:hAnsi="Times New Roman" w:cs="David" w:hint="eastAsia"/>
            <w:sz w:val="20"/>
            <w:szCs w:val="24"/>
            <w:rtl/>
            <w:lang w:eastAsia="he-IL"/>
          </w:rPr>
          <w:delText>הספקים</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בתכנון</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המתכנן</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ואישורם</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על</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ידי</w:delText>
        </w:r>
        <w:r w:rsidR="00BB7C97" w:rsidDel="00213310">
          <w:rPr>
            <w:rFonts w:ascii="Times New Roman" w:eastAsia="Times New Roman" w:hAnsi="Times New Roman" w:cs="David" w:hint="cs"/>
            <w:sz w:val="20"/>
            <w:szCs w:val="24"/>
            <w:rtl/>
            <w:lang w:eastAsia="he-IL"/>
          </w:rPr>
          <w:delText xml:space="preserve"> </w:delText>
        </w:r>
      </w:del>
    </w:p>
    <w:p w14:paraId="2BFFD595" w14:textId="7ACBFCAD" w:rsidR="00435A20" w:rsidRPr="00435A20" w:rsidDel="00213310" w:rsidRDefault="00435A20">
      <w:pPr>
        <w:pStyle w:val="af6"/>
        <w:widowControl w:val="0"/>
        <w:spacing w:before="0" w:beforeAutospacing="0" w:after="60" w:afterAutospacing="0" w:line="240" w:lineRule="auto"/>
        <w:ind w:left="0"/>
        <w:jc w:val="both"/>
        <w:rPr>
          <w:del w:id="631" w:author="Meryl Etman" w:date="2019-08-01T11:44:00Z"/>
          <w:rtl/>
          <w:lang w:eastAsia="he-IL"/>
        </w:rPr>
        <w:pPrChange w:id="632" w:author="Meryl Etman" w:date="2019-08-01T11:50:00Z">
          <w:pPr>
            <w:pStyle w:val="af6"/>
            <w:widowControl w:val="0"/>
            <w:spacing w:before="0" w:beforeAutospacing="0" w:after="60" w:afterAutospacing="0" w:line="240" w:lineRule="auto"/>
            <w:ind w:left="2517"/>
            <w:jc w:val="both"/>
          </w:pPr>
        </w:pPrChange>
      </w:pPr>
      <w:del w:id="633" w:author="Meryl Etman" w:date="2019-08-01T11:44:00Z">
        <w:r w:rsidRPr="006B3955" w:rsidDel="00213310">
          <w:rPr>
            <w:rFonts w:ascii="Times New Roman" w:eastAsia="Times New Roman" w:hAnsi="Times New Roman" w:cs="David" w:hint="eastAsia"/>
            <w:sz w:val="20"/>
            <w:szCs w:val="24"/>
            <w:rtl/>
            <w:lang w:eastAsia="he-IL"/>
          </w:rPr>
          <w:delText>המזמין</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וקבלת</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אשור</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לאכלוס</w:delText>
        </w:r>
        <w:r w:rsidR="00BB7C97" w:rsidDel="00213310">
          <w:rPr>
            <w:rFonts w:ascii="Times New Roman" w:eastAsia="Times New Roman" w:hAnsi="Times New Roman" w:cs="David" w:hint="cs"/>
            <w:sz w:val="20"/>
            <w:szCs w:val="24"/>
            <w:rtl/>
            <w:lang w:eastAsia="he-IL"/>
          </w:rPr>
          <w:delText>.</w:delText>
        </w:r>
        <w:r w:rsidRPr="006B3955" w:rsidDel="00213310">
          <w:rPr>
            <w:rFonts w:ascii="Times New Roman" w:eastAsia="Times New Roman" w:hAnsi="Times New Roman" w:cs="David"/>
            <w:sz w:val="20"/>
            <w:szCs w:val="24"/>
            <w:rtl/>
            <w:lang w:eastAsia="he-IL"/>
          </w:rPr>
          <w:tab/>
        </w:r>
        <w:r w:rsidRPr="006B3955" w:rsidDel="00213310">
          <w:rPr>
            <w:rFonts w:ascii="Times New Roman" w:eastAsia="Times New Roman" w:hAnsi="Times New Roman" w:cs="David"/>
            <w:sz w:val="20"/>
            <w:szCs w:val="24"/>
            <w:rtl/>
            <w:lang w:eastAsia="he-IL"/>
          </w:rPr>
          <w:tab/>
        </w:r>
        <w:r w:rsidRPr="006B3955" w:rsidDel="00213310">
          <w:rPr>
            <w:rFonts w:ascii="Times New Roman" w:eastAsia="Times New Roman" w:hAnsi="Times New Roman" w:cs="David"/>
            <w:sz w:val="20"/>
            <w:szCs w:val="24"/>
            <w:rtl/>
            <w:lang w:eastAsia="he-IL"/>
          </w:rPr>
          <w:tab/>
          <w:delText xml:space="preserve">10% </w:delText>
        </w:r>
      </w:del>
    </w:p>
    <w:p w14:paraId="4826F7AF" w14:textId="45B5838F" w:rsidR="00BB7C97" w:rsidDel="00213310" w:rsidRDefault="00435A20">
      <w:pPr>
        <w:pStyle w:val="af6"/>
        <w:widowControl w:val="0"/>
        <w:numPr>
          <w:ilvl w:val="0"/>
          <w:numId w:val="21"/>
        </w:numPr>
        <w:spacing w:before="0" w:beforeAutospacing="0" w:after="60" w:afterAutospacing="0" w:line="240" w:lineRule="auto"/>
        <w:ind w:left="0" w:firstLine="0"/>
        <w:jc w:val="both"/>
        <w:rPr>
          <w:del w:id="634" w:author="Meryl Etman" w:date="2019-08-01T11:44:00Z"/>
          <w:rFonts w:ascii="Times New Roman" w:eastAsia="Times New Roman" w:hAnsi="Times New Roman" w:cs="David"/>
          <w:sz w:val="20"/>
          <w:szCs w:val="24"/>
          <w:lang w:eastAsia="he-IL"/>
        </w:rPr>
        <w:pPrChange w:id="635" w:author="Meryl Etman" w:date="2019-08-01T11:50:00Z">
          <w:pPr>
            <w:pStyle w:val="af6"/>
            <w:widowControl w:val="0"/>
            <w:numPr>
              <w:numId w:val="21"/>
            </w:numPr>
            <w:spacing w:before="0" w:beforeAutospacing="0" w:after="60" w:afterAutospacing="0" w:line="240" w:lineRule="auto"/>
            <w:ind w:left="2517" w:hanging="360"/>
            <w:jc w:val="both"/>
          </w:pPr>
        </w:pPrChange>
      </w:pPr>
      <w:del w:id="636" w:author="Meryl Etman" w:date="2019-08-01T11:44:00Z">
        <w:r w:rsidRPr="00435A20" w:rsidDel="00213310">
          <w:rPr>
            <w:rFonts w:ascii="Times New Roman" w:eastAsia="Times New Roman" w:hAnsi="Times New Roman" w:cs="David" w:hint="cs"/>
            <w:sz w:val="20"/>
            <w:szCs w:val="24"/>
            <w:rtl/>
            <w:lang w:eastAsia="he-IL"/>
          </w:rPr>
          <w:delText>לאחר גמר הפיקוח העליון, תיקוני הבדק וקבלת</w:delText>
        </w:r>
      </w:del>
    </w:p>
    <w:p w14:paraId="76FCE23B" w14:textId="23C156E9" w:rsidR="00BB7C97" w:rsidRPr="006B3955" w:rsidDel="00213310" w:rsidRDefault="00BB7C97">
      <w:pPr>
        <w:pStyle w:val="af6"/>
        <w:widowControl w:val="0"/>
        <w:spacing w:before="0" w:beforeAutospacing="0" w:after="60" w:afterAutospacing="0" w:line="240" w:lineRule="auto"/>
        <w:ind w:left="0"/>
        <w:jc w:val="both"/>
        <w:rPr>
          <w:del w:id="637" w:author="Meryl Etman" w:date="2019-08-01T11:44:00Z"/>
          <w:rFonts w:ascii="Times New Roman" w:eastAsia="Times New Roman" w:hAnsi="Times New Roman" w:cs="David"/>
          <w:sz w:val="20"/>
          <w:szCs w:val="24"/>
          <w:rtl/>
          <w:lang w:eastAsia="he-IL"/>
        </w:rPr>
        <w:pPrChange w:id="638" w:author="Meryl Etman" w:date="2019-08-01T11:50:00Z">
          <w:pPr>
            <w:pStyle w:val="af6"/>
            <w:widowControl w:val="0"/>
            <w:spacing w:before="0" w:beforeAutospacing="0" w:after="60" w:afterAutospacing="0" w:line="240" w:lineRule="auto"/>
            <w:ind w:left="2517"/>
            <w:jc w:val="both"/>
          </w:pPr>
        </w:pPrChange>
      </w:pPr>
      <w:del w:id="639" w:author="Meryl Etman" w:date="2019-08-01T11:44:00Z">
        <w:r w:rsidDel="00213310">
          <w:rPr>
            <w:rFonts w:ascii="Times New Roman" w:eastAsia="Times New Roman" w:hAnsi="Times New Roman" w:cs="David" w:hint="cs"/>
            <w:sz w:val="20"/>
            <w:szCs w:val="24"/>
            <w:rtl/>
            <w:lang w:eastAsia="he-IL"/>
          </w:rPr>
          <w:delText xml:space="preserve"> </w:delText>
        </w:r>
        <w:r w:rsidR="00435A20" w:rsidRPr="006B3955" w:rsidDel="00213310">
          <w:rPr>
            <w:rFonts w:ascii="Times New Roman" w:eastAsia="Times New Roman" w:hAnsi="Times New Roman" w:cs="David" w:hint="eastAsia"/>
            <w:sz w:val="20"/>
            <w:szCs w:val="24"/>
            <w:rtl/>
            <w:lang w:eastAsia="he-IL"/>
          </w:rPr>
          <w:delText>תעודת</w:delText>
        </w:r>
        <w:r w:rsidR="00435A20" w:rsidRPr="006B3955" w:rsidDel="00213310">
          <w:rPr>
            <w:rFonts w:ascii="Times New Roman" w:eastAsia="Times New Roman" w:hAnsi="Times New Roman" w:cs="David"/>
            <w:sz w:val="20"/>
            <w:szCs w:val="24"/>
            <w:rtl/>
            <w:lang w:eastAsia="he-IL"/>
          </w:rPr>
          <w:delText xml:space="preserve"> גמר לפרויקט, אשור המתכנן בכתב </w:delText>
        </w:r>
      </w:del>
    </w:p>
    <w:p w14:paraId="5E7FF06F" w14:textId="7F816DA9" w:rsidR="00BB7C97" w:rsidRPr="006B3955" w:rsidDel="00213310" w:rsidRDefault="00435A20">
      <w:pPr>
        <w:pStyle w:val="af6"/>
        <w:widowControl w:val="0"/>
        <w:spacing w:before="0" w:beforeAutospacing="0" w:after="60" w:afterAutospacing="0" w:line="240" w:lineRule="auto"/>
        <w:ind w:left="0"/>
        <w:jc w:val="both"/>
        <w:rPr>
          <w:del w:id="640" w:author="Meryl Etman" w:date="2019-08-01T11:44:00Z"/>
          <w:rFonts w:ascii="Times New Roman" w:eastAsia="Times New Roman" w:hAnsi="Times New Roman" w:cs="David"/>
          <w:sz w:val="20"/>
          <w:szCs w:val="24"/>
          <w:rtl/>
          <w:lang w:eastAsia="he-IL"/>
        </w:rPr>
        <w:pPrChange w:id="641" w:author="Meryl Etman" w:date="2019-08-01T11:50:00Z">
          <w:pPr>
            <w:pStyle w:val="af6"/>
            <w:widowControl w:val="0"/>
            <w:spacing w:before="0" w:beforeAutospacing="0" w:after="60" w:afterAutospacing="0" w:line="240" w:lineRule="auto"/>
            <w:ind w:left="2517"/>
            <w:jc w:val="both"/>
          </w:pPr>
        </w:pPrChange>
      </w:pPr>
      <w:del w:id="642" w:author="Meryl Etman" w:date="2019-08-01T11:44:00Z">
        <w:r w:rsidRPr="006B3955" w:rsidDel="00213310">
          <w:rPr>
            <w:rFonts w:ascii="Times New Roman" w:eastAsia="Times New Roman" w:hAnsi="Times New Roman" w:cs="David" w:hint="eastAsia"/>
            <w:sz w:val="20"/>
            <w:szCs w:val="24"/>
            <w:rtl/>
            <w:lang w:eastAsia="he-IL"/>
          </w:rPr>
          <w:delText>להשלמת</w:delText>
        </w:r>
        <w:r w:rsidRPr="006B3955" w:rsidDel="00213310">
          <w:rPr>
            <w:rFonts w:ascii="Times New Roman" w:eastAsia="Times New Roman" w:hAnsi="Times New Roman" w:cs="David"/>
            <w:sz w:val="20"/>
            <w:szCs w:val="24"/>
            <w:rtl/>
            <w:lang w:eastAsia="he-IL"/>
          </w:rPr>
          <w:delText xml:space="preserve"> הפרויקט בהתאם לתכניותיו, לתקנים </w:delText>
        </w:r>
      </w:del>
    </w:p>
    <w:p w14:paraId="4E6F07C1" w14:textId="6B1947A3" w:rsidR="00435A20" w:rsidRPr="00435A20" w:rsidDel="00213310" w:rsidRDefault="00435A20">
      <w:pPr>
        <w:pStyle w:val="af6"/>
        <w:widowControl w:val="0"/>
        <w:spacing w:before="0" w:beforeAutospacing="0" w:after="60" w:afterAutospacing="0" w:line="240" w:lineRule="auto"/>
        <w:ind w:left="0"/>
        <w:jc w:val="both"/>
        <w:rPr>
          <w:del w:id="643" w:author="Meryl Etman" w:date="2019-08-01T11:44:00Z"/>
          <w:rtl/>
          <w:lang w:eastAsia="he-IL"/>
        </w:rPr>
        <w:pPrChange w:id="644" w:author="Meryl Etman" w:date="2019-08-01T11:50:00Z">
          <w:pPr>
            <w:pStyle w:val="af6"/>
            <w:widowControl w:val="0"/>
            <w:spacing w:before="0" w:beforeAutospacing="0" w:after="60" w:afterAutospacing="0" w:line="240" w:lineRule="auto"/>
            <w:ind w:left="2517"/>
            <w:jc w:val="both"/>
          </w:pPr>
        </w:pPrChange>
      </w:pPr>
      <w:del w:id="645" w:author="Meryl Etman" w:date="2019-08-01T11:44:00Z">
        <w:r w:rsidRPr="006B3955" w:rsidDel="00213310">
          <w:rPr>
            <w:rFonts w:ascii="Times New Roman" w:eastAsia="Times New Roman" w:hAnsi="Times New Roman" w:cs="David" w:hint="eastAsia"/>
            <w:sz w:val="20"/>
            <w:szCs w:val="24"/>
            <w:rtl/>
            <w:lang w:eastAsia="he-IL"/>
          </w:rPr>
          <w:delText>מחייבים</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ולשביעות</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hint="eastAsia"/>
            <w:sz w:val="20"/>
            <w:szCs w:val="24"/>
            <w:rtl/>
            <w:lang w:eastAsia="he-IL"/>
          </w:rPr>
          <w:delText>רצונו</w:delText>
        </w:r>
        <w:r w:rsidRPr="006B3955" w:rsidDel="00213310">
          <w:rPr>
            <w:rFonts w:ascii="Times New Roman" w:eastAsia="Times New Roman" w:hAnsi="Times New Roman" w:cs="David"/>
            <w:sz w:val="20"/>
            <w:szCs w:val="24"/>
            <w:rtl/>
            <w:lang w:eastAsia="he-IL"/>
          </w:rPr>
          <w:delText xml:space="preserve">  </w:delText>
        </w:r>
        <w:r w:rsidRPr="006B3955" w:rsidDel="00213310">
          <w:rPr>
            <w:rFonts w:ascii="Times New Roman" w:eastAsia="Times New Roman" w:hAnsi="Times New Roman" w:cs="David"/>
            <w:sz w:val="20"/>
            <w:szCs w:val="24"/>
            <w:rtl/>
            <w:lang w:eastAsia="he-IL"/>
          </w:rPr>
          <w:tab/>
        </w:r>
        <w:r w:rsidRPr="006B3955" w:rsidDel="00213310">
          <w:rPr>
            <w:rFonts w:ascii="Times New Roman" w:eastAsia="Times New Roman" w:hAnsi="Times New Roman" w:cs="David"/>
            <w:sz w:val="20"/>
            <w:szCs w:val="24"/>
            <w:rtl/>
            <w:lang w:eastAsia="he-IL"/>
          </w:rPr>
          <w:tab/>
        </w:r>
        <w:r w:rsidR="00BB7C97" w:rsidDel="00213310">
          <w:rPr>
            <w:rFonts w:ascii="Times New Roman" w:eastAsia="Times New Roman" w:hAnsi="Times New Roman" w:cs="David"/>
            <w:sz w:val="20"/>
            <w:szCs w:val="24"/>
            <w:rtl/>
            <w:lang w:eastAsia="he-IL"/>
          </w:rPr>
          <w:tab/>
        </w:r>
        <w:r w:rsidRPr="006B3955" w:rsidDel="00213310">
          <w:rPr>
            <w:rFonts w:ascii="Times New Roman" w:eastAsia="Times New Roman" w:hAnsi="Times New Roman" w:cs="David"/>
            <w:sz w:val="20"/>
            <w:szCs w:val="24"/>
            <w:rtl/>
            <w:lang w:eastAsia="he-IL"/>
          </w:rPr>
          <w:tab/>
        </w:r>
        <w:r w:rsidRPr="006B3955" w:rsidDel="00213310">
          <w:rPr>
            <w:rFonts w:ascii="Times New Roman" w:eastAsia="Times New Roman" w:hAnsi="Times New Roman" w:cs="David"/>
            <w:sz w:val="20"/>
            <w:szCs w:val="24"/>
            <w:u w:val="single"/>
            <w:rtl/>
            <w:lang w:eastAsia="he-IL"/>
          </w:rPr>
          <w:delText>5%</w:delText>
        </w:r>
      </w:del>
    </w:p>
    <w:p w14:paraId="148950CE" w14:textId="2D5D249C" w:rsidR="00435A20" w:rsidRPr="006B3955" w:rsidDel="00213310" w:rsidRDefault="00435A20">
      <w:pPr>
        <w:pStyle w:val="af6"/>
        <w:widowControl w:val="0"/>
        <w:numPr>
          <w:ilvl w:val="0"/>
          <w:numId w:val="21"/>
        </w:numPr>
        <w:spacing w:before="0" w:beforeAutospacing="0" w:after="0" w:afterAutospacing="0" w:line="360" w:lineRule="auto"/>
        <w:ind w:left="0" w:right="-284" w:firstLine="0"/>
        <w:jc w:val="both"/>
        <w:rPr>
          <w:del w:id="646" w:author="Meryl Etman" w:date="2019-08-01T11:44:00Z"/>
          <w:rFonts w:ascii="Times New Roman" w:eastAsia="Times New Roman" w:hAnsi="Times New Roman" w:cs="David"/>
          <w:sz w:val="20"/>
          <w:szCs w:val="24"/>
          <w:rtl/>
          <w:lang w:eastAsia="he-IL"/>
        </w:rPr>
        <w:pPrChange w:id="647" w:author="Meryl Etman" w:date="2019-08-01T11:50:00Z">
          <w:pPr>
            <w:pStyle w:val="af6"/>
            <w:widowControl w:val="0"/>
            <w:numPr>
              <w:numId w:val="21"/>
            </w:numPr>
            <w:spacing w:before="0" w:beforeAutospacing="0" w:after="0" w:afterAutospacing="0" w:line="360" w:lineRule="auto"/>
            <w:ind w:left="2520" w:right="-284" w:hanging="360"/>
            <w:jc w:val="both"/>
          </w:pPr>
        </w:pPrChange>
      </w:pPr>
      <w:del w:id="648" w:author="Meryl Etman" w:date="2019-08-01T11:44:00Z">
        <w:r w:rsidRPr="006B3955" w:rsidDel="00213310">
          <w:rPr>
            <w:rFonts w:ascii="Times New Roman" w:eastAsia="Times New Roman" w:hAnsi="Times New Roman" w:cs="David" w:hint="eastAsia"/>
            <w:b/>
            <w:bCs/>
            <w:sz w:val="20"/>
            <w:szCs w:val="24"/>
            <w:rtl/>
            <w:lang w:eastAsia="he-IL"/>
          </w:rPr>
          <w:delText>סה</w:delText>
        </w:r>
        <w:r w:rsidRPr="006B3955" w:rsidDel="00213310">
          <w:rPr>
            <w:rFonts w:ascii="Times New Roman" w:eastAsia="Times New Roman" w:hAnsi="Times New Roman" w:cs="David"/>
            <w:b/>
            <w:bCs/>
            <w:sz w:val="20"/>
            <w:szCs w:val="24"/>
            <w:rtl/>
            <w:lang w:eastAsia="he-IL"/>
          </w:rPr>
          <w:delText>"כ</w:delText>
        </w:r>
        <w:r w:rsidRPr="006B3955" w:rsidDel="00213310">
          <w:rPr>
            <w:rFonts w:ascii="Times New Roman" w:eastAsia="Times New Roman" w:hAnsi="Times New Roman" w:cs="David"/>
            <w:sz w:val="20"/>
            <w:szCs w:val="24"/>
            <w:rtl/>
            <w:lang w:eastAsia="he-IL"/>
          </w:rPr>
          <w:delText>:</w:delText>
        </w:r>
        <w:r w:rsidRPr="006B3955" w:rsidDel="00213310">
          <w:rPr>
            <w:rFonts w:ascii="Times New Roman" w:eastAsia="Times New Roman" w:hAnsi="Times New Roman" w:cs="David"/>
            <w:sz w:val="20"/>
            <w:szCs w:val="24"/>
            <w:rtl/>
            <w:lang w:eastAsia="he-IL"/>
          </w:rPr>
          <w:tab/>
        </w:r>
        <w:r w:rsidRPr="006B3955" w:rsidDel="00213310">
          <w:rPr>
            <w:rFonts w:ascii="Times New Roman" w:eastAsia="Times New Roman" w:hAnsi="Times New Roman" w:cs="David"/>
            <w:sz w:val="20"/>
            <w:szCs w:val="24"/>
            <w:rtl/>
            <w:lang w:eastAsia="he-IL"/>
          </w:rPr>
          <w:tab/>
        </w:r>
        <w:r w:rsidRPr="006B3955" w:rsidDel="00213310">
          <w:rPr>
            <w:rFonts w:ascii="Times New Roman" w:eastAsia="Times New Roman" w:hAnsi="Times New Roman" w:cs="David"/>
            <w:sz w:val="20"/>
            <w:szCs w:val="24"/>
            <w:rtl/>
            <w:lang w:eastAsia="he-IL"/>
          </w:rPr>
          <w:tab/>
        </w:r>
        <w:r w:rsidR="00BB7C97" w:rsidDel="00213310">
          <w:rPr>
            <w:rFonts w:ascii="Times New Roman" w:eastAsia="Times New Roman" w:hAnsi="Times New Roman" w:cs="David"/>
            <w:sz w:val="20"/>
            <w:szCs w:val="24"/>
            <w:rtl/>
            <w:lang w:eastAsia="he-IL"/>
          </w:rPr>
          <w:tab/>
        </w:r>
        <w:r w:rsidR="00BB7C97" w:rsidDel="00213310">
          <w:rPr>
            <w:rFonts w:ascii="Times New Roman" w:eastAsia="Times New Roman" w:hAnsi="Times New Roman" w:cs="David"/>
            <w:sz w:val="20"/>
            <w:szCs w:val="24"/>
            <w:rtl/>
            <w:lang w:eastAsia="he-IL"/>
          </w:rPr>
          <w:tab/>
        </w:r>
        <w:r w:rsidRPr="006B3955" w:rsidDel="00213310">
          <w:rPr>
            <w:rFonts w:ascii="Times New Roman" w:eastAsia="Times New Roman" w:hAnsi="Times New Roman" w:cs="David"/>
            <w:sz w:val="20"/>
            <w:szCs w:val="24"/>
            <w:rtl/>
            <w:lang w:eastAsia="he-IL"/>
          </w:rPr>
          <w:tab/>
        </w:r>
        <w:r w:rsidRPr="006B3955" w:rsidDel="00213310">
          <w:rPr>
            <w:rFonts w:ascii="Times New Roman" w:eastAsia="Times New Roman" w:hAnsi="Times New Roman" w:cs="David"/>
            <w:b/>
            <w:bCs/>
            <w:sz w:val="20"/>
            <w:szCs w:val="24"/>
            <w:rtl/>
            <w:lang w:eastAsia="he-IL"/>
          </w:rPr>
          <w:delText xml:space="preserve">100% </w:delText>
        </w:r>
      </w:del>
    </w:p>
    <w:p w14:paraId="72EDB291" w14:textId="77777777" w:rsidR="00435A20" w:rsidRPr="00435A20" w:rsidRDefault="00435A20">
      <w:pPr>
        <w:widowControl w:val="0"/>
        <w:spacing w:before="0" w:beforeAutospacing="0" w:after="0" w:afterAutospacing="0" w:line="360" w:lineRule="auto"/>
        <w:ind w:right="-284"/>
        <w:jc w:val="both"/>
        <w:rPr>
          <w:rFonts w:ascii="Times New Roman" w:eastAsia="Times New Roman" w:hAnsi="Times New Roman" w:cs="David"/>
          <w:sz w:val="20"/>
          <w:szCs w:val="24"/>
          <w:rtl/>
          <w:lang w:eastAsia="he-IL"/>
        </w:rPr>
        <w:pPrChange w:id="649" w:author="Meryl Etman" w:date="2019-08-01T11:50:00Z">
          <w:pPr>
            <w:widowControl w:val="0"/>
            <w:spacing w:before="0" w:beforeAutospacing="0" w:after="0" w:afterAutospacing="0" w:line="360" w:lineRule="auto"/>
            <w:ind w:left="720" w:right="-284" w:hanging="720"/>
            <w:jc w:val="both"/>
          </w:pPr>
        </w:pPrChange>
      </w:pPr>
    </w:p>
    <w:p w14:paraId="23E86CAC" w14:textId="77777777" w:rsidR="00435A20" w:rsidRPr="00435A20" w:rsidRDefault="00435A20" w:rsidP="00435A20">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269DD009" w14:textId="156CC7C2" w:rsidR="00435A20" w:rsidRPr="00435A20" w:rsidRDefault="00435A20" w:rsidP="006B3955">
      <w:pPr>
        <w:widowControl w:val="0"/>
        <w:numPr>
          <w:ilvl w:val="0"/>
          <w:numId w:val="8"/>
        </w:numPr>
        <w:spacing w:before="0" w:beforeAutospacing="0" w:after="0" w:afterAutospacing="0" w:line="240" w:lineRule="auto"/>
        <w:ind w:hanging="631"/>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על אף האמור בסעיף 1 לעיל, רשאי המזמין לשלם למתכנן מקדמות בגין קידום התכנון אשר יקוזזו משלבי התשלום, וזאת עפ"י קביעתו ושקול דעתו הבלעדי של המזמין.</w:t>
      </w:r>
    </w:p>
    <w:p w14:paraId="0F42C30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F40FAFA" w14:textId="0247F5A8" w:rsidR="00435A20" w:rsidRPr="00435A20" w:rsidRDefault="00435A20" w:rsidP="006B3955">
      <w:pPr>
        <w:widowControl w:val="0"/>
        <w:numPr>
          <w:ilvl w:val="0"/>
          <w:numId w:val="8"/>
        </w:numPr>
        <w:spacing w:before="0" w:beforeAutospacing="0" w:after="0" w:afterAutospacing="0" w:line="240" w:lineRule="auto"/>
        <w:ind w:hanging="631"/>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המתכנן יגיש חשבון לא יותר מאשר פעם בחודש. לכל חשבון יצרף המתכנן א</w:t>
      </w:r>
      <w:r w:rsidR="006B3955">
        <w:rPr>
          <w:rFonts w:ascii="Times New Roman" w:eastAsia="Times New Roman" w:hAnsi="Times New Roman" w:cs="David" w:hint="cs"/>
          <w:sz w:val="20"/>
          <w:szCs w:val="24"/>
          <w:rtl/>
          <w:lang w:eastAsia="he-IL"/>
        </w:rPr>
        <w:t>י</w:t>
      </w:r>
      <w:r w:rsidRPr="00435A20">
        <w:rPr>
          <w:rFonts w:ascii="Times New Roman" w:eastAsia="Times New Roman" w:hAnsi="Times New Roman" w:cs="David" w:hint="cs"/>
          <w:sz w:val="20"/>
          <w:szCs w:val="24"/>
          <w:rtl/>
          <w:lang w:eastAsia="he-IL"/>
        </w:rPr>
        <w:t>שור מאת חברת</w:t>
      </w:r>
      <w:r w:rsidR="006B3955">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67B09AF1" w14:textId="4C12A4C5" w:rsidR="00435A20" w:rsidRPr="00435A20" w:rsidRDefault="00435A20" w:rsidP="006B3955">
      <w:pPr>
        <w:widowControl w:val="0"/>
        <w:spacing w:before="0" w:beforeAutospacing="0" w:after="0" w:afterAutospacing="0" w:line="240" w:lineRule="auto"/>
        <w:ind w:firstLine="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 xml:space="preserve">המזמין ישלם את שכר המתכנן תוך </w:t>
      </w:r>
      <w:r w:rsidRPr="00435A20">
        <w:rPr>
          <w:rFonts w:ascii="Times New Roman" w:eastAsia="Times New Roman" w:hAnsi="Times New Roman" w:cs="David" w:hint="cs"/>
          <w:sz w:val="24"/>
          <w:szCs w:val="24"/>
          <w:rtl/>
        </w:rPr>
        <w:t xml:space="preserve">60 </w:t>
      </w:r>
      <w:r w:rsidRPr="00435A20">
        <w:rPr>
          <w:rFonts w:ascii="Times New Roman" w:eastAsia="Times New Roman" w:hAnsi="Times New Roman" w:cs="David" w:hint="cs"/>
          <w:sz w:val="20"/>
          <w:szCs w:val="24"/>
          <w:rtl/>
          <w:lang w:eastAsia="he-IL"/>
        </w:rPr>
        <w:t>יום מתאריך אישור החשבון ע"י המנהל.</w:t>
      </w:r>
    </w:p>
    <w:p w14:paraId="7D35052F"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614E304"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A5615E7"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739305B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br w:type="page"/>
      </w:r>
      <w:r w:rsidRPr="00435A20">
        <w:rPr>
          <w:rFonts w:ascii="Times New Roman" w:eastAsia="Times New Roman" w:hAnsi="Times New Roman" w:cs="David"/>
          <w:b/>
          <w:bCs/>
          <w:sz w:val="24"/>
          <w:szCs w:val="24"/>
          <w:u w:val="single"/>
          <w:rtl/>
          <w:lang w:eastAsia="he-IL"/>
        </w:rPr>
        <w:lastRenderedPageBreak/>
        <w:t>נספח ו'</w:t>
      </w:r>
    </w:p>
    <w:p w14:paraId="6A4F7CFF" w14:textId="77777777"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067B26F8" w14:textId="77777777"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F316C7C6273D466581BD3E5F03CCF46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634927" w:rsidRPr="009D142E">
            <w:rPr>
              <w:rStyle w:val="AutoFieldChar"/>
              <w:rFonts w:eastAsiaTheme="minorHAnsi"/>
              <w:rtl/>
            </w:rPr>
            <w:t>[תאריך חתימת חוזה]</w:t>
          </w:r>
        </w:sdtContent>
      </w:sdt>
      <w:r w:rsidRPr="00435A20">
        <w:rPr>
          <w:rFonts w:ascii="Times New Roman" w:eastAsia="Times New Roman" w:hAnsi="Times New Roman" w:cs="David"/>
          <w:bCs/>
          <w:color w:val="FF0000"/>
          <w:sz w:val="24"/>
          <w:szCs w:val="24"/>
          <w:rtl/>
          <w:lang w:eastAsia="he-IL"/>
        </w:rPr>
        <w:br/>
      </w:r>
    </w:p>
    <w:p w14:paraId="3D92B3E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שם צד א"/>
        <w:tag w:val="cmtTzadAName"/>
        <w:id w:val="-1308547206"/>
        <w:placeholder>
          <w:docPart w:val="3635020957FE49588595CADB21FC3C6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p w14:paraId="400BE35B" w14:textId="161C3AC3" w:rsidR="00435A20" w:rsidRPr="00435A20" w:rsidRDefault="00FE0A9C" w:rsidP="0050757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del w:id="650" w:author="Meryl Etman" w:date="2019-07-10T16:17:00Z">
            <w:r w:rsidDel="00E9523A">
              <w:rPr>
                <w:rFonts w:ascii="Times New Roman" w:eastAsia="Times New Roman" w:hAnsi="Times New Roman" w:cs="David" w:hint="cs"/>
                <w:color w:val="008000"/>
                <w:sz w:val="24"/>
                <w:szCs w:val="24"/>
                <w:rtl/>
                <w:lang w:eastAsia="he-IL"/>
              </w:rPr>
              <w:delText>גבעת שמואל החדשה</w:delText>
            </w:r>
          </w:del>
          <w:ins w:id="651" w:author="Meryl Etman" w:date="2019-07-10T16:17:00Z">
            <w:r w:rsidR="00E9523A">
              <w:rPr>
                <w:rFonts w:ascii="Times New Roman" w:eastAsia="Times New Roman" w:hAnsi="Times New Roman" w:cs="David"/>
                <w:color w:val="008000"/>
                <w:sz w:val="24"/>
                <w:szCs w:val="24"/>
                <w:rtl/>
                <w:lang w:eastAsia="he-IL"/>
              </w:rPr>
              <w:t>גבעת שמואל החדשה</w:t>
            </w:r>
          </w:ins>
        </w:p>
      </w:sdtContent>
    </w:sdt>
    <w:p w14:paraId="231DF65F"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F816BF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331780D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7B705C9"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3365BAA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B648D8" w14:textId="31DD353D"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EDD1EF130B6140F08122010E513EF2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del w:id="652" w:author="Meryl Etman" w:date="2019-07-10T16:17:00Z">
            <w:r w:rsidR="00FE0A9C" w:rsidDel="00E9523A">
              <w:rPr>
                <w:rFonts w:ascii="Times New Roman" w:eastAsia="Times New Roman" w:hAnsi="Times New Roman" w:cs="David"/>
                <w:color w:val="008000"/>
                <w:sz w:val="24"/>
                <w:szCs w:val="24"/>
                <w:rtl/>
                <w:lang w:eastAsia="he-IL"/>
              </w:rPr>
              <w:delText>יסקי-מור-סיון</w:delText>
            </w:r>
          </w:del>
          <w:ins w:id="653" w:author="Meryl Etman" w:date="2019-07-10T16:17:00Z">
            <w:r w:rsidR="00E9523A">
              <w:rPr>
                <w:rFonts w:ascii="Times New Roman" w:eastAsia="Times New Roman" w:hAnsi="Times New Roman" w:cs="David"/>
                <w:color w:val="008000"/>
                <w:sz w:val="24"/>
                <w:szCs w:val="24"/>
                <w:rtl/>
                <w:lang w:eastAsia="he-IL"/>
              </w:rPr>
              <w:t>יסקי-מור-סיון</w:t>
            </w:r>
          </w:ins>
        </w:sdtContent>
      </w:sdt>
      <w:r w:rsidRPr="00435A20">
        <w:rPr>
          <w:rFonts w:ascii="Times New Roman" w:eastAsia="Times New Roman" w:hAnsi="Times New Roman" w:cs="David"/>
          <w:sz w:val="24"/>
          <w:szCs w:val="24"/>
          <w:rtl/>
          <w:lang w:eastAsia="he-IL"/>
        </w:rPr>
        <w:t xml:space="preserve"> /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5F7EEAD868D4429F83C333087C4B36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del w:id="654" w:author="Meryl Etman" w:date="2019-07-10T16:17:00Z">
            <w:r w:rsidR="00FE0A9C" w:rsidDel="00E9523A">
              <w:rPr>
                <w:rFonts w:ascii="Times New Roman" w:eastAsia="Times New Roman" w:hAnsi="Times New Roman" w:cs="David"/>
                <w:color w:val="008000"/>
                <w:sz w:val="24"/>
                <w:szCs w:val="24"/>
                <w:rtl/>
                <w:lang w:eastAsia="he-IL"/>
              </w:rPr>
              <w:delText>יסקי-מור-סיון</w:delText>
            </w:r>
          </w:del>
          <w:ins w:id="655" w:author="Meryl Etman" w:date="2019-07-10T16:17:00Z">
            <w:r w:rsidR="00E9523A">
              <w:rPr>
                <w:rFonts w:ascii="Times New Roman" w:eastAsia="Times New Roman" w:hAnsi="Times New Roman" w:cs="David"/>
                <w:color w:val="008000"/>
                <w:sz w:val="24"/>
                <w:szCs w:val="24"/>
                <w:rtl/>
                <w:lang w:eastAsia="he-IL"/>
              </w:rPr>
              <w:t>יסקי-מור-סיון</w:t>
            </w:r>
          </w:ins>
        </w:sdtContent>
      </w:sdt>
      <w:r w:rsidRPr="00435A20">
        <w:rPr>
          <w:rFonts w:ascii="Times New Roman" w:eastAsia="Times New Roman" w:hAnsi="Times New Roman" w:cs="David"/>
          <w:bCs/>
          <w:sz w:val="24"/>
          <w:szCs w:val="24"/>
          <w:rtl/>
          <w:lang w:eastAsia="he-IL"/>
        </w:rPr>
        <w:t xml:space="preserve"> /</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12A68F5930FB43589928856FB660F6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del w:id="656" w:author="Meryl Etman" w:date="2019-07-10T16:17:00Z">
            <w:r w:rsidR="00FE0A9C" w:rsidDel="00E9523A">
              <w:rPr>
                <w:rFonts w:ascii="Times New Roman" w:eastAsia="Times New Roman" w:hAnsi="Times New Roman" w:cs="David"/>
                <w:color w:val="008000"/>
                <w:sz w:val="24"/>
                <w:szCs w:val="24"/>
                <w:rtl/>
                <w:lang w:eastAsia="he-IL"/>
              </w:rPr>
              <w:delText>יסקי-מור-סיון</w:delText>
            </w:r>
          </w:del>
          <w:ins w:id="657" w:author="Meryl Etman" w:date="2019-07-10T16:17:00Z">
            <w:r w:rsidR="00E9523A">
              <w:rPr>
                <w:rFonts w:ascii="Times New Roman" w:eastAsia="Times New Roman" w:hAnsi="Times New Roman" w:cs="David"/>
                <w:color w:val="008000"/>
                <w:sz w:val="24"/>
                <w:szCs w:val="24"/>
                <w:rtl/>
                <w:lang w:eastAsia="he-IL"/>
              </w:rPr>
              <w:t>יסקי-מור-סיון</w:t>
            </w:r>
          </w:ins>
        </w:sdtContent>
      </w:sdt>
      <w:r w:rsidRPr="00435A20">
        <w:rPr>
          <w:rFonts w:ascii="Times New Roman" w:eastAsia="Times New Roman" w:hAnsi="Times New Roman" w:cs="David"/>
          <w:sz w:val="24"/>
          <w:szCs w:val="24"/>
          <w:rtl/>
          <w:lang w:eastAsia="he-IL"/>
        </w:rPr>
        <w:t xml:space="preserve"> *,מצהיר בזאת ומתחייב כלפיכם כדלקמן:</w:t>
      </w:r>
    </w:p>
    <w:p w14:paraId="4C157ECE"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FAE73BC" w14:textId="47562F4F" w:rsidR="00435A20" w:rsidRPr="00435A20" w:rsidRDefault="00435A20" w:rsidP="0050757B">
      <w:pPr>
        <w:widowControl w:val="0"/>
        <w:numPr>
          <w:ilvl w:val="0"/>
          <w:numId w:val="2"/>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B57B0F4EB9C14F02B7E63AC6E84191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del w:id="658" w:author="Meryl Etman" w:date="2019-07-10T16:17:00Z">
            <w:r w:rsidR="00FE0A9C" w:rsidDel="00E9523A">
              <w:rPr>
                <w:rFonts w:ascii="Times New Roman" w:eastAsia="Times New Roman" w:hAnsi="Times New Roman" w:cs="David"/>
                <w:color w:val="008000"/>
                <w:sz w:val="24"/>
                <w:szCs w:val="24"/>
                <w:rtl/>
                <w:lang w:eastAsia="he-IL"/>
              </w:rPr>
              <w:delText>יסקי-מור-סיון</w:delText>
            </w:r>
          </w:del>
          <w:ins w:id="659" w:author="Meryl Etman" w:date="2019-07-10T16:17:00Z">
            <w:r w:rsidR="00E9523A">
              <w:rPr>
                <w:rFonts w:ascii="Times New Roman" w:eastAsia="Times New Roman" w:hAnsi="Times New Roman" w:cs="David"/>
                <w:color w:val="008000"/>
                <w:sz w:val="24"/>
                <w:szCs w:val="24"/>
                <w:rtl/>
                <w:lang w:eastAsia="he-IL"/>
              </w:rPr>
              <w:t>יסקי-מור-סיון</w:t>
            </w:r>
          </w:ins>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7FA9CCEA6498400B9A3825121A639D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del w:id="660" w:author="Meryl Etman" w:date="2019-07-10T16:17:00Z">
            <w:r w:rsidR="009D142E" w:rsidRPr="009D142E" w:rsidDel="00E9523A">
              <w:rPr>
                <w:rStyle w:val="AutoFieldChar"/>
                <w:rFonts w:eastAsiaTheme="minorHAnsi"/>
                <w:rtl/>
              </w:rPr>
              <w:delText>אדריכל מגורים ומסחר</w:delText>
            </w:r>
          </w:del>
          <w:ins w:id="661" w:author="Meryl Etman" w:date="2019-07-10T16:17:00Z">
            <w:r w:rsidR="00E9523A">
              <w:rPr>
                <w:rStyle w:val="AutoFieldChar"/>
                <w:rFonts w:eastAsiaTheme="minorHAnsi"/>
                <w:rtl/>
              </w:rPr>
              <w:t>אדריכל מגורים ומסחר</w:t>
            </w:r>
          </w:ins>
        </w:sdtContent>
      </w:sdt>
      <w:r w:rsidRPr="00435A20">
        <w:rPr>
          <w:rFonts w:ascii="Times New Roman" w:eastAsia="Times New Roman" w:hAnsi="Times New Roman" w:cs="David"/>
          <w:bCs/>
          <w:color w:val="008000"/>
          <w:sz w:val="24"/>
          <w:szCs w:val="24"/>
          <w:rtl/>
          <w:lang w:eastAsia="he-IL"/>
        </w:rPr>
        <w:t xml:space="preserve"> </w:t>
      </w:r>
      <w:r w:rsidR="00B33CA0">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color w:val="008000"/>
            <w:sz w:val="24"/>
            <w:szCs w:val="24"/>
            <w:rtl/>
            <w:lang w:eastAsia="he-IL"/>
          </w:rPr>
          <w:alias w:val="שם אתר"/>
          <w:tag w:val="cntSite"/>
          <w:id w:val="-1598176567"/>
          <w:placeholder>
            <w:docPart w:val="7D24AF8AE7694C6C80464D38255970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del w:id="662" w:author="Meryl Etman" w:date="2019-07-10T16:17:00Z">
            <w:r w:rsidR="00FE0A9C" w:rsidDel="00E9523A">
              <w:rPr>
                <w:rFonts w:ascii="Times New Roman" w:eastAsia="Times New Roman" w:hAnsi="Times New Roman" w:cs="David" w:hint="cs"/>
                <w:color w:val="008000"/>
                <w:sz w:val="24"/>
                <w:szCs w:val="24"/>
                <w:rtl/>
                <w:lang w:eastAsia="he-IL"/>
              </w:rPr>
              <w:delText>סביוני בעת שמואל</w:delText>
            </w:r>
          </w:del>
          <w:ins w:id="663" w:author="Meryl Etman" w:date="2019-07-10T16:17:00Z">
            <w:r w:rsidR="00E9523A">
              <w:rPr>
                <w:rFonts w:ascii="Times New Roman" w:eastAsia="Times New Roman" w:hAnsi="Times New Roman" w:cs="David"/>
                <w:color w:val="008000"/>
                <w:sz w:val="24"/>
                <w:szCs w:val="24"/>
                <w:rtl/>
                <w:lang w:eastAsia="he-IL"/>
              </w:rPr>
              <w:t>סביוני בעת שמואל</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129AD76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4657AB" w14:textId="5BD4C586" w:rsidR="00435A20" w:rsidRPr="00435A20" w:rsidRDefault="00435A20" w:rsidP="0050757B">
      <w:pPr>
        <w:widowControl w:val="0"/>
        <w:numPr>
          <w:ilvl w:val="0"/>
          <w:numId w:val="2"/>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B13DAA06D5564166A3EA70FA99D4A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del w:id="664" w:author="Meryl Etman" w:date="2019-07-10T16:17:00Z">
            <w:r w:rsidR="00FE0A9C" w:rsidDel="00E9523A">
              <w:rPr>
                <w:rFonts w:ascii="Times New Roman" w:eastAsia="Times New Roman" w:hAnsi="Times New Roman" w:cs="David"/>
                <w:color w:val="008000"/>
                <w:sz w:val="24"/>
                <w:szCs w:val="24"/>
                <w:rtl/>
                <w:lang w:eastAsia="he-IL"/>
              </w:rPr>
              <w:delText>יסקי-מור-סיון</w:delText>
            </w:r>
          </w:del>
          <w:ins w:id="665" w:author="Meryl Etman" w:date="2019-07-10T16:17:00Z">
            <w:r w:rsidR="00E9523A">
              <w:rPr>
                <w:rFonts w:ascii="Times New Roman" w:eastAsia="Times New Roman" w:hAnsi="Times New Roman" w:cs="David"/>
                <w:color w:val="008000"/>
                <w:sz w:val="24"/>
                <w:szCs w:val="24"/>
                <w:rtl/>
                <w:lang w:eastAsia="he-IL"/>
              </w:rPr>
              <w:t>יסקי-מור-סיון</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7A9E1F5F"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1F268111" w14:textId="74EC8FE9" w:rsidR="00435A20" w:rsidRPr="00435A20" w:rsidRDefault="00435A20" w:rsidP="00435A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DEDCFBE5F84C45B88A61A0FC1C9F01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del w:id="666" w:author="Meryl Etman" w:date="2019-07-10T16:17:00Z">
            <w:r w:rsidR="00FE0A9C" w:rsidDel="00E9523A">
              <w:rPr>
                <w:rFonts w:ascii="Times New Roman" w:eastAsia="Times New Roman" w:hAnsi="Times New Roman" w:cs="David"/>
                <w:color w:val="008000"/>
                <w:sz w:val="24"/>
                <w:szCs w:val="24"/>
                <w:rtl/>
                <w:lang w:eastAsia="he-IL"/>
              </w:rPr>
              <w:delText>יסקי-מור-סיון</w:delText>
            </w:r>
          </w:del>
          <w:ins w:id="667" w:author="Meryl Etman" w:date="2019-07-10T16:17:00Z">
            <w:r w:rsidR="00E9523A">
              <w:rPr>
                <w:rFonts w:ascii="Times New Roman" w:eastAsia="Times New Roman" w:hAnsi="Times New Roman" w:cs="David"/>
                <w:color w:val="008000"/>
                <w:sz w:val="24"/>
                <w:szCs w:val="24"/>
                <w:rtl/>
                <w:lang w:eastAsia="he-IL"/>
              </w:rPr>
              <w:t>יסקי-מור-סיון</w:t>
            </w:r>
          </w:ins>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23321EE7"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54D84076" w14:textId="77777777" w:rsidR="00435A20" w:rsidRPr="00435A20" w:rsidRDefault="00435A20" w:rsidP="0050757B">
      <w:pPr>
        <w:widowControl w:val="0"/>
        <w:numPr>
          <w:ilvl w:val="0"/>
          <w:numId w:val="2"/>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072DBFB8"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20A8F3" w14:textId="77777777" w:rsidR="00435A20" w:rsidRPr="00435A20" w:rsidRDefault="00435A20" w:rsidP="0050757B">
      <w:pPr>
        <w:widowControl w:val="0"/>
        <w:numPr>
          <w:ilvl w:val="0"/>
          <w:numId w:val="2"/>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CFE211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48F6CF" w14:textId="77777777" w:rsidR="00435A20" w:rsidRPr="00435A20" w:rsidRDefault="00435A20" w:rsidP="0050757B">
      <w:pPr>
        <w:widowControl w:val="0"/>
        <w:numPr>
          <w:ilvl w:val="0"/>
          <w:numId w:val="2"/>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sidR="000B5325">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363114A7"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F22004"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4AC2E8A8"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2645F81"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4FB0B5F9"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4941F0B1"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01BB8AF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sz w:val="24"/>
          <w:szCs w:val="24"/>
          <w:rtl/>
          <w:lang w:eastAsia="he-IL"/>
        </w:rPr>
        <w:t>*מחק את המיותר</w:t>
      </w:r>
    </w:p>
    <w:p w14:paraId="12CF2FAD"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lang w:eastAsia="he-IL"/>
        </w:rPr>
      </w:pPr>
      <w:r w:rsidRPr="00435A20">
        <w:rPr>
          <w:rFonts w:ascii="Times New Roman" w:eastAsia="Times New Roman" w:hAnsi="Times New Roman" w:cs="David"/>
          <w:bCs/>
          <w:sz w:val="24"/>
          <w:szCs w:val="24"/>
          <w:u w:val="single"/>
          <w:rtl/>
          <w:lang w:eastAsia="he-IL"/>
        </w:rPr>
        <w:br w:type="page"/>
      </w:r>
      <w:r w:rsidRPr="00435A20">
        <w:rPr>
          <w:rFonts w:ascii="Times New Roman" w:eastAsia="Times New Roman" w:hAnsi="Times New Roman" w:cs="David" w:hint="cs"/>
          <w:bCs/>
          <w:sz w:val="20"/>
          <w:szCs w:val="24"/>
          <w:u w:val="single"/>
          <w:rtl/>
          <w:lang w:eastAsia="he-IL"/>
        </w:rPr>
        <w:lastRenderedPageBreak/>
        <w:t>נספח "ז"</w:t>
      </w:r>
    </w:p>
    <w:p w14:paraId="3164C2B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18DA552" w14:textId="77777777" w:rsidR="004213A6" w:rsidRPr="004213A6" w:rsidRDefault="004213A6" w:rsidP="004213A6">
      <w:pPr>
        <w:widowControl w:val="0"/>
        <w:spacing w:before="240" w:beforeAutospacing="0" w:after="60" w:afterAutospacing="0" w:line="240" w:lineRule="auto"/>
        <w:jc w:val="center"/>
        <w:outlineLvl w:val="4"/>
        <w:rPr>
          <w:rFonts w:ascii="Times New Roman" w:eastAsia="Times New Roman" w:hAnsi="Times New Roman" w:cs="David"/>
          <w:b/>
          <w:bCs/>
          <w:sz w:val="24"/>
          <w:szCs w:val="24"/>
          <w:rtl/>
          <w:lang w:eastAsia="he-IL"/>
        </w:rPr>
      </w:pPr>
      <w:r w:rsidRPr="004213A6">
        <w:rPr>
          <w:rFonts w:ascii="Times New Roman" w:eastAsia="Times New Roman" w:hAnsi="Times New Roman" w:cs="David" w:hint="cs"/>
          <w:b/>
          <w:bCs/>
          <w:sz w:val="24"/>
          <w:szCs w:val="24"/>
          <w:rtl/>
          <w:lang w:eastAsia="he-IL"/>
        </w:rPr>
        <w:t>אישור עריכת ביטוח</w:t>
      </w:r>
    </w:p>
    <w:p w14:paraId="320BE3ED"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D33CA3A" w14:textId="77777777" w:rsidR="004213A6" w:rsidRPr="004213A6" w:rsidRDefault="004213A6" w:rsidP="004213A6">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תאריך</w:t>
      </w:r>
      <w:r w:rsidRPr="004213A6">
        <w:rPr>
          <w:rFonts w:ascii="Times New Roman" w:eastAsia="Times New Roman" w:hAnsi="Times New Roman" w:cs="David"/>
          <w:sz w:val="24"/>
          <w:szCs w:val="24"/>
          <w:rtl/>
          <w:lang w:eastAsia="he-IL"/>
        </w:rPr>
        <w:t>: ________________</w:t>
      </w:r>
    </w:p>
    <w:p w14:paraId="16E1CADB"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לכבוד</w:t>
      </w:r>
    </w:p>
    <w:p w14:paraId="6F300318" w14:textId="44468DE7" w:rsidR="004213A6" w:rsidRPr="004213A6" w:rsidRDefault="004213A6" w:rsidP="00E01F9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del w:id="668" w:author="Meryl Etman" w:date="2019-06-03T16:09:00Z">
        <w:r w:rsidRPr="004213A6" w:rsidDel="0027291E">
          <w:rPr>
            <w:rFonts w:ascii="Times New Roman" w:eastAsia="Times New Roman" w:hAnsi="Times New Roman" w:cs="David" w:hint="cs"/>
            <w:sz w:val="24"/>
            <w:szCs w:val="24"/>
            <w:u w:val="single"/>
            <w:rtl/>
            <w:lang w:eastAsia="he-IL"/>
          </w:rPr>
          <w:delText>______________</w:delText>
        </w:r>
      </w:del>
      <w:ins w:id="669" w:author="Meryl Etman" w:date="2019-06-03T16:09:00Z">
        <w:r w:rsidR="0027291E">
          <w:rPr>
            <w:rFonts w:ascii="Times New Roman" w:eastAsia="Times New Roman" w:hAnsi="Times New Roman" w:cs="David" w:hint="cs"/>
            <w:sz w:val="24"/>
            <w:szCs w:val="24"/>
            <w:u w:val="single"/>
            <w:rtl/>
            <w:lang w:eastAsia="he-IL"/>
          </w:rPr>
          <w:t>גבעת שמואל החדשה</w:t>
        </w:r>
      </w:ins>
    </w:p>
    <w:p w14:paraId="1FF39583" w14:textId="77777777" w:rsidR="004213A6" w:rsidRPr="004213A6" w:rsidRDefault="004213A6" w:rsidP="004213A6">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4213A6">
        <w:rPr>
          <w:rFonts w:ascii="Calibri" w:eastAsia="Times New Roman" w:hAnsi="Calibri" w:cs="David"/>
          <w:sz w:val="24"/>
          <w:szCs w:val="24"/>
          <w:rtl/>
          <w:lang w:eastAsia="he-IL"/>
        </w:rPr>
        <w:t xml:space="preserve">(להלן: </w:t>
      </w:r>
      <w:r w:rsidRPr="004213A6">
        <w:rPr>
          <w:rFonts w:ascii="Calibri" w:eastAsia="Times New Roman" w:hAnsi="Calibri" w:cs="David"/>
          <w:b/>
          <w:bCs/>
          <w:sz w:val="24"/>
          <w:szCs w:val="24"/>
          <w:rtl/>
          <w:lang w:eastAsia="he-IL"/>
        </w:rPr>
        <w:t>"</w:t>
      </w:r>
      <w:r w:rsidRPr="004213A6">
        <w:rPr>
          <w:rFonts w:ascii="Calibri" w:eastAsia="Times New Roman" w:hAnsi="Calibri" w:cs="David" w:hint="cs"/>
          <w:b/>
          <w:bCs/>
          <w:sz w:val="24"/>
          <w:szCs w:val="24"/>
          <w:rtl/>
          <w:lang w:eastAsia="he-IL"/>
        </w:rPr>
        <w:t>החברה</w:t>
      </w:r>
      <w:r w:rsidRPr="004213A6">
        <w:rPr>
          <w:rFonts w:ascii="Calibri" w:eastAsia="Times New Roman" w:hAnsi="Calibri" w:cs="David"/>
          <w:b/>
          <w:bCs/>
          <w:sz w:val="24"/>
          <w:szCs w:val="24"/>
          <w:rtl/>
          <w:lang w:eastAsia="he-IL"/>
        </w:rPr>
        <w:t>"</w:t>
      </w:r>
      <w:r w:rsidRPr="004213A6">
        <w:rPr>
          <w:rFonts w:ascii="Calibri" w:eastAsia="Times New Roman" w:hAnsi="Calibri" w:cs="David"/>
          <w:sz w:val="24"/>
          <w:szCs w:val="24"/>
          <w:rtl/>
          <w:lang w:eastAsia="he-IL"/>
        </w:rPr>
        <w:t>)</w:t>
      </w:r>
    </w:p>
    <w:p w14:paraId="5EBB801B"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2E6A84"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א</w:t>
      </w:r>
      <w:r w:rsidRPr="004213A6">
        <w:rPr>
          <w:rFonts w:ascii="Times New Roman" w:eastAsia="Times New Roman" w:hAnsi="Times New Roman" w:cs="David"/>
          <w:sz w:val="24"/>
          <w:szCs w:val="24"/>
          <w:rtl/>
          <w:lang w:eastAsia="he-IL"/>
        </w:rPr>
        <w:t>.ג.נ.,</w:t>
      </w:r>
    </w:p>
    <w:p w14:paraId="41B93A92" w14:textId="77777777" w:rsidR="004213A6" w:rsidRPr="004213A6" w:rsidRDefault="004213A6" w:rsidP="004213A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A08CD1A" w14:textId="178527F2" w:rsidR="004213A6" w:rsidRPr="004213A6" w:rsidRDefault="004213A6" w:rsidP="00EF37FF">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הנדון</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hint="eastAsia"/>
          <w:sz w:val="24"/>
          <w:szCs w:val="24"/>
          <w:rtl/>
          <w:lang w:eastAsia="he-IL"/>
        </w:rPr>
        <w:t>מבוטחנו</w:t>
      </w:r>
      <w:r w:rsidRPr="004213A6">
        <w:rPr>
          <w:rFonts w:ascii="Times New Roman" w:eastAsia="Times New Roman" w:hAnsi="Times New Roman" w:cs="David"/>
          <w:sz w:val="24"/>
          <w:szCs w:val="24"/>
          <w:rtl/>
          <w:lang w:eastAsia="he-IL"/>
        </w:rPr>
        <w:t xml:space="preserve">: </w:t>
      </w:r>
      <w:ins w:id="670" w:author="Meryl Etman" w:date="2019-06-03T16:10:00Z">
        <w:r w:rsidR="0027291E">
          <w:rPr>
            <w:rFonts w:ascii="Times New Roman" w:eastAsia="Times New Roman" w:hAnsi="Times New Roman" w:cs="David"/>
            <w:color w:val="800080"/>
            <w:sz w:val="24"/>
            <w:szCs w:val="24"/>
            <w:rtl/>
          </w:rPr>
          <w:t xml:space="preserve">יסקי-מור-סיון </w:t>
        </w:r>
      </w:ins>
      <w:del w:id="671" w:author="Meryl Etman" w:date="2019-06-03T16:10:00Z">
        <w:r w:rsidRPr="004213A6" w:rsidDel="0027291E">
          <w:rPr>
            <w:rFonts w:ascii="Times New Roman" w:eastAsia="Times New Roman" w:hAnsi="Times New Roman" w:cs="David"/>
            <w:sz w:val="24"/>
            <w:szCs w:val="24"/>
            <w:rtl/>
            <w:lang w:eastAsia="he-IL"/>
          </w:rPr>
          <w:delText>_____________________</w:delText>
        </w:r>
      </w:del>
      <w:r w:rsidRPr="004213A6">
        <w:rPr>
          <w:rFonts w:ascii="Times New Roman" w:eastAsia="Times New Roman" w:hAnsi="Times New Roman" w:cs="David"/>
          <w:sz w:val="24"/>
          <w:szCs w:val="24"/>
          <w:rtl/>
          <w:lang w:eastAsia="he-IL"/>
        </w:rPr>
        <w:t xml:space="preserve"> (להלן: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היועץ</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w:t>
      </w:r>
    </w:p>
    <w:p w14:paraId="3EB14506" w14:textId="77777777" w:rsidR="004213A6" w:rsidRPr="004213A6" w:rsidRDefault="004213A6" w:rsidP="004213A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hint="eastAsia"/>
          <w:sz w:val="24"/>
          <w:szCs w:val="24"/>
          <w:rtl/>
          <w:lang w:eastAsia="he-IL"/>
        </w:rPr>
        <w:t>אישור</w:t>
      </w:r>
      <w:r w:rsidRPr="004213A6">
        <w:rPr>
          <w:rFonts w:ascii="Times New Roman" w:eastAsia="Times New Roman" w:hAnsi="Times New Roman" w:cs="David"/>
          <w:sz w:val="24"/>
          <w:szCs w:val="24"/>
          <w:rtl/>
          <w:lang w:eastAsia="he-IL"/>
        </w:rPr>
        <w:t xml:space="preserve"> עריכת פוליסות ביטוח בקשר להסכם מיום __</w:t>
      </w:r>
      <w:r w:rsidRPr="004213A6">
        <w:rPr>
          <w:rFonts w:ascii="Times New Roman" w:eastAsia="Times New Roman" w:hAnsi="Times New Roman" w:cs="David" w:hint="cs"/>
          <w:sz w:val="24"/>
          <w:szCs w:val="24"/>
          <w:rtl/>
          <w:lang w:eastAsia="he-IL"/>
        </w:rPr>
        <w:t>_</w:t>
      </w:r>
      <w:r w:rsidRPr="004213A6">
        <w:rPr>
          <w:rFonts w:ascii="Times New Roman" w:eastAsia="Times New Roman" w:hAnsi="Times New Roman" w:cs="David"/>
          <w:sz w:val="24"/>
          <w:szCs w:val="24"/>
          <w:rtl/>
          <w:lang w:eastAsia="he-IL"/>
        </w:rPr>
        <w:t>______</w:t>
      </w:r>
    </w:p>
    <w:p w14:paraId="31B1C448" w14:textId="443E6226" w:rsidR="004213A6" w:rsidRPr="004213A6" w:rsidRDefault="004213A6" w:rsidP="00E01F9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בין</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b/>
          <w:bCs/>
          <w:sz w:val="24"/>
          <w:szCs w:val="24"/>
          <w:rtl/>
          <w:lang w:eastAsia="he-IL"/>
        </w:rPr>
        <w:t>החברה</w:t>
      </w:r>
      <w:r w:rsidRPr="004213A6">
        <w:rPr>
          <w:rFonts w:ascii="Times New Roman" w:eastAsia="Times New Roman" w:hAnsi="Times New Roman" w:cs="David" w:hint="cs"/>
          <w:sz w:val="24"/>
          <w:szCs w:val="24"/>
          <w:rtl/>
          <w:lang w:eastAsia="he-IL"/>
        </w:rPr>
        <w:t xml:space="preserve">  </w:t>
      </w:r>
      <w:r w:rsidRPr="004213A6">
        <w:rPr>
          <w:rFonts w:ascii="Times New Roman" w:eastAsia="Times New Roman" w:hAnsi="Times New Roman" w:cs="David"/>
          <w:sz w:val="24"/>
          <w:szCs w:val="24"/>
          <w:rtl/>
          <w:lang w:eastAsia="he-IL"/>
        </w:rPr>
        <w:t>לבין היועץ</w:t>
      </w:r>
      <w:r w:rsidRPr="004213A6">
        <w:rPr>
          <w:rFonts w:ascii="Times New Roman" w:eastAsia="Times New Roman" w:hAnsi="Times New Roman" w:cs="David" w:hint="cs"/>
          <w:sz w:val="24"/>
          <w:szCs w:val="24"/>
          <w:rtl/>
          <w:lang w:eastAsia="he-IL"/>
        </w:rPr>
        <w:t>,</w:t>
      </w:r>
      <w:r w:rsidRPr="004213A6">
        <w:rPr>
          <w:rFonts w:ascii="Times New Roman" w:eastAsia="Times New Roman" w:hAnsi="Times New Roman" w:cs="David"/>
          <w:sz w:val="24"/>
          <w:szCs w:val="24"/>
          <w:rtl/>
          <w:lang w:eastAsia="he-IL"/>
        </w:rPr>
        <w:t xml:space="preserve"> ל</w:t>
      </w:r>
      <w:r w:rsidRPr="004213A6">
        <w:rPr>
          <w:rFonts w:ascii="Times New Roman" w:eastAsia="Times New Roman" w:hAnsi="Times New Roman" w:cs="David" w:hint="cs"/>
          <w:sz w:val="24"/>
          <w:szCs w:val="24"/>
          <w:rtl/>
          <w:lang w:eastAsia="he-IL"/>
        </w:rPr>
        <w:t xml:space="preserve">מתן שירותי </w:t>
      </w:r>
      <w:del w:id="672" w:author="Meryl Etman" w:date="2019-06-03T16:11:00Z">
        <w:r w:rsidRPr="004213A6" w:rsidDel="0027291E">
          <w:rPr>
            <w:rFonts w:ascii="Times New Roman" w:eastAsia="Times New Roman" w:hAnsi="Times New Roman" w:cs="David" w:hint="cs"/>
            <w:sz w:val="24"/>
            <w:szCs w:val="24"/>
            <w:rtl/>
            <w:lang w:eastAsia="he-IL"/>
          </w:rPr>
          <w:delText xml:space="preserve">______________________ </w:delText>
        </w:r>
      </w:del>
      <w:ins w:id="673" w:author="Meryl Etman" w:date="2019-06-03T16:11:00Z">
        <w:r w:rsidR="0027291E">
          <w:rPr>
            <w:rFonts w:ascii="Times New Roman" w:eastAsia="Times New Roman" w:hAnsi="Times New Roman" w:cs="David" w:hint="cs"/>
            <w:sz w:val="24"/>
            <w:szCs w:val="24"/>
            <w:rtl/>
            <w:lang w:eastAsia="he-IL"/>
          </w:rPr>
          <w:t>תכנון אדריכלי בפרויקט סביוני גבעת שמואל</w:t>
        </w:r>
        <w:r w:rsidR="0027291E" w:rsidRPr="004213A6">
          <w:rPr>
            <w:rFonts w:ascii="Times New Roman" w:eastAsia="Times New Roman" w:hAnsi="Times New Roman" w:cs="David" w:hint="cs"/>
            <w:sz w:val="24"/>
            <w:szCs w:val="24"/>
            <w:rtl/>
            <w:lang w:eastAsia="he-IL"/>
          </w:rPr>
          <w:t xml:space="preserve"> </w:t>
        </w:r>
      </w:ins>
    </w:p>
    <w:p w14:paraId="0BC3D47A" w14:textId="77777777" w:rsidR="004213A6" w:rsidRPr="004213A6" w:rsidRDefault="004213A6" w:rsidP="004213A6">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t xml:space="preserve"> (להלן: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w:t>
      </w:r>
      <w:r w:rsidRPr="004213A6">
        <w:rPr>
          <w:rFonts w:ascii="Times New Roman" w:eastAsia="Times New Roman" w:hAnsi="Times New Roman" w:cs="David" w:hint="cs"/>
          <w:b/>
          <w:bCs/>
          <w:sz w:val="24"/>
          <w:szCs w:val="24"/>
          <w:rtl/>
          <w:lang w:eastAsia="he-IL"/>
        </w:rPr>
        <w:t>שירותים</w:t>
      </w:r>
      <w:r w:rsidRPr="004213A6">
        <w:rPr>
          <w:rFonts w:ascii="Times New Roman" w:eastAsia="Times New Roman" w:hAnsi="Times New Roman" w:cs="David"/>
          <w:b/>
          <w:bCs/>
          <w:sz w:val="24"/>
          <w:szCs w:val="24"/>
          <w:rtl/>
          <w:lang w:eastAsia="he-IL"/>
        </w:rPr>
        <w:t xml:space="preserve">" </w:t>
      </w:r>
      <w:r w:rsidRPr="004213A6">
        <w:rPr>
          <w:rFonts w:ascii="Times New Roman" w:eastAsia="Times New Roman" w:hAnsi="Times New Roman" w:cs="David" w:hint="eastAsia"/>
          <w:sz w:val="24"/>
          <w:szCs w:val="24"/>
          <w:rtl/>
          <w:lang w:eastAsia="he-IL"/>
        </w:rPr>
        <w:t>ו</w:t>
      </w:r>
      <w:r w:rsidRPr="004213A6">
        <w:rPr>
          <w:rFonts w:ascii="Times New Roman" w:eastAsia="Times New Roman" w:hAnsi="Times New Roman" w:cs="David"/>
          <w:sz w:val="24"/>
          <w:szCs w:val="24"/>
          <w:rtl/>
          <w:lang w:eastAsia="he-IL"/>
        </w:rPr>
        <w:t xml:space="preserve">/או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ההסכם</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לפי</w:t>
      </w:r>
      <w:r w:rsidRPr="004213A6">
        <w:rPr>
          <w:rFonts w:ascii="Times New Roman" w:eastAsia="Times New Roman" w:hAnsi="Times New Roman" w:cs="David"/>
          <w:sz w:val="24"/>
          <w:szCs w:val="24"/>
          <w:rtl/>
          <w:lang w:eastAsia="he-IL"/>
        </w:rPr>
        <w:t xml:space="preserve"> העניין)</w:t>
      </w:r>
    </w:p>
    <w:p w14:paraId="72BB0962"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63F63B"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lang w:eastAsia="he-IL"/>
        </w:rPr>
      </w:pPr>
    </w:p>
    <w:p w14:paraId="71E9F233"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4213A6">
        <w:rPr>
          <w:rFonts w:ascii="Times New Roman" w:eastAsia="Times New Roman" w:hAnsi="Times New Roman" w:cs="David" w:hint="cs"/>
          <w:sz w:val="24"/>
          <w:szCs w:val="24"/>
          <w:rtl/>
          <w:lang w:eastAsia="he-IL"/>
        </w:rPr>
        <w:t>יועץ</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לרבות</w:t>
      </w:r>
      <w:r w:rsidRPr="004213A6">
        <w:rPr>
          <w:rFonts w:ascii="Times New Roman" w:eastAsia="Times New Roman" w:hAnsi="Times New Roman" w:cs="David"/>
          <w:sz w:val="24"/>
          <w:szCs w:val="24"/>
          <w:rtl/>
          <w:lang w:eastAsia="he-IL"/>
        </w:rPr>
        <w:t xml:space="preserve"> ב</w:t>
      </w:r>
      <w:r w:rsidRPr="004213A6">
        <w:rPr>
          <w:rFonts w:ascii="Times New Roman" w:eastAsia="Times New Roman" w:hAnsi="Times New Roman" w:cs="David" w:hint="cs"/>
          <w:sz w:val="24"/>
          <w:szCs w:val="24"/>
          <w:rtl/>
          <w:lang w:eastAsia="he-IL"/>
        </w:rPr>
        <w:t xml:space="preserve">גין השירותים </w:t>
      </w:r>
      <w:r w:rsidRPr="004213A6">
        <w:rPr>
          <w:rFonts w:ascii="Times New Roman" w:eastAsia="Times New Roman" w:hAnsi="Times New Roman" w:cs="David" w:hint="cs"/>
          <w:b/>
          <w:bCs/>
          <w:sz w:val="24"/>
          <w:szCs w:val="24"/>
          <w:rtl/>
          <w:lang w:eastAsia="he-IL"/>
        </w:rPr>
        <w:t>לחברה</w:t>
      </w:r>
      <w:r w:rsidRPr="004213A6">
        <w:rPr>
          <w:rFonts w:ascii="Times New Roman" w:eastAsia="Times New Roman" w:hAnsi="Times New Roman" w:cs="David"/>
          <w:sz w:val="24"/>
          <w:szCs w:val="24"/>
          <w:rtl/>
          <w:lang w:eastAsia="he-IL"/>
        </w:rPr>
        <w:t>:-</w:t>
      </w:r>
    </w:p>
    <w:p w14:paraId="36FD7448"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62BB69"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BC6909" w14:textId="77777777" w:rsidR="004213A6" w:rsidRPr="004213A6" w:rsidRDefault="004213A6" w:rsidP="004213A6">
      <w:pPr>
        <w:keepNext/>
        <w:widowControl w:val="0"/>
        <w:numPr>
          <w:ilvl w:val="0"/>
          <w:numId w:val="10"/>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4213A6">
        <w:rPr>
          <w:rFonts w:ascii="Calibri Light" w:eastAsia="Times New Roman" w:hAnsi="Calibri Light" w:cs="David" w:hint="eastAsia"/>
          <w:kern w:val="32"/>
          <w:sz w:val="24"/>
          <w:szCs w:val="24"/>
          <w:u w:val="single"/>
          <w:rtl/>
          <w:lang w:eastAsia="he-IL"/>
        </w:rPr>
        <w:t>ביטוח</w:t>
      </w:r>
      <w:r w:rsidRPr="004213A6">
        <w:rPr>
          <w:rFonts w:ascii="Calibri Light" w:eastAsia="Times New Roman" w:hAnsi="Calibri Light" w:cs="David"/>
          <w:kern w:val="32"/>
          <w:sz w:val="24"/>
          <w:szCs w:val="24"/>
          <w:u w:val="single"/>
          <w:rtl/>
          <w:lang w:eastAsia="he-IL"/>
        </w:rPr>
        <w:t xml:space="preserve"> אחריות מקצועית</w:t>
      </w:r>
      <w:r w:rsidRPr="004213A6">
        <w:rPr>
          <w:rFonts w:ascii="Calibri Light" w:eastAsia="Times New Roman" w:hAnsi="Calibri Light" w:cs="David" w:hint="cs"/>
          <w:kern w:val="32"/>
          <w:sz w:val="24"/>
          <w:szCs w:val="24"/>
          <w:rtl/>
          <w:lang w:eastAsia="he-IL"/>
        </w:rPr>
        <w:t xml:space="preserve">  - מ.פ. ______________________</w:t>
      </w:r>
    </w:p>
    <w:p w14:paraId="39165975" w14:textId="77777777" w:rsidR="004213A6" w:rsidRPr="004213A6" w:rsidRDefault="004213A6" w:rsidP="004213A6">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4213A6">
        <w:rPr>
          <w:rFonts w:ascii="Calibri Light" w:eastAsia="Times New Roman" w:hAnsi="Calibri Light" w:cs="David" w:hint="eastAsia"/>
          <w:kern w:val="32"/>
          <w:sz w:val="24"/>
          <w:szCs w:val="24"/>
          <w:rtl/>
          <w:lang w:eastAsia="he-IL"/>
        </w:rPr>
        <w:t>לכיסוי</w:t>
      </w:r>
      <w:r w:rsidRPr="004213A6">
        <w:rPr>
          <w:rFonts w:ascii="Calibri Light" w:eastAsia="Times New Roman" w:hAnsi="Calibri Light" w:cs="David"/>
          <w:kern w:val="32"/>
          <w:sz w:val="24"/>
          <w:szCs w:val="24"/>
          <w:rtl/>
          <w:lang w:eastAsia="he-IL"/>
        </w:rPr>
        <w:t xml:space="preserve"> אחריותו ש</w:t>
      </w:r>
      <w:r w:rsidRPr="004213A6">
        <w:rPr>
          <w:rFonts w:ascii="Calibri Light" w:eastAsia="Times New Roman" w:hAnsi="Calibri Light" w:cs="David" w:hint="eastAsia"/>
          <w:kern w:val="32"/>
          <w:sz w:val="24"/>
          <w:szCs w:val="24"/>
          <w:rtl/>
          <w:lang w:eastAsia="he-IL"/>
        </w:rPr>
        <w:t>ל</w:t>
      </w:r>
      <w:r w:rsidRPr="004213A6">
        <w:rPr>
          <w:rFonts w:ascii="Calibri Light" w:eastAsia="Times New Roman" w:hAnsi="Calibri Light" w:cs="David"/>
          <w:kern w:val="32"/>
          <w:sz w:val="24"/>
          <w:szCs w:val="24"/>
          <w:rtl/>
          <w:lang w:eastAsia="he-IL"/>
        </w:rPr>
        <w:t xml:space="preserve"> היועץ </w:t>
      </w:r>
      <w:r w:rsidRPr="004213A6">
        <w:rPr>
          <w:rFonts w:ascii="Calibri Light" w:eastAsia="Times New Roman" w:hAnsi="Calibri Light" w:cs="David" w:hint="eastAsia"/>
          <w:kern w:val="32"/>
          <w:sz w:val="24"/>
          <w:szCs w:val="24"/>
          <w:rtl/>
          <w:lang w:eastAsia="he-IL"/>
        </w:rPr>
        <w:t>על</w:t>
      </w:r>
      <w:r w:rsidRPr="004213A6">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4213A6">
        <w:rPr>
          <w:rFonts w:ascii="Calibri Light" w:eastAsia="Times New Roman" w:hAnsi="Calibri Light" w:cs="David" w:hint="cs"/>
          <w:kern w:val="32"/>
          <w:sz w:val="24"/>
          <w:szCs w:val="24"/>
          <w:rtl/>
          <w:lang w:eastAsia="he-IL"/>
        </w:rPr>
        <w:t>(</w:t>
      </w:r>
      <w:r w:rsidRPr="004213A6">
        <w:rPr>
          <w:rFonts w:ascii="Calibri Light" w:eastAsia="Times New Roman" w:hAnsi="Calibri Light" w:cs="David"/>
          <w:kern w:val="32"/>
          <w:sz w:val="24"/>
          <w:szCs w:val="24"/>
          <w:rtl/>
          <w:lang w:eastAsia="he-IL"/>
        </w:rPr>
        <w:t xml:space="preserve">לרבות </w:t>
      </w:r>
      <w:r w:rsidRPr="004213A6">
        <w:rPr>
          <w:rFonts w:ascii="Calibri Light" w:eastAsia="Times New Roman" w:hAnsi="Calibri Light" w:cs="David" w:hint="cs"/>
          <w:kern w:val="32"/>
          <w:sz w:val="24"/>
          <w:szCs w:val="24"/>
          <w:rtl/>
          <w:lang w:eastAsia="he-IL"/>
        </w:rPr>
        <w:t>במפורש</w:t>
      </w:r>
      <w:r w:rsidRPr="004213A6">
        <w:rPr>
          <w:rFonts w:ascii="Calibri Light" w:eastAsia="Times New Roman" w:hAnsi="Calibri Light" w:cs="David"/>
          <w:kern w:val="32"/>
          <w:sz w:val="24"/>
          <w:szCs w:val="24"/>
          <w:rtl/>
          <w:lang w:eastAsia="he-IL"/>
        </w:rPr>
        <w:t xml:space="preserve"> </w:t>
      </w:r>
      <w:r w:rsidRPr="004213A6">
        <w:rPr>
          <w:rFonts w:ascii="Calibri Light" w:eastAsia="Times New Roman" w:hAnsi="Calibri Light" w:cs="David" w:hint="cs"/>
          <w:kern w:val="32"/>
          <w:sz w:val="24"/>
          <w:szCs w:val="24"/>
          <w:rtl/>
          <w:lang w:eastAsia="he-IL"/>
        </w:rPr>
        <w:t>החברה</w:t>
      </w:r>
      <w:r w:rsidRPr="004213A6">
        <w:rPr>
          <w:rFonts w:ascii="Calibri Light" w:eastAsia="Times New Roman" w:hAnsi="Calibri Light" w:cs="David"/>
          <w:kern w:val="32"/>
          <w:sz w:val="24"/>
          <w:szCs w:val="24"/>
          <w:rtl/>
          <w:lang w:eastAsia="he-IL"/>
        </w:rPr>
        <w:t xml:space="preserve"> </w:t>
      </w:r>
      <w:r w:rsidRPr="004213A6">
        <w:rPr>
          <w:rFonts w:ascii="Calibri Light" w:eastAsia="Times New Roman" w:hAnsi="Calibri Light" w:cs="David" w:hint="cs"/>
          <w:kern w:val="32"/>
          <w:sz w:val="24"/>
          <w:szCs w:val="24"/>
          <w:rtl/>
          <w:lang w:eastAsia="he-IL"/>
        </w:rPr>
        <w:t>)</w:t>
      </w:r>
      <w:r w:rsidRPr="004213A6">
        <w:rPr>
          <w:rFonts w:ascii="Calibri Light" w:eastAsia="Times New Roman" w:hAnsi="Calibri Light" w:cs="David"/>
          <w:kern w:val="32"/>
          <w:sz w:val="24"/>
          <w:szCs w:val="24"/>
          <w:rtl/>
          <w:lang w:eastAsia="he-IL"/>
        </w:rPr>
        <w:t xml:space="preserve">, כתוצאה ממעשה ו/או מחדל מקצועי של </w:t>
      </w:r>
      <w:r w:rsidRPr="004213A6">
        <w:rPr>
          <w:rFonts w:ascii="Calibri Light" w:eastAsia="Times New Roman" w:hAnsi="Calibri Light" w:cs="David" w:hint="eastAsia"/>
          <w:kern w:val="32"/>
          <w:sz w:val="24"/>
          <w:szCs w:val="24"/>
          <w:rtl/>
          <w:lang w:eastAsia="he-IL"/>
        </w:rPr>
        <w:t>היועץ</w:t>
      </w:r>
      <w:r w:rsidRPr="004213A6">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4213A6">
        <w:rPr>
          <w:rFonts w:ascii="Calibri Light" w:eastAsia="Times New Roman" w:hAnsi="Calibri Light" w:cs="David" w:hint="eastAsia"/>
          <w:kern w:val="32"/>
          <w:sz w:val="24"/>
          <w:szCs w:val="24"/>
          <w:rtl/>
          <w:lang w:eastAsia="he-IL"/>
        </w:rPr>
        <w:t>בגבולות</w:t>
      </w:r>
      <w:r w:rsidRPr="004213A6">
        <w:rPr>
          <w:rFonts w:ascii="Calibri Light" w:eastAsia="Times New Roman" w:hAnsi="Calibri Light" w:cs="David"/>
          <w:kern w:val="32"/>
          <w:sz w:val="24"/>
          <w:szCs w:val="24"/>
          <w:rtl/>
          <w:lang w:eastAsia="he-IL"/>
        </w:rPr>
        <w:t xml:space="preserve"> אחריות בסך של </w:t>
      </w:r>
      <w:r w:rsidRPr="004213A6">
        <w:rPr>
          <w:rFonts w:ascii="Calibri Light" w:eastAsia="Times New Roman" w:hAnsi="Calibri Light" w:cs="David" w:hint="cs"/>
          <w:kern w:val="32"/>
          <w:sz w:val="24"/>
          <w:szCs w:val="24"/>
          <w:rtl/>
          <w:lang w:eastAsia="he-IL"/>
        </w:rPr>
        <w:t xml:space="preserve">___________ ₪ </w:t>
      </w:r>
      <w:r w:rsidRPr="004213A6">
        <w:rPr>
          <w:rFonts w:ascii="Calibri Light" w:eastAsia="Times New Roman" w:hAnsi="Calibri Light" w:cs="David"/>
          <w:kern w:val="32"/>
          <w:sz w:val="24"/>
          <w:szCs w:val="24"/>
          <w:rtl/>
          <w:lang w:eastAsia="he-IL"/>
        </w:rPr>
        <w:t xml:space="preserve">למקרה ובמצטבר לתקופת </w:t>
      </w:r>
      <w:r w:rsidRPr="004213A6">
        <w:rPr>
          <w:rFonts w:ascii="Calibri Light" w:eastAsia="Times New Roman" w:hAnsi="Calibri Light" w:cs="David" w:hint="cs"/>
          <w:kern w:val="32"/>
          <w:sz w:val="24"/>
          <w:szCs w:val="24"/>
          <w:rtl/>
          <w:lang w:eastAsia="he-IL"/>
        </w:rPr>
        <w:t>ה</w:t>
      </w:r>
      <w:r w:rsidRPr="004213A6">
        <w:rPr>
          <w:rFonts w:ascii="Calibri Light" w:eastAsia="Times New Roman" w:hAnsi="Calibri Light" w:cs="David"/>
          <w:kern w:val="32"/>
          <w:sz w:val="24"/>
          <w:szCs w:val="24"/>
          <w:rtl/>
          <w:lang w:eastAsia="he-IL"/>
        </w:rPr>
        <w:t xml:space="preserve">ביטוח. הביטוח אינו </w:t>
      </w:r>
      <w:r w:rsidRPr="004213A6">
        <w:rPr>
          <w:rFonts w:ascii="Calibri Light" w:eastAsia="Times New Roman" w:hAnsi="Calibri Light" w:cs="David" w:hint="eastAsia"/>
          <w:kern w:val="32"/>
          <w:sz w:val="24"/>
          <w:szCs w:val="24"/>
          <w:rtl/>
          <w:lang w:eastAsia="he-IL"/>
        </w:rPr>
        <w:t>כולל</w:t>
      </w:r>
      <w:r w:rsidRPr="004213A6">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4213A6">
        <w:rPr>
          <w:rFonts w:ascii="Calibri Light" w:eastAsia="Times New Roman" w:hAnsi="Calibri Light" w:cs="David" w:hint="eastAsia"/>
          <w:kern w:val="32"/>
          <w:sz w:val="24"/>
          <w:szCs w:val="24"/>
          <w:rtl/>
          <w:lang w:eastAsia="he-IL"/>
        </w:rPr>
        <w:t>מסמכים</w:t>
      </w:r>
      <w:r w:rsidRPr="004213A6">
        <w:rPr>
          <w:rFonts w:ascii="Calibri Light" w:eastAsia="Times New Roman" w:hAnsi="Calibri Light" w:cs="David"/>
          <w:kern w:val="32"/>
          <w:sz w:val="24"/>
          <w:szCs w:val="24"/>
          <w:rtl/>
          <w:lang w:eastAsia="he-IL"/>
        </w:rPr>
        <w:t xml:space="preserve">, הפרת סודיות ואי יושר של עובדים. </w:t>
      </w:r>
    </w:p>
    <w:p w14:paraId="2972B984" w14:textId="77777777" w:rsidR="004213A6" w:rsidRPr="004213A6" w:rsidRDefault="004213A6" w:rsidP="004213A6">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הינו בעל תחולה רטרואקטיבית </w:t>
      </w:r>
      <w:r w:rsidRPr="004213A6">
        <w:rPr>
          <w:rFonts w:ascii="Times New Roman" w:eastAsia="Times New Roman" w:hAnsi="Times New Roman" w:cs="David" w:hint="eastAsia"/>
          <w:sz w:val="24"/>
          <w:szCs w:val="24"/>
          <w:rtl/>
          <w:lang w:eastAsia="he-IL"/>
        </w:rPr>
        <w:t>מיום</w:t>
      </w:r>
      <w:r w:rsidRPr="004213A6">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התאריך</w:t>
      </w:r>
      <w:r w:rsidRPr="004213A6">
        <w:rPr>
          <w:rFonts w:ascii="Times New Roman" w:eastAsia="Times New Roman" w:hAnsi="Times New Roman" w:cs="David"/>
          <w:b/>
          <w:bCs/>
          <w:sz w:val="24"/>
          <w:szCs w:val="24"/>
          <w:rtl/>
          <w:lang w:eastAsia="he-IL"/>
        </w:rPr>
        <w:t xml:space="preserve"> הרטרואקטיבי"</w:t>
      </w:r>
      <w:r w:rsidRPr="004213A6">
        <w:rPr>
          <w:rFonts w:ascii="Times New Roman" w:eastAsia="Times New Roman" w:hAnsi="Times New Roman" w:cs="David"/>
          <w:sz w:val="24"/>
          <w:szCs w:val="24"/>
          <w:rtl/>
          <w:lang w:eastAsia="he-IL"/>
        </w:rPr>
        <w:t xml:space="preserve">), וכולל תקופת גילוי </w:t>
      </w:r>
      <w:r w:rsidRPr="004213A6">
        <w:rPr>
          <w:rFonts w:ascii="Times New Roman" w:eastAsia="Times New Roman" w:hAnsi="Times New Roman" w:cs="David" w:hint="eastAsia"/>
          <w:sz w:val="24"/>
          <w:szCs w:val="24"/>
          <w:rtl/>
          <w:lang w:eastAsia="he-IL"/>
        </w:rPr>
        <w:t>מורחבת</w:t>
      </w:r>
      <w:r w:rsidRPr="004213A6">
        <w:rPr>
          <w:rFonts w:ascii="Times New Roman" w:eastAsia="Times New Roman" w:hAnsi="Times New Roman" w:cs="David"/>
          <w:sz w:val="24"/>
          <w:szCs w:val="24"/>
          <w:rtl/>
          <w:lang w:eastAsia="he-IL"/>
        </w:rPr>
        <w:t xml:space="preserve"> של </w:t>
      </w:r>
      <w:r w:rsidRPr="004213A6">
        <w:rPr>
          <w:rFonts w:ascii="Times New Roman" w:eastAsia="Times New Roman" w:hAnsi="Times New Roman" w:cs="David" w:hint="cs"/>
          <w:sz w:val="24"/>
          <w:szCs w:val="24"/>
          <w:rtl/>
          <w:lang w:eastAsia="he-IL"/>
        </w:rPr>
        <w:t>6</w:t>
      </w:r>
      <w:r w:rsidRPr="004213A6">
        <w:rPr>
          <w:rFonts w:ascii="Times New Roman" w:eastAsia="Times New Roman" w:hAnsi="Times New Roman" w:cs="David"/>
          <w:sz w:val="24"/>
          <w:szCs w:val="24"/>
          <w:rtl/>
          <w:lang w:eastAsia="he-IL"/>
        </w:rPr>
        <w:t xml:space="preserve"> חודשים לפחות.</w:t>
      </w:r>
    </w:p>
    <w:p w14:paraId="3143D8E4" w14:textId="77777777" w:rsidR="004213A6" w:rsidRPr="004213A6" w:rsidRDefault="004213A6" w:rsidP="004213A6">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כאמור הורחב </w:t>
      </w:r>
      <w:r w:rsidRPr="004213A6">
        <w:rPr>
          <w:rFonts w:ascii="Times New Roman" w:eastAsia="Times New Roman" w:hAnsi="Times New Roman" w:cs="David" w:hint="cs"/>
          <w:sz w:val="24"/>
          <w:szCs w:val="24"/>
          <w:rtl/>
          <w:lang w:eastAsia="he-IL"/>
        </w:rPr>
        <w:t>לשפות את</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hint="eastAsia"/>
          <w:sz w:val="24"/>
          <w:szCs w:val="24"/>
          <w:rtl/>
          <w:lang w:eastAsia="he-IL"/>
        </w:rPr>
        <w:t xml:space="preserve"> </w:t>
      </w:r>
      <w:r w:rsidRPr="004213A6">
        <w:rPr>
          <w:rFonts w:ascii="Times New Roman" w:eastAsia="Times New Roman" w:hAnsi="Times New Roman" w:cs="David" w:hint="cs"/>
          <w:sz w:val="24"/>
          <w:szCs w:val="24"/>
          <w:rtl/>
          <w:lang w:eastAsia="he-IL"/>
        </w:rPr>
        <w:t>בגין</w:t>
      </w:r>
      <w:r w:rsidRPr="004213A6">
        <w:rPr>
          <w:rFonts w:ascii="Times New Roman" w:eastAsia="Times New Roman" w:hAnsi="Times New Roman" w:cs="David"/>
          <w:sz w:val="24"/>
          <w:szCs w:val="24"/>
          <w:rtl/>
          <w:lang w:eastAsia="he-IL"/>
        </w:rPr>
        <w:t xml:space="preserve"> אחריותה למעשי ו/או מחדלי היועץ ו/או עובדיו ו/או מי </w:t>
      </w:r>
      <w:r w:rsidRPr="004213A6">
        <w:rPr>
          <w:rFonts w:ascii="Times New Roman" w:eastAsia="Times New Roman" w:hAnsi="Times New Roman" w:cs="David" w:hint="eastAsia"/>
          <w:sz w:val="24"/>
          <w:szCs w:val="24"/>
          <w:rtl/>
          <w:lang w:eastAsia="he-IL"/>
        </w:rPr>
        <w:t>מטעמו</w:t>
      </w:r>
      <w:r w:rsidRPr="004213A6">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4213A6">
        <w:rPr>
          <w:rFonts w:ascii="Times New Roman" w:eastAsia="Times New Roman" w:hAnsi="Times New Roman" w:cs="David" w:hint="eastAsia"/>
          <w:sz w:val="24"/>
          <w:szCs w:val="24"/>
          <w:rtl/>
          <w:lang w:eastAsia="he-IL"/>
        </w:rPr>
        <w:t>מיחידי</w:t>
      </w:r>
      <w:r w:rsidRPr="004213A6">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כלפי</w:t>
      </w:r>
      <w:r w:rsidRPr="004213A6">
        <w:rPr>
          <w:rFonts w:ascii="Times New Roman" w:eastAsia="Times New Roman" w:hAnsi="Times New Roman" w:cs="David"/>
          <w:sz w:val="24"/>
          <w:szCs w:val="24"/>
          <w:rtl/>
          <w:lang w:eastAsia="he-IL"/>
        </w:rPr>
        <w:t xml:space="preserve"> היועץ.</w:t>
      </w:r>
    </w:p>
    <w:p w14:paraId="12E477CD" w14:textId="77777777" w:rsidR="004213A6" w:rsidRPr="004213A6" w:rsidRDefault="004213A6" w:rsidP="004213A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cs"/>
          <w:sz w:val="24"/>
          <w:szCs w:val="24"/>
          <w:rtl/>
          <w:lang w:eastAsia="he-IL"/>
        </w:rPr>
        <w:t>נוסח הפוליסה לא יפחת מהנוסח הידוע כ- "שפי</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hint="cs"/>
          <w:sz w:val="24"/>
          <w:szCs w:val="24"/>
          <w:rtl/>
          <w:lang w:eastAsia="he-IL"/>
        </w:rPr>
        <w:t xml:space="preserve"> ב.ר. 2011". </w:t>
      </w:r>
    </w:p>
    <w:p w14:paraId="61D4A633" w14:textId="77777777" w:rsidR="004213A6" w:rsidRPr="004213A6" w:rsidRDefault="004213A6" w:rsidP="004213A6">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5F8CB3E"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99E5C3" w14:textId="77777777" w:rsidR="004213A6" w:rsidRPr="004213A6" w:rsidRDefault="004213A6" w:rsidP="004213A6">
      <w:pPr>
        <w:widowControl w:val="0"/>
        <w:numPr>
          <w:ilvl w:val="0"/>
          <w:numId w:val="10"/>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u w:val="single"/>
          <w:rtl/>
          <w:lang w:eastAsia="he-IL"/>
        </w:rPr>
        <w:t>ביטוח</w:t>
      </w:r>
      <w:r w:rsidRPr="004213A6">
        <w:rPr>
          <w:rFonts w:ascii="Times New Roman" w:eastAsia="Times New Roman" w:hAnsi="Times New Roman" w:cs="David"/>
          <w:sz w:val="24"/>
          <w:szCs w:val="24"/>
          <w:u w:val="single"/>
          <w:rtl/>
          <w:lang w:eastAsia="he-IL"/>
        </w:rPr>
        <w:t xml:space="preserve"> אחריות מעבידים</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 - מ.פ. __________________________</w:t>
      </w:r>
    </w:p>
    <w:p w14:paraId="3F103452" w14:textId="77777777" w:rsidR="004213A6" w:rsidRPr="004213A6" w:rsidRDefault="004213A6" w:rsidP="004213A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לכיסוי</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חבותו</w:t>
      </w:r>
      <w:r w:rsidRPr="004213A6">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4213A6">
        <w:rPr>
          <w:rFonts w:ascii="Times New Roman" w:eastAsia="Times New Roman" w:hAnsi="Times New Roman" w:cs="David" w:hint="eastAsia"/>
          <w:sz w:val="24"/>
          <w:szCs w:val="24"/>
          <w:rtl/>
          <w:lang w:eastAsia="he-IL"/>
        </w:rPr>
        <w:t>ם</w:t>
      </w:r>
      <w:r w:rsidRPr="004213A6">
        <w:rPr>
          <w:rFonts w:ascii="Times New Roman" w:eastAsia="Times New Roman" w:hAnsi="Times New Roman" w:cs="David"/>
          <w:sz w:val="24"/>
          <w:szCs w:val="24"/>
          <w:rtl/>
          <w:lang w:eastAsia="he-IL"/>
        </w:rPr>
        <w:t xml:space="preserve">-1980 </w:t>
      </w:r>
      <w:r w:rsidRPr="004213A6">
        <w:rPr>
          <w:rFonts w:ascii="Times New Roman" w:eastAsia="Times New Roman" w:hAnsi="Times New Roman" w:cs="David" w:hint="eastAsia"/>
          <w:sz w:val="24"/>
          <w:szCs w:val="24"/>
          <w:rtl/>
          <w:lang w:eastAsia="he-IL"/>
        </w:rPr>
        <w:t>כלפי</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4213A6">
        <w:rPr>
          <w:rFonts w:ascii="Times New Roman" w:eastAsia="Times New Roman" w:hAnsi="Times New Roman" w:cs="David"/>
          <w:sz w:val="24"/>
          <w:szCs w:val="24"/>
          <w:rtl/>
          <w:lang w:eastAsia="he-IL"/>
        </w:rPr>
        <w:t>בגבולות אחריות של</w:t>
      </w:r>
      <w:r w:rsidRPr="004213A6">
        <w:rPr>
          <w:rFonts w:ascii="Times New Roman" w:eastAsia="Times New Roman" w:hAnsi="Times New Roman" w:cs="David" w:hint="cs"/>
          <w:sz w:val="24"/>
          <w:szCs w:val="24"/>
          <w:rtl/>
          <w:lang w:eastAsia="he-IL"/>
        </w:rPr>
        <w:t xml:space="preserve"> 20,000,000 ₪ לתובע, </w:t>
      </w:r>
      <w:r w:rsidRPr="004213A6">
        <w:rPr>
          <w:rFonts w:ascii="Times New Roman" w:eastAsia="Times New Roman" w:hAnsi="Times New Roman" w:cs="David" w:hint="eastAsia"/>
          <w:sz w:val="24"/>
          <w:szCs w:val="24"/>
          <w:rtl/>
          <w:lang w:eastAsia="he-IL"/>
        </w:rPr>
        <w:t>למקרה</w:t>
      </w:r>
      <w:r w:rsidRPr="004213A6">
        <w:rPr>
          <w:rFonts w:ascii="Times New Roman" w:eastAsia="Times New Roman" w:hAnsi="Times New Roman" w:cs="David"/>
          <w:sz w:val="24"/>
          <w:szCs w:val="24"/>
          <w:rtl/>
          <w:lang w:eastAsia="he-IL"/>
        </w:rPr>
        <w:t xml:space="preserve"> ובמצטבר ל</w:t>
      </w:r>
      <w:r w:rsidRPr="004213A6">
        <w:rPr>
          <w:rFonts w:ascii="Times New Roman" w:eastAsia="Times New Roman" w:hAnsi="Times New Roman" w:cs="David" w:hint="cs"/>
          <w:sz w:val="24"/>
          <w:szCs w:val="24"/>
          <w:rtl/>
          <w:lang w:eastAsia="he-IL"/>
        </w:rPr>
        <w:t>תקופת הביטוח</w:t>
      </w:r>
      <w:r w:rsidRPr="004213A6">
        <w:rPr>
          <w:rFonts w:ascii="Times New Roman" w:eastAsia="Times New Roman" w:hAnsi="Times New Roman" w:cs="David"/>
          <w:sz w:val="24"/>
          <w:szCs w:val="24"/>
          <w:rtl/>
          <w:lang w:eastAsia="he-IL"/>
        </w:rPr>
        <w:t xml:space="preserve">. הביטוח אינו כולל כל סייג בדבר </w:t>
      </w:r>
      <w:r w:rsidRPr="004213A6">
        <w:rPr>
          <w:rFonts w:ascii="Times New Roman" w:eastAsia="Times New Roman" w:hAnsi="Times New Roman" w:cs="David" w:hint="cs"/>
          <w:sz w:val="24"/>
          <w:szCs w:val="24"/>
          <w:rtl/>
          <w:lang w:eastAsia="he-IL"/>
        </w:rPr>
        <w:t xml:space="preserve">שעות עבודה, העסקת נוער וכן בדבר </w:t>
      </w:r>
      <w:r w:rsidRPr="004213A6">
        <w:rPr>
          <w:rFonts w:ascii="Times New Roman" w:eastAsia="Times New Roman" w:hAnsi="Times New Roman" w:cs="David"/>
          <w:sz w:val="24"/>
          <w:szCs w:val="24"/>
          <w:rtl/>
          <w:lang w:eastAsia="he-IL"/>
        </w:rPr>
        <w:t xml:space="preserve">חבות היועץ כלפי קבלנים, </w:t>
      </w:r>
      <w:r w:rsidRPr="004213A6">
        <w:rPr>
          <w:rFonts w:ascii="Times New Roman" w:eastAsia="Times New Roman" w:hAnsi="Times New Roman" w:cs="David" w:hint="eastAsia"/>
          <w:sz w:val="24"/>
          <w:szCs w:val="24"/>
          <w:rtl/>
          <w:lang w:eastAsia="he-IL"/>
        </w:rPr>
        <w:t>קבלני</w:t>
      </w:r>
      <w:r w:rsidRPr="004213A6">
        <w:rPr>
          <w:rFonts w:ascii="Times New Roman" w:eastAsia="Times New Roman" w:hAnsi="Times New Roman" w:cs="David"/>
          <w:sz w:val="24"/>
          <w:szCs w:val="24"/>
          <w:rtl/>
          <w:lang w:eastAsia="he-IL"/>
        </w:rPr>
        <w:t xml:space="preserve"> משנה ועובדיהם</w:t>
      </w:r>
      <w:r w:rsidRPr="004213A6">
        <w:rPr>
          <w:rFonts w:ascii="Times New Roman" w:eastAsia="Times New Roman" w:hAnsi="Times New Roman" w:cs="David" w:hint="cs"/>
          <w:sz w:val="24"/>
          <w:szCs w:val="24"/>
          <w:rtl/>
          <w:lang w:eastAsia="he-IL"/>
        </w:rPr>
        <w:t xml:space="preserve"> היה ויחשבו לעובדי היועץ</w:t>
      </w:r>
      <w:r w:rsidRPr="004213A6">
        <w:rPr>
          <w:rFonts w:ascii="Times New Roman" w:eastAsia="Times New Roman" w:hAnsi="Times New Roman" w:cs="David"/>
          <w:sz w:val="24"/>
          <w:szCs w:val="24"/>
          <w:rtl/>
          <w:lang w:eastAsia="he-IL"/>
        </w:rPr>
        <w:t>. הביטוח מורחב ל</w:t>
      </w:r>
      <w:r w:rsidRPr="004213A6">
        <w:rPr>
          <w:rFonts w:ascii="Times New Roman" w:eastAsia="Times New Roman" w:hAnsi="Times New Roman" w:cs="David" w:hint="cs"/>
          <w:sz w:val="24"/>
          <w:szCs w:val="24"/>
          <w:rtl/>
          <w:lang w:eastAsia="he-IL"/>
        </w:rPr>
        <w:t xml:space="preserve">שפות את החברה </w:t>
      </w:r>
      <w:r w:rsidRPr="004213A6">
        <w:rPr>
          <w:rFonts w:ascii="Times New Roman" w:eastAsia="Times New Roman" w:hAnsi="Times New Roman" w:cs="David"/>
          <w:sz w:val="24"/>
          <w:szCs w:val="24"/>
          <w:rtl/>
          <w:lang w:eastAsia="he-IL"/>
        </w:rPr>
        <w:t xml:space="preserve">היה ותיחשב למעביד של </w:t>
      </w:r>
      <w:r w:rsidRPr="004213A6">
        <w:rPr>
          <w:rFonts w:ascii="Times New Roman" w:eastAsia="Times New Roman" w:hAnsi="Times New Roman" w:cs="David" w:hint="eastAsia"/>
          <w:sz w:val="24"/>
          <w:szCs w:val="24"/>
          <w:rtl/>
          <w:lang w:eastAsia="he-IL"/>
        </w:rPr>
        <w:t>מי</w:t>
      </w:r>
      <w:r w:rsidRPr="004213A6">
        <w:rPr>
          <w:rFonts w:ascii="Times New Roman" w:eastAsia="Times New Roman" w:hAnsi="Times New Roman" w:cs="David"/>
          <w:sz w:val="24"/>
          <w:szCs w:val="24"/>
          <w:rtl/>
          <w:lang w:eastAsia="he-IL"/>
        </w:rPr>
        <w:t xml:space="preserve"> מ</w:t>
      </w:r>
      <w:r w:rsidRPr="004213A6">
        <w:rPr>
          <w:rFonts w:ascii="Times New Roman" w:eastAsia="Times New Roman" w:hAnsi="Times New Roman" w:cs="David" w:hint="cs"/>
          <w:sz w:val="24"/>
          <w:szCs w:val="24"/>
          <w:rtl/>
          <w:lang w:eastAsia="he-IL"/>
        </w:rPr>
        <w:t>עובדי</w:t>
      </w:r>
      <w:r w:rsidRPr="004213A6">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4213A6">
        <w:rPr>
          <w:rFonts w:ascii="Times New Roman" w:eastAsia="Times New Roman" w:hAnsi="Times New Roman" w:cs="David" w:hint="eastAsia"/>
          <w:sz w:val="24"/>
          <w:szCs w:val="24"/>
          <w:rtl/>
          <w:lang w:eastAsia="he-IL"/>
        </w:rPr>
        <w:t>מי</w:t>
      </w:r>
      <w:r w:rsidRPr="004213A6">
        <w:rPr>
          <w:rFonts w:ascii="Times New Roman" w:eastAsia="Times New Roman" w:hAnsi="Times New Roman" w:cs="David"/>
          <w:sz w:val="24"/>
          <w:szCs w:val="24"/>
          <w:rtl/>
          <w:lang w:eastAsia="he-IL"/>
        </w:rPr>
        <w:t xml:space="preserve"> מ</w:t>
      </w:r>
      <w:r w:rsidRPr="004213A6">
        <w:rPr>
          <w:rFonts w:ascii="Times New Roman" w:eastAsia="Times New Roman" w:hAnsi="Times New Roman" w:cs="David" w:hint="cs"/>
          <w:sz w:val="24"/>
          <w:szCs w:val="24"/>
          <w:rtl/>
          <w:lang w:eastAsia="he-IL"/>
        </w:rPr>
        <w:t>עובדיו</w:t>
      </w:r>
      <w:r w:rsidRPr="004213A6">
        <w:rPr>
          <w:rFonts w:ascii="Times New Roman" w:eastAsia="Times New Roman" w:hAnsi="Times New Roman" w:cs="David"/>
          <w:sz w:val="24"/>
          <w:szCs w:val="24"/>
          <w:rtl/>
          <w:lang w:eastAsia="he-IL"/>
        </w:rPr>
        <w:t>.</w:t>
      </w:r>
    </w:p>
    <w:p w14:paraId="6BB3F664"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005AE7" w14:textId="77777777" w:rsidR="004213A6" w:rsidRPr="004213A6" w:rsidRDefault="004213A6" w:rsidP="004213A6">
      <w:pPr>
        <w:widowControl w:val="0"/>
        <w:numPr>
          <w:ilvl w:val="0"/>
          <w:numId w:val="10"/>
        </w:numPr>
        <w:spacing w:before="0" w:beforeAutospacing="0" w:after="0" w:afterAutospacing="0" w:line="240" w:lineRule="exact"/>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u w:val="single"/>
          <w:rtl/>
          <w:lang w:eastAsia="he-IL"/>
        </w:rPr>
        <w:t>ביטוח</w:t>
      </w:r>
      <w:r w:rsidRPr="004213A6">
        <w:rPr>
          <w:rFonts w:ascii="Times New Roman" w:eastAsia="Times New Roman" w:hAnsi="Times New Roman" w:cs="David"/>
          <w:sz w:val="24"/>
          <w:szCs w:val="24"/>
          <w:u w:val="single"/>
          <w:rtl/>
          <w:lang w:eastAsia="he-IL"/>
        </w:rPr>
        <w:t xml:space="preserve"> אחריות כלפי צד שלישי</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 מ.פ. _______________________</w:t>
      </w:r>
    </w:p>
    <w:p w14:paraId="12AC446F" w14:textId="77777777" w:rsidR="004213A6" w:rsidRPr="004213A6" w:rsidRDefault="004213A6" w:rsidP="004213A6">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לכיסוי</w:t>
      </w:r>
      <w:r w:rsidRPr="004213A6">
        <w:rPr>
          <w:rFonts w:ascii="Times New Roman" w:eastAsia="Times New Roman" w:hAnsi="Times New Roman" w:cs="David"/>
          <w:sz w:val="24"/>
          <w:szCs w:val="24"/>
          <w:rtl/>
          <w:lang w:eastAsia="he-IL"/>
        </w:rPr>
        <w:t xml:space="preserve"> אחריות היועץ על פי דין </w:t>
      </w:r>
      <w:r w:rsidRPr="004213A6">
        <w:rPr>
          <w:rFonts w:ascii="Times New Roman" w:eastAsia="Times New Roman" w:hAnsi="Times New Roman" w:cs="David" w:hint="eastAsia"/>
          <w:sz w:val="24"/>
          <w:szCs w:val="24"/>
          <w:rtl/>
          <w:lang w:eastAsia="he-IL"/>
        </w:rPr>
        <w:t>בגין</w:t>
      </w:r>
      <w:r w:rsidRPr="004213A6">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4213A6">
        <w:rPr>
          <w:rFonts w:ascii="Times New Roman" w:eastAsia="Times New Roman" w:hAnsi="Times New Roman" w:cs="David" w:hint="cs"/>
          <w:sz w:val="24"/>
          <w:szCs w:val="24"/>
          <w:rtl/>
          <w:lang w:eastAsia="he-IL"/>
        </w:rPr>
        <w:t>(</w:t>
      </w:r>
      <w:r w:rsidRPr="004213A6">
        <w:rPr>
          <w:rFonts w:ascii="Times New Roman" w:eastAsia="Times New Roman" w:hAnsi="Times New Roman" w:cs="David" w:hint="eastAsia"/>
          <w:sz w:val="24"/>
          <w:szCs w:val="24"/>
          <w:rtl/>
          <w:lang w:eastAsia="he-IL"/>
        </w:rPr>
        <w:t>לרבות</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במפורש החברה)</w:t>
      </w:r>
      <w:r w:rsidRPr="004213A6">
        <w:rPr>
          <w:rFonts w:ascii="Times New Roman" w:eastAsia="Times New Roman" w:hAnsi="Times New Roman" w:cs="David"/>
          <w:sz w:val="24"/>
          <w:szCs w:val="24"/>
          <w:rtl/>
          <w:lang w:eastAsia="he-IL"/>
        </w:rPr>
        <w:t>, בג</w:t>
      </w:r>
      <w:r w:rsidRPr="004213A6">
        <w:rPr>
          <w:rFonts w:ascii="Times New Roman" w:eastAsia="Times New Roman" w:hAnsi="Times New Roman" w:cs="David" w:hint="eastAsia"/>
          <w:sz w:val="24"/>
          <w:szCs w:val="24"/>
          <w:rtl/>
          <w:lang w:eastAsia="he-IL"/>
        </w:rPr>
        <w:t>בולות</w:t>
      </w:r>
      <w:r w:rsidRPr="004213A6">
        <w:rPr>
          <w:rFonts w:ascii="Times New Roman" w:eastAsia="Times New Roman" w:hAnsi="Times New Roman" w:cs="David"/>
          <w:sz w:val="24"/>
          <w:szCs w:val="24"/>
          <w:rtl/>
          <w:lang w:eastAsia="he-IL"/>
        </w:rPr>
        <w:t xml:space="preserve"> אחריות בסך של </w:t>
      </w:r>
      <w:r w:rsidRPr="004213A6">
        <w:rPr>
          <w:rFonts w:ascii="Times New Roman" w:eastAsia="Times New Roman" w:hAnsi="Times New Roman" w:cs="David" w:hint="cs"/>
          <w:sz w:val="24"/>
          <w:szCs w:val="24"/>
          <w:rtl/>
          <w:lang w:eastAsia="he-IL"/>
        </w:rPr>
        <w:t>4</w:t>
      </w:r>
      <w:r w:rsidRPr="004213A6">
        <w:rPr>
          <w:rFonts w:ascii="Times New Roman" w:eastAsia="Times New Roman" w:hAnsi="Times New Roman" w:cs="David"/>
          <w:sz w:val="24"/>
          <w:szCs w:val="24"/>
          <w:rtl/>
          <w:lang w:eastAsia="he-IL"/>
        </w:rPr>
        <w:t>,000,000</w:t>
      </w:r>
      <w:r w:rsidRPr="004213A6">
        <w:rPr>
          <w:rFonts w:ascii="Times New Roman" w:eastAsia="Times New Roman" w:hAnsi="Times New Roman" w:cs="David" w:hint="cs"/>
          <w:sz w:val="24"/>
          <w:szCs w:val="24"/>
          <w:rtl/>
          <w:lang w:eastAsia="he-IL"/>
        </w:rPr>
        <w:t xml:space="preserve"> ₪ </w:t>
      </w:r>
      <w:r w:rsidRPr="004213A6">
        <w:rPr>
          <w:rFonts w:ascii="Times New Roman" w:eastAsia="Times New Roman" w:hAnsi="Times New Roman" w:cs="David"/>
          <w:sz w:val="24"/>
          <w:szCs w:val="24"/>
          <w:rtl/>
          <w:lang w:eastAsia="he-IL"/>
        </w:rPr>
        <w:t xml:space="preserve">למקרה ובמצטבר לתקופת </w:t>
      </w:r>
      <w:r w:rsidRPr="004213A6">
        <w:rPr>
          <w:rFonts w:ascii="Times New Roman" w:eastAsia="Times New Roman" w:hAnsi="Times New Roman" w:cs="David" w:hint="cs"/>
          <w:sz w:val="24"/>
          <w:szCs w:val="24"/>
          <w:rtl/>
          <w:lang w:eastAsia="he-IL"/>
        </w:rPr>
        <w:t>ה</w:t>
      </w:r>
      <w:r w:rsidRPr="004213A6">
        <w:rPr>
          <w:rFonts w:ascii="Times New Roman" w:eastAsia="Times New Roman" w:hAnsi="Times New Roman" w:cs="David" w:hint="eastAsia"/>
          <w:sz w:val="24"/>
          <w:szCs w:val="24"/>
          <w:rtl/>
          <w:lang w:eastAsia="he-IL"/>
        </w:rPr>
        <w:t>ביטוח</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אינו כולל כל סייג בדבר חבות </w:t>
      </w:r>
      <w:r w:rsidRPr="004213A6">
        <w:rPr>
          <w:rFonts w:ascii="Times New Roman" w:eastAsia="Times New Roman" w:hAnsi="Times New Roman" w:cs="David"/>
          <w:sz w:val="24"/>
          <w:szCs w:val="24"/>
          <w:rtl/>
          <w:lang w:eastAsia="he-IL"/>
        </w:rPr>
        <w:lastRenderedPageBreak/>
        <w:t xml:space="preserve">בגין וכלפי קבלנים, </w:t>
      </w:r>
      <w:r w:rsidRPr="004213A6">
        <w:rPr>
          <w:rFonts w:ascii="Times New Roman" w:eastAsia="Times New Roman" w:hAnsi="Times New Roman" w:cs="David" w:hint="eastAsia"/>
          <w:sz w:val="24"/>
          <w:szCs w:val="24"/>
          <w:rtl/>
          <w:lang w:eastAsia="he-IL"/>
        </w:rPr>
        <w:t>קבלני</w:t>
      </w:r>
      <w:r w:rsidRPr="004213A6">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4213A6">
        <w:rPr>
          <w:rFonts w:ascii="Times New Roman" w:eastAsia="Times New Roman" w:hAnsi="Times New Roman" w:cs="David" w:hint="cs"/>
          <w:sz w:val="24"/>
          <w:szCs w:val="24"/>
          <w:rtl/>
          <w:lang w:eastAsia="he-IL"/>
        </w:rPr>
        <w:t xml:space="preserve">שפות את החברה בגין </w:t>
      </w:r>
      <w:r w:rsidRPr="004213A6">
        <w:rPr>
          <w:rFonts w:ascii="Times New Roman" w:eastAsia="Times New Roman" w:hAnsi="Times New Roman" w:cs="David"/>
          <w:sz w:val="24"/>
          <w:szCs w:val="24"/>
          <w:rtl/>
          <w:lang w:eastAsia="he-IL"/>
        </w:rPr>
        <w:t xml:space="preserve">אחריותה למעשי ו/או מחדלי היועץ ו/או מי מטעמו, בכפוף </w:t>
      </w:r>
      <w:r w:rsidRPr="004213A6">
        <w:rPr>
          <w:rFonts w:ascii="Times New Roman" w:eastAsia="Times New Roman" w:hAnsi="Times New Roman" w:cs="David" w:hint="eastAsia"/>
          <w:sz w:val="24"/>
          <w:szCs w:val="24"/>
          <w:rtl/>
          <w:lang w:eastAsia="he-IL"/>
        </w:rPr>
        <w:t>לסעיף</w:t>
      </w:r>
      <w:r w:rsidRPr="004213A6">
        <w:rPr>
          <w:rFonts w:ascii="Times New Roman" w:eastAsia="Times New Roman" w:hAnsi="Times New Roman" w:cs="David"/>
          <w:sz w:val="24"/>
          <w:szCs w:val="24"/>
          <w:rtl/>
          <w:lang w:eastAsia="he-IL"/>
        </w:rPr>
        <w:t xml:space="preserve"> אחריות צולבת.</w:t>
      </w:r>
    </w:p>
    <w:p w14:paraId="75CA1B2E" w14:textId="77777777" w:rsidR="004213A6" w:rsidRPr="004213A6" w:rsidRDefault="004213A6" w:rsidP="004213A6">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6581B124" w14:textId="77777777" w:rsidR="004213A6" w:rsidRPr="004213A6" w:rsidRDefault="004213A6" w:rsidP="004213A6">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3B758E9D"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27ED0364"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4213A6">
        <w:rPr>
          <w:rFonts w:ascii="Times New Roman" w:eastAsia="Times New Roman" w:hAnsi="Times New Roman" w:cs="David" w:hint="eastAsia"/>
          <w:b/>
          <w:bCs/>
          <w:sz w:val="24"/>
          <w:szCs w:val="24"/>
          <w:u w:val="single"/>
          <w:rtl/>
          <w:lang w:eastAsia="he-IL"/>
        </w:rPr>
        <w:t>כללי</w:t>
      </w:r>
      <w:r w:rsidRPr="004213A6">
        <w:rPr>
          <w:rFonts w:ascii="Times New Roman" w:eastAsia="Times New Roman" w:hAnsi="Times New Roman" w:cs="David"/>
          <w:b/>
          <w:bCs/>
          <w:sz w:val="24"/>
          <w:szCs w:val="24"/>
          <w:u w:val="single"/>
          <w:rtl/>
          <w:lang w:eastAsia="he-IL"/>
        </w:rPr>
        <w:t xml:space="preserve"> לכל הפוליסות</w:t>
      </w:r>
      <w:r w:rsidRPr="004213A6">
        <w:rPr>
          <w:rFonts w:ascii="Times New Roman" w:eastAsia="Times New Roman" w:hAnsi="Times New Roman" w:cs="David"/>
          <w:b/>
          <w:bCs/>
          <w:sz w:val="24"/>
          <w:szCs w:val="24"/>
          <w:rtl/>
          <w:lang w:eastAsia="he-IL"/>
        </w:rPr>
        <w:t xml:space="preserve"> </w:t>
      </w:r>
      <w:r w:rsidRPr="004213A6">
        <w:rPr>
          <w:rFonts w:ascii="Times New Roman" w:eastAsia="Times New Roman" w:hAnsi="Times New Roman" w:cs="David" w:hint="eastAsia"/>
          <w:b/>
          <w:bCs/>
          <w:sz w:val="24"/>
          <w:szCs w:val="24"/>
          <w:rtl/>
          <w:lang w:eastAsia="he-IL"/>
        </w:rPr>
        <w:t>–</w:t>
      </w:r>
      <w:r w:rsidRPr="004213A6">
        <w:rPr>
          <w:rFonts w:ascii="Times New Roman" w:eastAsia="Times New Roman" w:hAnsi="Times New Roman" w:cs="David"/>
          <w:b/>
          <w:bCs/>
          <w:sz w:val="24"/>
          <w:szCs w:val="24"/>
          <w:rtl/>
          <w:lang w:eastAsia="he-IL"/>
        </w:rPr>
        <w:t xml:space="preserve"> </w:t>
      </w:r>
    </w:p>
    <w:p w14:paraId="4AA7CB73"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34D67E" w14:textId="77777777" w:rsidR="004213A6" w:rsidRPr="004213A6" w:rsidRDefault="004213A6" w:rsidP="004213A6">
      <w:pPr>
        <w:widowControl w:val="0"/>
        <w:numPr>
          <w:ilvl w:val="0"/>
          <w:numId w:val="9"/>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cs"/>
          <w:b/>
          <w:bCs/>
          <w:sz w:val="24"/>
          <w:szCs w:val="24"/>
          <w:rtl/>
          <w:lang w:eastAsia="he-IL"/>
        </w:rPr>
        <w:t>החברה</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לצורך</w:t>
      </w:r>
      <w:r w:rsidRPr="004213A6">
        <w:rPr>
          <w:rFonts w:ascii="Times New Roman" w:eastAsia="Times New Roman" w:hAnsi="Times New Roman" w:cs="David"/>
          <w:sz w:val="24"/>
          <w:szCs w:val="24"/>
          <w:rtl/>
          <w:lang w:eastAsia="he-IL"/>
        </w:rPr>
        <w:t xml:space="preserve">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ו</w:t>
      </w:r>
      <w:r w:rsidRPr="004213A6">
        <w:rPr>
          <w:rFonts w:ascii="Times New Roman" w:eastAsia="Times New Roman" w:hAnsi="Times New Roman" w:cs="David"/>
          <w:sz w:val="24"/>
          <w:szCs w:val="24"/>
          <w:rtl/>
          <w:lang w:eastAsia="he-IL"/>
        </w:rPr>
        <w:t>/או אישור זה הינ</w:t>
      </w:r>
      <w:r w:rsidRPr="004213A6">
        <w:rPr>
          <w:rFonts w:ascii="Times New Roman" w:eastAsia="Times New Roman" w:hAnsi="Times New Roman" w:cs="David" w:hint="cs"/>
          <w:sz w:val="24"/>
          <w:szCs w:val="24"/>
          <w:rtl/>
          <w:lang w:eastAsia="he-IL"/>
        </w:rPr>
        <w:t>ה</w:t>
      </w:r>
      <w:r w:rsidRPr="004213A6">
        <w:rPr>
          <w:rFonts w:ascii="Times New Roman" w:eastAsia="Times New Roman" w:hAnsi="Times New Roman" w:cs="David"/>
          <w:sz w:val="24"/>
          <w:szCs w:val="24"/>
          <w:rtl/>
          <w:lang w:eastAsia="he-IL"/>
        </w:rPr>
        <w:t xml:space="preserve"> לרבות חברת אם ו/או חברות בנות ו/או חברות שלובות</w:t>
      </w:r>
      <w:r w:rsidRPr="004213A6">
        <w:rPr>
          <w:rFonts w:ascii="Times New Roman" w:eastAsia="Times New Roman" w:hAnsi="Times New Roman" w:cs="David" w:hint="cs"/>
          <w:sz w:val="24"/>
          <w:szCs w:val="24"/>
          <w:rtl/>
          <w:lang w:eastAsia="he-IL"/>
        </w:rPr>
        <w:t xml:space="preserve"> ו/או עובדיהן ו/או מנהליהן</w:t>
      </w:r>
      <w:r w:rsidRPr="004213A6">
        <w:rPr>
          <w:rFonts w:ascii="Times New Roman" w:eastAsia="Times New Roman" w:hAnsi="Times New Roman" w:cs="David"/>
          <w:sz w:val="24"/>
          <w:szCs w:val="24"/>
          <w:rtl/>
          <w:lang w:eastAsia="he-IL"/>
        </w:rPr>
        <w:t>.</w:t>
      </w:r>
    </w:p>
    <w:p w14:paraId="60155FD6" w14:textId="77777777" w:rsidR="004213A6" w:rsidRPr="004213A6" w:rsidRDefault="004213A6" w:rsidP="004213A6">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2F0A7A32" w14:textId="77777777" w:rsidR="004213A6" w:rsidRPr="004213A6" w:rsidRDefault="004213A6" w:rsidP="004213A6">
      <w:pPr>
        <w:widowControl w:val="0"/>
        <w:numPr>
          <w:ilvl w:val="0"/>
          <w:numId w:val="9"/>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3FFEA7C1" w14:textId="77777777" w:rsidR="004213A6" w:rsidRPr="004213A6" w:rsidRDefault="004213A6" w:rsidP="004213A6">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27767DEB" w14:textId="77777777" w:rsidR="004213A6" w:rsidRPr="004213A6" w:rsidRDefault="004213A6" w:rsidP="004213A6">
      <w:pPr>
        <w:widowControl w:val="0"/>
        <w:numPr>
          <w:ilvl w:val="0"/>
          <w:numId w:val="9"/>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כי ידוע לנו שהאחריות </w:t>
      </w:r>
      <w:r w:rsidRPr="004213A6">
        <w:rPr>
          <w:rFonts w:ascii="Times New Roman" w:eastAsia="Times New Roman" w:hAnsi="Times New Roman" w:cs="David" w:hint="eastAsia"/>
          <w:sz w:val="24"/>
          <w:szCs w:val="24"/>
          <w:rtl/>
          <w:lang w:eastAsia="he-IL"/>
        </w:rPr>
        <w:t>לתשלום</w:t>
      </w:r>
      <w:r w:rsidRPr="004213A6">
        <w:rPr>
          <w:rFonts w:ascii="Times New Roman" w:eastAsia="Times New Roman" w:hAnsi="Times New Roman" w:cs="David"/>
          <w:sz w:val="24"/>
          <w:szCs w:val="24"/>
          <w:rtl/>
          <w:lang w:eastAsia="he-IL"/>
        </w:rPr>
        <w:t xml:space="preserve"> פרמיות הביטוח והשתתפות עצמית חלה על היועץ בלבד</w:t>
      </w:r>
      <w:r w:rsidRPr="004213A6">
        <w:rPr>
          <w:rFonts w:ascii="Times New Roman" w:eastAsia="Times New Roman" w:hAnsi="Times New Roman" w:cs="David" w:hint="cs"/>
          <w:sz w:val="24"/>
          <w:szCs w:val="24"/>
          <w:rtl/>
          <w:lang w:eastAsia="he-IL"/>
        </w:rPr>
        <w:t>, ובשום מקרה לא על החברה</w:t>
      </w:r>
      <w:r w:rsidRPr="004213A6">
        <w:rPr>
          <w:rFonts w:ascii="Times New Roman" w:eastAsia="Times New Roman" w:hAnsi="Times New Roman" w:cs="David"/>
          <w:sz w:val="24"/>
          <w:szCs w:val="24"/>
          <w:rtl/>
          <w:lang w:eastAsia="he-IL"/>
        </w:rPr>
        <w:t>.</w:t>
      </w:r>
    </w:p>
    <w:p w14:paraId="07C95BF1"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D8EF89" w14:textId="77777777" w:rsidR="004213A6" w:rsidRPr="004213A6" w:rsidRDefault="004213A6" w:rsidP="004213A6">
      <w:pPr>
        <w:widowControl w:val="0"/>
        <w:numPr>
          <w:ilvl w:val="0"/>
          <w:numId w:val="9"/>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כי כל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הינם</w:t>
      </w:r>
      <w:r w:rsidRPr="004213A6">
        <w:rPr>
          <w:rFonts w:ascii="Times New Roman" w:eastAsia="Times New Roman" w:hAnsi="Times New Roman" w:cs="David"/>
          <w:sz w:val="24"/>
          <w:szCs w:val="24"/>
          <w:rtl/>
          <w:lang w:eastAsia="he-IL"/>
        </w:rPr>
        <w:t xml:space="preserve"> ראשוניים וקודמים לכל ביטוח הנערך על ידי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 xml:space="preserve"> ו/או לטובתה, ואנו מוותרים על </w:t>
      </w:r>
      <w:r w:rsidRPr="004213A6">
        <w:rPr>
          <w:rFonts w:ascii="Times New Roman" w:eastAsia="Times New Roman" w:hAnsi="Times New Roman" w:cs="David" w:hint="eastAsia"/>
          <w:sz w:val="24"/>
          <w:szCs w:val="24"/>
          <w:rtl/>
          <w:lang w:eastAsia="he-IL"/>
        </w:rPr>
        <w:t>כל</w:t>
      </w:r>
      <w:r w:rsidRPr="004213A6">
        <w:rPr>
          <w:rFonts w:ascii="Times New Roman" w:eastAsia="Times New Roman" w:hAnsi="Times New Roman" w:cs="David"/>
          <w:sz w:val="24"/>
          <w:szCs w:val="24"/>
          <w:rtl/>
          <w:lang w:eastAsia="he-IL"/>
        </w:rPr>
        <w:t xml:space="preserve"> טענה ו/או דרישה ו/או תביעה בדבר שיתוף ביטוחי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w:t>
      </w:r>
    </w:p>
    <w:p w14:paraId="676A4371" w14:textId="77777777" w:rsidR="004213A6" w:rsidRPr="004213A6" w:rsidRDefault="004213A6" w:rsidP="004213A6">
      <w:pPr>
        <w:spacing w:before="0" w:beforeAutospacing="0" w:after="0" w:afterAutospacing="0" w:line="360" w:lineRule="auto"/>
        <w:ind w:left="720"/>
        <w:rPr>
          <w:rFonts w:ascii="Times New Roman" w:eastAsia="Times New Roman" w:hAnsi="Times New Roman" w:cs="David"/>
          <w:sz w:val="24"/>
          <w:szCs w:val="24"/>
          <w:rtl/>
        </w:rPr>
      </w:pPr>
    </w:p>
    <w:p w14:paraId="72AA3CBC" w14:textId="77777777" w:rsidR="004213A6" w:rsidRPr="004213A6" w:rsidRDefault="004213A6" w:rsidP="004213A6">
      <w:pPr>
        <w:widowControl w:val="0"/>
        <w:numPr>
          <w:ilvl w:val="0"/>
          <w:numId w:val="9"/>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07E8EDB7"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DF42AE0" w14:textId="77777777" w:rsidR="004213A6" w:rsidRPr="004213A6" w:rsidRDefault="004213A6" w:rsidP="004213A6">
      <w:pPr>
        <w:widowControl w:val="0"/>
        <w:numPr>
          <w:ilvl w:val="0"/>
          <w:numId w:val="9"/>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מתחייבים כי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לא</w:t>
      </w:r>
      <w:r w:rsidRPr="004213A6">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4213A6">
        <w:rPr>
          <w:rFonts w:ascii="Times New Roman" w:eastAsia="Times New Roman" w:hAnsi="Times New Roman" w:cs="David" w:hint="cs"/>
          <w:sz w:val="24"/>
          <w:szCs w:val="24"/>
          <w:rtl/>
          <w:lang w:eastAsia="he-IL"/>
        </w:rPr>
        <w:t>לחברה</w:t>
      </w:r>
      <w:r w:rsidRPr="004213A6">
        <w:rPr>
          <w:rFonts w:ascii="Times New Roman" w:eastAsia="Times New Roman" w:hAnsi="Times New Roman" w:cs="David"/>
          <w:sz w:val="24"/>
          <w:szCs w:val="24"/>
          <w:rtl/>
          <w:lang w:eastAsia="he-IL"/>
        </w:rPr>
        <w:t xml:space="preserve">, בכתב, </w:t>
      </w:r>
      <w:r w:rsidRPr="004213A6">
        <w:rPr>
          <w:rFonts w:ascii="Times New Roman" w:eastAsia="Times New Roman" w:hAnsi="Times New Roman" w:cs="David" w:hint="eastAsia"/>
          <w:sz w:val="24"/>
          <w:szCs w:val="24"/>
          <w:rtl/>
          <w:lang w:eastAsia="he-IL"/>
        </w:rPr>
        <w:t>בדואר</w:t>
      </w:r>
      <w:r w:rsidRPr="004213A6">
        <w:rPr>
          <w:rFonts w:ascii="Times New Roman" w:eastAsia="Times New Roman" w:hAnsi="Times New Roman" w:cs="David"/>
          <w:sz w:val="24"/>
          <w:szCs w:val="24"/>
          <w:rtl/>
          <w:lang w:eastAsia="he-IL"/>
        </w:rPr>
        <w:t xml:space="preserve"> רשום.</w:t>
      </w:r>
    </w:p>
    <w:p w14:paraId="6B1D78FD"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B762CA"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55DA56"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bCs/>
          <w:sz w:val="24"/>
          <w:szCs w:val="24"/>
          <w:rtl/>
          <w:lang w:eastAsia="he-IL"/>
        </w:rPr>
        <w:t>אישורנו</w:t>
      </w:r>
      <w:r w:rsidRPr="004213A6">
        <w:rPr>
          <w:rFonts w:ascii="Times New Roman" w:eastAsia="Times New Roman" w:hAnsi="Times New Roman" w:cs="David"/>
          <w:bCs/>
          <w:sz w:val="24"/>
          <w:szCs w:val="24"/>
          <w:rtl/>
          <w:lang w:eastAsia="he-IL"/>
        </w:rPr>
        <w:t xml:space="preserve"> זה הינו בכפוף לתנאי </w:t>
      </w:r>
      <w:r w:rsidRPr="004213A6">
        <w:rPr>
          <w:rFonts w:ascii="Times New Roman" w:eastAsia="Times New Roman" w:hAnsi="Times New Roman" w:cs="David" w:hint="eastAsia"/>
          <w:bCs/>
          <w:sz w:val="24"/>
          <w:szCs w:val="24"/>
          <w:rtl/>
          <w:lang w:eastAsia="he-IL"/>
        </w:rPr>
        <w:t>פוליסות</w:t>
      </w:r>
      <w:r w:rsidRPr="004213A6">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7AA61837"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FBE34D"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4BDB69"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B2D2E32"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523951"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6D835C"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553D55"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1EC8B6"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906B7FE"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1CD8F3A"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FC529B"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F9B012"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E45904"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lang w:eastAsia="he-IL"/>
        </w:rPr>
      </w:pPr>
    </w:p>
    <w:p w14:paraId="4737A3F4"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sz w:val="24"/>
          <w:szCs w:val="24"/>
          <w:rtl/>
          <w:lang w:eastAsia="he-IL"/>
        </w:rPr>
        <w:t>______________</w:t>
      </w:r>
      <w:r w:rsidRPr="004213A6">
        <w:rPr>
          <w:rFonts w:ascii="Times New Roman" w:eastAsia="Times New Roman" w:hAnsi="Times New Roman" w:cs="David"/>
          <w:sz w:val="24"/>
          <w:szCs w:val="24"/>
          <w:rtl/>
          <w:lang w:eastAsia="he-IL"/>
        </w:rPr>
        <w:tab/>
        <w:t>______________</w:t>
      </w:r>
      <w:r w:rsidRPr="004213A6">
        <w:rPr>
          <w:rFonts w:ascii="Times New Roman" w:eastAsia="Times New Roman" w:hAnsi="Times New Roman" w:cs="David"/>
          <w:sz w:val="24"/>
          <w:szCs w:val="24"/>
          <w:rtl/>
          <w:lang w:eastAsia="he-IL"/>
        </w:rPr>
        <w:tab/>
        <w:t>______________</w:t>
      </w:r>
      <w:r w:rsidRPr="004213A6">
        <w:rPr>
          <w:rFonts w:ascii="Times New Roman" w:eastAsia="Times New Roman" w:hAnsi="Times New Roman" w:cs="David"/>
          <w:sz w:val="24"/>
          <w:szCs w:val="24"/>
          <w:rtl/>
          <w:lang w:eastAsia="he-IL"/>
        </w:rPr>
        <w:tab/>
        <w:t>______________</w:t>
      </w:r>
    </w:p>
    <w:p w14:paraId="3C9995A4"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t xml:space="preserve">(חותמת </w:t>
      </w:r>
      <w:r w:rsidRPr="004213A6">
        <w:rPr>
          <w:rFonts w:ascii="Times New Roman" w:eastAsia="Times New Roman" w:hAnsi="Times New Roman" w:cs="David" w:hint="eastAsia"/>
          <w:sz w:val="24"/>
          <w:szCs w:val="24"/>
          <w:rtl/>
          <w:lang w:eastAsia="he-IL"/>
        </w:rPr>
        <w:t>המבטח</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sz w:val="24"/>
          <w:szCs w:val="24"/>
          <w:rtl/>
          <w:lang w:eastAsia="he-IL"/>
        </w:rPr>
        <w:tab/>
        <w:t>(חתימת המבטח)</w:t>
      </w:r>
      <w:r w:rsidRPr="004213A6">
        <w:rPr>
          <w:rFonts w:ascii="Times New Roman" w:eastAsia="Times New Roman" w:hAnsi="Times New Roman" w:cs="David"/>
          <w:sz w:val="24"/>
          <w:szCs w:val="24"/>
          <w:rtl/>
          <w:lang w:eastAsia="he-IL"/>
        </w:rPr>
        <w:tab/>
        <w:t>(שם החותם)</w:t>
      </w: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sz w:val="24"/>
          <w:szCs w:val="24"/>
          <w:rtl/>
          <w:lang w:eastAsia="he-IL"/>
        </w:rPr>
        <w:tab/>
        <w:t xml:space="preserve">(תפקיד החותם) </w:t>
      </w:r>
    </w:p>
    <w:p w14:paraId="6B0E91C9" w14:textId="77777777" w:rsidR="004213A6" w:rsidRPr="004213A6" w:rsidRDefault="004213A6"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8FBCABA" w14:textId="77777777" w:rsidR="00435A20" w:rsidRPr="00435A20" w:rsidRDefault="00435A20" w:rsidP="00435A20">
      <w:pPr>
        <w:bidi w:val="0"/>
        <w:spacing w:before="0" w:beforeAutospacing="0" w:after="0" w:afterAutospacing="0" w:line="240" w:lineRule="auto"/>
        <w:jc w:val="both"/>
        <w:rPr>
          <w:rFonts w:ascii="Times New Roman" w:eastAsia="Times New Roman" w:hAnsi="Times New Roman" w:cs="David"/>
          <w:sz w:val="20"/>
          <w:szCs w:val="20"/>
          <w:u w:val="single"/>
          <w:rtl/>
          <w:lang w:eastAsia="he-IL"/>
        </w:rPr>
      </w:pPr>
    </w:p>
    <w:p w14:paraId="5E9CFB0A"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75794AF"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05EFE68D"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F6C750E"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ED37F03"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72BC89A0"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br w:type="page"/>
      </w:r>
      <w:r w:rsidRPr="00435A20">
        <w:rPr>
          <w:rFonts w:ascii="Times New Roman" w:eastAsia="Times New Roman" w:hAnsi="Times New Roman" w:cs="David"/>
          <w:bCs/>
          <w:sz w:val="24"/>
          <w:szCs w:val="24"/>
          <w:u w:val="single"/>
          <w:rtl/>
          <w:lang w:eastAsia="he-IL"/>
        </w:rPr>
        <w:lastRenderedPageBreak/>
        <w:t xml:space="preserve">נספח ח' </w:t>
      </w:r>
    </w:p>
    <w:p w14:paraId="45F8C2C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3550550"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רשימת התכניות והמסמכים שעל המתכנן להנפיק</w:t>
      </w:r>
    </w:p>
    <w:p w14:paraId="1FB9B0AC"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31BB6B76"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rtl/>
        </w:rPr>
      </w:pPr>
      <w:r w:rsidRPr="00435A20">
        <w:rPr>
          <w:rFonts w:ascii="Times New Roman" w:eastAsia="Times New Roman" w:hAnsi="Times New Roman" w:cs="David"/>
          <w:sz w:val="20"/>
          <w:szCs w:val="24"/>
          <w:rtl/>
        </w:rPr>
        <w:t>מסמך זה מהווה השלמה לנספח ב' ואינו גורע ממנו</w:t>
      </w:r>
    </w:p>
    <w:p w14:paraId="7E165173"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393FA2D6"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956C18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1.</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u w:val="single"/>
          <w:rtl/>
        </w:rPr>
        <w:t>תכניות ומסמכים לשינוי תכניות בניין עיר:</w:t>
      </w:r>
    </w:p>
    <w:p w14:paraId="704B7DC8"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1B2559C5"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פרוגרמות.</w:t>
      </w:r>
    </w:p>
    <w:p w14:paraId="02F194A4"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08E0024A"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דו"חות המסבירים את עקרונות התכנון.</w:t>
      </w:r>
    </w:p>
    <w:p w14:paraId="14C498E5"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552A42A7"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Pr>
      </w:pPr>
      <w:r w:rsidRPr="00435A20">
        <w:rPr>
          <w:rFonts w:ascii="Times New Roman" w:eastAsia="Times New Roman" w:hAnsi="Times New Roman" w:cs="David"/>
          <w:sz w:val="20"/>
          <w:szCs w:val="24"/>
          <w:rtl/>
        </w:rPr>
        <w:t>נתונים כמותיים.</w:t>
      </w:r>
    </w:p>
    <w:p w14:paraId="514BD779"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6596142C"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המראות את השתלבות האתר המתוכנן במרקם שמסביבו (ויזואלית, תפקודית, תחבורתית ותשתיות על)</w:t>
      </w:r>
      <w:r w:rsidRPr="00435A20">
        <w:rPr>
          <w:rFonts w:ascii="Times New Roman" w:eastAsia="Times New Roman" w:hAnsi="Times New Roman" w:cs="David" w:hint="cs"/>
          <w:sz w:val="20"/>
          <w:szCs w:val="24"/>
          <w:rtl/>
        </w:rPr>
        <w:t xml:space="preserve"> בקנ"מ כנדרש ע"י הרשויות</w:t>
      </w:r>
      <w:r w:rsidRPr="00435A20">
        <w:rPr>
          <w:rFonts w:ascii="Times New Roman" w:eastAsia="Times New Roman" w:hAnsi="Times New Roman" w:cs="David"/>
          <w:sz w:val="20"/>
          <w:szCs w:val="24"/>
          <w:rtl/>
        </w:rPr>
        <w:t>.</w:t>
      </w:r>
    </w:p>
    <w:p w14:paraId="4990C64F"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tl/>
        </w:rPr>
      </w:pPr>
    </w:p>
    <w:p w14:paraId="521494DF"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תשריטים (כולל מפת שפועים על רקע טופוגרפי, טבלת יעוד שטחים וחישוב צפיפויות, שמושי קרקע, שצ"פים וערכי נוף, מוסדות ציבור)</w:t>
      </w:r>
      <w:r w:rsidRPr="00435A20">
        <w:rPr>
          <w:rFonts w:ascii="Times New Roman" w:eastAsia="Times New Roman" w:hAnsi="Times New Roman" w:cs="David" w:hint="cs"/>
          <w:sz w:val="20"/>
          <w:szCs w:val="24"/>
          <w:rtl/>
        </w:rPr>
        <w:t xml:space="preserve"> בקנ"מ כנדרש ע"י הרשויות</w:t>
      </w:r>
      <w:r w:rsidRPr="00435A20">
        <w:rPr>
          <w:rFonts w:ascii="Times New Roman" w:eastAsia="Times New Roman" w:hAnsi="Times New Roman" w:cs="David"/>
          <w:sz w:val="20"/>
          <w:szCs w:val="24"/>
          <w:rtl/>
        </w:rPr>
        <w:t>.</w:t>
      </w:r>
    </w:p>
    <w:p w14:paraId="7AA0167C"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6A8B8D54"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תכניות בינוי מפורטות הכוללת בינוי בקנ"מ </w:t>
      </w:r>
      <w:r w:rsidRPr="00435A20">
        <w:rPr>
          <w:rFonts w:ascii="Times New Roman" w:eastAsia="Times New Roman" w:hAnsi="Times New Roman" w:cs="David" w:hint="cs"/>
          <w:sz w:val="20"/>
          <w:szCs w:val="24"/>
          <w:rtl/>
        </w:rPr>
        <w:t>כנדרש ע"י הרשויות</w:t>
      </w:r>
      <w:r w:rsidRPr="00435A20" w:rsidDel="00B52583">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tl/>
        </w:rPr>
        <w:t>במספר חלופות הכוללות שטחי ומבני מגורים לרבות גובהם, שטחי ומבני ציבור</w:t>
      </w:r>
      <w:r w:rsidRPr="00435A20">
        <w:rPr>
          <w:rFonts w:ascii="Times New Roman" w:eastAsia="Times New Roman" w:hAnsi="Times New Roman" w:cs="David" w:hint="cs"/>
          <w:sz w:val="20"/>
          <w:szCs w:val="24"/>
          <w:rtl/>
        </w:rPr>
        <w:t xml:space="preserve"> לרבות מיקום, עיצוב ונפח</w:t>
      </w:r>
      <w:r w:rsidRPr="00435A20">
        <w:rPr>
          <w:rFonts w:ascii="Times New Roman" w:eastAsia="Times New Roman" w:hAnsi="Times New Roman" w:cs="David"/>
          <w:sz w:val="20"/>
          <w:szCs w:val="24"/>
          <w:rtl/>
        </w:rPr>
        <w:t>, דרכים לתנועת כלי רכב, פתרונות לפינוי אשפה, פתרונות לגישה לרכבי חירום, פתרונות לתחבורה ציבורית, מרכזי חלוקת דואר, דרכים להולכי רגל, מיקום חדרי טרנספורמציה ובזק, מפלסי הכניסה לבתים, חזיתות, חתכים ומבטים עקרוניים</w:t>
      </w:r>
      <w:r w:rsidRPr="00435A20">
        <w:rPr>
          <w:rFonts w:ascii="Times New Roman" w:eastAsia="Times New Roman" w:hAnsi="Times New Roman" w:cs="David" w:hint="cs"/>
          <w:sz w:val="20"/>
          <w:szCs w:val="24"/>
          <w:rtl/>
        </w:rPr>
        <w:t>, בינוי רעיוני של שטחים פתוחים, שבילים ושטחים מגוננים</w:t>
      </w:r>
      <w:r w:rsidRPr="00435A20">
        <w:rPr>
          <w:rFonts w:ascii="Times New Roman" w:eastAsia="Times New Roman" w:hAnsi="Times New Roman" w:cs="David"/>
          <w:sz w:val="20"/>
          <w:szCs w:val="24"/>
          <w:rtl/>
        </w:rPr>
        <w:t xml:space="preserve"> </w:t>
      </w:r>
    </w:p>
    <w:p w14:paraId="06B9BA24"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1E26BCC4"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תקנונים.</w:t>
      </w:r>
    </w:p>
    <w:p w14:paraId="4F245BD5"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40E3CFCC"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המסמכים הדרושים עפ"י דרישת הרשויות בתחום מומחיותו של המתכנן.</w:t>
      </w:r>
    </w:p>
    <w:p w14:paraId="7EA7A1A4" w14:textId="77777777" w:rsidR="00435A20" w:rsidRPr="00435A20" w:rsidRDefault="00435A20" w:rsidP="00435A20">
      <w:pPr>
        <w:widowControl w:val="0"/>
        <w:tabs>
          <w:tab w:val="num" w:pos="1360"/>
        </w:tabs>
        <w:spacing w:before="0" w:beforeAutospacing="0" w:after="0" w:afterAutospacing="0" w:line="240" w:lineRule="auto"/>
        <w:ind w:left="1360" w:right="1360" w:hanging="709"/>
        <w:jc w:val="both"/>
        <w:rPr>
          <w:rFonts w:ascii="Times New Roman" w:eastAsia="Times New Roman" w:hAnsi="Times New Roman" w:cs="David"/>
          <w:sz w:val="20"/>
          <w:szCs w:val="24"/>
        </w:rPr>
      </w:pPr>
    </w:p>
    <w:p w14:paraId="7FF11D4A" w14:textId="77777777" w:rsidR="00435A20" w:rsidRPr="00435A20" w:rsidRDefault="00435A20" w:rsidP="00435A20">
      <w:pPr>
        <w:widowControl w:val="0"/>
        <w:numPr>
          <w:ilvl w:val="1"/>
          <w:numId w:val="4"/>
        </w:numPr>
        <w:spacing w:before="0" w:beforeAutospacing="0" w:after="0" w:afterAutospacing="0" w:line="240" w:lineRule="auto"/>
        <w:ind w:left="1442" w:hanging="722"/>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לבינוי בשלבים.</w:t>
      </w:r>
    </w:p>
    <w:p w14:paraId="5FFDA4E1"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20AB3577"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32ED505"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בינוי ופתוח/תכניות עיצוב א</w:t>
      </w:r>
      <w:r w:rsidRPr="00435A20">
        <w:rPr>
          <w:rFonts w:ascii="Times New Roman" w:eastAsia="Times New Roman" w:hAnsi="Times New Roman" w:cs="David" w:hint="cs"/>
          <w:sz w:val="20"/>
          <w:szCs w:val="24"/>
          <w:u w:val="single"/>
          <w:rtl/>
        </w:rPr>
        <w:t>דריכלי</w:t>
      </w:r>
      <w:r w:rsidRPr="00435A20">
        <w:rPr>
          <w:rFonts w:ascii="Times New Roman" w:eastAsia="Times New Roman" w:hAnsi="Times New Roman" w:cs="David"/>
          <w:sz w:val="20"/>
          <w:szCs w:val="24"/>
          <w:rtl/>
        </w:rPr>
        <w:t>:</w:t>
      </w:r>
    </w:p>
    <w:p w14:paraId="16AF02E6"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30F027A"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חתכים, מבטים, פרטים, פרוט חומרי בנין וכל שידרש ע"י הרשויות, באישור המזמין, לאישור תכניות בינוי ופ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ותכניות עיצוב א</w:t>
      </w:r>
      <w:r w:rsidRPr="00435A20">
        <w:rPr>
          <w:rFonts w:ascii="Times New Roman" w:eastAsia="Times New Roman" w:hAnsi="Times New Roman" w:cs="David" w:hint="cs"/>
          <w:sz w:val="20"/>
          <w:szCs w:val="24"/>
          <w:rtl/>
        </w:rPr>
        <w:t>דריכל</w:t>
      </w:r>
      <w:r w:rsidRPr="00435A20">
        <w:rPr>
          <w:rFonts w:ascii="Times New Roman" w:eastAsia="Times New Roman" w:hAnsi="Times New Roman" w:cs="David"/>
          <w:sz w:val="20"/>
          <w:szCs w:val="24"/>
          <w:rtl/>
        </w:rPr>
        <w:t>י שלאחריהן ניתן יהיה להגיש בקשות להיתרי בניה למבנים ולעבודות הפ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בפרויקט.</w:t>
      </w:r>
    </w:p>
    <w:p w14:paraId="01DEE2C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EADD72F"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4E25147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ומסמכים לבניה:</w:t>
      </w:r>
    </w:p>
    <w:p w14:paraId="7F8E393E"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0E370BF1"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התכניות יסופקו, עפ"י בקשת המזמין, גם בקנ"מ אחר מהמצוין.</w:t>
      </w:r>
    </w:p>
    <w:p w14:paraId="70D1DF4F"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E70D3D5"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המוקדם</w:t>
      </w:r>
      <w:r w:rsidRPr="00435A20">
        <w:rPr>
          <w:rFonts w:ascii="Times New Roman" w:eastAsia="Times New Roman" w:hAnsi="Times New Roman" w:cs="David"/>
          <w:sz w:val="20"/>
          <w:szCs w:val="24"/>
          <w:rtl/>
        </w:rPr>
        <w:t xml:space="preserve"> – יבוצע במספר חלופות עד לקביעת החלופה הנבחרת.</w:t>
      </w:r>
    </w:p>
    <w:p w14:paraId="097B6F38"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F666CD7" w14:textId="38FE9FE3" w:rsidR="00435A20" w:rsidRPr="00435A20" w:rsidRDefault="00435A20" w:rsidP="00EF37FF">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ab/>
      </w:r>
      <w:del w:id="674" w:author="Meryl Etman" w:date="2019-07-10T16:34:00Z">
        <w:r w:rsidRPr="00435A20" w:rsidDel="00E9523A">
          <w:rPr>
            <w:rFonts w:ascii="Times New Roman" w:eastAsia="Times New Roman" w:hAnsi="Times New Roman" w:cs="David"/>
            <w:sz w:val="20"/>
            <w:szCs w:val="24"/>
            <w:rtl/>
          </w:rPr>
          <w:delText>פרוגרמות</w:delText>
        </w:r>
      </w:del>
      <w:ins w:id="675" w:author="Meryl Etman" w:date="2019-07-10T16:34:00Z">
        <w:r w:rsidR="00E9523A">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776A687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מודלים, הדמיות ופרספקטיבות.</w:t>
      </w:r>
    </w:p>
    <w:p w14:paraId="4836A0C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hint="cs"/>
          <w:sz w:val="20"/>
          <w:szCs w:val="24"/>
          <w:rtl/>
        </w:rPr>
        <w:tab/>
        <w:t>ת</w:t>
      </w:r>
      <w:r w:rsidRPr="00435A20">
        <w:rPr>
          <w:rFonts w:ascii="Times New Roman" w:eastAsia="Times New Roman" w:hAnsi="Times New Roman" w:cs="David"/>
          <w:sz w:val="20"/>
          <w:szCs w:val="24"/>
          <w:rtl/>
        </w:rPr>
        <w:t xml:space="preserve">כנית קומת כניסה/קרקע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1:100(כולל קטע מהפיתוח הצמוד).</w:t>
      </w:r>
    </w:p>
    <w:p w14:paraId="72C3D72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קומה טיפוסית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5E22B91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קומה/קומות עליונות – 1:100.</w:t>
      </w:r>
    </w:p>
    <w:p w14:paraId="7524200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גגות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05EE1AA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lastRenderedPageBreak/>
        <w:t>ז.</w:t>
      </w:r>
      <w:r w:rsidRPr="00435A20">
        <w:rPr>
          <w:rFonts w:ascii="Times New Roman" w:eastAsia="Times New Roman" w:hAnsi="Times New Roman" w:cs="David" w:hint="cs"/>
          <w:sz w:val="20"/>
          <w:szCs w:val="24"/>
          <w:rtl/>
        </w:rPr>
        <w:tab/>
        <w:t xml:space="preserve">ז.1 </w:t>
      </w:r>
      <w:r w:rsidRPr="00435A20">
        <w:rPr>
          <w:rFonts w:ascii="Times New Roman" w:eastAsia="Times New Roman" w:hAnsi="Times New Roman" w:cs="David"/>
          <w:sz w:val="20"/>
          <w:szCs w:val="24"/>
          <w:rtl/>
        </w:rPr>
        <w:t xml:space="preserve">תכנית סידור פנימי/ריהוט באלטרנטיבות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1A81CF7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ז.2 תכנית חלוקה פנימית באלטרנטיבות </w:t>
      </w:r>
      <w:r w:rsidRPr="00435A20">
        <w:rPr>
          <w:rFonts w:ascii="Times New Roman" w:eastAsia="Times New Roman" w:hAnsi="Times New Roman" w:cs="David"/>
          <w:sz w:val="20"/>
          <w:szCs w:val="24"/>
          <w:rtl/>
        </w:rPr>
        <w:t>–</w:t>
      </w:r>
      <w:r w:rsidRPr="00435A20">
        <w:rPr>
          <w:rFonts w:ascii="Times New Roman" w:eastAsia="Times New Roman" w:hAnsi="Times New Roman" w:cs="David" w:hint="cs"/>
          <w:sz w:val="20"/>
          <w:szCs w:val="24"/>
          <w:rtl/>
        </w:rPr>
        <w:t xml:space="preserve"> 1:100.</w:t>
      </w:r>
      <w:r w:rsidRPr="00435A20">
        <w:rPr>
          <w:rFonts w:ascii="Times New Roman" w:eastAsia="Times New Roman" w:hAnsi="Times New Roman" w:cs="David" w:hint="cs"/>
          <w:sz w:val="24"/>
          <w:szCs w:val="24"/>
          <w:rtl/>
          <w:lang w:eastAsia="he-IL"/>
        </w:rPr>
        <w:t xml:space="preserve"> (בפרויקטים בהם מסחר ו/או משרדים).</w:t>
      </w:r>
    </w:p>
    <w:p w14:paraId="0101BF3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חזיתות מ- 4 כיוונים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3B10409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חתכים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אורך ורוחב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7989FA5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תאום תכנית עקרונית לפיתוח החצר ולסידור מקומות החניה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1:250.</w:t>
      </w:r>
    </w:p>
    <w:p w14:paraId="3D5647C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קומת מסד (אם תהיה)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 (כולל קטע מהפיתוח הצמוד).</w:t>
      </w:r>
    </w:p>
    <w:p w14:paraId="320C8B8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265101D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מכר זמניות (לפני קבלת היתר).</w:t>
      </w:r>
    </w:p>
    <w:p w14:paraId="0CC0B2D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טבלאות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לרישוי, למכירה, להתחשבנות עם הקבלן.</w:t>
      </w:r>
    </w:p>
    <w:p w14:paraId="5799566A"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309513D3"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הסופי</w:t>
      </w:r>
      <w:r w:rsidRPr="00435A20">
        <w:rPr>
          <w:rFonts w:ascii="Times New Roman" w:eastAsia="Times New Roman" w:hAnsi="Times New Roman" w:cs="David"/>
          <w:sz w:val="20"/>
          <w:szCs w:val="24"/>
          <w:rtl/>
        </w:rPr>
        <w:t xml:space="preserve"> </w:t>
      </w:r>
    </w:p>
    <w:p w14:paraId="62264E08"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728C749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הגשה בקשות להיתרים למבני המגורים</w:t>
      </w:r>
      <w:r w:rsidRPr="00435A20">
        <w:rPr>
          <w:rFonts w:ascii="Times New Roman" w:eastAsia="Times New Roman" w:hAnsi="Times New Roman" w:cs="David" w:hint="cs"/>
          <w:sz w:val="20"/>
          <w:szCs w:val="24"/>
          <w:rtl/>
        </w:rPr>
        <w:t xml:space="preserve"> ו/או המסחר ו/או המשרדים</w:t>
      </w:r>
      <w:r w:rsidRPr="00435A20">
        <w:rPr>
          <w:rFonts w:ascii="Times New Roman" w:eastAsia="Times New Roman" w:hAnsi="Times New Roman" w:cs="David"/>
          <w:sz w:val="20"/>
          <w:szCs w:val="24"/>
          <w:rtl/>
        </w:rPr>
        <w:t>, למבנה המכירות וסביבתו,</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לדירה לדוגמא וסביבתה, לתחנות טרנספורמציה וסביבתן, כולל כל המסמכים הנדרשים ע"י הרשויות.</w:t>
      </w:r>
    </w:p>
    <w:p w14:paraId="11612C4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מרחבים מוגנים </w:t>
      </w:r>
      <w:r w:rsidRPr="00435A20">
        <w:rPr>
          <w:rFonts w:ascii="Times New Roman" w:eastAsia="Times New Roman" w:hAnsi="Times New Roman" w:cs="David" w:hint="cs"/>
          <w:sz w:val="20"/>
          <w:szCs w:val="24"/>
          <w:rtl/>
        </w:rPr>
        <w:t>ל</w:t>
      </w:r>
      <w:r w:rsidRPr="00435A20">
        <w:rPr>
          <w:rFonts w:ascii="Times New Roman" w:eastAsia="Times New Roman" w:hAnsi="Times New Roman" w:cs="David"/>
          <w:sz w:val="20"/>
          <w:szCs w:val="24"/>
          <w:rtl/>
        </w:rPr>
        <w:t>אישור פקע"ר</w:t>
      </w:r>
      <w:r w:rsidRPr="00435A20">
        <w:rPr>
          <w:rFonts w:ascii="Times New Roman" w:eastAsia="Times New Roman" w:hAnsi="Times New Roman" w:cs="David" w:hint="cs"/>
          <w:sz w:val="20"/>
          <w:szCs w:val="24"/>
          <w:rtl/>
        </w:rPr>
        <w:t>פקע"ר.</w:t>
      </w:r>
    </w:p>
    <w:p w14:paraId="57EC89D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טבלאות חישובי שטחים: לרישוי, למכירה, להתחשבנות עם הקבלן וכד'.</w:t>
      </w:r>
    </w:p>
    <w:p w14:paraId="286FF19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תכניות המכירה</w:t>
      </w:r>
      <w:r w:rsidRPr="00435A20">
        <w:rPr>
          <w:rFonts w:ascii="Times New Roman" w:eastAsia="Times New Roman" w:hAnsi="Times New Roman" w:cs="David" w:hint="cs"/>
          <w:sz w:val="20"/>
          <w:szCs w:val="24"/>
          <w:rtl/>
        </w:rPr>
        <w:t xml:space="preserve"> ו/או ההשכרה</w:t>
      </w:r>
      <w:r w:rsidRPr="00435A20">
        <w:rPr>
          <w:rFonts w:ascii="Times New Roman" w:eastAsia="Times New Roman" w:hAnsi="Times New Roman" w:cs="David"/>
          <w:sz w:val="20"/>
          <w:szCs w:val="24"/>
          <w:rtl/>
        </w:rPr>
        <w:t xml:space="preserve"> ותכניות המכר (לאחר קבלת היתר).</w:t>
      </w:r>
    </w:p>
    <w:p w14:paraId="6993FF73"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DBBD78F"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A4981A8"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למכרז</w:t>
      </w:r>
    </w:p>
    <w:p w14:paraId="50FFFBD9" w14:textId="77777777" w:rsidR="00435A20" w:rsidRPr="00435A20" w:rsidRDefault="00435A20" w:rsidP="00435A20">
      <w:pPr>
        <w:widowControl w:val="0"/>
        <w:spacing w:before="0" w:beforeAutospacing="0" w:after="0" w:afterAutospacing="0" w:line="240" w:lineRule="auto"/>
        <w:ind w:left="1440" w:right="1440" w:firstLine="89"/>
        <w:jc w:val="both"/>
        <w:rPr>
          <w:rFonts w:ascii="Times New Roman" w:eastAsia="Times New Roman" w:hAnsi="Times New Roman" w:cs="David"/>
          <w:sz w:val="20"/>
          <w:szCs w:val="24"/>
          <w:rtl/>
        </w:rPr>
      </w:pPr>
    </w:p>
    <w:p w14:paraId="076D8A4E" w14:textId="77777777" w:rsidR="00435A20" w:rsidRPr="00435A20" w:rsidRDefault="00435A20" w:rsidP="00435A20">
      <w:pPr>
        <w:widowControl w:val="0"/>
        <w:spacing w:before="0" w:beforeAutospacing="0" w:after="0" w:afterAutospacing="0" w:line="360" w:lineRule="auto"/>
        <w:ind w:left="1440" w:right="144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המפורט בסעיף 2.4 ערוך ומוגש בקנ"מ מוקטן בחוברת או באופן אחר עפ"י דרישת המזמין.</w:t>
      </w:r>
    </w:p>
    <w:p w14:paraId="105F76FB"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96427D7" w14:textId="77777777" w:rsidR="00435A20" w:rsidRPr="00435A20" w:rsidRDefault="00435A20" w:rsidP="00435A20">
      <w:pPr>
        <w:widowControl w:val="0"/>
        <w:spacing w:before="0" w:beforeAutospacing="0" w:after="0" w:afterAutospacing="0" w:line="240" w:lineRule="auto"/>
        <w:ind w:left="1440" w:righ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3.4</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לביצוע:</w:t>
      </w:r>
    </w:p>
    <w:p w14:paraId="525946D6"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45FF5084"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tl/>
        </w:rPr>
        <w:tab/>
        <w:t>כל התכניות בקנ"מ 1:50 אם לא צויין אחרת.</w:t>
      </w:r>
    </w:p>
    <w:p w14:paraId="6EC0AA72"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7057D71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w:t>
      </w:r>
    </w:p>
    <w:p w14:paraId="74E37AF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מסד (אם תהיה) כולל קטע מהפיתוח הצמוד.</w:t>
      </w:r>
    </w:p>
    <w:p w14:paraId="55F198C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קרקע/כניסה כולל קטע מהפיתוח הצמוד.</w:t>
      </w:r>
    </w:p>
    <w:p w14:paraId="307E903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תחנת טרנספורמציה, חדרי חשמל וגנרטור.</w:t>
      </w:r>
    </w:p>
    <w:p w14:paraId="026F4ED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חדר בזק.</w:t>
      </w:r>
    </w:p>
    <w:p w14:paraId="0331800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"גרעין" ולובי בכל הקומות כולל פריסת חיפויים 1:20 / 1:50.</w:t>
      </w:r>
    </w:p>
    <w:p w14:paraId="1D095D2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חתכים/לנ"ל.</w:t>
      </w:r>
    </w:p>
    <w:p w14:paraId="0B48162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מרחבים מוגנים בכל הקומות.</w:t>
      </w:r>
    </w:p>
    <w:p w14:paraId="6787B38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w:t>
      </w:r>
    </w:p>
    <w:p w14:paraId="5C004E6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חיפויי קירות וסידור ריצוף במבואת כניסה, במבואות במרתף ובמבואות קומתיות  1:20 / 1:50.</w:t>
      </w:r>
    </w:p>
    <w:p w14:paraId="12CD0DB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תקרות אקוסטיות ותותבות 1:20 / 1:50.</w:t>
      </w:r>
    </w:p>
    <w:p w14:paraId="5F937A0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חדרי המדרגות במפלסים השונים 1:20 / 1:50.</w:t>
      </w:r>
    </w:p>
    <w:p w14:paraId="37BD048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 1:20 / 1:50.</w:t>
      </w:r>
    </w:p>
    <w:p w14:paraId="6963B2C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 אשפה וחצרות משק.</w:t>
      </w:r>
    </w:p>
    <w:p w14:paraId="30CDEF7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קומה/קומות טיפוסיות.</w:t>
      </w:r>
    </w:p>
    <w:p w14:paraId="6769193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קומות יחודיות. </w:t>
      </w:r>
    </w:p>
    <w:p w14:paraId="45F8995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גגות.</w:t>
      </w:r>
    </w:p>
    <w:p w14:paraId="6D20447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מתקנים על הגג וגגות עליונים.</w:t>
      </w:r>
    </w:p>
    <w:p w14:paraId="09EFBEE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אנכיים.</w:t>
      </w:r>
    </w:p>
    <w:p w14:paraId="4D7C9CB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מ- 4 כיוונים כולל פריסות אבן, פסיפס וכד'.</w:t>
      </w:r>
    </w:p>
    <w:p w14:paraId="40959DD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נסתרות.</w:t>
      </w:r>
    </w:p>
    <w:p w14:paraId="46D4BD6F" w14:textId="1B489B76" w:rsidR="00435A20" w:rsidRPr="00435A20" w:rsidRDefault="00435A20" w:rsidP="00EF37FF">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כג.</w:t>
      </w:r>
      <w:r w:rsidRPr="00435A20">
        <w:rPr>
          <w:rFonts w:ascii="Times New Roman" w:eastAsia="Times New Roman" w:hAnsi="Times New Roman" w:cs="David" w:hint="cs"/>
          <w:sz w:val="20"/>
          <w:szCs w:val="24"/>
          <w:rtl/>
        </w:rPr>
        <w:tab/>
      </w:r>
      <w:del w:id="676" w:author="Meryl Etman" w:date="2019-07-10T16:35:00Z">
        <w:r w:rsidRPr="00435A20" w:rsidDel="00E9523A">
          <w:rPr>
            <w:rFonts w:ascii="Times New Roman" w:eastAsia="Times New Roman" w:hAnsi="Times New Roman" w:cs="David"/>
            <w:sz w:val="20"/>
            <w:szCs w:val="24"/>
            <w:rtl/>
          </w:rPr>
          <w:delText xml:space="preserve">תכניות תאום מערכות (סופרפוזיציה), </w:delText>
        </w:r>
      </w:del>
      <w:r w:rsidRPr="00435A20">
        <w:rPr>
          <w:rFonts w:ascii="Times New Roman" w:eastAsia="Times New Roman" w:hAnsi="Times New Roman" w:cs="David"/>
          <w:sz w:val="20"/>
          <w:szCs w:val="24"/>
          <w:rtl/>
        </w:rPr>
        <w:t>חתכים באזורים בהם מתוכננת הצטלבות מערכות.</w:t>
      </w:r>
    </w:p>
    <w:p w14:paraId="6A7428F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יצור מדרגות 1:5.</w:t>
      </w:r>
    </w:p>
    <w:p w14:paraId="0555275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וחתכים לפירים, מעליות ולמערכות 1:20 / 1:50.</w:t>
      </w:r>
    </w:p>
    <w:p w14:paraId="2ED2D54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lastRenderedPageBreak/>
        <w:t>כה.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פריסת קירות שירותים 1:20.</w:t>
      </w:r>
    </w:p>
    <w:p w14:paraId="694CBFC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מטבחים, ארונות מטבח ופריסת קירות 1:20.</w:t>
      </w:r>
    </w:p>
    <w:p w14:paraId="406573C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נגרות.</w:t>
      </w:r>
    </w:p>
    <w:p w14:paraId="0F18891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כז.</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מסגרות, כולל חזיתות של ארונות חשמל, הידרנטים, תקשורת ופירים למיניהם, מעקות וכד'.</w:t>
      </w:r>
    </w:p>
    <w:p w14:paraId="3B51113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אלומיניום וזכוכית.</w:t>
      </w:r>
    </w:p>
    <w:p w14:paraId="300EA2E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פרטי בניין.</w:t>
      </w:r>
    </w:p>
    <w:p w14:paraId="3C8D5B87" w14:textId="77777777" w:rsidR="00435A20" w:rsidRPr="00435A20" w:rsidDel="00E9523A" w:rsidRDefault="00435A20" w:rsidP="00435A20">
      <w:pPr>
        <w:widowControl w:val="0"/>
        <w:spacing w:before="0" w:beforeAutospacing="0" w:after="0" w:afterAutospacing="0" w:line="240" w:lineRule="auto"/>
        <w:ind w:left="2160" w:hanging="720"/>
        <w:jc w:val="both"/>
        <w:rPr>
          <w:del w:id="677" w:author="Meryl Etman" w:date="2019-07-10T16:36:00Z"/>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תאום פיתוח חצרות – 1:100.</w:t>
      </w:r>
      <w:r w:rsidRPr="00435A20">
        <w:rPr>
          <w:rFonts w:ascii="Times New Roman" w:eastAsia="Times New Roman" w:hAnsi="Times New Roman" w:cs="David" w:hint="cs"/>
          <w:sz w:val="20"/>
          <w:szCs w:val="24"/>
          <w:rtl/>
        </w:rPr>
        <w:t xml:space="preserve"> </w:t>
      </w:r>
    </w:p>
    <w:p w14:paraId="15FD266F" w14:textId="77777777" w:rsidR="00435A20" w:rsidRPr="00435A20" w:rsidRDefault="00435A20" w:rsidP="00EF37FF">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2BB8226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אזורי איטום עם הפניות לפרטים: גגות ואזורים רטובים במבנה. </w:t>
      </w:r>
    </w:p>
    <w:p w14:paraId="520BA39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חתכים ופרטיהם לאלמנטים מתועשים.</w:t>
      </w:r>
    </w:p>
    <w:p w14:paraId="239025E9" w14:textId="4E2D9CD1"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לג.      </w:t>
      </w:r>
      <w:ins w:id="678" w:author="Meryl Etman" w:date="2019-07-10T16:35:00Z">
        <w:r w:rsidR="00E9523A">
          <w:rPr>
            <w:rFonts w:ascii="Times New Roman" w:eastAsia="Times New Roman" w:hAnsi="Times New Roman" w:cs="David" w:hint="cs"/>
            <w:sz w:val="20"/>
            <w:szCs w:val="24"/>
            <w:rtl/>
          </w:rPr>
          <w:t xml:space="preserve">   </w:t>
        </w:r>
      </w:ins>
      <w:r w:rsidRPr="00435A20">
        <w:rPr>
          <w:rFonts w:ascii="Times New Roman" w:eastAsia="Times New Roman" w:hAnsi="Times New Roman" w:cs="David" w:hint="cs"/>
          <w:sz w:val="20"/>
          <w:szCs w:val="24"/>
          <w:rtl/>
        </w:rPr>
        <w:t xml:space="preserve">תכנית מיקום שילוט, פרסום הכוונה והדרכה. </w:t>
      </w:r>
    </w:p>
    <w:p w14:paraId="6C0B22C0" w14:textId="76F67A06" w:rsidR="00435A20" w:rsidRPr="00435A20" w:rsidDel="00E9523A" w:rsidRDefault="00435A20" w:rsidP="00EF37FF">
      <w:pPr>
        <w:widowControl w:val="0"/>
        <w:spacing w:before="0" w:beforeAutospacing="0" w:after="0" w:afterAutospacing="0" w:line="240" w:lineRule="auto"/>
        <w:ind w:left="2160" w:hanging="720"/>
        <w:jc w:val="both"/>
        <w:rPr>
          <w:del w:id="679" w:author="Meryl Etman" w:date="2019-07-10T16:36:00Z"/>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לד.     </w:t>
      </w:r>
      <w:ins w:id="680" w:author="Meryl Etman" w:date="2019-07-10T16:36:00Z">
        <w:r w:rsidR="00E9523A">
          <w:rPr>
            <w:rFonts w:ascii="Times New Roman" w:eastAsia="Times New Roman" w:hAnsi="Times New Roman" w:cs="David" w:hint="cs"/>
            <w:sz w:val="20"/>
            <w:szCs w:val="24"/>
            <w:rtl/>
          </w:rPr>
          <w:t xml:space="preserve">   </w:t>
        </w:r>
        <w:r w:rsidR="00E9523A">
          <w:rPr>
            <w:rFonts w:ascii="Times New Roman" w:eastAsia="Times New Roman" w:hAnsi="Times New Roman" w:cs="David" w:hint="cs"/>
            <w:sz w:val="20"/>
            <w:szCs w:val="24"/>
            <w:rtl/>
            <w:lang w:eastAsia="he-IL"/>
          </w:rPr>
          <w:t>מבוטל</w:t>
        </w:r>
      </w:ins>
      <w:del w:id="681" w:author="Meryl Etman" w:date="2019-07-10T16:35:00Z">
        <w:r w:rsidRPr="00435A20" w:rsidDel="00E9523A">
          <w:rPr>
            <w:rFonts w:ascii="Times New Roman" w:eastAsia="Times New Roman" w:hAnsi="Times New Roman" w:cs="David" w:hint="cs"/>
            <w:sz w:val="20"/>
            <w:szCs w:val="24"/>
            <w:rtl/>
          </w:rPr>
          <w:delText xml:space="preserve"> </w:delText>
        </w:r>
        <w:r w:rsidRPr="00435A20" w:rsidDel="00E9523A">
          <w:rPr>
            <w:rFonts w:ascii="Times New Roman" w:eastAsia="Times New Roman" w:hAnsi="Times New Roman" w:cs="David"/>
            <w:sz w:val="20"/>
            <w:szCs w:val="24"/>
            <w:rtl/>
            <w:lang w:eastAsia="he-IL"/>
          </w:rPr>
          <w:delText>תכניות העמדת ריהוט בשטחים משותפים (אדניות, צמחיה, עציצים, מאפרות, פחי אשפה, עמדת מודיעין וכו').</w:delText>
        </w:r>
        <w:r w:rsidRPr="00435A20" w:rsidDel="00E9523A">
          <w:rPr>
            <w:rFonts w:ascii="Times New Roman" w:eastAsia="Times New Roman" w:hAnsi="Times New Roman" w:cs="David" w:hint="cs"/>
            <w:sz w:val="20"/>
            <w:szCs w:val="24"/>
            <w:rtl/>
          </w:rPr>
          <w:delText xml:space="preserve"> [</w:delText>
        </w:r>
      </w:del>
      <w:ins w:id="682" w:author="Meryl Etman" w:date="2019-07-10T16:36:00Z">
        <w:r w:rsidR="00E9523A">
          <w:rPr>
            <w:rFonts w:ascii="Times New Roman" w:eastAsia="Times New Roman" w:hAnsi="Times New Roman" w:cs="David" w:hint="cs"/>
            <w:sz w:val="20"/>
            <w:szCs w:val="24"/>
            <w:rtl/>
          </w:rPr>
          <w:t>.</w:t>
        </w:r>
      </w:ins>
    </w:p>
    <w:p w14:paraId="0241080E" w14:textId="77777777" w:rsidR="00435A20" w:rsidRPr="00435A20" w:rsidRDefault="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Change w:id="683" w:author="Meryl Etman" w:date="2019-07-10T16:36:00Z">
          <w:pPr>
            <w:widowControl w:val="0"/>
            <w:spacing w:before="0" w:beforeAutospacing="0" w:after="0" w:afterAutospacing="0" w:line="240" w:lineRule="auto"/>
            <w:ind w:left="720" w:hanging="720"/>
            <w:jc w:val="both"/>
          </w:pPr>
        </w:pPrChange>
      </w:pPr>
    </w:p>
    <w:p w14:paraId="13DEAE92" w14:textId="52797051" w:rsidR="00435A20" w:rsidRPr="00435A20" w:rsidRDefault="00435A20" w:rsidP="00EF37FF">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lang w:eastAsia="he-IL"/>
        </w:rPr>
        <w:t>לה.</w:t>
      </w:r>
      <w:r w:rsidRPr="00435A20">
        <w:rPr>
          <w:rFonts w:ascii="Times New Roman" w:eastAsia="Times New Roman" w:hAnsi="Times New Roman" w:cs="David" w:hint="cs"/>
          <w:sz w:val="20"/>
          <w:szCs w:val="24"/>
          <w:rtl/>
          <w:lang w:eastAsia="he-IL"/>
        </w:rPr>
        <w:tab/>
      </w:r>
      <w:del w:id="684" w:author="Meryl Etman" w:date="2019-07-10T16:36:00Z">
        <w:r w:rsidRPr="00435A20" w:rsidDel="00E9523A">
          <w:rPr>
            <w:rFonts w:ascii="Times New Roman" w:eastAsia="Times New Roman" w:hAnsi="Times New Roman" w:cs="David"/>
            <w:sz w:val="20"/>
            <w:szCs w:val="24"/>
            <w:rtl/>
            <w:lang w:eastAsia="he-IL"/>
          </w:rPr>
          <w:delText>תכניות פנים למשרדי הנהלת/תחזוקת המבנה (אם יהיו).</w:delText>
        </w:r>
      </w:del>
      <w:ins w:id="685" w:author="Meryl Etman" w:date="2019-07-10T16:36:00Z">
        <w:r w:rsidR="00E9523A">
          <w:rPr>
            <w:rFonts w:ascii="Times New Roman" w:eastAsia="Times New Roman" w:hAnsi="Times New Roman" w:cs="David" w:hint="cs"/>
            <w:sz w:val="20"/>
            <w:szCs w:val="24"/>
            <w:rtl/>
            <w:lang w:eastAsia="he-IL"/>
          </w:rPr>
          <w:t>מבוטל.</w:t>
        </w:r>
      </w:ins>
    </w:p>
    <w:p w14:paraId="60DBD45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6C6DA1AF"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44E0AA7D"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3.5</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בניין עיקריים בקנ"מ 1:5, 1:10, 1:20</w:t>
      </w:r>
    </w:p>
    <w:p w14:paraId="79F9573F"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 </w:t>
      </w:r>
    </w:p>
    <w:p w14:paraId="6D9503E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מעקות.</w:t>
      </w:r>
    </w:p>
    <w:p w14:paraId="08C44E4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פריקסטים.</w:t>
      </w:r>
    </w:p>
    <w:p w14:paraId="6DFBAFA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פרטי בניה בגבס.</w:t>
      </w:r>
    </w:p>
    <w:p w14:paraId="6B8EFD9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כרכובים.</w:t>
      </w:r>
    </w:p>
    <w:p w14:paraId="67A3C5B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אדניות.</w:t>
      </w:r>
    </w:p>
    <w:p w14:paraId="10E44C4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בסיסים לציוד (מ"א, גנרטור וכו').</w:t>
      </w:r>
    </w:p>
    <w:p w14:paraId="214E267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תפרי בניין.</w:t>
      </w:r>
    </w:p>
    <w:p w14:paraId="4E27712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בטון גלוי.</w:t>
      </w:r>
    </w:p>
    <w:p w14:paraId="5A2E07D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צפויים.</w:t>
      </w:r>
    </w:p>
    <w:p w14:paraId="32F0A9C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פרטי סבכות ניקוז ואיוורור.</w:t>
      </w:r>
    </w:p>
    <w:p w14:paraId="55AE719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 xml:space="preserve">פרטי רמפות פריקה וטעינה. </w:t>
      </w:r>
    </w:p>
    <w:p w14:paraId="2047909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יב.</w:t>
      </w:r>
      <w:r w:rsidRPr="00435A20">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748273D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סורגים לפתחים בחזיתות.</w:t>
      </w:r>
    </w:p>
    <w:p w14:paraId="4BA3563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הגבהת מעקות במרפסות בכ- 30 ס"מ</w:t>
      </w:r>
    </w:p>
    <w:p w14:paraId="542FB56D" w14:textId="77777777" w:rsidR="00435A20" w:rsidRPr="00435A20" w:rsidRDefault="00435A20" w:rsidP="0090363E">
      <w:pPr>
        <w:widowControl w:val="0"/>
        <w:spacing w:before="0" w:beforeAutospacing="0" w:after="0" w:afterAutospacing="0" w:line="240" w:lineRule="auto"/>
        <w:ind w:left="216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lang w:eastAsia="he-IL"/>
        </w:rPr>
        <w:t>-  פרגולות</w:t>
      </w:r>
      <w:r w:rsidRPr="00435A20">
        <w:rPr>
          <w:rFonts w:ascii="Times New Roman" w:eastAsia="Times New Roman" w:hAnsi="Times New Roman" w:cs="David"/>
          <w:sz w:val="20"/>
          <w:szCs w:val="24"/>
          <w:rtl/>
        </w:rPr>
        <w:t xml:space="preserve"> </w:t>
      </w:r>
    </w:p>
    <w:p w14:paraId="455005F1"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2A00C53F"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3.6</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איטום ניקוז ובידוד בקנ"מ 1:5, 1:10, 1:20</w:t>
      </w:r>
    </w:p>
    <w:p w14:paraId="7A9BBB6E"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437257F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איטום גגות שטוחים (עם ו/או בלי ריצוף).</w:t>
      </w:r>
    </w:p>
    <w:p w14:paraId="14A61D1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תאום איטום קירות/קורות הבאים במגע עם הקרקע.</w:t>
      </w:r>
    </w:p>
    <w:p w14:paraId="43B7AEB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בידוד גגות שטוחים.</w:t>
      </w:r>
    </w:p>
    <w:p w14:paraId="78B6596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פרטי מרזבים וזרבוביות.</w:t>
      </w:r>
    </w:p>
    <w:p w14:paraId="0690A3B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איטום חדרי שירותים, מטבחים ומטבחונים, חצרות אשפה וכו'.</w:t>
      </w:r>
    </w:p>
    <w:p w14:paraId="75E5F23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 xml:space="preserve">סימון מהלך ומוצא מרזבים ע"ג חזיתות ותכניות במגע עם הקרקע כולל גבהים   1:50 (בתאום עם מתכנן הפיתוח). </w:t>
      </w:r>
    </w:p>
    <w:p w14:paraId="1189BAB7"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BCCC1D7"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3.7</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גמר</w:t>
      </w:r>
    </w:p>
    <w:p w14:paraId="29353A43"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7A08D83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מדרגות.</w:t>
      </w:r>
    </w:p>
    <w:p w14:paraId="405B481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ריצוף וחיפויים.</w:t>
      </w:r>
    </w:p>
    <w:p w14:paraId="08EA58E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אדני חלונות.</w:t>
      </w:r>
    </w:p>
    <w:p w14:paraId="2160692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ספי מוזאיקה.</w:t>
      </w:r>
    </w:p>
    <w:p w14:paraId="0AAE1C7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משטחי עבודה במטבח ובחדרי שרותים.</w:t>
      </w:r>
    </w:p>
    <w:p w14:paraId="5485BB6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פרטי טיח פנים וחוץ.</w:t>
      </w:r>
    </w:p>
    <w:p w14:paraId="2973E3B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פרטי קירות מסך.</w:t>
      </w:r>
    </w:p>
    <w:p w14:paraId="5DF2E5C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פרטי נגרות.</w:t>
      </w:r>
    </w:p>
    <w:p w14:paraId="4A64D88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מסגרות.</w:t>
      </w:r>
    </w:p>
    <w:p w14:paraId="19D3B4D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lastRenderedPageBreak/>
        <w:t>י.</w:t>
      </w:r>
      <w:r w:rsidRPr="00435A20">
        <w:rPr>
          <w:rFonts w:ascii="Times New Roman" w:eastAsia="Times New Roman" w:hAnsi="Times New Roman" w:cs="David"/>
          <w:sz w:val="20"/>
          <w:szCs w:val="24"/>
          <w:rtl/>
        </w:rPr>
        <w:tab/>
        <w:t>פרטי אלומיניום עקרוניים (תכניות ייצור יוכנו ע"י היצרן, יבוקרו ויאושרו ע"י המתכנן) כולל חזיתות כניסה ותיבות דואר.</w:t>
      </w:r>
    </w:p>
    <w:p w14:paraId="69CCA6D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פרטי מעקות.</w:t>
      </w:r>
    </w:p>
    <w:p w14:paraId="6B297C0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יב.</w:t>
      </w:r>
      <w:r w:rsidRPr="00435A20">
        <w:rPr>
          <w:rFonts w:ascii="Times New Roman" w:eastAsia="Times New Roman" w:hAnsi="Times New Roman" w:cs="David"/>
          <w:sz w:val="20"/>
          <w:szCs w:val="24"/>
          <w:rtl/>
        </w:rPr>
        <w:tab/>
        <w:t>פרטי גמר סיפים ושיפולים בחדרי מדרגות.</w:t>
      </w:r>
    </w:p>
    <w:p w14:paraId="3188881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יג.</w:t>
      </w:r>
      <w:r w:rsidRPr="00435A20">
        <w:rPr>
          <w:rFonts w:ascii="Times New Roman" w:eastAsia="Times New Roman" w:hAnsi="Times New Roman" w:cs="David"/>
          <w:sz w:val="20"/>
          <w:szCs w:val="24"/>
          <w:rtl/>
        </w:rPr>
        <w:tab/>
      </w:r>
    </w:p>
    <w:p w14:paraId="5DD9A8F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יד.</w:t>
      </w:r>
      <w:r w:rsidRPr="00435A20">
        <w:rPr>
          <w:rFonts w:ascii="Times New Roman" w:eastAsia="Times New Roman" w:hAnsi="Times New Roman" w:cs="David"/>
          <w:sz w:val="20"/>
          <w:szCs w:val="24"/>
          <w:rtl/>
        </w:rPr>
        <w:tab/>
        <w:t>פרטי מתקני אשפה.</w:t>
      </w:r>
    </w:p>
    <w:p w14:paraId="0233873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טו.</w:t>
      </w:r>
      <w:r w:rsidRPr="00435A20">
        <w:rPr>
          <w:rFonts w:ascii="Times New Roman" w:eastAsia="Times New Roman" w:hAnsi="Times New Roman" w:cs="David"/>
          <w:sz w:val="20"/>
          <w:szCs w:val="24"/>
          <w:rtl/>
        </w:rPr>
        <w:tab/>
        <w:t>פרטי מחיצות.</w:t>
      </w:r>
    </w:p>
    <w:p w14:paraId="0DD7E68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טז.</w:t>
      </w:r>
      <w:r w:rsidRPr="00435A20">
        <w:rPr>
          <w:rFonts w:ascii="Times New Roman" w:eastAsia="Times New Roman" w:hAnsi="Times New Roman" w:cs="David"/>
          <w:sz w:val="20"/>
          <w:szCs w:val="24"/>
          <w:rtl/>
        </w:rPr>
        <w:tab/>
        <w:t>שערים.</w:t>
      </w:r>
    </w:p>
    <w:p w14:paraId="2EB3D22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יז.</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Pr>
        <w:t>SKYLIGHTS</w:t>
      </w:r>
      <w:r w:rsidRPr="00435A20">
        <w:rPr>
          <w:rFonts w:ascii="Times New Roman" w:eastAsia="Times New Roman" w:hAnsi="Times New Roman" w:cs="David"/>
          <w:sz w:val="20"/>
          <w:szCs w:val="20"/>
          <w:rtl/>
        </w:rPr>
        <w:t>.</w:t>
      </w:r>
    </w:p>
    <w:p w14:paraId="43926F2C"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w:t>
      </w:r>
    </w:p>
    <w:p w14:paraId="63BFC39F"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lang w:eastAsia="he-IL"/>
        </w:rPr>
        <w:t>3</w:t>
      </w:r>
      <w:r w:rsidRPr="00435A20">
        <w:rPr>
          <w:rFonts w:ascii="Times New Roman" w:eastAsia="Times New Roman" w:hAnsi="Times New Roman" w:cs="David"/>
          <w:sz w:val="20"/>
          <w:szCs w:val="24"/>
          <w:rtl/>
          <w:lang w:eastAsia="he-IL"/>
        </w:rPr>
        <w:t>.8</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u w:val="single"/>
          <w:rtl/>
          <w:lang w:eastAsia="he-IL"/>
        </w:rPr>
        <w:t>תכניות שיווק</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hint="cs"/>
          <w:sz w:val="24"/>
          <w:szCs w:val="24"/>
          <w:rtl/>
          <w:lang w:eastAsia="he-IL"/>
        </w:rPr>
        <w:t>(בפרויקטים בהם מסחר ו/או משרדים)</w:t>
      </w:r>
      <w:r w:rsidRPr="00435A20">
        <w:rPr>
          <w:rFonts w:ascii="Times New Roman" w:eastAsia="Times New Roman" w:hAnsi="Times New Roman" w:cs="David"/>
          <w:sz w:val="20"/>
          <w:szCs w:val="24"/>
          <w:rtl/>
          <w:lang w:eastAsia="he-IL"/>
        </w:rPr>
        <w:t>:</w:t>
      </w:r>
    </w:p>
    <w:p w14:paraId="4EC0A665" w14:textId="77777777" w:rsidR="00435A20" w:rsidRPr="00435A20" w:rsidRDefault="00435A20" w:rsidP="00435A20">
      <w:pPr>
        <w:widowControl w:val="0"/>
        <w:spacing w:before="0" w:beforeAutospacing="0" w:after="0" w:afterAutospacing="0" w:line="240" w:lineRule="auto"/>
        <w:ind w:left="651" w:right="651" w:hanging="720"/>
        <w:jc w:val="both"/>
        <w:rPr>
          <w:rFonts w:ascii="Times New Roman" w:eastAsia="Times New Roman" w:hAnsi="Times New Roman" w:cs="David"/>
          <w:sz w:val="20"/>
          <w:szCs w:val="24"/>
          <w:rtl/>
          <w:lang w:eastAsia="he-IL"/>
        </w:rPr>
      </w:pPr>
    </w:p>
    <w:p w14:paraId="4FBC3F4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א.</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אופציות לחלוקת שטחים למכירה/להשכרה וחשובי שטחים- 1:250.</w:t>
      </w:r>
    </w:p>
    <w:p w14:paraId="03D4E87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עדכון תכניות החלוקה בהתאם להתקדמות מו"מ וחתימת חוזים עם רוכשים/שוכרים.</w:t>
      </w:r>
    </w:p>
    <w:p w14:paraId="19E76E0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ג.</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הכנת קטעי תכניות והעלתם על דיסקטים לכל חנות/משרד בנפרד כולל סימון מערכות – 1:50.</w:t>
      </w:r>
    </w:p>
    <w:p w14:paraId="5E75F1D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חתכים עקרוניים של כל חנות/משרד, כולל סימון מערכות – 1:20.</w:t>
      </w:r>
    </w:p>
    <w:p w14:paraId="6DCBAE6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הנחיות תכנון לרוכשים/שוכרים. חוברת הנחיות לרוכש/לשוכר כולל דוגמאות לעיצוב חזיתות.</w:t>
      </w:r>
    </w:p>
    <w:p w14:paraId="39EDA0F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בדיקה ואישור תכניות רוכשים/שוכרים.</w:t>
      </w:r>
    </w:p>
    <w:p w14:paraId="6C44385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תכניות בקשה לרשיון עסק</w:t>
      </w:r>
      <w:r w:rsidRPr="00435A20">
        <w:rPr>
          <w:rFonts w:ascii="Times New Roman" w:eastAsia="Times New Roman" w:hAnsi="Times New Roman" w:cs="David" w:hint="cs"/>
          <w:sz w:val="20"/>
          <w:szCs w:val="24"/>
          <w:rtl/>
          <w:lang w:eastAsia="he-IL"/>
        </w:rPr>
        <w:t>.</w:t>
      </w:r>
    </w:p>
    <w:p w14:paraId="1032F01A" w14:textId="77777777" w:rsidR="00435A20" w:rsidRPr="00435A20" w:rsidRDefault="00435A20" w:rsidP="00435A20">
      <w:pPr>
        <w:widowControl w:val="0"/>
        <w:spacing w:before="0" w:beforeAutospacing="0" w:after="0" w:afterAutospacing="0" w:line="240" w:lineRule="auto"/>
        <w:ind w:left="1785" w:hanging="567"/>
        <w:jc w:val="both"/>
        <w:rPr>
          <w:rFonts w:ascii="Times New Roman" w:eastAsia="Times New Roman" w:hAnsi="Times New Roman" w:cs="David"/>
          <w:sz w:val="20"/>
          <w:szCs w:val="24"/>
          <w:rtl/>
          <w:lang w:eastAsia="he-IL"/>
        </w:rPr>
      </w:pPr>
    </w:p>
    <w:p w14:paraId="0D31BE6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Pr>
      </w:pPr>
    </w:p>
    <w:p w14:paraId="48636983" w14:textId="77777777" w:rsidR="00435A20" w:rsidRPr="00435A20" w:rsidRDefault="00435A20" w:rsidP="00435A20">
      <w:pPr>
        <w:widowControl w:val="0"/>
        <w:spacing w:before="0" w:beforeAutospacing="0" w:after="0" w:afterAutospacing="0" w:line="240" w:lineRule="auto"/>
        <w:ind w:left="720" w:right="1440" w:hanging="720"/>
        <w:jc w:val="both"/>
        <w:rPr>
          <w:rFonts w:ascii="Times New Roman" w:eastAsia="Times New Roman" w:hAnsi="Times New Roman" w:cs="David"/>
          <w:sz w:val="20"/>
          <w:szCs w:val="24"/>
          <w:rtl/>
        </w:rPr>
      </w:pPr>
    </w:p>
    <w:p w14:paraId="28D3A17B"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9E6ABD2"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9</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עדכון תכניות וטבלאות</w:t>
      </w:r>
      <w:r w:rsidRPr="00435A20">
        <w:rPr>
          <w:rFonts w:ascii="Times New Roman" w:eastAsia="Times New Roman" w:hAnsi="Times New Roman" w:cs="David"/>
          <w:sz w:val="20"/>
          <w:szCs w:val="24"/>
          <w:rtl/>
        </w:rPr>
        <w:t>:</w:t>
      </w:r>
    </w:p>
    <w:p w14:paraId="015A83B7"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087BB09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עדכון 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המכר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p>
    <w:p w14:paraId="0C3251A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עדכון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למכירה ולצורכי התחשבנות עם הקבלנים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r w:rsidRPr="00435A20">
        <w:rPr>
          <w:rFonts w:ascii="Times New Roman" w:eastAsia="Times New Roman" w:hAnsi="Times New Roman" w:cs="David" w:hint="cs"/>
          <w:sz w:val="20"/>
          <w:szCs w:val="24"/>
          <w:rtl/>
        </w:rPr>
        <w:t>.</w:t>
      </w:r>
    </w:p>
    <w:p w14:paraId="0173F70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עדכון תכניות/בקשות להיתרים.</w:t>
      </w:r>
    </w:p>
    <w:p w14:paraId="58D8D14C" w14:textId="77777777" w:rsidR="00435A20" w:rsidRPr="00435A20" w:rsidRDefault="00435A20" w:rsidP="00435A20">
      <w:pPr>
        <w:widowControl w:val="0"/>
        <w:spacing w:before="0" w:beforeAutospacing="0" w:after="0" w:afterAutospacing="0" w:line="240" w:lineRule="auto"/>
        <w:ind w:left="1440" w:firstLine="89"/>
        <w:jc w:val="both"/>
        <w:rPr>
          <w:rFonts w:ascii="Times New Roman" w:eastAsia="Times New Roman" w:hAnsi="Times New Roman" w:cs="David"/>
          <w:sz w:val="20"/>
          <w:szCs w:val="24"/>
          <w:rtl/>
        </w:rPr>
      </w:pPr>
    </w:p>
    <w:p w14:paraId="10E23B93"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10</w:t>
      </w:r>
      <w:r w:rsidRPr="00435A20">
        <w:rPr>
          <w:rFonts w:ascii="Times New Roman" w:eastAsia="Times New Roman" w:hAnsi="Times New Roman" w:cs="David"/>
          <w:sz w:val="20"/>
          <w:szCs w:val="24"/>
          <w:rtl/>
        </w:rPr>
        <w:tab/>
        <w:t>כל תכנית ו/או פרט אחר שידרשו במהלך התכנון והביצוע על מנת לקבל עבודה מושלמת, בהתאם לשקול המנהל.</w:t>
      </w:r>
    </w:p>
    <w:p w14:paraId="52142D66"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B1E8854"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1</w:t>
      </w:r>
      <w:r w:rsidRPr="00435A20">
        <w:rPr>
          <w:rFonts w:ascii="Times New Roman" w:eastAsia="Times New Roman" w:hAnsi="Times New Roman" w:cs="David"/>
          <w:sz w:val="20"/>
          <w:szCs w:val="24"/>
          <w:rtl/>
        </w:rPr>
        <w:tab/>
        <w:t xml:space="preserve">רשימות מעודכנות של תכניות כולל תאריך ומספר מהדורה – לפחות פעם בחודש. </w:t>
      </w:r>
    </w:p>
    <w:p w14:paraId="0D60FC66" w14:textId="77777777" w:rsidR="00435A20" w:rsidRPr="00435A20" w:rsidRDefault="00435A20" w:rsidP="00435A20">
      <w:pPr>
        <w:widowControl w:val="0"/>
        <w:spacing w:before="0" w:beforeAutospacing="0" w:after="0" w:afterAutospacing="0" w:line="240" w:lineRule="auto"/>
        <w:ind w:left="740" w:firstLine="89"/>
        <w:jc w:val="both"/>
        <w:rPr>
          <w:rFonts w:ascii="Times New Roman" w:eastAsia="Times New Roman" w:hAnsi="Times New Roman" w:cs="David"/>
          <w:sz w:val="20"/>
          <w:szCs w:val="24"/>
          <w:rtl/>
        </w:rPr>
      </w:pPr>
    </w:p>
    <w:p w14:paraId="5CBF8E86"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2</w:t>
      </w:r>
      <w:r w:rsidRPr="00435A20">
        <w:rPr>
          <w:rFonts w:ascii="Times New Roman" w:eastAsia="Times New Roman" w:hAnsi="Times New Roman" w:cs="David"/>
          <w:sz w:val="20"/>
          <w:szCs w:val="24"/>
          <w:rtl/>
        </w:rPr>
        <w:tab/>
        <w:t>מובהר בזאת שהתכניות יוכנו לפי 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 בקטעים של הפרויקט ויכללו פתרונות לקטעי הביניים.</w:t>
      </w:r>
    </w:p>
    <w:p w14:paraId="3BCB90BC" w14:textId="77777777" w:rsidR="00435A20" w:rsidRPr="00435A20" w:rsidRDefault="00435A20" w:rsidP="00435A20">
      <w:pPr>
        <w:widowControl w:val="0"/>
        <w:spacing w:before="0" w:beforeAutospacing="0" w:after="0" w:afterAutospacing="0" w:line="240" w:lineRule="auto"/>
        <w:ind w:left="1460" w:right="1460" w:firstLine="89"/>
        <w:jc w:val="both"/>
        <w:rPr>
          <w:rFonts w:ascii="Times New Roman" w:eastAsia="Times New Roman" w:hAnsi="Times New Roman" w:cs="David"/>
          <w:sz w:val="20"/>
          <w:szCs w:val="24"/>
          <w:rtl/>
        </w:rPr>
      </w:pPr>
    </w:p>
    <w:p w14:paraId="0B7C3EE9"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3.13.</w:t>
      </w:r>
      <w:r w:rsidRPr="00435A20">
        <w:rPr>
          <w:rFonts w:ascii="Times New Roman" w:eastAsia="Times New Roman" w:hAnsi="Times New Roman" w:cs="David"/>
          <w:sz w:val="20"/>
          <w:szCs w:val="24"/>
          <w:rtl/>
        </w:rPr>
        <w:tab/>
        <w:t>כל שאר תכניות הביצוע המתחייבות מכל תקן ודין לרבות אך לא רק מחלקיו השונים של ת"י 1547 – "תכניות ביצוע לבניינים ולעבודות פיתוח סביבתי".</w:t>
      </w:r>
    </w:p>
    <w:p w14:paraId="3886367A"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0FE4CB41"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4.</w:t>
      </w:r>
      <w:r w:rsidRPr="00435A20">
        <w:rPr>
          <w:rFonts w:ascii="Times New Roman" w:eastAsia="Times New Roman" w:hAnsi="Times New Roman" w:cs="David" w:hint="cs"/>
          <w:sz w:val="20"/>
          <w:szCs w:val="24"/>
          <w:rtl/>
        </w:rPr>
        <w:tab/>
      </w:r>
      <w:r w:rsidRPr="00435A20">
        <w:rPr>
          <w:rFonts w:ascii="Times New Roman" w:eastAsia="Times New Roman" w:hAnsi="Times New Roman" w:cs="David" w:hint="cs"/>
          <w:sz w:val="20"/>
          <w:szCs w:val="24"/>
          <w:rtl/>
          <w:lang w:eastAsia="he-IL"/>
        </w:rPr>
        <w:t>בניה טרומית/מתועשת:</w:t>
      </w:r>
    </w:p>
    <w:p w14:paraId="5756236D"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במקרה ויוחלט על ביצוע המבנים כולם או מקצתם בבניה טרומית/מתועשת, יידרש המתכנן להכין, בנוסף לנ"ל, גם את התכניות המתאימות לבניה טרומית/מתועשת.</w:t>
      </w:r>
    </w:p>
    <w:p w14:paraId="1E99E9E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1AE626A"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5.</w:t>
      </w:r>
      <w:r w:rsidRPr="00435A20">
        <w:rPr>
          <w:rFonts w:ascii="Times New Roman" w:eastAsia="Times New Roman" w:hAnsi="Times New Roman" w:cs="David"/>
          <w:sz w:val="20"/>
          <w:szCs w:val="24"/>
          <w:rtl/>
          <w:lang w:eastAsia="he-IL"/>
        </w:rPr>
        <w:tab/>
        <w:t>כל המסמכים והתכניות יערכו בשפה העברית.</w:t>
      </w:r>
    </w:p>
    <w:p w14:paraId="6A0231C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13CA51D"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3E97331C"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rPr>
      </w:pPr>
    </w:p>
    <w:p w14:paraId="49909077"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0"/>
          <w:szCs w:val="24"/>
          <w:rtl/>
        </w:rPr>
      </w:pPr>
    </w:p>
    <w:p w14:paraId="4A02F029" w14:textId="77777777" w:rsidR="00435A20" w:rsidRPr="00435A20" w:rsidRDefault="00435A20" w:rsidP="00435A20">
      <w:pPr>
        <w:widowControl w:val="0"/>
        <w:spacing w:before="0" w:beforeAutospacing="0" w:after="0" w:afterAutospacing="0" w:line="240" w:lineRule="auto"/>
        <w:ind w:firstLine="720"/>
        <w:jc w:val="center"/>
        <w:outlineLvl w:val="7"/>
        <w:rPr>
          <w:rFonts w:ascii="Times New Roman" w:eastAsia="Times New Roman" w:hAnsi="Times New Roman" w:cs="David"/>
          <w:b/>
          <w:bCs/>
          <w:sz w:val="20"/>
          <w:szCs w:val="24"/>
          <w:rtl/>
          <w:lang w:eastAsia="he-IL"/>
        </w:rPr>
      </w:pPr>
      <w:r w:rsidRPr="00435A20">
        <w:rPr>
          <w:rFonts w:ascii="Times New Roman" w:eastAsia="Times New Roman" w:hAnsi="Times New Roman" w:cs="David"/>
          <w:color w:val="339966"/>
          <w:sz w:val="20"/>
          <w:szCs w:val="24"/>
          <w:rtl/>
        </w:rPr>
        <w:br w:type="page"/>
      </w:r>
    </w:p>
    <w:p w14:paraId="6DC420F2" w14:textId="77777777" w:rsidR="00435A20" w:rsidRPr="00435A20" w:rsidRDefault="00435A20"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35A20">
        <w:rPr>
          <w:rFonts w:ascii="Times New Roman" w:eastAsia="Times New Roman" w:hAnsi="Times New Roman" w:cs="David"/>
          <w:b/>
          <w:bCs/>
          <w:sz w:val="20"/>
          <w:szCs w:val="24"/>
          <w:u w:val="single"/>
          <w:rtl/>
          <w:lang w:eastAsia="he-IL"/>
        </w:rPr>
        <w:lastRenderedPageBreak/>
        <w:t>נספח "ט"</w:t>
      </w:r>
    </w:p>
    <w:p w14:paraId="1830CBC4"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305EEC1"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435A20">
        <w:rPr>
          <w:rFonts w:ascii="Times New Roman" w:eastAsia="Times New Roman" w:hAnsi="Times New Roman" w:cs="David"/>
          <w:b/>
          <w:bCs/>
          <w:sz w:val="20"/>
          <w:szCs w:val="24"/>
          <w:u w:val="single"/>
          <w:rtl/>
          <w:lang w:eastAsia="he-IL"/>
        </w:rPr>
        <w:t>דוגמא לנוסח אשור השלמת הפרויקט/קטע מהפרויקט</w:t>
      </w:r>
    </w:p>
    <w:p w14:paraId="35A51FB5"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BE2212"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2DD2AD"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F7EAEB"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לכבוד :</w:t>
      </w:r>
    </w:p>
    <w:sdt>
      <w:sdtPr>
        <w:rPr>
          <w:color w:val="008000"/>
          <w:rtl/>
        </w:rPr>
        <w:alias w:val="שם צד א"/>
        <w:tag w:val="cmtTzadAName"/>
        <w:id w:val="286478756"/>
        <w:placeholder>
          <w:docPart w:val="A6D00D749A0C42CA8DA282000A5286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p w14:paraId="7CFC42C9" w14:textId="694B6A01" w:rsidR="00435A20" w:rsidRPr="00435A20" w:rsidRDefault="00FE0A9C" w:rsidP="009D142E">
          <w:pPr>
            <w:pStyle w:val="AutoField"/>
            <w:rPr>
              <w:color w:val="008000"/>
              <w:rtl/>
            </w:rPr>
          </w:pPr>
          <w:del w:id="686" w:author="Meryl Etman" w:date="2019-07-10T16:17:00Z">
            <w:r w:rsidDel="00E9523A">
              <w:rPr>
                <w:color w:val="008000"/>
                <w:rtl/>
              </w:rPr>
              <w:delText>גבעת שמואל החדשה</w:delText>
            </w:r>
          </w:del>
          <w:ins w:id="687" w:author="Meryl Etman" w:date="2019-07-10T16:17:00Z">
            <w:r w:rsidR="00E9523A">
              <w:rPr>
                <w:color w:val="008000"/>
                <w:rtl/>
              </w:rPr>
              <w:t>גבעת שמואל החדשה</w:t>
            </w:r>
          </w:ins>
        </w:p>
      </w:sdtContent>
    </w:sdt>
    <w:p w14:paraId="749B1E50" w14:textId="77777777" w:rsidR="00435A20" w:rsidRPr="00435A20" w:rsidRDefault="00435A20" w:rsidP="00435A2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u w:val="single"/>
          <w:rtl/>
          <w:lang w:eastAsia="he-IL"/>
        </w:rPr>
        <w:t>המזמין</w:t>
      </w:r>
      <w:r w:rsidRPr="00435A20">
        <w:rPr>
          <w:rFonts w:ascii="Times New Roman" w:eastAsia="Times New Roman" w:hAnsi="Times New Roman" w:cs="David"/>
          <w:sz w:val="24"/>
          <w:szCs w:val="24"/>
          <w:rtl/>
          <w:lang w:eastAsia="he-IL"/>
        </w:rPr>
        <w:t>)</w:t>
      </w:r>
    </w:p>
    <w:p w14:paraId="7DE6E8A8"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787024"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D72D957"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08A44B"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89381E1" w14:textId="727ADC64" w:rsidR="00435A20" w:rsidRPr="00435A20" w:rsidRDefault="00435A20" w:rsidP="0090363E">
      <w:pPr>
        <w:widowControl w:val="0"/>
        <w:spacing w:before="0" w:beforeAutospacing="0" w:after="0" w:afterAutospacing="0" w:line="480" w:lineRule="auto"/>
        <w:ind w:left="85" w:firstLine="6"/>
        <w:rPr>
          <w:rFonts w:ascii="Times New Roman" w:eastAsia="Times New Roman" w:hAnsi="Times New Roman" w:cs="David"/>
          <w:sz w:val="20"/>
          <w:szCs w:val="24"/>
          <w:rtl/>
          <w:lang w:eastAsia="he-IL"/>
        </w:rPr>
      </w:pPr>
      <w:r w:rsidRPr="00435A20">
        <w:rPr>
          <w:rFonts w:ascii="Times New Roman" w:eastAsia="Times New Roman" w:hAnsi="Times New Roman" w:cs="David"/>
          <w:sz w:val="24"/>
          <w:szCs w:val="24"/>
          <w:rtl/>
          <w:lang w:eastAsia="he-IL"/>
        </w:rPr>
        <w:t xml:space="preserve">אני הח"מ </w:t>
      </w:r>
      <w:r w:rsidRPr="00435A20">
        <w:rPr>
          <w:rFonts w:ascii="Times New Roman" w:eastAsia="Times New Roman" w:hAnsi="Times New Roman" w:cs="David"/>
          <w:bCs/>
          <w:color w:val="008000"/>
          <w:sz w:val="24"/>
          <w:szCs w:val="24"/>
          <w:rtl/>
          <w:lang w:eastAsia="he-IL"/>
        </w:rPr>
        <w:t xml:space="preserve"> </w:t>
      </w:r>
      <w:r w:rsidR="0090363E">
        <w:rPr>
          <w:rFonts w:ascii="Times New Roman" w:eastAsia="Times New Roman" w:hAnsi="Times New Roman" w:cs="David" w:hint="cs"/>
          <w:sz w:val="24"/>
          <w:szCs w:val="24"/>
          <w:rtl/>
          <w:lang w:eastAsia="he-IL"/>
        </w:rPr>
        <w:t xml:space="preserve">__________________ </w:t>
      </w:r>
      <w:r w:rsidRPr="00435A2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54897955"/>
          <w:placeholder>
            <w:docPart w:val="E437B5A4C0204882B0D88C7DD4BFED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del w:id="688" w:author="Meryl Etman" w:date="2019-07-10T16:17:00Z">
            <w:r w:rsidR="00FE0A9C" w:rsidDel="00E9523A">
              <w:rPr>
                <w:rFonts w:ascii="Times New Roman" w:eastAsia="Times New Roman" w:hAnsi="Times New Roman" w:cs="David"/>
                <w:color w:val="008000"/>
                <w:sz w:val="24"/>
                <w:szCs w:val="24"/>
                <w:rtl/>
                <w:lang w:eastAsia="he-IL"/>
              </w:rPr>
              <w:delText>סביוני בעת שמואל</w:delText>
            </w:r>
          </w:del>
          <w:ins w:id="689" w:author="Meryl Etman" w:date="2019-07-10T16:17:00Z">
            <w:r w:rsidR="00E9523A">
              <w:rPr>
                <w:rFonts w:ascii="Times New Roman" w:eastAsia="Times New Roman" w:hAnsi="Times New Roman" w:cs="David"/>
                <w:color w:val="008000"/>
                <w:sz w:val="24"/>
                <w:szCs w:val="24"/>
                <w:rtl/>
                <w:lang w:eastAsia="he-IL"/>
              </w:rPr>
              <w:t>סביוני בעת שמואל</w:t>
            </w:r>
          </w:ins>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בקשר עם</w:t>
      </w:r>
      <w:r w:rsidRPr="00435A2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color w:val="008000"/>
            <w:sz w:val="24"/>
            <w:szCs w:val="24"/>
            <w:rtl/>
          </w:rPr>
          <w:alias w:val="תיאור עבודה"/>
          <w:tag w:val="cntJobDesc"/>
          <w:id w:val="-1277249606"/>
          <w:placeholder>
            <w:docPart w:val="3E62BC5DCC794E5DBF84670D0084D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del w:id="690" w:author="Meryl Etman" w:date="2019-07-10T16:17:00Z">
            <w:r w:rsidR="00FE0A9C" w:rsidDel="00E9523A">
              <w:rPr>
                <w:rFonts w:ascii="Times New Roman" w:eastAsia="Times New Roman" w:hAnsi="Times New Roman" w:cs="David"/>
                <w:color w:val="008000"/>
                <w:sz w:val="24"/>
                <w:szCs w:val="24"/>
                <w:rtl/>
              </w:rPr>
              <w:delText>תכנון אדריכלי סביוני גבעת שמואל</w:delText>
            </w:r>
          </w:del>
          <w:ins w:id="691" w:author="Meryl Etman" w:date="2019-07-10T16:17:00Z">
            <w:r w:rsidR="00E9523A">
              <w:rPr>
                <w:rFonts w:ascii="Times New Roman" w:eastAsia="Times New Roman" w:hAnsi="Times New Roman" w:cs="David"/>
                <w:color w:val="008000"/>
                <w:sz w:val="24"/>
                <w:szCs w:val="24"/>
                <w:rtl/>
              </w:rPr>
              <w:t>תכנון אדריכלי סביוני גבעת שמואל</w:t>
            </w:r>
          </w:ins>
        </w:sdtContent>
      </w:sdt>
      <w:r w:rsidRPr="00435A20">
        <w:rPr>
          <w:rFonts w:ascii="Times New Roman" w:eastAsia="Times New Roman" w:hAnsi="Times New Roman" w:cs="David"/>
          <w:color w:val="008000"/>
          <w:sz w:val="24"/>
          <w:szCs w:val="24"/>
          <w:rtl/>
          <w:lang w:eastAsia="he-IL"/>
        </w:rPr>
        <w:t xml:space="preserve"> </w:t>
      </w:r>
      <w:r w:rsidRPr="00435A20">
        <w:rPr>
          <w:rFonts w:ascii="Times New Roman" w:eastAsia="Times New Roman" w:hAnsi="Times New Roman" w:cs="David"/>
          <w:sz w:val="24"/>
          <w:szCs w:val="24"/>
          <w:rtl/>
          <w:lang w:eastAsia="he-IL"/>
        </w:rPr>
        <w:t>, מאשר בזאת שהעבודות הנ"ל בוצעו והושלמו בהתאם להנחיותי, לתכניותי, בהתאם</w:t>
      </w:r>
      <w:r w:rsidRPr="00435A20">
        <w:rPr>
          <w:rFonts w:ascii="Times New Roman" w:eastAsia="Times New Roman" w:hAnsi="Times New Roman" w:cs="David"/>
          <w:sz w:val="20"/>
          <w:szCs w:val="24"/>
          <w:rtl/>
          <w:lang w:eastAsia="he-IL"/>
        </w:rPr>
        <w:t xml:space="preserve"> לתקנים מחייבים ולשביעות רצוני.</w:t>
      </w:r>
    </w:p>
    <w:p w14:paraId="1DEA43CC"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F379F48"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E67382"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AEA20B6"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F5C1D5"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19C870" w14:textId="77777777" w:rsidR="00435A20" w:rsidRPr="00435A20" w:rsidRDefault="00435A20"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                                                                                      בכבוד רב,</w:t>
      </w:r>
    </w:p>
    <w:sdt>
      <w:sdtPr>
        <w:rPr>
          <w:rFonts w:ascii="Times New Roman" w:eastAsia="Times New Roman" w:hAnsi="Times New Roman" w:cs="David"/>
          <w:color w:val="008000"/>
          <w:sz w:val="24"/>
          <w:szCs w:val="24"/>
          <w:rtl/>
          <w:lang w:eastAsia="he-IL"/>
        </w:rPr>
        <w:alias w:val="שם ספק"/>
        <w:tag w:val="cntSupllierName"/>
        <w:id w:val="973106418"/>
        <w:placeholder>
          <w:docPart w:val="BE80A1610F39489489B173236596BB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 w14:paraId="6D2B7C80" w14:textId="756CA5AA" w:rsidR="00435A20" w:rsidRPr="00435A20" w:rsidRDefault="00FE0A9C" w:rsidP="00435A2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del w:id="692" w:author="Meryl Etman" w:date="2019-07-10T16:17:00Z">
            <w:r w:rsidDel="00E9523A">
              <w:rPr>
                <w:rFonts w:ascii="Times New Roman" w:eastAsia="Times New Roman" w:hAnsi="Times New Roman" w:cs="David"/>
                <w:color w:val="008000"/>
                <w:sz w:val="24"/>
                <w:szCs w:val="24"/>
                <w:rtl/>
                <w:lang w:eastAsia="he-IL"/>
              </w:rPr>
              <w:delText>יסקי-מור-סיון</w:delText>
            </w:r>
          </w:del>
          <w:ins w:id="693" w:author="Meryl Etman" w:date="2019-07-10T16:17:00Z">
            <w:r w:rsidR="00E9523A">
              <w:rPr>
                <w:rFonts w:ascii="Times New Roman" w:eastAsia="Times New Roman" w:hAnsi="Times New Roman" w:cs="David"/>
                <w:color w:val="008000"/>
                <w:sz w:val="24"/>
                <w:szCs w:val="24"/>
                <w:rtl/>
                <w:lang w:eastAsia="he-IL"/>
              </w:rPr>
              <w:t>יסקי-מור-סיון</w:t>
            </w:r>
          </w:ins>
        </w:p>
      </w:sdtContent>
    </w:sdt>
    <w:p w14:paraId="3854389B" w14:textId="77777777" w:rsidR="00435A20" w:rsidRPr="00435A20" w:rsidRDefault="00435A20" w:rsidP="009D142E">
      <w:pPr>
        <w:pStyle w:val="AutoField"/>
        <w:bidi w:val="0"/>
      </w:pPr>
    </w:p>
    <w:p w14:paraId="120C60C3"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35A20">
        <w:rPr>
          <w:rFonts w:ascii="Times New Roman" w:eastAsia="Times New Roman" w:hAnsi="Times New Roman" w:cs="David"/>
          <w:sz w:val="20"/>
          <w:szCs w:val="20"/>
          <w:rtl/>
          <w:lang w:eastAsia="he-IL"/>
        </w:rPr>
        <w:br w:type="page"/>
      </w:r>
      <w:r w:rsidRPr="00435A20">
        <w:rPr>
          <w:rFonts w:ascii="Times New Roman" w:eastAsia="Times New Roman" w:hAnsi="Times New Roman" w:cs="David"/>
          <w:b/>
          <w:bCs/>
          <w:sz w:val="24"/>
          <w:szCs w:val="24"/>
          <w:u w:val="single"/>
          <w:rtl/>
          <w:lang w:eastAsia="he-IL"/>
        </w:rPr>
        <w:lastRenderedPageBreak/>
        <w:t xml:space="preserve">נספח "י" </w:t>
      </w:r>
    </w:p>
    <w:p w14:paraId="7FE8D321"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1F8A55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35A20">
        <w:rPr>
          <w:rFonts w:ascii="Times New Roman" w:eastAsia="Times New Roman" w:hAnsi="Times New Roman" w:cs="David"/>
          <w:b/>
          <w:bCs/>
          <w:sz w:val="24"/>
          <w:szCs w:val="24"/>
          <w:u w:val="single"/>
          <w:rtl/>
          <w:lang w:eastAsia="he-IL"/>
        </w:rPr>
        <w:t>דוגמא לנוסח הצהרת המתכנן בדבר היעדר תביעות</w:t>
      </w:r>
    </w:p>
    <w:p w14:paraId="5AEB6998" w14:textId="77777777" w:rsidR="00435A20" w:rsidRPr="00435A20" w:rsidRDefault="00435A20" w:rsidP="00435A20">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143EE382" w14:textId="4F93F78F"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color w:val="000000"/>
          <w:sz w:val="24"/>
          <w:szCs w:val="24"/>
          <w:rtl/>
          <w:lang w:eastAsia="he-IL"/>
        </w:rPr>
        <w:tab/>
      </w:r>
      <w:r w:rsidRPr="00435A2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שם צד א"/>
          <w:tag w:val="cmtTzadAName"/>
          <w:id w:val="832025159"/>
          <w:placeholder>
            <w:docPart w:val="A6A2E73E6D6B4029BB69B9EEF76799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del w:id="694" w:author="Meryl Etman" w:date="2019-07-10T16:17:00Z">
            <w:r w:rsidR="00FE0A9C" w:rsidDel="00E9523A">
              <w:rPr>
                <w:rFonts w:ascii="Times New Roman" w:eastAsia="Times New Roman" w:hAnsi="Times New Roman" w:cs="David"/>
                <w:color w:val="008000"/>
                <w:sz w:val="24"/>
                <w:szCs w:val="24"/>
                <w:rtl/>
                <w:lang w:eastAsia="he-IL"/>
              </w:rPr>
              <w:delText>גבעת שמואל החדשה</w:delText>
            </w:r>
          </w:del>
          <w:ins w:id="695" w:author="Meryl Etman" w:date="2019-07-10T16:17:00Z">
            <w:r w:rsidR="00E9523A">
              <w:rPr>
                <w:rFonts w:ascii="Times New Roman" w:eastAsia="Times New Roman" w:hAnsi="Times New Roman" w:cs="David"/>
                <w:color w:val="008000"/>
                <w:sz w:val="24"/>
                <w:szCs w:val="24"/>
                <w:rtl/>
                <w:lang w:eastAsia="he-IL"/>
              </w:rPr>
              <w:t>גבעת שמואל החדשה</w:t>
            </w:r>
          </w:ins>
        </w:sdtContent>
      </w:sdt>
    </w:p>
    <w:p w14:paraId="4BAAAC4C"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DA0B0A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ג.א.נ.,</w:t>
      </w:r>
    </w:p>
    <w:p w14:paraId="48A6F195"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8EAA09" w14:textId="77773244"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אנו הח"מ מצהירים בזאת שעם קבלת סך של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ש"ח (להלן:"</w:t>
      </w:r>
      <w:r w:rsidRPr="00435A20">
        <w:rPr>
          <w:rFonts w:ascii="Times New Roman" w:eastAsia="Times New Roman" w:hAnsi="Times New Roman" w:cs="David"/>
          <w:b/>
          <w:bCs/>
          <w:sz w:val="24"/>
          <w:szCs w:val="24"/>
          <w:rtl/>
          <w:lang w:eastAsia="he-IL"/>
        </w:rPr>
        <w:t>היתרה הסופית</w:t>
      </w:r>
      <w:r w:rsidRPr="00435A2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color w:val="008000"/>
            <w:sz w:val="24"/>
            <w:szCs w:val="24"/>
            <w:rtl/>
            <w:lang w:eastAsia="he-IL"/>
          </w:rPr>
          <w:alias w:val="שם אתר"/>
          <w:tag w:val="cntSite"/>
          <w:id w:val="1834028290"/>
          <w:placeholder>
            <w:docPart w:val="AECE8DE340EE4BB197723446792941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del w:id="696" w:author="Meryl Etman" w:date="2019-07-10T16:17:00Z">
            <w:r w:rsidR="00FE0A9C" w:rsidDel="00E9523A">
              <w:rPr>
                <w:rFonts w:ascii="Times New Roman" w:eastAsia="Times New Roman" w:hAnsi="Times New Roman" w:cs="David"/>
                <w:color w:val="008000"/>
                <w:sz w:val="24"/>
                <w:szCs w:val="24"/>
                <w:rtl/>
                <w:lang w:eastAsia="he-IL"/>
              </w:rPr>
              <w:delText>סביוני בעת שמואל</w:delText>
            </w:r>
          </w:del>
          <w:ins w:id="697" w:author="Meryl Etman" w:date="2019-07-10T16:17:00Z">
            <w:r w:rsidR="00E9523A">
              <w:rPr>
                <w:rFonts w:ascii="Times New Roman" w:eastAsia="Times New Roman" w:hAnsi="Times New Roman" w:cs="David"/>
                <w:color w:val="008000"/>
                <w:sz w:val="24"/>
                <w:szCs w:val="24"/>
                <w:rtl/>
                <w:lang w:eastAsia="he-IL"/>
              </w:rPr>
              <w:t>סביוני בעת שמואל</w:t>
            </w:r>
          </w:ins>
        </w:sdtContent>
      </w:sdt>
      <w:r w:rsidRPr="00435A20">
        <w:rPr>
          <w:rFonts w:ascii="Times New Roman" w:eastAsia="Times New Roman" w:hAnsi="Times New Roman" w:cs="David"/>
          <w:sz w:val="24"/>
          <w:szCs w:val="24"/>
          <w:rtl/>
          <w:lang w:eastAsia="he-IL"/>
        </w:rPr>
        <w:t xml:space="preserve"> עפ"י חוזה מיום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80959440"/>
          <w:placeholder>
            <w:docPart w:val="EF1A3545D613437C85773AC44A8A24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741204" w:rsidRPr="009D142E">
            <w:rPr>
              <w:rStyle w:val="AutoFieldChar"/>
              <w:rFonts w:eastAsiaTheme="minorHAnsi"/>
              <w:rtl/>
            </w:rPr>
            <w:t>[תאריך חתימת חוזה]</w:t>
          </w:r>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או עבור חלקן כמפורט להלן:</w:t>
      </w:r>
    </w:p>
    <w:p w14:paraId="471DEAF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______________________________________________________________________________________________________</w:t>
      </w:r>
      <w:r w:rsidRPr="00435A20">
        <w:rPr>
          <w:rFonts w:ascii="Times New Roman" w:eastAsia="Times New Roman" w:hAnsi="Times New Roman" w:cs="David" w:hint="cs"/>
          <w:sz w:val="24"/>
          <w:szCs w:val="24"/>
          <w:rtl/>
          <w:lang w:eastAsia="he-IL"/>
        </w:rPr>
        <w:t>____________</w:t>
      </w:r>
      <w:r w:rsidRPr="00435A20">
        <w:rPr>
          <w:rFonts w:ascii="Times New Roman" w:eastAsia="Times New Roman" w:hAnsi="Times New Roman" w:cs="David"/>
          <w:sz w:val="24"/>
          <w:szCs w:val="24"/>
          <w:rtl/>
          <w:lang w:eastAsia="he-IL"/>
        </w:rPr>
        <w:t>____________________________________</w:t>
      </w:r>
    </w:p>
    <w:p w14:paraId="61CCF64D"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11D49F"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A1699C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0161BBF"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33278F"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4816321"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2C4BC15"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30705C54"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92CF2A"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822777E"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ולראיה באנו על החתום:</w:t>
      </w:r>
    </w:p>
    <w:p w14:paraId="3D4EF291"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8BC7DB1"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היום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לחודש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לשנה _________</w:t>
      </w:r>
    </w:p>
    <w:p w14:paraId="122EC10D" w14:textId="77777777" w:rsidR="00435A20" w:rsidRPr="00435A20" w:rsidRDefault="00435A20" w:rsidP="00435A2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6B0C9B8" w14:textId="77777777" w:rsidR="00435A20" w:rsidRPr="00435A20" w:rsidRDefault="00435A20"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חתימה וחותמת המתכנן: _______________</w:t>
      </w:r>
    </w:p>
    <w:p w14:paraId="673761F2"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2B5736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619253D"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אישור</w:t>
      </w:r>
    </w:p>
    <w:p w14:paraId="5DB66170"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435A20">
        <w:rPr>
          <w:rFonts w:ascii="Times New Roman" w:eastAsia="Times New Roman" w:hAnsi="Times New Roman" w:cs="David"/>
          <w:b/>
          <w:bCs/>
          <w:sz w:val="24"/>
          <w:szCs w:val="24"/>
          <w:rtl/>
          <w:lang w:eastAsia="he-IL"/>
        </w:rPr>
        <w:t>החברה</w:t>
      </w:r>
      <w:r w:rsidRPr="00435A20">
        <w:rPr>
          <w:rFonts w:ascii="Times New Roman" w:eastAsia="Times New Roman" w:hAnsi="Times New Roman" w:cs="David"/>
          <w:sz w:val="24"/>
          <w:szCs w:val="24"/>
          <w:rtl/>
          <w:lang w:eastAsia="he-IL"/>
        </w:rPr>
        <w:t>") ו/או שמה המודפס מחייבת את החברה לכל דבר וענין, חתמו בפני על מסמך זה.</w:t>
      </w:r>
    </w:p>
    <w:p w14:paraId="38C4DC15" w14:textId="77777777" w:rsidR="00435A20" w:rsidRPr="00435A20" w:rsidRDefault="00435A20" w:rsidP="00435A2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33BD5A9" w14:textId="77777777" w:rsidR="00435A20" w:rsidRPr="00435A20" w:rsidRDefault="00435A20" w:rsidP="00435A2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r>
      <w:r w:rsidRPr="00435A20">
        <w:rPr>
          <w:rFonts w:ascii="Times New Roman" w:eastAsia="Times New Roman" w:hAnsi="Times New Roman" w:cs="David"/>
          <w:sz w:val="24"/>
          <w:szCs w:val="24"/>
          <w:rtl/>
          <w:lang w:eastAsia="he-IL"/>
        </w:rPr>
        <w:t xml:space="preserve">תאריך : _______   </w:t>
      </w:r>
      <w:r w:rsidRPr="00435A20">
        <w:rPr>
          <w:rFonts w:ascii="Times New Roman" w:eastAsia="Times New Roman" w:hAnsi="Times New Roman" w:cs="David"/>
          <w:sz w:val="24"/>
          <w:szCs w:val="24"/>
          <w:rtl/>
          <w:lang w:eastAsia="he-IL"/>
        </w:rPr>
        <w:tab/>
        <w:t>חתימה וחותמת עו"ד/רו"ח : _______________________</w:t>
      </w:r>
    </w:p>
    <w:p w14:paraId="5980B1E6" w14:textId="77777777" w:rsidR="00435A20" w:rsidRPr="00435A20" w:rsidRDefault="00435A20" w:rsidP="00435A20">
      <w:pPr>
        <w:spacing w:before="0" w:beforeAutospacing="0" w:after="0" w:afterAutospacing="0" w:line="240" w:lineRule="auto"/>
        <w:rPr>
          <w:rFonts w:ascii="Times New Roman" w:eastAsia="Times New Roman" w:hAnsi="Times New Roman" w:cs="David"/>
          <w:sz w:val="20"/>
          <w:szCs w:val="24"/>
          <w:rtl/>
        </w:rPr>
      </w:pPr>
    </w:p>
    <w:p w14:paraId="3935A7FC" w14:textId="77777777" w:rsidR="001A69D5" w:rsidRPr="00134C85" w:rsidRDefault="001A69D5">
      <w:pPr>
        <w:rPr>
          <w:rFonts w:ascii="David" w:hAnsi="David" w:cs="David"/>
        </w:rPr>
      </w:pPr>
    </w:p>
    <w:sectPr w:rsidR="001A69D5" w:rsidRPr="00134C85" w:rsidSect="00435A20">
      <w:headerReference w:type="default" r:id="rId13"/>
      <w:footerReference w:type="default" r:id="rId14"/>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056E53" w14:textId="77777777" w:rsidR="00F760FC" w:rsidRDefault="00F760FC" w:rsidP="00AF234B">
      <w:pPr>
        <w:spacing w:before="0" w:after="0" w:line="240" w:lineRule="auto"/>
      </w:pPr>
      <w:r>
        <w:separator/>
      </w:r>
    </w:p>
  </w:endnote>
  <w:endnote w:type="continuationSeparator" w:id="0">
    <w:p w14:paraId="431CF9B6" w14:textId="77777777" w:rsidR="00F760FC" w:rsidRDefault="00F760FC" w:rsidP="00AF234B">
      <w:pPr>
        <w:spacing w:before="0" w:after="0" w:line="240" w:lineRule="auto"/>
      </w:pPr>
      <w:r>
        <w:continuationSeparator/>
      </w:r>
    </w:p>
  </w:endnote>
  <w:endnote w:type="continuationNotice" w:id="1">
    <w:p w14:paraId="48E518D5" w14:textId="77777777" w:rsidR="00F760FC" w:rsidRDefault="00F760F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
      <w:gridCol w:w="1402"/>
      <w:gridCol w:w="987"/>
      <w:gridCol w:w="2037"/>
      <w:gridCol w:w="1151"/>
      <w:gridCol w:w="2124"/>
    </w:tblGrid>
    <w:tr w:rsidR="00F760FC" w14:paraId="496F5A1D" w14:textId="77777777" w:rsidTr="00435A20">
      <w:tc>
        <w:tcPr>
          <w:tcW w:w="584" w:type="dxa"/>
        </w:tcPr>
        <w:p w14:paraId="79F6F15B" w14:textId="77777777" w:rsidR="00F760FC" w:rsidRPr="001A0C3C" w:rsidRDefault="00F760FC" w:rsidP="00552E11">
          <w:pPr>
            <w:pStyle w:val="a5"/>
            <w:rPr>
              <w:rFonts w:ascii="David" w:hAnsi="David" w:cs="David"/>
              <w:sz w:val="20"/>
              <w:szCs w:val="20"/>
              <w:rtl/>
            </w:rPr>
          </w:pPr>
          <w:r w:rsidRPr="001A0C3C">
            <w:rPr>
              <w:rFonts w:ascii="David" w:hAnsi="David" w:cs="David"/>
              <w:sz w:val="20"/>
              <w:szCs w:val="20"/>
              <w:rtl/>
            </w:rPr>
            <w:t>ספק</w:t>
          </w:r>
        </w:p>
      </w:tc>
      <w:sdt>
        <w:sdtPr>
          <w:rPr>
            <w:rFonts w:ascii="David" w:hAnsi="David" w:cs="David"/>
            <w:sz w:val="20"/>
            <w:szCs w:val="20"/>
            <w:rtl/>
          </w:rPr>
          <w:alias w:val="שם ספק"/>
          <w:tag w:val="cntSupllierName"/>
          <w:id w:val="-1792270623"/>
          <w:placeholder>
            <w:docPart w:val="950155E51F444C0088052140188B9D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04" w:type="dxa"/>
              <w:vAlign w:val="center"/>
            </w:tcPr>
            <w:p w14:paraId="119630CA" w14:textId="2B339B0D" w:rsidR="00F760FC" w:rsidRPr="001A0C3C" w:rsidRDefault="00F760FC" w:rsidP="00435A20">
              <w:pPr>
                <w:pStyle w:val="a5"/>
                <w:rPr>
                  <w:rFonts w:ascii="David" w:hAnsi="David" w:cs="David"/>
                  <w:sz w:val="20"/>
                  <w:szCs w:val="20"/>
                  <w:rtl/>
                </w:rPr>
              </w:pPr>
              <w:ins w:id="698" w:author="Meryl Etman" w:date="2019-07-10T11:21:00Z">
                <w:r>
                  <w:rPr>
                    <w:rFonts w:ascii="David" w:hAnsi="David" w:cs="David"/>
                    <w:sz w:val="20"/>
                    <w:szCs w:val="20"/>
                    <w:rtl/>
                  </w:rPr>
                  <w:t>יסקי-מור-סיון</w:t>
                </w:r>
              </w:ins>
            </w:p>
          </w:tc>
        </w:sdtContent>
      </w:sdt>
      <w:tc>
        <w:tcPr>
          <w:tcW w:w="988" w:type="dxa"/>
          <w:vAlign w:val="center"/>
        </w:tcPr>
        <w:p w14:paraId="49DA6B42" w14:textId="77777777" w:rsidR="00F760FC" w:rsidRPr="001A0C3C" w:rsidRDefault="00F760FC" w:rsidP="00435A20">
          <w:pPr>
            <w:pStyle w:val="a5"/>
            <w:rPr>
              <w:rFonts w:ascii="David" w:hAnsi="David" w:cs="David"/>
              <w:sz w:val="20"/>
              <w:szCs w:val="20"/>
              <w:rtl/>
            </w:rPr>
          </w:pPr>
          <w:r w:rsidRPr="001A0C3C">
            <w:rPr>
              <w:rFonts w:ascii="David" w:hAnsi="David" w:cs="David"/>
              <w:sz w:val="20"/>
              <w:szCs w:val="20"/>
              <w:rtl/>
            </w:rPr>
            <w:t>פרויקט</w:t>
          </w:r>
        </w:p>
      </w:tc>
      <w:sdt>
        <w:sdtPr>
          <w:rPr>
            <w:rFonts w:ascii="David" w:hAnsi="David" w:cs="David"/>
            <w:sz w:val="20"/>
            <w:szCs w:val="20"/>
            <w:rtl/>
          </w:rPr>
          <w:alias w:val="תיאור עבודה"/>
          <w:tag w:val="cntJobDesc"/>
          <w:id w:val="1957980319"/>
          <w:placeholder>
            <w:docPart w:val="71D2035B69E0492092CD157201A2A2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tc>
            <w:tcPr>
              <w:tcW w:w="2040" w:type="dxa"/>
              <w:vAlign w:val="center"/>
            </w:tcPr>
            <w:p w14:paraId="5B518D74" w14:textId="1D04B0B6" w:rsidR="00F760FC" w:rsidRPr="001A0C3C" w:rsidRDefault="00F760FC" w:rsidP="00435A20">
              <w:pPr>
                <w:pStyle w:val="a5"/>
                <w:rPr>
                  <w:rFonts w:ascii="David" w:hAnsi="David" w:cs="David"/>
                  <w:sz w:val="20"/>
                  <w:szCs w:val="20"/>
                  <w:rtl/>
                </w:rPr>
              </w:pPr>
              <w:ins w:id="699" w:author="Meryl Etman" w:date="2019-03-24T16:45:00Z">
                <w:r>
                  <w:rPr>
                    <w:rFonts w:ascii="David" w:hAnsi="David" w:cs="David"/>
                    <w:sz w:val="20"/>
                    <w:szCs w:val="20"/>
                    <w:rtl/>
                  </w:rPr>
                  <w:t>תכנון אדריכלי סביוני גבעת שמואל</w:t>
                </w:r>
              </w:ins>
            </w:p>
          </w:tc>
        </w:sdtContent>
      </w:sdt>
      <w:tc>
        <w:tcPr>
          <w:tcW w:w="1153" w:type="dxa"/>
          <w:vAlign w:val="center"/>
        </w:tcPr>
        <w:p w14:paraId="62AC8A1C" w14:textId="77777777" w:rsidR="00F760FC" w:rsidRPr="001A0C3C" w:rsidRDefault="00F760FC" w:rsidP="00435A20">
          <w:pPr>
            <w:pStyle w:val="a5"/>
            <w:rPr>
              <w:rFonts w:ascii="David" w:hAnsi="David" w:cs="David"/>
              <w:sz w:val="20"/>
              <w:szCs w:val="20"/>
              <w:rtl/>
            </w:rPr>
          </w:pPr>
          <w:r w:rsidRPr="001A0C3C">
            <w:rPr>
              <w:rFonts w:ascii="David" w:hAnsi="David" w:cs="David"/>
              <w:sz w:val="20"/>
              <w:szCs w:val="20"/>
              <w:rtl/>
            </w:rPr>
            <w:t>מס' חוזה</w:t>
          </w:r>
        </w:p>
      </w:tc>
      <w:sdt>
        <w:sdtPr>
          <w:rPr>
            <w:rFonts w:ascii="David" w:hAnsi="David" w:cs="David"/>
            <w:sz w:val="20"/>
            <w:szCs w:val="20"/>
            <w:rtl/>
          </w:rPr>
          <w:alias w:val="ערך של מזהה מסמך"/>
          <w:tag w:val="_dlc_DocId"/>
          <w:id w:val="121510800"/>
          <w:lock w:val="contentLocked"/>
          <w:placeholder>
            <w:docPart w:val="22D457F8CEEE430E916842B4A04F51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127" w:type="dxa"/>
              <w:vAlign w:val="center"/>
            </w:tcPr>
            <w:p w14:paraId="103B2E64" w14:textId="51B3326E" w:rsidR="00F760FC" w:rsidRPr="00435A20" w:rsidRDefault="00F760FC" w:rsidP="00435A20">
              <w:pPr>
                <w:pStyle w:val="a5"/>
                <w:rPr>
                  <w:rFonts w:ascii="David" w:hAnsi="David" w:cs="David"/>
                  <w:sz w:val="20"/>
                  <w:szCs w:val="20"/>
                  <w:rtl/>
                </w:rPr>
              </w:pPr>
              <w:del w:id="700" w:author="Meryl Etman" w:date="2019-03-24T16:42:00Z">
                <w:r w:rsidDel="008016C5">
                  <w:rPr>
                    <w:rFonts w:ascii="David" w:hAnsi="David" w:cs="David"/>
                    <w:sz w:val="20"/>
                    <w:szCs w:val="20"/>
                  </w:rPr>
                  <w:delText>CONT-5-557</w:delText>
                </w:r>
              </w:del>
              <w:ins w:id="701" w:author="Meryl Etman" w:date="2019-03-24T16:42:00Z">
                <w:r>
                  <w:rPr>
                    <w:rFonts w:ascii="David" w:hAnsi="David" w:cs="David"/>
                    <w:sz w:val="20"/>
                    <w:szCs w:val="20"/>
                  </w:rPr>
                  <w:t>CO</w:t>
                </w:r>
                <w:r>
                  <w:rPr>
                    <w:rFonts w:ascii="David" w:hAnsi="David" w:cs="David"/>
                    <w:sz w:val="20"/>
                    <w:szCs w:val="20"/>
                    <w:rtl/>
                  </w:rPr>
                  <w:t>NT-10-1403</w:t>
                </w:r>
              </w:ins>
            </w:p>
          </w:tc>
        </w:sdtContent>
      </w:sdt>
    </w:tr>
    <w:tr w:rsidR="00F760FC" w14:paraId="67F0B94C" w14:textId="77777777" w:rsidTr="00435A20">
      <w:tc>
        <w:tcPr>
          <w:tcW w:w="584" w:type="dxa"/>
        </w:tcPr>
        <w:p w14:paraId="4FE0F5AF" w14:textId="77777777" w:rsidR="00F760FC" w:rsidRPr="001A0C3C" w:rsidRDefault="00F760FC" w:rsidP="00552E11">
          <w:pPr>
            <w:pStyle w:val="a5"/>
            <w:rPr>
              <w:rFonts w:ascii="David" w:hAnsi="David" w:cs="David"/>
              <w:sz w:val="20"/>
              <w:szCs w:val="20"/>
              <w:rtl/>
            </w:rPr>
          </w:pPr>
          <w:r>
            <w:rPr>
              <w:rFonts w:ascii="David" w:hAnsi="David" w:cs="David" w:hint="cs"/>
              <w:sz w:val="20"/>
              <w:szCs w:val="20"/>
              <w:rtl/>
            </w:rPr>
            <w:t>גרסה</w:t>
          </w:r>
        </w:p>
      </w:tc>
      <w:sdt>
        <w:sdtPr>
          <w:rPr>
            <w:rFonts w:ascii="David" w:hAnsi="David" w:cs="David"/>
            <w:sz w:val="20"/>
            <w:szCs w:val="20"/>
            <w:rtl/>
          </w:rPr>
          <w:alias w:val="גרסת חוזה"/>
          <w:tag w:val="cntContractVersion"/>
          <w:id w:val="1873962951"/>
          <w:placeholder>
            <w:docPart w:val="D7DA2ED100B6482C8A265944BF3116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404" w:type="dxa"/>
              <w:vAlign w:val="center"/>
            </w:tcPr>
            <w:p w14:paraId="043E0AAD" w14:textId="550E134F" w:rsidR="00F760FC" w:rsidRDefault="00F760FC" w:rsidP="00435A20">
              <w:pPr>
                <w:pStyle w:val="a5"/>
                <w:rPr>
                  <w:rFonts w:ascii="David" w:hAnsi="David" w:cs="David"/>
                  <w:sz w:val="20"/>
                  <w:szCs w:val="20"/>
                  <w:rtl/>
                </w:rPr>
              </w:pPr>
              <w:ins w:id="702" w:author="Meryl Etman" w:date="2019-07-10T11:20:00Z">
                <w:r>
                  <w:rPr>
                    <w:rFonts w:ascii="David" w:hAnsi="David" w:cs="David"/>
                    <w:sz w:val="20"/>
                    <w:szCs w:val="20"/>
                    <w:rtl/>
                  </w:rPr>
                  <w:t>0.9</w:t>
                </w:r>
              </w:ins>
            </w:p>
          </w:tc>
        </w:sdtContent>
      </w:sdt>
      <w:tc>
        <w:tcPr>
          <w:tcW w:w="988" w:type="dxa"/>
          <w:vAlign w:val="center"/>
        </w:tcPr>
        <w:p w14:paraId="5B2C48FE" w14:textId="77777777" w:rsidR="00F760FC" w:rsidRPr="001A0C3C" w:rsidRDefault="00F760FC" w:rsidP="00435A20">
          <w:pPr>
            <w:pStyle w:val="a5"/>
            <w:rPr>
              <w:rFonts w:ascii="David" w:hAnsi="David" w:cs="David"/>
              <w:sz w:val="20"/>
              <w:szCs w:val="20"/>
              <w:rtl/>
            </w:rPr>
          </w:pPr>
          <w:r>
            <w:rPr>
              <w:rFonts w:ascii="David" w:hAnsi="David" w:cs="David" w:hint="cs"/>
              <w:sz w:val="20"/>
              <w:szCs w:val="20"/>
              <w:rtl/>
            </w:rPr>
            <w:t>סטטוס</w:t>
          </w:r>
        </w:p>
      </w:tc>
      <w:sdt>
        <w:sdtPr>
          <w:rPr>
            <w:rFonts w:ascii="David" w:hAnsi="David" w:cs="David"/>
            <w:sz w:val="20"/>
            <w:szCs w:val="20"/>
            <w:rtl/>
          </w:rPr>
          <w:alias w:val="סטטוס חוזה"/>
          <w:tag w:val="cntStatus"/>
          <w:id w:val="-1962564959"/>
          <w:placeholder>
            <w:docPart w:val="00437DBB9CEF48A9A242A812B5F04B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tc>
            <w:tcPr>
              <w:tcW w:w="2040" w:type="dxa"/>
              <w:vAlign w:val="center"/>
            </w:tcPr>
            <w:p w14:paraId="4CF91050" w14:textId="13DCEA78" w:rsidR="00F760FC" w:rsidRPr="009E74BA" w:rsidRDefault="00F760FC" w:rsidP="00435A20">
              <w:pPr>
                <w:pStyle w:val="a5"/>
                <w:rPr>
                  <w:rFonts w:ascii="David" w:hAnsi="David" w:cs="David"/>
                  <w:sz w:val="20"/>
                  <w:szCs w:val="20"/>
                  <w:rtl/>
                </w:rPr>
              </w:pPr>
              <w:ins w:id="703" w:author="Meryl Etman" w:date="2019-03-24T16:42:00Z">
                <w:r>
                  <w:rPr>
                    <w:rFonts w:ascii="David" w:hAnsi="David" w:cs="David"/>
                    <w:sz w:val="20"/>
                    <w:szCs w:val="20"/>
                    <w:rtl/>
                  </w:rPr>
                  <w:t>3;#</w:t>
                </w:r>
                <w:r>
                  <w:rPr>
                    <w:rFonts w:ascii="David" w:hAnsi="David" w:cs="David"/>
                    <w:sz w:val="20"/>
                    <w:szCs w:val="20"/>
                  </w:rPr>
                  <w:t>Draft</w:t>
                </w:r>
              </w:ins>
            </w:p>
          </w:tc>
        </w:sdtContent>
      </w:sdt>
      <w:tc>
        <w:tcPr>
          <w:tcW w:w="1153" w:type="dxa"/>
          <w:vAlign w:val="center"/>
        </w:tcPr>
        <w:p w14:paraId="09F3B750" w14:textId="77777777" w:rsidR="00F760FC" w:rsidRPr="001A0C3C" w:rsidRDefault="00F760FC" w:rsidP="00435A20">
          <w:pPr>
            <w:pStyle w:val="a5"/>
            <w:rPr>
              <w:rFonts w:ascii="David" w:hAnsi="David" w:cs="David"/>
              <w:sz w:val="20"/>
              <w:szCs w:val="20"/>
              <w:rtl/>
            </w:rPr>
          </w:pPr>
        </w:p>
      </w:tc>
      <w:tc>
        <w:tcPr>
          <w:tcW w:w="2127" w:type="dxa"/>
          <w:vAlign w:val="center"/>
        </w:tcPr>
        <w:p w14:paraId="65CC4144" w14:textId="77777777" w:rsidR="00F760FC" w:rsidRDefault="00F760FC" w:rsidP="00435A20">
          <w:pPr>
            <w:pStyle w:val="a5"/>
            <w:rPr>
              <w:rFonts w:ascii="David" w:hAnsi="David" w:cs="David"/>
              <w:sz w:val="20"/>
              <w:szCs w:val="20"/>
            </w:rPr>
          </w:pPr>
        </w:p>
      </w:tc>
    </w:tr>
  </w:tbl>
  <w:p w14:paraId="19019285" w14:textId="77777777" w:rsidR="00F760FC" w:rsidRPr="00552E11" w:rsidRDefault="00F760FC" w:rsidP="00552E1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2B9AF3" w14:textId="77777777" w:rsidR="00F760FC" w:rsidRDefault="00F760FC" w:rsidP="00AF234B">
      <w:pPr>
        <w:spacing w:before="0" w:after="0" w:line="240" w:lineRule="auto"/>
      </w:pPr>
      <w:r>
        <w:separator/>
      </w:r>
    </w:p>
  </w:footnote>
  <w:footnote w:type="continuationSeparator" w:id="0">
    <w:p w14:paraId="09D7BBC4" w14:textId="77777777" w:rsidR="00F760FC" w:rsidRDefault="00F760FC" w:rsidP="00AF234B">
      <w:pPr>
        <w:spacing w:before="0" w:after="0" w:line="240" w:lineRule="auto"/>
      </w:pPr>
      <w:r>
        <w:continuationSeparator/>
      </w:r>
    </w:p>
  </w:footnote>
  <w:footnote w:type="continuationNotice" w:id="1">
    <w:p w14:paraId="3C3BC581" w14:textId="77777777" w:rsidR="00F760FC" w:rsidRDefault="00F760FC">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0199DEDB" w14:textId="77777777" w:rsidR="00F760FC" w:rsidRDefault="00F760FC">
        <w:pPr>
          <w:pStyle w:val="a3"/>
          <w:jc w:val="center"/>
        </w:pPr>
        <w:r>
          <w:fldChar w:fldCharType="begin"/>
        </w:r>
        <w:r>
          <w:instrText xml:space="preserve"> PAGE   \* MERGEFORMAT </w:instrText>
        </w:r>
        <w:r>
          <w:fldChar w:fldCharType="separate"/>
        </w:r>
        <w:r w:rsidR="00E242C0">
          <w:rPr>
            <w:noProof/>
            <w:rtl/>
          </w:rPr>
          <w:t>9</w:t>
        </w:r>
        <w:r>
          <w:rPr>
            <w:noProof/>
          </w:rPr>
          <w:fldChar w:fldCharType="end"/>
        </w:r>
      </w:p>
    </w:sdtContent>
  </w:sdt>
  <w:p w14:paraId="070722DF" w14:textId="77777777" w:rsidR="00F760FC" w:rsidRDefault="00F760FC">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70405C"/>
    <w:multiLevelType w:val="hybridMultilevel"/>
    <w:tmpl w:val="4D38ABE2"/>
    <w:lvl w:ilvl="0" w:tplc="54DE5E20">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7456872"/>
    <w:multiLevelType w:val="hybridMultilevel"/>
    <w:tmpl w:val="E84A0226"/>
    <w:lvl w:ilvl="0" w:tplc="66A891B2">
      <w:start w:val="1"/>
      <w:numFmt w:val="hebrew1"/>
      <w:lvlText w:val="%1."/>
      <w:lvlJc w:val="left"/>
      <w:pPr>
        <w:ind w:left="1800" w:hanging="360"/>
      </w:pPr>
      <w:rPr>
        <w:rFonts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C757A69"/>
    <w:multiLevelType w:val="hybridMultilevel"/>
    <w:tmpl w:val="5046EA82"/>
    <w:lvl w:ilvl="0" w:tplc="C966FF5E">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CBD30A0"/>
    <w:multiLevelType w:val="hybridMultilevel"/>
    <w:tmpl w:val="8F7E6378"/>
    <w:lvl w:ilvl="0" w:tplc="ECBECD6E">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21C951F3"/>
    <w:multiLevelType w:val="multilevel"/>
    <w:tmpl w:val="3B42E5EC"/>
    <w:lvl w:ilvl="0">
      <w:start w:val="1"/>
      <w:numFmt w:val="decimal"/>
      <w:lvlText w:val="%1."/>
      <w:lvlJc w:val="left"/>
      <w:pPr>
        <w:ind w:left="360" w:hanging="360"/>
      </w:pPr>
      <w:rPr>
        <w:bCs w:val="0"/>
        <w:iCs w:val="0"/>
        <w:sz w:val="22"/>
        <w:szCs w:val="22"/>
      </w:rPr>
    </w:lvl>
    <w:lvl w:ilvl="1">
      <w:start w:val="1"/>
      <w:numFmt w:val="decimal"/>
      <w:lvlText w:val="%2."/>
      <w:lvlJc w:val="left"/>
      <w:pPr>
        <w:ind w:left="792" w:hanging="432"/>
      </w:pPr>
      <w:rPr>
        <w:bCs w:val="0"/>
        <w:iCs w:val="0"/>
        <w:kern w:val="0"/>
        <w:sz w:val="22"/>
        <w:szCs w:val="22"/>
      </w:rPr>
    </w:lvl>
    <w:lvl w:ilvl="2">
      <w:start w:val="1"/>
      <w:numFmt w:val="decimal"/>
      <w:lvlText w:val="%1.%2.%3."/>
      <w:lvlJc w:val="left"/>
      <w:pPr>
        <w:ind w:left="1224" w:hanging="504"/>
      </w:pPr>
      <w:rPr>
        <w:bCs w:val="0"/>
        <w:iCs w:val="0"/>
        <w:sz w:val="22"/>
        <w:szCs w:val="22"/>
      </w:rPr>
    </w:lvl>
    <w:lvl w:ilvl="3">
      <w:start w:val="1"/>
      <w:numFmt w:val="decimal"/>
      <w:lvlText w:val="%1.%2.%3.%4."/>
      <w:lvlJc w:val="left"/>
      <w:pPr>
        <w:ind w:left="1728" w:hanging="648"/>
      </w:pPr>
      <w:rPr>
        <w:bCs w:val="0"/>
        <w:iCs w:val="0"/>
        <w:sz w:val="22"/>
        <w:szCs w:val="22"/>
      </w:rPr>
    </w:lvl>
    <w:lvl w:ilvl="4">
      <w:start w:val="1"/>
      <w:numFmt w:val="decimal"/>
      <w:lvlText w:val="%1.%2.%3.%4.%5."/>
      <w:lvlJc w:val="left"/>
      <w:pPr>
        <w:ind w:left="2232" w:hanging="792"/>
      </w:pPr>
      <w:rPr>
        <w:sz w:val="2"/>
        <w:szCs w:val="25"/>
      </w:rPr>
    </w:lvl>
    <w:lvl w:ilvl="5">
      <w:start w:val="1"/>
      <w:numFmt w:val="decimal"/>
      <w:lvlText w:val="%1.%2.%3.%4.%5.%6."/>
      <w:lvlJc w:val="left"/>
      <w:pPr>
        <w:ind w:left="2736" w:hanging="936"/>
      </w:pPr>
    </w:lvl>
    <w:lvl w:ilvl="6">
      <w:start w:val="1"/>
      <w:numFmt w:val="decimal"/>
      <w:lvlText w:val="%1.%2.%3.%4.%5.%6.%7."/>
      <w:lvlJc w:val="left"/>
      <w:pPr>
        <w:ind w:left="3240" w:hanging="1080"/>
      </w:pPr>
      <w:rPr>
        <w:sz w:val="2"/>
        <w:szCs w:val="25"/>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15:restartNumberingAfterBreak="0">
    <w:nsid w:val="30E9078E"/>
    <w:multiLevelType w:val="hybridMultilevel"/>
    <w:tmpl w:val="B5143B3E"/>
    <w:lvl w:ilvl="0" w:tplc="C0282F02">
      <w:start w:val="1"/>
      <w:numFmt w:val="hebrew1"/>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310121AE"/>
    <w:multiLevelType w:val="hybridMultilevel"/>
    <w:tmpl w:val="D004C53C"/>
    <w:lvl w:ilvl="0" w:tplc="D3A29F18">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449246B8"/>
    <w:multiLevelType w:val="hybridMultilevel"/>
    <w:tmpl w:val="78AE218A"/>
    <w:lvl w:ilvl="0" w:tplc="04090013">
      <w:start w:val="1"/>
      <w:numFmt w:val="hebrew1"/>
      <w:lvlText w:val="%1."/>
      <w:lvlJc w:val="center"/>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5" w15:restartNumberingAfterBreak="0">
    <w:nsid w:val="6350377D"/>
    <w:multiLevelType w:val="hybridMultilevel"/>
    <w:tmpl w:val="17A2EFF0"/>
    <w:lvl w:ilvl="0" w:tplc="67AA58DA">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3DA6DC2"/>
    <w:multiLevelType w:val="hybridMultilevel"/>
    <w:tmpl w:val="F5A09AAE"/>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9" w15:restartNumberingAfterBreak="0">
    <w:nsid w:val="7E543598"/>
    <w:multiLevelType w:val="hybridMultilevel"/>
    <w:tmpl w:val="2AF8C5DA"/>
    <w:lvl w:ilvl="0" w:tplc="55504CFE">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8"/>
  </w:num>
  <w:num w:numId="2">
    <w:abstractNumId w:val="14"/>
  </w:num>
  <w:num w:numId="3">
    <w:abstractNumId w:val="17"/>
  </w:num>
  <w:num w:numId="4">
    <w:abstractNumId w:val="10"/>
  </w:num>
  <w:num w:numId="5">
    <w:abstractNumId w:val="20"/>
  </w:num>
  <w:num w:numId="6">
    <w:abstractNumId w:val="4"/>
  </w:num>
  <w:num w:numId="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11"/>
  </w:num>
  <w:num w:numId="11">
    <w:abstractNumId w:val="19"/>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16"/>
  </w:num>
  <w:num w:numId="15">
    <w:abstractNumId w:val="0"/>
  </w:num>
  <w:num w:numId="16">
    <w:abstractNumId w:val="3"/>
  </w:num>
  <w:num w:numId="17">
    <w:abstractNumId w:val="8"/>
  </w:num>
  <w:num w:numId="18">
    <w:abstractNumId w:val="15"/>
  </w:num>
  <w:num w:numId="19">
    <w:abstractNumId w:val="1"/>
  </w:num>
  <w:num w:numId="20">
    <w:abstractNumId w:val="2"/>
  </w:num>
  <w:num w:numId="21">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revisionView w:formatting="0"/>
  <w:trackRevisions/>
  <w:documentProtection w:edit="trackedChanges" w:enforcement="0"/>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8D"/>
    <w:rsid w:val="0000529C"/>
    <w:rsid w:val="000141A8"/>
    <w:rsid w:val="0002246C"/>
    <w:rsid w:val="0004574D"/>
    <w:rsid w:val="00093D9E"/>
    <w:rsid w:val="000A2BEC"/>
    <w:rsid w:val="000B468C"/>
    <w:rsid w:val="000B5325"/>
    <w:rsid w:val="000D37CE"/>
    <w:rsid w:val="00133A00"/>
    <w:rsid w:val="00134C85"/>
    <w:rsid w:val="00141F75"/>
    <w:rsid w:val="001505FD"/>
    <w:rsid w:val="001A0C3C"/>
    <w:rsid w:val="001A69D5"/>
    <w:rsid w:val="001F7F60"/>
    <w:rsid w:val="00213310"/>
    <w:rsid w:val="00214ACF"/>
    <w:rsid w:val="0027291E"/>
    <w:rsid w:val="00290AFD"/>
    <w:rsid w:val="002C65D7"/>
    <w:rsid w:val="002D36F7"/>
    <w:rsid w:val="00394F21"/>
    <w:rsid w:val="004213A6"/>
    <w:rsid w:val="00435A20"/>
    <w:rsid w:val="00480CA4"/>
    <w:rsid w:val="0050757B"/>
    <w:rsid w:val="00524458"/>
    <w:rsid w:val="00552E11"/>
    <w:rsid w:val="00634927"/>
    <w:rsid w:val="006B3955"/>
    <w:rsid w:val="006E0ACC"/>
    <w:rsid w:val="006E6EF9"/>
    <w:rsid w:val="0072103C"/>
    <w:rsid w:val="007259C9"/>
    <w:rsid w:val="00741204"/>
    <w:rsid w:val="007A645A"/>
    <w:rsid w:val="007F2347"/>
    <w:rsid w:val="008016C5"/>
    <w:rsid w:val="00803905"/>
    <w:rsid w:val="0083714C"/>
    <w:rsid w:val="008701D2"/>
    <w:rsid w:val="008906F9"/>
    <w:rsid w:val="008B398D"/>
    <w:rsid w:val="008C64C6"/>
    <w:rsid w:val="0090363E"/>
    <w:rsid w:val="00942177"/>
    <w:rsid w:val="009B0034"/>
    <w:rsid w:val="009D142E"/>
    <w:rsid w:val="009E74BA"/>
    <w:rsid w:val="00A353C0"/>
    <w:rsid w:val="00A964E4"/>
    <w:rsid w:val="00AD339E"/>
    <w:rsid w:val="00AE54E9"/>
    <w:rsid w:val="00AF234B"/>
    <w:rsid w:val="00B02A29"/>
    <w:rsid w:val="00B33CA0"/>
    <w:rsid w:val="00B347A3"/>
    <w:rsid w:val="00B540EB"/>
    <w:rsid w:val="00BA475C"/>
    <w:rsid w:val="00BB7C97"/>
    <w:rsid w:val="00BC6279"/>
    <w:rsid w:val="00BD1095"/>
    <w:rsid w:val="00BD2AEE"/>
    <w:rsid w:val="00BE17B4"/>
    <w:rsid w:val="00BF3F90"/>
    <w:rsid w:val="00C55D58"/>
    <w:rsid w:val="00C94921"/>
    <w:rsid w:val="00C97838"/>
    <w:rsid w:val="00D63280"/>
    <w:rsid w:val="00DC758E"/>
    <w:rsid w:val="00DE2728"/>
    <w:rsid w:val="00E01F93"/>
    <w:rsid w:val="00E242C0"/>
    <w:rsid w:val="00E31467"/>
    <w:rsid w:val="00E679C7"/>
    <w:rsid w:val="00E838AD"/>
    <w:rsid w:val="00E9523A"/>
    <w:rsid w:val="00EA3912"/>
    <w:rsid w:val="00EC37B6"/>
    <w:rsid w:val="00EF1BF0"/>
    <w:rsid w:val="00EF37FF"/>
    <w:rsid w:val="00F06583"/>
    <w:rsid w:val="00F332FB"/>
    <w:rsid w:val="00F760FC"/>
    <w:rsid w:val="00FD3F71"/>
    <w:rsid w:val="00FE0A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459F564"/>
  <w15:chartTrackingRefBased/>
  <w15:docId w15:val="{81A331CA-070E-4ACE-A6DA-EB16140D0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435A20"/>
    <w:rPr>
      <w:rFonts w:ascii="Times New Roman" w:eastAsia="Times New Roman" w:hAnsi="Times New Roman" w:cs="David"/>
      <w:sz w:val="20"/>
      <w:szCs w:val="24"/>
      <w:lang w:eastAsia="he-IL"/>
    </w:rPr>
  </w:style>
  <w:style w:type="character" w:customStyle="1" w:styleId="20">
    <w:name w:val="כותרת 2 תו"/>
    <w:basedOn w:val="a0"/>
    <w:link w:val="2"/>
    <w:rsid w:val="00435A20"/>
    <w:rPr>
      <w:rFonts w:ascii="Times New Roman" w:eastAsia="Times New Roman" w:hAnsi="Times New Roman" w:cs="David"/>
      <w:bCs/>
      <w:sz w:val="20"/>
      <w:szCs w:val="24"/>
      <w:lang w:eastAsia="he-IL"/>
    </w:rPr>
  </w:style>
  <w:style w:type="character" w:customStyle="1" w:styleId="30">
    <w:name w:val="כותרת 3 תו"/>
    <w:basedOn w:val="a0"/>
    <w:link w:val="3"/>
    <w:rsid w:val="00435A20"/>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435A20"/>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435A20"/>
    <w:rPr>
      <w:rFonts w:ascii="Times New Roman" w:eastAsia="Times New Roman" w:hAnsi="Times New Roman" w:cs="David"/>
      <w:sz w:val="20"/>
      <w:szCs w:val="24"/>
      <w:lang w:eastAsia="he-IL"/>
    </w:rPr>
  </w:style>
  <w:style w:type="character" w:customStyle="1" w:styleId="60">
    <w:name w:val="כותרת 6 תו"/>
    <w:basedOn w:val="a0"/>
    <w:link w:val="6"/>
    <w:rsid w:val="00435A20"/>
    <w:rPr>
      <w:rFonts w:ascii="Times New Roman" w:eastAsia="Times New Roman" w:hAnsi="Times New Roman" w:cs="David"/>
      <w:sz w:val="20"/>
      <w:szCs w:val="24"/>
      <w:u w:val="single"/>
      <w:lang w:eastAsia="he-IL"/>
    </w:rPr>
  </w:style>
  <w:style w:type="character" w:customStyle="1" w:styleId="70">
    <w:name w:val="כותרת 7 תו"/>
    <w:basedOn w:val="a0"/>
    <w:link w:val="7"/>
    <w:rsid w:val="00435A20"/>
    <w:rPr>
      <w:rFonts w:ascii="Times New Roman" w:eastAsia="Times New Roman" w:hAnsi="Times New Roman" w:cs="David"/>
      <w:sz w:val="20"/>
      <w:szCs w:val="24"/>
      <w:lang w:eastAsia="he-IL"/>
    </w:rPr>
  </w:style>
  <w:style w:type="character" w:customStyle="1" w:styleId="80">
    <w:name w:val="כותרת 8 תו"/>
    <w:basedOn w:val="a0"/>
    <w:link w:val="8"/>
    <w:rsid w:val="00435A20"/>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435A20"/>
    <w:rPr>
      <w:rFonts w:ascii="Times New Roman" w:eastAsia="Times New Roman" w:hAnsi="Times New Roman" w:cs="David"/>
      <w:bCs/>
      <w:sz w:val="20"/>
      <w:szCs w:val="24"/>
      <w:u w:val="single"/>
      <w:lang w:eastAsia="he-IL"/>
    </w:rPr>
  </w:style>
  <w:style w:type="numbering" w:customStyle="1" w:styleId="NoList1">
    <w:name w:val="No List1"/>
    <w:next w:val="a2"/>
    <w:semiHidden/>
    <w:rsid w:val="00435A20"/>
  </w:style>
  <w:style w:type="paragraph" w:styleId="a9">
    <w:name w:val="Body Text"/>
    <w:basedOn w:val="a"/>
    <w:link w:val="aa"/>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435A20"/>
    <w:rPr>
      <w:rFonts w:ascii="Times New Roman" w:eastAsia="Times New Roman" w:hAnsi="Times New Roman" w:cs="David"/>
      <w:sz w:val="20"/>
      <w:szCs w:val="24"/>
      <w:lang w:eastAsia="he-IL"/>
    </w:rPr>
  </w:style>
  <w:style w:type="paragraph" w:styleId="ab">
    <w:name w:val="Title"/>
    <w:basedOn w:val="a"/>
    <w:link w:val="ac"/>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435A20"/>
    <w:rPr>
      <w:rFonts w:ascii="Times New Roman" w:eastAsia="Times New Roman" w:hAnsi="Times New Roman" w:cs="David"/>
      <w:bCs/>
      <w:i/>
      <w:iCs/>
      <w:sz w:val="32"/>
      <w:szCs w:val="32"/>
      <w:u w:val="single"/>
      <w:lang w:eastAsia="he-IL"/>
    </w:rPr>
  </w:style>
  <w:style w:type="character" w:styleId="ad">
    <w:name w:val="page number"/>
    <w:basedOn w:val="a0"/>
    <w:rsid w:val="00435A20"/>
  </w:style>
  <w:style w:type="paragraph" w:styleId="ae">
    <w:name w:val="Block Text"/>
    <w:basedOn w:val="a"/>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af">
    <w:name w:val="Balloon Text"/>
    <w:basedOn w:val="a"/>
    <w:link w:val="af0"/>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0"/>
    <w:link w:val="af"/>
    <w:semiHidden/>
    <w:rsid w:val="00435A20"/>
    <w:rPr>
      <w:rFonts w:ascii="Tahoma" w:eastAsia="Times New Roman" w:hAnsi="Tahoma" w:cs="Tahoma"/>
      <w:sz w:val="16"/>
      <w:szCs w:val="16"/>
      <w:lang w:eastAsia="he-IL"/>
    </w:rPr>
  </w:style>
  <w:style w:type="paragraph" w:customStyle="1" w:styleId="11">
    <w:name w:val="חתימה1"/>
    <w:basedOn w:val="a"/>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435A20"/>
    <w:pPr>
      <w:ind w:left="540" w:hanging="540"/>
    </w:pPr>
    <w:rPr>
      <w:szCs w:val="22"/>
    </w:rPr>
  </w:style>
  <w:style w:type="paragraph" w:customStyle="1" w:styleId="af2">
    <w:name w:val="חתימה קו אחד"/>
    <w:basedOn w:val="11"/>
    <w:rsid w:val="00435A20"/>
    <w:pPr>
      <w:tabs>
        <w:tab w:val="left" w:pos="2880"/>
        <w:tab w:val="left" w:pos="5220"/>
        <w:tab w:val="left" w:pos="7740"/>
      </w:tabs>
      <w:ind w:left="360"/>
    </w:pPr>
    <w:rPr>
      <w:sz w:val="22"/>
      <w:szCs w:val="22"/>
    </w:rPr>
  </w:style>
  <w:style w:type="paragraph" w:customStyle="1" w:styleId="12">
    <w:name w:val="חתימה קו 1 נקודות"/>
    <w:basedOn w:val="1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a"/>
    <w:next w:val="a"/>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a"/>
    <w:next w:val="a"/>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f3">
    <w:name w:val="סגנון"/>
    <w:basedOn w:val="a"/>
    <w:next w:val="ae"/>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a"/>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a"/>
    <w:next w:val="a"/>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31">
    <w:name w:val="Body Text Indent 3"/>
    <w:basedOn w:val="a"/>
    <w:link w:val="32"/>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435A20"/>
    <w:rPr>
      <w:rFonts w:ascii="Times New Roman" w:eastAsia="Times New Roman" w:hAnsi="Times New Roman" w:cs="David"/>
      <w:sz w:val="24"/>
      <w:szCs w:val="24"/>
      <w:lang w:eastAsia="he-IL"/>
    </w:rPr>
  </w:style>
  <w:style w:type="paragraph" w:styleId="21">
    <w:name w:val="Body Text Indent 2"/>
    <w:basedOn w:val="a"/>
    <w:link w:val="22"/>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435A20"/>
    <w:rPr>
      <w:rFonts w:ascii="Times New Roman" w:eastAsia="Times New Roman" w:hAnsi="Times New Roman" w:cs="David"/>
      <w:sz w:val="20"/>
      <w:szCs w:val="24"/>
      <w:lang w:eastAsia="he-IL"/>
    </w:rPr>
  </w:style>
  <w:style w:type="paragraph" w:styleId="af4">
    <w:name w:val="Document Map"/>
    <w:basedOn w:val="a"/>
    <w:link w:val="af5"/>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435A20"/>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a"/>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a0"/>
    <w:link w:val="AutoField"/>
    <w:rsid w:val="009D142E"/>
    <w:rPr>
      <w:rFonts w:ascii="Times New Roman" w:eastAsia="Times New Roman" w:hAnsi="Times New Roman" w:cs="David"/>
      <w:sz w:val="24"/>
      <w:szCs w:val="24"/>
      <w:lang w:eastAsia="he-IL"/>
    </w:rPr>
  </w:style>
  <w:style w:type="paragraph" w:styleId="af6">
    <w:name w:val="List Paragraph"/>
    <w:basedOn w:val="a"/>
    <w:uiPriority w:val="34"/>
    <w:qFormat/>
    <w:rsid w:val="002C65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4870289">
      <w:bodyDiv w:val="1"/>
      <w:marLeft w:val="0"/>
      <w:marRight w:val="0"/>
      <w:marTop w:val="0"/>
      <w:marBottom w:val="0"/>
      <w:divBdr>
        <w:top w:val="none" w:sz="0" w:space="0" w:color="auto"/>
        <w:left w:val="none" w:sz="0" w:space="0" w:color="auto"/>
        <w:bottom w:val="none" w:sz="0" w:space="0" w:color="auto"/>
        <w:right w:val="none" w:sz="0" w:space="0" w:color="auto"/>
      </w:divBdr>
    </w:div>
    <w:div w:id="1280187621">
      <w:bodyDiv w:val="1"/>
      <w:marLeft w:val="0"/>
      <w:marRight w:val="0"/>
      <w:marTop w:val="0"/>
      <w:marBottom w:val="0"/>
      <w:divBdr>
        <w:top w:val="none" w:sz="0" w:space="0" w:color="auto"/>
        <w:left w:val="none" w:sz="0" w:space="0" w:color="auto"/>
        <w:bottom w:val="none" w:sz="0" w:space="0" w:color="auto"/>
        <w:right w:val="none" w:sz="0" w:space="0" w:color="auto"/>
      </w:divBdr>
    </w:div>
    <w:div w:id="1362053552">
      <w:bodyDiv w:val="1"/>
      <w:marLeft w:val="0"/>
      <w:marRight w:val="0"/>
      <w:marTop w:val="0"/>
      <w:marBottom w:val="0"/>
      <w:divBdr>
        <w:top w:val="none" w:sz="0" w:space="0" w:color="auto"/>
        <w:left w:val="none" w:sz="0" w:space="0" w:color="auto"/>
        <w:bottom w:val="none" w:sz="0" w:space="0" w:color="auto"/>
        <w:right w:val="none" w:sz="0" w:space="0" w:color="auto"/>
      </w:divBdr>
    </w:div>
    <w:div w:id="1764111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1D2035B69E0492092CD157201A2A210"/>
        <w:category>
          <w:name w:val="General"/>
          <w:gallery w:val="placeholder"/>
        </w:category>
        <w:types>
          <w:type w:val="bbPlcHdr"/>
        </w:types>
        <w:behaviors>
          <w:behavior w:val="content"/>
        </w:behaviors>
        <w:guid w:val="{0D2B6C14-395A-4809-9D0A-665389960F3D}"/>
      </w:docPartPr>
      <w:docPartBody>
        <w:p w:rsidR="00FF6762" w:rsidRDefault="006865A5" w:rsidP="006865A5">
          <w:pPr>
            <w:pStyle w:val="71D2035B69E0492092CD157201A2A210"/>
          </w:pPr>
          <w:r w:rsidRPr="00223444">
            <w:rPr>
              <w:rStyle w:val="a3"/>
              <w:rtl/>
            </w:rPr>
            <w:t>[תיאור עבודה]</w:t>
          </w:r>
        </w:p>
      </w:docPartBody>
    </w:docPart>
    <w:docPart>
      <w:docPartPr>
        <w:name w:val="22D457F8CEEE430E916842B4A04F517F"/>
        <w:category>
          <w:name w:val="General"/>
          <w:gallery w:val="placeholder"/>
        </w:category>
        <w:types>
          <w:type w:val="bbPlcHdr"/>
        </w:types>
        <w:behaviors>
          <w:behavior w:val="content"/>
        </w:behaviors>
        <w:guid w:val="{FB6ED7A2-250D-4792-810D-0B5A2BF5ED87}"/>
      </w:docPartPr>
      <w:docPartBody>
        <w:p w:rsidR="009F5F51" w:rsidRDefault="009F5F51">
          <w:r w:rsidRPr="00B473E6">
            <w:rPr>
              <w:rStyle w:val="a3"/>
              <w:rtl/>
            </w:rPr>
            <w:t>[ערך של מזהה מסמך]</w:t>
          </w:r>
        </w:p>
      </w:docPartBody>
    </w:docPart>
    <w:docPart>
      <w:docPartPr>
        <w:name w:val="65CA1F306D5444C7BECD6EB0B641733F"/>
        <w:category>
          <w:name w:val="General"/>
          <w:gallery w:val="placeholder"/>
        </w:category>
        <w:types>
          <w:type w:val="bbPlcHdr"/>
        </w:types>
        <w:behaviors>
          <w:behavior w:val="content"/>
        </w:behaviors>
        <w:guid w:val="{2D3A1D9C-755F-4465-A001-224124BCA7AF}"/>
      </w:docPartPr>
      <w:docPartBody>
        <w:p w:rsidR="007A6519" w:rsidRDefault="007A6519">
          <w:r w:rsidRPr="00117634">
            <w:rPr>
              <w:rStyle w:val="a3"/>
              <w:rtl/>
            </w:rPr>
            <w:t>[תאריך חתימת חוזה]</w:t>
          </w:r>
        </w:p>
      </w:docPartBody>
    </w:docPart>
    <w:docPart>
      <w:docPartPr>
        <w:name w:val="62D576052A154CD28531C6B81578C6FD"/>
        <w:category>
          <w:name w:val="General"/>
          <w:gallery w:val="placeholder"/>
        </w:category>
        <w:types>
          <w:type w:val="bbPlcHdr"/>
        </w:types>
        <w:behaviors>
          <w:behavior w:val="content"/>
        </w:behaviors>
        <w:guid w:val="{FB53173A-1072-4332-B96E-F28C794DECE0}"/>
      </w:docPartPr>
      <w:docPartBody>
        <w:p w:rsidR="007A6519" w:rsidRDefault="007A6519">
          <w:r w:rsidRPr="00117634">
            <w:rPr>
              <w:rStyle w:val="a3"/>
              <w:rtl/>
            </w:rPr>
            <w:t>[צד א בחוזה]</w:t>
          </w:r>
        </w:p>
      </w:docPartBody>
    </w:docPart>
    <w:docPart>
      <w:docPartPr>
        <w:name w:val="443C9019EF2C48BDAB261934A7136F51"/>
        <w:category>
          <w:name w:val="General"/>
          <w:gallery w:val="placeholder"/>
        </w:category>
        <w:types>
          <w:type w:val="bbPlcHdr"/>
        </w:types>
        <w:behaviors>
          <w:behavior w:val="content"/>
        </w:behaviors>
        <w:guid w:val="{FA182822-4D8A-417D-A02C-34EA5CBDBEAB}"/>
      </w:docPartPr>
      <w:docPartBody>
        <w:p w:rsidR="007A6519" w:rsidRDefault="007A6519">
          <w:r w:rsidRPr="00117634">
            <w:rPr>
              <w:rStyle w:val="a3"/>
              <w:rtl/>
            </w:rPr>
            <w:t>[צדדים נוספים]</w:t>
          </w:r>
        </w:p>
      </w:docPartBody>
    </w:docPart>
    <w:docPart>
      <w:docPartPr>
        <w:name w:val="96914D508BEF4F929B7501A5DB87B1A0"/>
        <w:category>
          <w:name w:val="General"/>
          <w:gallery w:val="placeholder"/>
        </w:category>
        <w:types>
          <w:type w:val="bbPlcHdr"/>
        </w:types>
        <w:behaviors>
          <w:behavior w:val="content"/>
        </w:behaviors>
        <w:guid w:val="{6B62FA07-10A3-4995-BBF5-284D297D9D1D}"/>
      </w:docPartPr>
      <w:docPartBody>
        <w:p w:rsidR="001F1B02" w:rsidRDefault="001F1B02">
          <w:r w:rsidRPr="00855FA4">
            <w:rPr>
              <w:rStyle w:val="a3"/>
              <w:rtl/>
            </w:rPr>
            <w:t>[רשות מקומית]</w:t>
          </w:r>
        </w:p>
      </w:docPartBody>
    </w:docPart>
    <w:docPart>
      <w:docPartPr>
        <w:name w:val="9409EF5BCD3D468095C6148150842900"/>
        <w:category>
          <w:name w:val="General"/>
          <w:gallery w:val="placeholder"/>
        </w:category>
        <w:types>
          <w:type w:val="bbPlcHdr"/>
        </w:types>
        <w:behaviors>
          <w:behavior w:val="content"/>
        </w:behaviors>
        <w:guid w:val="{29109670-B7B4-4779-8DA1-4B10D0B4A4BA}"/>
      </w:docPartPr>
      <w:docPartBody>
        <w:p w:rsidR="001F1B02" w:rsidRDefault="001F1B02">
          <w:r w:rsidRPr="00855FA4">
            <w:rPr>
              <w:rStyle w:val="a3"/>
              <w:rtl/>
            </w:rPr>
            <w:t>[שם אתר]</w:t>
          </w:r>
        </w:p>
      </w:docPartBody>
    </w:docPart>
    <w:docPart>
      <w:docPartPr>
        <w:name w:val="37FA6C6CE818462EAD865C5146D00396"/>
        <w:category>
          <w:name w:val="General"/>
          <w:gallery w:val="placeholder"/>
        </w:category>
        <w:types>
          <w:type w:val="bbPlcHdr"/>
        </w:types>
        <w:behaviors>
          <w:behavior w:val="content"/>
        </w:behaviors>
        <w:guid w:val="{B5B6DB59-D76C-4469-8D31-49BF2D8C809F}"/>
      </w:docPartPr>
      <w:docPartBody>
        <w:p w:rsidR="001F1B02" w:rsidRDefault="001F1B02">
          <w:r w:rsidRPr="00855FA4">
            <w:rPr>
              <w:rStyle w:val="a3"/>
              <w:rtl/>
            </w:rPr>
            <w:t>[שם הפרויקט]</w:t>
          </w:r>
        </w:p>
      </w:docPartBody>
    </w:docPart>
    <w:docPart>
      <w:docPartPr>
        <w:name w:val="0048A4A0C4724B3EB9951F4945FA6880"/>
        <w:category>
          <w:name w:val="General"/>
          <w:gallery w:val="placeholder"/>
        </w:category>
        <w:types>
          <w:type w:val="bbPlcHdr"/>
        </w:types>
        <w:behaviors>
          <w:behavior w:val="content"/>
        </w:behaviors>
        <w:guid w:val="{F2D20F0B-0328-4612-B7FE-2D79D43D70AA}"/>
      </w:docPartPr>
      <w:docPartBody>
        <w:p w:rsidR="001F1B02" w:rsidRDefault="001F1B02">
          <w:r w:rsidRPr="00855FA4">
            <w:rPr>
              <w:rStyle w:val="a3"/>
              <w:rtl/>
            </w:rPr>
            <w:t>[רשות מקומית]</w:t>
          </w:r>
        </w:p>
      </w:docPartBody>
    </w:docPart>
    <w:docPart>
      <w:docPartPr>
        <w:name w:val="539C051A59DD4739B773D24F6837E458"/>
        <w:category>
          <w:name w:val="General"/>
          <w:gallery w:val="placeholder"/>
        </w:category>
        <w:types>
          <w:type w:val="bbPlcHdr"/>
        </w:types>
        <w:behaviors>
          <w:behavior w:val="content"/>
        </w:behaviors>
        <w:guid w:val="{A8252001-D985-4A56-AC23-57BA04CC39BA}"/>
      </w:docPartPr>
      <w:docPartBody>
        <w:p w:rsidR="001F1B02" w:rsidRDefault="001F1B02">
          <w:r w:rsidRPr="00855FA4">
            <w:rPr>
              <w:rStyle w:val="a3"/>
              <w:rtl/>
            </w:rPr>
            <w:t>[אחוז השתתפות צד א]</w:t>
          </w:r>
        </w:p>
      </w:docPartBody>
    </w:docPart>
    <w:docPart>
      <w:docPartPr>
        <w:name w:val="2C38659ECB2048FEB71B29C56DE816E0"/>
        <w:category>
          <w:name w:val="General"/>
          <w:gallery w:val="placeholder"/>
        </w:category>
        <w:types>
          <w:type w:val="bbPlcHdr"/>
        </w:types>
        <w:behaviors>
          <w:behavior w:val="content"/>
        </w:behaviors>
        <w:guid w:val="{D285AFBC-7CAC-42BC-B81A-87436F23CBFA}"/>
      </w:docPartPr>
      <w:docPartBody>
        <w:p w:rsidR="001F1B02" w:rsidRDefault="001F1B02">
          <w:r w:rsidRPr="00855FA4">
            <w:rPr>
              <w:rStyle w:val="a3"/>
              <w:rtl/>
            </w:rPr>
            <w:t>[מדד בסיס]</w:t>
          </w:r>
        </w:p>
      </w:docPartBody>
    </w:docPart>
    <w:docPart>
      <w:docPartPr>
        <w:name w:val="FD7736BE372A4461A53597749112E49E"/>
        <w:category>
          <w:name w:val="General"/>
          <w:gallery w:val="placeholder"/>
        </w:category>
        <w:types>
          <w:type w:val="bbPlcHdr"/>
        </w:types>
        <w:behaviors>
          <w:behavior w:val="content"/>
        </w:behaviors>
        <w:guid w:val="{15E5D1ED-0364-47DA-BF8D-400C1ABB13A4}"/>
      </w:docPartPr>
      <w:docPartBody>
        <w:p w:rsidR="001F1B02" w:rsidRDefault="001F1B02">
          <w:r w:rsidRPr="00855FA4">
            <w:rPr>
              <w:rStyle w:val="a3"/>
              <w:rtl/>
            </w:rPr>
            <w:t>[נקודות מדד]</w:t>
          </w:r>
        </w:p>
      </w:docPartBody>
    </w:docPart>
    <w:docPart>
      <w:docPartPr>
        <w:name w:val="F316C7C6273D466581BD3E5F03CCF46E"/>
        <w:category>
          <w:name w:val="General"/>
          <w:gallery w:val="placeholder"/>
        </w:category>
        <w:types>
          <w:type w:val="bbPlcHdr"/>
        </w:types>
        <w:behaviors>
          <w:behavior w:val="content"/>
        </w:behaviors>
        <w:guid w:val="{55E2A4AD-6C5D-4F81-9AC7-A3475F44B1F6}"/>
      </w:docPartPr>
      <w:docPartBody>
        <w:p w:rsidR="0079296E" w:rsidRDefault="001F1B02">
          <w:r w:rsidRPr="00855FA4">
            <w:rPr>
              <w:rStyle w:val="a3"/>
              <w:rtl/>
            </w:rPr>
            <w:t>[תאריך חתימת חוזה]</w:t>
          </w:r>
        </w:p>
      </w:docPartBody>
    </w:docPart>
    <w:docPart>
      <w:docPartPr>
        <w:name w:val="3635020957FE49588595CADB21FC3C6F"/>
        <w:category>
          <w:name w:val="General"/>
          <w:gallery w:val="placeholder"/>
        </w:category>
        <w:types>
          <w:type w:val="bbPlcHdr"/>
        </w:types>
        <w:behaviors>
          <w:behavior w:val="content"/>
        </w:behaviors>
        <w:guid w:val="{A8A754B9-B6EF-4925-B5D4-D9FD92CBF8C5}"/>
      </w:docPartPr>
      <w:docPartBody>
        <w:p w:rsidR="0079296E" w:rsidRDefault="001F1B02">
          <w:r w:rsidRPr="00855FA4">
            <w:rPr>
              <w:rStyle w:val="a3"/>
              <w:rtl/>
            </w:rPr>
            <w:t>[שם צד א]</w:t>
          </w:r>
        </w:p>
      </w:docPartBody>
    </w:docPart>
    <w:docPart>
      <w:docPartPr>
        <w:name w:val="EDD1EF130B6140F08122010E513EF203"/>
        <w:category>
          <w:name w:val="General"/>
          <w:gallery w:val="placeholder"/>
        </w:category>
        <w:types>
          <w:type w:val="bbPlcHdr"/>
        </w:types>
        <w:behaviors>
          <w:behavior w:val="content"/>
        </w:behaviors>
        <w:guid w:val="{8C93E21D-1A32-4930-B70D-BE9CA10AEAAE}"/>
      </w:docPartPr>
      <w:docPartBody>
        <w:p w:rsidR="0079296E" w:rsidRDefault="001F1B02">
          <w:r w:rsidRPr="00855FA4">
            <w:rPr>
              <w:rStyle w:val="a3"/>
              <w:rtl/>
            </w:rPr>
            <w:t>[שם ספק]</w:t>
          </w:r>
        </w:p>
      </w:docPartBody>
    </w:docPart>
    <w:docPart>
      <w:docPartPr>
        <w:name w:val="5F7EEAD868D4429F83C333087C4B36C8"/>
        <w:category>
          <w:name w:val="General"/>
          <w:gallery w:val="placeholder"/>
        </w:category>
        <w:types>
          <w:type w:val="bbPlcHdr"/>
        </w:types>
        <w:behaviors>
          <w:behavior w:val="content"/>
        </w:behaviors>
        <w:guid w:val="{C7266958-F44F-4C99-9E49-7F972850D247}"/>
      </w:docPartPr>
      <w:docPartBody>
        <w:p w:rsidR="0079296E" w:rsidRDefault="001F1B02">
          <w:r w:rsidRPr="00855FA4">
            <w:rPr>
              <w:rStyle w:val="a3"/>
              <w:rtl/>
            </w:rPr>
            <w:t>[שם ספק]</w:t>
          </w:r>
        </w:p>
      </w:docPartBody>
    </w:docPart>
    <w:docPart>
      <w:docPartPr>
        <w:name w:val="12A68F5930FB43589928856FB660F658"/>
        <w:category>
          <w:name w:val="General"/>
          <w:gallery w:val="placeholder"/>
        </w:category>
        <w:types>
          <w:type w:val="bbPlcHdr"/>
        </w:types>
        <w:behaviors>
          <w:behavior w:val="content"/>
        </w:behaviors>
        <w:guid w:val="{02C108B1-53C8-41C1-871D-95D20A13B953}"/>
      </w:docPartPr>
      <w:docPartBody>
        <w:p w:rsidR="0079296E" w:rsidRDefault="001F1B02">
          <w:r w:rsidRPr="00855FA4">
            <w:rPr>
              <w:rStyle w:val="a3"/>
              <w:rtl/>
            </w:rPr>
            <w:t>[שם ספק]</w:t>
          </w:r>
        </w:p>
      </w:docPartBody>
    </w:docPart>
    <w:docPart>
      <w:docPartPr>
        <w:name w:val="B57B0F4EB9C14F02B7E63AC6E8419186"/>
        <w:category>
          <w:name w:val="General"/>
          <w:gallery w:val="placeholder"/>
        </w:category>
        <w:types>
          <w:type w:val="bbPlcHdr"/>
        </w:types>
        <w:behaviors>
          <w:behavior w:val="content"/>
        </w:behaviors>
        <w:guid w:val="{95616F50-FD0B-4571-A8F2-F13AEEB6004A}"/>
      </w:docPartPr>
      <w:docPartBody>
        <w:p w:rsidR="0079296E" w:rsidRDefault="001F1B02">
          <w:r w:rsidRPr="00855FA4">
            <w:rPr>
              <w:rStyle w:val="a3"/>
              <w:rtl/>
            </w:rPr>
            <w:t>[שם ספק]</w:t>
          </w:r>
        </w:p>
      </w:docPartBody>
    </w:docPart>
    <w:docPart>
      <w:docPartPr>
        <w:name w:val="7D24AF8AE7694C6C80464D3825597007"/>
        <w:category>
          <w:name w:val="General"/>
          <w:gallery w:val="placeholder"/>
        </w:category>
        <w:types>
          <w:type w:val="bbPlcHdr"/>
        </w:types>
        <w:behaviors>
          <w:behavior w:val="content"/>
        </w:behaviors>
        <w:guid w:val="{C2EF1B78-5D7E-4CF5-941E-78438D3E8139}"/>
      </w:docPartPr>
      <w:docPartBody>
        <w:p w:rsidR="0079296E" w:rsidRDefault="001F1B02">
          <w:r w:rsidRPr="00855FA4">
            <w:rPr>
              <w:rStyle w:val="a3"/>
              <w:rtl/>
            </w:rPr>
            <w:t>[שם אתר]</w:t>
          </w:r>
        </w:p>
      </w:docPartBody>
    </w:docPart>
    <w:docPart>
      <w:docPartPr>
        <w:name w:val="B13DAA06D5564166A3EA70FA99D4A21D"/>
        <w:category>
          <w:name w:val="General"/>
          <w:gallery w:val="placeholder"/>
        </w:category>
        <w:types>
          <w:type w:val="bbPlcHdr"/>
        </w:types>
        <w:behaviors>
          <w:behavior w:val="content"/>
        </w:behaviors>
        <w:guid w:val="{9B44BA64-E08B-466C-88FE-DC18CA839A93}"/>
      </w:docPartPr>
      <w:docPartBody>
        <w:p w:rsidR="0079296E" w:rsidRDefault="001F1B02">
          <w:r w:rsidRPr="00855FA4">
            <w:rPr>
              <w:rStyle w:val="a3"/>
              <w:rtl/>
            </w:rPr>
            <w:t>[שם ספק]</w:t>
          </w:r>
        </w:p>
      </w:docPartBody>
    </w:docPart>
    <w:docPart>
      <w:docPartPr>
        <w:name w:val="DEDCFBE5F84C45B88A61A0FC1C9F01E2"/>
        <w:category>
          <w:name w:val="General"/>
          <w:gallery w:val="placeholder"/>
        </w:category>
        <w:types>
          <w:type w:val="bbPlcHdr"/>
        </w:types>
        <w:behaviors>
          <w:behavior w:val="content"/>
        </w:behaviors>
        <w:guid w:val="{78687AAF-85F7-4505-B04A-2CD00C3E708A}"/>
      </w:docPartPr>
      <w:docPartBody>
        <w:p w:rsidR="0079296E" w:rsidRDefault="001F1B02">
          <w:r w:rsidRPr="00855FA4">
            <w:rPr>
              <w:rStyle w:val="a3"/>
              <w:rtl/>
            </w:rPr>
            <w:t>[שם ספק]</w:t>
          </w:r>
        </w:p>
      </w:docPartBody>
    </w:docPart>
    <w:docPart>
      <w:docPartPr>
        <w:name w:val="A6D00D749A0C42CA8DA282000A5286F3"/>
        <w:category>
          <w:name w:val="General"/>
          <w:gallery w:val="placeholder"/>
        </w:category>
        <w:types>
          <w:type w:val="bbPlcHdr"/>
        </w:types>
        <w:behaviors>
          <w:behavior w:val="content"/>
        </w:behaviors>
        <w:guid w:val="{865288F0-6B5E-4792-B505-B6C6DC426D56}"/>
      </w:docPartPr>
      <w:docPartBody>
        <w:p w:rsidR="0079296E" w:rsidRDefault="001F1B02">
          <w:r w:rsidRPr="00855FA4">
            <w:rPr>
              <w:rStyle w:val="a3"/>
              <w:rtl/>
            </w:rPr>
            <w:t>[שם צד א]</w:t>
          </w:r>
        </w:p>
      </w:docPartBody>
    </w:docPart>
    <w:docPart>
      <w:docPartPr>
        <w:name w:val="E437B5A4C0204882B0D88C7DD4BFEDBC"/>
        <w:category>
          <w:name w:val="General"/>
          <w:gallery w:val="placeholder"/>
        </w:category>
        <w:types>
          <w:type w:val="bbPlcHdr"/>
        </w:types>
        <w:behaviors>
          <w:behavior w:val="content"/>
        </w:behaviors>
        <w:guid w:val="{3ECC55C5-0C72-49B7-90C5-ADDB1634F06A}"/>
      </w:docPartPr>
      <w:docPartBody>
        <w:p w:rsidR="0079296E" w:rsidRDefault="001F1B02">
          <w:r w:rsidRPr="00855FA4">
            <w:rPr>
              <w:rStyle w:val="a3"/>
              <w:rtl/>
            </w:rPr>
            <w:t>[שם אתר]</w:t>
          </w:r>
        </w:p>
      </w:docPartBody>
    </w:docPart>
    <w:docPart>
      <w:docPartPr>
        <w:name w:val="3E62BC5DCC794E5DBF84670D0084D88E"/>
        <w:category>
          <w:name w:val="General"/>
          <w:gallery w:val="placeholder"/>
        </w:category>
        <w:types>
          <w:type w:val="bbPlcHdr"/>
        </w:types>
        <w:behaviors>
          <w:behavior w:val="content"/>
        </w:behaviors>
        <w:guid w:val="{421B5237-7869-44DB-A79F-D24162697AB1}"/>
      </w:docPartPr>
      <w:docPartBody>
        <w:p w:rsidR="0079296E" w:rsidRDefault="001F1B02">
          <w:r w:rsidRPr="00855FA4">
            <w:rPr>
              <w:rStyle w:val="a3"/>
              <w:rtl/>
            </w:rPr>
            <w:t>[תיאור עבודה]</w:t>
          </w:r>
        </w:p>
      </w:docPartBody>
    </w:docPart>
    <w:docPart>
      <w:docPartPr>
        <w:name w:val="BE80A1610F39489489B173236596BB0B"/>
        <w:category>
          <w:name w:val="General"/>
          <w:gallery w:val="placeholder"/>
        </w:category>
        <w:types>
          <w:type w:val="bbPlcHdr"/>
        </w:types>
        <w:behaviors>
          <w:behavior w:val="content"/>
        </w:behaviors>
        <w:guid w:val="{50659570-62C7-48A3-B7B2-35032F025CD8}"/>
      </w:docPartPr>
      <w:docPartBody>
        <w:p w:rsidR="0079296E" w:rsidRDefault="001F1B02">
          <w:r w:rsidRPr="00855FA4">
            <w:rPr>
              <w:rStyle w:val="a3"/>
              <w:rtl/>
            </w:rPr>
            <w:t>[שם ספק]</w:t>
          </w:r>
        </w:p>
      </w:docPartBody>
    </w:docPart>
    <w:docPart>
      <w:docPartPr>
        <w:name w:val="A6A2E73E6D6B4029BB69B9EEF767992C"/>
        <w:category>
          <w:name w:val="General"/>
          <w:gallery w:val="placeholder"/>
        </w:category>
        <w:types>
          <w:type w:val="bbPlcHdr"/>
        </w:types>
        <w:behaviors>
          <w:behavior w:val="content"/>
        </w:behaviors>
        <w:guid w:val="{D6AA633E-5736-417D-B25F-88B8974C32B4}"/>
      </w:docPartPr>
      <w:docPartBody>
        <w:p w:rsidR="0079296E" w:rsidRDefault="001F1B02">
          <w:r w:rsidRPr="00855FA4">
            <w:rPr>
              <w:rStyle w:val="a3"/>
              <w:rtl/>
            </w:rPr>
            <w:t>[שם צד א]</w:t>
          </w:r>
        </w:p>
      </w:docPartBody>
    </w:docPart>
    <w:docPart>
      <w:docPartPr>
        <w:name w:val="AECE8DE340EE4BB19772344679294107"/>
        <w:category>
          <w:name w:val="General"/>
          <w:gallery w:val="placeholder"/>
        </w:category>
        <w:types>
          <w:type w:val="bbPlcHdr"/>
        </w:types>
        <w:behaviors>
          <w:behavior w:val="content"/>
        </w:behaviors>
        <w:guid w:val="{718FC86C-0E46-4428-8D29-30A1DE82BCE2}"/>
      </w:docPartPr>
      <w:docPartBody>
        <w:p w:rsidR="0079296E" w:rsidRDefault="001F1B02">
          <w:r w:rsidRPr="00855FA4">
            <w:rPr>
              <w:rStyle w:val="a3"/>
              <w:rtl/>
            </w:rPr>
            <w:t>[שם אתר]</w:t>
          </w:r>
        </w:p>
      </w:docPartBody>
    </w:docPart>
    <w:docPart>
      <w:docPartPr>
        <w:name w:val="EF1A3545D613437C85773AC44A8A2418"/>
        <w:category>
          <w:name w:val="General"/>
          <w:gallery w:val="placeholder"/>
        </w:category>
        <w:types>
          <w:type w:val="bbPlcHdr"/>
        </w:types>
        <w:behaviors>
          <w:behavior w:val="content"/>
        </w:behaviors>
        <w:guid w:val="{19EC855A-0396-4AB6-B381-6AFBC266D90A}"/>
      </w:docPartPr>
      <w:docPartBody>
        <w:p w:rsidR="0079296E" w:rsidRDefault="001F1B02">
          <w:r w:rsidRPr="00855FA4">
            <w:rPr>
              <w:rStyle w:val="a3"/>
              <w:rtl/>
            </w:rPr>
            <w:t>[תאריך חתימת חוזה]</w:t>
          </w:r>
        </w:p>
      </w:docPartBody>
    </w:docPart>
    <w:docPart>
      <w:docPartPr>
        <w:name w:val="784FCD41F80F40C589F0CD018D0F0FB7"/>
        <w:category>
          <w:name w:val="General"/>
          <w:gallery w:val="placeholder"/>
        </w:category>
        <w:types>
          <w:type w:val="bbPlcHdr"/>
        </w:types>
        <w:behaviors>
          <w:behavior w:val="content"/>
        </w:behaviors>
        <w:guid w:val="{8DD2C97B-05B0-40D0-B257-8CC984F2842B}"/>
      </w:docPartPr>
      <w:docPartBody>
        <w:p w:rsidR="00753FEA" w:rsidRDefault="0079296E">
          <w:r w:rsidRPr="005770D1">
            <w:rPr>
              <w:rStyle w:val="a3"/>
              <w:rtl/>
            </w:rPr>
            <w:t>[שדה נוסף 2]</w:t>
          </w:r>
        </w:p>
      </w:docPartBody>
    </w:docPart>
    <w:docPart>
      <w:docPartPr>
        <w:name w:val="6BA25365AEE14B85A0089DB034E49E7E"/>
        <w:category>
          <w:name w:val="General"/>
          <w:gallery w:val="placeholder"/>
        </w:category>
        <w:types>
          <w:type w:val="bbPlcHdr"/>
        </w:types>
        <w:behaviors>
          <w:behavior w:val="content"/>
        </w:behaviors>
        <w:guid w:val="{86E6CDB2-8E11-44CC-8BD7-5E4F7D78CDF9}"/>
      </w:docPartPr>
      <w:docPartBody>
        <w:p w:rsidR="00753FEA" w:rsidRDefault="0079296E">
          <w:r w:rsidRPr="005770D1">
            <w:rPr>
              <w:rStyle w:val="a3"/>
              <w:rtl/>
            </w:rPr>
            <w:t>[שדה נוסף 1]</w:t>
          </w:r>
        </w:p>
      </w:docPartBody>
    </w:docPart>
    <w:docPart>
      <w:docPartPr>
        <w:name w:val="EB50BB8246404083A9E2FDC9F1B64642"/>
        <w:category>
          <w:name w:val="General"/>
          <w:gallery w:val="placeholder"/>
        </w:category>
        <w:types>
          <w:type w:val="bbPlcHdr"/>
        </w:types>
        <w:behaviors>
          <w:behavior w:val="content"/>
        </w:behaviors>
        <w:guid w:val="{B69EBDCC-4EB8-4F7D-8918-AA29B5CA1EFD}"/>
      </w:docPartPr>
      <w:docPartBody>
        <w:p w:rsidR="00753FEA" w:rsidRDefault="0079296E">
          <w:r w:rsidRPr="005770D1">
            <w:rPr>
              <w:rStyle w:val="a3"/>
              <w:rtl/>
            </w:rPr>
            <w:t>[שדה נוסף 3]</w:t>
          </w:r>
        </w:p>
      </w:docPartBody>
    </w:docPart>
    <w:docPart>
      <w:docPartPr>
        <w:name w:val="EA601E4CD431459F95474054E7066FFE"/>
        <w:category>
          <w:name w:val="General"/>
          <w:gallery w:val="placeholder"/>
        </w:category>
        <w:types>
          <w:type w:val="bbPlcHdr"/>
        </w:types>
        <w:behaviors>
          <w:behavior w:val="content"/>
        </w:behaviors>
        <w:guid w:val="{9FB56CEC-59CB-401F-98F1-5E9FC182EA87}"/>
      </w:docPartPr>
      <w:docPartBody>
        <w:p w:rsidR="00753FEA" w:rsidRDefault="0079296E">
          <w:r w:rsidRPr="005770D1">
            <w:rPr>
              <w:rStyle w:val="a3"/>
              <w:rtl/>
            </w:rPr>
            <w:t>[שדה נוסף 4]</w:t>
          </w:r>
        </w:p>
      </w:docPartBody>
    </w:docPart>
    <w:docPart>
      <w:docPartPr>
        <w:name w:val="59F3D6F8431343AFA0229A95FD7D6EBE"/>
        <w:category>
          <w:name w:val="General"/>
          <w:gallery w:val="placeholder"/>
        </w:category>
        <w:types>
          <w:type w:val="bbPlcHdr"/>
        </w:types>
        <w:behaviors>
          <w:behavior w:val="content"/>
        </w:behaviors>
        <w:guid w:val="{AE7FD76C-7B78-4AF9-9D0E-69FDCC2C0625}"/>
      </w:docPartPr>
      <w:docPartBody>
        <w:p w:rsidR="00753FEA" w:rsidRDefault="0079296E">
          <w:r w:rsidRPr="005770D1">
            <w:rPr>
              <w:rStyle w:val="a3"/>
              <w:rtl/>
            </w:rPr>
            <w:t>[שדה נוסף 5]</w:t>
          </w:r>
        </w:p>
      </w:docPartBody>
    </w:docPart>
    <w:docPart>
      <w:docPartPr>
        <w:name w:val="D86FFA13F3C947708D6601BC22E25292"/>
        <w:category>
          <w:name w:val="General"/>
          <w:gallery w:val="placeholder"/>
        </w:category>
        <w:types>
          <w:type w:val="bbPlcHdr"/>
        </w:types>
        <w:behaviors>
          <w:behavior w:val="content"/>
        </w:behaviors>
        <w:guid w:val="{1289D866-DC55-4280-9D70-1CC317D7FC42}"/>
      </w:docPartPr>
      <w:docPartBody>
        <w:p w:rsidR="00753FEA" w:rsidRDefault="0079296E">
          <w:r w:rsidRPr="005770D1">
            <w:rPr>
              <w:rStyle w:val="a3"/>
              <w:rtl/>
            </w:rPr>
            <w:t>[שדה נוסף 6]</w:t>
          </w:r>
        </w:p>
      </w:docPartBody>
    </w:docPart>
    <w:docPart>
      <w:docPartPr>
        <w:name w:val="D7DA2ED100B6482C8A265944BF311657"/>
        <w:category>
          <w:name w:val="General"/>
          <w:gallery w:val="placeholder"/>
        </w:category>
        <w:types>
          <w:type w:val="bbPlcHdr"/>
        </w:types>
        <w:behaviors>
          <w:behavior w:val="content"/>
        </w:behaviors>
        <w:guid w:val="{4B85293F-2DF3-4CB4-8C19-5DC8154ED9D3}"/>
      </w:docPartPr>
      <w:docPartBody>
        <w:p w:rsidR="007D75B4" w:rsidRDefault="00753FEA">
          <w:r w:rsidRPr="00B10541">
            <w:rPr>
              <w:rStyle w:val="a3"/>
              <w:rtl/>
            </w:rPr>
            <w:t>[גרסת חוזה]</w:t>
          </w:r>
        </w:p>
      </w:docPartBody>
    </w:docPart>
    <w:docPart>
      <w:docPartPr>
        <w:name w:val="00437DBB9CEF48A9A242A812B5F04B65"/>
        <w:category>
          <w:name w:val="General"/>
          <w:gallery w:val="placeholder"/>
        </w:category>
        <w:types>
          <w:type w:val="bbPlcHdr"/>
        </w:types>
        <w:behaviors>
          <w:behavior w:val="content"/>
        </w:behaviors>
        <w:guid w:val="{BD9C8BE5-302D-4080-B86F-BA58B290310D}"/>
      </w:docPartPr>
      <w:docPartBody>
        <w:p w:rsidR="007D75B4" w:rsidRDefault="00753FEA">
          <w:r w:rsidRPr="00B10541">
            <w:rPr>
              <w:rStyle w:val="a3"/>
              <w:rtl/>
            </w:rPr>
            <w:t>[סטטוס חוזה]</w:t>
          </w:r>
        </w:p>
      </w:docPartBody>
    </w:docPart>
    <w:docPart>
      <w:docPartPr>
        <w:name w:val="2F3D4EE59AE243289F28F06F5E10638C"/>
        <w:category>
          <w:name w:val="General"/>
          <w:gallery w:val="placeholder"/>
        </w:category>
        <w:types>
          <w:type w:val="bbPlcHdr"/>
        </w:types>
        <w:behaviors>
          <w:behavior w:val="content"/>
        </w:behaviors>
        <w:guid w:val="{224D622D-F876-4003-8456-E9642AE02A77}"/>
      </w:docPartPr>
      <w:docPartBody>
        <w:p w:rsidR="007D75B4" w:rsidRDefault="00753FEA">
          <w:r w:rsidRPr="00B10541">
            <w:rPr>
              <w:rStyle w:val="a3"/>
              <w:rtl/>
            </w:rPr>
            <w:t>[סוג מדד כותרת]</w:t>
          </w:r>
        </w:p>
      </w:docPartBody>
    </w:docPart>
    <w:docPart>
      <w:docPartPr>
        <w:name w:val="950155E51F444C0088052140188B9D57"/>
        <w:category>
          <w:name w:val="General"/>
          <w:gallery w:val="placeholder"/>
        </w:category>
        <w:types>
          <w:type w:val="bbPlcHdr"/>
        </w:types>
        <w:behaviors>
          <w:behavior w:val="content"/>
        </w:behaviors>
        <w:guid w:val="{6BCCEEFC-EB47-4F79-853F-E03420AAC011}"/>
      </w:docPartPr>
      <w:docPartBody>
        <w:p w:rsidR="007D75B4" w:rsidRDefault="00753FEA">
          <w:r w:rsidRPr="00B10541">
            <w:rPr>
              <w:rStyle w:val="a3"/>
              <w:rtl/>
            </w:rPr>
            <w:t>[שם ספק]</w:t>
          </w:r>
        </w:p>
      </w:docPartBody>
    </w:docPart>
    <w:docPart>
      <w:docPartPr>
        <w:name w:val="7FA9CCEA6498400B9A3825121A639DEE"/>
        <w:category>
          <w:name w:val="General"/>
          <w:gallery w:val="placeholder"/>
        </w:category>
        <w:types>
          <w:type w:val="bbPlcHdr"/>
        </w:types>
        <w:behaviors>
          <w:behavior w:val="content"/>
        </w:behaviors>
        <w:guid w:val="{6EDFF850-1E5C-40A1-817A-EB331F97D71C}"/>
      </w:docPartPr>
      <w:docPartBody>
        <w:p w:rsidR="0063068D" w:rsidRDefault="007D75B4">
          <w:r w:rsidRPr="00747ED4">
            <w:rPr>
              <w:rStyle w:val="a3"/>
              <w:rtl/>
            </w:rPr>
            <w:t>[תבנית 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C3197"/>
    <w:rsid w:val="001F1B02"/>
    <w:rsid w:val="002D3153"/>
    <w:rsid w:val="0063068D"/>
    <w:rsid w:val="0064063E"/>
    <w:rsid w:val="006865A5"/>
    <w:rsid w:val="00753FEA"/>
    <w:rsid w:val="0079296E"/>
    <w:rsid w:val="007A6519"/>
    <w:rsid w:val="007D75B4"/>
    <w:rsid w:val="009A4F2D"/>
    <w:rsid w:val="009F5F51"/>
    <w:rsid w:val="00A53D45"/>
    <w:rsid w:val="00A5688C"/>
    <w:rsid w:val="00AE062C"/>
    <w:rsid w:val="00D1306D"/>
    <w:rsid w:val="00FA4D3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D75B4"/>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אדריכל ראשי" ma:contentTypeID="0x010100398782B37190B343ABC5A26867A4FDE20800D80CAA93D877F0498D6DF553D9D0C07E" ma:contentTypeVersion="175" ma:contentTypeDescription="" ma:contentTypeScope="" ma:versionID="0a184ade6cf3ce08c7c2b3ab56892225">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F32121-22D0-4321-B128-BCE99E66130F}"/>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7D8C1FD7-66CA-4EE4-B679-F0969C6006A1}"/>
</file>

<file path=customXml/itemProps4.xml><?xml version="1.0" encoding="utf-8"?>
<ds:datastoreItem xmlns:ds="http://schemas.openxmlformats.org/officeDocument/2006/customXml" ds:itemID="{7157C4B5-F09A-4F2A-BBE7-51591B075371}"/>
</file>

<file path=customXml/itemProps5.xml><?xml version="1.0" encoding="utf-8"?>
<ds:datastoreItem xmlns:ds="http://schemas.openxmlformats.org/officeDocument/2006/customXml" ds:itemID="{19381418-8ABF-4017-996B-57015B068E3D}"/>
</file>

<file path=docProps/app.xml><?xml version="1.0" encoding="utf-8"?>
<Properties xmlns="http://schemas.openxmlformats.org/officeDocument/2006/extended-properties" xmlns:vt="http://schemas.openxmlformats.org/officeDocument/2006/docPropsVTypes">
  <Template>Normal</Template>
  <TotalTime>649</TotalTime>
  <Pages>40</Pages>
  <Words>12318</Words>
  <Characters>61594</Characters>
  <Application>Microsoft Office Word</Application>
  <DocSecurity>0</DocSecurity>
  <Lines>513</Lines>
  <Paragraphs>147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7</cp:revision>
  <cp:lastPrinted>2019-09-12T08:49:00Z</cp:lastPrinted>
  <dcterms:created xsi:type="dcterms:W3CDTF">2019-03-24T14:38:00Z</dcterms:created>
  <dcterms:modified xsi:type="dcterms:W3CDTF">2019-09-12T08:50:00Z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f230dc47-ae9e-4778-9ad7-84c7f6f17a89</vt:lpwstr>
  </property>
</Properties>
</file>