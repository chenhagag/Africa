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AA3BE8" w14:textId="77777777" w:rsidR="007D6A6B" w:rsidRPr="007D6A6B" w:rsidRDefault="007D6A6B" w:rsidP="007D6A6B">
      <w:pPr>
        <w:widowControl w:val="0"/>
        <w:spacing w:before="0" w:beforeAutospacing="0" w:after="0" w:afterAutospacing="0" w:line="240" w:lineRule="auto"/>
        <w:jc w:val="center"/>
        <w:outlineLvl w:val="3"/>
        <w:rPr>
          <w:rFonts w:ascii="Times New Roman" w:eastAsia="Times New Roman" w:hAnsi="Times New Roman" w:cs="David" w:hint="cs"/>
          <w:bCs/>
          <w:sz w:val="20"/>
          <w:szCs w:val="24"/>
          <w:u w:val="single"/>
          <w:rtl/>
          <w:lang w:eastAsia="he-IL"/>
        </w:rPr>
      </w:pPr>
      <w:bookmarkStart w:id="0" w:name="_GoBack"/>
      <w:bookmarkEnd w:id="0"/>
    </w:p>
    <w:p w14:paraId="47C8F15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2DEBFE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7D6A6B">
        <w:rPr>
          <w:rFonts w:ascii="Times New Roman" w:eastAsia="Times New Roman" w:hAnsi="Times New Roman" w:cs="David"/>
          <w:bCs/>
          <w:i/>
          <w:iCs/>
          <w:noProof/>
          <w:sz w:val="32"/>
          <w:szCs w:val="32"/>
        </w:rPr>
        <w:drawing>
          <wp:inline distT="0" distB="0" distL="0" distR="0" wp14:anchorId="4E155DE4" wp14:editId="24BFD8C2">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367547C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C4F79F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007771D"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97160B6"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980367"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C765B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D6A6B">
        <w:rPr>
          <w:rFonts w:ascii="Times New Roman" w:eastAsia="Times New Roman" w:hAnsi="Times New Roman" w:cs="David" w:hint="cs"/>
          <w:bCs/>
          <w:sz w:val="32"/>
          <w:szCs w:val="32"/>
          <w:u w:val="single"/>
          <w:rtl/>
          <w:lang w:eastAsia="he-IL"/>
        </w:rPr>
        <w:t>חוזה מתכנן מיזוג אוויר</w:t>
      </w:r>
    </w:p>
    <w:p w14:paraId="2B966C3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C20CC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716B8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38466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6F1EE7B"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56B155"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DE031C"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2A457A"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B8405A"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C5AA71AF95B44BADAFCDAFC0D43B56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598966CE" w14:textId="435506F1" w:rsidR="00461F51" w:rsidRPr="00B27B4C" w:rsidRDefault="00423136"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Meryl Etman" w:date="2020-06-25T12:22:00Z">
            <w:r>
              <w:rPr>
                <w:rFonts w:ascii="Times New Roman" w:eastAsia="Times New Roman" w:hAnsi="Times New Roman" w:cs="David"/>
                <w:bCs/>
                <w:sz w:val="32"/>
                <w:szCs w:val="32"/>
                <w:u w:val="single"/>
                <w:rtl/>
                <w:lang w:eastAsia="he-IL"/>
              </w:rPr>
              <w:t>סביוני גבעת שמואל</w:t>
            </w:r>
          </w:ins>
        </w:p>
      </w:sdtContent>
    </w:sdt>
    <w:p w14:paraId="0739C9D3"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334F6A3D787040DFA6A36A3195D2B2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4F006716" w14:textId="0AE0F825" w:rsidR="00461F51" w:rsidRPr="00B27B4C" w:rsidRDefault="00423136"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 w:author="Meryl Etman" w:date="2020-06-25T12:22:00Z">
            <w:r>
              <w:rPr>
                <w:rFonts w:ascii="Times New Roman" w:eastAsia="Times New Roman" w:hAnsi="Times New Roman" w:cs="David"/>
                <w:bCs/>
                <w:sz w:val="32"/>
                <w:szCs w:val="32"/>
                <w:u w:val="single"/>
                <w:rtl/>
                <w:lang w:eastAsia="he-IL"/>
              </w:rPr>
              <w:t>גבעת שמואל</w:t>
            </w:r>
          </w:ins>
        </w:p>
      </w:sdtContent>
    </w:sdt>
    <w:p w14:paraId="5D7FA31D"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A16D8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F2726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1CE93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2C85A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0F3B5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6562B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899B1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10990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CC68C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DB969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2C2C7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B1B6F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C4888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B7883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F1EE5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514E3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320F8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8BC5B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2D563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529B6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1FD90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D637C4"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261998"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B0A95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7D6A6B">
        <w:rPr>
          <w:rFonts w:ascii="Times New Roman" w:eastAsia="Times New Roman" w:hAnsi="Times New Roman" w:cs="David" w:hint="cs"/>
          <w:bCs/>
          <w:sz w:val="32"/>
          <w:szCs w:val="32"/>
          <w:u w:val="single"/>
          <w:rtl/>
          <w:lang w:eastAsia="he-IL"/>
        </w:rPr>
        <w:t>חוזה</w:t>
      </w:r>
      <w:r w:rsidR="00461F51" w:rsidRPr="00461F51">
        <w:rPr>
          <w:rFonts w:ascii="Times New Roman" w:eastAsia="Times New Roman" w:hAnsi="Times New Roman" w:cs="David" w:hint="cs"/>
          <w:bCs/>
          <w:sz w:val="32"/>
          <w:szCs w:val="32"/>
          <w:u w:val="single"/>
          <w:rtl/>
          <w:lang w:eastAsia="he-IL"/>
        </w:rPr>
        <w:t xml:space="preserve"> </w:t>
      </w:r>
      <w:r w:rsidR="00461F51" w:rsidRPr="007D6A6B">
        <w:rPr>
          <w:rFonts w:ascii="Times New Roman" w:eastAsia="Times New Roman" w:hAnsi="Times New Roman" w:cs="David" w:hint="cs"/>
          <w:bCs/>
          <w:sz w:val="32"/>
          <w:szCs w:val="32"/>
          <w:u w:val="single"/>
          <w:rtl/>
          <w:lang w:eastAsia="he-IL"/>
        </w:rPr>
        <w:t>מתכנן מיזוג אוויר</w:t>
      </w:r>
    </w:p>
    <w:p w14:paraId="545C851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C6B403C" w14:textId="0AC3F58A"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D6A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611114133"/>
          <w:placeholder>
            <w:docPart w:val="76CDE116DF594A3BA3EAC1E71841CDD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08-23T00:00:00Z">
            <w:dateFormat w:val="dd/MM/yyyy"/>
            <w:lid w:val="he-IL"/>
            <w:storeMappedDataAs w:val="dateTime"/>
            <w:calendar w:val="gregorian"/>
          </w:date>
        </w:sdtPr>
        <w:sdtEndPr/>
        <w:sdtContent>
          <w:ins w:id="3" w:author="Meryl Etman" w:date="2020-08-23T16:59:00Z">
            <w:r w:rsidR="00194C73">
              <w:rPr>
                <w:rFonts w:ascii="Times New Roman" w:eastAsia="Times New Roman" w:hAnsi="Times New Roman" w:cs="David" w:hint="cs"/>
                <w:color w:val="800080"/>
                <w:sz w:val="24"/>
                <w:szCs w:val="24"/>
                <w:rtl/>
                <w:lang w:eastAsia="he-IL"/>
              </w:rPr>
              <w:t>‏23/08/2020</w:t>
            </w:r>
          </w:ins>
        </w:sdtContent>
      </w:sdt>
    </w:p>
    <w:p w14:paraId="398C3F6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Times New Roman"/>
          <w:sz w:val="20"/>
          <w:szCs w:val="20"/>
          <w:rtl/>
        </w:rPr>
      </w:pPr>
    </w:p>
    <w:p w14:paraId="5469F55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FF6D68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B91393C" w14:textId="77777777" w:rsidR="007D6A6B" w:rsidRPr="007D6A6B" w:rsidRDefault="007D6A6B" w:rsidP="007D6A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20112499"/>
        <w:placeholder>
          <w:docPart w:val="E54D5FBFAE404BEE9C0DD76376866E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D4D8930" w14:textId="13569265" w:rsidR="007D6A6B" w:rsidRPr="007D6A6B" w:rsidRDefault="00D3360C" w:rsidP="007D6A6B">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4" w:author="Meryl Etman" w:date="2020-06-25T13:30:00Z">
            <w:r>
              <w:rPr>
                <w:rFonts w:ascii="Times New Roman" w:eastAsia="Times New Roman" w:hAnsi="Times New Roman" w:cs="David"/>
                <w:color w:val="800080"/>
                <w:sz w:val="24"/>
                <w:szCs w:val="24"/>
                <w:rtl/>
              </w:rPr>
              <w:br/>
              <w:t>גבעת שמואל החדשה בע"מ</w:t>
            </w:r>
            <w:r>
              <w:rPr>
                <w:rFonts w:ascii="Times New Roman" w:eastAsia="Times New Roman" w:hAnsi="Times New Roman" w:cs="David"/>
                <w:color w:val="800080"/>
                <w:sz w:val="24"/>
                <w:szCs w:val="24"/>
                <w:rtl/>
              </w:rPr>
              <w:br/>
              <w:t>יהונתן נתניהו 1ג', אור יהודה</w:t>
            </w:r>
            <w:r>
              <w:rPr>
                <w:rFonts w:ascii="Times New Roman" w:eastAsia="Times New Roman" w:hAnsi="Times New Roman" w:cs="David"/>
                <w:color w:val="800080"/>
                <w:sz w:val="24"/>
                <w:szCs w:val="24"/>
                <w:rtl/>
              </w:rPr>
              <w:br/>
              <w:t>514677533</w:t>
            </w:r>
            <w:r>
              <w:rPr>
                <w:rFonts w:ascii="Times New Roman" w:eastAsia="Times New Roman" w:hAnsi="Times New Roman" w:cs="David"/>
                <w:color w:val="800080"/>
                <w:sz w:val="24"/>
                <w:szCs w:val="24"/>
                <w:rtl/>
              </w:rPr>
              <w:br/>
            </w:r>
          </w:ins>
        </w:p>
      </w:sdtContent>
    </w:sdt>
    <w:p w14:paraId="3294E0D6"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148248E3"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אחד;</w:t>
      </w:r>
    </w:p>
    <w:p w14:paraId="6532E974"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6D3301CC"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ל ב י ן</w:t>
      </w:r>
    </w:p>
    <w:p w14:paraId="58D8D63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893349477"/>
        <w:placeholder>
          <w:docPart w:val="EE89AE5FEB314C7EB95130CC094786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119EAD10" w14:textId="28D6A68D" w:rsidR="007D6A6B" w:rsidRPr="007D6A6B" w:rsidRDefault="00D3360C"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5" w:author="Meryl Etman" w:date="2020-06-25T13:31:00Z">
            <w:r>
              <w:rPr>
                <w:rFonts w:ascii="Times New Roman" w:eastAsia="Times New Roman" w:hAnsi="Times New Roman" w:cs="David"/>
                <w:color w:val="800080"/>
                <w:sz w:val="24"/>
                <w:szCs w:val="24"/>
                <w:rtl/>
              </w:rPr>
              <w:br/>
              <w:t>מאיר לוסקי מהנדסים בע"מ</w:t>
            </w:r>
            <w:r>
              <w:rPr>
                <w:rFonts w:ascii="Times New Roman" w:eastAsia="Times New Roman" w:hAnsi="Times New Roman" w:cs="David"/>
                <w:color w:val="800080"/>
                <w:sz w:val="24"/>
                <w:szCs w:val="24"/>
                <w:rtl/>
              </w:rPr>
              <w:br/>
              <w:t>העצמאות 87 משרד 28 אשדוד 77452</w:t>
            </w:r>
            <w:r>
              <w:rPr>
                <w:rFonts w:ascii="Times New Roman" w:eastAsia="Times New Roman" w:hAnsi="Times New Roman" w:cs="David"/>
                <w:color w:val="800080"/>
                <w:sz w:val="24"/>
                <w:szCs w:val="24"/>
                <w:rtl/>
              </w:rPr>
              <w:br/>
            </w:r>
          </w:ins>
        </w:p>
      </w:sdtContent>
    </w:sdt>
    <w:p w14:paraId="0F61F151"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3B73743D"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שני;</w:t>
      </w:r>
    </w:p>
    <w:p w14:paraId="573F0A65"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287EB469" w14:textId="77777777" w:rsidR="007D6A6B" w:rsidRPr="007D6A6B" w:rsidRDefault="007D6A6B" w:rsidP="007D6A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והואיל:</w:t>
      </w:r>
      <w:r w:rsidRPr="007D6A6B">
        <w:rPr>
          <w:rFonts w:ascii="Times New Roman" w:eastAsia="Times New Roman" w:hAnsi="Times New Roman" w:cs="David"/>
          <w:bCs/>
          <w:sz w:val="20"/>
          <w:szCs w:val="24"/>
          <w:rtl/>
          <w:lang w:eastAsia="he-IL"/>
        </w:rPr>
        <w:tab/>
      </w:r>
      <w:r w:rsidRPr="007D6A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1FDBF351" w14:textId="77777777" w:rsidR="007D6A6B" w:rsidRPr="007D6A6B" w:rsidRDefault="007D6A6B" w:rsidP="007D6A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bCs/>
          <w:sz w:val="20"/>
          <w:szCs w:val="24"/>
          <w:rtl/>
          <w:lang w:eastAsia="he-IL"/>
        </w:rPr>
        <w:t>לפיכך הותנה והוסכם בין הצדדים כדלקמן:</w:t>
      </w:r>
    </w:p>
    <w:p w14:paraId="541235BA"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u w:val="single"/>
          <w:rtl/>
          <w:lang w:eastAsia="he-IL"/>
        </w:rPr>
        <w:t>מבוא</w:t>
      </w:r>
    </w:p>
    <w:p w14:paraId="59A40F77" w14:textId="77777777" w:rsidR="007D6A6B" w:rsidRPr="007D6A6B" w:rsidRDefault="007D6A6B" w:rsidP="007D6A6B">
      <w:pPr>
        <w:widowControl w:val="0"/>
        <w:numPr>
          <w:ilvl w:val="1"/>
          <w:numId w:val="16"/>
        </w:numPr>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למונחים הבאים יהא הפרוש הנקוב בצידם דהיינו:</w:t>
      </w:r>
    </w:p>
    <w:p w14:paraId="05F21B7B"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3414E998"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"הפרויקט"</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215230A1"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920641B"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"התכנית" </w:t>
      </w:r>
      <w:r w:rsidRPr="007D6A6B">
        <w:rPr>
          <w:rFonts w:ascii="Times New Roman" w:eastAsia="Times New Roman" w:hAnsi="Times New Roman" w:cs="David"/>
          <w:sz w:val="20"/>
          <w:szCs w:val="24"/>
          <w:rtl/>
          <w:lang w:eastAsia="he-IL"/>
        </w:rPr>
        <w:t>/</w:t>
      </w:r>
    </w:p>
    <w:p w14:paraId="1AAD54ED"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"המקרקעין"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069FB7E8"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85EEE69"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"האתר"</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CED15A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E64638A"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היועצים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0C4B5DA2"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253C1AE"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התכניות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דרישת המזמין, לשם ביצוע הפרויקט ו/או כל חלק הימנו, לפי </w:t>
      </w:r>
      <w:r w:rsidRPr="007D6A6B">
        <w:rPr>
          <w:rFonts w:ascii="Times New Roman" w:eastAsia="Times New Roman" w:hAnsi="Times New Roman" w:cs="David"/>
          <w:sz w:val="20"/>
          <w:szCs w:val="24"/>
          <w:rtl/>
          <w:lang w:eastAsia="he-IL"/>
        </w:rPr>
        <w:lastRenderedPageBreak/>
        <w:t xml:space="preserve">קביעת המזמין, לרבות ומבלי לפגוע בכלליות האמור לעיל, כל המסמכים המצוינים ברשימת התכניות ומסמכים המצורפת לחוזה זה במסגרת 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כל המסמכים שיערכו ע"י המתכנן כאמור יערכו בשפה העברית.</w:t>
      </w:r>
    </w:p>
    <w:p w14:paraId="223A0209"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66CD43C"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שירותי</w:t>
      </w:r>
    </w:p>
    <w:p w14:paraId="3816C7C8"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המתכנן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p>
    <w:p w14:paraId="5CFB1028"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השירותים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השירותים כמוגדר וכמפורט בחוזה זה ובנספח </w:t>
      </w:r>
      <w:r w:rsidRPr="007D6A6B">
        <w:rPr>
          <w:rFonts w:ascii="Times New Roman" w:eastAsia="Times New Roman" w:hAnsi="Times New Roman" w:cs="David"/>
          <w:b/>
          <w:bCs/>
          <w:sz w:val="20"/>
          <w:szCs w:val="24"/>
          <w:rtl/>
          <w:lang w:eastAsia="he-IL"/>
        </w:rPr>
        <w:t>ב'</w:t>
      </w:r>
      <w:r w:rsidRPr="007D6A6B">
        <w:rPr>
          <w:rFonts w:ascii="Times New Roman" w:eastAsia="Times New Roman" w:hAnsi="Times New Roman" w:cs="David" w:hint="cs"/>
          <w:b/>
          <w:bCs/>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w:t>
      </w:r>
    </w:p>
    <w:p w14:paraId="26A7B9D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B90D80E"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המנהל</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EBD42FD"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DBFBCB3"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מקום שמדובר בחוזה זה במזמין - גם המנהל במשמע.</w:t>
      </w:r>
    </w:p>
    <w:p w14:paraId="4FB7023B"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ADD7E28"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החוזה</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hint="cs"/>
          <w:sz w:val="20"/>
          <w:szCs w:val="24"/>
          <w:rtl/>
          <w:lang w:eastAsia="he-IL"/>
        </w:rPr>
        <w:t>/</w:t>
      </w:r>
    </w:p>
    <w:p w14:paraId="5E3D8D83"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
          <w:bCs/>
          <w:sz w:val="20"/>
          <w:szCs w:val="24"/>
          <w:rtl/>
          <w:lang w:eastAsia="he-IL"/>
        </w:rPr>
        <w:t>ההסכם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חוזה זה על נספחיו.</w:t>
      </w:r>
    </w:p>
    <w:p w14:paraId="7A6AB147"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A1FF710"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הדין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כהגדרתו בחוק ה</w:t>
      </w:r>
      <w:r w:rsidRPr="007D6A6B">
        <w:rPr>
          <w:rFonts w:ascii="Times New Roman" w:eastAsia="Times New Roman" w:hAnsi="Times New Roman" w:cs="David" w:hint="cs"/>
          <w:sz w:val="20"/>
          <w:szCs w:val="24"/>
          <w:rtl/>
          <w:lang w:eastAsia="he-IL"/>
        </w:rPr>
        <w:t>פרשנות, התשמ"א-1981</w:t>
      </w:r>
      <w:r w:rsidRPr="007D6A6B">
        <w:rPr>
          <w:rFonts w:ascii="Times New Roman" w:eastAsia="Times New Roman" w:hAnsi="Times New Roman" w:cs="David"/>
          <w:sz w:val="20"/>
          <w:szCs w:val="24"/>
          <w:rtl/>
          <w:lang w:eastAsia="he-IL"/>
        </w:rPr>
        <w:t xml:space="preserve"> לרבות כל </w:t>
      </w:r>
      <w:r w:rsidRPr="007D6A6B">
        <w:rPr>
          <w:rFonts w:ascii="Times New Roman" w:eastAsia="Times New Roman" w:hAnsi="Times New Roman" w:cs="David" w:hint="cs"/>
          <w:sz w:val="20"/>
          <w:szCs w:val="24"/>
          <w:rtl/>
          <w:lang w:eastAsia="he-IL"/>
        </w:rPr>
        <w:t xml:space="preserve">תקנה ו/או </w:t>
      </w:r>
      <w:r w:rsidRPr="007D6A6B">
        <w:rPr>
          <w:rFonts w:ascii="Times New Roman" w:eastAsia="Times New Roman" w:hAnsi="Times New Roman" w:cs="David"/>
          <w:sz w:val="20"/>
          <w:szCs w:val="24"/>
          <w:rtl/>
          <w:lang w:eastAsia="he-IL"/>
        </w:rPr>
        <w:t>הוראה של רשות מוסמכת בתוקף סמכותה על פי הדין.</w:t>
      </w:r>
    </w:p>
    <w:p w14:paraId="67560DD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B5D893B"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הרשות</w:t>
      </w:r>
    </w:p>
    <w:p w14:paraId="7E668900"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המקומית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3EA2CCD8"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6996073"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חוזה</w:t>
      </w:r>
    </w:p>
    <w:p w14:paraId="4515D76C"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הפיתוח</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w:t>
      </w:r>
    </w:p>
    <w:p w14:paraId="71F61430"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87159FF"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הכותרות בחוזה זה </w:t>
      </w:r>
      <w:r w:rsidRPr="007D6A6B">
        <w:rPr>
          <w:rFonts w:ascii="Times New Roman" w:eastAsia="Times New Roman" w:hAnsi="Times New Roman" w:cs="David" w:hint="cs"/>
          <w:sz w:val="20"/>
          <w:szCs w:val="24"/>
          <w:rtl/>
          <w:lang w:eastAsia="he-IL"/>
        </w:rPr>
        <w:t xml:space="preserve">הינן לנוחיות בלבד ובכל מקרה </w:t>
      </w:r>
      <w:r w:rsidRPr="007D6A6B">
        <w:rPr>
          <w:rFonts w:ascii="Times New Roman" w:eastAsia="Times New Roman" w:hAnsi="Times New Roman" w:cs="David"/>
          <w:sz w:val="20"/>
          <w:szCs w:val="24"/>
          <w:rtl/>
          <w:lang w:eastAsia="he-IL"/>
        </w:rPr>
        <w:t xml:space="preserve">לא ישמשו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פרש</w:t>
      </w:r>
      <w:r w:rsidRPr="007D6A6B">
        <w:rPr>
          <w:rFonts w:ascii="Times New Roman" w:eastAsia="Times New Roman" w:hAnsi="Times New Roman" w:cs="David" w:hint="cs"/>
          <w:sz w:val="20"/>
          <w:szCs w:val="24"/>
          <w:rtl/>
          <w:lang w:eastAsia="he-IL"/>
        </w:rPr>
        <w:t>נות</w:t>
      </w:r>
      <w:r w:rsidRPr="007D6A6B">
        <w:rPr>
          <w:rFonts w:ascii="Times New Roman" w:eastAsia="Times New Roman" w:hAnsi="Times New Roman" w:cs="David"/>
          <w:sz w:val="20"/>
          <w:szCs w:val="24"/>
          <w:rtl/>
          <w:lang w:eastAsia="he-IL"/>
        </w:rPr>
        <w:t>ו.</w:t>
      </w:r>
    </w:p>
    <w:p w14:paraId="7F96361E"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הנספחים לחוזה זה מהווים חלק בלתי נפרד הימנו ואלה הם:</w:t>
      </w:r>
    </w:p>
    <w:p w14:paraId="40A71CBA"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605E0E9"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נספח א'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כללי;</w:t>
      </w:r>
    </w:p>
    <w:p w14:paraId="0A924694"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שירותי המתכנן;</w:t>
      </w:r>
    </w:p>
    <w:p w14:paraId="28AA5FE1"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ג'</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lang w:eastAsia="he-IL"/>
        </w:rPr>
        <w:t>–</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rtl/>
          <w:lang w:eastAsia="he-IL"/>
        </w:rPr>
        <w:tab/>
        <w:t>לוח זמנים;</w:t>
      </w:r>
    </w:p>
    <w:p w14:paraId="2B2CF27D"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ד'</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שכר המתכנן;</w:t>
      </w:r>
    </w:p>
    <w:p w14:paraId="765F5E47"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ה'</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תשלומי שכר המתכנן;</w:t>
      </w:r>
    </w:p>
    <w:p w14:paraId="43B0C4D3"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ו</w:t>
      </w:r>
      <w:r w:rsidR="004E3753">
        <w:rPr>
          <w:rFonts w:ascii="Times New Roman" w:eastAsia="Times New Roman" w:hAnsi="Times New Roman" w:cs="David" w:hint="cs"/>
          <w:bCs/>
          <w:sz w:val="20"/>
          <w:szCs w:val="24"/>
          <w:rtl/>
          <w:lang w:eastAsia="he-IL"/>
        </w:rPr>
        <w:t>'</w:t>
      </w:r>
      <w:r w:rsidRPr="007D6A6B">
        <w:rPr>
          <w:rFonts w:ascii="Times New Roman" w:eastAsia="Times New Roman" w:hAnsi="Times New Roman" w:cs="David"/>
          <w:bCs/>
          <w:sz w:val="20"/>
          <w:szCs w:val="24"/>
          <w:rtl/>
          <w:lang w:eastAsia="he-IL"/>
        </w:rPr>
        <w:t xml:space="preserve">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הצהרה והתחייבות לשמירת סודיות;</w:t>
      </w:r>
    </w:p>
    <w:p w14:paraId="6F7BB661" w14:textId="77777777" w:rsidR="004E3753" w:rsidRDefault="007D6A6B" w:rsidP="004E375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ז</w:t>
      </w:r>
      <w:r w:rsidR="004E3753">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004E3753" w:rsidRPr="004E3753">
        <w:rPr>
          <w:rFonts w:ascii="Times New Roman" w:eastAsia="Times New Roman" w:hAnsi="Times New Roman" w:cs="David" w:hint="cs"/>
          <w:sz w:val="20"/>
          <w:szCs w:val="24"/>
          <w:rtl/>
          <w:lang w:eastAsia="he-IL"/>
        </w:rPr>
        <w:t>מפרט</w:t>
      </w:r>
      <w:r w:rsidR="004E3753" w:rsidRPr="004E3753">
        <w:rPr>
          <w:rFonts w:ascii="Times New Roman" w:eastAsia="Times New Roman" w:hAnsi="Times New Roman" w:cs="David"/>
          <w:sz w:val="20"/>
          <w:szCs w:val="24"/>
          <w:rtl/>
          <w:lang w:eastAsia="he-IL"/>
        </w:rPr>
        <w:t xml:space="preserve"> </w:t>
      </w:r>
      <w:r w:rsidR="004E3753" w:rsidRPr="004E3753">
        <w:rPr>
          <w:rFonts w:ascii="Times New Roman" w:eastAsia="Times New Roman" w:hAnsi="Times New Roman" w:cs="David" w:hint="cs"/>
          <w:sz w:val="20"/>
          <w:szCs w:val="24"/>
          <w:rtl/>
          <w:lang w:eastAsia="he-IL"/>
        </w:rPr>
        <w:t>ביטוחי</w:t>
      </w:r>
      <w:r w:rsidR="004E3753" w:rsidRPr="004E3753">
        <w:rPr>
          <w:rFonts w:ascii="Times New Roman" w:eastAsia="Times New Roman" w:hAnsi="Times New Roman" w:cs="David"/>
          <w:sz w:val="20"/>
          <w:szCs w:val="24"/>
          <w:rtl/>
          <w:lang w:eastAsia="he-IL"/>
        </w:rPr>
        <w:t xml:space="preserve"> </w:t>
      </w:r>
      <w:r w:rsidR="004E3753">
        <w:rPr>
          <w:rFonts w:ascii="Times New Roman" w:eastAsia="Times New Roman" w:hAnsi="Times New Roman" w:cs="David" w:hint="cs"/>
          <w:sz w:val="20"/>
          <w:szCs w:val="24"/>
          <w:rtl/>
          <w:lang w:eastAsia="he-IL"/>
        </w:rPr>
        <w:t>המתכנן;</w:t>
      </w:r>
      <w:r w:rsidR="004E3753" w:rsidRPr="004E3753" w:rsidDel="004E3753">
        <w:rPr>
          <w:rFonts w:ascii="Times New Roman" w:eastAsia="Times New Roman" w:hAnsi="Times New Roman" w:cs="David"/>
          <w:sz w:val="20"/>
          <w:szCs w:val="24"/>
          <w:rtl/>
          <w:lang w:eastAsia="he-IL"/>
        </w:rPr>
        <w:t xml:space="preserve"> </w:t>
      </w:r>
    </w:p>
    <w:p w14:paraId="78109E5F" w14:textId="77777777" w:rsidR="004E3753" w:rsidRDefault="004E3753" w:rsidP="007018B4">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A719C">
        <w:rPr>
          <w:rFonts w:ascii="Times New Roman" w:eastAsia="Times New Roman" w:hAnsi="Times New Roman" w:cs="David"/>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אישור על קיום ביטוחי המתכנן;</w:t>
      </w:r>
    </w:p>
    <w:p w14:paraId="30989B86" w14:textId="77777777" w:rsidR="007D6A6B" w:rsidRPr="007D6A6B" w:rsidRDefault="007D6A6B" w:rsidP="007018B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ח'</w:t>
      </w:r>
      <w:r w:rsidRPr="007D6A6B">
        <w:rPr>
          <w:rFonts w:ascii="Times New Roman" w:eastAsia="Times New Roman" w:hAnsi="Times New Roman" w:cs="David"/>
          <w:sz w:val="20"/>
          <w:szCs w:val="24"/>
          <w:rtl/>
          <w:lang w:eastAsia="he-IL"/>
        </w:rPr>
        <w:t xml:space="preserve"> - </w:t>
      </w:r>
      <w:r w:rsidRPr="007D6A6B">
        <w:rPr>
          <w:rFonts w:ascii="Times New Roman" w:eastAsia="Times New Roman" w:hAnsi="Times New Roman" w:cs="David"/>
          <w:sz w:val="20"/>
          <w:szCs w:val="24"/>
          <w:rtl/>
          <w:lang w:eastAsia="he-IL"/>
        </w:rPr>
        <w:tab/>
        <w:t>רשימת התכניות והמסמכים שעל המתכנן להנפיק.</w:t>
      </w:r>
    </w:p>
    <w:p w14:paraId="699324A4"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ט'</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אישור להשלמת הפרויקט/קטע מהפרויקט.</w:t>
      </w:r>
    </w:p>
    <w:p w14:paraId="4CF193ED" w14:textId="77777777" w:rsidR="007D6A6B" w:rsidRPr="007D6A6B" w:rsidRDefault="007D6A6B" w:rsidP="007D6A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נספח י'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היעדר תביעות.</w:t>
      </w:r>
    </w:p>
    <w:p w14:paraId="6AC4B799"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שירותי המתכנן</w:t>
      </w:r>
    </w:p>
    <w:p w14:paraId="17C453E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מוסר בזה למתכנן והמתכנן מקבל על עצמו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p>
    <w:p w14:paraId="61D2BCC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ומאשר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הינו מכיר ויודע את כל הנדרש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וכי הינו מורשה על 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דין למתן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 xml:space="preserve"> המתכנן, לרבות</w:t>
      </w:r>
      <w:r w:rsidRPr="007D6A6B">
        <w:rPr>
          <w:rFonts w:ascii="Times New Roman" w:eastAsia="Times New Roman" w:hAnsi="Times New Roman" w:cs="David" w:hint="cs"/>
          <w:sz w:val="20"/>
          <w:szCs w:val="24"/>
          <w:rtl/>
          <w:lang w:eastAsia="he-IL"/>
        </w:rPr>
        <w:t xml:space="preserve"> אך לא רק</w:t>
      </w:r>
      <w:r w:rsidRPr="007D6A6B">
        <w:rPr>
          <w:rFonts w:ascii="Times New Roman" w:eastAsia="Times New Roman" w:hAnsi="Times New Roman" w:cs="David"/>
          <w:sz w:val="20"/>
          <w:szCs w:val="24"/>
          <w:rtl/>
          <w:lang w:eastAsia="he-IL"/>
        </w:rPr>
        <w:t>,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חוק המהנדסים והאדריכלים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תשי"ח - 1958, כי יש בידו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שיון </w:t>
      </w:r>
      <w:r w:rsidRPr="007D6A6B">
        <w:rPr>
          <w:rFonts w:ascii="Times New Roman" w:eastAsia="Times New Roman" w:hAnsi="Times New Roman" w:cs="David" w:hint="cs"/>
          <w:sz w:val="20"/>
          <w:szCs w:val="24"/>
          <w:rtl/>
          <w:lang w:eastAsia="he-IL"/>
        </w:rPr>
        <w:t xml:space="preserve">בר </w:t>
      </w:r>
      <w:r w:rsidRPr="007D6A6B">
        <w:rPr>
          <w:rFonts w:ascii="Times New Roman" w:eastAsia="Times New Roman" w:hAnsi="Times New Roman" w:cs="David"/>
          <w:sz w:val="20"/>
          <w:szCs w:val="24"/>
          <w:rtl/>
          <w:lang w:eastAsia="he-IL"/>
        </w:rPr>
        <w:t>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קף לביצוע שירותי </w:t>
      </w:r>
      <w:r w:rsidRPr="007D6A6B">
        <w:rPr>
          <w:rFonts w:ascii="Times New Roman" w:eastAsia="Times New Roman" w:hAnsi="Times New Roman" w:cs="David" w:hint="cs"/>
          <w:sz w:val="20"/>
          <w:szCs w:val="24"/>
          <w:rtl/>
          <w:lang w:eastAsia="he-IL"/>
        </w:rPr>
        <w:t xml:space="preserve"> המתכנן על פי הדין</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כי הוא בעל הכישורים, הר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שיונות, הידע, הניסיון והאמצעים המאפשרים לו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ביצועם ברמה מקצועית גבוהה ובהתאם למותנה בחוזה.</w:t>
      </w:r>
    </w:p>
    <w:p w14:paraId="6CA0D03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 לו שש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שיקול דעתו</w:t>
      </w:r>
      <w:r w:rsidRPr="007D6A6B">
        <w:rPr>
          <w:rFonts w:ascii="Times New Roman" w:eastAsia="Times New Roman" w:hAnsi="Times New Roman" w:cs="David" w:hint="cs"/>
          <w:sz w:val="20"/>
          <w:szCs w:val="24"/>
          <w:rtl/>
          <w:lang w:eastAsia="he-IL"/>
        </w:rPr>
        <w:t xml:space="preserve"> הבלעדי</w:t>
      </w:r>
      <w:r w:rsidRPr="007D6A6B">
        <w:rPr>
          <w:rFonts w:ascii="Times New Roman" w:eastAsia="Times New Roman" w:hAnsi="Times New Roman" w:cs="David"/>
          <w:sz w:val="20"/>
          <w:szCs w:val="24"/>
          <w:rtl/>
          <w:lang w:eastAsia="he-IL"/>
        </w:rPr>
        <w:t xml:space="preserve"> ו</w:t>
      </w:r>
      <w:r w:rsidRPr="007D6A6B">
        <w:rPr>
          <w:rFonts w:ascii="Times New Roman" w:eastAsia="Times New Roman" w:hAnsi="Times New Roman" w:cs="David" w:hint="cs"/>
          <w:sz w:val="20"/>
          <w:szCs w:val="24"/>
          <w:rtl/>
          <w:lang w:eastAsia="he-IL"/>
        </w:rPr>
        <w:t xml:space="preserve">כי </w:t>
      </w:r>
      <w:r w:rsidRPr="007D6A6B">
        <w:rPr>
          <w:rFonts w:ascii="Times New Roman" w:eastAsia="Times New Roman" w:hAnsi="Times New Roman" w:cs="David"/>
          <w:sz w:val="20"/>
          <w:szCs w:val="24"/>
          <w:rtl/>
          <w:lang w:eastAsia="he-IL"/>
        </w:rPr>
        <w:t xml:space="preserve">הם יינתנו על ידו בשלבי 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עוד</w:t>
      </w:r>
      <w:r w:rsidRPr="007D6A6B">
        <w:rPr>
          <w:rFonts w:ascii="Times New Roman" w:eastAsia="Times New Roman" w:hAnsi="Times New Roman" w:cs="David"/>
          <w:sz w:val="20"/>
          <w:szCs w:val="24"/>
          <w:rtl/>
          <w:lang w:eastAsia="he-IL"/>
        </w:rPr>
        <w:t xml:space="preserve"> מוסיף ומצהיר</w:t>
      </w:r>
      <w:r w:rsidRPr="007D6A6B">
        <w:rPr>
          <w:rFonts w:ascii="Times New Roman" w:eastAsia="Times New Roman" w:hAnsi="Times New Roman" w:cs="David" w:hint="cs"/>
          <w:sz w:val="20"/>
          <w:szCs w:val="24"/>
          <w:rtl/>
          <w:lang w:eastAsia="he-IL"/>
        </w:rPr>
        <w:t xml:space="preserve"> המתכנן,</w:t>
      </w:r>
      <w:r w:rsidRPr="007D6A6B">
        <w:rPr>
          <w:rFonts w:ascii="Times New Roman" w:eastAsia="Times New Roman" w:hAnsi="Times New Roman" w:cs="David"/>
          <w:sz w:val="20"/>
          <w:szCs w:val="24"/>
          <w:rtl/>
          <w:lang w:eastAsia="he-IL"/>
        </w:rPr>
        <w:t xml:space="preserve"> כי ידוע לו </w:t>
      </w:r>
      <w:r w:rsidRPr="007D6A6B">
        <w:rPr>
          <w:rFonts w:ascii="Times New Roman" w:eastAsia="Times New Roman" w:hAnsi="Times New Roman" w:cs="David"/>
          <w:sz w:val="20"/>
          <w:szCs w:val="24"/>
          <w:rtl/>
          <w:lang w:eastAsia="he-IL"/>
        </w:rPr>
        <w:lastRenderedPageBreak/>
        <w:t>שהמזמין אינו מתחייב להזמין מ</w:t>
      </w:r>
      <w:r w:rsidRPr="007D6A6B">
        <w:rPr>
          <w:rFonts w:ascii="Times New Roman" w:eastAsia="Times New Roman" w:hAnsi="Times New Roman" w:cs="David" w:hint="cs"/>
          <w:sz w:val="20"/>
          <w:szCs w:val="24"/>
          <w:rtl/>
          <w:lang w:eastAsia="he-IL"/>
        </w:rPr>
        <w:t>מנו</w:t>
      </w:r>
      <w:r w:rsidRPr="007D6A6B">
        <w:rPr>
          <w:rFonts w:ascii="Times New Roman" w:eastAsia="Times New Roman" w:hAnsi="Times New Roman" w:cs="David"/>
          <w:sz w:val="20"/>
          <w:szCs w:val="24"/>
          <w:rtl/>
          <w:lang w:eastAsia="he-IL"/>
        </w:rPr>
        <w:t xml:space="preserve"> שירותים נוספים מעבר לנקוב בחוזה זה ו</w:t>
      </w:r>
      <w:r w:rsidRPr="007D6A6B">
        <w:rPr>
          <w:rFonts w:ascii="Times New Roman" w:eastAsia="Times New Roman" w:hAnsi="Times New Roman" w:cs="David" w:hint="cs"/>
          <w:sz w:val="20"/>
          <w:szCs w:val="24"/>
          <w:rtl/>
          <w:lang w:eastAsia="he-IL"/>
        </w:rPr>
        <w:t xml:space="preserve">כמפורט </w:t>
      </w:r>
      <w:r w:rsidRPr="007D6A6B">
        <w:rPr>
          <w:rFonts w:ascii="Times New Roman" w:eastAsia="Times New Roman" w:hAnsi="Times New Roman" w:cs="David"/>
          <w:sz w:val="20"/>
          <w:szCs w:val="24"/>
          <w:rtl/>
          <w:lang w:eastAsia="he-IL"/>
        </w:rPr>
        <w:t xml:space="preserve">בנספח </w:t>
      </w:r>
      <w:r w:rsidRPr="007D6A6B">
        <w:rPr>
          <w:rFonts w:ascii="Times New Roman" w:eastAsia="Times New Roman" w:hAnsi="Times New Roman" w:cs="David"/>
          <w:bCs/>
          <w:sz w:val="20"/>
          <w:szCs w:val="24"/>
          <w:rtl/>
          <w:lang w:eastAsia="he-IL"/>
        </w:rPr>
        <w:t xml:space="preserve">ב'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w:t>
      </w:r>
    </w:p>
    <w:p w14:paraId="705FE6F4"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2A2C01E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שיקבעו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ע"י המזמין ויהיה חייב לנהוג לפיהם ולקיימם ללא סטייה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הוראה</w:t>
      </w:r>
      <w:r w:rsidRPr="007D6A6B">
        <w:rPr>
          <w:rFonts w:ascii="Times New Roman" w:eastAsia="Times New Roman" w:hAnsi="Times New Roman" w:cs="David" w:hint="cs"/>
          <w:sz w:val="20"/>
          <w:szCs w:val="24"/>
          <w:rtl/>
          <w:lang w:eastAsia="he-IL"/>
        </w:rPr>
        <w:t xml:space="preserve"> מפורשת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מהמזמין.</w:t>
      </w:r>
    </w:p>
    <w:p w14:paraId="7552882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הכל כפי שיקבע ע"י המנהל. כן מתחייב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להשתתף בת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מראש בכל ישיבות התיאום אליהן יוזמן.</w:t>
      </w:r>
    </w:p>
    <w:p w14:paraId="7A3D728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ישמור על נוהלי קשר, תיאום,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שום וצורת המסמכים לפי דרישת המנהל.</w:t>
      </w:r>
    </w:p>
    <w:p w14:paraId="2260117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עוד לא יקבע אחרת ע"י המזמין, יהיה המנהל כ</w:t>
      </w:r>
      <w:r w:rsidRPr="007D6A6B">
        <w:rPr>
          <w:rFonts w:ascii="Times New Roman" w:eastAsia="Times New Roman" w:hAnsi="Times New Roman" w:cs="David" w:hint="cs"/>
          <w:sz w:val="20"/>
          <w:szCs w:val="24"/>
          <w:rtl/>
          <w:lang w:eastAsia="he-IL"/>
        </w:rPr>
        <w:t>הגדרתו</w:t>
      </w:r>
      <w:r w:rsidRPr="007D6A6B">
        <w:rPr>
          <w:rFonts w:ascii="Times New Roman" w:eastAsia="Times New Roman" w:hAnsi="Times New Roman" w:cs="David"/>
          <w:sz w:val="20"/>
          <w:szCs w:val="24"/>
          <w:rtl/>
          <w:lang w:eastAsia="he-IL"/>
        </w:rPr>
        <w:t xml:space="preserve"> בנספח </w:t>
      </w:r>
      <w:r w:rsidRPr="007D6A6B">
        <w:rPr>
          <w:rFonts w:ascii="Times New Roman" w:eastAsia="Times New Roman" w:hAnsi="Times New Roman" w:cs="David"/>
          <w:bCs/>
          <w:sz w:val="20"/>
          <w:szCs w:val="24"/>
          <w:rtl/>
          <w:lang w:eastAsia="he-IL"/>
        </w:rPr>
        <w:t xml:space="preserve">א' </w:t>
      </w:r>
      <w:r w:rsidRPr="007D6A6B">
        <w:rPr>
          <w:rFonts w:ascii="Times New Roman" w:eastAsia="Times New Roman" w:hAnsi="Times New Roman" w:cs="David"/>
          <w:sz w:val="20"/>
          <w:szCs w:val="24"/>
          <w:rtl/>
          <w:lang w:eastAsia="he-IL"/>
        </w:rPr>
        <w:t>ועל המתכנן להיות</w:t>
      </w:r>
      <w:r w:rsidRPr="007D6A6B">
        <w:rPr>
          <w:rFonts w:ascii="Times New Roman" w:eastAsia="Times New Roman" w:hAnsi="Times New Roman" w:cs="David" w:hint="cs"/>
          <w:sz w:val="20"/>
          <w:szCs w:val="24"/>
          <w:rtl/>
          <w:lang w:eastAsia="he-IL"/>
        </w:rPr>
        <w:t xml:space="preserve"> עמו</w:t>
      </w:r>
      <w:r w:rsidRPr="007D6A6B">
        <w:rPr>
          <w:rFonts w:ascii="Times New Roman" w:eastAsia="Times New Roman" w:hAnsi="Times New Roman" w:cs="David"/>
          <w:sz w:val="20"/>
          <w:szCs w:val="24"/>
          <w:rtl/>
          <w:lang w:eastAsia="he-IL"/>
        </w:rPr>
        <w:t xml:space="preserve"> בקשר מתמי</w:t>
      </w:r>
      <w:r w:rsidRPr="007D6A6B">
        <w:rPr>
          <w:rFonts w:ascii="Times New Roman" w:eastAsia="Times New Roman" w:hAnsi="Times New Roman" w:cs="David" w:hint="cs"/>
          <w:sz w:val="20"/>
          <w:szCs w:val="24"/>
          <w:rtl/>
          <w:lang w:eastAsia="he-IL"/>
        </w:rPr>
        <w:t>ד</w:t>
      </w:r>
      <w:r w:rsidRPr="007D6A6B">
        <w:rPr>
          <w:rFonts w:ascii="Times New Roman" w:eastAsia="Times New Roman" w:hAnsi="Times New Roman" w:cs="David"/>
          <w:sz w:val="20"/>
          <w:szCs w:val="24"/>
          <w:rtl/>
          <w:lang w:eastAsia="he-IL"/>
        </w:rPr>
        <w:t xml:space="preserve"> ולתאם עמו את כל פעולותיו, אלא אם נקבע </w:t>
      </w:r>
      <w:r w:rsidRPr="007D6A6B">
        <w:rPr>
          <w:rFonts w:ascii="Times New Roman" w:eastAsia="Times New Roman" w:hAnsi="Times New Roman" w:cs="David" w:hint="cs"/>
          <w:sz w:val="20"/>
          <w:szCs w:val="24"/>
          <w:rtl/>
          <w:lang w:eastAsia="he-IL"/>
        </w:rPr>
        <w:t xml:space="preserve">מפורשות </w:t>
      </w:r>
      <w:r w:rsidRPr="007D6A6B">
        <w:rPr>
          <w:rFonts w:ascii="Times New Roman" w:eastAsia="Times New Roman" w:hAnsi="Times New Roman" w:cs="David"/>
          <w:sz w:val="20"/>
          <w:szCs w:val="24"/>
          <w:rtl/>
          <w:lang w:eastAsia="he-IL"/>
        </w:rPr>
        <w:t>אחרת ע"י המזמין.</w:t>
      </w:r>
    </w:p>
    <w:p w14:paraId="5A89F8E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ידועות לו הוראות כל התכניות הקיימות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7D6A6B">
        <w:rPr>
          <w:rFonts w:ascii="Times New Roman" w:eastAsia="Times New Roman" w:hAnsi="Times New Roman" w:cs="David" w:hint="cs"/>
          <w:sz w:val="20"/>
          <w:szCs w:val="24"/>
          <w:rtl/>
          <w:lang w:eastAsia="he-IL"/>
        </w:rPr>
        <w:t>יהם של</w:t>
      </w:r>
      <w:r w:rsidRPr="007D6A6B">
        <w:rPr>
          <w:rFonts w:ascii="Times New Roman" w:eastAsia="Times New Roman" w:hAnsi="Times New Roman" w:cs="David"/>
          <w:sz w:val="20"/>
          <w:szCs w:val="24"/>
          <w:rtl/>
          <w:lang w:eastAsia="he-IL"/>
        </w:rPr>
        <w:t xml:space="preserve"> הדין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הנהלים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התקנים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התקנות החלים בקשר עם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והוא מתחייב לפעול בהתאם לקבוע בהם.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מצהיר המתכנן כי </w:t>
      </w:r>
      <w:r w:rsidRPr="007D6A6B">
        <w:rPr>
          <w:rFonts w:ascii="Times New Roman" w:eastAsia="Times New Roman" w:hAnsi="Times New Roman" w:cs="David" w:hint="cs"/>
          <w:sz w:val="20"/>
          <w:szCs w:val="24"/>
          <w:rtl/>
          <w:lang w:eastAsia="he-IL"/>
        </w:rPr>
        <w:t xml:space="preserve">הוא </w:t>
      </w:r>
      <w:r w:rsidRPr="007D6A6B">
        <w:rPr>
          <w:rFonts w:ascii="Times New Roman" w:eastAsia="Times New Roman" w:hAnsi="Times New Roman" w:cs="David"/>
          <w:sz w:val="20"/>
          <w:szCs w:val="24"/>
          <w:rtl/>
          <w:lang w:eastAsia="he-IL"/>
        </w:rPr>
        <w:t xml:space="preserve">בדק בעצמו את כל הנושאים הרלוונטיים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7A1DF85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להפיק את כל התכניות </w:t>
      </w:r>
      <w:r w:rsidRPr="007D6A6B">
        <w:rPr>
          <w:rFonts w:ascii="Times New Roman" w:eastAsia="Times New Roman" w:hAnsi="Times New Roman" w:cs="David" w:hint="cs"/>
          <w:sz w:val="20"/>
          <w:szCs w:val="24"/>
          <w:rtl/>
          <w:lang w:eastAsia="he-IL"/>
        </w:rPr>
        <w:t>נשוא</w:t>
      </w:r>
      <w:r w:rsidRPr="007D6A6B">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וע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7D6A6B">
        <w:rPr>
          <w:rFonts w:ascii="Times New Roman" w:eastAsia="Times New Roman" w:hAnsi="Times New Roman" w:cs="David" w:hint="cs"/>
          <w:sz w:val="20"/>
          <w:szCs w:val="24"/>
          <w:rtl/>
          <w:lang w:eastAsia="he-IL"/>
        </w:rPr>
        <w:t xml:space="preserve"> בנספח </w:t>
      </w:r>
      <w:r w:rsidRPr="007D6A6B">
        <w:rPr>
          <w:rFonts w:ascii="Times New Roman" w:eastAsia="Times New Roman" w:hAnsi="Times New Roman" w:cs="David" w:hint="cs"/>
          <w:b/>
          <w:bCs/>
          <w:sz w:val="20"/>
          <w:szCs w:val="24"/>
          <w:rtl/>
          <w:lang w:eastAsia="he-IL"/>
        </w:rPr>
        <w:t>א'</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w:t>
      </w:r>
    </w:p>
    <w:p w14:paraId="6ACC7C8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יגיש ליועצים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D6A6B">
        <w:rPr>
          <w:rFonts w:ascii="Times New Roman" w:eastAsia="Times New Roman" w:hAnsi="Times New Roman" w:cs="David" w:hint="cs"/>
          <w:sz w:val="20"/>
          <w:szCs w:val="24"/>
          <w:rtl/>
          <w:lang w:eastAsia="he-IL"/>
        </w:rPr>
        <w:t xml:space="preserve">מפורשות על פי </w:t>
      </w:r>
      <w:r w:rsidRPr="007D6A6B">
        <w:rPr>
          <w:rFonts w:ascii="Times New Roman" w:eastAsia="Times New Roman" w:hAnsi="Times New Roman" w:cs="David"/>
          <w:sz w:val="20"/>
          <w:szCs w:val="24"/>
          <w:rtl/>
          <w:lang w:eastAsia="he-IL"/>
        </w:rPr>
        <w:t>חוזה זה.</w:t>
      </w:r>
    </w:p>
    <w:p w14:paraId="41D1B13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אין לו ולא תהינה לו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תביעות ו/או טענות</w:t>
      </w:r>
      <w:r w:rsidRPr="007D6A6B">
        <w:rPr>
          <w:rFonts w:ascii="Times New Roman" w:eastAsia="Times New Roman" w:hAnsi="Times New Roman" w:cs="David" w:hint="cs"/>
          <w:sz w:val="20"/>
          <w:szCs w:val="24"/>
          <w:rtl/>
          <w:lang w:eastAsia="he-IL"/>
        </w:rPr>
        <w:t xml:space="preserve"> ו/או דרישות ו/או תלונות</w:t>
      </w:r>
      <w:r w:rsidRPr="007D6A6B">
        <w:rPr>
          <w:rFonts w:ascii="Times New Roman" w:eastAsia="Times New Roman" w:hAnsi="Times New Roman" w:cs="David"/>
          <w:sz w:val="20"/>
          <w:szCs w:val="24"/>
          <w:rtl/>
          <w:lang w:eastAsia="he-IL"/>
        </w:rPr>
        <w:t xml:space="preserve"> כלפי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כלפי המתכננים האחרים בגין מסירת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 משמסר המזמין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 xml:space="preserve">ביצוע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2489508C"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7D6A6B">
        <w:rPr>
          <w:rFonts w:ascii="Times New Roman" w:eastAsia="Times New Roman" w:hAnsi="Times New Roman" w:cs="David"/>
          <w:sz w:val="24"/>
          <w:szCs w:val="24"/>
          <w:lang w:eastAsia="he-IL"/>
        </w:rPr>
        <w:t>view</w:t>
      </w: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hint="cs"/>
          <w:sz w:val="20"/>
          <w:szCs w:val="24"/>
          <w:rtl/>
          <w:lang w:eastAsia="he-IL"/>
        </w:rPr>
        <w:t>", "רמדורנט"</w:t>
      </w:r>
      <w:r w:rsidRPr="007D6A6B">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7D6A6B">
        <w:rPr>
          <w:rFonts w:ascii="Times New Roman" w:eastAsia="Times New Roman" w:hAnsi="Times New Roman" w:cs="David" w:hint="cs"/>
          <w:sz w:val="20"/>
          <w:szCs w:val="24"/>
          <w:rtl/>
          <w:lang w:eastAsia="he-IL"/>
        </w:rPr>
        <w:t>.</w:t>
      </w:r>
    </w:p>
    <w:p w14:paraId="42E3C71A"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צוות עובדים ואמצעים</w:t>
      </w:r>
    </w:p>
    <w:p w14:paraId="375A0BC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יקיים משרד מאויש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מאורגן </w:t>
      </w:r>
      <w:r w:rsidRPr="007D6A6B">
        <w:rPr>
          <w:rFonts w:ascii="Times New Roman" w:eastAsia="Times New Roman" w:hAnsi="Times New Roman" w:cs="David"/>
          <w:sz w:val="20"/>
          <w:szCs w:val="24"/>
          <w:rtl/>
          <w:lang w:eastAsia="he-IL"/>
        </w:rPr>
        <w:lastRenderedPageBreak/>
        <w:t>ומצויד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באופן שיאפשר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בהתאם להוראות חוזה זה.</w:t>
      </w:r>
    </w:p>
    <w:p w14:paraId="1482E19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hint="cs"/>
          <w:b/>
          <w:sz w:val="20"/>
          <w:szCs w:val="24"/>
          <w:rtl/>
          <w:lang w:eastAsia="he-IL"/>
        </w:rPr>
        <w:t>המצ"ב,</w:t>
      </w:r>
      <w:r w:rsidRPr="007D6A6B">
        <w:rPr>
          <w:rFonts w:ascii="Times New Roman" w:eastAsia="Times New Roman" w:hAnsi="Times New Roman" w:cs="David"/>
          <w:sz w:val="20"/>
          <w:szCs w:val="24"/>
          <w:rtl/>
          <w:lang w:eastAsia="he-IL"/>
        </w:rPr>
        <w:t xml:space="preserve"> יתאים לביצוע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ברמה ובמועדים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7C15CB0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7D6A6B">
        <w:rPr>
          <w:rFonts w:ascii="Times New Roman" w:eastAsia="Times New Roman" w:hAnsi="Times New Roman" w:cs="David" w:hint="cs"/>
          <w:sz w:val="20"/>
          <w:szCs w:val="24"/>
          <w:rtl/>
          <w:lang w:eastAsia="he-IL"/>
        </w:rPr>
        <w:t xml:space="preserve">המוחלט </w:t>
      </w:r>
      <w:r w:rsidRPr="007D6A6B">
        <w:rPr>
          <w:rFonts w:ascii="Times New Roman" w:eastAsia="Times New Roman" w:hAnsi="Times New Roman" w:cs="David"/>
          <w:sz w:val="20"/>
          <w:szCs w:val="24"/>
          <w:rtl/>
          <w:lang w:eastAsia="he-IL"/>
        </w:rPr>
        <w:t>- להורות למתכנן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6B19BB1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 מנהלו הראשי של המתכנן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המנהל הראשי</w:t>
      </w:r>
      <w:r w:rsidRPr="007D6A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552AE6AD"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w:t>
      </w:r>
      <w:r w:rsidRPr="007D6A6B">
        <w:rPr>
          <w:rFonts w:ascii="Times New Roman" w:eastAsia="Times New Roman" w:hAnsi="Times New Roman" w:cs="David" w:hint="cs"/>
          <w:sz w:val="20"/>
          <w:szCs w:val="24"/>
          <w:rtl/>
          <w:lang w:eastAsia="he-IL"/>
        </w:rPr>
        <w:t>צהיר, כי ידוע לו, ש</w:t>
      </w:r>
      <w:r w:rsidRPr="007D6A6B">
        <w:rPr>
          <w:rFonts w:ascii="Times New Roman" w:eastAsia="Times New Roman" w:hAnsi="Times New Roman" w:cs="David"/>
          <w:sz w:val="20"/>
          <w:szCs w:val="24"/>
          <w:rtl/>
          <w:lang w:eastAsia="he-IL"/>
        </w:rPr>
        <w:t>במשך כל 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קפ</w:t>
      </w:r>
      <w:r w:rsidRPr="007D6A6B">
        <w:rPr>
          <w:rFonts w:ascii="Times New Roman" w:eastAsia="Times New Roman" w:hAnsi="Times New Roman" w:cs="David" w:hint="cs"/>
          <w:sz w:val="20"/>
          <w:szCs w:val="24"/>
          <w:rtl/>
          <w:lang w:eastAsia="he-IL"/>
        </w:rPr>
        <w:t>ו של</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יעמוד המנהל הראשי בראשו, יהיה מעורב אישית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התכנון. מבלי לגרוע מהתחייבויות המתכנן כמתחייב מ</w:t>
      </w:r>
      <w:r w:rsidRPr="007D6A6B">
        <w:rPr>
          <w:rFonts w:ascii="Times New Roman" w:eastAsia="Times New Roman" w:hAnsi="Times New Roman" w:cs="David" w:hint="cs"/>
          <w:sz w:val="20"/>
          <w:szCs w:val="24"/>
          <w:rtl/>
          <w:lang w:eastAsia="he-IL"/>
        </w:rPr>
        <w:t>חוזה זה,</w:t>
      </w:r>
      <w:r w:rsidRPr="007D6A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9E050CA"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5D883C55"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 xml:space="preserve">המזמין רשאי </w:t>
      </w:r>
      <w:r w:rsidRPr="007D6A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7D6A6B">
        <w:rPr>
          <w:rFonts w:ascii="Times New Roman" w:eastAsia="Times New Roman" w:hAnsi="Times New Roman" w:cs="David" w:hint="cs"/>
          <w:sz w:val="20"/>
          <w:szCs w:val="24"/>
          <w:rtl/>
          <w:lang w:eastAsia="he-IL"/>
        </w:rPr>
        <w:t xml:space="preserve">אחר </w:t>
      </w:r>
      <w:r w:rsidRPr="007D6A6B">
        <w:rPr>
          <w:rFonts w:ascii="Times New Roman" w:eastAsia="Times New Roman" w:hAnsi="Times New Roman" w:cs="David"/>
          <w:sz w:val="20"/>
          <w:szCs w:val="24"/>
          <w:rtl/>
          <w:lang w:eastAsia="he-IL"/>
        </w:rPr>
        <w:t>דרישת המזמין לאלתר.</w:t>
      </w:r>
    </w:p>
    <w:p w14:paraId="4E7F78BF"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החלטות המזמין בדבר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ו/או החלפת עובד מעובדי המתכנן תינתנה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המוחלט</w:t>
      </w:r>
      <w:r w:rsidRPr="007D6A6B">
        <w:rPr>
          <w:rFonts w:ascii="Times New Roman" w:eastAsia="Times New Roman" w:hAnsi="Times New Roman" w:cs="David" w:hint="cs"/>
          <w:sz w:val="20"/>
          <w:szCs w:val="24"/>
          <w:rtl/>
          <w:lang w:eastAsia="he-IL"/>
        </w:rPr>
        <w:t xml:space="preserve"> של המזמין</w:t>
      </w:r>
      <w:r w:rsidRPr="007D6A6B">
        <w:rPr>
          <w:rFonts w:ascii="Times New Roman" w:eastAsia="Times New Roman" w:hAnsi="Times New Roman" w:cs="David"/>
          <w:sz w:val="20"/>
          <w:szCs w:val="24"/>
          <w:rtl/>
          <w:lang w:eastAsia="he-IL"/>
        </w:rPr>
        <w:t xml:space="preserve"> וללא צורך במתן נימוקים</w:t>
      </w:r>
      <w:r w:rsidRPr="007D6A6B">
        <w:rPr>
          <w:rFonts w:ascii="Times New Roman" w:eastAsia="Times New Roman" w:hAnsi="Times New Roman" w:cs="David" w:hint="cs"/>
          <w:sz w:val="20"/>
          <w:szCs w:val="24"/>
          <w:rtl/>
          <w:lang w:eastAsia="he-IL"/>
        </w:rPr>
        <w:t xml:space="preserve"> כאלה ואחרים</w:t>
      </w:r>
      <w:r w:rsidRPr="007D6A6B">
        <w:rPr>
          <w:rFonts w:ascii="Times New Roman" w:eastAsia="Times New Roman" w:hAnsi="Times New Roman" w:cs="David"/>
          <w:sz w:val="20"/>
          <w:szCs w:val="24"/>
          <w:rtl/>
          <w:lang w:eastAsia="he-IL"/>
        </w:rPr>
        <w:t>. אין בהחלטות אלה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לשחרר את המתכנן מאי</w:t>
      </w:r>
      <w:r w:rsidRPr="007D6A6B">
        <w:rPr>
          <w:rFonts w:ascii="Times New Roman" w:eastAsia="Times New Roman" w:hAnsi="Times New Roman" w:cs="David" w:hint="cs"/>
          <w:sz w:val="20"/>
          <w:szCs w:val="24"/>
          <w:rtl/>
          <w:lang w:eastAsia="he-IL"/>
        </w:rPr>
        <w:t>לו</w:t>
      </w:r>
      <w:r w:rsidRPr="007D6A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7D6A6B">
        <w:rPr>
          <w:rFonts w:ascii="Times New Roman" w:eastAsia="Times New Roman" w:hAnsi="Times New Roman" w:cs="David" w:hint="cs"/>
          <w:sz w:val="20"/>
          <w:szCs w:val="24"/>
          <w:rtl/>
          <w:lang w:eastAsia="he-IL"/>
        </w:rPr>
        <w:t xml:space="preserve"> ו/או חבות</w:t>
      </w:r>
      <w:r w:rsidRPr="007D6A6B">
        <w:rPr>
          <w:rFonts w:ascii="Times New Roman" w:eastAsia="Times New Roman" w:hAnsi="Times New Roman" w:cs="David"/>
          <w:sz w:val="20"/>
          <w:szCs w:val="24"/>
          <w:rtl/>
          <w:lang w:eastAsia="he-IL"/>
        </w:rPr>
        <w:t xml:space="preserve"> שהיא.</w:t>
      </w:r>
    </w:p>
    <w:p w14:paraId="0B48187F"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לצייד על חשבונו את צוות עובדיו בכל הציוד הדרוש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w:t>
      </w:r>
      <w:r w:rsidRPr="007D6A6B">
        <w:rPr>
          <w:rFonts w:ascii="Times New Roman" w:eastAsia="Times New Roman" w:hAnsi="Times New Roman" w:cs="David" w:hint="cs"/>
          <w:sz w:val="20"/>
          <w:szCs w:val="24"/>
          <w:rtl/>
          <w:lang w:eastAsia="he-IL"/>
        </w:rPr>
        <w:t>האחריות בגין אחזקת</w:t>
      </w:r>
      <w:r w:rsidRPr="007D6A6B">
        <w:rPr>
          <w:rFonts w:ascii="Times New Roman" w:eastAsia="Times New Roman" w:hAnsi="Times New Roman" w:cs="David"/>
          <w:sz w:val="20"/>
          <w:szCs w:val="24"/>
          <w:rtl/>
          <w:lang w:eastAsia="he-IL"/>
        </w:rPr>
        <w:t xml:space="preserve"> ושמיר</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ציוד</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תהיה בידי המתכנן ועל חשבונו, והמזמין לא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בכל אחריות </w:t>
      </w:r>
      <w:r w:rsidRPr="007D6A6B">
        <w:rPr>
          <w:rFonts w:ascii="Times New Roman" w:eastAsia="Times New Roman" w:hAnsi="Times New Roman" w:cs="David" w:hint="cs"/>
          <w:sz w:val="20"/>
          <w:szCs w:val="24"/>
          <w:rtl/>
          <w:lang w:eastAsia="he-IL"/>
        </w:rPr>
        <w:t xml:space="preserve">ו/או חבות </w:t>
      </w:r>
      <w:r w:rsidRPr="007D6A6B">
        <w:rPr>
          <w:rFonts w:ascii="Times New Roman" w:eastAsia="Times New Roman" w:hAnsi="Times New Roman" w:cs="David"/>
          <w:sz w:val="20"/>
          <w:szCs w:val="24"/>
          <w:rtl/>
          <w:lang w:eastAsia="he-IL"/>
        </w:rPr>
        <w:t>בגין א</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בדן </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או נזק</w:t>
      </w:r>
      <w:r w:rsidRPr="007D6A6B">
        <w:rPr>
          <w:rFonts w:ascii="Times New Roman" w:eastAsia="Times New Roman" w:hAnsi="Times New Roman" w:cs="David" w:hint="cs"/>
          <w:sz w:val="20"/>
          <w:szCs w:val="24"/>
          <w:rtl/>
          <w:lang w:eastAsia="he-IL"/>
        </w:rPr>
        <w:t xml:space="preserve"> ו/או קלקול</w:t>
      </w:r>
      <w:r w:rsidRPr="007D6A6B">
        <w:rPr>
          <w:rFonts w:ascii="Times New Roman" w:eastAsia="Times New Roman" w:hAnsi="Times New Roman" w:cs="David"/>
          <w:sz w:val="20"/>
          <w:szCs w:val="24"/>
          <w:rtl/>
          <w:lang w:eastAsia="he-IL"/>
        </w:rPr>
        <w:t xml:space="preserve"> כלשהו לציוד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לכל חלק ממנו מכל סיבה שהיא.</w:t>
      </w:r>
    </w:p>
    <w:p w14:paraId="67E08332"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המתכנן</w:t>
      </w:r>
    </w:p>
    <w:p w14:paraId="2B1604C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במגעים עם רשויות 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עם הרשות המקומית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הנוגע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וכל הכרוך בכך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w:t>
      </w:r>
    </w:p>
    <w:p w14:paraId="06C34568"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שהמתכנן לא יגיש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תיקונים לתכניות לא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הרשויות המוסמכות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אושרו קודם לכן</w:t>
      </w:r>
      <w:r w:rsidRPr="007D6A6B">
        <w:rPr>
          <w:rFonts w:ascii="Times New Roman" w:eastAsia="Times New Roman" w:hAnsi="Times New Roman" w:cs="David" w:hint="cs"/>
          <w:sz w:val="20"/>
          <w:szCs w:val="24"/>
          <w:rtl/>
          <w:lang w:eastAsia="he-IL"/>
        </w:rPr>
        <w:t>, מראש ובכתב,</w:t>
      </w:r>
      <w:r w:rsidRPr="007D6A6B">
        <w:rPr>
          <w:rFonts w:ascii="Times New Roman" w:eastAsia="Times New Roman" w:hAnsi="Times New Roman" w:cs="David"/>
          <w:sz w:val="20"/>
          <w:szCs w:val="24"/>
          <w:rtl/>
          <w:lang w:eastAsia="he-IL"/>
        </w:rPr>
        <w:t xml:space="preserve"> ע"י המזמין.</w:t>
      </w:r>
    </w:p>
    <w:p w14:paraId="0C4A4FD8"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הכרוך בהתחייבות חוקית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כספית</w:t>
      </w:r>
      <w:r w:rsidRPr="007D6A6B">
        <w:rPr>
          <w:rFonts w:ascii="Times New Roman" w:eastAsia="Times New Roman" w:hAnsi="Times New Roman" w:cs="David" w:hint="cs"/>
          <w:sz w:val="20"/>
          <w:szCs w:val="24"/>
          <w:rtl/>
          <w:lang w:eastAsia="he-IL"/>
        </w:rPr>
        <w:t xml:space="preserve"> ו/או אחרת,</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19E5D9A1"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זולת אם</w:t>
      </w:r>
      <w:r w:rsidRPr="007D6A6B">
        <w:rPr>
          <w:rFonts w:ascii="Times New Roman" w:eastAsia="Times New Roman" w:hAnsi="Times New Roman" w:cs="David"/>
          <w:sz w:val="20"/>
          <w:szCs w:val="24"/>
          <w:rtl/>
          <w:lang w:eastAsia="he-IL"/>
        </w:rPr>
        <w:t xml:space="preserve"> יוסמך לכך ע"י המזמין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יהיה המתכנן רשאי ליתן הוראות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הנחיות</w:t>
      </w:r>
      <w:r w:rsidRPr="007D6A6B">
        <w:rPr>
          <w:rFonts w:ascii="Times New Roman" w:eastAsia="Times New Roman" w:hAnsi="Times New Roman" w:cs="David" w:hint="cs"/>
          <w:sz w:val="20"/>
          <w:szCs w:val="24"/>
          <w:rtl/>
          <w:lang w:eastAsia="he-IL"/>
        </w:rPr>
        <w:t>, בין</w:t>
      </w:r>
      <w:r w:rsidRPr="007D6A6B">
        <w:rPr>
          <w:rFonts w:ascii="Times New Roman" w:eastAsia="Times New Roman" w:hAnsi="Times New Roman" w:cs="David"/>
          <w:sz w:val="20"/>
          <w:szCs w:val="24"/>
          <w:rtl/>
          <w:lang w:eastAsia="he-IL"/>
        </w:rPr>
        <w:t xml:space="preserve"> במישרין</w:t>
      </w:r>
      <w:r w:rsidRPr="007D6A6B">
        <w:rPr>
          <w:rFonts w:ascii="Times New Roman" w:eastAsia="Times New Roman" w:hAnsi="Times New Roman" w:cs="David" w:hint="cs"/>
          <w:sz w:val="20"/>
          <w:szCs w:val="24"/>
          <w:rtl/>
          <w:lang w:eastAsia="he-IL"/>
        </w:rPr>
        <w:t xml:space="preserve"> ובין בעקיפין,</w:t>
      </w:r>
      <w:r w:rsidRPr="007D6A6B">
        <w:rPr>
          <w:rFonts w:ascii="Times New Roman" w:eastAsia="Times New Roman" w:hAnsi="Times New Roman" w:cs="David"/>
          <w:sz w:val="20"/>
          <w:szCs w:val="24"/>
          <w:rtl/>
          <w:lang w:eastAsia="he-IL"/>
        </w:rPr>
        <w:t xml:space="preserve"> לקבלן הראשי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לקבלן העבודות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לנהל עמם </w:t>
      </w:r>
      <w:r w:rsidRPr="007D6A6B">
        <w:rPr>
          <w:rFonts w:ascii="Times New Roman" w:eastAsia="Times New Roman" w:hAnsi="Times New Roman" w:cs="David"/>
          <w:sz w:val="20"/>
          <w:szCs w:val="24"/>
          <w:rtl/>
          <w:lang w:eastAsia="he-IL"/>
        </w:rPr>
        <w:lastRenderedPageBreak/>
        <w:t xml:space="preserve">מו"מ ביחס למחירים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דרכי ביצוע הכרוכים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 מחירים</w:t>
      </w:r>
      <w:r w:rsidRPr="007D6A6B">
        <w:rPr>
          <w:rFonts w:ascii="Times New Roman" w:eastAsia="Times New Roman" w:hAnsi="Times New Roman" w:cs="David" w:hint="cs"/>
          <w:sz w:val="20"/>
          <w:szCs w:val="24"/>
          <w:rtl/>
          <w:lang w:eastAsia="he-IL"/>
        </w:rPr>
        <w:t xml:space="preserve"> ו/או כמויות</w:t>
      </w:r>
      <w:r w:rsidRPr="007D6A6B">
        <w:rPr>
          <w:rFonts w:ascii="Times New Roman" w:eastAsia="Times New Roman" w:hAnsi="Times New Roman" w:cs="David"/>
          <w:sz w:val="20"/>
          <w:szCs w:val="24"/>
          <w:rtl/>
          <w:lang w:eastAsia="he-IL"/>
        </w:rPr>
        <w:t>, אלא באמצעות המזמין או המנהל.</w:t>
      </w:r>
    </w:p>
    <w:p w14:paraId="21DAA5E5"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המנהל</w:t>
      </w:r>
    </w:p>
    <w:p w14:paraId="5C1B02B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לבדוק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עת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את שרותי המתכנן כולם או </w:t>
      </w:r>
      <w:r w:rsidRPr="007D6A6B">
        <w:rPr>
          <w:rFonts w:ascii="Times New Roman" w:eastAsia="Times New Roman" w:hAnsi="Times New Roman" w:cs="David" w:hint="cs"/>
          <w:sz w:val="20"/>
          <w:szCs w:val="24"/>
          <w:rtl/>
          <w:lang w:eastAsia="he-IL"/>
        </w:rPr>
        <w:t>מקצתם</w:t>
      </w:r>
      <w:r w:rsidRPr="007D6A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 כן רשאי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13439C4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
          <w:sz w:val="20"/>
          <w:szCs w:val="24"/>
          <w:rtl/>
          <w:lang w:eastAsia="he-IL"/>
        </w:rPr>
        <w:t xml:space="preserve"> המצ"ב</w:t>
      </w:r>
      <w:r w:rsidRPr="007D6A6B">
        <w:rPr>
          <w:rFonts w:ascii="Times New Roman" w:eastAsia="Times New Roman" w:hAnsi="Times New Roman" w:cs="David"/>
          <w:sz w:val="20"/>
          <w:szCs w:val="24"/>
          <w:rtl/>
          <w:lang w:eastAsia="he-IL"/>
        </w:rPr>
        <w:t>.</w:t>
      </w:r>
    </w:p>
    <w:p w14:paraId="23CFA81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לצורך הפעלת סמכויותיו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רשאי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מי מטעמו לבקר במשרד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בכל מקום אחר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7D6A6B">
        <w:rPr>
          <w:rFonts w:ascii="Times New Roman" w:eastAsia="Times New Roman" w:hAnsi="Times New Roman" w:cs="David" w:hint="cs"/>
          <w:sz w:val="20"/>
          <w:szCs w:val="24"/>
          <w:rtl/>
          <w:lang w:eastAsia="he-IL"/>
        </w:rPr>
        <w:t>י המנהל 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w:t>
      </w:r>
    </w:p>
    <w:p w14:paraId="7071233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בהפעלת סמכויות המנהל על 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לגרוע </w:t>
      </w:r>
      <w:r w:rsidRPr="007D6A6B">
        <w:rPr>
          <w:rFonts w:ascii="Times New Roman" w:eastAsia="Times New Roman" w:hAnsi="Times New Roman" w:cs="David" w:hint="cs"/>
          <w:sz w:val="20"/>
          <w:szCs w:val="24"/>
          <w:rtl/>
          <w:lang w:eastAsia="he-IL"/>
        </w:rPr>
        <w:t xml:space="preserve">ו/או לשחרר </w:t>
      </w:r>
      <w:r w:rsidRPr="007D6A6B">
        <w:rPr>
          <w:rFonts w:ascii="Times New Roman" w:eastAsia="Times New Roman" w:hAnsi="Times New Roman" w:cs="David"/>
          <w:sz w:val="20"/>
          <w:szCs w:val="24"/>
          <w:rtl/>
          <w:lang w:eastAsia="he-IL"/>
        </w:rPr>
        <w:t xml:space="preserve">מאחריות </w:t>
      </w:r>
      <w:r w:rsidRPr="007D6A6B">
        <w:rPr>
          <w:rFonts w:ascii="Times New Roman" w:eastAsia="Times New Roman" w:hAnsi="Times New Roman" w:cs="David" w:hint="cs"/>
          <w:sz w:val="20"/>
          <w:szCs w:val="24"/>
          <w:rtl/>
          <w:lang w:eastAsia="he-IL"/>
        </w:rPr>
        <w:t>המתכנן על פי חוזה זה ו/או על פי כל דין.</w:t>
      </w:r>
      <w:r w:rsidRPr="007D6A6B">
        <w:rPr>
          <w:rFonts w:ascii="Times New Roman" w:eastAsia="Times New Roman" w:hAnsi="Times New Roman" w:cs="David"/>
          <w:sz w:val="20"/>
          <w:szCs w:val="24"/>
          <w:rtl/>
          <w:lang w:eastAsia="he-IL"/>
        </w:rPr>
        <w:t xml:space="preserve"> בהקשר זה מובהר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3F610E82"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אישר המנהל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7D6A6B">
        <w:rPr>
          <w:rFonts w:ascii="Times New Roman" w:eastAsia="Times New Roman" w:hAnsi="Times New Roman" w:cs="David" w:hint="cs"/>
          <w:sz w:val="20"/>
          <w:szCs w:val="24"/>
          <w:rtl/>
          <w:lang w:eastAsia="he-IL"/>
        </w:rPr>
        <w:t>חוזה</w:t>
      </w:r>
      <w:r w:rsidRPr="007D6A6B">
        <w:rPr>
          <w:rFonts w:ascii="Times New Roman" w:eastAsia="Times New Roman" w:hAnsi="Times New Roman" w:cs="David"/>
          <w:sz w:val="20"/>
          <w:szCs w:val="24"/>
          <w:rtl/>
          <w:lang w:eastAsia="he-IL"/>
        </w:rPr>
        <w:t xml:space="preserve"> זה, </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לשחרר את המתכנן מאחריותו המקצועית המלאה ו</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להטיל על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על המזמין אחריות כלשהי לטיב התכניות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המסמכים האמורים.</w:t>
      </w:r>
    </w:p>
    <w:p w14:paraId="0976721D"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לוח זמנים ושלבי ב</w:t>
      </w:r>
      <w:r w:rsidRPr="007D6A6B">
        <w:rPr>
          <w:rFonts w:ascii="Times New Roman" w:eastAsia="Times New Roman" w:hAnsi="Times New Roman" w:cs="David" w:hint="cs"/>
          <w:bCs/>
          <w:sz w:val="20"/>
          <w:szCs w:val="24"/>
          <w:u w:val="single"/>
          <w:rtl/>
          <w:lang w:eastAsia="he-IL"/>
        </w:rPr>
        <w:t>י</w:t>
      </w:r>
      <w:r w:rsidRPr="007D6A6B">
        <w:rPr>
          <w:rFonts w:ascii="Times New Roman" w:eastAsia="Times New Roman" w:hAnsi="Times New Roman" w:cs="David"/>
          <w:bCs/>
          <w:sz w:val="20"/>
          <w:szCs w:val="24"/>
          <w:u w:val="single"/>
          <w:rtl/>
          <w:lang w:eastAsia="he-IL"/>
        </w:rPr>
        <w:t>צוע</w:t>
      </w:r>
    </w:p>
    <w:p w14:paraId="200470B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7D6A6B">
        <w:rPr>
          <w:rFonts w:ascii="Times New Roman" w:eastAsia="Times New Roman" w:hAnsi="Times New Roman" w:cs="David"/>
          <w:b/>
          <w:bCs/>
          <w:sz w:val="20"/>
          <w:szCs w:val="24"/>
          <w:rtl/>
          <w:lang w:eastAsia="he-IL"/>
        </w:rPr>
        <w:t>ג'</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לוח הזמנים</w:t>
      </w:r>
      <w:r w:rsidRPr="007D6A6B">
        <w:rPr>
          <w:rFonts w:ascii="Times New Roman" w:eastAsia="Times New Roman" w:hAnsi="Times New Roman" w:cs="David"/>
          <w:sz w:val="20"/>
          <w:szCs w:val="24"/>
          <w:rtl/>
          <w:lang w:eastAsia="he-IL"/>
        </w:rPr>
        <w:t>"). כל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 הכלול בשרותי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לא נקבע לו מועד בלוח הזמנים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יבוצע על ידי המתכנן במועד שיהיה דרוש על מנת להבטיח</w:t>
      </w:r>
      <w:r w:rsidRPr="007D6A6B">
        <w:rPr>
          <w:rFonts w:ascii="Times New Roman" w:eastAsia="Times New Roman" w:hAnsi="Times New Roman" w:cs="David" w:hint="cs"/>
          <w:sz w:val="20"/>
          <w:szCs w:val="24"/>
          <w:rtl/>
          <w:lang w:eastAsia="he-IL"/>
        </w:rPr>
        <w:t xml:space="preserve"> את</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 xml:space="preserve">קבלנים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אחרים בהתאם ללוח הזמנים המוסכם 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מם.</w:t>
      </w:r>
    </w:p>
    <w:p w14:paraId="65640BF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לא יתחיל המתכנן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קטע מהפרויקט ו/או שלב משלבי העבודה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או </w:t>
      </w:r>
      <w:r w:rsidRPr="007D6A6B">
        <w:rPr>
          <w:rFonts w:ascii="Times New Roman" w:eastAsia="Times New Roman" w:hAnsi="Times New Roman" w:cs="David"/>
          <w:b/>
          <w:bCs/>
          <w:sz w:val="20"/>
          <w:szCs w:val="24"/>
          <w:rtl/>
          <w:lang w:eastAsia="he-IL"/>
        </w:rPr>
        <w:t xml:space="preserve">ג'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אלא אם כן הודיע למזמין תחילה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הגיע לדעתו מועד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זה וק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מהמזמין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לביצועו.</w:t>
      </w:r>
    </w:p>
    <w:p w14:paraId="4A2B0DF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יש לראות </w:t>
      </w:r>
      <w:r w:rsidRPr="007D6A6B">
        <w:rPr>
          <w:rFonts w:ascii="Times New Roman" w:eastAsia="Times New Roman" w:hAnsi="Times New Roman" w:cs="David" w:hint="cs"/>
          <w:sz w:val="20"/>
          <w:szCs w:val="24"/>
          <w:rtl/>
          <w:lang w:eastAsia="he-IL"/>
        </w:rPr>
        <w:t>ב</w:t>
      </w:r>
      <w:r w:rsidRPr="007D6A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70C4A342"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ידוע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התחייבויות היועצים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יתר הגורמים, מותנות בכך שיסופקו להם כל התכניות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ההנחיות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ההוראות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הפרטים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הביאורים שידרשו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מהקבלנים מלטעון לעיכוב מוצדק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42B820F3"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 יוכר כמוצדק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אך ו</w:t>
      </w:r>
      <w:r w:rsidRPr="007D6A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2CD4DB6D"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הוא נובע מכ</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ח עליון או גורם אחר (להלן יחדיו: "</w:t>
      </w:r>
      <w:r w:rsidRPr="007D6A6B">
        <w:rPr>
          <w:rFonts w:ascii="Times New Roman" w:eastAsia="Times New Roman" w:hAnsi="Times New Roman" w:cs="David"/>
          <w:b/>
          <w:bCs/>
          <w:sz w:val="20"/>
          <w:szCs w:val="24"/>
          <w:rtl/>
          <w:lang w:eastAsia="he-IL"/>
        </w:rPr>
        <w:t>אירוע דוחה</w:t>
      </w:r>
      <w:r w:rsidRPr="007D6A6B">
        <w:rPr>
          <w:rFonts w:ascii="Times New Roman" w:eastAsia="Times New Roman" w:hAnsi="Times New Roman" w:cs="David"/>
          <w:sz w:val="20"/>
          <w:szCs w:val="24"/>
          <w:rtl/>
          <w:lang w:eastAsia="he-IL"/>
        </w:rPr>
        <w:t>") שלדעת המנהל לא הייתה למתכנן שליטה עליו.</w:t>
      </w:r>
    </w:p>
    <w:p w14:paraId="7CF2B392"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05DFD31E"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קיבל תכניות, הנחיות, הוראות, פרטים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76B2C8BD"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אישר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האירוע הדוחה אכן מצדיק 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השירות ואת משך הדחייה.</w:t>
      </w:r>
    </w:p>
    <w:p w14:paraId="43CBE642" w14:textId="77777777" w:rsidR="007D6A6B" w:rsidRPr="007D6A6B" w:rsidRDefault="007D6A6B" w:rsidP="007D6A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w:t>
      </w:r>
      <w:r w:rsidRPr="007D6A6B">
        <w:rPr>
          <w:rFonts w:ascii="Times New Roman" w:eastAsia="Times New Roman" w:hAnsi="Times New Roman" w:cs="David" w:hint="cs"/>
          <w:sz w:val="20"/>
          <w:szCs w:val="24"/>
          <w:rtl/>
          <w:lang w:eastAsia="he-IL"/>
        </w:rPr>
        <w:t xml:space="preserve">כלליות </w:t>
      </w:r>
      <w:r w:rsidRPr="007D6A6B">
        <w:rPr>
          <w:rFonts w:ascii="Times New Roman" w:eastAsia="Times New Roman" w:hAnsi="Times New Roman" w:cs="David"/>
          <w:sz w:val="20"/>
          <w:szCs w:val="24"/>
          <w:rtl/>
          <w:lang w:eastAsia="he-IL"/>
        </w:rPr>
        <w:t>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חור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 תכנון ע"י אחרים לא יהווה עילה לעיכוב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שור המנהל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p>
    <w:p w14:paraId="004D458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להודיע למנהל מידית, על כל עיכוב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לפי הערכתו עלול לגרום לאיחור בקיום לוח הזמנים.</w:t>
      </w:r>
    </w:p>
    <w:p w14:paraId="2F70ED76" w14:textId="5B8B2CCD"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del w:id="6" w:author="Meryl Etman" w:date="2020-07-13T10:29:00Z">
        <w:r w:rsidRPr="007D6A6B" w:rsidDel="006D1442">
          <w:rPr>
            <w:rFonts w:ascii="Times New Roman" w:eastAsia="Times New Roman" w:hAnsi="Times New Roman" w:cs="David"/>
            <w:sz w:val="20"/>
            <w:szCs w:val="24"/>
            <w:rtl/>
            <w:lang w:eastAsia="he-IL"/>
          </w:rPr>
          <w:delText xml:space="preserve">ב- 1 לכל חודש גרגוריאני וכן </w:delText>
        </w:r>
      </w:del>
      <w:r w:rsidRPr="007D6A6B">
        <w:rPr>
          <w:rFonts w:ascii="Times New Roman" w:eastAsia="Times New Roman" w:hAnsi="Times New Roman" w:cs="David"/>
          <w:sz w:val="20"/>
          <w:szCs w:val="24"/>
          <w:rtl/>
          <w:lang w:eastAsia="he-IL"/>
        </w:rPr>
        <w:t>בכל מועד שיידרש על ידי המזמין, ימסור המתכנן למזמין דו"ח על התקדמות ביצוע שרותי המתכנן ועם תחילת ביצוע העבודות באתר גם דו"ח פיקוח על ביצוען.</w:t>
      </w:r>
    </w:p>
    <w:p w14:paraId="1A52A229"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לבקר במשרד המתכנן ולעיין בהתקדמות ובאופן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והמתכנן ימסור למנהל כל הסבר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פרט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דיווח</w:t>
      </w:r>
      <w:r w:rsidRPr="007D6A6B">
        <w:rPr>
          <w:rFonts w:ascii="Times New Roman" w:eastAsia="Times New Roman" w:hAnsi="Times New Roman" w:cs="David" w:hint="cs"/>
          <w:sz w:val="20"/>
          <w:szCs w:val="24"/>
          <w:rtl/>
          <w:lang w:eastAsia="he-IL"/>
        </w:rPr>
        <w:t>, מיד</w:t>
      </w:r>
      <w:r w:rsidRPr="007D6A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7D6A6B">
        <w:rPr>
          <w:rFonts w:ascii="Times New Roman" w:eastAsia="Times New Roman" w:hAnsi="Times New Roman" w:cs="David" w:hint="cs"/>
          <w:sz w:val="20"/>
          <w:szCs w:val="24"/>
          <w:rtl/>
          <w:lang w:eastAsia="he-IL"/>
        </w:rPr>
        <w:t xml:space="preserve"> זה ו/או לפי כל דין</w:t>
      </w:r>
      <w:r w:rsidRPr="007D6A6B">
        <w:rPr>
          <w:rFonts w:ascii="Times New Roman" w:eastAsia="Times New Roman" w:hAnsi="Times New Roman" w:cs="David"/>
          <w:sz w:val="20"/>
          <w:szCs w:val="24"/>
          <w:rtl/>
          <w:lang w:eastAsia="he-IL"/>
        </w:rPr>
        <w:t>.</w:t>
      </w:r>
    </w:p>
    <w:p w14:paraId="6F23BC09"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8F18780"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שכר המתכנן</w:t>
      </w:r>
    </w:p>
    <w:p w14:paraId="74E8186E"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תמורת שרותי המתכנן וכל יתר התחייבויותיו לפי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כמפורט בנספח </w:t>
      </w:r>
      <w:r w:rsidRPr="007D6A6B">
        <w:rPr>
          <w:rFonts w:ascii="Times New Roman" w:eastAsia="Times New Roman" w:hAnsi="Times New Roman" w:cs="David"/>
          <w:bCs/>
          <w:sz w:val="20"/>
          <w:szCs w:val="24"/>
          <w:rtl/>
          <w:lang w:eastAsia="he-IL"/>
        </w:rPr>
        <w:t xml:space="preserve">ד' </w:t>
      </w:r>
      <w:r w:rsidRPr="007D6A6B">
        <w:rPr>
          <w:rFonts w:ascii="Times New Roman" w:eastAsia="Times New Roman" w:hAnsi="Times New Roman" w:cs="David" w:hint="cs"/>
          <w:b/>
          <w:sz w:val="20"/>
          <w:szCs w:val="24"/>
          <w:rtl/>
          <w:lang w:eastAsia="he-IL"/>
        </w:rPr>
        <w:t xml:space="preserve">המצ"ב </w:t>
      </w:r>
      <w:r w:rsidRPr="007D6A6B">
        <w:rPr>
          <w:rFonts w:ascii="Times New Roman" w:eastAsia="Times New Roman" w:hAnsi="Times New Roman" w:cs="David"/>
          <w:sz w:val="20"/>
          <w:szCs w:val="24"/>
          <w:rtl/>
          <w:lang w:eastAsia="he-IL"/>
        </w:rPr>
        <w:t>(להלן: "</w:t>
      </w:r>
      <w:r w:rsidRPr="007D6A6B">
        <w:rPr>
          <w:rFonts w:ascii="Times New Roman" w:eastAsia="Times New Roman" w:hAnsi="Times New Roman" w:cs="David"/>
          <w:b/>
          <w:bCs/>
          <w:sz w:val="20"/>
          <w:szCs w:val="24"/>
          <w:rtl/>
          <w:lang w:eastAsia="he-IL"/>
        </w:rPr>
        <w:t>שכר המתכנן</w:t>
      </w:r>
      <w:r w:rsidRPr="007D6A6B">
        <w:rPr>
          <w:rFonts w:ascii="Times New Roman" w:eastAsia="Times New Roman" w:hAnsi="Times New Roman" w:cs="David"/>
          <w:sz w:val="20"/>
          <w:szCs w:val="24"/>
          <w:rtl/>
          <w:lang w:eastAsia="he-IL"/>
        </w:rPr>
        <w:t>").</w:t>
      </w:r>
    </w:p>
    <w:p w14:paraId="06FE397D"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בהוצאות הממשיות בשרותי העזר המפורטים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שא המזמין:</w:t>
      </w:r>
    </w:p>
    <w:p w14:paraId="61F017E5"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הדפסות בתוויין המיועדות להפצה לאחרים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החזר.</w:t>
      </w:r>
    </w:p>
    <w:p w14:paraId="52D1A1D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4F3A229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044E269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452B54FC"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העתקות שנמסרו ע"י המתכנן למזמין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לרשויות המוסמכות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ליועצים, למעט העתקות וצילומים שיפיק המתכנן במשרדו.</w:t>
      </w:r>
    </w:p>
    <w:p w14:paraId="2A681121"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שכפול מסמכים.</w:t>
      </w:r>
    </w:p>
    <w:p w14:paraId="7565E0B3"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606A1854"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מדידות וצילומי אויר.</w:t>
      </w:r>
    </w:p>
    <w:p w14:paraId="61343E88"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קידוחים ובדיקות קרקע.</w:t>
      </w:r>
    </w:p>
    <w:p w14:paraId="2C4FD674"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שליחויות.</w:t>
      </w:r>
    </w:p>
    <w:p w14:paraId="0DE2DAF6"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העזר המפורטים בסעיפים 7.2.1 עד 7.2.3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יוזמנו על ידי המתכנן באמצעות מערכת ניהול פרויקטים </w:t>
      </w:r>
      <w:r w:rsidRPr="007D6A6B">
        <w:rPr>
          <w:rFonts w:ascii="Times New Roman" w:eastAsia="Times New Roman" w:hAnsi="Times New Roman" w:cs="David"/>
          <w:sz w:val="20"/>
          <w:szCs w:val="24"/>
          <w:lang w:eastAsia="he-IL"/>
        </w:rPr>
        <w:t>VIEW</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 מערכת רמדורנט מודול ניהול מסמכים (</w:t>
      </w:r>
      <w:r w:rsidRPr="007D6A6B">
        <w:rPr>
          <w:rFonts w:ascii="Times New Roman" w:eastAsia="Times New Roman" w:hAnsi="Times New Roman" w:cs="David"/>
          <w:sz w:val="20"/>
          <w:szCs w:val="24"/>
          <w:lang w:eastAsia="he-IL"/>
        </w:rPr>
        <w:t>DM</w:t>
      </w:r>
      <w:r w:rsidRPr="007D6A6B">
        <w:rPr>
          <w:rFonts w:ascii="Times New Roman" w:eastAsia="Times New Roman" w:hAnsi="Times New Roman" w:cs="David"/>
          <w:sz w:val="20"/>
          <w:szCs w:val="24"/>
          <w:rtl/>
          <w:lang w:eastAsia="he-IL"/>
        </w:rPr>
        <w:t>) רק ממכונים המאושרים ע"י המזמין לבצע עבודות עבורו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52F6D96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על חשבון שכר המתכנן ישולמו למתכנן תשלומי ביניים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עורים ובמועדים המפורטים בנספח</w:t>
      </w:r>
      <w:r w:rsidRPr="007D6A6B">
        <w:rPr>
          <w:rFonts w:ascii="Times New Roman" w:eastAsia="Times New Roman" w:hAnsi="Times New Roman" w:cs="David"/>
          <w:bCs/>
          <w:sz w:val="20"/>
          <w:szCs w:val="24"/>
          <w:rtl/>
          <w:lang w:eastAsia="he-IL"/>
        </w:rPr>
        <w:t xml:space="preserve"> ה'</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p>
    <w:p w14:paraId="62FEE336"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תשלומי הביניים לפי פסקה זו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משלבי שירותי המתכנן ו/או טיב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675F818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השכר האמור בנספח </w:t>
      </w:r>
      <w:r w:rsidRPr="007D6A6B">
        <w:rPr>
          <w:rFonts w:ascii="Times New Roman" w:eastAsia="Times New Roman" w:hAnsi="Times New Roman" w:cs="David"/>
          <w:b/>
          <w:bCs/>
          <w:sz w:val="20"/>
          <w:szCs w:val="24"/>
          <w:rtl/>
          <w:lang w:eastAsia="he-IL"/>
        </w:rPr>
        <w:t xml:space="preserve">ד'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ה</w:t>
      </w:r>
      <w:r w:rsidRPr="007D6A6B">
        <w:rPr>
          <w:rFonts w:ascii="Times New Roman" w:eastAsia="Times New Roman" w:hAnsi="Times New Roman" w:cs="David" w:hint="cs"/>
          <w:sz w:val="20"/>
          <w:szCs w:val="24"/>
          <w:rtl/>
          <w:lang w:eastAsia="he-IL"/>
        </w:rPr>
        <w:t xml:space="preserve">ינו </w:t>
      </w:r>
      <w:r w:rsidRPr="007D6A6B">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D6A6B">
        <w:rPr>
          <w:rFonts w:ascii="Times New Roman" w:eastAsia="Times New Roman" w:hAnsi="Times New Roman" w:cs="David" w:hint="cs"/>
          <w:sz w:val="20"/>
          <w:szCs w:val="24"/>
          <w:rtl/>
          <w:lang w:eastAsia="he-IL"/>
        </w:rPr>
        <w:t xml:space="preserve">זה </w:t>
      </w:r>
      <w:r w:rsidRPr="007D6A6B">
        <w:rPr>
          <w:rFonts w:ascii="Times New Roman" w:eastAsia="Times New Roman" w:hAnsi="Times New Roman" w:cs="David"/>
          <w:sz w:val="20"/>
          <w:szCs w:val="24"/>
          <w:rtl/>
          <w:lang w:eastAsia="he-IL"/>
        </w:rPr>
        <w:t>במפורש אחרת. תנאי לתשלום שכר המתכנן במלואו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הינו המצאת הצהרה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7D6A6B">
        <w:rPr>
          <w:rFonts w:ascii="Times New Roman" w:eastAsia="Times New Roman" w:hAnsi="Times New Roman" w:cs="David"/>
          <w:b/>
          <w:bCs/>
          <w:sz w:val="20"/>
          <w:szCs w:val="24"/>
          <w:rtl/>
          <w:lang w:eastAsia="he-IL"/>
        </w:rPr>
        <w:t>ט'</w:t>
      </w:r>
      <w:r w:rsidRPr="007D6A6B">
        <w:rPr>
          <w:rFonts w:ascii="Times New Roman" w:eastAsia="Times New Roman" w:hAnsi="Times New Roman" w:cs="David"/>
          <w:sz w:val="20"/>
          <w:szCs w:val="24"/>
          <w:rtl/>
          <w:lang w:eastAsia="he-IL"/>
        </w:rPr>
        <w:t xml:space="preserve"> לחוזה זה וכתב היעדר תביעות המצורף כנספח</w:t>
      </w:r>
      <w:r w:rsidRPr="007D6A6B">
        <w:rPr>
          <w:rFonts w:ascii="Times New Roman" w:eastAsia="Times New Roman" w:hAnsi="Times New Roman" w:cs="David"/>
          <w:b/>
          <w:bCs/>
          <w:sz w:val="20"/>
          <w:szCs w:val="24"/>
          <w:rtl/>
          <w:lang w:eastAsia="he-IL"/>
        </w:rPr>
        <w:t xml:space="preserve"> י'</w:t>
      </w:r>
      <w:r w:rsidRPr="007D6A6B">
        <w:rPr>
          <w:rFonts w:ascii="Times New Roman" w:eastAsia="Times New Roman" w:hAnsi="Times New Roman" w:cs="David"/>
          <w:sz w:val="20"/>
          <w:szCs w:val="24"/>
          <w:rtl/>
          <w:lang w:eastAsia="he-IL"/>
        </w:rPr>
        <w:t xml:space="preserve"> לחוזה זה למזמין, חתום ע"י המתכנן ומאומת כנדרש בו.</w:t>
      </w:r>
    </w:p>
    <w:p w14:paraId="55FA16D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מבלי לפגוע בכלליות האמור בסעיף </w:t>
      </w:r>
      <w:r w:rsidRPr="007D6A6B">
        <w:rPr>
          <w:rFonts w:ascii="Times New Roman" w:eastAsia="Times New Roman" w:hAnsi="Times New Roman" w:cs="David" w:hint="cs"/>
          <w:sz w:val="20"/>
          <w:szCs w:val="24"/>
          <w:rtl/>
          <w:lang w:eastAsia="he-IL"/>
        </w:rPr>
        <w:t>7 לעיל</w:t>
      </w:r>
      <w:r w:rsidRPr="007D6A6B">
        <w:rPr>
          <w:rFonts w:ascii="Times New Roman" w:eastAsia="Times New Roman" w:hAnsi="Times New Roman" w:cs="David"/>
          <w:sz w:val="20"/>
          <w:szCs w:val="24"/>
          <w:rtl/>
          <w:lang w:eastAsia="he-IL"/>
        </w:rPr>
        <w:t>, 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רכוש ה</w:t>
      </w:r>
      <w:r w:rsidRPr="007D6A6B">
        <w:rPr>
          <w:rFonts w:ascii="Times New Roman" w:eastAsia="Times New Roman" w:hAnsi="Times New Roman" w:cs="David" w:hint="cs"/>
          <w:sz w:val="20"/>
          <w:szCs w:val="24"/>
          <w:rtl/>
          <w:lang w:eastAsia="he-IL"/>
        </w:rPr>
        <w:t>מזמין</w:t>
      </w:r>
      <w:r w:rsidRPr="007D6A6B">
        <w:rPr>
          <w:rFonts w:ascii="Times New Roman" w:eastAsia="Times New Roman" w:hAnsi="Times New Roman" w:cs="David"/>
          <w:sz w:val="20"/>
          <w:szCs w:val="24"/>
          <w:rtl/>
          <w:lang w:eastAsia="he-IL"/>
        </w:rPr>
        <w:t>. מובהר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הפרת סעיף זה על ידי המתכנן תה</w:t>
      </w:r>
      <w:r w:rsidRPr="007D6A6B">
        <w:rPr>
          <w:rFonts w:ascii="Times New Roman" w:eastAsia="Times New Roman" w:hAnsi="Times New Roman" w:cs="David" w:hint="cs"/>
          <w:sz w:val="20"/>
          <w:szCs w:val="24"/>
          <w:rtl/>
          <w:lang w:eastAsia="he-IL"/>
        </w:rPr>
        <w:t>ווה</w:t>
      </w:r>
      <w:r w:rsidRPr="007D6A6B">
        <w:rPr>
          <w:rFonts w:ascii="Times New Roman" w:eastAsia="Times New Roman" w:hAnsi="Times New Roman" w:cs="David"/>
          <w:sz w:val="20"/>
          <w:szCs w:val="24"/>
          <w:rtl/>
          <w:lang w:eastAsia="he-IL"/>
        </w:rPr>
        <w:t xml:space="preserve"> הפרה יסודית של חוזה</w:t>
      </w:r>
      <w:r w:rsidRPr="007D6A6B">
        <w:rPr>
          <w:rFonts w:ascii="Times New Roman" w:eastAsia="Times New Roman" w:hAnsi="Times New Roman" w:cs="David" w:hint="cs"/>
          <w:sz w:val="20"/>
          <w:szCs w:val="24"/>
          <w:rtl/>
          <w:lang w:eastAsia="he-IL"/>
        </w:rPr>
        <w:t xml:space="preserve"> זה. </w:t>
      </w:r>
    </w:p>
    <w:p w14:paraId="764B831B"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תנאים מקדמיים לביצוע תשלום כלשהו ע"ח שכר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הצגת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7D6A6B">
        <w:rPr>
          <w:rFonts w:ascii="Times New Roman" w:eastAsia="Times New Roman" w:hAnsi="Times New Roman" w:cs="David" w:hint="cs"/>
          <w:sz w:val="20"/>
          <w:szCs w:val="24"/>
          <w:rtl/>
          <w:lang w:eastAsia="he-IL"/>
        </w:rPr>
        <w:t>עובר</w:t>
      </w:r>
      <w:r w:rsidRPr="007D6A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49F1A1D0"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5D97DE8"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שנויים בתכנון</w:t>
      </w:r>
    </w:p>
    <w:p w14:paraId="13C002D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83A294E" w14:textId="77777777" w:rsidR="007D6A6B" w:rsidRPr="00736034"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3603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6034">
        <w:rPr>
          <w:rFonts w:ascii="Times New Roman" w:eastAsia="Times New Roman" w:hAnsi="Times New Roman" w:cs="David" w:hint="cs"/>
          <w:sz w:val="20"/>
          <w:szCs w:val="24"/>
          <w:rtl/>
          <w:lang w:eastAsia="he-IL"/>
        </w:rPr>
        <w:t>ים</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bCs/>
          <w:sz w:val="20"/>
          <w:szCs w:val="24"/>
          <w:rtl/>
          <w:lang w:eastAsia="he-IL"/>
        </w:rPr>
        <w:t>ב' או ג'</w:t>
      </w:r>
      <w:r w:rsidRPr="00736034">
        <w:rPr>
          <w:rFonts w:ascii="Times New Roman" w:eastAsia="Times New Roman" w:hAnsi="Times New Roman" w:cs="David" w:hint="cs"/>
          <w:b/>
          <w:sz w:val="20"/>
          <w:szCs w:val="24"/>
          <w:rtl/>
          <w:lang w:eastAsia="he-IL"/>
        </w:rPr>
        <w:t xml:space="preserve"> המצ"ב</w:t>
      </w:r>
      <w:r w:rsidRPr="00736034">
        <w:rPr>
          <w:rFonts w:ascii="Times New Roman" w:eastAsia="Times New Roman" w:hAnsi="Times New Roman" w:cs="David"/>
          <w:sz w:val="20"/>
          <w:szCs w:val="24"/>
          <w:rtl/>
          <w:lang w:eastAsia="he-IL"/>
        </w:rPr>
        <w:t>, וב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רותי המתכנן</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אלמלא השנויים</w:t>
      </w:r>
      <w:r w:rsidRPr="00736034">
        <w:rPr>
          <w:rFonts w:ascii="Times New Roman" w:eastAsia="Times New Roman" w:hAnsi="Times New Roman" w:cs="David" w:hint="cs"/>
          <w:sz w:val="20"/>
          <w:szCs w:val="24"/>
          <w:rtl/>
          <w:lang w:eastAsia="he-IL"/>
        </w:rPr>
        <w:t xml:space="preserve"> כאמור</w:t>
      </w:r>
      <w:r w:rsidRPr="00736034">
        <w:rPr>
          <w:rFonts w:ascii="Times New Roman" w:eastAsia="Times New Roman" w:hAnsi="Times New Roman" w:cs="David"/>
          <w:sz w:val="20"/>
          <w:szCs w:val="24"/>
          <w:rtl/>
          <w:lang w:eastAsia="he-IL"/>
        </w:rPr>
        <w:t>, יהיה</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זכאי לפיצוי בעד העבודה הנוספת שב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עקב השנויים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כאמור</w:t>
      </w:r>
      <w:r w:rsidRPr="00736034">
        <w:rPr>
          <w:rFonts w:ascii="Times New Roman" w:eastAsia="Times New Roman" w:hAnsi="Times New Roman" w:cs="David"/>
          <w:sz w:val="20"/>
          <w:szCs w:val="24"/>
          <w:rtl/>
          <w:lang w:eastAsia="he-IL"/>
        </w:rPr>
        <w:t>. הפיצוי ישולם בגין העבודה הנוספת שהמתכנן 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 xml:space="preserve"> המתכנן ושכר המתכנן. בכל מקרה</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ה</w:t>
      </w:r>
      <w:r w:rsidRPr="00736034">
        <w:rPr>
          <w:rFonts w:ascii="Times New Roman" w:eastAsia="Times New Roman" w:hAnsi="Times New Roman" w:cs="David"/>
          <w:sz w:val="20"/>
          <w:szCs w:val="24"/>
          <w:rtl/>
          <w:lang w:eastAsia="he-IL"/>
        </w:rPr>
        <w:t>שנויים</w:t>
      </w:r>
      <w:r w:rsidRPr="00736034">
        <w:rPr>
          <w:rFonts w:ascii="Times New Roman" w:eastAsia="Times New Roman" w:hAnsi="Times New Roman" w:cs="David" w:hint="cs"/>
          <w:sz w:val="20"/>
          <w:szCs w:val="24"/>
          <w:rtl/>
          <w:lang w:eastAsia="he-IL"/>
        </w:rPr>
        <w:t xml:space="preserve"> כאמור, לא יהוו</w:t>
      </w:r>
      <w:r w:rsidRPr="00736034">
        <w:rPr>
          <w:rFonts w:ascii="Times New Roman" w:eastAsia="Times New Roman" w:hAnsi="Times New Roman" w:cs="David"/>
          <w:sz w:val="20"/>
          <w:szCs w:val="24"/>
          <w:rtl/>
          <w:lang w:eastAsia="he-IL"/>
        </w:rPr>
        <w:t xml:space="preserve"> עילה לש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נוי בלוח הזמנים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אלא בא</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 xml:space="preserve">שור המנהל </w:t>
      </w:r>
      <w:r w:rsidRPr="00736034">
        <w:rPr>
          <w:rFonts w:ascii="Times New Roman" w:eastAsia="Times New Roman" w:hAnsi="Times New Roman" w:cs="David" w:hint="cs"/>
          <w:sz w:val="20"/>
          <w:szCs w:val="24"/>
          <w:rtl/>
          <w:lang w:eastAsia="he-IL"/>
        </w:rPr>
        <w:t>מראש ו</w:t>
      </w:r>
      <w:r w:rsidRPr="00736034">
        <w:rPr>
          <w:rFonts w:ascii="Times New Roman" w:eastAsia="Times New Roman" w:hAnsi="Times New Roman" w:cs="David"/>
          <w:sz w:val="20"/>
          <w:szCs w:val="24"/>
          <w:rtl/>
          <w:lang w:eastAsia="he-IL"/>
        </w:rPr>
        <w:t>בכתב.</w:t>
      </w:r>
    </w:p>
    <w:p w14:paraId="7A4F737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על אף</w:t>
      </w:r>
      <w:r w:rsidRPr="007D6A6B">
        <w:rPr>
          <w:rFonts w:ascii="Times New Roman" w:eastAsia="Times New Roman" w:hAnsi="Times New Roman" w:cs="David"/>
          <w:sz w:val="20"/>
          <w:szCs w:val="24"/>
          <w:rtl/>
          <w:lang w:eastAsia="he-IL"/>
        </w:rPr>
        <w:t xml:space="preserve"> האמור בסעיף 8.2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יגיע למתכנן דבר בגין שינויים הנובעים מ:</w:t>
      </w:r>
    </w:p>
    <w:p w14:paraId="550CBBA6"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 xml:space="preserve">טעות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קוי בתכנון ו/או באומדן של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של היועצים.</w:t>
      </w:r>
    </w:p>
    <w:p w14:paraId="6487A40C"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התכנון אינו התכנון היעיל ביותר.</w:t>
      </w:r>
    </w:p>
    <w:p w14:paraId="42AD4AE8"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0D1F8B5D"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השינויים מתחייבים מדרישת רשויות מוסמכות. </w:t>
      </w:r>
    </w:p>
    <w:p w14:paraId="0E32238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להכין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עבור רוכשים שיבקשו זאת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348A13D0" w14:textId="77777777" w:rsidR="007D6A6B" w:rsidRPr="007D6A6B" w:rsidRDefault="007D6A6B" w:rsidP="007D6A6B">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מחיר השינויים ותנאי התשלום בגין תכנון השינויים </w:t>
      </w:r>
      <w:r w:rsidRPr="007D6A6B">
        <w:rPr>
          <w:rFonts w:ascii="Times New Roman" w:eastAsia="Times New Roman" w:hAnsi="Times New Roman" w:cs="David" w:hint="cs"/>
          <w:sz w:val="20"/>
          <w:szCs w:val="24"/>
          <w:rtl/>
          <w:lang w:eastAsia="he-IL"/>
        </w:rPr>
        <w:t xml:space="preserve">כאמור, </w:t>
      </w:r>
      <w:r w:rsidRPr="007D6A6B">
        <w:rPr>
          <w:rFonts w:ascii="Times New Roman" w:eastAsia="Times New Roman" w:hAnsi="Times New Roman" w:cs="David"/>
          <w:sz w:val="20"/>
          <w:szCs w:val="24"/>
          <w:rtl/>
          <w:lang w:eastAsia="he-IL"/>
        </w:rPr>
        <w:t>יסוכמו בין המתכנן לרוכשים. המתכנן יתקשר עם הרוכש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בענ</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ין קביעת מחיר השינויים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תובא בפני המנהל והוא יהיה המוסמך להכריע בה.</w:t>
      </w:r>
    </w:p>
    <w:p w14:paraId="3026F29F"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אחריות וביטוח</w:t>
      </w:r>
    </w:p>
    <w:p w14:paraId="6136925B" w14:textId="77777777" w:rsidR="001D16E8" w:rsidRPr="00013687" w:rsidRDefault="001D16E8" w:rsidP="001D16E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59989AD" w14:textId="77777777" w:rsidR="001D16E8" w:rsidRPr="00013687" w:rsidRDefault="001D16E8" w:rsidP="001D16E8">
      <w:pPr>
        <w:pStyle w:val="af7"/>
        <w:numPr>
          <w:ilvl w:val="1"/>
          <w:numId w:val="16"/>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6E435270" w14:textId="77777777" w:rsidR="001D16E8" w:rsidRPr="00013687" w:rsidRDefault="001D16E8" w:rsidP="001D16E8">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7BE936B" w14:textId="77777777" w:rsidR="001D16E8" w:rsidRPr="00013687" w:rsidRDefault="001D16E8" w:rsidP="001D16E8">
      <w:pPr>
        <w:pStyle w:val="af7"/>
        <w:numPr>
          <w:ilvl w:val="1"/>
          <w:numId w:val="16"/>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552A25BE" w14:textId="77777777" w:rsidR="001D16E8"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CF6DADD" w14:textId="77777777" w:rsidR="001D16E8" w:rsidRPr="00013687"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35373F41"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קיימת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המפורטים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1'</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והמהווה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בלתי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נפרד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אצל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חברת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מורשית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בישראל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מוניטין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רשאי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w:t>
      </w:r>
    </w:p>
    <w:p w14:paraId="23827AD4"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מצד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תחילת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וכתנאי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מוקדם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תשלום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התמורה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מבטחיו</w:t>
      </w:r>
      <w:r w:rsidRPr="004E3753">
        <w:rPr>
          <w:rFonts w:ascii="Times New Roman" w:eastAsia="Times New Roman" w:hAnsi="Times New Roman" w:cs="David"/>
          <w:sz w:val="20"/>
          <w:szCs w:val="24"/>
          <w:rtl/>
          <w:lang w:eastAsia="he-IL"/>
        </w:rPr>
        <w:t xml:space="preserve">. </w:t>
      </w:r>
    </w:p>
    <w:p w14:paraId="5FAEE52A"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כמו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lastRenderedPageBreak/>
        <w:t>מעודכן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חידוש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מאוחרת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יותר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007018B4">
        <w:rPr>
          <w:rFonts w:ascii="Times New Roman" w:eastAsia="Times New Roman" w:hAnsi="Times New Roman" w:cs="David" w:hint="cs"/>
          <w:sz w:val="20"/>
          <w:szCs w:val="24"/>
          <w:rtl/>
          <w:lang w:eastAsia="he-IL"/>
        </w:rPr>
        <w:t xml:space="preserve"> 9.3</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w:t>
      </w:r>
    </w:p>
    <w:p w14:paraId="539A6768"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הינם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בבחינת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מזערית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שאינה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ממלוא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p>
    <w:p w14:paraId="657DD0E1"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הקשור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26C3283F"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לבדוק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שיומצא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לבצע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תיקון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הרחבה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להתחייבויות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w:t>
      </w:r>
    </w:p>
    <w:p w14:paraId="27EBD0EE"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מוצהר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הבדיקה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ולדרישת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אינן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מטילות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טיבם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ותוקפם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העדרם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1CBAFE59"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המובא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לחצרי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המשמש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תביעה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הנזכרים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4CBC6589"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p>
    <w:p w14:paraId="7290245D"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ייכלל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בדבר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המבטחים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ובלבד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לטובת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בזדון</w:t>
      </w:r>
      <w:r w:rsidRPr="004E3753">
        <w:rPr>
          <w:rFonts w:ascii="Times New Roman" w:eastAsia="Times New Roman" w:hAnsi="Times New Roman" w:cs="David"/>
          <w:sz w:val="20"/>
          <w:szCs w:val="24"/>
          <w:rtl/>
          <w:lang w:eastAsia="he-IL"/>
        </w:rPr>
        <w:t xml:space="preserve">. </w:t>
      </w:r>
    </w:p>
    <w:p w14:paraId="1ECFFDB2"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הוראה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לעניין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ובמקרה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יינתנו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לדאוג</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לתנאים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ולסכומים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לחלופין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נתונה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המבוטח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p>
    <w:p w14:paraId="2C445D86"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למען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ספק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ביחס</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במלואם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במישרין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בעקיפין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עקב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מכוסה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55C49893"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לצמצם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בצורה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מהתחייבויותיו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לשחרר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מחובתו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לפצות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w:t>
      </w:r>
    </w:p>
    <w:p w14:paraId="721E1066"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קפדני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ומדוקדק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המתייחסים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הניתנים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משולב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ה</w:t>
      </w:r>
      <w:r w:rsidRPr="004E3753">
        <w:rPr>
          <w:rFonts w:ascii="Times New Roman" w:eastAsia="Times New Roman" w:hAnsi="Times New Roman" w:cs="David"/>
          <w:sz w:val="20"/>
          <w:szCs w:val="24"/>
          <w:rtl/>
          <w:lang w:eastAsia="he-IL"/>
        </w:rPr>
        <w:t xml:space="preserve">- 1995 </w:t>
      </w:r>
      <w:r w:rsidRPr="004E3753">
        <w:rPr>
          <w:rFonts w:ascii="Times New Roman" w:eastAsia="Times New Roman" w:hAnsi="Times New Roman" w:cs="David" w:hint="cs"/>
          <w:sz w:val="20"/>
          <w:szCs w:val="24"/>
          <w:rtl/>
          <w:lang w:eastAsia="he-IL"/>
        </w:rPr>
        <w:t>ואחר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שהותקנו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ובעיקר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לפגוע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בכלליות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שליחיו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משמשיו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ועובדיהם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אלה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מקרי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זמני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ל</w:t>
      </w:r>
      <w:r w:rsidRPr="004E3753">
        <w:rPr>
          <w:rFonts w:ascii="Times New Roman" w:eastAsia="Times New Roman" w:hAnsi="Times New Roman" w:cs="David"/>
          <w:sz w:val="20"/>
          <w:szCs w:val="24"/>
          <w:rtl/>
          <w:lang w:eastAsia="he-IL"/>
        </w:rPr>
        <w:t>.</w:t>
      </w:r>
    </w:p>
    <w:p w14:paraId="06680076" w14:textId="77777777" w:rsidR="001D16E8" w:rsidRPr="00B27B4C" w:rsidRDefault="001D16E8" w:rsidP="007018B4">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9.1</w:t>
      </w:r>
      <w:r w:rsidR="004A719C">
        <w:rPr>
          <w:rFonts w:ascii="Times New Roman" w:eastAsia="Times New Roman" w:hAnsi="Times New Roman" w:cs="David" w:hint="cs"/>
          <w:sz w:val="20"/>
          <w:szCs w:val="24"/>
          <w:rtl/>
          <w:lang w:eastAsia="he-IL"/>
        </w:rPr>
        <w:t xml:space="preserve">7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5EE65574" w14:textId="77777777" w:rsidR="007D6A6B" w:rsidRPr="007D6A6B" w:rsidRDefault="007D6A6B" w:rsidP="007D6A6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456931E2"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אספקת תכניות</w:t>
      </w:r>
    </w:p>
    <w:p w14:paraId="6FAB96C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עת במהלך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וכן בתקופת הבדק של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xml:space="preserve"> לחוזה זה, ובמידה והדרישה מתייחסת לתכניות שאינ</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בידו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יערכ</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המתכנן בהקדם האפשרי וימסר</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למזמין.</w:t>
      </w:r>
    </w:p>
    <w:p w14:paraId="24C4047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עם גמר שרותי </w:t>
      </w:r>
      <w:r w:rsidRPr="007D6A6B">
        <w:rPr>
          <w:rFonts w:ascii="Times New Roman" w:eastAsia="Times New Roman" w:hAnsi="Times New Roman" w:cs="David" w:hint="cs"/>
          <w:sz w:val="20"/>
          <w:szCs w:val="24"/>
          <w:rtl/>
          <w:lang w:eastAsia="he-IL"/>
        </w:rPr>
        <w:t>המתכנן,</w:t>
      </w:r>
      <w:r w:rsidRPr="007D6A6B">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הסופי בשטח </w:t>
      </w:r>
      <w:r w:rsidRPr="007D6A6B">
        <w:rPr>
          <w:rFonts w:ascii="Times New Roman" w:eastAsia="Times New Roman" w:hAnsi="Times New Roman" w:cs="David"/>
          <w:color w:val="000000"/>
          <w:sz w:val="20"/>
          <w:szCs w:val="24"/>
          <w:lang w:eastAsia="he-IL"/>
        </w:rPr>
        <w:t>(AS MADE)</w:t>
      </w:r>
      <w:r w:rsidRPr="007D6A6B">
        <w:rPr>
          <w:rFonts w:ascii="Times New Roman" w:eastAsia="Times New Roman" w:hAnsi="Times New Roman" w:cs="David"/>
          <w:sz w:val="20"/>
          <w:szCs w:val="24"/>
          <w:rtl/>
          <w:lang w:eastAsia="he-IL"/>
        </w:rPr>
        <w:t xml:space="preserve">, למעט שינויי דיירים, </w:t>
      </w:r>
      <w:r w:rsidRPr="007D6A6B">
        <w:rPr>
          <w:rFonts w:ascii="Times New Roman" w:eastAsia="Times New Roman" w:hAnsi="Times New Roman" w:cs="David" w:hint="cs"/>
          <w:sz w:val="20"/>
          <w:szCs w:val="24"/>
          <w:rtl/>
          <w:lang w:eastAsia="he-IL"/>
        </w:rPr>
        <w:t xml:space="preserve">וקבצים </w:t>
      </w:r>
      <w:r w:rsidRPr="007D6A6B">
        <w:rPr>
          <w:rFonts w:ascii="Times New Roman" w:eastAsia="Times New Roman" w:hAnsi="Times New Roman" w:cs="David"/>
          <w:sz w:val="20"/>
          <w:szCs w:val="24"/>
          <w:rtl/>
          <w:lang w:eastAsia="he-IL"/>
        </w:rPr>
        <w:t>המכילים את התכנון במדיה ממוחשבת.</w:t>
      </w:r>
    </w:p>
    <w:p w14:paraId="0EEB4D1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7D6A6B">
        <w:rPr>
          <w:rFonts w:ascii="Times New Roman" w:eastAsia="Times New Roman" w:hAnsi="Times New Roman" w:cs="David" w:hint="cs"/>
          <w:sz w:val="20"/>
          <w:szCs w:val="24"/>
          <w:rtl/>
          <w:lang w:eastAsia="he-IL"/>
        </w:rPr>
        <w:t>הקבצים</w:t>
      </w:r>
      <w:r w:rsidRPr="007D6A6B">
        <w:rPr>
          <w:rFonts w:ascii="Times New Roman" w:eastAsia="Times New Roman" w:hAnsi="Times New Roman" w:cs="David"/>
          <w:sz w:val="20"/>
          <w:szCs w:val="24"/>
          <w:rtl/>
          <w:lang w:eastAsia="he-IL"/>
        </w:rPr>
        <w:t xml:space="preserve"> כשה</w:t>
      </w:r>
      <w:r w:rsidRPr="007D6A6B">
        <w:rPr>
          <w:rFonts w:ascii="Times New Roman" w:eastAsia="Times New Roman" w:hAnsi="Times New Roman" w:cs="David" w:hint="cs"/>
          <w:sz w:val="20"/>
          <w:szCs w:val="24"/>
          <w:rtl/>
          <w:lang w:eastAsia="he-IL"/>
        </w:rPr>
        <w:t>ם</w:t>
      </w:r>
      <w:r w:rsidRPr="007D6A6B">
        <w:rPr>
          <w:rFonts w:ascii="Times New Roman" w:eastAsia="Times New Roman" w:hAnsi="Times New Roman" w:cs="David"/>
          <w:sz w:val="20"/>
          <w:szCs w:val="24"/>
          <w:rtl/>
          <w:lang w:eastAsia="he-IL"/>
        </w:rPr>
        <w:t xml:space="preserve"> מעודכנ</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73F8AC90"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26010846"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המתכנן לא יהיה זכאי לכל תשלום נוסף בעד תכניות שימסור למזמין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סעיף 10 זה.</w:t>
      </w:r>
    </w:p>
    <w:p w14:paraId="10A737EE"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זכות הקניין בכל התכניות שייכת למזמין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 ששולם שכר המתכנן בהתאם להוראות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7A195869"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מעמד המתכנן</w:t>
      </w:r>
    </w:p>
    <w:p w14:paraId="3961A1C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ומובהר על ידי הצדדים לחוזה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7D6A6B">
        <w:rPr>
          <w:rFonts w:ascii="Times New Roman" w:eastAsia="Times New Roman" w:hAnsi="Times New Roman" w:cs="David" w:hint="cs"/>
          <w:sz w:val="20"/>
          <w:szCs w:val="24"/>
          <w:rtl/>
          <w:lang w:eastAsia="he-IL"/>
        </w:rPr>
        <w:t xml:space="preserve"> של המתכנן</w:t>
      </w:r>
      <w:r w:rsidRPr="007D6A6B">
        <w:rPr>
          <w:rFonts w:ascii="Times New Roman" w:eastAsia="Times New Roman" w:hAnsi="Times New Roman" w:cs="David"/>
          <w:sz w:val="20"/>
          <w:szCs w:val="24"/>
          <w:rtl/>
          <w:lang w:eastAsia="he-IL"/>
        </w:rPr>
        <w:t>.</w:t>
      </w:r>
    </w:p>
    <w:p w14:paraId="7187AC2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אין ולא יהיו יחסי עובד-מעביד בין המזמין ובין </w:t>
      </w:r>
      <w:r w:rsidRPr="007D6A6B">
        <w:rPr>
          <w:rFonts w:ascii="Times New Roman" w:eastAsia="Times New Roman" w:hAnsi="Times New Roman" w:cs="David"/>
          <w:color w:val="000000"/>
          <w:sz w:val="24"/>
          <w:szCs w:val="24"/>
          <w:rtl/>
          <w:lang w:eastAsia="he-IL"/>
        </w:rPr>
        <w:t xml:space="preserve">המתכנן ו/או </w:t>
      </w:r>
      <w:r w:rsidRPr="007D6A6B">
        <w:rPr>
          <w:rFonts w:ascii="Times New Roman" w:eastAsia="Times New Roman" w:hAnsi="Times New Roman" w:cs="David" w:hint="cs"/>
          <w:color w:val="000000"/>
          <w:sz w:val="24"/>
          <w:szCs w:val="24"/>
          <w:rtl/>
          <w:lang w:eastAsia="he-IL"/>
        </w:rPr>
        <w:t>מי מטעמו ו</w:t>
      </w:r>
      <w:r w:rsidRPr="007D6A6B">
        <w:rPr>
          <w:rFonts w:ascii="Times New Roman" w:eastAsia="Times New Roman" w:hAnsi="Times New Roman" w:cs="David"/>
          <w:color w:val="000000"/>
          <w:sz w:val="24"/>
          <w:szCs w:val="24"/>
          <w:rtl/>
          <w:lang w:eastAsia="he-IL"/>
        </w:rPr>
        <w:t xml:space="preserve">בין המזמין לבין עובדי </w:t>
      </w:r>
      <w:r w:rsidRPr="007D6A6B">
        <w:rPr>
          <w:rFonts w:ascii="Times New Roman" w:eastAsia="Times New Roman" w:hAnsi="Times New Roman" w:cs="David" w:hint="cs"/>
          <w:color w:val="000000"/>
          <w:sz w:val="24"/>
          <w:szCs w:val="24"/>
          <w:rtl/>
          <w:lang w:eastAsia="he-IL"/>
        </w:rPr>
        <w:t xml:space="preserve"> המתכנן ו/או מי מטעמיהם</w:t>
      </w:r>
      <w:r w:rsidRPr="007D6A6B">
        <w:rPr>
          <w:rFonts w:ascii="Times New Roman" w:eastAsia="Times New Roman" w:hAnsi="Times New Roman" w:cs="David"/>
          <w:color w:val="000000"/>
          <w:sz w:val="24"/>
          <w:szCs w:val="24"/>
          <w:rtl/>
          <w:lang w:eastAsia="he-IL"/>
        </w:rPr>
        <w:t xml:space="preserve"> </w:t>
      </w:r>
      <w:r w:rsidRPr="007D6A6B">
        <w:rPr>
          <w:rFonts w:ascii="Times New Roman" w:eastAsia="Times New Roman" w:hAnsi="Times New Roman" w:cs="David"/>
          <w:sz w:val="20"/>
          <w:szCs w:val="24"/>
          <w:rtl/>
          <w:lang w:eastAsia="he-IL"/>
        </w:rPr>
        <w:t>ואין בהוראות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ליצור בין המתכנן ו/או מי מעובדיו</w:t>
      </w:r>
      <w:r w:rsidRPr="007D6A6B">
        <w:rPr>
          <w:rFonts w:ascii="Times New Roman" w:eastAsia="Times New Roman" w:hAnsi="Times New Roman" w:cs="David" w:hint="cs"/>
          <w:sz w:val="20"/>
          <w:szCs w:val="24"/>
          <w:rtl/>
          <w:lang w:eastAsia="he-IL"/>
        </w:rPr>
        <w:t xml:space="preserve"> ו/או מי מטעמו</w:t>
      </w:r>
      <w:r w:rsidRPr="007D6A6B">
        <w:rPr>
          <w:rFonts w:ascii="Times New Roman" w:eastAsia="Times New Roman" w:hAnsi="Times New Roman" w:cs="David"/>
          <w:sz w:val="20"/>
          <w:szCs w:val="24"/>
          <w:rtl/>
          <w:lang w:eastAsia="he-IL"/>
        </w:rPr>
        <w:t xml:space="preserve"> לבין המזמין ו/או המנהל ו/או מי מטעמו יחסי עובד מעביד</w:t>
      </w:r>
      <w:r w:rsidRPr="007D6A6B">
        <w:rPr>
          <w:rFonts w:ascii="Times New Roman" w:eastAsia="Times New Roman" w:hAnsi="Times New Roman" w:cs="David"/>
          <w:color w:val="000000"/>
          <w:sz w:val="24"/>
          <w:szCs w:val="24"/>
          <w:rtl/>
          <w:lang w:eastAsia="he-IL"/>
        </w:rPr>
        <w:t>, לכל ענין ודבר. 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מוסכם ומובהר בין הצדדים</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7D6A6B">
        <w:rPr>
          <w:rFonts w:ascii="Times New Roman" w:eastAsia="Times New Roman" w:hAnsi="Times New Roman" w:cs="David" w:hint="cs"/>
          <w:color w:val="000000"/>
          <w:sz w:val="24"/>
          <w:szCs w:val="24"/>
          <w:rtl/>
          <w:lang w:eastAsia="he-IL"/>
        </w:rPr>
        <w:t>ל פ</w:t>
      </w:r>
      <w:r w:rsidRPr="007D6A6B">
        <w:rPr>
          <w:rFonts w:ascii="Times New Roman" w:eastAsia="Times New Roman" w:hAnsi="Times New Roman" w:cs="David"/>
          <w:color w:val="000000"/>
          <w:sz w:val="24"/>
          <w:szCs w:val="24"/>
          <w:rtl/>
          <w:lang w:eastAsia="he-IL"/>
        </w:rPr>
        <w:t>י הדין ו/או מכח צו הרחבה ו/או מכח הסכם כלשהו על עובד</w:t>
      </w:r>
      <w:r w:rsidRPr="007D6A6B">
        <w:rPr>
          <w:rFonts w:ascii="Times New Roman" w:eastAsia="Times New Roman" w:hAnsi="Times New Roman" w:cs="David" w:hint="cs"/>
          <w:sz w:val="20"/>
          <w:szCs w:val="24"/>
          <w:rtl/>
          <w:lang w:eastAsia="he-IL"/>
        </w:rPr>
        <w:t>.</w:t>
      </w:r>
    </w:p>
    <w:p w14:paraId="7CE426B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בזה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w:t>
      </w:r>
      <w:r w:rsidRPr="007D6A6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D6A6B">
        <w:rPr>
          <w:rFonts w:ascii="Times New Roman" w:eastAsia="Times New Roman" w:hAnsi="Times New Roman" w:cs="David"/>
          <w:color w:val="000000"/>
          <w:sz w:val="24"/>
          <w:szCs w:val="24"/>
          <w:rtl/>
          <w:lang w:eastAsia="he-IL"/>
        </w:rPr>
        <w:t xml:space="preserve"> מוותרים על כל טענות ו/או</w:t>
      </w:r>
      <w:r w:rsidRPr="007D6A6B">
        <w:rPr>
          <w:rFonts w:ascii="Times New Roman" w:eastAsia="Times New Roman" w:hAnsi="Times New Roman" w:cs="David" w:hint="cs"/>
          <w:color w:val="000000"/>
          <w:sz w:val="24"/>
          <w:szCs w:val="24"/>
          <w:rtl/>
          <w:lang w:eastAsia="he-IL"/>
        </w:rPr>
        <w:t xml:space="preserve"> דרישות ו/או תלונות ו/או</w:t>
      </w:r>
      <w:r w:rsidRPr="007D6A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7AF011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ישא לבדו </w:t>
      </w:r>
      <w:r w:rsidRPr="007D6A6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7D6A6B">
        <w:rPr>
          <w:rFonts w:ascii="Times New Roman" w:eastAsia="Times New Roman" w:hAnsi="Times New Roman" w:cs="David" w:hint="cs"/>
          <w:color w:val="000000"/>
          <w:sz w:val="24"/>
          <w:szCs w:val="24"/>
          <w:rtl/>
          <w:lang w:eastAsia="he-IL"/>
        </w:rPr>
        <w:t>ל פי</w:t>
      </w:r>
      <w:r w:rsidRPr="007D6A6B">
        <w:rPr>
          <w:rFonts w:ascii="Times New Roman" w:eastAsia="Times New Roman" w:hAnsi="Times New Roman" w:cs="David"/>
          <w:color w:val="000000"/>
          <w:sz w:val="24"/>
          <w:szCs w:val="24"/>
          <w:rtl/>
          <w:lang w:eastAsia="he-IL"/>
        </w:rPr>
        <w:t xml:space="preserve"> 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ובכלל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sz w:val="20"/>
          <w:szCs w:val="24"/>
          <w:rtl/>
          <w:lang w:eastAsia="he-IL"/>
        </w:rPr>
        <w:t xml:space="preserve"> תשלומי מס הכנסה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הלאומי שהוא חב בגין מתן שרותי המתכנן.</w:t>
      </w:r>
    </w:p>
    <w:p w14:paraId="6FC9C6D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לבדו באחריות לכל הזכויות הסוציאליות של עובדיו (כגון - ניכויי מס </w:t>
      </w:r>
      <w:r w:rsidRPr="007D6A6B">
        <w:rPr>
          <w:rFonts w:ascii="Times New Roman" w:eastAsia="Times New Roman" w:hAnsi="Times New Roman" w:cs="David"/>
          <w:sz w:val="20"/>
          <w:szCs w:val="24"/>
          <w:rtl/>
          <w:lang w:eastAsia="he-IL"/>
        </w:rPr>
        <w:lastRenderedPageBreak/>
        <w:t>הכנסה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לאומי, תשלומים לקרנות איגודים מקצוע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2ADF01A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D6A6B">
        <w:rPr>
          <w:rFonts w:ascii="Times New Roman" w:eastAsia="Times New Roman" w:hAnsi="Times New Roman" w:cs="David"/>
          <w:color w:val="000000"/>
          <w:sz w:val="24"/>
          <w:szCs w:val="24"/>
          <w:rtl/>
          <w:lang w:eastAsia="he-IL"/>
        </w:rPr>
        <w:t>מבלי לגרוע מ</w:t>
      </w:r>
      <w:r w:rsidRPr="007D6A6B">
        <w:rPr>
          <w:rFonts w:ascii="Times New Roman" w:eastAsia="Times New Roman" w:hAnsi="Times New Roman" w:cs="David" w:hint="cs"/>
          <w:color w:val="000000"/>
          <w:sz w:val="24"/>
          <w:szCs w:val="24"/>
          <w:rtl/>
          <w:lang w:eastAsia="he-IL"/>
        </w:rPr>
        <w:t xml:space="preserve">כלליות </w:t>
      </w:r>
      <w:r w:rsidRPr="007D6A6B">
        <w:rPr>
          <w:rFonts w:ascii="Times New Roman" w:eastAsia="Times New Roman" w:hAnsi="Times New Roman" w:cs="David"/>
          <w:color w:val="000000"/>
          <w:sz w:val="24"/>
          <w:szCs w:val="24"/>
          <w:rtl/>
          <w:lang w:eastAsia="he-IL"/>
        </w:rPr>
        <w:t>האמור לעיל, המתכנן מצהיר ומתחייב</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אם י</w:t>
      </w:r>
      <w:r w:rsidRPr="007D6A6B">
        <w:rPr>
          <w:rFonts w:ascii="Times New Roman" w:eastAsia="Times New Roman" w:hAnsi="Times New Roman" w:cs="David" w:hint="cs"/>
          <w:color w:val="000000"/>
          <w:sz w:val="24"/>
          <w:szCs w:val="24"/>
          <w:rtl/>
          <w:lang w:eastAsia="he-IL"/>
        </w:rPr>
        <w:t>י</w:t>
      </w:r>
      <w:r w:rsidRPr="007D6A6B">
        <w:rPr>
          <w:rFonts w:ascii="Times New Roman" w:eastAsia="Times New Roman" w:hAnsi="Times New Roman" w:cs="David"/>
          <w:color w:val="000000"/>
          <w:sz w:val="24"/>
          <w:szCs w:val="24"/>
          <w:rtl/>
          <w:lang w:eastAsia="he-IL"/>
        </w:rPr>
        <w:t>דרש המזמין על ידי המתכנן ו/או על ידי מי מ</w:t>
      </w:r>
      <w:r w:rsidRPr="007D6A6B">
        <w:rPr>
          <w:rFonts w:ascii="Times New Roman" w:eastAsia="Times New Roman" w:hAnsi="Times New Roman" w:cs="David" w:hint="cs"/>
          <w:color w:val="000000"/>
          <w:sz w:val="24"/>
          <w:szCs w:val="24"/>
          <w:rtl/>
          <w:lang w:eastAsia="he-IL"/>
        </w:rPr>
        <w:t>שלוחיו ו/או עובדיו</w:t>
      </w:r>
      <w:r w:rsidRPr="007D6A6B">
        <w:rPr>
          <w:rFonts w:ascii="Times New Roman" w:eastAsia="Times New Roman" w:hAnsi="Times New Roman" w:cs="David"/>
          <w:color w:val="000000"/>
          <w:sz w:val="24"/>
          <w:szCs w:val="24"/>
          <w:rtl/>
          <w:lang w:eastAsia="he-IL"/>
        </w:rPr>
        <w:t xml:space="preserve"> ו/או</w:t>
      </w:r>
      <w:r w:rsidRPr="007D6A6B">
        <w:rPr>
          <w:rFonts w:ascii="Times New Roman" w:eastAsia="Times New Roman" w:hAnsi="Times New Roman" w:cs="David" w:hint="cs"/>
          <w:color w:val="000000"/>
          <w:sz w:val="24"/>
          <w:szCs w:val="24"/>
          <w:rtl/>
          <w:lang w:eastAsia="he-IL"/>
        </w:rPr>
        <w:t xml:space="preserve"> אחר מטעמו ו/או</w:t>
      </w:r>
      <w:r w:rsidRPr="007D6A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ייחשב </w:t>
      </w:r>
      <w:r w:rsidRPr="007D6A6B">
        <w:rPr>
          <w:rFonts w:ascii="Times New Roman" w:eastAsia="Times New Roman" w:hAnsi="Times New Roman" w:cs="David" w:hint="cs"/>
          <w:color w:val="000000"/>
          <w:sz w:val="24"/>
          <w:szCs w:val="24"/>
          <w:rtl/>
          <w:lang w:eastAsia="he-IL"/>
        </w:rPr>
        <w:t>כ</w:t>
      </w:r>
      <w:r w:rsidRPr="007D6A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484E1BFC"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בשים לב לאמור לעיל, אם יקבע פורום מוסמך כלשהו</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7D6A6B">
        <w:rPr>
          <w:rFonts w:ascii="Times New Roman" w:eastAsia="Times New Roman" w:hAnsi="Times New Roman" w:cs="David" w:hint="cs"/>
          <w:color w:val="000000"/>
          <w:sz w:val="24"/>
          <w:szCs w:val="24"/>
          <w:rtl/>
          <w:lang w:eastAsia="he-IL"/>
        </w:rPr>
        <w:t xml:space="preserve"> ו/או מי משלוחיו ו/או אחר מטעמו</w:t>
      </w:r>
      <w:r w:rsidRPr="007D6A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D6A6B">
        <w:rPr>
          <w:rFonts w:ascii="Times New Roman" w:eastAsia="Times New Roman" w:hAnsi="Times New Roman" w:cs="David" w:hint="cs"/>
          <w:color w:val="000000"/>
          <w:sz w:val="24"/>
          <w:szCs w:val="24"/>
          <w:rtl/>
          <w:lang w:eastAsia="he-IL"/>
        </w:rPr>
        <w:t>.</w:t>
      </w:r>
    </w:p>
    <w:p w14:paraId="7794699C"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הבאת החוזה לגמר או ביטולו</w:t>
      </w:r>
    </w:p>
    <w:p w14:paraId="13A4886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p>
    <w:p w14:paraId="2A126FBA"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על אף האמור בכל מקום אחר בחוזה </w:t>
      </w:r>
      <w:r w:rsidRPr="007D6A6B">
        <w:rPr>
          <w:rFonts w:ascii="Times New Roman" w:eastAsia="Times New Roman" w:hAnsi="Times New Roman" w:cs="David" w:hint="cs"/>
          <w:sz w:val="20"/>
          <w:szCs w:val="24"/>
          <w:rtl/>
          <w:lang w:eastAsia="he-IL"/>
        </w:rPr>
        <w:t xml:space="preserve">זה על נספחיו, </w:t>
      </w:r>
      <w:r w:rsidRPr="007D6A6B">
        <w:rPr>
          <w:rFonts w:ascii="Times New Roman" w:eastAsia="Times New Roman" w:hAnsi="Times New Roman" w:cs="David"/>
          <w:sz w:val="20"/>
          <w:szCs w:val="24"/>
          <w:rtl/>
          <w:lang w:eastAsia="he-IL"/>
        </w:rPr>
        <w:t>רשאי המזמין,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7D6A6B">
        <w:rPr>
          <w:rFonts w:ascii="Times New Roman" w:eastAsia="Times New Roman" w:hAnsi="Times New Roman" w:cs="David" w:hint="cs"/>
          <w:sz w:val="20"/>
          <w:szCs w:val="24"/>
          <w:rtl/>
          <w:lang w:eastAsia="he-IL"/>
        </w:rPr>
        <w:t>-7</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מים</w:t>
      </w:r>
      <w:r w:rsidRPr="007D6A6B">
        <w:rPr>
          <w:rFonts w:ascii="Times New Roman" w:eastAsia="Times New Roman" w:hAnsi="Times New Roman" w:cs="David"/>
          <w:sz w:val="20"/>
          <w:szCs w:val="24"/>
          <w:rtl/>
          <w:lang w:eastAsia="he-IL"/>
        </w:rPr>
        <w:t xml:space="preserve"> מיום משלוחה (להלן: "</w:t>
      </w:r>
      <w:r w:rsidRPr="007D6A6B">
        <w:rPr>
          <w:rFonts w:ascii="Times New Roman" w:eastAsia="Times New Roman" w:hAnsi="Times New Roman" w:cs="David"/>
          <w:b/>
          <w:bCs/>
          <w:sz w:val="20"/>
          <w:szCs w:val="24"/>
          <w:rtl/>
          <w:lang w:eastAsia="he-IL"/>
        </w:rPr>
        <w:t>תאריך הפסקת השרות</w:t>
      </w:r>
      <w:r w:rsidRPr="007D6A6B">
        <w:rPr>
          <w:rFonts w:ascii="Times New Roman" w:eastAsia="Times New Roman" w:hAnsi="Times New Roman" w:cs="David"/>
          <w:sz w:val="20"/>
          <w:szCs w:val="24"/>
          <w:rtl/>
          <w:lang w:eastAsia="he-IL"/>
        </w:rPr>
        <w:t>").</w:t>
      </w:r>
    </w:p>
    <w:p w14:paraId="2054F9E8"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צע עד לתאריך הפסקת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 ו - ה'</w:t>
      </w:r>
      <w:r w:rsidRPr="007D6A6B">
        <w:rPr>
          <w:rFonts w:ascii="Times New Roman" w:eastAsia="Times New Roman" w:hAnsi="Times New Roman" w:cs="David"/>
          <w:sz w:val="20"/>
          <w:szCs w:val="24"/>
          <w:rtl/>
          <w:lang w:eastAsia="he-IL"/>
        </w:rPr>
        <w:t>. במקרה שבוצע חלק של קטע ו/או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ישולם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 המנהל.</w:t>
      </w:r>
    </w:p>
    <w:p w14:paraId="7703E9C2"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לטענה </w:t>
      </w:r>
      <w:r w:rsidRPr="007D6A6B">
        <w:rPr>
          <w:rFonts w:ascii="Times New Roman" w:eastAsia="Times New Roman" w:hAnsi="Times New Roman" w:cs="David" w:hint="cs"/>
          <w:sz w:val="20"/>
          <w:szCs w:val="24"/>
          <w:rtl/>
          <w:lang w:eastAsia="he-IL"/>
        </w:rPr>
        <w:t>ו/או דרישה ו/או תלונה ו/</w:t>
      </w:r>
      <w:r w:rsidRPr="007D6A6B">
        <w:rPr>
          <w:rFonts w:ascii="Times New Roman" w:eastAsia="Times New Roman" w:hAnsi="Times New Roman" w:cs="David"/>
          <w:sz w:val="20"/>
          <w:szCs w:val="24"/>
          <w:rtl/>
          <w:lang w:eastAsia="he-IL"/>
        </w:rPr>
        <w:t>או תביעה כלשהי, פרט לאמור בסעיף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והשכר שישולם לפי 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6C2BA552"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תוך 12 חודש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מהבאת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כאמור</w:t>
      </w:r>
      <w:r w:rsidRPr="007D6A6B">
        <w:rPr>
          <w:rFonts w:ascii="Times New Roman" w:eastAsia="Times New Roman" w:hAnsi="Times New Roman" w:cs="David" w:hint="cs"/>
          <w:sz w:val="20"/>
          <w:szCs w:val="24"/>
          <w:rtl/>
          <w:lang w:eastAsia="he-IL"/>
        </w:rPr>
        <w:t>, רשאי המזמין</w:t>
      </w:r>
      <w:r w:rsidRPr="007D6A6B">
        <w:rPr>
          <w:rFonts w:ascii="Times New Roman" w:eastAsia="Times New Roman" w:hAnsi="Times New Roman" w:cs="David"/>
          <w:sz w:val="20"/>
          <w:szCs w:val="24"/>
          <w:rtl/>
          <w:lang w:eastAsia="he-IL"/>
        </w:rPr>
        <w:t xml:space="preserve"> לחדשו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במקרה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לחדש את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תנאי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61721FB7"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במקרה שחוזה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מצוות הדין)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זכאי לתשלום כמוגדר בסעיף 12.3.2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ויחולו הסעיפים 12.1.3 ו- 12.1.4 לעיל.</w:t>
      </w:r>
    </w:p>
    <w:p w14:paraId="7237A31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p>
    <w:p w14:paraId="5B78B3F9"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מזמין לפי סעיף 12.1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זכאי המזמין לבטל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בלא צורך בהודעה מוקדמת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אחד מהמקרים הבאים:</w:t>
      </w:r>
    </w:p>
    <w:p w14:paraId="409D32CB"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ו/או לא קיים איזה מהוראות החוזה ולא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קן </w:t>
      </w:r>
      <w:r w:rsidRPr="007D6A6B">
        <w:rPr>
          <w:rFonts w:ascii="Times New Roman" w:eastAsia="Times New Roman" w:hAnsi="Times New Roman" w:cs="David" w:hint="cs"/>
          <w:sz w:val="20"/>
          <w:szCs w:val="24"/>
          <w:rtl/>
          <w:lang w:eastAsia="he-IL"/>
        </w:rPr>
        <w:t>את ה</w:t>
      </w:r>
      <w:r w:rsidRPr="007D6A6B">
        <w:rPr>
          <w:rFonts w:ascii="Times New Roman" w:eastAsia="Times New Roman" w:hAnsi="Times New Roman" w:cs="David"/>
          <w:sz w:val="20"/>
          <w:szCs w:val="24"/>
          <w:rtl/>
          <w:lang w:eastAsia="he-IL"/>
        </w:rPr>
        <w:t>הפרה</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לאחר שק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בל התראה על כך מהמזמין בתוך הזמן הנקוב </w:t>
      </w:r>
      <w:r w:rsidRPr="007D6A6B">
        <w:rPr>
          <w:rFonts w:ascii="Times New Roman" w:eastAsia="Times New Roman" w:hAnsi="Times New Roman" w:cs="David"/>
          <w:sz w:val="20"/>
          <w:szCs w:val="24"/>
          <w:rtl/>
          <w:lang w:eastAsia="he-IL"/>
        </w:rPr>
        <w:lastRenderedPageBreak/>
        <w:t>בהתראה.</w:t>
      </w:r>
    </w:p>
    <w:p w14:paraId="69B27FB1"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התרה במתכנן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שאין הוא מבצע את עבודתו בצורה המבטיחה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w:t>
      </w:r>
    </w:p>
    <w:p w14:paraId="7FD9A35B"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את הוראת סעיף 7.5 לעיל.</w:t>
      </w:r>
    </w:p>
    <w:p w14:paraId="5B5CD623"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נבצר מהמתכנן או מהמנהל הראשי לקיים את ה</w:t>
      </w:r>
      <w:r w:rsidRPr="007D6A6B">
        <w:rPr>
          <w:rFonts w:ascii="Times New Roman" w:eastAsia="Times New Roman" w:hAnsi="Times New Roman" w:cs="David" w:hint="cs"/>
          <w:sz w:val="20"/>
          <w:szCs w:val="24"/>
          <w:rtl/>
          <w:lang w:eastAsia="he-IL"/>
        </w:rPr>
        <w:t xml:space="preserve">וראות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לפעולה משפטית או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שירותי המתכנן או אם ארע אירוע דומה.</w:t>
      </w:r>
    </w:p>
    <w:p w14:paraId="138FF521"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חל שינוי בהחזקת המניות ו/או בהרכב המנהלים של המתכנן.</w:t>
      </w:r>
    </w:p>
    <w:p w14:paraId="14BBA27F"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בוטל החוזה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צע עד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טול החוזה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bCs/>
          <w:sz w:val="20"/>
          <w:szCs w:val="24"/>
          <w:rtl/>
          <w:lang w:eastAsia="he-IL"/>
        </w:rPr>
        <w:t xml:space="preserve">ו -ה' </w:t>
      </w:r>
      <w:r w:rsidRPr="007D6A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7D559BC1"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תשמש עילה למתכנן לתביעת פיצויים כלשהם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לטענה</w:t>
      </w:r>
      <w:r w:rsidRPr="007D6A6B">
        <w:rPr>
          <w:rFonts w:ascii="Times New Roman" w:eastAsia="Times New Roman" w:hAnsi="Times New Roman" w:cs="David" w:hint="cs"/>
          <w:sz w:val="20"/>
          <w:szCs w:val="24"/>
          <w:rtl/>
          <w:lang w:eastAsia="he-IL"/>
        </w:rPr>
        <w:t xml:space="preserve"> ו/או לדרישה ו/או לתלונה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תביעה כלשהי, פרט לאמור בסעיף 12.3.2 לעיל, והשכר שישולם לפי סעיף 12.3.2</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58452F1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השירותים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 זה או אם אירע אירוע דומה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סעיפים 12.3.2 ו - 12.3.3 לעיל.</w:t>
      </w:r>
    </w:p>
    <w:p w14:paraId="712CD92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סעיפים 12.1, 12.2 ו-12.3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הסעיפים הנ"ל.</w:t>
      </w:r>
    </w:p>
    <w:p w14:paraId="6094804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מקרה של 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או ביטולו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למסור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המשך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C0A9B4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אימת שהמתכנן לא יקיים איזו מהתחייבויותיו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DF3F16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12819507"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103EEA77" w14:textId="77777777" w:rsidR="007D6A6B" w:rsidRPr="007D6A6B" w:rsidRDefault="007D6A6B" w:rsidP="007D6A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8B57E31"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העברת זכויות</w:t>
      </w:r>
    </w:p>
    <w:p w14:paraId="45B7090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אין המתכנן רשאי להסב לאחר את החוזה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כל חלק ממנו, וכן אין הוא רשאי להעביר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להסב לאחר כל זכות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חובה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אלא בהסכמת המזמין בכתב ומראש.</w:t>
      </w:r>
    </w:p>
    <w:p w14:paraId="19E2024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אין המתכנן רשאי למסור לאחר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כולם או מקצתם, אלא בהסכמת המזמין בכתב ומראש.</w:t>
      </w:r>
    </w:p>
    <w:p w14:paraId="0E7D074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ניתנה הסכמת המזמין לפי סעיפים 13.1 או 13.2 לעיל, הרי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אין בכך כדי לפטור את המתכנן מאחריותו והתחייבויותיו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 xml:space="preserve"> ומזכויות המזמין על פיו, והמתכנן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באחריות מלאה, כלפי המזמין וכלפי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 xml:space="preserve">צד שלישי שהוא, גם לכל מעשה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באי כחם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עובדיהם</w:t>
      </w:r>
      <w:r w:rsidRPr="007D6A6B">
        <w:rPr>
          <w:rFonts w:ascii="Times New Roman" w:eastAsia="Times New Roman" w:hAnsi="Times New Roman" w:cs="David" w:hint="cs"/>
          <w:sz w:val="20"/>
          <w:szCs w:val="24"/>
          <w:rtl/>
          <w:lang w:eastAsia="he-IL"/>
        </w:rPr>
        <w:t xml:space="preserve"> ו/או מי מטעמם</w:t>
      </w:r>
      <w:r w:rsidRPr="007D6A6B">
        <w:rPr>
          <w:rFonts w:ascii="Times New Roman" w:eastAsia="Times New Roman" w:hAnsi="Times New Roman" w:cs="David"/>
          <w:sz w:val="20"/>
          <w:szCs w:val="24"/>
          <w:rtl/>
          <w:lang w:eastAsia="he-IL"/>
        </w:rPr>
        <w:t>, ואילו למזמין ישמרו כל זכויותיו כלפי המתכנן.</w:t>
      </w:r>
    </w:p>
    <w:p w14:paraId="6D8CE0D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המתכנן כמתחייב מהאמור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סעיף 12.3.2 ו-12.3.3 לעיל.</w:t>
      </w:r>
    </w:p>
    <w:p w14:paraId="509AA532"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57C04A33" w14:textId="77777777" w:rsidR="007D6A6B" w:rsidRPr="007D6A6B" w:rsidRDefault="007D6A6B" w:rsidP="007D6A6B">
      <w:pPr>
        <w:widowControl w:val="0"/>
        <w:numPr>
          <w:ilvl w:val="0"/>
          <w:numId w:val="16"/>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סיום שרותי המתכנן</w:t>
      </w:r>
    </w:p>
    <w:p w14:paraId="06EB7AF8"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יחושבו כבאים לסיום בכל אחד מהמקרים הבאים:</w:t>
      </w:r>
    </w:p>
    <w:p w14:paraId="12D939EA"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הובא לידי </w:t>
      </w:r>
      <w:r w:rsidRPr="007D6A6B">
        <w:rPr>
          <w:rFonts w:ascii="Times New Roman" w:eastAsia="Times New Roman" w:hAnsi="Times New Roman" w:cs="David" w:hint="cs"/>
          <w:sz w:val="20"/>
          <w:szCs w:val="24"/>
          <w:rtl/>
          <w:lang w:eastAsia="he-IL"/>
        </w:rPr>
        <w:t>גמר</w:t>
      </w:r>
      <w:r w:rsidRPr="007D6A6B">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328F73DD"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עם מתן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ע"י המזמין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הושלם מתן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445CC56B"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סודיות והמצאת מסמכים</w:t>
      </w:r>
    </w:p>
    <w:p w14:paraId="360E756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7D6A6B">
        <w:rPr>
          <w:rFonts w:ascii="Times New Roman" w:eastAsia="Times New Roman" w:hAnsi="Times New Roman" w:cs="David" w:hint="cs"/>
          <w:sz w:val="20"/>
          <w:szCs w:val="24"/>
          <w:rtl/>
          <w:lang w:eastAsia="he-IL"/>
        </w:rPr>
        <w:t>ו/או על ידי</w:t>
      </w:r>
      <w:r w:rsidRPr="007D6A6B">
        <w:rPr>
          <w:rFonts w:ascii="Times New Roman" w:eastAsia="Times New Roman" w:hAnsi="Times New Roman" w:cs="David"/>
          <w:sz w:val="20"/>
          <w:szCs w:val="24"/>
          <w:rtl/>
          <w:lang w:eastAsia="he-IL"/>
        </w:rPr>
        <w:t xml:space="preserve"> מ</w:t>
      </w:r>
      <w:r w:rsidRPr="007D6A6B">
        <w:rPr>
          <w:rFonts w:ascii="Times New Roman" w:eastAsia="Times New Roman" w:hAnsi="Times New Roman" w:cs="David" w:hint="cs"/>
          <w:sz w:val="20"/>
          <w:szCs w:val="24"/>
          <w:rtl/>
          <w:lang w:eastAsia="he-IL"/>
        </w:rPr>
        <w:t>י מ</w:t>
      </w:r>
      <w:r w:rsidRPr="007D6A6B">
        <w:rPr>
          <w:rFonts w:ascii="Times New Roman" w:eastAsia="Times New Roman" w:hAnsi="Times New Roman" w:cs="David"/>
          <w:sz w:val="20"/>
          <w:szCs w:val="24"/>
          <w:rtl/>
          <w:lang w:eastAsia="he-IL"/>
        </w:rPr>
        <w:t xml:space="preserve">טעמו ובין שהוכנו על ידי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מי </w:t>
      </w:r>
      <w:r w:rsidRPr="007D6A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3BBFBD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מאחריותו </w:t>
      </w:r>
      <w:r w:rsidRPr="007D6A6B">
        <w:rPr>
          <w:rFonts w:ascii="Times New Roman" w:eastAsia="Times New Roman" w:hAnsi="Times New Roman" w:cs="David" w:hint="cs"/>
          <w:sz w:val="20"/>
          <w:szCs w:val="24"/>
          <w:rtl/>
          <w:lang w:eastAsia="he-IL"/>
        </w:rPr>
        <w:t xml:space="preserve">של המתכנן </w:t>
      </w:r>
      <w:r w:rsidRPr="007D6A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יציית המתכנן לכל דרישה של המנהל בדבר נקיטת אמצעי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DB8484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יחתים את עובדיו</w:t>
      </w:r>
      <w:r w:rsidRPr="007D6A6B">
        <w:rPr>
          <w:rFonts w:ascii="Times New Roman" w:eastAsia="Times New Roman" w:hAnsi="Times New Roman" w:cs="David" w:hint="cs"/>
          <w:sz w:val="20"/>
          <w:szCs w:val="24"/>
          <w:rtl/>
          <w:lang w:eastAsia="he-IL"/>
        </w:rPr>
        <w:t xml:space="preserve"> ו/או שלוחיו ו/או אחר מטעמו</w:t>
      </w:r>
      <w:r w:rsidRPr="007D6A6B">
        <w:rPr>
          <w:rFonts w:ascii="Times New Roman" w:eastAsia="Times New Roman" w:hAnsi="Times New Roman" w:cs="David"/>
          <w:sz w:val="20"/>
          <w:szCs w:val="24"/>
          <w:rtl/>
          <w:lang w:eastAsia="he-IL"/>
        </w:rPr>
        <w:t xml:space="preserve"> בקשר עם ביצוע הסכם זה</w:t>
      </w:r>
      <w:r w:rsidRPr="007D6A6B">
        <w:rPr>
          <w:rFonts w:ascii="Times New Roman" w:eastAsia="Times New Roman" w:hAnsi="Times New Roman" w:cs="David" w:hint="cs"/>
          <w:sz w:val="20"/>
          <w:szCs w:val="24"/>
          <w:rtl/>
          <w:lang w:eastAsia="he-IL"/>
        </w:rPr>
        <w:t xml:space="preserve"> על נספחיו,</w:t>
      </w:r>
      <w:r w:rsidRPr="007D6A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7D6A6B">
        <w:rPr>
          <w:rFonts w:ascii="Times New Roman" w:eastAsia="Times New Roman" w:hAnsi="Times New Roman" w:cs="David"/>
          <w:bCs/>
          <w:sz w:val="20"/>
          <w:szCs w:val="24"/>
          <w:rtl/>
          <w:lang w:eastAsia="he-IL"/>
        </w:rPr>
        <w:t>ו'</w:t>
      </w:r>
      <w:r w:rsidRPr="007D6A6B">
        <w:rPr>
          <w:rFonts w:ascii="Times New Roman" w:eastAsia="Times New Roman" w:hAnsi="Times New Roman" w:cs="David"/>
          <w:sz w:val="20"/>
          <w:szCs w:val="24"/>
          <w:rtl/>
          <w:lang w:eastAsia="he-IL"/>
        </w:rPr>
        <w:t>,.</w:t>
      </w:r>
    </w:p>
    <w:p w14:paraId="61B8E2D1"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לפי דרישת המזמין ועם סיום 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7D6A6B">
        <w:rPr>
          <w:rFonts w:ascii="Times New Roman" w:eastAsia="Times New Roman" w:hAnsi="Times New Roman" w:cs="David" w:hint="cs"/>
          <w:sz w:val="20"/>
          <w:szCs w:val="24"/>
          <w:rtl/>
          <w:lang w:eastAsia="he-IL"/>
        </w:rPr>
        <w:t>.</w:t>
      </w:r>
    </w:p>
    <w:p w14:paraId="0CE259C6"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ויתור על זכויות מצד המתכנן</w:t>
      </w:r>
    </w:p>
    <w:p w14:paraId="629ABF58"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השתמש המזמין כדין בסמכות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D6A6B">
        <w:rPr>
          <w:rFonts w:ascii="Times New Roman" w:eastAsia="Times New Roman" w:hAnsi="Times New Roman" w:cs="David" w:hint="cs"/>
          <w:sz w:val="20"/>
          <w:szCs w:val="24"/>
          <w:rtl/>
          <w:lang w:eastAsia="he-IL"/>
        </w:rPr>
        <w:t>מתכנן כל טענה ו/או דרישה ו/או תלונה ו/או</w:t>
      </w:r>
      <w:r w:rsidRPr="007D6A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w:t>
      </w:r>
      <w:r w:rsidRPr="007D6A6B">
        <w:rPr>
          <w:rFonts w:ascii="Times New Roman" w:eastAsia="Times New Roman" w:hAnsi="Times New Roman" w:cs="David" w:hint="cs"/>
          <w:sz w:val="20"/>
          <w:szCs w:val="24"/>
          <w:rtl/>
          <w:lang w:eastAsia="he-IL"/>
        </w:rPr>
        <w:t xml:space="preserve"> שיפוי ו/או</w:t>
      </w:r>
      <w:r w:rsidRPr="007D6A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פגיעה במוניטין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הפסד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הפסד רווח העלולים להיגרם לו עקב הביטול</w:t>
      </w:r>
      <w:r w:rsidRPr="007D6A6B">
        <w:rPr>
          <w:rFonts w:ascii="Times New Roman" w:eastAsia="Times New Roman" w:hAnsi="Times New Roman" w:cs="David" w:hint="cs"/>
          <w:sz w:val="20"/>
          <w:szCs w:val="24"/>
          <w:rtl/>
          <w:lang w:eastAsia="he-IL"/>
        </w:rPr>
        <w:t xml:space="preserve"> או</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lastRenderedPageBreak/>
        <w:t xml:space="preserve">ההפסקה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מכל סיבה אחרת.</w:t>
      </w:r>
    </w:p>
    <w:p w14:paraId="65AB7892"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שביצע המתכנן על פי חוזה זה.</w:t>
      </w:r>
    </w:p>
    <w:p w14:paraId="7E3D5E90"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המשך 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מסירתם לידי מתכנן אחר, והינו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1361BF3D"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שונות</w:t>
      </w:r>
    </w:p>
    <w:p w14:paraId="27F243A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הראשי במשרד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מתחייב לבצע את השירותים שעליו לבצע אישית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w:t>
      </w:r>
      <w:r w:rsidRPr="007D6A6B">
        <w:rPr>
          <w:rFonts w:ascii="Times New Roman" w:eastAsia="Times New Roman" w:hAnsi="Times New Roman" w:cs="David" w:hint="cs"/>
          <w:sz w:val="20"/>
          <w:szCs w:val="24"/>
          <w:rtl/>
          <w:lang w:eastAsia="he-IL"/>
        </w:rPr>
        <w:t xml:space="preserve"> זה והינו</w:t>
      </w:r>
      <w:r w:rsidRPr="007D6A6B">
        <w:rPr>
          <w:rFonts w:ascii="Times New Roman" w:eastAsia="Times New Roman" w:hAnsi="Times New Roman" w:cs="David"/>
          <w:sz w:val="20"/>
          <w:szCs w:val="24"/>
          <w:rtl/>
          <w:lang w:eastAsia="he-IL"/>
        </w:rPr>
        <w:t xml:space="preserve"> אחראי וערב כלפי המזמין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התחייבויות המתכנן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w:t>
      </w:r>
    </w:p>
    <w:p w14:paraId="1419415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צד אשר יפר או לא יקיים איזו מהתחייבויותיו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יהיה חייב לפצות את הצד המקיים על כל הנזקים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ההפסדים שיגרמו לו עקב 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מבלי לגרוע מזכות הצד המקיים לכל סעד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תרופה אחרים ו/או נוספים.</w:t>
      </w:r>
    </w:p>
    <w:p w14:paraId="27ED90BC"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למניעת ספקות מוצהר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FD6511D"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D6A6B">
        <w:rPr>
          <w:rFonts w:ascii="Times New Roman" w:eastAsia="Times New Roman" w:hAnsi="Times New Roman" w:cs="David" w:hint="cs"/>
          <w:sz w:val="20"/>
          <w:szCs w:val="24"/>
          <w:rtl/>
          <w:lang w:eastAsia="he-IL"/>
        </w:rPr>
        <w:t>נבע</w:t>
      </w:r>
      <w:r w:rsidRPr="007D6A6B">
        <w:rPr>
          <w:rFonts w:ascii="Times New Roman" w:eastAsia="Times New Roman" w:hAnsi="Times New Roman" w:cs="David"/>
          <w:sz w:val="20"/>
          <w:szCs w:val="24"/>
          <w:rtl/>
          <w:lang w:eastAsia="he-IL"/>
        </w:rPr>
        <w:t xml:space="preserve"> מאי עמידתו בהתחייבויותיו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w:t>
      </w:r>
    </w:p>
    <w:p w14:paraId="3BF2B70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69654EA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כל </w:t>
      </w:r>
      <w:r w:rsidRPr="007D6A6B">
        <w:rPr>
          <w:rFonts w:ascii="Times New Roman" w:eastAsia="Times New Roman" w:hAnsi="Times New Roman" w:cs="David" w:hint="cs"/>
          <w:sz w:val="20"/>
          <w:szCs w:val="24"/>
          <w:rtl/>
          <w:lang w:eastAsia="he-IL"/>
        </w:rPr>
        <w:t>אחת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אחת מהתחייבויות המזמין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מותנה בכך שהמתכנן יקיים תחילה את 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עד לאותו מועד. המזמין זכאי, מבלי לפגוע </w:t>
      </w:r>
      <w:r w:rsidRPr="007D6A6B">
        <w:rPr>
          <w:rFonts w:ascii="Times New Roman" w:eastAsia="Times New Roman" w:hAnsi="Times New Roman" w:cs="David" w:hint="cs"/>
          <w:sz w:val="20"/>
          <w:szCs w:val="24"/>
          <w:rtl/>
          <w:lang w:eastAsia="he-IL"/>
        </w:rPr>
        <w:t>מכלליות ה</w:t>
      </w:r>
      <w:r w:rsidRPr="007D6A6B">
        <w:rPr>
          <w:rFonts w:ascii="Times New Roman" w:eastAsia="Times New Roman" w:hAnsi="Times New Roman" w:cs="David"/>
          <w:sz w:val="20"/>
          <w:szCs w:val="24"/>
          <w:rtl/>
          <w:lang w:eastAsia="he-IL"/>
        </w:rPr>
        <w:t>אמור בכל מקום אחר בחוזה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לעכב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E8844B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שום התנהגות מצד</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של מי</w:t>
      </w:r>
      <w:r w:rsidRPr="007D6A6B">
        <w:rPr>
          <w:rFonts w:ascii="Times New Roman" w:eastAsia="Times New Roman" w:hAnsi="Times New Roman" w:cs="David"/>
          <w:sz w:val="20"/>
          <w:szCs w:val="24"/>
          <w:rtl/>
          <w:lang w:eastAsia="he-IL"/>
        </w:rPr>
        <w:t xml:space="preserve"> מהצדדים לא תחשב כויתור על איזה מזכויותיו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ו/או</w:t>
      </w:r>
      <w:r w:rsidRPr="007D6A6B">
        <w:rPr>
          <w:rFonts w:ascii="Times New Roman" w:eastAsia="Times New Roman" w:hAnsi="Times New Roman" w:cs="David"/>
          <w:sz w:val="20"/>
          <w:szCs w:val="24"/>
          <w:rtl/>
          <w:lang w:eastAsia="he-IL"/>
        </w:rPr>
        <w:t xml:space="preserve"> ע</w:t>
      </w:r>
      <w:r w:rsidRPr="007D6A6B">
        <w:rPr>
          <w:rFonts w:ascii="Times New Roman" w:eastAsia="Times New Roman" w:hAnsi="Times New Roman" w:cs="David" w:hint="cs"/>
          <w:sz w:val="20"/>
          <w:szCs w:val="24"/>
          <w:rtl/>
          <w:lang w:eastAsia="he-IL"/>
        </w:rPr>
        <w:t>ל פי כל</w:t>
      </w:r>
      <w:r w:rsidRPr="007D6A6B">
        <w:rPr>
          <w:rFonts w:ascii="Times New Roman" w:eastAsia="Times New Roman" w:hAnsi="Times New Roman" w:cs="David"/>
          <w:sz w:val="20"/>
          <w:szCs w:val="24"/>
          <w:rtl/>
          <w:lang w:eastAsia="he-IL"/>
        </w:rPr>
        <w:t xml:space="preserve"> דין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כויתור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כהסכמה מצדו לאיזה הפרה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אי קיום של תנאי מתנאי חוזה</w:t>
      </w:r>
      <w:r w:rsidRPr="007D6A6B">
        <w:rPr>
          <w:rFonts w:ascii="Times New Roman" w:eastAsia="Times New Roman" w:hAnsi="Times New Roman" w:cs="David" w:hint="cs"/>
          <w:sz w:val="20"/>
          <w:szCs w:val="24"/>
          <w:rtl/>
          <w:lang w:eastAsia="he-IL"/>
        </w:rPr>
        <w:t xml:space="preserve"> זה ו/</w:t>
      </w:r>
      <w:r w:rsidRPr="007D6A6B">
        <w:rPr>
          <w:rFonts w:ascii="Times New Roman" w:eastAsia="Times New Roman" w:hAnsi="Times New Roman" w:cs="David"/>
          <w:sz w:val="20"/>
          <w:szCs w:val="24"/>
          <w:rtl/>
          <w:lang w:eastAsia="he-IL"/>
        </w:rPr>
        <w:t xml:space="preserve"> או כנותנת דחייה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ארכה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כל פעולה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יש לעשותה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טול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תוספת של תנאי </w:t>
      </w:r>
      <w:r w:rsidRPr="007D6A6B">
        <w:rPr>
          <w:rFonts w:ascii="Times New Roman" w:eastAsia="Times New Roman" w:hAnsi="Times New Roman" w:cs="David" w:hint="cs"/>
          <w:sz w:val="20"/>
          <w:szCs w:val="24"/>
          <w:rtl/>
          <w:lang w:eastAsia="he-IL"/>
        </w:rPr>
        <w:t>כלשהו</w:t>
      </w:r>
      <w:r w:rsidRPr="007D6A6B">
        <w:rPr>
          <w:rFonts w:ascii="Times New Roman" w:eastAsia="Times New Roman" w:hAnsi="Times New Roman" w:cs="David"/>
          <w:sz w:val="20"/>
          <w:szCs w:val="24"/>
          <w:rtl/>
          <w:lang w:eastAsia="he-IL"/>
        </w:rPr>
        <w:t>, אלא אם נעשו במפורש ובכתב.</w:t>
      </w:r>
    </w:p>
    <w:p w14:paraId="7CC0588C"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מכלליות האמור לעיל -</w:t>
      </w:r>
    </w:p>
    <w:p w14:paraId="7A11E4AC"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1B7E9764"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תור כלשהו על זכויות וחובות לפי החוזה.</w:t>
      </w:r>
    </w:p>
    <w:p w14:paraId="6282A95F"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במידה והמתכנן כולל מספר גופים או יחידים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49A89DB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 xml:space="preserve">על אף האמור בכל הוראה אחרת בחוזה זה ו/או בכל מסמך אחר בין יחידי המזמין ו/או </w:t>
      </w:r>
      <w:r w:rsidRPr="007D6A6B">
        <w:rPr>
          <w:rFonts w:ascii="Times New Roman" w:eastAsia="Times New Roman" w:hAnsi="Times New Roman" w:cs="David"/>
          <w:sz w:val="24"/>
          <w:szCs w:val="24"/>
          <w:rtl/>
          <w:lang w:eastAsia="he-IL"/>
        </w:rPr>
        <w:lastRenderedPageBreak/>
        <w:t>בכל דין, מובהר ומוסכם</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בגין כל חיוב מחיובי המזמין </w:t>
      </w:r>
      <w:r w:rsidRPr="007D6A6B">
        <w:rPr>
          <w:rFonts w:ascii="Times New Roman" w:eastAsia="Times New Roman" w:hAnsi="Times New Roman" w:cs="David" w:hint="cs"/>
          <w:sz w:val="24"/>
          <w:szCs w:val="24"/>
          <w:rtl/>
          <w:lang w:eastAsia="he-IL"/>
        </w:rPr>
        <w:t>על פי</w:t>
      </w:r>
      <w:r w:rsidRPr="007D6A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7D6A6B">
        <w:rPr>
          <w:rFonts w:ascii="Times New Roman" w:eastAsia="Times New Roman" w:hAnsi="Times New Roman" w:cs="David" w:hint="cs"/>
          <w:sz w:val="24"/>
          <w:szCs w:val="24"/>
          <w:rtl/>
          <w:lang w:eastAsia="he-IL"/>
        </w:rPr>
        <w:t>על פ</w:t>
      </w:r>
      <w:r w:rsidRPr="007D6A6B">
        <w:rPr>
          <w:rFonts w:ascii="Times New Roman" w:eastAsia="Times New Roman" w:hAnsi="Times New Roman" w:cs="David"/>
          <w:sz w:val="24"/>
          <w:szCs w:val="24"/>
          <w:rtl/>
          <w:lang w:eastAsia="he-IL"/>
        </w:rPr>
        <w:t>י חוזה זה. וזאת מבלי לגרוע מהאמור להלן בסיפא לס"ק זה.</w:t>
      </w:r>
    </w:p>
    <w:p w14:paraId="64B86201" w14:textId="77777777" w:rsidR="007D6A6B" w:rsidRPr="007D6A6B" w:rsidRDefault="007D6A6B" w:rsidP="007D6A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sz w:val="24"/>
          <w:szCs w:val="24"/>
          <w:rtl/>
          <w:lang w:eastAsia="he-IL"/>
        </w:rPr>
        <w:t>המתכנן מתחייב בזה</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כל דרישה</w:t>
      </w:r>
      <w:r w:rsidRPr="007D6A6B">
        <w:rPr>
          <w:rFonts w:ascii="Times New Roman" w:eastAsia="Times New Roman" w:hAnsi="Times New Roman" w:cs="David" w:hint="cs"/>
          <w:sz w:val="24"/>
          <w:szCs w:val="24"/>
          <w:rtl/>
          <w:lang w:eastAsia="he-IL"/>
        </w:rPr>
        <w:t xml:space="preserve"> ו/או תלונה</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cs"/>
          <w:sz w:val="24"/>
          <w:szCs w:val="24"/>
          <w:rtl/>
          <w:lang w:eastAsia="he-IL"/>
        </w:rPr>
        <w:t xml:space="preserve">ו/או </w:t>
      </w:r>
      <w:r w:rsidRPr="007D6A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7D6A6B">
        <w:rPr>
          <w:rFonts w:ascii="Times New Roman" w:eastAsia="Times New Roman" w:hAnsi="Times New Roman" w:cs="David" w:hint="cs"/>
          <w:sz w:val="24"/>
          <w:szCs w:val="24"/>
          <w:rtl/>
          <w:lang w:eastAsia="he-IL"/>
        </w:rPr>
        <w:t>ל פי</w:t>
      </w:r>
      <w:r w:rsidRPr="007D6A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אותו דין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יחול לגבי תביעה של מי מיחידי המזמין כנגד המתכנן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קרי</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תביעה כאמור</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w:t>
      </w:r>
    </w:p>
    <w:p w14:paraId="1094B45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33D7C16E"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למען הסר ספק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מוסכם ומוצהר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77245F8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4972356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 זה על נספחיו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3D76BB01" w14:textId="77777777" w:rsidR="007D6A6B" w:rsidRPr="007D6A6B" w:rsidRDefault="007D6A6B" w:rsidP="007D6A6B">
      <w:pPr>
        <w:widowControl w:val="0"/>
        <w:numPr>
          <w:ilvl w:val="1"/>
          <w:numId w:val="16"/>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D6A6B">
        <w:rPr>
          <w:rFonts w:ascii="Times New Roman" w:eastAsia="Times New Roman" w:hAnsi="Times New Roman" w:cs="David" w:hint="cs"/>
          <w:sz w:val="20"/>
          <w:szCs w:val="24"/>
          <w:rtl/>
          <w:lang w:eastAsia="he-IL"/>
        </w:rPr>
        <w:t>רשום</w:t>
      </w:r>
      <w:r w:rsidRPr="007D6A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תחשב היא כמתקבלת ביום משלוח או מסירתה כאמור.</w:t>
      </w:r>
    </w:p>
    <w:p w14:paraId="0EF0FD5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E34B71F" w14:textId="77777777" w:rsidR="00461F51" w:rsidRPr="00776496"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61EE09"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62F5BDF0" w14:textId="77777777" w:rsidR="00461F51" w:rsidRPr="00776496"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088484E5" w14:textId="77777777"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EEAFD76" w14:textId="1DFB28CC" w:rsidR="00461F51" w:rsidRPr="00B27B4C" w:rsidRDefault="00461F51" w:rsidP="00D3360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134D4704F6545CBAF75CFDC0B72EB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 w:author="Meryl Etman" w:date="2020-06-25T13:31:00Z">
            <w:r w:rsidR="00D3360C">
              <w:rPr>
                <w:rFonts w:ascii="Times New Roman" w:eastAsia="Times New Roman" w:hAnsi="Times New Roman" w:cs="David"/>
                <w:color w:val="00B0F0"/>
                <w:sz w:val="20"/>
                <w:szCs w:val="24"/>
                <w:u w:val="single"/>
                <w:rtl/>
                <w:lang w:eastAsia="he-IL"/>
              </w:rPr>
              <w:t>מאיר לוסקי מהנדסים בע"מ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BC54B57680AA435182E0CE094895D2D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8" w:author="Meryl Etman" w:date="2020-06-25T13:35:00Z">
            <w:r w:rsidR="00D3360C">
              <w:rPr>
                <w:rFonts w:ascii="Times New Roman" w:eastAsia="Times New Roman" w:hAnsi="Times New Roman" w:cs="David" w:hint="cs"/>
                <w:sz w:val="20"/>
                <w:szCs w:val="24"/>
                <w:rtl/>
                <w:lang w:eastAsia="he-IL"/>
              </w:rPr>
              <w:t>גבעת שמואל החדשה בע"מ</w:t>
            </w:r>
          </w:ins>
        </w:sdtContent>
      </w:sdt>
    </w:p>
    <w:p w14:paraId="780A8183" w14:textId="77777777" w:rsidR="00461F51" w:rsidRPr="00B27B4C" w:rsidRDefault="00461F51" w:rsidP="00461F5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4617832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F0EBBFF"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34ED6C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4292E33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8239B09" w14:textId="77777777" w:rsidR="00461F51"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28FF6AE2"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69B425EF"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F2026C1"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F7B874A"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101FF2B"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4A6F3EE"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3E8CD1A"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511178B"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BC0F2B4"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42BE0F8"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262746C" w14:textId="77777777" w:rsidR="007D6A6B" w:rsidRDefault="007D6A6B"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1618FD0C"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57B07679"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27BDEAE2"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3BE89B4C"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3937B299" w14:textId="77777777" w:rsidR="00D3360C" w:rsidRDefault="00D3360C">
      <w:pPr>
        <w:bidi w:val="0"/>
        <w:spacing w:before="0" w:beforeAutospacing="0" w:after="160" w:afterAutospacing="0" w:line="259" w:lineRule="auto"/>
        <w:rPr>
          <w:ins w:id="9" w:author="Meryl Etman" w:date="2020-06-25T13:36:00Z"/>
          <w:rFonts w:ascii="Times New Roman" w:eastAsia="Times New Roman" w:hAnsi="Times New Roman" w:cs="David"/>
          <w:bCs/>
          <w:sz w:val="20"/>
          <w:szCs w:val="24"/>
          <w:u w:val="single"/>
          <w:rtl/>
          <w:lang w:eastAsia="he-IL"/>
        </w:rPr>
      </w:pPr>
      <w:ins w:id="10" w:author="Meryl Etman" w:date="2020-06-25T13:36:00Z">
        <w:r>
          <w:rPr>
            <w:rFonts w:ascii="Times New Roman" w:eastAsia="Times New Roman" w:hAnsi="Times New Roman" w:cs="David"/>
            <w:bCs/>
            <w:sz w:val="20"/>
            <w:szCs w:val="24"/>
            <w:u w:val="single"/>
            <w:rtl/>
            <w:lang w:eastAsia="he-IL"/>
          </w:rPr>
          <w:br w:type="page"/>
        </w:r>
      </w:ins>
    </w:p>
    <w:p w14:paraId="659A791D" w14:textId="4758EAE2" w:rsidR="00461F51"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72254AD0"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1BB40261"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63CBFD9B"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CD1042" w14:textId="5F83CAB4" w:rsidR="00461F51" w:rsidRPr="00B27B4C" w:rsidRDefault="00461F51" w:rsidP="00D336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customXmlDelRangeStart w:id="11" w:author="Meryl Etman" w:date="2020-06-25T13:36:00Z"/>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73344C5F032840AFB33CA979B4AECD8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customXmlDelRangeEnd w:id="11"/>
          <w:customXmlDelRangeStart w:id="12" w:author="Meryl Etman" w:date="2020-06-25T13:36:00Z"/>
        </w:sdtContent>
      </w:sdt>
      <w:customXmlDelRangeEnd w:id="12"/>
      <w:del w:id="13" w:author="Meryl Etman" w:date="2020-06-25T13:36:00Z">
        <w:r w:rsidRPr="00E95AE9" w:rsidDel="00D3360C">
          <w:rPr>
            <w:rFonts w:ascii="Times New Roman" w:eastAsia="Times New Roman" w:hAnsi="Times New Roman" w:cs="David" w:hint="cs"/>
            <w:color w:val="00B0F0"/>
            <w:sz w:val="24"/>
            <w:szCs w:val="24"/>
            <w:rtl/>
            <w:lang w:eastAsia="he-IL"/>
          </w:rPr>
          <w:delText xml:space="preserve"> - </w:delText>
        </w:r>
      </w:del>
      <w:customXmlDelRangeStart w:id="14" w:author="Meryl Etman" w:date="2020-06-25T13:36:00Z"/>
      <w:sdt>
        <w:sdtPr>
          <w:rPr>
            <w:rFonts w:ascii="Times New Roman" w:eastAsia="Times New Roman" w:hAnsi="Times New Roman" w:cs="David" w:hint="cs"/>
            <w:color w:val="00B0F0"/>
            <w:sz w:val="24"/>
            <w:szCs w:val="24"/>
            <w:rtl/>
          </w:rPr>
          <w:alias w:val="שם אתר"/>
          <w:tag w:val="cntSite"/>
          <w:id w:val="-1682512962"/>
          <w:placeholder>
            <w:docPart w:val="5D90503D9DD04BF780B32A85A22B15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14"/>
          <w:customXmlDelRangeStart w:id="15" w:author="Meryl Etman" w:date="2020-06-25T13:36:00Z"/>
        </w:sdtContent>
      </w:sdt>
      <w:customXmlDelRangeEnd w:id="15"/>
      <w:del w:id="16" w:author="Meryl Etman" w:date="2020-06-25T13:36:00Z">
        <w:r w:rsidRPr="00E95AE9" w:rsidDel="00D3360C">
          <w:rPr>
            <w:rFonts w:ascii="Times New Roman" w:eastAsia="Times New Roman" w:hAnsi="Times New Roman" w:cs="David" w:hint="cs"/>
            <w:color w:val="00B0F0"/>
            <w:sz w:val="24"/>
            <w:szCs w:val="24"/>
            <w:rtl/>
            <w:lang w:eastAsia="he-IL"/>
          </w:rPr>
          <w:delText xml:space="preserve">, </w:delText>
        </w:r>
      </w:del>
      <w:sdt>
        <w:sdtPr>
          <w:rPr>
            <w:rFonts w:ascii="Times New Roman" w:eastAsia="Times New Roman" w:hAnsi="Times New Roman" w:cs="David" w:hint="cs"/>
            <w:color w:val="00B0F0"/>
            <w:sz w:val="24"/>
            <w:szCs w:val="24"/>
            <w:rtl/>
          </w:rPr>
          <w:alias w:val="שם הפרויקט"/>
          <w:tag w:val="cntProjectName"/>
          <w:id w:val="-1647974920"/>
          <w:placeholder>
            <w:docPart w:val="33085D5935904502A22F6822B7F7E0B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7" w:author="Meryl Etman" w:date="2020-06-25T12:22:00Z">
            <w:r w:rsidR="00423136">
              <w:rPr>
                <w:rFonts w:ascii="Times New Roman" w:eastAsia="Times New Roman" w:hAnsi="Times New Roman" w:cs="David" w:hint="cs"/>
                <w:color w:val="00B0F0"/>
                <w:sz w:val="24"/>
                <w:szCs w:val="24"/>
                <w:rtl/>
              </w:rPr>
              <w:t>סביוני גבעת שמואל</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0CF56B80"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29D7D4" w14:textId="258B73E0"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F6500580D55A45DDA87EBA81AE853E5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18" w:author="Meryl Etman" w:date="2020-06-25T13:35:00Z">
            <w:r w:rsidR="00D3360C">
              <w:rPr>
                <w:rFonts w:ascii="Times New Roman" w:eastAsia="Times New Roman" w:hAnsi="Times New Roman" w:cs="David" w:hint="cs"/>
                <w:color w:val="008000"/>
                <w:sz w:val="24"/>
                <w:szCs w:val="24"/>
                <w:rtl/>
              </w:rPr>
              <w:t>427-0218768</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CBBD8C73D2B34EC8B7B60152DB87E6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19" w:author="Meryl Etman" w:date="2020-06-25T13:34:00Z">
            <w:r w:rsidR="00D3360C">
              <w:rPr>
                <w:rFonts w:ascii="Times New Roman" w:eastAsia="Times New Roman" w:hAnsi="Times New Roman" w:cs="David" w:hint="cs"/>
                <w:sz w:val="24"/>
                <w:szCs w:val="24"/>
                <w:rtl/>
                <w:lang w:eastAsia="he-IL"/>
              </w:rPr>
              <w:t>6191, מגרשים 1001, 1004, 1005</w:t>
            </w:r>
          </w:ins>
        </w:sdtContent>
      </w:sdt>
      <w:r w:rsidRPr="00B27B4C">
        <w:rPr>
          <w:rFonts w:ascii="Times New Roman" w:eastAsia="Times New Roman" w:hAnsi="Times New Roman" w:cs="David" w:hint="cs"/>
          <w:sz w:val="24"/>
          <w:szCs w:val="24"/>
          <w:rtl/>
          <w:lang w:eastAsia="he-IL"/>
        </w:rPr>
        <w:t>.</w:t>
      </w:r>
    </w:p>
    <w:p w14:paraId="6649C10C"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67FCBD1"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FBADE53" w14:textId="06193E76" w:rsidR="00461F51" w:rsidRPr="00B27B4C" w:rsidRDefault="00461F51" w:rsidP="00461F51">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3DE8EFBF229544FEAD8AE457557C07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0" w:author="Meryl Etman" w:date="2020-06-25T12:22:00Z">
            <w:r w:rsidR="00423136">
              <w:rPr>
                <w:rFonts w:ascii="Times New Roman" w:eastAsia="Times New Roman" w:hAnsi="Times New Roman" w:cs="David" w:hint="cs"/>
                <w:color w:val="008000"/>
                <w:sz w:val="24"/>
                <w:szCs w:val="24"/>
                <w:rtl/>
              </w:rPr>
              <w:t>גבעת שמואל</w:t>
            </w:r>
          </w:ins>
        </w:sdtContent>
      </w:sdt>
      <w:r w:rsidRPr="00B27B4C">
        <w:rPr>
          <w:rFonts w:ascii="Times New Roman" w:eastAsia="Times New Roman" w:hAnsi="Times New Roman" w:cs="David" w:hint="cs"/>
          <w:color w:val="008000"/>
          <w:sz w:val="24"/>
          <w:szCs w:val="24"/>
          <w:rtl/>
        </w:rPr>
        <w:t>.</w:t>
      </w:r>
    </w:p>
    <w:p w14:paraId="1EF00858"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FF0000"/>
          <w:sz w:val="24"/>
          <w:szCs w:val="24"/>
          <w:rtl/>
        </w:rPr>
      </w:pPr>
    </w:p>
    <w:p w14:paraId="797CEAE9"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84CEFC5"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972D9C" w14:textId="75890C3E"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51D3BEA94CAA4859B4D4AD8D993CFC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21" w:author="Meryl Etman" w:date="2020-06-25T13:35:00Z">
            <w:r w:rsidR="00D3360C">
              <w:rPr>
                <w:rFonts w:ascii="Times New Roman" w:eastAsia="Times New Roman" w:hAnsi="Times New Roman" w:cs="David" w:hint="cs"/>
                <w:sz w:val="24"/>
                <w:szCs w:val="24"/>
                <w:rtl/>
                <w:lang w:eastAsia="he-IL"/>
              </w:rPr>
              <w:t>מרול אטמן</w:t>
            </w:r>
          </w:ins>
        </w:sdtContent>
      </w:sdt>
    </w:p>
    <w:p w14:paraId="24BD99BB"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8BF6F88" w14:textId="77777777" w:rsidR="00461F51" w:rsidRPr="00B27B4C" w:rsidRDefault="00461F51" w:rsidP="00A8581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A8581C" w:rsidRPr="00A8581C">
        <w:rPr>
          <w:rFonts w:ascii="Times New Roman" w:eastAsia="Times New Roman" w:hAnsi="Times New Roman" w:cs="David"/>
          <w:sz w:val="24"/>
          <w:szCs w:val="24"/>
          <w:rtl/>
          <w:lang w:eastAsia="he-IL"/>
        </w:rPr>
        <w:t xml:space="preserve">התכנון יתבצע במודל תלת מימד ע"י תוכנת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במתודולוגיית </w:t>
      </w:r>
      <w:r w:rsidR="00A8581C" w:rsidRPr="00A8581C">
        <w:rPr>
          <w:rFonts w:ascii="Times New Roman" w:eastAsia="Times New Roman" w:hAnsi="Times New Roman" w:cs="David"/>
          <w:sz w:val="24"/>
          <w:szCs w:val="24"/>
          <w:lang w:eastAsia="he-IL"/>
        </w:rPr>
        <w:t>BIM</w:t>
      </w:r>
      <w:r w:rsidR="00A8581C" w:rsidRPr="00A8581C">
        <w:rPr>
          <w:rFonts w:ascii="Times New Roman" w:eastAsia="Times New Roman" w:hAnsi="Times New Roman" w:cs="David"/>
          <w:sz w:val="24"/>
          <w:szCs w:val="24"/>
          <w:rtl/>
          <w:lang w:eastAsia="he-IL"/>
        </w:rPr>
        <w:t>, בענן –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שם ישמרו כל קבצי ה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העבודה במודל תהיה כפופה להוראות מנהל המודל ולמסמך ה </w:t>
      </w:r>
      <w:r w:rsidR="00A8581C" w:rsidRPr="00A8581C">
        <w:rPr>
          <w:rFonts w:ascii="Times New Roman" w:eastAsia="Times New Roman" w:hAnsi="Times New Roman" w:cs="David"/>
          <w:sz w:val="24"/>
          <w:szCs w:val="24"/>
          <w:lang w:eastAsia="he-IL"/>
        </w:rPr>
        <w:t>BEP</w:t>
      </w:r>
      <w:r w:rsidR="00A8581C" w:rsidRPr="00A8581C">
        <w:rPr>
          <w:rFonts w:ascii="Times New Roman" w:eastAsia="Times New Roman" w:hAnsi="Times New Roman" w:cs="David"/>
          <w:sz w:val="24"/>
          <w:szCs w:val="24"/>
          <w:rtl/>
          <w:lang w:eastAsia="he-IL"/>
        </w:rPr>
        <w:t xml:space="preserve"> שיופץ בהמשך ע"י מנהל המודל. שמירה, הדפסת תכניות וקבצים (</w:t>
      </w:r>
      <w:r w:rsidR="00A8581C" w:rsidRPr="00A8581C">
        <w:rPr>
          <w:rFonts w:ascii="Times New Roman" w:eastAsia="Times New Roman" w:hAnsi="Times New Roman" w:cs="David"/>
          <w:sz w:val="24"/>
          <w:szCs w:val="24"/>
          <w:lang w:eastAsia="he-IL"/>
        </w:rPr>
        <w:t>PLT/PDF/DWG</w:t>
      </w:r>
      <w:r w:rsidR="00A8581C" w:rsidRPr="00A8581C">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8581C" w:rsidRPr="00A8581C">
        <w:rPr>
          <w:rFonts w:ascii="Times New Roman" w:eastAsia="Times New Roman" w:hAnsi="Times New Roman" w:cs="David"/>
          <w:sz w:val="24"/>
          <w:szCs w:val="24"/>
          <w:lang w:eastAsia="he-IL"/>
        </w:rPr>
        <w:t>view</w:t>
      </w:r>
      <w:r w:rsidR="00A8581C" w:rsidRPr="00A8581C">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03266AA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73D675FC"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794548" w14:textId="61C3F3F6"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824D3ED50C8E4B4EAB35CECF8F235D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22" w:author="Meryl Etman" w:date="2020-06-25T13:35:00Z">
            <w:r w:rsidR="00D3360C">
              <w:rPr>
                <w:rFonts w:ascii="Times New Roman" w:eastAsia="Times New Roman" w:hAnsi="Times New Roman" w:cs="David"/>
                <w:color w:val="008000"/>
                <w:sz w:val="24"/>
                <w:szCs w:val="24"/>
                <w:rtl/>
                <w:lang w:eastAsia="he-IL"/>
              </w:rPr>
              <w:t>מאיר לוסקי</w:t>
            </w:r>
          </w:ins>
        </w:sdtContent>
      </w:sdt>
    </w:p>
    <w:p w14:paraId="18638199" w14:textId="77777777" w:rsidR="00461F51" w:rsidRPr="00B27B4C" w:rsidRDefault="00461F51" w:rsidP="00461F51">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1CC14158AFF64B8CBC4A9894E91F10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3C6F850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4F2B19" w14:textId="083AAD36"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6FFCE2446A5A40DEA65B745E773A1F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23" w:author="Meryl Etman" w:date="2020-06-25T13:35:00Z">
            <w:r w:rsidR="00D3360C">
              <w:rPr>
                <w:rFonts w:ascii="Times New Roman" w:eastAsia="Times New Roman" w:hAnsi="Times New Roman" w:cs="David"/>
                <w:color w:val="008000"/>
                <w:sz w:val="24"/>
                <w:szCs w:val="24"/>
                <w:rtl/>
                <w:lang w:eastAsia="he-IL"/>
              </w:rPr>
              <w:t>מאיר לוסקי</w:t>
            </w:r>
          </w:ins>
        </w:sdtContent>
      </w:sdt>
    </w:p>
    <w:p w14:paraId="0135117D"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EC8CBF"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6CE07F42"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7F06BA"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5332023C"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408C8A98"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6AADB80B"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257A5B22"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6206F8B9" w14:textId="77777777" w:rsidR="00461F51" w:rsidRPr="00B27B4C" w:rsidRDefault="00461F51" w:rsidP="00461F51">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080B516" w14:textId="77777777" w:rsidR="00461F51" w:rsidRDefault="00461F51" w:rsidP="00461F51">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461F51" w14:paraId="45C62494" w14:textId="77777777" w:rsidTr="004E3753">
        <w:trPr>
          <w:trHeight w:val="80"/>
        </w:trPr>
        <w:tc>
          <w:tcPr>
            <w:tcW w:w="3366" w:type="dxa"/>
          </w:tcPr>
          <w:p w14:paraId="24AFEBB4" w14:textId="69C75399" w:rsidR="00461F51" w:rsidRDefault="00194C73"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79EBA8553E94ED0B9FFF6256412E3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24" w:author="Meryl Etman" w:date="2020-06-25T13:30:00Z">
                  <w:r w:rsidR="00D3360C">
                    <w:rPr>
                      <w:rFonts w:ascii="Times New Roman" w:eastAsia="Times New Roman" w:hAnsi="Times New Roman" w:cs="David" w:hint="cs"/>
                      <w:color w:val="008000"/>
                      <w:sz w:val="24"/>
                      <w:szCs w:val="24"/>
                      <w:rtl/>
                      <w:lang w:eastAsia="he-IL"/>
                    </w:rPr>
                    <w:t>100%</w:t>
                  </w:r>
                </w:ins>
              </w:sdtContent>
            </w:sdt>
          </w:p>
          <w:p w14:paraId="0BF222A6"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6327EE01" w14:textId="77777777" w:rsidR="00461F51" w:rsidRDefault="00461F51" w:rsidP="004E3753">
            <w:pPr>
              <w:widowControl w:val="0"/>
              <w:spacing w:before="0" w:beforeAutospacing="0" w:after="0" w:afterAutospacing="0" w:line="240" w:lineRule="auto"/>
              <w:ind w:left="720"/>
              <w:outlineLvl w:val="2"/>
            </w:pPr>
          </w:p>
          <w:p w14:paraId="0DE282F2"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5D76111D" w14:textId="77777777" w:rsidR="00461F51" w:rsidRPr="00776496"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157B6D17"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B14BFE1"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612013E"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BC66D95" w14:textId="77777777" w:rsidR="007D6A6B" w:rsidRPr="007D6A6B" w:rsidRDefault="007D6A6B" w:rsidP="004A719C">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 xml:space="preserve">נספח </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ב</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w:t>
      </w:r>
    </w:p>
    <w:p w14:paraId="2666C09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EF794C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שרותי המתכנן</w:t>
      </w:r>
    </w:p>
    <w:p w14:paraId="0B12B4E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7B23D35" w14:textId="77777777" w:rsidR="007D6A6B" w:rsidRPr="007D6A6B" w:rsidRDefault="007D6A6B" w:rsidP="007D6A6B">
      <w:pPr>
        <w:widowControl w:val="0"/>
        <w:numPr>
          <w:ilvl w:val="0"/>
          <w:numId w:val="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כללי</w:t>
      </w:r>
    </w:p>
    <w:p w14:paraId="3BE304C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F3C118E"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r>
      <w:r w:rsidRPr="00A8581C">
        <w:rPr>
          <w:rFonts w:ascii="Times New Roman" w:eastAsia="Times New Roman" w:hAnsi="Times New Roman" w:cs="David"/>
          <w:sz w:val="24"/>
          <w:szCs w:val="24"/>
          <w:u w:val="single"/>
          <w:rtl/>
          <w:lang w:eastAsia="he-IL"/>
        </w:rPr>
        <w:t>שרותי המתכנן יכללו</w:t>
      </w:r>
      <w:r w:rsidRPr="007D6A6B">
        <w:rPr>
          <w:rFonts w:ascii="Times New Roman" w:eastAsia="Times New Roman" w:hAnsi="Times New Roman" w:cs="David"/>
          <w:sz w:val="24"/>
          <w:szCs w:val="24"/>
          <w:rtl/>
          <w:lang w:eastAsia="he-IL"/>
        </w:rPr>
        <w:t>:</w:t>
      </w:r>
    </w:p>
    <w:p w14:paraId="0E7A2957"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F909D48" w14:textId="77777777" w:rsidR="007D6A6B" w:rsidRPr="00A8581C" w:rsidRDefault="007D6A6B" w:rsidP="00A8581C">
      <w:pPr>
        <w:widowControl w:val="0"/>
        <w:numPr>
          <w:ilvl w:val="0"/>
          <w:numId w:val="5"/>
        </w:numPr>
        <w:spacing w:before="0" w:beforeAutospacing="0" w:after="0" w:afterAutospacing="0" w:line="360" w:lineRule="auto"/>
        <w:jc w:val="both"/>
        <w:rPr>
          <w:rFonts w:ascii="David" w:eastAsia="Times New Roman" w:hAnsi="David" w:cs="David"/>
          <w:sz w:val="24"/>
          <w:szCs w:val="24"/>
          <w:rtl/>
          <w:lang w:eastAsia="he-IL"/>
        </w:rPr>
      </w:pPr>
      <w:r w:rsidRPr="00A8581C">
        <w:rPr>
          <w:rFonts w:ascii="David" w:eastAsia="Times New Roman" w:hAnsi="David" w:cs="David"/>
          <w:sz w:val="24"/>
          <w:szCs w:val="24"/>
          <w:rtl/>
          <w:lang w:eastAsia="he-IL"/>
        </w:rPr>
        <w:t>תכנון מיזוג אויר ואוורור מאולץ לפרויקט, לרבות לדירות, לשטחים משותפים בבניינים למרתפים ,לשטחי מסחר ,משרדים וכל שימוש נוסף הנדרש בפרויקט</w:t>
      </w:r>
    </w:p>
    <w:p w14:paraId="69EED993" w14:textId="77777777" w:rsidR="007D6A6B" w:rsidRPr="00A8581C" w:rsidRDefault="007D6A6B" w:rsidP="00A8581C">
      <w:pPr>
        <w:widowControl w:val="0"/>
        <w:numPr>
          <w:ilvl w:val="0"/>
          <w:numId w:val="5"/>
        </w:numPr>
        <w:spacing w:before="0" w:beforeAutospacing="0" w:after="0" w:afterAutospacing="0" w:line="360" w:lineRule="auto"/>
        <w:ind w:right="1800"/>
        <w:jc w:val="both"/>
        <w:rPr>
          <w:rFonts w:ascii="David" w:eastAsia="Times New Roman" w:hAnsi="David" w:cs="David"/>
          <w:sz w:val="24"/>
          <w:szCs w:val="24"/>
          <w:lang w:eastAsia="he-IL"/>
        </w:rPr>
      </w:pPr>
      <w:r w:rsidRPr="00A8581C">
        <w:rPr>
          <w:rFonts w:ascii="David" w:eastAsia="Times New Roman" w:hAnsi="David" w:cs="David"/>
          <w:sz w:val="24"/>
          <w:szCs w:val="24"/>
          <w:rtl/>
          <w:lang w:eastAsia="he-IL"/>
        </w:rPr>
        <w:t>תכנון מיזוג אויר למבנה מכירות ו/או לדירה לדוגמא.</w:t>
      </w:r>
    </w:p>
    <w:p w14:paraId="0B1DD783" w14:textId="77777777" w:rsidR="007D6A6B" w:rsidRPr="007D6A6B" w:rsidRDefault="007D6A6B" w:rsidP="00A8581C">
      <w:pPr>
        <w:widowControl w:val="0"/>
        <w:numPr>
          <w:ilvl w:val="0"/>
          <w:numId w:val="5"/>
        </w:numPr>
        <w:spacing w:before="0" w:beforeAutospacing="0" w:after="0" w:afterAutospacing="0" w:line="360" w:lineRule="auto"/>
        <w:ind w:right="1800"/>
        <w:jc w:val="both"/>
        <w:rPr>
          <w:rFonts w:ascii="Times New Roman" w:eastAsia="Times New Roman" w:hAnsi="Times New Roman" w:cs="David"/>
          <w:sz w:val="24"/>
          <w:szCs w:val="24"/>
          <w:rtl/>
          <w:lang w:eastAsia="he-IL"/>
        </w:rPr>
      </w:pPr>
      <w:r w:rsidRPr="00A8581C">
        <w:rPr>
          <w:rFonts w:ascii="David" w:eastAsia="Times New Roman" w:hAnsi="David" w:cs="David"/>
          <w:sz w:val="24"/>
          <w:szCs w:val="24"/>
          <w:rtl/>
          <w:lang w:eastAsia="he-IL"/>
        </w:rPr>
        <w:t xml:space="preserve">תכנון </w:t>
      </w:r>
      <w:r w:rsidRPr="007D6A6B">
        <w:rPr>
          <w:rFonts w:ascii="Times New Roman" w:eastAsia="Times New Roman" w:hAnsi="Times New Roman" w:cs="David" w:hint="cs"/>
          <w:sz w:val="24"/>
          <w:szCs w:val="24"/>
          <w:rtl/>
          <w:lang w:eastAsia="he-IL"/>
        </w:rPr>
        <w:t>יעיל ביחס למבנה.</w:t>
      </w:r>
    </w:p>
    <w:p w14:paraId="12E180C7"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0161101" w14:textId="77777777" w:rsidR="00A8581C" w:rsidRDefault="007D6A6B"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r>
      <w:r w:rsidR="00A8581C" w:rsidRPr="00B27B4C">
        <w:rPr>
          <w:rFonts w:ascii="Times New Roman" w:eastAsia="Times New Roman" w:hAnsi="Times New Roman" w:cs="David"/>
          <w:sz w:val="24"/>
          <w:szCs w:val="24"/>
          <w:u w:val="single"/>
          <w:rtl/>
        </w:rPr>
        <w:t>המ</w:t>
      </w:r>
      <w:r w:rsidR="00A8581C" w:rsidRPr="00B27B4C">
        <w:rPr>
          <w:rFonts w:ascii="Times New Roman" w:eastAsia="Times New Roman" w:hAnsi="Times New Roman" w:cs="David" w:hint="cs"/>
          <w:sz w:val="24"/>
          <w:szCs w:val="24"/>
          <w:u w:val="single"/>
          <w:rtl/>
        </w:rPr>
        <w:t>תכנן</w:t>
      </w:r>
      <w:r w:rsidR="00A8581C" w:rsidRPr="00B27B4C">
        <w:rPr>
          <w:rFonts w:ascii="Times New Roman" w:eastAsia="Times New Roman" w:hAnsi="Times New Roman" w:cs="David"/>
          <w:sz w:val="24"/>
          <w:szCs w:val="24"/>
          <w:u w:val="single"/>
          <w:rtl/>
        </w:rPr>
        <w:t>, צוות עובדים ואמצעים</w:t>
      </w:r>
      <w:r w:rsidR="00A8581C" w:rsidRPr="00B27B4C">
        <w:rPr>
          <w:rFonts w:ascii="Times New Roman" w:eastAsia="Times New Roman" w:hAnsi="Times New Roman" w:cs="David" w:hint="cs"/>
          <w:sz w:val="24"/>
          <w:szCs w:val="24"/>
          <w:rtl/>
          <w:lang w:eastAsia="he-IL"/>
        </w:rPr>
        <w:t>:</w:t>
      </w:r>
    </w:p>
    <w:p w14:paraId="199754D8" w14:textId="77777777" w:rsidR="00A8581C" w:rsidRDefault="00A8581C"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p>
    <w:p w14:paraId="5D9E9126" w14:textId="6363FFAD" w:rsidR="00A8581C" w:rsidRPr="00B27B4C" w:rsidRDefault="00A8581C" w:rsidP="00A8581C">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א.     </w:t>
      </w:r>
      <w:r w:rsidRPr="00B27B4C">
        <w:rPr>
          <w:rFonts w:ascii="Times New Roman" w:eastAsia="Times New Roman" w:hAnsi="Times New Roman" w:cs="David"/>
          <w:sz w:val="24"/>
          <w:szCs w:val="24"/>
          <w:rtl/>
          <w:lang w:eastAsia="he-IL"/>
        </w:rPr>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w:t>
      </w:r>
      <w:ins w:id="25" w:author="Meryl Etman" w:date="2020-07-13T10:30:00Z">
        <w:r w:rsidR="006D1442">
          <w:rPr>
            <w:rFonts w:ascii="Times New Roman" w:eastAsia="Times New Roman" w:hAnsi="Times New Roman" w:cs="David" w:hint="cs"/>
            <w:sz w:val="24"/>
            <w:szCs w:val="24"/>
            <w:rtl/>
            <w:lang w:eastAsia="he-IL"/>
          </w:rPr>
          <w:t xml:space="preserve">אשר ימנה ראש צוות מנוסה, </w:t>
        </w:r>
      </w:ins>
      <w:r w:rsidRPr="00B27B4C">
        <w:rPr>
          <w:rFonts w:ascii="Times New Roman" w:eastAsia="Times New Roman" w:hAnsi="Times New Roman" w:cs="David"/>
          <w:sz w:val="24"/>
          <w:szCs w:val="24"/>
          <w:rtl/>
          <w:lang w:eastAsia="he-IL"/>
        </w:rPr>
        <w:t>אשר יהיה אחראי, מעורב וישתתף באופן אישי בכל 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27333EDD" w14:textId="77777777" w:rsidR="00A8581C" w:rsidRPr="00B27B4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73FF78E0"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2ACD2C5A"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ד.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1C2B3FA8" w14:textId="77777777" w:rsidR="00C406A1" w:rsidRPr="00B27B4C" w:rsidRDefault="00C406A1" w:rsidP="00C406A1">
      <w:pPr>
        <w:widowControl w:val="0"/>
        <w:spacing w:before="24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4235C408" w14:textId="77777777" w:rsidR="00C406A1" w:rsidRPr="00B27B4C" w:rsidRDefault="00C406A1" w:rsidP="00C406A1">
      <w:pPr>
        <w:tabs>
          <w:tab w:val="left" w:pos="1954"/>
        </w:tabs>
        <w:spacing w:before="0" w:beforeAutospacing="0" w:after="0" w:afterAutospacing="0" w:line="360" w:lineRule="auto"/>
        <w:jc w:val="both"/>
        <w:rPr>
          <w:rFonts w:ascii="Times New Roman" w:eastAsia="Times New Roman" w:hAnsi="Times New Roman" w:cs="David"/>
          <w:sz w:val="24"/>
          <w:szCs w:val="24"/>
          <w:rtl/>
          <w:lang w:eastAsia="he-IL"/>
        </w:rPr>
      </w:pPr>
    </w:p>
    <w:p w14:paraId="23AE42FF"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F4CED2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הגדרות</w:t>
      </w:r>
    </w:p>
    <w:p w14:paraId="7533CE8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881D7D"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2.1</w:t>
      </w:r>
      <w:r w:rsidRPr="007D6A6B">
        <w:rPr>
          <w:rFonts w:ascii="Times New Roman" w:eastAsia="Times New Roman" w:hAnsi="Times New Roman" w:cs="David"/>
          <w:sz w:val="24"/>
          <w:szCs w:val="24"/>
          <w:rtl/>
          <w:lang w:eastAsia="he-IL"/>
        </w:rPr>
        <w:tab/>
        <w:t xml:space="preserve">"מתקן" </w:t>
      </w:r>
      <w:r w:rsidRPr="007D6A6B">
        <w:rPr>
          <w:rFonts w:ascii="Times New Roman" w:eastAsia="Times New Roman" w:hAnsi="Times New Roman" w:cs="David"/>
          <w:sz w:val="24"/>
          <w:szCs w:val="24"/>
          <w:lang w:eastAsia="he-IL"/>
        </w:rPr>
        <w:t>–</w:t>
      </w:r>
      <w:r w:rsidRPr="007D6A6B">
        <w:rPr>
          <w:rFonts w:ascii="Times New Roman" w:eastAsia="Times New Roman" w:hAnsi="Times New Roman" w:cs="David"/>
          <w:sz w:val="24"/>
          <w:szCs w:val="24"/>
          <w:rtl/>
          <w:lang w:eastAsia="he-IL"/>
        </w:rPr>
        <w:t xml:space="preserve"> מערכות מיזוג אויר לק</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רור ולחימום, מערכות </w:t>
      </w:r>
      <w:r w:rsidR="00461F51" w:rsidRPr="007D6A6B">
        <w:rPr>
          <w:rFonts w:ascii="Times New Roman" w:eastAsia="Times New Roman" w:hAnsi="Times New Roman" w:cs="David" w:hint="cs"/>
          <w:sz w:val="24"/>
          <w:szCs w:val="24"/>
          <w:rtl/>
          <w:lang w:eastAsia="he-IL"/>
        </w:rPr>
        <w:t>א</w:t>
      </w:r>
      <w:r w:rsidR="00461F51">
        <w:rPr>
          <w:rFonts w:ascii="Times New Roman" w:eastAsia="Times New Roman" w:hAnsi="Times New Roman" w:cs="David" w:hint="cs"/>
          <w:sz w:val="24"/>
          <w:szCs w:val="24"/>
          <w:rtl/>
          <w:lang w:eastAsia="he-IL"/>
        </w:rPr>
        <w:t>ו</w:t>
      </w:r>
      <w:r w:rsidR="00461F51" w:rsidRPr="007D6A6B">
        <w:rPr>
          <w:rFonts w:ascii="Times New Roman" w:eastAsia="Times New Roman" w:hAnsi="Times New Roman" w:cs="David" w:hint="cs"/>
          <w:sz w:val="24"/>
          <w:szCs w:val="24"/>
          <w:rtl/>
          <w:lang w:eastAsia="he-IL"/>
        </w:rPr>
        <w:t>ו</w:t>
      </w:r>
      <w:r w:rsidR="00461F51">
        <w:rPr>
          <w:rFonts w:ascii="Times New Roman" w:eastAsia="Times New Roman" w:hAnsi="Times New Roman" w:cs="David" w:hint="cs"/>
          <w:sz w:val="24"/>
          <w:szCs w:val="24"/>
          <w:rtl/>
          <w:lang w:eastAsia="he-IL"/>
        </w:rPr>
        <w:t>ר</w:t>
      </w:r>
      <w:r w:rsidR="00461F51" w:rsidRPr="007D6A6B">
        <w:rPr>
          <w:rFonts w:ascii="Times New Roman" w:eastAsia="Times New Roman" w:hAnsi="Times New Roman" w:cs="David" w:hint="cs"/>
          <w:sz w:val="24"/>
          <w:szCs w:val="24"/>
          <w:rtl/>
          <w:lang w:eastAsia="he-IL"/>
        </w:rPr>
        <w:t>ור</w:t>
      </w:r>
      <w:r w:rsidRPr="007D6A6B">
        <w:rPr>
          <w:rFonts w:ascii="Times New Roman" w:eastAsia="Times New Roman" w:hAnsi="Times New Roman" w:cs="David"/>
          <w:sz w:val="24"/>
          <w:szCs w:val="24"/>
          <w:rtl/>
          <w:lang w:eastAsia="he-IL"/>
        </w:rPr>
        <w:t xml:space="preserve"> כולל ציוד, צנרת, פקוד, חשמל, תעלות, מפזרים, מערכת גלאי </w:t>
      </w:r>
      <w:r w:rsidRPr="007D6A6B">
        <w:rPr>
          <w:rFonts w:ascii="Times New Roman" w:eastAsia="Times New Roman" w:hAnsi="Times New Roman" w:cs="David"/>
          <w:sz w:val="24"/>
          <w:szCs w:val="24"/>
          <w:lang w:eastAsia="he-IL"/>
        </w:rPr>
        <w:t>CO</w:t>
      </w:r>
      <w:r w:rsidRPr="007D6A6B">
        <w:rPr>
          <w:rFonts w:ascii="Times New Roman" w:eastAsia="Times New Roman" w:hAnsi="Times New Roman" w:cs="David"/>
          <w:sz w:val="24"/>
          <w:szCs w:val="24"/>
          <w:rtl/>
          <w:lang w:eastAsia="he-IL"/>
        </w:rPr>
        <w:t xml:space="preserve"> וכו'.</w:t>
      </w:r>
    </w:p>
    <w:p w14:paraId="03E020A7"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48514AC9"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מוקדמות" – ת</w:t>
      </w:r>
      <w:r w:rsidR="007D6A6B" w:rsidRPr="007D6A6B">
        <w:rPr>
          <w:rFonts w:ascii="Times New Roman" w:eastAsia="Times New Roman" w:hAnsi="Times New Roman" w:cs="David"/>
          <w:sz w:val="24"/>
          <w:szCs w:val="24"/>
          <w:rtl/>
          <w:lang w:eastAsia="he-IL"/>
        </w:rPr>
        <w:t>כניות המתארות את הפתרון העקרוני של המתקן.</w:t>
      </w:r>
    </w:p>
    <w:p w14:paraId="71AEC99F"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979D956"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סופיות" – ת</w:t>
      </w:r>
      <w:r w:rsidR="007D6A6B" w:rsidRPr="007D6A6B">
        <w:rPr>
          <w:rFonts w:ascii="Times New Roman" w:eastAsia="Times New Roman" w:hAnsi="Times New Roman" w:cs="David"/>
          <w:sz w:val="24"/>
          <w:szCs w:val="24"/>
          <w:rtl/>
          <w:lang w:eastAsia="he-IL"/>
        </w:rPr>
        <w:t>כניות שלאחר אישורן ניתן יהיה לעבד את המסמכים הדרושים לביצוע המתקן.</w:t>
      </w:r>
    </w:p>
    <w:p w14:paraId="3293ACC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575342"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עבודה" – ת</w:t>
      </w:r>
      <w:r>
        <w:rPr>
          <w:rFonts w:ascii="Times New Roman" w:eastAsia="Times New Roman" w:hAnsi="Times New Roman" w:cs="David" w:hint="cs"/>
          <w:sz w:val="24"/>
          <w:szCs w:val="24"/>
          <w:rtl/>
          <w:lang w:eastAsia="he-IL"/>
        </w:rPr>
        <w:t>כ</w:t>
      </w:r>
      <w:r w:rsidR="007D6A6B" w:rsidRPr="007D6A6B">
        <w:rPr>
          <w:rFonts w:ascii="Times New Roman" w:eastAsia="Times New Roman" w:hAnsi="Times New Roman" w:cs="David"/>
          <w:sz w:val="24"/>
          <w:szCs w:val="24"/>
          <w:rtl/>
          <w:lang w:eastAsia="he-IL"/>
        </w:rPr>
        <w:t>ניות מפורטות, מפרטים, כתבי כמויות, כל המסמכים וכל הדרוש לעריכת ופרסום מכרזים לביצוע המתקן בפרויקט ו/או לביצוע המתקן בפרויקט.</w:t>
      </w:r>
    </w:p>
    <w:p w14:paraId="3F22017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69E0633"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אלה שירותי המתכנן</w:t>
      </w:r>
      <w:r w:rsidRPr="007D6A6B">
        <w:rPr>
          <w:rFonts w:ascii="Times New Roman" w:eastAsia="Times New Roman" w:hAnsi="Times New Roman" w:cs="David"/>
          <w:sz w:val="24"/>
          <w:szCs w:val="24"/>
          <w:rtl/>
          <w:lang w:eastAsia="he-IL"/>
        </w:rPr>
        <w:t>:</w:t>
      </w:r>
    </w:p>
    <w:p w14:paraId="4760843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5CBCA923" w14:textId="77777777" w:rsidR="007D6A6B" w:rsidRPr="007D6A6B" w:rsidRDefault="007D6A6B" w:rsidP="007D6A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4CB19348"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rtl/>
          <w:lang w:eastAsia="he-IL"/>
        </w:rPr>
      </w:pPr>
      <w:r w:rsidRPr="007D6A6B">
        <w:rPr>
          <w:rFonts w:ascii="Times New Roman" w:eastAsia="Times New Roman" w:hAnsi="Times New Roman" w:cs="David"/>
          <w:sz w:val="24"/>
          <w:szCs w:val="24"/>
          <w:rtl/>
          <w:lang w:eastAsia="he-IL"/>
        </w:rPr>
        <w:t>שירותי המתכנן יבוצעו בשלבים הכוללים את הש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רותים כלהלן: </w:t>
      </w:r>
    </w:p>
    <w:p w14:paraId="536C1CC1"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7597EBA8"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מוקדם</w:t>
      </w:r>
      <w:r w:rsidRPr="007D6A6B">
        <w:rPr>
          <w:rFonts w:ascii="Times New Roman" w:eastAsia="Times New Roman" w:hAnsi="Times New Roman" w:cs="David"/>
          <w:sz w:val="24"/>
          <w:szCs w:val="24"/>
          <w:rtl/>
          <w:lang w:eastAsia="he-IL"/>
        </w:rPr>
        <w:t>:</w:t>
      </w:r>
    </w:p>
    <w:p w14:paraId="60387A2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p>
    <w:p w14:paraId="71B3EAC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 xml:space="preserve">בירור הפרוגרמה עם המנהל, ביקורים באתר, חקירות מוקדמות, </w:t>
      </w:r>
      <w:r w:rsidRPr="007D6A6B">
        <w:rPr>
          <w:rFonts w:ascii="Times New Roman" w:eastAsia="Times New Roman" w:hAnsi="Times New Roman" w:cs="David" w:hint="cs"/>
          <w:sz w:val="24"/>
          <w:szCs w:val="24"/>
          <w:rtl/>
          <w:lang w:eastAsia="he-IL"/>
        </w:rPr>
        <w:t>התייעצויו</w:t>
      </w:r>
      <w:r w:rsidRPr="007D6A6B">
        <w:rPr>
          <w:rFonts w:ascii="Times New Roman" w:eastAsia="Times New Roman" w:hAnsi="Times New Roman" w:cs="David" w:hint="eastAsia"/>
          <w:sz w:val="24"/>
          <w:szCs w:val="24"/>
          <w:rtl/>
          <w:lang w:eastAsia="he-IL"/>
        </w:rPr>
        <w:t>ת</w:t>
      </w:r>
      <w:r w:rsidRPr="007D6A6B">
        <w:rPr>
          <w:rFonts w:ascii="Times New Roman" w:eastAsia="Times New Roman" w:hAnsi="Times New Roman" w:cs="David"/>
          <w:sz w:val="24"/>
          <w:szCs w:val="24"/>
          <w:rtl/>
          <w:lang w:eastAsia="he-IL"/>
        </w:rPr>
        <w:t xml:space="preserve"> ותיאום עם היועצים, כהגדרתם בחוזה.</w:t>
      </w:r>
    </w:p>
    <w:p w14:paraId="1E430414"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C002BD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בירורים ברשויות המוסמכות, או גורמים אחרים, בקשר לכל הנושאים הקשורים בתכנון המתקן או בקבלת אישור הרשויות הנ"ל לביצוע המתקן.</w:t>
      </w:r>
    </w:p>
    <w:p w14:paraId="7D9E8FE6"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7035E9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קביעת עקרונות המערכת של המתקן לאור חישובים מוקדמים ובדיקת השיטות השונות, בחלקים שונים של הפרויקט.</w:t>
      </w:r>
    </w:p>
    <w:p w14:paraId="6751BB2C"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58676C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הכנת תכניות מוקדמות, המתארות את המערכת העקרונית של המתקן, ותיאום התכניות עם היועצים.</w:t>
      </w:r>
    </w:p>
    <w:p w14:paraId="52878A6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4D68B82"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העברת נתונים </w:t>
      </w:r>
      <w:r w:rsidRPr="007D6A6B">
        <w:rPr>
          <w:rFonts w:ascii="Times New Roman" w:eastAsia="Times New Roman" w:hAnsi="Times New Roman" w:cs="David" w:hint="cs"/>
          <w:sz w:val="24"/>
          <w:szCs w:val="24"/>
          <w:rtl/>
          <w:lang w:eastAsia="he-IL"/>
        </w:rPr>
        <w:t>רלוונטיי</w:t>
      </w:r>
      <w:r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ליועצים (הספקי חשמל, נתוני ציוד וכו').</w:t>
      </w:r>
    </w:p>
    <w:p w14:paraId="25B2C322"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5F4BF1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המוקדם ואשור התכנון המוקדם של היועצים, ככל </w:t>
      </w:r>
      <w:r w:rsidR="00461F51" w:rsidRPr="007D6A6B">
        <w:rPr>
          <w:rFonts w:ascii="Times New Roman" w:eastAsia="Times New Roman" w:hAnsi="Times New Roman" w:cs="David" w:hint="cs"/>
          <w:sz w:val="24"/>
          <w:szCs w:val="24"/>
          <w:rtl/>
          <w:lang w:eastAsia="he-IL"/>
        </w:rPr>
        <w:t>ש</w:t>
      </w:r>
      <w:r w:rsidR="00461F51">
        <w:rPr>
          <w:rFonts w:ascii="Times New Roman" w:eastAsia="Times New Roman" w:hAnsi="Times New Roman" w:cs="David" w:hint="cs"/>
          <w:sz w:val="24"/>
          <w:szCs w:val="24"/>
          <w:rtl/>
          <w:lang w:eastAsia="he-IL"/>
        </w:rPr>
        <w:t>יי</w:t>
      </w:r>
      <w:r w:rsidR="00461F51" w:rsidRPr="007D6A6B">
        <w:rPr>
          <w:rFonts w:ascii="Times New Roman" w:eastAsia="Times New Roman" w:hAnsi="Times New Roman" w:cs="David" w:hint="cs"/>
          <w:sz w:val="24"/>
          <w:szCs w:val="24"/>
          <w:rtl/>
          <w:lang w:eastAsia="he-IL"/>
        </w:rPr>
        <w:t>דרש</w:t>
      </w:r>
      <w:r w:rsidRPr="007D6A6B">
        <w:rPr>
          <w:rFonts w:ascii="Times New Roman" w:eastAsia="Times New Roman" w:hAnsi="Times New Roman" w:cs="David"/>
          <w:sz w:val="24"/>
          <w:szCs w:val="24"/>
          <w:rtl/>
          <w:lang w:eastAsia="he-IL"/>
        </w:rPr>
        <w:t xml:space="preserve"> אשור המתכנן.</w:t>
      </w:r>
    </w:p>
    <w:p w14:paraId="29531FEF"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4FCDA1B"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הכנת אומדן משוער של ערך המתקן.</w:t>
      </w:r>
    </w:p>
    <w:p w14:paraId="23482630"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1EDB3F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371DCAD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FC9313"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A2ED02"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סופי:</w:t>
      </w:r>
    </w:p>
    <w:p w14:paraId="156B4CE8"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072185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תכניות סופיות, המתארות את המתקן, וא</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שורן על ידי המנהל והיועצים והכוללות, בין היתר, תכניות של מערכות פיזור אויר או אוורור, תכניות צנרת, תכניות מיקום הציוד, מערך חדרי המכונות.</w:t>
      </w:r>
    </w:p>
    <w:p w14:paraId="441C234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681858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טיפול באישור התכניות ע"י הרשויות המוסמכות עד לקבלת כל האישורים הדרושים על פי כל דין.</w:t>
      </w:r>
    </w:p>
    <w:p w14:paraId="31EC4AC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0FCCF9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חתימה על כל המסמכים, כל התכניות וכל הבקשות, אשר חתימת המתכנן ת</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דרש עליהם עד לקבלת תעודת גמר לפרויקט, כאחראי לתכנון, לפיקוח עליון ולביקורת בתחום מזוג אויר ואוורור, לרבות בקשות להיתרי בניה, </w:t>
      </w:r>
      <w:r w:rsidR="00461F51" w:rsidRPr="007D6A6B">
        <w:rPr>
          <w:rFonts w:ascii="Times New Roman" w:eastAsia="Times New Roman" w:hAnsi="Times New Roman" w:cs="David" w:hint="cs"/>
          <w:sz w:val="24"/>
          <w:szCs w:val="24"/>
          <w:rtl/>
          <w:lang w:eastAsia="he-IL"/>
        </w:rPr>
        <w:t>לטפסי</w:t>
      </w:r>
      <w:r w:rsidR="00461F51" w:rsidRPr="007D6A6B">
        <w:rPr>
          <w:rFonts w:ascii="Times New Roman" w:eastAsia="Times New Roman" w:hAnsi="Times New Roman" w:cs="David" w:hint="eastAsia"/>
          <w:sz w:val="24"/>
          <w:szCs w:val="24"/>
          <w:rtl/>
          <w:lang w:eastAsia="he-IL"/>
        </w:rPr>
        <w:t>י</w:t>
      </w:r>
      <w:r w:rsidRPr="007D6A6B">
        <w:rPr>
          <w:rFonts w:ascii="Times New Roman" w:eastAsia="Times New Roman" w:hAnsi="Times New Roman" w:cs="David"/>
          <w:sz w:val="24"/>
          <w:szCs w:val="24"/>
          <w:rtl/>
          <w:lang w:eastAsia="he-IL"/>
        </w:rPr>
        <w:t xml:space="preserve"> 4 ולתעודות גמר.</w:t>
      </w:r>
    </w:p>
    <w:p w14:paraId="0DB4A8E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6C05F9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דרישתו הראשונה של המזמין ו/או לפי דרישת הרשויות המוסמכות, באשור המזמין, הגשתם לרשויות וטיפול באישורם כולל קבלת היתרי בניה מתוקנים.</w:t>
      </w:r>
    </w:p>
    <w:p w14:paraId="7D20DEA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109A31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הכנת התכניות לאשור סופי של היועצים והמזמין לפני התחלת שלב תכניות עבודה.</w:t>
      </w:r>
    </w:p>
    <w:p w14:paraId="19C2E36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49AC0D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הסופי ואשור התכנון הסופי של היועצים, ככל </w:t>
      </w:r>
      <w:r w:rsidR="00461F51" w:rsidRPr="007D6A6B">
        <w:rPr>
          <w:rFonts w:ascii="Times New Roman" w:eastAsia="Times New Roman" w:hAnsi="Times New Roman" w:cs="David" w:hint="cs"/>
          <w:sz w:val="24"/>
          <w:szCs w:val="24"/>
          <w:rtl/>
          <w:lang w:eastAsia="he-IL"/>
        </w:rPr>
        <w:t>שיידר</w:t>
      </w:r>
      <w:r w:rsidR="00461F51" w:rsidRPr="007D6A6B">
        <w:rPr>
          <w:rFonts w:ascii="Times New Roman" w:eastAsia="Times New Roman" w:hAnsi="Times New Roman" w:cs="David" w:hint="eastAsia"/>
          <w:sz w:val="24"/>
          <w:szCs w:val="24"/>
          <w:rtl/>
          <w:lang w:eastAsia="he-IL"/>
        </w:rPr>
        <w:t>ש</w:t>
      </w:r>
      <w:r w:rsidRPr="007D6A6B">
        <w:rPr>
          <w:rFonts w:ascii="Times New Roman" w:eastAsia="Times New Roman" w:hAnsi="Times New Roman" w:cs="David"/>
          <w:sz w:val="24"/>
          <w:szCs w:val="24"/>
          <w:rtl/>
          <w:lang w:eastAsia="he-IL"/>
        </w:rPr>
        <w:t xml:space="preserve"> אשור המתכנן.</w:t>
      </w:r>
    </w:p>
    <w:p w14:paraId="1FE5749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0B789D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בדיקת מפרטי ותוכניות המכר, לרבות התאמתם לתכנון, ואישור הנוסח ו/או עדכון התכנון לפי הנחיית המזמין.</w:t>
      </w:r>
    </w:p>
    <w:p w14:paraId="5C2F0E8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44C8D8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7DE815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עדכון האומדן המשוער של ערך המתקן.</w:t>
      </w:r>
    </w:p>
    <w:p w14:paraId="0E156FE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773B83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הסופי.</w:t>
      </w:r>
    </w:p>
    <w:p w14:paraId="5D6E8C5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509C8B4"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מפורט</w:t>
      </w:r>
      <w:r w:rsidRPr="007D6A6B">
        <w:rPr>
          <w:rFonts w:ascii="Times New Roman" w:eastAsia="Times New Roman" w:hAnsi="Times New Roman" w:cs="David"/>
          <w:sz w:val="24"/>
          <w:szCs w:val="24"/>
          <w:rtl/>
          <w:lang w:eastAsia="he-IL"/>
        </w:rPr>
        <w:t>:</w:t>
      </w:r>
    </w:p>
    <w:p w14:paraId="136593F6"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3AE9ED81"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כל חישובי המערכות השונות של המתקן.</w:t>
      </w:r>
    </w:p>
    <w:p w14:paraId="3B493CFD"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3B5888F"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בחירת הציוד הדרוש למתקן.</w:t>
      </w:r>
      <w:r w:rsidRPr="007D6A6B">
        <w:rPr>
          <w:rFonts w:ascii="Times New Roman" w:eastAsia="Times New Roman" w:hAnsi="Times New Roman" w:cs="David" w:hint="cs"/>
          <w:sz w:val="24"/>
          <w:szCs w:val="24"/>
          <w:rtl/>
          <w:lang w:eastAsia="he-IL"/>
        </w:rPr>
        <w:t xml:space="preserve"> הכולל יעילות התכנון ביחס למבנה.</w:t>
      </w:r>
    </w:p>
    <w:p w14:paraId="664496D6"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05B751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הכנת תכניות מערך או הרכבה מפורטות ומוסברות, כולל הפרטים, כדרוש לביצוע המתקן בקנ"מ 1:50.</w:t>
      </w:r>
    </w:p>
    <w:p w14:paraId="7FA8F6E2"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014270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ריכוז הנתונים הטכניים לעבודות הקשורות בביצוע המתקן והעברתם ליועצים, ובפרט נתוני צריכת חשמל ומקדם צריכה ליועץ החשמל, ונתוני ציוד ליועץ האקוסטיקה.</w:t>
      </w:r>
    </w:p>
    <w:p w14:paraId="7029F2CF"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454E30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תאום התוכניות דלעיל עם היועצים ובפרט האדריכל</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מתכנן </w:t>
      </w:r>
      <w:r w:rsidRPr="007D6A6B">
        <w:rPr>
          <w:rFonts w:ascii="Times New Roman" w:eastAsia="Times New Roman" w:hAnsi="Times New Roman" w:cs="David" w:hint="cs"/>
          <w:sz w:val="24"/>
          <w:szCs w:val="24"/>
          <w:rtl/>
          <w:lang w:eastAsia="he-IL"/>
        </w:rPr>
        <w:t>החשמל, אינסטלציה ו</w:t>
      </w:r>
      <w:r w:rsidRPr="007D6A6B">
        <w:rPr>
          <w:rFonts w:ascii="Times New Roman" w:eastAsia="Times New Roman" w:hAnsi="Times New Roman" w:cs="David"/>
          <w:sz w:val="24"/>
          <w:szCs w:val="24"/>
          <w:rtl/>
          <w:lang w:eastAsia="he-IL"/>
        </w:rPr>
        <w:t>הקונסטרוקציה.</w:t>
      </w:r>
    </w:p>
    <w:p w14:paraId="1796C995"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EC00F8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בדיקת תכניות הקונסטרוקציה והאדריכלות, סימון חורים או מעברים העוברים דרך אלמנטים קונסטרוקטיביים, באופן שיופיעו בתכניות הקונסטרוקציה. בדיקת תכניות שיערכו על ידי היועצים והקפדה על אפשרות מעבר צנרת תחת הריצוף, בפירים אנכיים ואופקיים ותחת התקרות.</w:t>
      </w:r>
    </w:p>
    <w:p w14:paraId="792082EF"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F4C034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הכנת מפרטים טכניים וכתבי כמויות המתאימים למפרטים הכלליים ולכתבי הכמויות המקובלים על המזמין בצורה שיכללו את כל המערכות המתוכננות, תוך בדיקה של היעדר כפילות עם מפרט מלאכה אחר בפרויקט ובדיקה של מערכות הקשורות למתקן, אף אם תוכננו על ידי מי מהיועצים.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5227CA8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91C5B5"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25A85B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להעתיקם לכל מעבד תמלילים אחר, ע"ג דיסקט ובתדפיס.</w:t>
      </w:r>
    </w:p>
    <w:p w14:paraId="65C8E34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6C4B35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כתבי הכמויות יוכנו באמצעות תוכנה לכתבי כמויות "סופר מכרז" והניתנת להמרה גם לתוכנות אחרות לכתבי כמויות, ע"ג דיסקט ובתדפיס.</w:t>
      </w:r>
    </w:p>
    <w:p w14:paraId="23206A65"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D9E661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w:t>
      </w:r>
      <w:r w:rsidRPr="007D6A6B">
        <w:rPr>
          <w:rFonts w:ascii="Times New Roman" w:eastAsia="Times New Roman" w:hAnsi="Times New Roman" w:cs="David"/>
          <w:sz w:val="24"/>
          <w:szCs w:val="24"/>
          <w:rtl/>
          <w:lang w:eastAsia="he-IL"/>
        </w:rPr>
        <w:tab/>
        <w:t>עדכון פרק מזוג האויר והאוורור במפרטי המכר. בדיקה חוזרת של מפרטי המכר, לרבות התאמתם לתכנון, ואישור הנוסח ו/או עדכון התכנון לפי הנחיית המזמין.</w:t>
      </w:r>
    </w:p>
    <w:p w14:paraId="30BFE33D"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C7D754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יא.</w:t>
      </w:r>
      <w:r w:rsidRPr="007D6A6B">
        <w:rPr>
          <w:rFonts w:ascii="Times New Roman" w:eastAsia="Times New Roman" w:hAnsi="Times New Roman" w:cs="David"/>
          <w:sz w:val="24"/>
          <w:szCs w:val="24"/>
          <w:rtl/>
          <w:lang w:eastAsia="he-IL"/>
        </w:rPr>
        <w:tab/>
        <w:t>הכנת אומדן מפורט של ערך המתקן, מבוסס על המפרטים וכתבי הכמויות, תוך ציון מדד תשומות הבניה למגורים הידוע במועד הכנת האומדן.</w:t>
      </w:r>
    </w:p>
    <w:p w14:paraId="0409D229"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7D0117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יב.</w:t>
      </w:r>
      <w:r w:rsidRPr="007D6A6B">
        <w:rPr>
          <w:rFonts w:ascii="Times New Roman" w:eastAsia="Times New Roman" w:hAnsi="Times New Roman" w:cs="David"/>
          <w:sz w:val="24"/>
          <w:szCs w:val="24"/>
          <w:rtl/>
          <w:lang w:eastAsia="he-IL"/>
        </w:rPr>
        <w:tab/>
        <w:t>הכנסת שנויים בתוכניות ככל שיתחייב להתאמת התכנון למסגרת התקציבית, אשר תקבע ע"י המזמין.</w:t>
      </w:r>
    </w:p>
    <w:p w14:paraId="5439C569"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757312C"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יג.</w:t>
      </w:r>
      <w:r w:rsidRPr="007D6A6B">
        <w:rPr>
          <w:rFonts w:ascii="Times New Roman" w:eastAsia="Times New Roman" w:hAnsi="Times New Roman" w:cs="David"/>
          <w:sz w:val="24"/>
          <w:szCs w:val="24"/>
          <w:rtl/>
          <w:lang w:eastAsia="he-IL"/>
        </w:rPr>
        <w:tab/>
        <w:t>מתן חוות דעת ויעוץ בכל הקשור בהכנת המכרזים ופרסומם.</w:t>
      </w:r>
    </w:p>
    <w:p w14:paraId="770651A1"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87675D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יד.</w:t>
      </w:r>
      <w:r w:rsidRPr="007D6A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03947A2D"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21FD07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טו.</w:t>
      </w:r>
      <w:r w:rsidRPr="007D6A6B">
        <w:rPr>
          <w:rFonts w:ascii="Times New Roman" w:eastAsia="Times New Roman" w:hAnsi="Times New Roman" w:cs="David"/>
          <w:sz w:val="24"/>
          <w:szCs w:val="24"/>
          <w:rtl/>
          <w:lang w:eastAsia="he-IL"/>
        </w:rPr>
        <w:tab/>
        <w:t>מתן חוות דעת</w:t>
      </w:r>
      <w:r w:rsidRPr="007D6A6B">
        <w:rPr>
          <w:rFonts w:ascii="Times New Roman" w:eastAsia="Times New Roman" w:hAnsi="Times New Roman" w:cs="David" w:hint="cs"/>
          <w:sz w:val="24"/>
          <w:szCs w:val="24"/>
          <w:rtl/>
          <w:lang w:eastAsia="he-IL"/>
        </w:rPr>
        <w:t xml:space="preserve"> </w:t>
      </w:r>
      <w:r w:rsidRPr="007D6A6B">
        <w:rPr>
          <w:rFonts w:ascii="Times New Roman" w:eastAsia="Times New Roman" w:hAnsi="Times New Roman" w:cs="David"/>
          <w:sz w:val="24"/>
          <w:szCs w:val="24"/>
          <w:rtl/>
          <w:lang w:eastAsia="he-IL"/>
        </w:rPr>
        <w:t>ביחס להצעות הקבלנים.</w:t>
      </w:r>
    </w:p>
    <w:p w14:paraId="498E1178"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A40FC2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טז.</w:t>
      </w:r>
      <w:r w:rsidRPr="007D6A6B">
        <w:rPr>
          <w:rFonts w:ascii="Times New Roman" w:eastAsia="Times New Roman" w:hAnsi="Times New Roman" w:cs="David"/>
          <w:sz w:val="24"/>
          <w:szCs w:val="24"/>
          <w:rtl/>
          <w:lang w:eastAsia="he-IL"/>
        </w:rPr>
        <w:tab/>
        <w:t>הכנת תכניות עבודה, פרטים ומפרטים משלימים כפי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ידרש לביצוע המתקן.</w:t>
      </w:r>
    </w:p>
    <w:p w14:paraId="5A15B8DC"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E61AA37"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מובהר בזאת שהמתכנן יכין, באם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דרש תכניות ומסמכים למכרזים עוד לפני השלמת התכנון המפורט.</w:t>
      </w:r>
    </w:p>
    <w:p w14:paraId="53CBAEB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FB4953"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r w:rsidRPr="007D6A6B">
        <w:rPr>
          <w:rFonts w:ascii="Times New Roman" w:eastAsia="Times New Roman" w:hAnsi="Times New Roman" w:cs="David"/>
          <w:sz w:val="24"/>
          <w:szCs w:val="24"/>
          <w:rtl/>
          <w:lang w:eastAsia="he-IL"/>
        </w:rPr>
        <w:t>3.4</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פיקוח עליון:</w:t>
      </w:r>
    </w:p>
    <w:p w14:paraId="0E38C5A1"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3302681D" w14:textId="77777777" w:rsidR="007D6A6B" w:rsidRPr="007D6A6B" w:rsidRDefault="007D6A6B" w:rsidP="007D6A6B">
      <w:pPr>
        <w:widowControl w:val="0"/>
        <w:numPr>
          <w:ilvl w:val="0"/>
          <w:numId w:val="4"/>
        </w:numPr>
        <w:spacing w:before="0" w:beforeAutospacing="0" w:after="0" w:afterAutospacing="0" w:line="240" w:lineRule="auto"/>
        <w:ind w:righ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הפיקוח העליון של המתכנן על ביצוע המבנים יכלול:</w:t>
      </w:r>
    </w:p>
    <w:p w14:paraId="7E60E3F8"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6168D37"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בדיקת התכניות המפורטות הנערכות ע"י הקבלנים ואישורן.</w:t>
      </w:r>
    </w:p>
    <w:p w14:paraId="0A345505"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4AE52B9"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פיקוח עליון על ביצוע המתקן בפרויקט ובמפעלי הייצור של רכיביו, בהתאם לתכניות ולמסמכים האחרים המאושרים ע"י המנהל, לרבות על ביצוע התיקונים, שקבלני העבודות חייבים בהם, הן לפני מסירת העבודה והן בתקופת הבדק.</w:t>
      </w:r>
    </w:p>
    <w:p w14:paraId="7EA835A1"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61E6B0F"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תאום ושתוף פעולה עם היועצים בביצוע הפיקוח העליון על ביצוע המתקן.</w:t>
      </w:r>
    </w:p>
    <w:p w14:paraId="27FDE4CF"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23FA22E"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בדיקה ואישור של חומרים וציוד.</w:t>
      </w:r>
    </w:p>
    <w:p w14:paraId="6E3D9567"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B997053"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הדרכה ומתן הסברים למנהל, ליועצים, לקבלנים ולמפקח באתר.</w:t>
      </w:r>
    </w:p>
    <w:p w14:paraId="58770D2C"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6A4135D6"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דווח למנהל על ממצאי הבדיקות ועל התקדמות ביצוע המתקן לאחר כל ביקור של המתכנן במתקן ובמפעלי הייצור של רכיביו.</w:t>
      </w:r>
    </w:p>
    <w:p w14:paraId="62BB3F50"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478C178"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עדכון התכניות וכל יתר המסמכים הדרושים בהתאם לשינויים שיתחייבו מדרישות הרשויות או לצורך ביצוע שינויים שיתגלה בהם צורך במהלך בצוע העבודות. כל עדכון יבוצע בתאום עם המנהל בכתב.</w:t>
      </w:r>
    </w:p>
    <w:p w14:paraId="67A2F787"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1FED533"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השתתפות בקבלת המתקן ו/או חלקים מהמתקן, העברת רשימות ליקויים לתיקון ואישור גמר ביצוע המתקן, בתיאום עם היועצים.</w:t>
      </w:r>
    </w:p>
    <w:p w14:paraId="5845F997"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F84FDA2"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ייעוץ למנהל והשתתפות בדיונים ובבירורים עם הקבלנים בקשר עם ביצוע המתקן ובפקוח העליון עליו ועל התאמתו לתנאי החוזים עם קבלני העבודות, הן לפני מסירת העבודה והן בתקופת הבדק. השתתפות לפי דרישה בבירורים של תביעות הקבלן, לגבי מחירים חריגים ו/או הבהרת כוונות המפרט וכתב הכמויות.</w:t>
      </w:r>
    </w:p>
    <w:p w14:paraId="7C02F947"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922194C"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יעוץ לפתרונות במקרים בהם יתגלו כשלים בבצוע העבודות לעומת התכנון.</w:t>
      </w:r>
    </w:p>
    <w:p w14:paraId="4C313FDE"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86BF786"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הכנת תכניות הביצוע על רקע התכניות המקוריות תוך ציון כל השינויים שחלו בזמן הביצוע לפי תכניות מדידות </w:t>
      </w:r>
      <w:r w:rsidRPr="007D6A6B">
        <w:rPr>
          <w:rFonts w:ascii="Times New Roman" w:eastAsia="Times New Roman" w:hAnsi="Times New Roman" w:cs="David"/>
          <w:sz w:val="24"/>
          <w:szCs w:val="24"/>
          <w:lang w:eastAsia="he-IL"/>
        </w:rPr>
        <w:t>AS MADE</w:t>
      </w:r>
      <w:r w:rsidRPr="007D6A6B">
        <w:rPr>
          <w:rFonts w:ascii="Times New Roman" w:eastAsia="Times New Roman" w:hAnsi="Times New Roman" w:cs="David"/>
          <w:sz w:val="24"/>
          <w:szCs w:val="24"/>
          <w:rtl/>
          <w:lang w:eastAsia="he-IL"/>
        </w:rPr>
        <w:t xml:space="preserve"> שתימסרנה ע"י הקבלן המבצע למתכנן, ומסירתם למזמין ע"ג דיסקט.</w:t>
      </w:r>
    </w:p>
    <w:p w14:paraId="01039B49"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0268FD90"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חתימה על כל מסמך ו/או תכנית שידרשו ע"י הרשויות במהלך הבניה, לרבות חתימה על אשור לחיבור הפרויקט למערכות, ועל אישור לאכלוס ותעודת גמר.</w:t>
      </w:r>
    </w:p>
    <w:p w14:paraId="10D4401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AAF82C"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בדיקת בצוע עבודות הבדק לקבלה סופית של העבודות בגמר אחריות קבלני העבודות.</w:t>
      </w:r>
    </w:p>
    <w:p w14:paraId="6EFF8450"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B83EECA"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סיוע למזמין במתן מענה לכל הפניות אשר יופנו אליו בקשר עם תכנון ובצוע המתקן.</w:t>
      </w:r>
      <w:r w:rsidRPr="007D6A6B">
        <w:rPr>
          <w:rFonts w:ascii="Times New Roman" w:eastAsia="Times New Roman" w:hAnsi="Times New Roman" w:cs="David" w:hint="cs"/>
          <w:sz w:val="24"/>
          <w:szCs w:val="24"/>
          <w:rtl/>
          <w:lang w:eastAsia="he-IL"/>
        </w:rPr>
        <w:t xml:space="preserve"> גם לאחר תקופת הבדק.</w:t>
      </w:r>
    </w:p>
    <w:p w14:paraId="6F6CB3C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3A489D"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7D6A6B">
        <w:rPr>
          <w:rFonts w:ascii="Times New Roman" w:eastAsia="Times New Roman" w:hAnsi="Times New Roman" w:cs="David" w:hint="cs"/>
          <w:sz w:val="24"/>
          <w:szCs w:val="24"/>
          <w:rtl/>
          <w:lang w:eastAsia="he-IL"/>
        </w:rPr>
        <w:t>ניהו</w:t>
      </w:r>
      <w:r w:rsidRPr="007D6A6B">
        <w:rPr>
          <w:rFonts w:ascii="Times New Roman" w:eastAsia="Times New Roman" w:hAnsi="Times New Roman" w:cs="David" w:hint="eastAsia"/>
          <w:sz w:val="24"/>
          <w:szCs w:val="24"/>
          <w:rtl/>
          <w:lang w:eastAsia="he-IL"/>
        </w:rPr>
        <w:t>ל</w:t>
      </w:r>
      <w:r w:rsidRPr="007D6A6B">
        <w:rPr>
          <w:rFonts w:ascii="Times New Roman" w:eastAsia="Times New Roman" w:hAnsi="Times New Roman" w:cs="David"/>
          <w:sz w:val="24"/>
          <w:szCs w:val="24"/>
          <w:rtl/>
          <w:lang w:eastAsia="he-IL"/>
        </w:rPr>
        <w:t xml:space="preserve"> ההגנה, לפי דרישת המזמין ומיד עם דרישתו הראשונה.</w:t>
      </w:r>
    </w:p>
    <w:p w14:paraId="2F008F2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381402F"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כל יתר הדרוש לפיקוח עליון ולביקורת על הבצוע.</w:t>
      </w:r>
    </w:p>
    <w:p w14:paraId="5088239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C93903"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כדי למלא משימות אלו יבקר המתכנן באתר הבניה ובמפעלי היצור של המתקן לפחות בכל אחד מהשלבים הבאים:</w:t>
      </w:r>
    </w:p>
    <w:p w14:paraId="6F9CD891"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F2D2085"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חדר מכונות במרתפים.</w:t>
      </w:r>
    </w:p>
    <w:p w14:paraId="3145733F"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50630523"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תעלות או</w:t>
      </w:r>
      <w:r w:rsidRPr="007D6A6B">
        <w:rPr>
          <w:rFonts w:ascii="Times New Roman" w:eastAsia="Times New Roman" w:hAnsi="Times New Roman" w:cs="David" w:hint="cs"/>
          <w:sz w:val="24"/>
          <w:szCs w:val="24"/>
          <w:rtl/>
          <w:lang w:eastAsia="he-IL"/>
        </w:rPr>
        <w:t>ו</w:t>
      </w:r>
      <w:r w:rsidRPr="007D6A6B">
        <w:rPr>
          <w:rFonts w:ascii="Times New Roman" w:eastAsia="Times New Roman" w:hAnsi="Times New Roman" w:cs="David"/>
          <w:sz w:val="24"/>
          <w:szCs w:val="24"/>
          <w:rtl/>
          <w:lang w:eastAsia="he-IL"/>
        </w:rPr>
        <w:t>רור במרתפים.</w:t>
      </w:r>
    </w:p>
    <w:p w14:paraId="01C8F3F9"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15444C49"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ביצוע צנרת למערכות לכל קומה ו/או ביצוע </w:t>
      </w:r>
      <w:r w:rsidRPr="007D6A6B">
        <w:rPr>
          <w:rFonts w:ascii="Times New Roman" w:eastAsia="Times New Roman" w:hAnsi="Times New Roman" w:cs="David" w:hint="cs"/>
          <w:sz w:val="24"/>
          <w:szCs w:val="24"/>
          <w:rtl/>
          <w:lang w:eastAsia="he-IL"/>
        </w:rPr>
        <w:t>הכנות ל</w:t>
      </w:r>
      <w:r w:rsidRPr="007D6A6B">
        <w:rPr>
          <w:rFonts w:ascii="Times New Roman" w:eastAsia="Times New Roman" w:hAnsi="Times New Roman" w:cs="David"/>
          <w:sz w:val="24"/>
          <w:szCs w:val="24"/>
          <w:rtl/>
          <w:lang w:eastAsia="he-IL"/>
        </w:rPr>
        <w:t>יחידות מיני מרכזיות בכל דירה טיפוסית.</w:t>
      </w:r>
    </w:p>
    <w:p w14:paraId="782F422B"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480A5E90"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התקנת ציוד.</w:t>
      </w:r>
    </w:p>
    <w:p w14:paraId="50DA865D"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6A6185A2"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ביקורת מערכות חשמל ופיקוד למתקן.</w:t>
      </w:r>
    </w:p>
    <w:p w14:paraId="3A508E9D"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3F7BF30E"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112827A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85AA53"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לאחר כל ביקור באתר או במפעל יצרן (לוחות פיקוד וכד') יגיש המתכנן למנהל דו"ח בכתב ובו יציין את התרשמותו ואת הערותיו לגבי ביצוע העבודות.</w:t>
      </w:r>
    </w:p>
    <w:p w14:paraId="3EE413A2"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בגמר העבודות יגיש המתכנן לנציג המזמין הצהרה בנוסח נספח ט' כי בדק את בי</w:t>
      </w:r>
      <w:r w:rsidR="00461F51">
        <w:rPr>
          <w:rFonts w:ascii="Times New Roman" w:eastAsia="Times New Roman" w:hAnsi="Times New Roman" w:cs="David"/>
          <w:sz w:val="24"/>
          <w:szCs w:val="24"/>
          <w:rtl/>
          <w:lang w:eastAsia="he-IL"/>
        </w:rPr>
        <w:t>צוע העבודות ומצא אותן תואמות לת</w:t>
      </w:r>
      <w:r w:rsidRPr="007D6A6B">
        <w:rPr>
          <w:rFonts w:ascii="Times New Roman" w:eastAsia="Times New Roman" w:hAnsi="Times New Roman" w:cs="David"/>
          <w:sz w:val="24"/>
          <w:szCs w:val="24"/>
          <w:rtl/>
          <w:lang w:eastAsia="he-IL"/>
        </w:rPr>
        <w:t>כניותיו ולתקנים מחייבים וכי בוצעו לשביעות רצונו.</w:t>
      </w:r>
    </w:p>
    <w:p w14:paraId="4ED213C1"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ללא דו"חות והצהרות אלה לא תשולם למתכנן יתרת שכרו עבור פיקוח עליון.</w:t>
      </w:r>
    </w:p>
    <w:p w14:paraId="6C4CAE26"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4C1DC3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t>ה.</w:t>
      </w:r>
      <w:r w:rsidRPr="007D6A6B">
        <w:rPr>
          <w:rFonts w:ascii="Times New Roman" w:eastAsia="Times New Roman" w:hAnsi="Times New Roman" w:cs="David"/>
          <w:sz w:val="24"/>
          <w:szCs w:val="24"/>
          <w:rtl/>
          <w:lang w:eastAsia="he-IL"/>
        </w:rPr>
        <w:tab/>
        <w:t>יעוץ למזמין בדבר תפעול ואחזקת המתקן.</w:t>
      </w:r>
    </w:p>
    <w:p w14:paraId="2C2B1AD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CB1FF5B"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העתקות, צילומים וכו' וכך שניתן יהיה לבצע בהם תיקונים ושינויים.</w:t>
      </w:r>
    </w:p>
    <w:p w14:paraId="239DF79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3011CD"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המזמין רשאי להזמין מהמתכנן את כל שלבי התכנון המפורטים בנספח זה ו/או חלק מהם ו/או שירותים נוספים, מעבר להם.</w:t>
      </w:r>
    </w:p>
    <w:p w14:paraId="1527DD49" w14:textId="77777777" w:rsidR="007D6A6B" w:rsidRPr="007D6A6B" w:rsidRDefault="007D6A6B" w:rsidP="007D6A6B">
      <w:pPr>
        <w:widowControl w:val="0"/>
        <w:spacing w:before="0" w:beforeAutospacing="0" w:after="0" w:afterAutospacing="0" w:line="240" w:lineRule="auto"/>
        <w:ind w:left="720"/>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4"/>
          <w:szCs w:val="24"/>
          <w:u w:val="single"/>
          <w:rtl/>
          <w:lang w:eastAsia="he-IL"/>
        </w:rPr>
        <w:br w:type="page"/>
      </w:r>
    </w:p>
    <w:p w14:paraId="3560FE1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נספח ג'</w:t>
      </w:r>
    </w:p>
    <w:p w14:paraId="650026D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1DE332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לוח זמנים ושלבי עבודה</w:t>
      </w:r>
    </w:p>
    <w:p w14:paraId="545D82C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270340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458837B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7D6A6B">
        <w:rPr>
          <w:rFonts w:ascii="Times New Roman" w:eastAsia="Times New Roman" w:hAnsi="Times New Roman" w:cs="David"/>
          <w:sz w:val="20"/>
          <w:szCs w:val="24"/>
          <w:lang w:eastAsia="he-IL"/>
        </w:rPr>
        <w:t>–</w:t>
      </w:r>
      <w:r w:rsidRPr="007D6A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15CF805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47C51C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405AA2B3"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020919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2C7DD1D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1E77D9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58CAFAC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04739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BD3885B"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sz w:val="20"/>
          <w:szCs w:val="24"/>
          <w:u w:val="single"/>
          <w:rtl/>
          <w:lang w:eastAsia="he-IL"/>
        </w:rPr>
        <w:br w:type="page"/>
      </w:r>
      <w:r w:rsidRPr="007D6A6B">
        <w:rPr>
          <w:rFonts w:ascii="Times New Roman" w:eastAsia="Times New Roman" w:hAnsi="Times New Roman" w:cs="David"/>
          <w:bCs/>
          <w:sz w:val="24"/>
          <w:szCs w:val="24"/>
          <w:u w:val="single"/>
          <w:rtl/>
          <w:lang w:eastAsia="he-IL"/>
        </w:rPr>
        <w:t>נספח ד'</w:t>
      </w:r>
    </w:p>
    <w:p w14:paraId="4D22C18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9675A45"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שכר המתכנן</w:t>
      </w:r>
    </w:p>
    <w:p w14:paraId="1CFED71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78D8462"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תמורת ביצוע מלוא שרותי המתכנן לרבות תכנון ופיקוח מערכות אוורור מא</w:t>
      </w:r>
      <w:r w:rsidR="00461F51">
        <w:rPr>
          <w:rFonts w:ascii="Times New Roman" w:eastAsia="Times New Roman" w:hAnsi="Times New Roman" w:cs="David"/>
          <w:sz w:val="24"/>
          <w:szCs w:val="24"/>
          <w:rtl/>
          <w:lang w:eastAsia="he-IL"/>
        </w:rPr>
        <w:t>ולץ ומערכות מיזוג אויר, לרבות ת</w:t>
      </w:r>
      <w:r w:rsidRPr="007D6A6B">
        <w:rPr>
          <w:rFonts w:ascii="Times New Roman" w:eastAsia="Times New Roman" w:hAnsi="Times New Roman" w:cs="David"/>
          <w:sz w:val="24"/>
          <w:szCs w:val="24"/>
          <w:rtl/>
          <w:lang w:eastAsia="he-IL"/>
        </w:rPr>
        <w:t>כניות להכנות הכנות בלבד למערכות מיזוג אויר, כמפורט בנספח ב', ישלם המזמין למתכנן את שכר המתכנן בשיעורים ובמועדים כדלקמן :</w:t>
      </w:r>
    </w:p>
    <w:p w14:paraId="0B1CA24F"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648B6A2B" w14:textId="17160273" w:rsidR="007D6A6B" w:rsidRPr="003C66E7" w:rsidRDefault="007D6A6B">
      <w:pPr>
        <w:pStyle w:val="af6"/>
        <w:widowControl w:val="0"/>
        <w:numPr>
          <w:ilvl w:val="1"/>
          <w:numId w:val="3"/>
        </w:numPr>
        <w:tabs>
          <w:tab w:val="left" w:pos="1365"/>
        </w:tabs>
        <w:spacing w:before="0" w:beforeAutospacing="0" w:after="0" w:afterAutospacing="0" w:line="240" w:lineRule="auto"/>
        <w:rPr>
          <w:ins w:id="26" w:author="Meryl Etman" w:date="2020-06-25T13:45:00Z"/>
          <w:rFonts w:ascii="Times New Roman" w:eastAsia="Times New Roman" w:hAnsi="Times New Roman" w:cs="David"/>
          <w:sz w:val="24"/>
          <w:szCs w:val="24"/>
          <w:rtl/>
          <w:rPrChange w:id="27" w:author="Meryl Etman" w:date="2020-06-25T13:45:00Z">
            <w:rPr>
              <w:ins w:id="28" w:author="Meryl Etman" w:date="2020-06-25T13:45:00Z"/>
              <w:rtl/>
            </w:rPr>
          </w:rPrChange>
        </w:rPr>
        <w:pPrChange w:id="29" w:author="Meryl Etman" w:date="2020-06-25T13:46:00Z">
          <w:pPr>
            <w:widowControl w:val="0"/>
            <w:tabs>
              <w:tab w:val="left" w:pos="1365"/>
            </w:tabs>
            <w:spacing w:before="0" w:beforeAutospacing="0" w:after="0" w:afterAutospacing="0" w:line="240" w:lineRule="auto"/>
            <w:ind w:left="714" w:firstLine="6"/>
          </w:pPr>
        </w:pPrChange>
      </w:pPr>
      <w:del w:id="30" w:author="Meryl Etman" w:date="2020-06-25T13:45:00Z">
        <w:r w:rsidRPr="003C66E7" w:rsidDel="003C66E7">
          <w:rPr>
            <w:rFonts w:ascii="Times New Roman" w:eastAsia="Times New Roman" w:hAnsi="Times New Roman" w:cs="David"/>
            <w:sz w:val="24"/>
            <w:szCs w:val="24"/>
            <w:rtl/>
            <w:rPrChange w:id="31" w:author="Meryl Etman" w:date="2020-06-25T13:45:00Z">
              <w:rPr>
                <w:rtl/>
              </w:rPr>
            </w:rPrChange>
          </w:rPr>
          <w:delText>1.1</w:delText>
        </w:r>
        <w:r w:rsidRPr="003C66E7" w:rsidDel="003C66E7">
          <w:rPr>
            <w:rFonts w:ascii="Times New Roman" w:eastAsia="Times New Roman" w:hAnsi="Times New Roman" w:cs="David"/>
            <w:sz w:val="24"/>
            <w:szCs w:val="24"/>
            <w:rtl/>
            <w:rPrChange w:id="32" w:author="Meryl Etman" w:date="2020-06-25T13:45:00Z">
              <w:rPr>
                <w:rtl/>
              </w:rPr>
            </w:rPrChange>
          </w:rPr>
          <w:tab/>
        </w:r>
      </w:del>
      <w:r w:rsidRPr="003C66E7">
        <w:rPr>
          <w:rFonts w:ascii="Times New Roman" w:eastAsia="Times New Roman" w:hAnsi="Times New Roman" w:cs="David" w:hint="cs"/>
          <w:sz w:val="24"/>
          <w:szCs w:val="24"/>
          <w:rtl/>
          <w:rPrChange w:id="33" w:author="Meryl Etman" w:date="2020-06-25T13:45:00Z">
            <w:rPr>
              <w:rFonts w:hint="cs"/>
              <w:rtl/>
            </w:rPr>
          </w:rPrChange>
        </w:rPr>
        <w:t>עבור</w:t>
      </w:r>
      <w:r w:rsidRPr="003C66E7">
        <w:rPr>
          <w:rFonts w:ascii="Times New Roman" w:eastAsia="Times New Roman" w:hAnsi="Times New Roman" w:cs="David"/>
          <w:sz w:val="24"/>
          <w:szCs w:val="24"/>
          <w:rtl/>
          <w:rPrChange w:id="34" w:author="Meryl Etman" w:date="2020-06-25T13:45:00Z">
            <w:rPr>
              <w:rtl/>
            </w:rPr>
          </w:rPrChange>
        </w:rPr>
        <w:t xml:space="preserve"> </w:t>
      </w:r>
      <w:ins w:id="35" w:author="Meryl Etman" w:date="2020-06-25T13:46:00Z">
        <w:r w:rsidR="003C66E7">
          <w:rPr>
            <w:rFonts w:ascii="Times New Roman" w:eastAsia="Times New Roman" w:hAnsi="Times New Roman" w:cs="David" w:hint="cs"/>
            <w:sz w:val="24"/>
            <w:szCs w:val="24"/>
            <w:rtl/>
          </w:rPr>
          <w:t xml:space="preserve">תכנון </w:t>
        </w:r>
      </w:ins>
      <w:r w:rsidRPr="003C66E7">
        <w:rPr>
          <w:rFonts w:ascii="Times New Roman" w:eastAsia="Times New Roman" w:hAnsi="Times New Roman" w:cs="David" w:hint="cs"/>
          <w:sz w:val="24"/>
          <w:szCs w:val="24"/>
          <w:rtl/>
          <w:rPrChange w:id="36" w:author="Meryl Etman" w:date="2020-06-25T13:45:00Z">
            <w:rPr>
              <w:rFonts w:hint="cs"/>
              <w:rtl/>
            </w:rPr>
          </w:rPrChange>
        </w:rPr>
        <w:t>מערכות</w:t>
      </w:r>
      <w:r w:rsidRPr="003C66E7">
        <w:rPr>
          <w:rFonts w:ascii="Times New Roman" w:eastAsia="Times New Roman" w:hAnsi="Times New Roman" w:cs="David"/>
          <w:sz w:val="24"/>
          <w:szCs w:val="24"/>
          <w:rtl/>
          <w:rPrChange w:id="37" w:author="Meryl Etman" w:date="2020-06-25T13:45:00Z">
            <w:rPr>
              <w:rtl/>
            </w:rPr>
          </w:rPrChange>
        </w:rPr>
        <w:t xml:space="preserve"> </w:t>
      </w:r>
      <w:ins w:id="38" w:author="Meryl Etman" w:date="2020-06-25T13:37:00Z">
        <w:r w:rsidR="00D3360C" w:rsidRPr="003C66E7">
          <w:rPr>
            <w:rFonts w:ascii="Times New Roman" w:eastAsia="Times New Roman" w:hAnsi="Times New Roman" w:cs="David" w:hint="cs"/>
            <w:sz w:val="24"/>
            <w:szCs w:val="24"/>
            <w:rtl/>
            <w:rPrChange w:id="39" w:author="Meryl Etman" w:date="2020-06-25T13:45:00Z">
              <w:rPr>
                <w:rFonts w:hint="cs"/>
                <w:rtl/>
              </w:rPr>
            </w:rPrChange>
          </w:rPr>
          <w:t>מיזוג</w:t>
        </w:r>
        <w:r w:rsidR="00D3360C" w:rsidRPr="003C66E7">
          <w:rPr>
            <w:rFonts w:ascii="Times New Roman" w:eastAsia="Times New Roman" w:hAnsi="Times New Roman" w:cs="David"/>
            <w:sz w:val="24"/>
            <w:szCs w:val="24"/>
            <w:rtl/>
            <w:rPrChange w:id="40" w:author="Meryl Etman" w:date="2020-06-25T13:45:00Z">
              <w:rPr>
                <w:rtl/>
              </w:rPr>
            </w:rPrChange>
          </w:rPr>
          <w:t xml:space="preserve"> </w:t>
        </w:r>
        <w:r w:rsidR="00D3360C" w:rsidRPr="003C66E7">
          <w:rPr>
            <w:rFonts w:ascii="Times New Roman" w:eastAsia="Times New Roman" w:hAnsi="Times New Roman" w:cs="David" w:hint="cs"/>
            <w:sz w:val="24"/>
            <w:szCs w:val="24"/>
            <w:rtl/>
            <w:rPrChange w:id="41" w:author="Meryl Etman" w:date="2020-06-25T13:45:00Z">
              <w:rPr>
                <w:rFonts w:hint="cs"/>
                <w:rtl/>
              </w:rPr>
            </w:rPrChange>
          </w:rPr>
          <w:t>אויר</w:t>
        </w:r>
        <w:r w:rsidR="00D3360C" w:rsidRPr="003C66E7">
          <w:rPr>
            <w:rFonts w:ascii="Times New Roman" w:eastAsia="Times New Roman" w:hAnsi="Times New Roman" w:cs="David"/>
            <w:sz w:val="24"/>
            <w:szCs w:val="24"/>
            <w:rtl/>
            <w:rPrChange w:id="42" w:author="Meryl Etman" w:date="2020-06-25T13:45:00Z">
              <w:rPr>
                <w:rtl/>
              </w:rPr>
            </w:rPrChange>
          </w:rPr>
          <w:t xml:space="preserve"> </w:t>
        </w:r>
      </w:ins>
      <w:ins w:id="43" w:author="Meryl Etman" w:date="2020-06-25T13:38:00Z">
        <w:r w:rsidR="00D3360C" w:rsidRPr="003C66E7">
          <w:rPr>
            <w:rFonts w:ascii="Times New Roman" w:eastAsia="Times New Roman" w:hAnsi="Times New Roman" w:cs="David" w:hint="cs"/>
            <w:sz w:val="24"/>
            <w:szCs w:val="24"/>
            <w:rtl/>
            <w:rPrChange w:id="44" w:author="Meryl Etman" w:date="2020-06-25T13:45:00Z">
              <w:rPr>
                <w:rFonts w:hint="cs"/>
                <w:rtl/>
              </w:rPr>
            </w:rPrChange>
          </w:rPr>
          <w:t>ו</w:t>
        </w:r>
      </w:ins>
      <w:r w:rsidRPr="003C66E7">
        <w:rPr>
          <w:rFonts w:ascii="Times New Roman" w:eastAsia="Times New Roman" w:hAnsi="Times New Roman" w:cs="David" w:hint="cs"/>
          <w:sz w:val="24"/>
          <w:szCs w:val="24"/>
          <w:rtl/>
          <w:rPrChange w:id="45" w:author="Meryl Etman" w:date="2020-06-25T13:45:00Z">
            <w:rPr>
              <w:rFonts w:hint="cs"/>
              <w:rtl/>
            </w:rPr>
          </w:rPrChange>
        </w:rPr>
        <w:t>אוורור</w:t>
      </w:r>
      <w:r w:rsidRPr="003C66E7">
        <w:rPr>
          <w:rFonts w:ascii="Times New Roman" w:eastAsia="Times New Roman" w:hAnsi="Times New Roman" w:cs="David"/>
          <w:sz w:val="24"/>
          <w:szCs w:val="24"/>
          <w:rtl/>
          <w:rPrChange w:id="46" w:author="Meryl Etman" w:date="2020-06-25T13:45:00Z">
            <w:rPr>
              <w:rtl/>
            </w:rPr>
          </w:rPrChange>
        </w:rPr>
        <w:t xml:space="preserve"> </w:t>
      </w:r>
      <w:r w:rsidRPr="003C66E7">
        <w:rPr>
          <w:rFonts w:ascii="Times New Roman" w:eastAsia="Times New Roman" w:hAnsi="Times New Roman" w:cs="David" w:hint="cs"/>
          <w:sz w:val="24"/>
          <w:szCs w:val="24"/>
          <w:rtl/>
          <w:rPrChange w:id="47" w:author="Meryl Etman" w:date="2020-06-25T13:45:00Z">
            <w:rPr>
              <w:rFonts w:hint="cs"/>
              <w:rtl/>
            </w:rPr>
          </w:rPrChange>
        </w:rPr>
        <w:t>מאולץ</w:t>
      </w:r>
      <w:r w:rsidRPr="003C66E7">
        <w:rPr>
          <w:rFonts w:ascii="Times New Roman" w:eastAsia="Times New Roman" w:hAnsi="Times New Roman" w:cs="David"/>
          <w:sz w:val="24"/>
          <w:szCs w:val="24"/>
          <w:rtl/>
          <w:rPrChange w:id="48" w:author="Meryl Etman" w:date="2020-06-25T13:45:00Z">
            <w:rPr>
              <w:rtl/>
            </w:rPr>
          </w:rPrChange>
        </w:rPr>
        <w:t xml:space="preserve"> </w:t>
      </w:r>
      <w:del w:id="49" w:author="Meryl Etman" w:date="2020-06-25T13:38:00Z">
        <w:r w:rsidRPr="003C66E7" w:rsidDel="00D3360C">
          <w:rPr>
            <w:rFonts w:ascii="Times New Roman" w:eastAsia="Times New Roman" w:hAnsi="Times New Roman" w:cs="David" w:hint="cs"/>
            <w:sz w:val="24"/>
            <w:szCs w:val="24"/>
            <w:rtl/>
            <w:rPrChange w:id="50" w:author="Meryl Etman" w:date="2020-06-25T13:45:00Z">
              <w:rPr>
                <w:rFonts w:hint="cs"/>
                <w:rtl/>
              </w:rPr>
            </w:rPrChange>
          </w:rPr>
          <w:delText>ומזוג</w:delText>
        </w:r>
        <w:r w:rsidRPr="003C66E7" w:rsidDel="00D3360C">
          <w:rPr>
            <w:rFonts w:ascii="Times New Roman" w:eastAsia="Times New Roman" w:hAnsi="Times New Roman" w:cs="David"/>
            <w:sz w:val="24"/>
            <w:szCs w:val="24"/>
            <w:rtl/>
            <w:rPrChange w:id="51" w:author="Meryl Etman" w:date="2020-06-25T13:45:00Z">
              <w:rPr>
                <w:rtl/>
              </w:rPr>
            </w:rPrChange>
          </w:rPr>
          <w:delText xml:space="preserve"> </w:delText>
        </w:r>
      </w:del>
      <w:ins w:id="52" w:author="Meryl Etman" w:date="2020-06-25T13:38:00Z">
        <w:r w:rsidR="00D3360C" w:rsidRPr="003C66E7">
          <w:rPr>
            <w:rFonts w:ascii="Times New Roman" w:eastAsia="Times New Roman" w:hAnsi="Times New Roman" w:cs="David" w:hint="cs"/>
            <w:sz w:val="24"/>
            <w:szCs w:val="24"/>
            <w:rtl/>
            <w:rPrChange w:id="53" w:author="Meryl Etman" w:date="2020-06-25T13:45:00Z">
              <w:rPr>
                <w:rFonts w:hint="cs"/>
                <w:rtl/>
              </w:rPr>
            </w:rPrChange>
          </w:rPr>
          <w:t>בדירות</w:t>
        </w:r>
        <w:r w:rsidR="00D3360C" w:rsidRPr="003C66E7">
          <w:rPr>
            <w:rFonts w:ascii="Times New Roman" w:eastAsia="Times New Roman" w:hAnsi="Times New Roman" w:cs="David"/>
            <w:sz w:val="24"/>
            <w:szCs w:val="24"/>
            <w:rtl/>
            <w:rPrChange w:id="54" w:author="Meryl Etman" w:date="2020-06-25T13:45:00Z">
              <w:rPr>
                <w:rtl/>
              </w:rPr>
            </w:rPrChange>
          </w:rPr>
          <w:t xml:space="preserve">, </w:t>
        </w:r>
      </w:ins>
      <w:r w:rsidRPr="003C66E7">
        <w:rPr>
          <w:rFonts w:ascii="Times New Roman" w:eastAsia="Times New Roman" w:hAnsi="Times New Roman" w:cs="David" w:hint="cs"/>
          <w:sz w:val="24"/>
          <w:szCs w:val="24"/>
          <w:rtl/>
          <w:rPrChange w:id="55" w:author="Meryl Etman" w:date="2020-06-25T13:45:00Z">
            <w:rPr>
              <w:rFonts w:hint="cs"/>
              <w:rtl/>
            </w:rPr>
          </w:rPrChange>
        </w:rPr>
        <w:t>שטחים</w:t>
      </w:r>
      <w:r w:rsidRPr="003C66E7">
        <w:rPr>
          <w:rFonts w:ascii="Times New Roman" w:eastAsia="Times New Roman" w:hAnsi="Times New Roman" w:cs="David"/>
          <w:sz w:val="24"/>
          <w:szCs w:val="24"/>
          <w:rtl/>
          <w:rPrChange w:id="56" w:author="Meryl Etman" w:date="2020-06-25T13:45:00Z">
            <w:rPr>
              <w:rtl/>
            </w:rPr>
          </w:rPrChange>
        </w:rPr>
        <w:t xml:space="preserve"> </w:t>
      </w:r>
      <w:r w:rsidRPr="003C66E7">
        <w:rPr>
          <w:rFonts w:ascii="Times New Roman" w:eastAsia="Times New Roman" w:hAnsi="Times New Roman" w:cs="David" w:hint="cs"/>
          <w:sz w:val="24"/>
          <w:szCs w:val="24"/>
          <w:rtl/>
          <w:rPrChange w:id="57" w:author="Meryl Etman" w:date="2020-06-25T13:45:00Z">
            <w:rPr>
              <w:rFonts w:hint="cs"/>
              <w:rtl/>
            </w:rPr>
          </w:rPrChange>
        </w:rPr>
        <w:t>משותפים</w:t>
      </w:r>
      <w:r w:rsidRPr="003C66E7">
        <w:rPr>
          <w:rFonts w:ascii="Times New Roman" w:eastAsia="Times New Roman" w:hAnsi="Times New Roman" w:cs="David"/>
          <w:sz w:val="24"/>
          <w:szCs w:val="24"/>
          <w:rtl/>
          <w:rPrChange w:id="58" w:author="Meryl Etman" w:date="2020-06-25T13:45:00Z">
            <w:rPr>
              <w:rtl/>
            </w:rPr>
          </w:rPrChange>
        </w:rPr>
        <w:t xml:space="preserve">, </w:t>
      </w:r>
      <w:r w:rsidRPr="003C66E7">
        <w:rPr>
          <w:rFonts w:ascii="Times New Roman" w:eastAsia="Times New Roman" w:hAnsi="Times New Roman" w:cs="David" w:hint="cs"/>
          <w:sz w:val="24"/>
          <w:szCs w:val="24"/>
          <w:rtl/>
          <w:rPrChange w:id="59" w:author="Meryl Etman" w:date="2020-06-25T13:45:00Z">
            <w:rPr>
              <w:rFonts w:hint="cs"/>
              <w:rtl/>
            </w:rPr>
          </w:rPrChange>
        </w:rPr>
        <w:t>מחסנים</w:t>
      </w:r>
      <w:r w:rsidRPr="003C66E7">
        <w:rPr>
          <w:rFonts w:ascii="Times New Roman" w:eastAsia="Times New Roman" w:hAnsi="Times New Roman" w:cs="David"/>
          <w:sz w:val="24"/>
          <w:szCs w:val="24"/>
          <w:rtl/>
          <w:rPrChange w:id="60" w:author="Meryl Etman" w:date="2020-06-25T13:45:00Z">
            <w:rPr>
              <w:rtl/>
            </w:rPr>
          </w:rPrChange>
        </w:rPr>
        <w:t xml:space="preserve"> </w:t>
      </w:r>
      <w:r w:rsidRPr="003C66E7">
        <w:rPr>
          <w:rFonts w:ascii="Times New Roman" w:eastAsia="Times New Roman" w:hAnsi="Times New Roman" w:cs="David" w:hint="cs"/>
          <w:sz w:val="24"/>
          <w:szCs w:val="24"/>
          <w:rtl/>
          <w:rPrChange w:id="61" w:author="Meryl Etman" w:date="2020-06-25T13:45:00Z">
            <w:rPr>
              <w:rFonts w:hint="cs"/>
              <w:rtl/>
            </w:rPr>
          </w:rPrChange>
        </w:rPr>
        <w:t>ומרתפים</w:t>
      </w:r>
      <w:r w:rsidRPr="003C66E7">
        <w:rPr>
          <w:rFonts w:ascii="Times New Roman" w:eastAsia="Times New Roman" w:hAnsi="Times New Roman" w:cs="David"/>
          <w:sz w:val="24"/>
          <w:szCs w:val="24"/>
          <w:rtl/>
          <w:rPrChange w:id="62" w:author="Meryl Etman" w:date="2020-06-25T13:45:00Z">
            <w:rPr>
              <w:rtl/>
            </w:rPr>
          </w:rPrChange>
        </w:rPr>
        <w:t>:</w:t>
      </w:r>
    </w:p>
    <w:p w14:paraId="63764153" w14:textId="77777777" w:rsidR="003C66E7" w:rsidRPr="003C66E7" w:rsidRDefault="003C66E7">
      <w:pPr>
        <w:pStyle w:val="af6"/>
        <w:widowControl w:val="0"/>
        <w:tabs>
          <w:tab w:val="left" w:pos="1365"/>
        </w:tabs>
        <w:spacing w:before="0" w:beforeAutospacing="0" w:after="0" w:afterAutospacing="0" w:line="240" w:lineRule="auto"/>
        <w:ind w:left="1440"/>
        <w:rPr>
          <w:rFonts w:ascii="Times New Roman" w:eastAsia="Times New Roman" w:hAnsi="Times New Roman" w:cs="David"/>
          <w:sz w:val="24"/>
          <w:szCs w:val="24"/>
          <w:rtl/>
          <w:rPrChange w:id="63" w:author="Meryl Etman" w:date="2020-06-25T13:45:00Z">
            <w:rPr>
              <w:rtl/>
            </w:rPr>
          </w:rPrChange>
        </w:rPr>
        <w:pPrChange w:id="64" w:author="Meryl Etman" w:date="2020-06-25T13:45:00Z">
          <w:pPr>
            <w:widowControl w:val="0"/>
            <w:tabs>
              <w:tab w:val="left" w:pos="1365"/>
            </w:tabs>
            <w:spacing w:before="0" w:beforeAutospacing="0" w:after="0" w:afterAutospacing="0" w:line="240" w:lineRule="auto"/>
            <w:ind w:left="714" w:firstLine="6"/>
          </w:pPr>
        </w:pPrChange>
      </w:pPr>
    </w:p>
    <w:p w14:paraId="5374D9AC" w14:textId="2E947562" w:rsidR="007D6A6B" w:rsidRPr="007D6A6B" w:rsidRDefault="007D6A6B">
      <w:pPr>
        <w:widowControl w:val="0"/>
        <w:spacing w:before="0" w:beforeAutospacing="0" w:after="0" w:afterAutospacing="0" w:line="240" w:lineRule="auto"/>
        <w:ind w:left="1440"/>
        <w:rPr>
          <w:rFonts w:ascii="Times New Roman" w:eastAsia="Times New Roman" w:hAnsi="Times New Roman" w:cs="David"/>
          <w:sz w:val="24"/>
          <w:szCs w:val="24"/>
          <w:rtl/>
        </w:rPr>
        <w:pPrChange w:id="65" w:author="Meryl Etman" w:date="2020-06-25T13:45:00Z">
          <w:pPr>
            <w:widowControl w:val="0"/>
            <w:spacing w:before="0" w:beforeAutospacing="0" w:after="0" w:afterAutospacing="0" w:line="240" w:lineRule="auto"/>
            <w:ind w:left="1365" w:hanging="645"/>
          </w:pPr>
        </w:pPrChange>
      </w:pPr>
      <w:del w:id="66" w:author="Meryl Etman" w:date="2020-06-25T13:45:00Z">
        <w:r w:rsidRPr="007D6A6B" w:rsidDel="003C66E7">
          <w:rPr>
            <w:rFonts w:ascii="Times New Roman" w:eastAsia="Times New Roman" w:hAnsi="Times New Roman" w:cs="David"/>
            <w:sz w:val="24"/>
            <w:szCs w:val="24"/>
            <w:rtl/>
          </w:rPr>
          <w:tab/>
        </w:r>
      </w:del>
      <w:ins w:id="67" w:author="Meryl Etman" w:date="2020-06-25T13:45:00Z">
        <w:r w:rsidR="003C66E7">
          <w:rPr>
            <w:rFonts w:ascii="Times New Roman" w:eastAsia="Times New Roman" w:hAnsi="Times New Roman" w:cs="David" w:hint="cs"/>
            <w:sz w:val="24"/>
            <w:szCs w:val="24"/>
            <w:rtl/>
          </w:rPr>
          <w:t xml:space="preserve">עבור מגרש 1001 - </w:t>
        </w:r>
      </w:ins>
      <w:r w:rsidRPr="007D6A6B">
        <w:rPr>
          <w:rFonts w:ascii="Times New Roman" w:eastAsia="Times New Roman" w:hAnsi="Times New Roman" w:cs="David"/>
          <w:sz w:val="24"/>
          <w:szCs w:val="24"/>
          <w:rtl/>
        </w:rPr>
        <w:t xml:space="preserve">סכום קבוע ומוחלט של </w:t>
      </w:r>
      <w:del w:id="68" w:author="Meryl Etman" w:date="2020-06-25T13:38:00Z">
        <w:r w:rsidRPr="007D6A6B" w:rsidDel="00D3360C">
          <w:rPr>
            <w:rFonts w:ascii="Times New Roman" w:eastAsia="Times New Roman" w:hAnsi="Times New Roman" w:cs="David"/>
            <w:sz w:val="24"/>
            <w:szCs w:val="24"/>
            <w:rtl/>
          </w:rPr>
          <w:delText xml:space="preserve">______ </w:delText>
        </w:r>
      </w:del>
      <w:ins w:id="69" w:author="Meryl Etman" w:date="2020-06-25T13:38:00Z">
        <w:r w:rsidR="00D3360C">
          <w:rPr>
            <w:rFonts w:ascii="Times New Roman" w:eastAsia="Times New Roman" w:hAnsi="Times New Roman" w:cs="David" w:hint="cs"/>
            <w:sz w:val="24"/>
            <w:szCs w:val="24"/>
            <w:rtl/>
          </w:rPr>
          <w:t xml:space="preserve">80,000 </w:t>
        </w:r>
        <w:r w:rsidR="00D3360C" w:rsidRPr="007D6A6B">
          <w:rPr>
            <w:rFonts w:ascii="Times New Roman" w:eastAsia="Times New Roman" w:hAnsi="Times New Roman" w:cs="David"/>
            <w:sz w:val="24"/>
            <w:szCs w:val="24"/>
            <w:rtl/>
          </w:rPr>
          <w:t xml:space="preserve"> </w:t>
        </w:r>
      </w:ins>
      <w:r w:rsidRPr="007D6A6B">
        <w:rPr>
          <w:rFonts w:ascii="Times New Roman" w:eastAsia="Times New Roman" w:hAnsi="Times New Roman" w:cs="David"/>
          <w:sz w:val="24"/>
          <w:szCs w:val="24"/>
          <w:rtl/>
        </w:rPr>
        <w:t xml:space="preserve">ש"ח (במילים: </w:t>
      </w:r>
      <w:del w:id="70" w:author="Meryl Etman" w:date="2020-06-25T13:38:00Z">
        <w:r w:rsidRPr="007D6A6B" w:rsidDel="00D3360C">
          <w:rPr>
            <w:rFonts w:ascii="Times New Roman" w:eastAsia="Times New Roman" w:hAnsi="Times New Roman" w:cs="David"/>
            <w:sz w:val="24"/>
            <w:szCs w:val="24"/>
            <w:rtl/>
          </w:rPr>
          <w:delText xml:space="preserve">___________ </w:delText>
        </w:r>
      </w:del>
      <w:ins w:id="71" w:author="Meryl Etman" w:date="2020-06-25T13:38:00Z">
        <w:r w:rsidR="00D3360C">
          <w:rPr>
            <w:rFonts w:ascii="Times New Roman" w:eastAsia="Times New Roman" w:hAnsi="Times New Roman" w:cs="David" w:hint="cs"/>
            <w:sz w:val="24"/>
            <w:szCs w:val="24"/>
            <w:rtl/>
          </w:rPr>
          <w:t>שמונים אלף</w:t>
        </w:r>
        <w:r w:rsidR="00D3360C" w:rsidRPr="007D6A6B">
          <w:rPr>
            <w:rFonts w:ascii="Times New Roman" w:eastAsia="Times New Roman" w:hAnsi="Times New Roman" w:cs="David"/>
            <w:sz w:val="24"/>
            <w:szCs w:val="24"/>
            <w:rtl/>
          </w:rPr>
          <w:t xml:space="preserve"> </w:t>
        </w:r>
      </w:ins>
      <w:r w:rsidRPr="007D6A6B">
        <w:rPr>
          <w:rFonts w:ascii="Times New Roman" w:eastAsia="Times New Roman" w:hAnsi="Times New Roman" w:cs="David"/>
          <w:sz w:val="24"/>
          <w:szCs w:val="24"/>
          <w:rtl/>
        </w:rPr>
        <w:t>ש"ח)</w:t>
      </w:r>
      <w:del w:id="72" w:author="Meryl Etman" w:date="2020-06-25T13:45:00Z">
        <w:r w:rsidRPr="007D6A6B" w:rsidDel="003C66E7">
          <w:rPr>
            <w:rFonts w:ascii="Times New Roman" w:eastAsia="Times New Roman" w:hAnsi="Times New Roman" w:cs="David"/>
            <w:sz w:val="24"/>
            <w:szCs w:val="24"/>
            <w:rtl/>
          </w:rPr>
          <w:delText xml:space="preserve"> </w:delText>
        </w:r>
      </w:del>
      <w:del w:id="73" w:author="Meryl Etman" w:date="2020-06-25T13:38:00Z">
        <w:r w:rsidRPr="007D6A6B" w:rsidDel="00D3360C">
          <w:rPr>
            <w:rFonts w:ascii="Times New Roman" w:eastAsia="Times New Roman" w:hAnsi="Times New Roman" w:cs="David"/>
            <w:sz w:val="24"/>
            <w:szCs w:val="24"/>
            <w:rtl/>
          </w:rPr>
          <w:delText>לכל מבנה ראשוני</w:delText>
        </w:r>
      </w:del>
      <w:ins w:id="74" w:author="Meryl Etman" w:date="2020-06-25T13:45:00Z">
        <w:r w:rsidR="003C66E7">
          <w:rPr>
            <w:rFonts w:ascii="Times New Roman" w:eastAsia="Times New Roman" w:hAnsi="Times New Roman" w:cs="David" w:hint="cs"/>
            <w:sz w:val="24"/>
            <w:szCs w:val="24"/>
            <w:rtl/>
          </w:rPr>
          <w:t>.</w:t>
        </w:r>
      </w:ins>
      <w:del w:id="75" w:author="Meryl Etman" w:date="2020-06-25T13:45:00Z">
        <w:r w:rsidRPr="007D6A6B" w:rsidDel="003C66E7">
          <w:rPr>
            <w:rFonts w:ascii="Times New Roman" w:eastAsia="Times New Roman" w:hAnsi="Times New Roman" w:cs="David"/>
            <w:sz w:val="24"/>
            <w:szCs w:val="24"/>
            <w:rtl/>
          </w:rPr>
          <w:delText>.</w:delText>
        </w:r>
      </w:del>
    </w:p>
    <w:p w14:paraId="5CB9CFD0" w14:textId="77777777" w:rsidR="00D3360C" w:rsidRPr="007D6A6B" w:rsidRDefault="007D6A6B" w:rsidP="00D3360C">
      <w:pPr>
        <w:widowControl w:val="0"/>
        <w:spacing w:before="0" w:beforeAutospacing="0" w:after="0" w:afterAutospacing="0" w:line="240" w:lineRule="auto"/>
        <w:ind w:left="1365" w:hanging="645"/>
        <w:rPr>
          <w:ins w:id="76" w:author="Meryl Etman" w:date="2020-06-25T13:38:00Z"/>
          <w:rFonts w:ascii="Times New Roman" w:eastAsia="Times New Roman" w:hAnsi="Times New Roman" w:cs="David"/>
          <w:sz w:val="24"/>
          <w:szCs w:val="24"/>
        </w:rPr>
      </w:pPr>
      <w:r w:rsidRPr="007D6A6B">
        <w:rPr>
          <w:rFonts w:ascii="Times New Roman" w:eastAsia="Times New Roman" w:hAnsi="Times New Roman" w:cs="David"/>
          <w:sz w:val="24"/>
          <w:szCs w:val="24"/>
          <w:rtl/>
        </w:rPr>
        <w:tab/>
      </w:r>
    </w:p>
    <w:p w14:paraId="08F93D85" w14:textId="5B1BC687" w:rsidR="00D3360C" w:rsidRPr="007D6A6B" w:rsidRDefault="003C66E7">
      <w:pPr>
        <w:widowControl w:val="0"/>
        <w:spacing w:before="0" w:beforeAutospacing="0" w:after="0" w:afterAutospacing="0" w:line="240" w:lineRule="auto"/>
        <w:ind w:left="1365"/>
        <w:rPr>
          <w:ins w:id="77" w:author="Meryl Etman" w:date="2020-06-25T13:38:00Z"/>
          <w:rFonts w:ascii="Times New Roman" w:eastAsia="Times New Roman" w:hAnsi="Times New Roman" w:cs="David"/>
          <w:sz w:val="24"/>
          <w:szCs w:val="24"/>
          <w:rtl/>
        </w:rPr>
        <w:pPrChange w:id="78" w:author="Meryl Etman" w:date="2020-06-25T13:45:00Z">
          <w:pPr>
            <w:widowControl w:val="0"/>
            <w:spacing w:before="0" w:beforeAutospacing="0" w:after="0" w:afterAutospacing="0" w:line="240" w:lineRule="auto"/>
            <w:ind w:left="1365" w:hanging="645"/>
          </w:pPr>
        </w:pPrChange>
      </w:pPr>
      <w:ins w:id="79" w:author="Meryl Etman" w:date="2020-06-25T13:45:00Z">
        <w:r>
          <w:rPr>
            <w:rFonts w:ascii="Times New Roman" w:eastAsia="Times New Roman" w:hAnsi="Times New Roman" w:cs="David" w:hint="cs"/>
            <w:sz w:val="24"/>
            <w:szCs w:val="24"/>
            <w:rtl/>
          </w:rPr>
          <w:t xml:space="preserve">עבור מגרש 1004 - </w:t>
        </w:r>
      </w:ins>
      <w:ins w:id="80" w:author="Meryl Etman" w:date="2020-06-25T13:38:00Z">
        <w:r w:rsidR="00D3360C" w:rsidRPr="007D6A6B">
          <w:rPr>
            <w:rFonts w:ascii="Times New Roman" w:eastAsia="Times New Roman" w:hAnsi="Times New Roman" w:cs="David"/>
            <w:sz w:val="24"/>
            <w:szCs w:val="24"/>
            <w:rtl/>
          </w:rPr>
          <w:t xml:space="preserve">סכום קבוע ומוחלט של </w:t>
        </w:r>
        <w:r w:rsidR="00D3360C">
          <w:rPr>
            <w:rFonts w:ascii="Times New Roman" w:eastAsia="Times New Roman" w:hAnsi="Times New Roman" w:cs="David" w:hint="cs"/>
            <w:sz w:val="24"/>
            <w:szCs w:val="24"/>
            <w:rtl/>
          </w:rPr>
          <w:t xml:space="preserve">80,000 </w:t>
        </w:r>
        <w:r w:rsidR="00D3360C" w:rsidRPr="007D6A6B">
          <w:rPr>
            <w:rFonts w:ascii="Times New Roman" w:eastAsia="Times New Roman" w:hAnsi="Times New Roman" w:cs="David"/>
            <w:sz w:val="24"/>
            <w:szCs w:val="24"/>
            <w:rtl/>
          </w:rPr>
          <w:t xml:space="preserve"> ש"ח (במילים: </w:t>
        </w:r>
        <w:r w:rsidR="00D3360C">
          <w:rPr>
            <w:rFonts w:ascii="Times New Roman" w:eastAsia="Times New Roman" w:hAnsi="Times New Roman" w:cs="David" w:hint="cs"/>
            <w:sz w:val="24"/>
            <w:szCs w:val="24"/>
            <w:rtl/>
          </w:rPr>
          <w:t>שמונים אלף</w:t>
        </w:r>
        <w:r w:rsidR="00D3360C" w:rsidRPr="007D6A6B">
          <w:rPr>
            <w:rFonts w:ascii="Times New Roman" w:eastAsia="Times New Roman" w:hAnsi="Times New Roman" w:cs="David"/>
            <w:sz w:val="24"/>
            <w:szCs w:val="24"/>
            <w:rtl/>
          </w:rPr>
          <w:t xml:space="preserve"> </w:t>
        </w:r>
      </w:ins>
      <w:ins w:id="81" w:author="Meryl Etman" w:date="2020-06-25T13:46:00Z">
        <w:r>
          <w:rPr>
            <w:rFonts w:ascii="Times New Roman" w:eastAsia="Times New Roman" w:hAnsi="Times New Roman" w:cs="David" w:hint="cs"/>
            <w:sz w:val="24"/>
            <w:szCs w:val="24"/>
            <w:rtl/>
          </w:rPr>
          <w:t>₪).</w:t>
        </w:r>
      </w:ins>
    </w:p>
    <w:p w14:paraId="44CF8475" w14:textId="1792E93B" w:rsidR="007D6A6B" w:rsidDel="00D3360C" w:rsidRDefault="00D3360C" w:rsidP="00D3360C">
      <w:pPr>
        <w:widowControl w:val="0"/>
        <w:spacing w:before="0" w:beforeAutospacing="0" w:after="0" w:afterAutospacing="0" w:line="240" w:lineRule="auto"/>
        <w:ind w:left="714" w:firstLine="6"/>
        <w:rPr>
          <w:del w:id="82" w:author="Meryl Etman" w:date="2020-06-25T13:38:00Z"/>
          <w:rFonts w:ascii="Times New Roman" w:eastAsia="Times New Roman" w:hAnsi="Times New Roman" w:cs="David"/>
          <w:sz w:val="24"/>
          <w:szCs w:val="24"/>
          <w:rtl/>
        </w:rPr>
      </w:pPr>
      <w:ins w:id="83" w:author="Meryl Etman" w:date="2020-06-25T13:38:00Z">
        <w:r w:rsidRPr="007D6A6B" w:rsidDel="00D3360C">
          <w:rPr>
            <w:rFonts w:ascii="Times New Roman" w:eastAsia="Times New Roman" w:hAnsi="Times New Roman" w:cs="David"/>
            <w:sz w:val="24"/>
            <w:szCs w:val="24"/>
            <w:rtl/>
          </w:rPr>
          <w:t xml:space="preserve"> </w:t>
        </w:r>
      </w:ins>
      <w:ins w:id="84" w:author="Meryl Etman" w:date="2020-06-25T13:39:00Z">
        <w:r>
          <w:rPr>
            <w:rFonts w:ascii="Times New Roman" w:eastAsia="Times New Roman" w:hAnsi="Times New Roman" w:cs="David"/>
            <w:sz w:val="24"/>
            <w:szCs w:val="24"/>
            <w:rtl/>
          </w:rPr>
          <w:tab/>
        </w:r>
      </w:ins>
      <w:del w:id="85" w:author="Meryl Etman" w:date="2020-06-25T13:38:00Z">
        <w:r w:rsidR="007D6A6B" w:rsidRPr="007D6A6B" w:rsidDel="00D3360C">
          <w:rPr>
            <w:rFonts w:ascii="Times New Roman" w:eastAsia="Times New Roman" w:hAnsi="Times New Roman" w:cs="David"/>
            <w:sz w:val="24"/>
            <w:szCs w:val="24"/>
            <w:rtl/>
          </w:rPr>
          <w:delText>סכום קבוע ומוחלט של ______ ש"ח (במילים: ___________ ש"ח) לכל מבנה חוזר.</w:delText>
        </w:r>
      </w:del>
    </w:p>
    <w:p w14:paraId="2493772D" w14:textId="77777777" w:rsidR="003C66E7" w:rsidRDefault="003C66E7" w:rsidP="00D3360C">
      <w:pPr>
        <w:widowControl w:val="0"/>
        <w:spacing w:before="0" w:beforeAutospacing="0" w:after="0" w:afterAutospacing="0" w:line="240" w:lineRule="auto"/>
        <w:ind w:left="1365"/>
        <w:rPr>
          <w:ins w:id="86" w:author="Meryl Etman" w:date="2020-06-25T13:46:00Z"/>
          <w:rFonts w:ascii="Times New Roman" w:eastAsia="Times New Roman" w:hAnsi="Times New Roman" w:cs="David"/>
          <w:sz w:val="24"/>
          <w:szCs w:val="24"/>
          <w:rtl/>
        </w:rPr>
      </w:pPr>
    </w:p>
    <w:p w14:paraId="74F5EEC1" w14:textId="0C2310D8" w:rsidR="00D3360C" w:rsidRDefault="003C66E7">
      <w:pPr>
        <w:widowControl w:val="0"/>
        <w:spacing w:before="0" w:beforeAutospacing="0" w:after="0" w:afterAutospacing="0" w:line="240" w:lineRule="auto"/>
        <w:ind w:left="1365"/>
        <w:rPr>
          <w:ins w:id="87" w:author="Meryl Etman" w:date="2020-07-13T10:31:00Z"/>
          <w:rFonts w:ascii="Times New Roman" w:eastAsia="Times New Roman" w:hAnsi="Times New Roman" w:cs="David"/>
          <w:sz w:val="24"/>
          <w:szCs w:val="24"/>
          <w:rtl/>
        </w:rPr>
        <w:pPrChange w:id="88" w:author="Meryl Etman" w:date="2020-06-25T13:46:00Z">
          <w:pPr>
            <w:widowControl w:val="0"/>
            <w:spacing w:before="0" w:beforeAutospacing="0" w:after="0" w:afterAutospacing="0" w:line="240" w:lineRule="auto"/>
            <w:ind w:left="1365"/>
          </w:pPr>
        </w:pPrChange>
      </w:pPr>
      <w:ins w:id="89" w:author="Meryl Etman" w:date="2020-06-25T13:46:00Z">
        <w:r>
          <w:rPr>
            <w:rFonts w:ascii="Times New Roman" w:eastAsia="Times New Roman" w:hAnsi="Times New Roman" w:cs="David" w:hint="cs"/>
            <w:sz w:val="24"/>
            <w:szCs w:val="24"/>
            <w:rtl/>
          </w:rPr>
          <w:t xml:space="preserve">עבור מגרש 1005 - </w:t>
        </w:r>
      </w:ins>
      <w:ins w:id="90" w:author="Meryl Etman" w:date="2020-06-25T13:39:00Z">
        <w:r w:rsidR="00D3360C" w:rsidRPr="007D6A6B">
          <w:rPr>
            <w:rFonts w:ascii="Times New Roman" w:eastAsia="Times New Roman" w:hAnsi="Times New Roman" w:cs="David"/>
            <w:sz w:val="24"/>
            <w:szCs w:val="24"/>
            <w:rtl/>
          </w:rPr>
          <w:t xml:space="preserve">סכום קבוע ומוחלט של </w:t>
        </w:r>
        <w:r w:rsidR="00D3360C">
          <w:rPr>
            <w:rFonts w:ascii="Times New Roman" w:eastAsia="Times New Roman" w:hAnsi="Times New Roman" w:cs="David" w:hint="cs"/>
            <w:sz w:val="24"/>
            <w:szCs w:val="24"/>
            <w:rtl/>
          </w:rPr>
          <w:t>108,000</w:t>
        </w:r>
        <w:r w:rsidR="00D3360C" w:rsidRPr="007D6A6B">
          <w:rPr>
            <w:rFonts w:ascii="Times New Roman" w:eastAsia="Times New Roman" w:hAnsi="Times New Roman" w:cs="David"/>
            <w:sz w:val="24"/>
            <w:szCs w:val="24"/>
            <w:rtl/>
          </w:rPr>
          <w:t xml:space="preserve">ש"ח (במילים: </w:t>
        </w:r>
        <w:r w:rsidR="00D3360C">
          <w:rPr>
            <w:rFonts w:ascii="Times New Roman" w:eastAsia="Times New Roman" w:hAnsi="Times New Roman" w:cs="David" w:hint="cs"/>
            <w:sz w:val="24"/>
            <w:szCs w:val="24"/>
            <w:rtl/>
          </w:rPr>
          <w:t>מאה ושמונה אלף</w:t>
        </w:r>
        <w:r w:rsidR="00D3360C" w:rsidRPr="007D6A6B">
          <w:rPr>
            <w:rFonts w:ascii="Times New Roman" w:eastAsia="Times New Roman" w:hAnsi="Times New Roman" w:cs="David"/>
            <w:sz w:val="24"/>
            <w:szCs w:val="24"/>
            <w:rtl/>
          </w:rPr>
          <w:t xml:space="preserve"> ש"ח).</w:t>
        </w:r>
      </w:ins>
    </w:p>
    <w:p w14:paraId="0E548052" w14:textId="298278D3" w:rsidR="006D1442" w:rsidRDefault="006D1442">
      <w:pPr>
        <w:widowControl w:val="0"/>
        <w:spacing w:before="0" w:beforeAutospacing="0" w:after="0" w:afterAutospacing="0" w:line="240" w:lineRule="auto"/>
        <w:ind w:left="1365"/>
        <w:rPr>
          <w:ins w:id="91" w:author="Meryl Etman" w:date="2020-07-13T10:31:00Z"/>
          <w:rFonts w:ascii="Times New Roman" w:eastAsia="Times New Roman" w:hAnsi="Times New Roman" w:cs="David"/>
          <w:sz w:val="24"/>
          <w:szCs w:val="24"/>
          <w:rtl/>
        </w:rPr>
        <w:pPrChange w:id="92" w:author="Meryl Etman" w:date="2020-06-25T13:46:00Z">
          <w:pPr>
            <w:widowControl w:val="0"/>
            <w:spacing w:before="0" w:beforeAutospacing="0" w:after="0" w:afterAutospacing="0" w:line="240" w:lineRule="auto"/>
            <w:ind w:left="1365"/>
          </w:pPr>
        </w:pPrChange>
      </w:pPr>
    </w:p>
    <w:p w14:paraId="507B6946" w14:textId="330B7143" w:rsidR="006D1442" w:rsidRPr="007D6A6B" w:rsidRDefault="006D1442">
      <w:pPr>
        <w:widowControl w:val="0"/>
        <w:spacing w:before="0" w:beforeAutospacing="0" w:after="0" w:afterAutospacing="0" w:line="240" w:lineRule="auto"/>
        <w:ind w:left="1365"/>
        <w:rPr>
          <w:ins w:id="93" w:author="Meryl Etman" w:date="2020-06-25T13:39:00Z"/>
          <w:rFonts w:ascii="Times New Roman" w:eastAsia="Times New Roman" w:hAnsi="Times New Roman" w:cs="David"/>
          <w:sz w:val="24"/>
          <w:szCs w:val="24"/>
          <w:rtl/>
        </w:rPr>
        <w:pPrChange w:id="94" w:author="Meryl Etman" w:date="2020-06-25T13:46:00Z">
          <w:pPr>
            <w:widowControl w:val="0"/>
            <w:spacing w:before="0" w:beforeAutospacing="0" w:after="0" w:afterAutospacing="0" w:line="240" w:lineRule="auto"/>
            <w:ind w:left="1365"/>
          </w:pPr>
        </w:pPrChange>
      </w:pPr>
      <w:ins w:id="95" w:author="Meryl Etman" w:date="2020-07-13T10:31:00Z">
        <w:r>
          <w:rPr>
            <w:rFonts w:ascii="Times New Roman" w:eastAsia="Times New Roman" w:hAnsi="Times New Roman" w:cs="David" w:hint="cs"/>
            <w:sz w:val="24"/>
            <w:szCs w:val="24"/>
            <w:rtl/>
          </w:rPr>
          <w:t>ככל והמתכנן יידרש ע"י המזמין לספק תכניות בתוכנת רוויט, תשולם תוספת של 15</w:t>
        </w:r>
      </w:ins>
      <w:ins w:id="96" w:author="Meryl Etman" w:date="2020-07-13T10:32:00Z">
        <w:r>
          <w:rPr>
            <w:rFonts w:ascii="Times New Roman" w:eastAsia="Times New Roman" w:hAnsi="Times New Roman" w:cs="David" w:hint="cs"/>
            <w:sz w:val="24"/>
            <w:szCs w:val="24"/>
            <w:rtl/>
          </w:rPr>
          <w:t>%.</w:t>
        </w:r>
      </w:ins>
    </w:p>
    <w:p w14:paraId="7E8571DC" w14:textId="606DF251" w:rsidR="00D3360C" w:rsidRPr="007D6A6B" w:rsidRDefault="00D3360C" w:rsidP="00D3360C">
      <w:pPr>
        <w:widowControl w:val="0"/>
        <w:spacing w:before="0" w:beforeAutospacing="0" w:after="0" w:afterAutospacing="0" w:line="240" w:lineRule="auto"/>
        <w:ind w:left="714" w:firstLine="6"/>
        <w:rPr>
          <w:ins w:id="97" w:author="Meryl Etman" w:date="2020-06-25T13:39:00Z"/>
          <w:rFonts w:ascii="Times New Roman" w:eastAsia="Times New Roman" w:hAnsi="Times New Roman" w:cs="David"/>
          <w:sz w:val="24"/>
          <w:szCs w:val="24"/>
          <w:rtl/>
        </w:rPr>
      </w:pPr>
    </w:p>
    <w:p w14:paraId="681968B3" w14:textId="77777777" w:rsidR="007D6A6B" w:rsidRPr="007D6A6B" w:rsidRDefault="007D6A6B" w:rsidP="00D3360C">
      <w:pPr>
        <w:widowControl w:val="0"/>
        <w:spacing w:before="0" w:beforeAutospacing="0" w:after="0" w:afterAutospacing="0" w:line="240" w:lineRule="auto"/>
        <w:ind w:left="1365" w:hanging="1359"/>
        <w:rPr>
          <w:rFonts w:ascii="Times New Roman" w:eastAsia="Times New Roman" w:hAnsi="Times New Roman" w:cs="David"/>
          <w:sz w:val="24"/>
          <w:szCs w:val="24"/>
          <w:rtl/>
        </w:rPr>
      </w:pPr>
    </w:p>
    <w:p w14:paraId="31D27FF5" w14:textId="62785111" w:rsidR="007D6A6B" w:rsidRPr="007D6A6B" w:rsidDel="00D3360C" w:rsidRDefault="007D6A6B" w:rsidP="007D6A6B">
      <w:pPr>
        <w:widowControl w:val="0"/>
        <w:tabs>
          <w:tab w:val="left" w:pos="1365"/>
        </w:tabs>
        <w:spacing w:before="0" w:beforeAutospacing="0" w:after="0" w:afterAutospacing="0" w:line="240" w:lineRule="auto"/>
        <w:ind w:left="714" w:firstLine="6"/>
        <w:rPr>
          <w:del w:id="98" w:author="Meryl Etman" w:date="2020-06-25T13:39:00Z"/>
          <w:rFonts w:ascii="Times New Roman" w:eastAsia="Times New Roman" w:hAnsi="Times New Roman" w:cs="David"/>
          <w:sz w:val="24"/>
          <w:szCs w:val="24"/>
          <w:rtl/>
        </w:rPr>
      </w:pPr>
      <w:r w:rsidRPr="007D6A6B">
        <w:rPr>
          <w:rFonts w:ascii="Times New Roman" w:eastAsia="Times New Roman" w:hAnsi="Times New Roman" w:cs="David"/>
          <w:sz w:val="24"/>
          <w:szCs w:val="24"/>
          <w:rtl/>
        </w:rPr>
        <w:t>1.2</w:t>
      </w:r>
      <w:r w:rsidRPr="007D6A6B">
        <w:rPr>
          <w:rFonts w:ascii="Times New Roman" w:eastAsia="Times New Roman" w:hAnsi="Times New Roman" w:cs="David"/>
          <w:sz w:val="24"/>
          <w:szCs w:val="24"/>
          <w:rtl/>
        </w:rPr>
        <w:tab/>
      </w:r>
      <w:del w:id="99" w:author="Meryl Etman" w:date="2020-06-25T13:39:00Z">
        <w:r w:rsidRPr="007D6A6B" w:rsidDel="00D3360C">
          <w:rPr>
            <w:rFonts w:ascii="Times New Roman" w:eastAsia="Times New Roman" w:hAnsi="Times New Roman" w:cs="David"/>
            <w:sz w:val="24"/>
            <w:szCs w:val="24"/>
            <w:rtl/>
          </w:rPr>
          <w:delText>עבור מערכות מיזוג אויר ואוורור מאולץ בדירות:</w:delText>
        </w:r>
      </w:del>
    </w:p>
    <w:p w14:paraId="7383A72D" w14:textId="4F4CCCC0" w:rsidR="007D6A6B" w:rsidRPr="007D6A6B" w:rsidDel="00D3360C" w:rsidRDefault="007D6A6B" w:rsidP="007D6A6B">
      <w:pPr>
        <w:widowControl w:val="0"/>
        <w:spacing w:before="0" w:beforeAutospacing="0" w:after="0" w:afterAutospacing="0" w:line="240" w:lineRule="auto"/>
        <w:ind w:left="1359" w:hanging="1359"/>
        <w:rPr>
          <w:del w:id="100" w:author="Meryl Etman" w:date="2020-06-25T13:39:00Z"/>
          <w:rFonts w:ascii="Times New Roman" w:eastAsia="Times New Roman" w:hAnsi="Times New Roman" w:cs="David"/>
          <w:sz w:val="24"/>
          <w:szCs w:val="24"/>
          <w:rtl/>
        </w:rPr>
      </w:pPr>
      <w:del w:id="101" w:author="Meryl Etman" w:date="2020-06-25T13:39:00Z">
        <w:r w:rsidRPr="007D6A6B" w:rsidDel="00D3360C">
          <w:rPr>
            <w:rFonts w:ascii="Times New Roman" w:eastAsia="Times New Roman" w:hAnsi="Times New Roman" w:cs="David"/>
            <w:sz w:val="24"/>
            <w:szCs w:val="24"/>
            <w:rtl/>
          </w:rPr>
          <w:tab/>
          <w:delText>סכום קבוע ומוחלט של ________ ש"ח (במילים: ___________ ש"ח) לכל יחידת דיור ראשונית הכוללת 3 או 4 או 5 חדרים.</w:delText>
        </w:r>
      </w:del>
    </w:p>
    <w:p w14:paraId="1CB16D00" w14:textId="5057B96A" w:rsidR="007D6A6B" w:rsidRPr="007D6A6B" w:rsidDel="00D3360C" w:rsidRDefault="007D6A6B" w:rsidP="007D6A6B">
      <w:pPr>
        <w:widowControl w:val="0"/>
        <w:spacing w:before="0" w:beforeAutospacing="0" w:after="0" w:afterAutospacing="0" w:line="240" w:lineRule="auto"/>
        <w:ind w:left="1359" w:hanging="1359"/>
        <w:rPr>
          <w:del w:id="102" w:author="Meryl Etman" w:date="2020-06-25T13:39:00Z"/>
          <w:rFonts w:ascii="Times New Roman" w:eastAsia="Times New Roman" w:hAnsi="Times New Roman" w:cs="David"/>
          <w:sz w:val="24"/>
          <w:szCs w:val="24"/>
          <w:rtl/>
        </w:rPr>
      </w:pPr>
      <w:del w:id="103" w:author="Meryl Etman" w:date="2020-06-25T13:39:00Z">
        <w:r w:rsidRPr="007D6A6B" w:rsidDel="00D3360C">
          <w:rPr>
            <w:rFonts w:ascii="Times New Roman" w:eastAsia="Times New Roman" w:hAnsi="Times New Roman" w:cs="David"/>
            <w:sz w:val="24"/>
            <w:szCs w:val="24"/>
            <w:rtl/>
          </w:rPr>
          <w:tab/>
          <w:delText xml:space="preserve">וסכום קבוע ומוחלט של_______ ש"ח (במילים: ___________ ש"ח) לכל יחידת דיור ראשונית מסוג פנטהאוז ו/או דופלקס, </w:delText>
        </w:r>
      </w:del>
    </w:p>
    <w:p w14:paraId="5DAF5205" w14:textId="39781E41" w:rsidR="007D6A6B" w:rsidRPr="007D6A6B" w:rsidRDefault="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Change w:id="104" w:author="Meryl Etman" w:date="2020-06-25T13:39:00Z">
          <w:pPr>
            <w:widowControl w:val="0"/>
            <w:spacing w:before="0" w:beforeAutospacing="0" w:after="0" w:afterAutospacing="0" w:line="240" w:lineRule="auto"/>
            <w:ind w:left="1359" w:hanging="1359"/>
          </w:pPr>
        </w:pPrChange>
      </w:pPr>
      <w:del w:id="105" w:author="Meryl Etman" w:date="2020-06-25T13:39:00Z">
        <w:r w:rsidRPr="007D6A6B" w:rsidDel="00D3360C">
          <w:rPr>
            <w:rFonts w:ascii="Times New Roman" w:eastAsia="Times New Roman" w:hAnsi="Times New Roman" w:cs="David"/>
            <w:sz w:val="24"/>
            <w:szCs w:val="24"/>
            <w:rtl/>
          </w:rPr>
          <w:tab/>
          <w:delText>וסכום קבוע ומוחלט של _______ ש"ח (במילים: ___________ ש"ח) לכל יחידת דיור חוזרת.</w:delText>
        </w:r>
      </w:del>
      <w:ins w:id="106" w:author="Meryl Etman" w:date="2020-06-25T13:39:00Z">
        <w:r w:rsidR="00D3360C">
          <w:rPr>
            <w:rFonts w:ascii="Times New Roman" w:eastAsia="Times New Roman" w:hAnsi="Times New Roman" w:cs="David" w:hint="cs"/>
            <w:sz w:val="24"/>
            <w:szCs w:val="24"/>
            <w:rtl/>
          </w:rPr>
          <w:t>מבוטל</w:t>
        </w:r>
      </w:ins>
    </w:p>
    <w:p w14:paraId="29EA6C6C"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       </w:t>
      </w:r>
    </w:p>
    <w:p w14:paraId="214E4693" w14:textId="52E4454A" w:rsidR="007D6A6B" w:rsidRPr="007D6A6B" w:rsidDel="00D3360C" w:rsidRDefault="007D6A6B" w:rsidP="007D6A6B">
      <w:pPr>
        <w:widowControl w:val="0"/>
        <w:tabs>
          <w:tab w:val="left" w:pos="1365"/>
        </w:tabs>
        <w:spacing w:before="0" w:beforeAutospacing="0" w:after="0" w:afterAutospacing="0" w:line="240" w:lineRule="auto"/>
        <w:ind w:left="714" w:firstLine="6"/>
        <w:rPr>
          <w:del w:id="107" w:author="Meryl Etman" w:date="2020-06-25T13:37:00Z"/>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1.3 </w:t>
      </w:r>
      <w:ins w:id="108" w:author="Meryl Etman" w:date="2020-06-25T13:46:00Z">
        <w:r w:rsidR="003C66E7">
          <w:rPr>
            <w:rFonts w:ascii="Times New Roman" w:eastAsia="Times New Roman" w:hAnsi="Times New Roman" w:cs="David"/>
            <w:sz w:val="24"/>
            <w:szCs w:val="24"/>
            <w:rtl/>
          </w:rPr>
          <w:tab/>
        </w:r>
      </w:ins>
      <w:del w:id="109" w:author="Meryl Etman" w:date="2020-06-25T13:37:00Z">
        <w:r w:rsidRPr="007D6A6B" w:rsidDel="00D3360C">
          <w:rPr>
            <w:rFonts w:ascii="Times New Roman" w:eastAsia="Times New Roman" w:hAnsi="Times New Roman" w:cs="David"/>
            <w:sz w:val="24"/>
            <w:szCs w:val="24"/>
            <w:rtl/>
          </w:rPr>
          <w:delText xml:space="preserve">עבור מערכות </w:delText>
        </w:r>
        <w:r w:rsidRPr="007D6A6B" w:rsidDel="00D3360C">
          <w:rPr>
            <w:rFonts w:ascii="Times New Roman" w:eastAsia="Times New Roman" w:hAnsi="Times New Roman" w:cs="David" w:hint="cs"/>
            <w:sz w:val="24"/>
            <w:szCs w:val="24"/>
            <w:rtl/>
          </w:rPr>
          <w:delText xml:space="preserve">מיזוג </w:delText>
        </w:r>
        <w:r w:rsidRPr="007D6A6B" w:rsidDel="00D3360C">
          <w:rPr>
            <w:rFonts w:ascii="Times New Roman" w:eastAsia="Times New Roman" w:hAnsi="Times New Roman" w:cs="David"/>
            <w:sz w:val="24"/>
            <w:szCs w:val="24"/>
            <w:rtl/>
          </w:rPr>
          <w:delText xml:space="preserve">אוורור </w:delText>
        </w:r>
        <w:r w:rsidRPr="007D6A6B" w:rsidDel="00D3360C">
          <w:rPr>
            <w:rFonts w:ascii="Times New Roman" w:eastAsia="Times New Roman" w:hAnsi="Times New Roman" w:cs="David" w:hint="cs"/>
            <w:sz w:val="24"/>
            <w:szCs w:val="24"/>
            <w:rtl/>
          </w:rPr>
          <w:delText>ו/או הכנה למסחר/חנויות/ משרדים וכ"ו</w:delText>
        </w:r>
        <w:r w:rsidRPr="007D6A6B" w:rsidDel="00D3360C">
          <w:rPr>
            <w:rFonts w:ascii="Times New Roman" w:eastAsia="Times New Roman" w:hAnsi="Times New Roman" w:cs="David"/>
            <w:sz w:val="24"/>
            <w:szCs w:val="24"/>
            <w:rtl/>
          </w:rPr>
          <w:delText>:</w:delText>
        </w:r>
      </w:del>
    </w:p>
    <w:p w14:paraId="52F638FD" w14:textId="48DE2D67" w:rsidR="007D6A6B" w:rsidRPr="007D6A6B" w:rsidRDefault="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Change w:id="110" w:author="Meryl Etman" w:date="2020-06-25T13:37:00Z">
          <w:pPr>
            <w:widowControl w:val="0"/>
            <w:spacing w:before="0" w:beforeAutospacing="0" w:after="0" w:afterAutospacing="0" w:line="240" w:lineRule="auto"/>
            <w:ind w:left="1365" w:hanging="645"/>
          </w:pPr>
        </w:pPrChange>
      </w:pPr>
      <w:del w:id="111" w:author="Meryl Etman" w:date="2020-06-25T13:37:00Z">
        <w:r w:rsidRPr="007D6A6B" w:rsidDel="00D3360C">
          <w:rPr>
            <w:rFonts w:ascii="Times New Roman" w:eastAsia="Times New Roman" w:hAnsi="Times New Roman" w:cs="David"/>
            <w:sz w:val="24"/>
            <w:szCs w:val="24"/>
            <w:rtl/>
          </w:rPr>
          <w:tab/>
          <w:delText xml:space="preserve">סכום קבוע ומוחלט של ______ ש"ח (במילים: ___________ ש"ח) לכל </w:delText>
        </w:r>
        <w:r w:rsidRPr="007D6A6B" w:rsidDel="00D3360C">
          <w:rPr>
            <w:rFonts w:ascii="Times New Roman" w:eastAsia="Times New Roman" w:hAnsi="Times New Roman" w:cs="David" w:hint="cs"/>
            <w:sz w:val="24"/>
            <w:szCs w:val="24"/>
            <w:rtl/>
          </w:rPr>
          <w:delText>חנות/ שטח מסחרי/ קומת משרדים</w:delText>
        </w:r>
        <w:r w:rsidRPr="007D6A6B" w:rsidDel="00D3360C">
          <w:rPr>
            <w:rFonts w:ascii="Times New Roman" w:eastAsia="Times New Roman" w:hAnsi="Times New Roman" w:cs="David"/>
            <w:sz w:val="24"/>
            <w:szCs w:val="24"/>
            <w:rtl/>
          </w:rPr>
          <w:delText>.</w:delText>
        </w:r>
      </w:del>
      <w:ins w:id="112" w:author="Meryl Etman" w:date="2020-06-25T13:37:00Z">
        <w:r w:rsidR="00D3360C">
          <w:rPr>
            <w:rFonts w:ascii="Times New Roman" w:eastAsia="Times New Roman" w:hAnsi="Times New Roman" w:cs="David" w:hint="cs"/>
            <w:sz w:val="24"/>
            <w:szCs w:val="24"/>
            <w:rtl/>
          </w:rPr>
          <w:t>מבוטל</w:t>
        </w:r>
      </w:ins>
    </w:p>
    <w:p w14:paraId="4AF5159B"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p>
    <w:p w14:paraId="374AB107"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47762B97" w14:textId="5F811C11" w:rsidR="007D6A6B" w:rsidRPr="007D6A6B" w:rsidDel="00EC6181" w:rsidRDefault="007D6A6B" w:rsidP="007D6A6B">
      <w:pPr>
        <w:widowControl w:val="0"/>
        <w:spacing w:before="0" w:beforeAutospacing="0" w:after="0" w:afterAutospacing="0" w:line="240" w:lineRule="auto"/>
        <w:ind w:left="714" w:firstLine="6"/>
        <w:rPr>
          <w:del w:id="113" w:author="Meryl Etman" w:date="2020-06-25T13:40:00Z"/>
          <w:rFonts w:ascii="Times New Roman" w:eastAsia="Times New Roman" w:hAnsi="Times New Roman" w:cs="David"/>
          <w:sz w:val="24"/>
          <w:szCs w:val="24"/>
          <w:rtl/>
        </w:rPr>
      </w:pPr>
      <w:del w:id="114" w:author="Meryl Etman" w:date="2020-06-25T13:40:00Z">
        <w:r w:rsidRPr="007D6A6B" w:rsidDel="00EC6181">
          <w:rPr>
            <w:rFonts w:ascii="Times New Roman" w:eastAsia="Times New Roman" w:hAnsi="Times New Roman" w:cs="David"/>
            <w:sz w:val="24"/>
            <w:szCs w:val="24"/>
            <w:rtl/>
          </w:rPr>
          <w:delText>בסעיף זה:</w:delText>
        </w:r>
      </w:del>
    </w:p>
    <w:p w14:paraId="1B7315BA" w14:textId="6F2A0334" w:rsidR="007D6A6B" w:rsidRPr="007D6A6B" w:rsidDel="00EC6181" w:rsidRDefault="007D6A6B" w:rsidP="007D6A6B">
      <w:pPr>
        <w:widowControl w:val="0"/>
        <w:spacing w:before="0" w:beforeAutospacing="0" w:after="0" w:afterAutospacing="0" w:line="240" w:lineRule="auto"/>
        <w:ind w:left="714" w:firstLine="6"/>
        <w:rPr>
          <w:del w:id="115" w:author="Meryl Etman" w:date="2020-06-25T13:40:00Z"/>
          <w:rFonts w:ascii="Times New Roman" w:eastAsia="Times New Roman" w:hAnsi="Times New Roman" w:cs="David"/>
          <w:sz w:val="24"/>
          <w:szCs w:val="24"/>
          <w:rtl/>
        </w:rPr>
      </w:pPr>
      <w:del w:id="116" w:author="Meryl Etman" w:date="2020-06-25T13:40:00Z">
        <w:r w:rsidRPr="007D6A6B" w:rsidDel="00EC6181">
          <w:rPr>
            <w:rFonts w:ascii="Times New Roman" w:eastAsia="Times New Roman" w:hAnsi="Times New Roman" w:cs="David"/>
            <w:sz w:val="24"/>
            <w:szCs w:val="24"/>
            <w:rtl/>
          </w:rPr>
          <w:delText>מבנה ראשוני - המבנה שהוקם לראשונה עפ"י תכניותיו של המתכנן.</w:delText>
        </w:r>
      </w:del>
    </w:p>
    <w:p w14:paraId="29153A31" w14:textId="39C9CFD0" w:rsidR="007D6A6B" w:rsidRPr="007D6A6B" w:rsidDel="00EC6181" w:rsidRDefault="007D6A6B" w:rsidP="007D6A6B">
      <w:pPr>
        <w:widowControl w:val="0"/>
        <w:spacing w:before="0" w:beforeAutospacing="0" w:after="0" w:afterAutospacing="0" w:line="240" w:lineRule="auto"/>
        <w:ind w:left="714" w:firstLine="6"/>
        <w:rPr>
          <w:del w:id="117" w:author="Meryl Etman" w:date="2020-06-25T13:40:00Z"/>
          <w:rFonts w:ascii="Times New Roman" w:eastAsia="Times New Roman" w:hAnsi="Times New Roman" w:cs="David"/>
          <w:sz w:val="24"/>
          <w:szCs w:val="24"/>
          <w:rtl/>
        </w:rPr>
      </w:pPr>
    </w:p>
    <w:p w14:paraId="2E66376E" w14:textId="4E10BC44" w:rsidR="007D6A6B" w:rsidRPr="007D6A6B" w:rsidDel="00EC6181" w:rsidRDefault="007D6A6B" w:rsidP="007D6A6B">
      <w:pPr>
        <w:widowControl w:val="0"/>
        <w:spacing w:before="0" w:beforeAutospacing="0" w:after="0" w:afterAutospacing="0" w:line="240" w:lineRule="auto"/>
        <w:ind w:left="714" w:firstLine="6"/>
        <w:rPr>
          <w:del w:id="118" w:author="Meryl Etman" w:date="2020-06-25T13:40:00Z"/>
          <w:rFonts w:ascii="Times New Roman" w:eastAsia="Times New Roman" w:hAnsi="Times New Roman" w:cs="David"/>
          <w:sz w:val="24"/>
          <w:szCs w:val="24"/>
          <w:rtl/>
        </w:rPr>
      </w:pPr>
      <w:del w:id="119" w:author="Meryl Etman" w:date="2020-06-25T13:40:00Z">
        <w:r w:rsidRPr="007D6A6B" w:rsidDel="00EC6181">
          <w:rPr>
            <w:rFonts w:ascii="Times New Roman" w:eastAsia="Times New Roman" w:hAnsi="Times New Roman" w:cs="David"/>
            <w:sz w:val="24"/>
            <w:szCs w:val="24"/>
            <w:rtl/>
          </w:rPr>
          <w:delText>מבנה חוזר -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delText>
        </w:r>
      </w:del>
    </w:p>
    <w:p w14:paraId="22693155" w14:textId="73135E7B" w:rsidR="007D6A6B" w:rsidRPr="007D6A6B" w:rsidDel="00EC6181" w:rsidRDefault="007D6A6B" w:rsidP="007D6A6B">
      <w:pPr>
        <w:widowControl w:val="0"/>
        <w:spacing w:before="0" w:beforeAutospacing="0" w:after="0" w:afterAutospacing="0" w:line="240" w:lineRule="auto"/>
        <w:ind w:left="714" w:firstLine="6"/>
        <w:rPr>
          <w:del w:id="120" w:author="Meryl Etman" w:date="2020-06-25T13:40:00Z"/>
          <w:rFonts w:ascii="Times New Roman" w:eastAsia="Times New Roman" w:hAnsi="Times New Roman" w:cs="David"/>
          <w:sz w:val="24"/>
          <w:szCs w:val="24"/>
          <w:rtl/>
        </w:rPr>
      </w:pPr>
    </w:p>
    <w:p w14:paraId="38965076" w14:textId="491C9676" w:rsidR="007D6A6B" w:rsidRPr="007D6A6B" w:rsidDel="00EC6181" w:rsidRDefault="007D6A6B" w:rsidP="007D6A6B">
      <w:pPr>
        <w:widowControl w:val="0"/>
        <w:spacing w:before="0" w:beforeAutospacing="0" w:after="0" w:afterAutospacing="0" w:line="240" w:lineRule="auto"/>
        <w:ind w:left="714" w:firstLine="6"/>
        <w:rPr>
          <w:del w:id="121" w:author="Meryl Etman" w:date="2020-06-25T13:40:00Z"/>
          <w:rFonts w:ascii="Times New Roman" w:eastAsia="Times New Roman" w:hAnsi="Times New Roman" w:cs="David"/>
          <w:sz w:val="24"/>
          <w:szCs w:val="24"/>
          <w:rtl/>
        </w:rPr>
      </w:pPr>
      <w:del w:id="122" w:author="Meryl Etman" w:date="2020-06-25T13:40:00Z">
        <w:r w:rsidRPr="007D6A6B" w:rsidDel="00EC6181">
          <w:rPr>
            <w:rFonts w:ascii="Times New Roman" w:eastAsia="Times New Roman" w:hAnsi="Times New Roman" w:cs="David"/>
            <w:sz w:val="24"/>
            <w:szCs w:val="24"/>
            <w:rtl/>
          </w:rPr>
          <w:delText>יחידת דיור ראשונית - הדירה שהוקמה לראשונה עפ"י תכניותיו של המתכנן.</w:delText>
        </w:r>
      </w:del>
    </w:p>
    <w:p w14:paraId="79999CC0" w14:textId="68C4F76B" w:rsidR="007D6A6B" w:rsidRPr="007D6A6B" w:rsidDel="00EC6181" w:rsidRDefault="007D6A6B" w:rsidP="007D6A6B">
      <w:pPr>
        <w:widowControl w:val="0"/>
        <w:spacing w:before="0" w:beforeAutospacing="0" w:after="0" w:afterAutospacing="0" w:line="240" w:lineRule="auto"/>
        <w:ind w:left="714" w:firstLine="6"/>
        <w:rPr>
          <w:del w:id="123" w:author="Meryl Etman" w:date="2020-06-25T13:40:00Z"/>
          <w:rFonts w:ascii="Times New Roman" w:eastAsia="Times New Roman" w:hAnsi="Times New Roman" w:cs="David"/>
          <w:sz w:val="24"/>
          <w:szCs w:val="24"/>
          <w:rtl/>
        </w:rPr>
      </w:pPr>
    </w:p>
    <w:p w14:paraId="151F6272" w14:textId="31A2DBC6" w:rsidR="007D6A6B" w:rsidRPr="007D6A6B" w:rsidDel="00EC6181" w:rsidRDefault="007D6A6B" w:rsidP="007D6A6B">
      <w:pPr>
        <w:widowControl w:val="0"/>
        <w:spacing w:before="0" w:beforeAutospacing="0" w:after="0" w:afterAutospacing="0" w:line="240" w:lineRule="auto"/>
        <w:ind w:left="714" w:firstLine="6"/>
        <w:jc w:val="both"/>
        <w:rPr>
          <w:del w:id="124" w:author="Meryl Etman" w:date="2020-06-25T13:40:00Z"/>
          <w:rFonts w:ascii="Times New Roman" w:eastAsia="Times New Roman" w:hAnsi="Times New Roman" w:cs="David"/>
          <w:sz w:val="24"/>
          <w:szCs w:val="24"/>
          <w:rtl/>
        </w:rPr>
      </w:pPr>
      <w:del w:id="125" w:author="Meryl Etman" w:date="2020-06-25T13:40:00Z">
        <w:r w:rsidRPr="007D6A6B" w:rsidDel="00EC6181">
          <w:rPr>
            <w:rFonts w:ascii="Times New Roman" w:eastAsia="Times New Roman" w:hAnsi="Times New Roman" w:cs="David"/>
            <w:sz w:val="24"/>
            <w:szCs w:val="24"/>
            <w:rtl/>
          </w:rPr>
          <w:delText>יחידת דיור חוזרת - דירה נוספת, המוקמת בשלמותה או בחלקה עפ"י תכניותיו של המתכנן ביחס לדירה הראשונית באותו הבניין או בבניין אחר, על אותו המגרש או במגרש אחר, בין אם על פי תכניות קיימות על כל פרטיהן ובין אם לצורך הקמתה התבקש המתכנן להכניס שינויים והתאמות בתכניות הקיימות, כגון: התאמת התכנון לשינויים בחקיקה, בתקנים, בתקנות ו/או בהנחיות הרשויות, תמונת ראי, שינויים קלים במידות.</w:delText>
        </w:r>
      </w:del>
    </w:p>
    <w:p w14:paraId="70106A15"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40C28A16" w14:textId="0988DDF8" w:rsidR="007D6A6B" w:rsidRPr="007D6A6B" w:rsidRDefault="007D6A6B" w:rsidP="00461F51">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4"/>
          <w:rtl/>
          <w:lang w:eastAsia="he-IL"/>
        </w:rPr>
        <w:t>2.</w:t>
      </w:r>
      <w:r w:rsidRPr="007D6A6B">
        <w:rPr>
          <w:rFonts w:ascii="Times New Roman" w:eastAsia="Times New Roman" w:hAnsi="Times New Roman" w:cs="David"/>
          <w:sz w:val="20"/>
          <w:szCs w:val="24"/>
          <w:rtl/>
          <w:lang w:eastAsia="he-IL"/>
        </w:rPr>
        <w:tab/>
      </w:r>
      <w:r w:rsidR="00461F51" w:rsidRPr="00DE118F">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695F4CB4DFE84FB89D23197335C050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26" w:author="Meryl Etman" w:date="2020-06-25T13:32:00Z">
            <w:r w:rsidR="00D3360C">
              <w:rPr>
                <w:rFonts w:ascii="Times New Roman" w:eastAsia="Times New Roman" w:hAnsi="Times New Roman" w:cs="David" w:hint="cs"/>
                <w:color w:val="008000"/>
                <w:sz w:val="24"/>
                <w:szCs w:val="24"/>
                <w:rtl/>
              </w:rPr>
              <w:t>מדד המחירים לצרכן</w:t>
            </w:r>
          </w:ins>
        </w:sdtContent>
      </w:sdt>
      <w:r w:rsidR="00461F51"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D162047E71094D769A45CFC6B5F9AA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27" w:author="Meryl Etman" w:date="2020-06-25T13:34:00Z">
            <w:r w:rsidR="00D3360C">
              <w:rPr>
                <w:rFonts w:ascii="Times New Roman" w:eastAsia="Times New Roman" w:hAnsi="Times New Roman" w:cs="David" w:hint="cs"/>
                <w:color w:val="008000"/>
                <w:sz w:val="24"/>
                <w:szCs w:val="24"/>
                <w:rtl/>
              </w:rPr>
              <w:t>בגין</w:t>
            </w:r>
          </w:ins>
        </w:sdtContent>
      </w:sdt>
      <w:r w:rsidR="00461F51"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79B4B2977EC94D50BCA836D9027564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9-11-10T00:00:00Z">
            <w:dateFormat w:val="dd/MM/yyyy"/>
            <w:lid w:val="he-IL"/>
            <w:storeMappedDataAs w:val="dateTime"/>
            <w:calendar w:val="gregorian"/>
          </w:date>
        </w:sdtPr>
        <w:sdtEndPr/>
        <w:sdtContent>
          <w:ins w:id="128" w:author="Meryl Etman" w:date="2020-06-25T13:33:00Z">
            <w:r w:rsidR="00D3360C">
              <w:rPr>
                <w:rFonts w:ascii="Times New Roman" w:eastAsia="Times New Roman" w:hAnsi="Times New Roman" w:cs="David" w:hint="cs"/>
                <w:color w:val="008000"/>
                <w:sz w:val="24"/>
                <w:szCs w:val="24"/>
                <w:rtl/>
              </w:rPr>
              <w:t>‏10/11/2019</w:t>
            </w:r>
          </w:ins>
        </w:sdtContent>
      </w:sdt>
      <w:r w:rsidR="00461F51"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39E4972C552D4510B28FA9061584F9B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29" w:author="Meryl Etman" w:date="2020-06-25T13:34:00Z">
            <w:r w:rsidR="00D3360C">
              <w:rPr>
                <w:rFonts w:ascii="Times New Roman" w:eastAsia="Times New Roman" w:hAnsi="Times New Roman" w:cs="David" w:hint="cs"/>
                <w:color w:val="008000"/>
                <w:sz w:val="24"/>
                <w:szCs w:val="24"/>
                <w:rtl/>
              </w:rPr>
              <w:t>224.6748</w:t>
            </w:r>
          </w:ins>
        </w:sdtContent>
      </w:sdt>
      <w:r w:rsidR="00461F51" w:rsidRPr="00DE118F">
        <w:rPr>
          <w:rFonts w:ascii="Times New Roman" w:eastAsia="Times New Roman" w:hAnsi="Times New Roman" w:cs="David" w:hint="cs"/>
          <w:sz w:val="24"/>
          <w:szCs w:val="24"/>
          <w:rtl/>
        </w:rPr>
        <w:t xml:space="preserve"> נקודות) </w:t>
      </w:r>
      <w:r w:rsidR="00461F51" w:rsidRPr="00DE118F">
        <w:rPr>
          <w:rFonts w:ascii="Times New Roman" w:eastAsia="Times New Roman" w:hAnsi="Times New Roman" w:cs="David" w:hint="cs"/>
          <w:sz w:val="24"/>
          <w:szCs w:val="24"/>
          <w:rtl/>
          <w:lang w:eastAsia="he-IL"/>
        </w:rPr>
        <w:t xml:space="preserve"> עד למדד הידוע ביום הגשת כל חשבון.</w:t>
      </w:r>
    </w:p>
    <w:p w14:paraId="02383B8C"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42511D4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למען הסר ספק:</w:t>
      </w:r>
    </w:p>
    <w:p w14:paraId="3CDC5E0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10C082"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t>שכר הטרחה יחושב כמכפלת המבנים / יחידות הדיור שבתכנון ושבכוונת המזמין לבצעם בכל קטע וקטע של הפרויקט במועדו (לדוגמא: אם בקטע א', בכוונת המזמין לבצע מבנה אחד הכולל 30 יח"ד, והמתכנן נדרש לתכנן להקמת 30 יח"ד, יהיה חייב המזמין בתשלום עבור אותו מבנה ואותן יח"ד בלבד, גם אם התכנון יתאים לקטעים הבאים).</w:t>
      </w:r>
    </w:p>
    <w:p w14:paraId="36B62660"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4EB0121"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שהוא לרבות ומבלי לפגוע בכלליות האמור לעיל, הקטנת מספר היחידות בפרויקט, כמות טיפוסי המבנים/הדירות שיוזמנו ע"י המזמין, קצב הבניה, צורת ביצוע הבניה (קונבנציונלי ו/או טרומי ו/או מתועש) ו/או מידת, אופי וסוג השינויים שידרשו ע"י המזמין. אין באמור לגרוע מחובת המתכנן לבדוק ולוודא התאמת תכנון המבנים להעמדה על מגרשים בקטעים הבאים.</w:t>
      </w:r>
    </w:p>
    <w:p w14:paraId="4696F0B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79D1F8E"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51D04F38" w14:textId="77777777" w:rsidR="007D6A6B" w:rsidRPr="007D6A6B" w:rsidRDefault="007D6A6B" w:rsidP="007D6A6B">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3F7BFFDE"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0"/>
          <w:rtl/>
          <w:lang w:eastAsia="he-IL"/>
        </w:rPr>
        <w:t>4.</w:t>
      </w:r>
      <w:r w:rsidRPr="007D6A6B">
        <w:rPr>
          <w:rFonts w:ascii="Times New Roman" w:eastAsia="Times New Roman" w:hAnsi="Times New Roman" w:cs="David"/>
          <w:sz w:val="20"/>
          <w:szCs w:val="20"/>
          <w:rtl/>
          <w:lang w:eastAsia="he-IL"/>
        </w:rPr>
        <w:tab/>
      </w:r>
      <w:r w:rsidRPr="007D6A6B">
        <w:rPr>
          <w:rFonts w:ascii="Times New Roman" w:eastAsia="Times New Roman" w:hAnsi="Times New Roman" w:cs="David"/>
          <w:sz w:val="24"/>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1313D06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2EB058"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6C301142"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br w:type="page"/>
      </w:r>
    </w:p>
    <w:p w14:paraId="0B130365"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 xml:space="preserve">נספח </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ה</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w:t>
      </w:r>
    </w:p>
    <w:p w14:paraId="7375FB4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034C3FC"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תשלומי שכר המתכנן</w:t>
      </w:r>
    </w:p>
    <w:p w14:paraId="534F463B"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23461B4E"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39238F4"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שכר המתכנן ישולם לשיעורין כנגד גמר כל שלב ושלב של שירותי המתכנן כמוגדר בחוזה לרבות בנספחים ב' ו- ח' כדלקמן:</w:t>
      </w:r>
    </w:p>
    <w:p w14:paraId="2B9FDCA2" w14:textId="77777777" w:rsidR="007D6A6B" w:rsidRPr="007D6A6B" w:rsidRDefault="007D6A6B" w:rsidP="007D6A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p>
    <w:tbl>
      <w:tblPr>
        <w:tblW w:w="8065" w:type="dxa"/>
        <w:tblInd w:w="108" w:type="dxa"/>
        <w:tblLayout w:type="fixed"/>
        <w:tblLook w:val="00A0" w:firstRow="1" w:lastRow="0" w:firstColumn="1" w:lastColumn="0" w:noHBand="0" w:noVBand="0"/>
      </w:tblPr>
      <w:tblGrid>
        <w:gridCol w:w="1296"/>
        <w:gridCol w:w="5776"/>
        <w:gridCol w:w="993"/>
      </w:tblGrid>
      <w:tr w:rsidR="007D6A6B" w:rsidRPr="007D6A6B" w14:paraId="23272DE6" w14:textId="77777777" w:rsidTr="004E3753">
        <w:tc>
          <w:tcPr>
            <w:tcW w:w="1296" w:type="dxa"/>
          </w:tcPr>
          <w:p w14:paraId="2EDFED39"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5F9C6A4A" w14:textId="06C9E3CF"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del w:id="130" w:author="Meryl Etman" w:date="2020-06-25T13:41:00Z">
              <w:r w:rsidRPr="007D6A6B" w:rsidDel="00EC6181">
                <w:rPr>
                  <w:rFonts w:ascii="Times New Roman" w:eastAsia="Times New Roman" w:hAnsi="Times New Roman" w:cs="David"/>
                  <w:sz w:val="24"/>
                  <w:szCs w:val="24"/>
                  <w:rtl/>
                </w:rPr>
                <w:delText>מבנה ראשוני / יחידת דיור ראשונית</w:delText>
              </w:r>
            </w:del>
          </w:p>
        </w:tc>
        <w:tc>
          <w:tcPr>
            <w:tcW w:w="993" w:type="dxa"/>
          </w:tcPr>
          <w:p w14:paraId="0EA676C5"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1.1</w:t>
            </w:r>
          </w:p>
        </w:tc>
      </w:tr>
      <w:tr w:rsidR="007D6A6B" w:rsidRPr="007D6A6B" w14:paraId="62042338" w14:textId="77777777" w:rsidTr="004E3753">
        <w:tc>
          <w:tcPr>
            <w:tcW w:w="1296" w:type="dxa"/>
          </w:tcPr>
          <w:p w14:paraId="31188B3A"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15A1EC2A"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7FEDD4A8"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639252AE" w14:textId="77777777" w:rsidTr="004E3753">
        <w:tc>
          <w:tcPr>
            <w:tcW w:w="1296" w:type="dxa"/>
          </w:tcPr>
          <w:p w14:paraId="53C814A7"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w:t>
            </w:r>
          </w:p>
        </w:tc>
        <w:tc>
          <w:tcPr>
            <w:tcW w:w="5776" w:type="dxa"/>
          </w:tcPr>
          <w:p w14:paraId="3DCD276E"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993" w:type="dxa"/>
          </w:tcPr>
          <w:p w14:paraId="026E7BDC"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1.1.1</w:t>
            </w:r>
          </w:p>
        </w:tc>
      </w:tr>
      <w:tr w:rsidR="007D6A6B" w:rsidRPr="007D6A6B" w14:paraId="70AC5B44" w14:textId="77777777" w:rsidTr="004E3753">
        <w:tc>
          <w:tcPr>
            <w:tcW w:w="1296" w:type="dxa"/>
          </w:tcPr>
          <w:p w14:paraId="7F7ABA0C" w14:textId="6489919E" w:rsidR="007D6A6B" w:rsidRPr="007D6A6B" w:rsidRDefault="007D6A6B">
            <w:pPr>
              <w:widowControl w:val="0"/>
              <w:spacing w:before="0" w:beforeAutospacing="0" w:after="0" w:afterAutospacing="0" w:line="240" w:lineRule="auto"/>
              <w:ind w:right="360"/>
              <w:jc w:val="center"/>
              <w:rPr>
                <w:rFonts w:ascii="Times New Roman" w:eastAsia="Times New Roman" w:hAnsi="Times New Roman" w:cs="David"/>
                <w:sz w:val="24"/>
                <w:szCs w:val="24"/>
              </w:rPr>
              <w:pPrChange w:id="131" w:author="Meryl Etman" w:date="2020-07-13T10:34:00Z">
                <w:pPr>
                  <w:widowControl w:val="0"/>
                  <w:spacing w:before="0" w:beforeAutospacing="0" w:after="0" w:afterAutospacing="0" w:line="240" w:lineRule="auto"/>
                  <w:ind w:right="360"/>
                  <w:jc w:val="center"/>
                </w:pPr>
              </w:pPrChange>
            </w:pPr>
            <w:del w:id="132" w:author="Meryl Etman" w:date="2020-07-13T10:33:00Z">
              <w:r w:rsidRPr="007D6A6B" w:rsidDel="006D1442">
                <w:rPr>
                  <w:rFonts w:ascii="Times New Roman" w:eastAsia="Times New Roman" w:hAnsi="Times New Roman" w:cs="David"/>
                  <w:sz w:val="24"/>
                  <w:szCs w:val="24"/>
                  <w:rtl/>
                </w:rPr>
                <w:delText>15</w:delText>
              </w:r>
            </w:del>
            <w:ins w:id="133" w:author="Meryl Etman" w:date="2020-07-13T10:33:00Z">
              <w:r w:rsidR="006D1442">
                <w:rPr>
                  <w:rFonts w:ascii="Times New Roman" w:eastAsia="Times New Roman" w:hAnsi="Times New Roman" w:cs="David" w:hint="cs"/>
                  <w:sz w:val="24"/>
                  <w:szCs w:val="24"/>
                  <w:rtl/>
                </w:rPr>
                <w:t>2</w:t>
              </w:r>
            </w:ins>
            <w:ins w:id="134" w:author="Meryl Etman" w:date="2020-07-13T10:34:00Z">
              <w:r w:rsidR="006D1442">
                <w:rPr>
                  <w:rFonts w:ascii="Times New Roman" w:eastAsia="Times New Roman" w:hAnsi="Times New Roman" w:cs="David" w:hint="cs"/>
                  <w:sz w:val="24"/>
                  <w:szCs w:val="24"/>
                  <w:rtl/>
                </w:rPr>
                <w:t>0</w:t>
              </w:r>
            </w:ins>
            <w:r w:rsidRPr="007D6A6B">
              <w:rPr>
                <w:rFonts w:ascii="Times New Roman" w:eastAsia="Times New Roman" w:hAnsi="Times New Roman" w:cs="David"/>
                <w:sz w:val="24"/>
                <w:szCs w:val="24"/>
                <w:rtl/>
              </w:rPr>
              <w:t>%</w:t>
            </w:r>
          </w:p>
        </w:tc>
        <w:tc>
          <w:tcPr>
            <w:tcW w:w="5776" w:type="dxa"/>
          </w:tcPr>
          <w:p w14:paraId="2240513A"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הסופי, כאמור בנספח ב', ואישור עבודות שלב זה על ידי המזמין - </w:t>
            </w:r>
          </w:p>
        </w:tc>
        <w:tc>
          <w:tcPr>
            <w:tcW w:w="993" w:type="dxa"/>
          </w:tcPr>
          <w:p w14:paraId="1878E315"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1.1.2</w:t>
            </w:r>
          </w:p>
        </w:tc>
      </w:tr>
      <w:tr w:rsidR="007D6A6B" w:rsidRPr="007D6A6B" w14:paraId="540055C3" w14:textId="77777777" w:rsidTr="004E3753">
        <w:tc>
          <w:tcPr>
            <w:tcW w:w="1296" w:type="dxa"/>
          </w:tcPr>
          <w:p w14:paraId="1F363A37"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25%</w:t>
            </w:r>
          </w:p>
        </w:tc>
        <w:tc>
          <w:tcPr>
            <w:tcW w:w="5776" w:type="dxa"/>
          </w:tcPr>
          <w:p w14:paraId="7E6402DA"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המפורט והמכרזים ואישור עבודות שלב זה על ידי המזמין - </w:t>
            </w:r>
          </w:p>
        </w:tc>
        <w:tc>
          <w:tcPr>
            <w:tcW w:w="993" w:type="dxa"/>
          </w:tcPr>
          <w:p w14:paraId="5DCE7235"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1.1.3</w:t>
            </w:r>
          </w:p>
        </w:tc>
      </w:tr>
      <w:tr w:rsidR="007D6A6B" w:rsidRPr="007D6A6B" w14:paraId="02CB1C2E" w14:textId="77777777" w:rsidTr="004E3753">
        <w:tc>
          <w:tcPr>
            <w:tcW w:w="1296" w:type="dxa"/>
          </w:tcPr>
          <w:p w14:paraId="2BE6F302" w14:textId="4D80078A" w:rsidR="007D6A6B" w:rsidRPr="007D6A6B" w:rsidRDefault="007D6A6B">
            <w:pPr>
              <w:widowControl w:val="0"/>
              <w:spacing w:before="0" w:beforeAutospacing="0" w:after="0" w:afterAutospacing="0" w:line="240" w:lineRule="auto"/>
              <w:ind w:right="360"/>
              <w:jc w:val="center"/>
              <w:rPr>
                <w:rFonts w:ascii="Times New Roman" w:eastAsia="Times New Roman" w:hAnsi="Times New Roman" w:cs="David"/>
                <w:sz w:val="24"/>
                <w:szCs w:val="24"/>
              </w:rPr>
              <w:pPrChange w:id="135" w:author="Meryl Etman" w:date="2020-07-13T10:34:00Z">
                <w:pPr>
                  <w:widowControl w:val="0"/>
                  <w:spacing w:before="0" w:beforeAutospacing="0" w:after="0" w:afterAutospacing="0" w:line="240" w:lineRule="auto"/>
                  <w:ind w:right="360"/>
                  <w:jc w:val="center"/>
                </w:pPr>
              </w:pPrChange>
            </w:pPr>
            <w:del w:id="136" w:author="Meryl Etman" w:date="2020-07-13T10:34:00Z">
              <w:r w:rsidRPr="007D6A6B" w:rsidDel="006D1442">
                <w:rPr>
                  <w:rFonts w:ascii="Times New Roman" w:eastAsia="Times New Roman" w:hAnsi="Times New Roman" w:cs="David" w:hint="cs"/>
                  <w:sz w:val="24"/>
                  <w:szCs w:val="24"/>
                  <w:rtl/>
                </w:rPr>
                <w:delText>20</w:delText>
              </w:r>
            </w:del>
            <w:ins w:id="137" w:author="Meryl Etman" w:date="2020-07-13T10:34:00Z">
              <w:r w:rsidR="006D1442" w:rsidRPr="007D6A6B">
                <w:rPr>
                  <w:rFonts w:ascii="Times New Roman" w:eastAsia="Times New Roman" w:hAnsi="Times New Roman" w:cs="David" w:hint="cs"/>
                  <w:sz w:val="24"/>
                  <w:szCs w:val="24"/>
                  <w:rtl/>
                </w:rPr>
                <w:t>2</w:t>
              </w:r>
              <w:r w:rsidR="006D1442">
                <w:rPr>
                  <w:rFonts w:ascii="Times New Roman" w:eastAsia="Times New Roman" w:hAnsi="Times New Roman" w:cs="David" w:hint="cs"/>
                  <w:sz w:val="24"/>
                  <w:szCs w:val="24"/>
                  <w:rtl/>
                </w:rPr>
                <w:t>5</w:t>
              </w:r>
            </w:ins>
            <w:r w:rsidRPr="007D6A6B">
              <w:rPr>
                <w:rFonts w:ascii="Times New Roman" w:eastAsia="Times New Roman" w:hAnsi="Times New Roman" w:cs="David"/>
                <w:sz w:val="24"/>
                <w:szCs w:val="24"/>
                <w:rtl/>
              </w:rPr>
              <w:t>%</w:t>
            </w:r>
          </w:p>
        </w:tc>
        <w:tc>
          <w:tcPr>
            <w:tcW w:w="5776" w:type="dxa"/>
          </w:tcPr>
          <w:p w14:paraId="56054D0C" w14:textId="77777777" w:rsidR="007D6A6B" w:rsidRPr="007D6A6B" w:rsidRDefault="00461F51"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Pr>
                <w:rFonts w:ascii="Times New Roman" w:eastAsia="Times New Roman" w:hAnsi="Times New Roman" w:cs="David"/>
                <w:sz w:val="24"/>
                <w:szCs w:val="24"/>
                <w:rtl/>
              </w:rPr>
              <w:t>לאחר גמר הוצאת ת</w:t>
            </w:r>
            <w:r w:rsidR="007D6A6B" w:rsidRPr="007D6A6B">
              <w:rPr>
                <w:rFonts w:ascii="Times New Roman" w:eastAsia="Times New Roman" w:hAnsi="Times New Roman" w:cs="David"/>
                <w:sz w:val="24"/>
                <w:szCs w:val="24"/>
                <w:rtl/>
              </w:rPr>
              <w:t>כניות לבצוע -</w:t>
            </w:r>
          </w:p>
        </w:tc>
        <w:tc>
          <w:tcPr>
            <w:tcW w:w="993" w:type="dxa"/>
          </w:tcPr>
          <w:p w14:paraId="24699D7A"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1.1.4</w:t>
            </w:r>
          </w:p>
        </w:tc>
      </w:tr>
      <w:tr w:rsidR="007D6A6B" w:rsidRPr="007D6A6B" w14:paraId="4DFA40AB" w14:textId="77777777" w:rsidTr="004E3753">
        <w:tc>
          <w:tcPr>
            <w:tcW w:w="1296" w:type="dxa"/>
          </w:tcPr>
          <w:p w14:paraId="4504AF6E" w14:textId="3E3E5DA0"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del w:id="138" w:author="Meryl Etman" w:date="2020-07-13T10:33:00Z">
              <w:r w:rsidRPr="007D6A6B" w:rsidDel="006D1442">
                <w:rPr>
                  <w:rFonts w:ascii="Times New Roman" w:eastAsia="Times New Roman" w:hAnsi="Times New Roman" w:cs="David" w:hint="cs"/>
                  <w:sz w:val="24"/>
                  <w:szCs w:val="24"/>
                  <w:rtl/>
                </w:rPr>
                <w:delText>20</w:delText>
              </w:r>
            </w:del>
            <w:ins w:id="139" w:author="Meryl Etman" w:date="2020-07-13T10:33:00Z">
              <w:r w:rsidR="006D1442">
                <w:rPr>
                  <w:rFonts w:ascii="Times New Roman" w:eastAsia="Times New Roman" w:hAnsi="Times New Roman" w:cs="David" w:hint="cs"/>
                  <w:sz w:val="24"/>
                  <w:szCs w:val="24"/>
                  <w:rtl/>
                </w:rPr>
                <w:t>1</w:t>
              </w:r>
              <w:r w:rsidR="006D1442" w:rsidRPr="007D6A6B">
                <w:rPr>
                  <w:rFonts w:ascii="Times New Roman" w:eastAsia="Times New Roman" w:hAnsi="Times New Roman" w:cs="David" w:hint="cs"/>
                  <w:sz w:val="24"/>
                  <w:szCs w:val="24"/>
                  <w:rtl/>
                </w:rPr>
                <w:t>0</w:t>
              </w:r>
            </w:ins>
            <w:r w:rsidRPr="007D6A6B">
              <w:rPr>
                <w:rFonts w:ascii="Times New Roman" w:eastAsia="Times New Roman" w:hAnsi="Times New Roman" w:cs="David"/>
                <w:sz w:val="24"/>
                <w:szCs w:val="24"/>
                <w:rtl/>
              </w:rPr>
              <w:t>%</w:t>
            </w:r>
          </w:p>
        </w:tc>
        <w:tc>
          <w:tcPr>
            <w:tcW w:w="5776" w:type="dxa"/>
          </w:tcPr>
          <w:p w14:paraId="5FCAFAEF"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במהלך ביצוע הפיקוח העליון - </w:t>
            </w:r>
          </w:p>
        </w:tc>
        <w:tc>
          <w:tcPr>
            <w:tcW w:w="993" w:type="dxa"/>
          </w:tcPr>
          <w:p w14:paraId="090989DB"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1.1.5</w:t>
            </w:r>
          </w:p>
        </w:tc>
      </w:tr>
      <w:tr w:rsidR="007D6A6B" w:rsidRPr="007D6A6B" w14:paraId="5E8B35EB" w14:textId="77777777" w:rsidTr="004E3753">
        <w:tc>
          <w:tcPr>
            <w:tcW w:w="1296" w:type="dxa"/>
          </w:tcPr>
          <w:p w14:paraId="148FBD1C"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69569E9B"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ביצוע העב</w:t>
            </w:r>
            <w:r w:rsidR="00461F51">
              <w:rPr>
                <w:rFonts w:ascii="Times New Roman" w:eastAsia="Times New Roman" w:hAnsi="Times New Roman" w:cs="David"/>
                <w:sz w:val="24"/>
                <w:szCs w:val="24"/>
                <w:rtl/>
              </w:rPr>
              <w:t>ודות בהתאם לחוזה זה, הפעלת הפרו</w:t>
            </w:r>
            <w:r w:rsidRPr="007D6A6B">
              <w:rPr>
                <w:rFonts w:ascii="Times New Roman" w:eastAsia="Times New Roman" w:hAnsi="Times New Roman" w:cs="David"/>
                <w:sz w:val="24"/>
                <w:szCs w:val="24"/>
                <w:rtl/>
              </w:rPr>
              <w:t>יקט והמתקן, קבלת המערכות ע"י המתכנן וקבלתם על ידי המזמין, ולאחר בדיקת החשבונות הסופיים בגין העבודות ואישורם על ידי המתכנן והמזמין, וקבלת אישור אכלוס -</w:t>
            </w:r>
          </w:p>
        </w:tc>
        <w:tc>
          <w:tcPr>
            <w:tcW w:w="993" w:type="dxa"/>
          </w:tcPr>
          <w:p w14:paraId="3B0F8C6E"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1.1.6</w:t>
            </w:r>
          </w:p>
        </w:tc>
      </w:tr>
      <w:tr w:rsidR="007D6A6B" w:rsidRPr="007D6A6B" w14:paraId="15AFB75C" w14:textId="77777777" w:rsidTr="004E3753">
        <w:tc>
          <w:tcPr>
            <w:tcW w:w="1296" w:type="dxa"/>
          </w:tcPr>
          <w:p w14:paraId="1DA07009"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2EF6BFD2"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הפיקוח העליון, תיקוני הבדק וקבלת תעודת גמר לפרויקט, אישור המתכ</w:t>
            </w:r>
            <w:r w:rsidR="00461F51">
              <w:rPr>
                <w:rFonts w:ascii="Times New Roman" w:eastAsia="Times New Roman" w:hAnsi="Times New Roman" w:cs="David"/>
                <w:sz w:val="24"/>
                <w:szCs w:val="24"/>
                <w:rtl/>
              </w:rPr>
              <w:t>נן בכתב להשלמת הפרויקט בהתאם לת</w:t>
            </w:r>
            <w:r w:rsidRPr="007D6A6B">
              <w:rPr>
                <w:rFonts w:ascii="Times New Roman" w:eastAsia="Times New Roman" w:hAnsi="Times New Roman" w:cs="David"/>
                <w:sz w:val="24"/>
                <w:szCs w:val="24"/>
                <w:rtl/>
              </w:rPr>
              <w:t xml:space="preserve">כניותיו, לתקנים מחייבים ולשביעות רצונו - </w:t>
            </w:r>
          </w:p>
        </w:tc>
        <w:tc>
          <w:tcPr>
            <w:tcW w:w="993" w:type="dxa"/>
          </w:tcPr>
          <w:p w14:paraId="4B2997C1"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1.1.7</w:t>
            </w:r>
          </w:p>
        </w:tc>
      </w:tr>
      <w:tr w:rsidR="007D6A6B" w:rsidRPr="007D6A6B" w14:paraId="34D46D3B" w14:textId="77777777" w:rsidTr="004E3753">
        <w:tc>
          <w:tcPr>
            <w:tcW w:w="1296" w:type="dxa"/>
          </w:tcPr>
          <w:p w14:paraId="1119FBA6"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2CD7BDC3"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6B97ACFE"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3D39E3D6" w14:textId="77777777" w:rsidTr="004E3753">
        <w:tc>
          <w:tcPr>
            <w:tcW w:w="1296" w:type="dxa"/>
          </w:tcPr>
          <w:p w14:paraId="546F4C12"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4CC62DFF" w14:textId="3C1215D0"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del w:id="140" w:author="Meryl Etman" w:date="2020-06-25T13:40:00Z">
              <w:r w:rsidRPr="007D6A6B" w:rsidDel="00EC6181">
                <w:rPr>
                  <w:rFonts w:ascii="Times New Roman" w:eastAsia="Times New Roman" w:hAnsi="Times New Roman" w:cs="David"/>
                  <w:sz w:val="24"/>
                  <w:szCs w:val="24"/>
                  <w:rtl/>
                </w:rPr>
                <w:delText>מבנה חוזר / יחידת דיור חוזרת</w:delText>
              </w:r>
            </w:del>
            <w:ins w:id="141" w:author="Meryl Etman" w:date="2020-06-25T13:40:00Z">
              <w:r w:rsidR="00EC6181">
                <w:rPr>
                  <w:rFonts w:ascii="Times New Roman" w:eastAsia="Times New Roman" w:hAnsi="Times New Roman" w:cs="David" w:hint="cs"/>
                  <w:sz w:val="24"/>
                  <w:szCs w:val="24"/>
                  <w:rtl/>
                </w:rPr>
                <w:t>מבוטל</w:t>
              </w:r>
            </w:ins>
          </w:p>
        </w:tc>
        <w:tc>
          <w:tcPr>
            <w:tcW w:w="993" w:type="dxa"/>
          </w:tcPr>
          <w:p w14:paraId="69DF7935"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1.2</w:t>
            </w:r>
          </w:p>
        </w:tc>
      </w:tr>
      <w:tr w:rsidR="007D6A6B" w:rsidRPr="007D6A6B" w14:paraId="017AD50C" w14:textId="77777777" w:rsidTr="004E3753">
        <w:tc>
          <w:tcPr>
            <w:tcW w:w="1296" w:type="dxa"/>
          </w:tcPr>
          <w:p w14:paraId="70E64CB3"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4E196590"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c>
          <w:tcPr>
            <w:tcW w:w="993" w:type="dxa"/>
          </w:tcPr>
          <w:p w14:paraId="3F5A2CF0"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r>
      <w:tr w:rsidR="007D6A6B" w:rsidRPr="007D6A6B" w14:paraId="5165531C" w14:textId="77777777" w:rsidTr="004E3753">
        <w:tc>
          <w:tcPr>
            <w:tcW w:w="1296" w:type="dxa"/>
          </w:tcPr>
          <w:p w14:paraId="604BE960" w14:textId="07683B4A"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del w:id="142" w:author="Meryl Etman" w:date="2020-06-25T13:41:00Z">
              <w:r w:rsidRPr="007D6A6B" w:rsidDel="00EC6181">
                <w:rPr>
                  <w:rFonts w:ascii="Times New Roman" w:eastAsia="Times New Roman" w:hAnsi="Times New Roman" w:cs="David"/>
                  <w:sz w:val="24"/>
                  <w:szCs w:val="24"/>
                  <w:rtl/>
                </w:rPr>
                <w:delText>100%</w:delText>
              </w:r>
            </w:del>
          </w:p>
        </w:tc>
        <w:tc>
          <w:tcPr>
            <w:tcW w:w="5776" w:type="dxa"/>
          </w:tcPr>
          <w:p w14:paraId="5B44F4AC" w14:textId="300D404B" w:rsidR="007D6A6B" w:rsidRPr="007D6A6B" w:rsidRDefault="007D6A6B" w:rsidP="007D6A6B">
            <w:pPr>
              <w:widowControl w:val="0"/>
              <w:spacing w:before="0" w:beforeAutospacing="0" w:after="0" w:afterAutospacing="0" w:line="240" w:lineRule="auto"/>
              <w:ind w:left="397" w:right="360"/>
              <w:rPr>
                <w:rFonts w:ascii="Times New Roman" w:eastAsia="Times New Roman" w:hAnsi="Times New Roman" w:cs="David"/>
                <w:sz w:val="24"/>
                <w:szCs w:val="24"/>
              </w:rPr>
            </w:pPr>
            <w:del w:id="143" w:author="Meryl Etman" w:date="2020-06-25T13:41:00Z">
              <w:r w:rsidRPr="007D6A6B" w:rsidDel="00EC6181">
                <w:rPr>
                  <w:rFonts w:ascii="Times New Roman" w:eastAsia="Times New Roman" w:hAnsi="Times New Roman" w:cs="David"/>
                  <w:sz w:val="24"/>
                  <w:szCs w:val="24"/>
                  <w:rtl/>
                </w:rPr>
                <w:delText xml:space="preserve">לאחר גמר המתקן בדירות הדומות, עפ"י כמות הדירות הדומות בהן בוצע המתקן ביחס לסה"כ הדירות הדומות בפרויקט - </w:delText>
              </w:r>
            </w:del>
          </w:p>
        </w:tc>
        <w:tc>
          <w:tcPr>
            <w:tcW w:w="993" w:type="dxa"/>
          </w:tcPr>
          <w:p w14:paraId="7F6B45E5" w14:textId="1CDB9C70"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del w:id="144" w:author="Meryl Etman" w:date="2020-06-25T13:41:00Z">
              <w:r w:rsidRPr="007D6A6B" w:rsidDel="00EC6181">
                <w:rPr>
                  <w:rFonts w:ascii="Times New Roman" w:eastAsia="Times New Roman" w:hAnsi="Times New Roman" w:cs="David"/>
                  <w:sz w:val="24"/>
                  <w:szCs w:val="24"/>
                  <w:rtl/>
                </w:rPr>
                <w:delText>1.2.1</w:delText>
              </w:r>
            </w:del>
          </w:p>
        </w:tc>
      </w:tr>
    </w:tbl>
    <w:p w14:paraId="373228D2" w14:textId="77777777" w:rsidR="007D6A6B" w:rsidRPr="007D6A6B" w:rsidRDefault="007D6A6B" w:rsidP="007D6A6B">
      <w:pPr>
        <w:widowControl w:val="0"/>
        <w:spacing w:before="0" w:beforeAutospacing="0" w:after="0" w:afterAutospacing="0" w:line="240" w:lineRule="auto"/>
        <w:ind w:left="720" w:right="360"/>
        <w:jc w:val="both"/>
        <w:rPr>
          <w:rFonts w:ascii="Times New Roman" w:eastAsia="Times New Roman" w:hAnsi="Times New Roman" w:cs="David"/>
          <w:sz w:val="24"/>
          <w:szCs w:val="24"/>
          <w:lang w:eastAsia="he-IL"/>
        </w:rPr>
      </w:pPr>
    </w:p>
    <w:p w14:paraId="1A54DD5A"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44BC9019"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lang w:eastAsia="he-IL"/>
        </w:rPr>
      </w:pPr>
    </w:p>
    <w:p w14:paraId="10F0F716"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המתכנן יגיש חשבון לא יותר מאשר פעם בחודש. לכל חשבון יצרף המתכנן אשור מאת חברת הביטוח על קיומם של הביטוחים המפורטים בחוזה בנוסח המצ"ב כנספח ז' לחוזה.</w:t>
      </w:r>
    </w:p>
    <w:p w14:paraId="0743BEF8"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D01D781"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 xml:space="preserve">4. </w:t>
      </w:r>
      <w:r w:rsidRPr="007D6A6B">
        <w:rPr>
          <w:rFonts w:ascii="Times New Roman" w:eastAsia="Times New Roman" w:hAnsi="Times New Roman" w:cs="David"/>
          <w:sz w:val="24"/>
          <w:szCs w:val="24"/>
          <w:rtl/>
          <w:lang w:eastAsia="he-IL"/>
        </w:rPr>
        <w:tab/>
        <w:t>המזמין ישלם את שכר המתכנן תוך</w:t>
      </w:r>
      <w:r w:rsidRPr="007D6A6B">
        <w:rPr>
          <w:rFonts w:ascii="Times New Roman" w:eastAsia="Times New Roman" w:hAnsi="Times New Roman" w:cs="David"/>
          <w:sz w:val="24"/>
          <w:szCs w:val="24"/>
          <w:rtl/>
        </w:rPr>
        <w:t xml:space="preserve"> </w:t>
      </w:r>
      <w:r w:rsidRPr="007D6A6B">
        <w:rPr>
          <w:rFonts w:ascii="Times New Roman" w:eastAsia="Times New Roman" w:hAnsi="Times New Roman" w:cs="David"/>
          <w:sz w:val="24"/>
          <w:szCs w:val="24"/>
          <w:rtl/>
          <w:lang w:eastAsia="he-IL"/>
        </w:rPr>
        <w:t>60 יום מתאריך אישור החשבון ע"י המנהל.</w:t>
      </w:r>
    </w:p>
    <w:p w14:paraId="5AB55E8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F86C1B"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27584CCF"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187649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D6A6B">
        <w:rPr>
          <w:rFonts w:ascii="Times New Roman" w:eastAsia="Times New Roman" w:hAnsi="Times New Roman" w:cs="David"/>
          <w:b/>
          <w:bCs/>
          <w:sz w:val="24"/>
          <w:szCs w:val="24"/>
          <w:u w:val="single"/>
          <w:rtl/>
          <w:lang w:eastAsia="he-IL"/>
        </w:rPr>
        <w:br w:type="page"/>
      </w:r>
    </w:p>
    <w:p w14:paraId="4229A71A" w14:textId="77777777" w:rsidR="00461F51" w:rsidRPr="00672C76" w:rsidRDefault="00461F51" w:rsidP="00461F5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52FC7287" w14:textId="55B468DA" w:rsidR="00461F51" w:rsidRPr="00B27B4C" w:rsidRDefault="00461F51" w:rsidP="00461F51">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28E699BCC3EC44C2BD115E44382A424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08-23T00:00:00Z">
            <w:dateFormat w:val="dd/MM/yyyy"/>
            <w:lid w:val="he-IL"/>
            <w:storeMappedDataAs w:val="dateTime"/>
            <w:calendar w:val="gregorian"/>
          </w:date>
        </w:sdtPr>
        <w:sdtEndPr>
          <w:rPr>
            <w:rFonts w:hint="cs"/>
          </w:rPr>
        </w:sdtEndPr>
        <w:sdtContent>
          <w:ins w:id="145" w:author="Meryl Etman" w:date="2020-08-23T16:59:00Z">
            <w:r w:rsidR="00194C73">
              <w:rPr>
                <w:rFonts w:ascii="Times New Roman" w:eastAsia="Times New Roman" w:hAnsi="Times New Roman" w:cs="David" w:hint="cs"/>
                <w:color w:val="008000"/>
                <w:sz w:val="24"/>
                <w:szCs w:val="24"/>
                <w:rtl/>
                <w:lang w:eastAsia="he-IL"/>
              </w:rPr>
              <w:t>‏23/08/2020</w:t>
            </w:r>
          </w:ins>
        </w:sdtContent>
      </w:sdt>
      <w:r w:rsidRPr="00B27B4C">
        <w:rPr>
          <w:rFonts w:ascii="Times New Roman" w:eastAsia="Times New Roman" w:hAnsi="Times New Roman" w:cs="David" w:hint="cs"/>
          <w:bCs/>
          <w:color w:val="FF0000"/>
          <w:sz w:val="24"/>
          <w:szCs w:val="24"/>
          <w:rtl/>
          <w:lang w:eastAsia="he-IL"/>
        </w:rPr>
        <w:br/>
      </w:r>
    </w:p>
    <w:p w14:paraId="39C2816E"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09720F161EF443C39A9EBA51DBDFF7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5EC3160" w14:textId="701B9CE3" w:rsidR="00461F51" w:rsidRPr="00B27B4C" w:rsidRDefault="00D3360C">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146" w:author="Meryl Etman" w:date="2020-06-25T13:41:00Z">
              <w:pPr>
                <w:widowControl w:val="0"/>
                <w:spacing w:before="0" w:beforeAutospacing="0" w:after="0" w:afterAutospacing="0" w:line="240" w:lineRule="auto"/>
                <w:jc w:val="both"/>
              </w:pPr>
            </w:pPrChange>
          </w:pPr>
          <w:ins w:id="147" w:author="Meryl Etman" w:date="2020-06-25T13:30:00Z">
            <w:r>
              <w:rPr>
                <w:rFonts w:ascii="Times New Roman" w:eastAsia="Times New Roman" w:hAnsi="Times New Roman" w:cs="David"/>
                <w:color w:val="008000"/>
                <w:sz w:val="24"/>
                <w:szCs w:val="24"/>
                <w:rtl/>
                <w:lang w:eastAsia="he-IL"/>
              </w:rPr>
              <w:br/>
              <w:t>גבעת שמואל החדשה בע"מ</w:t>
            </w:r>
            <w:r>
              <w:rPr>
                <w:rFonts w:ascii="Times New Roman" w:eastAsia="Times New Roman" w:hAnsi="Times New Roman" w:cs="David"/>
                <w:color w:val="008000"/>
                <w:sz w:val="24"/>
                <w:szCs w:val="24"/>
                <w:rtl/>
                <w:lang w:eastAsia="he-IL"/>
              </w:rPr>
              <w:br/>
              <w:t>יהונתן נתניהו 1ג', אור יהודה</w:t>
            </w:r>
            <w:r>
              <w:rPr>
                <w:rFonts w:ascii="Times New Roman" w:eastAsia="Times New Roman" w:hAnsi="Times New Roman" w:cs="David"/>
                <w:color w:val="008000"/>
                <w:sz w:val="24"/>
                <w:szCs w:val="24"/>
                <w:rtl/>
                <w:lang w:eastAsia="he-IL"/>
              </w:rPr>
              <w:br/>
              <w:t>514677533</w:t>
            </w:r>
            <w:r>
              <w:rPr>
                <w:rFonts w:ascii="Times New Roman" w:eastAsia="Times New Roman" w:hAnsi="Times New Roman" w:cs="David"/>
                <w:color w:val="008000"/>
                <w:sz w:val="24"/>
                <w:szCs w:val="24"/>
                <w:rtl/>
                <w:lang w:eastAsia="he-IL"/>
              </w:rPr>
              <w:br/>
            </w:r>
          </w:ins>
        </w:p>
      </w:sdtContent>
    </w:sdt>
    <w:p w14:paraId="012F169B"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682ECFD"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67CA4D9F"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710BC70"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3819EFF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172042" w14:textId="0CE08170"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6629D05050654585859408E2396D44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8" w:author="Meryl Etman" w:date="2020-06-25T13:31:00Z">
            <w:r w:rsidR="00D3360C">
              <w:rPr>
                <w:rFonts w:ascii="Times New Roman" w:eastAsia="Times New Roman" w:hAnsi="Times New Roman" w:cs="David"/>
                <w:color w:val="008000"/>
                <w:sz w:val="24"/>
                <w:szCs w:val="24"/>
                <w:rtl/>
                <w:lang w:eastAsia="he-IL"/>
              </w:rPr>
              <w:t>מאיר לוסקי מהנדסים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8B266DD573C4E22AADFD273C94C13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9" w:author="Meryl Etman" w:date="2020-06-25T13:31:00Z">
            <w:r w:rsidR="00D3360C">
              <w:rPr>
                <w:rFonts w:ascii="Times New Roman" w:eastAsia="Times New Roman" w:hAnsi="Times New Roman" w:cs="David"/>
                <w:color w:val="008000"/>
                <w:sz w:val="24"/>
                <w:szCs w:val="24"/>
                <w:rtl/>
                <w:lang w:eastAsia="he-IL"/>
              </w:rPr>
              <w:t>מאיר לוסקי מהנדסים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B5B58508539E4A24A3B45CDEA2C170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50" w:author="Meryl Etman" w:date="2020-06-25T13:31:00Z">
            <w:r w:rsidR="00D3360C">
              <w:rPr>
                <w:rFonts w:ascii="Times New Roman" w:eastAsia="Times New Roman" w:hAnsi="Times New Roman" w:cs="David"/>
                <w:color w:val="008000"/>
                <w:sz w:val="24"/>
                <w:szCs w:val="24"/>
                <w:rtl/>
                <w:lang w:eastAsia="he-IL"/>
              </w:rPr>
              <w:t>מאיר לוסקי מהנדסים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03D5BCB"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CF75017" w14:textId="52129DE4"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996398F0570041D59016695FA34A22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51" w:author="Meryl Etman" w:date="2020-06-25T13:31:00Z">
            <w:r w:rsidR="00D3360C">
              <w:rPr>
                <w:rFonts w:ascii="Times New Roman" w:eastAsia="Times New Roman" w:hAnsi="Times New Roman" w:cs="David"/>
                <w:color w:val="008000"/>
                <w:sz w:val="24"/>
                <w:szCs w:val="24"/>
                <w:rtl/>
                <w:lang w:eastAsia="he-IL"/>
              </w:rPr>
              <w:t>מאיר לוסקי מהנדסים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33CED90E3BD1475B9F3F1EF17AA5DC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מיזוג אויר</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5A96903A951449F9A49A6667C3105A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52" w:author="Meryl Etman" w:date="2020-06-25T12:22:00Z">
            <w:r w:rsidR="00423136">
              <w:rPr>
                <w:rFonts w:ascii="Times New Roman" w:eastAsia="Times New Roman" w:hAnsi="Times New Roman" w:cs="David" w:hint="cs"/>
                <w:bCs/>
                <w:color w:val="008000"/>
                <w:sz w:val="24"/>
                <w:szCs w:val="24"/>
                <w:rtl/>
                <w:lang w:eastAsia="he-IL"/>
              </w:rPr>
              <w:t>סביוני גבעת שמואל</w:t>
            </w:r>
          </w:ins>
        </w:sdtContent>
      </w:sdt>
      <w:r w:rsidRPr="00B27B4C">
        <w:rPr>
          <w:rFonts w:ascii="Times New Roman" w:eastAsia="Times New Roman" w:hAnsi="Times New Roman" w:cs="David" w:hint="cs"/>
          <w:color w:val="008000"/>
          <w:sz w:val="24"/>
          <w:szCs w:val="24"/>
          <w:rtl/>
          <w:lang w:eastAsia="he-IL"/>
        </w:rPr>
        <w:t>.</w:t>
      </w:r>
    </w:p>
    <w:p w14:paraId="16C857ED"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EE1E336" w14:textId="36498184"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88BD482713441DC9BA5E76F2FEB2F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53" w:author="Meryl Etman" w:date="2020-06-25T13:31:00Z">
            <w:r w:rsidR="00D3360C">
              <w:rPr>
                <w:rFonts w:ascii="Times New Roman" w:eastAsia="Times New Roman" w:hAnsi="Times New Roman" w:cs="David"/>
                <w:color w:val="008000"/>
                <w:sz w:val="24"/>
                <w:szCs w:val="24"/>
                <w:rtl/>
                <w:lang w:eastAsia="he-IL"/>
              </w:rPr>
              <w:t>מאיר לוסקי מהנדסים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5AD6465D"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9563D04" w14:textId="6F58FD3A" w:rsidR="00461F51" w:rsidRPr="00B27B4C" w:rsidRDefault="00461F51" w:rsidP="00461F51">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097BFB2DEE6B4BC2B7C96850C999AE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54" w:author="Meryl Etman" w:date="2020-06-25T13:31:00Z">
            <w:r w:rsidR="00D3360C">
              <w:rPr>
                <w:rFonts w:ascii="Times New Roman" w:eastAsia="Times New Roman" w:hAnsi="Times New Roman" w:cs="David"/>
                <w:color w:val="008000"/>
                <w:sz w:val="24"/>
                <w:szCs w:val="24"/>
                <w:rtl/>
                <w:lang w:eastAsia="he-IL"/>
              </w:rPr>
              <w:t>מאיר לוסקי מהנדסים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2C6FBD7D"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5C521A0"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6A7E054"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155AAE3"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E89C564"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6668225"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259B7FD0"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9831525"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4CF0A54" w14:textId="77777777" w:rsidR="00461F51" w:rsidRPr="00435A20" w:rsidRDefault="00461F51" w:rsidP="00461F51">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5CC02D8"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E95F980" w14:textId="4886FD37" w:rsidR="00461F51" w:rsidRPr="000525E5"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CA68AEF1AD2446569C524A6E4CE876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55" w:author="Meryl Etman" w:date="2020-06-25T13:31:00Z">
            <w:r w:rsidR="00D3360C">
              <w:rPr>
                <w:rFonts w:ascii="Times New Roman" w:eastAsia="Times New Roman" w:hAnsi="Times New Roman" w:cs="David" w:hint="cs"/>
                <w:color w:val="00B0F0"/>
                <w:sz w:val="24"/>
                <w:szCs w:val="24"/>
                <w:u w:val="single"/>
                <w:rtl/>
                <w:lang w:eastAsia="he-IL"/>
              </w:rPr>
              <w:t>מאיר לוסקי מהנדסים בע"מ</w:t>
            </w:r>
          </w:ins>
        </w:sdtContent>
      </w:sdt>
    </w:p>
    <w:p w14:paraId="3A9185F5" w14:textId="77777777" w:rsidR="00461F51"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BCCD567"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7C23C29B"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02EDAD9F"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732A633B" w14:textId="77777777" w:rsidR="00461F51" w:rsidRPr="00B27B4C" w:rsidRDefault="00461F51" w:rsidP="00461F51">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EC6181">
        <w:rPr>
          <w:rFonts w:ascii="Times New Roman" w:eastAsia="Times New Roman" w:hAnsi="Times New Roman" w:cs="David"/>
          <w:sz w:val="24"/>
          <w:szCs w:val="24"/>
          <w:rtl/>
          <w:lang w:eastAsia="he-IL"/>
          <w:rPrChange w:id="156" w:author="Meryl Etman" w:date="2020-06-25T13:42:00Z">
            <w:rPr>
              <w:rFonts w:ascii="Times New Roman" w:eastAsia="Times New Roman" w:hAnsi="Times New Roman" w:cs="David"/>
              <w:sz w:val="24"/>
              <w:szCs w:val="24"/>
              <w:highlight w:val="yellow"/>
              <w:rtl/>
              <w:lang w:eastAsia="he-IL"/>
            </w:rPr>
          </w:rPrChange>
        </w:rPr>
        <w:t xml:space="preserve">*מחק </w:t>
      </w:r>
      <w:r w:rsidRPr="00EC6181">
        <w:rPr>
          <w:rFonts w:ascii="Times New Roman" w:eastAsia="Times New Roman" w:hAnsi="Times New Roman" w:cs="David" w:hint="eastAsia"/>
          <w:sz w:val="24"/>
          <w:szCs w:val="24"/>
          <w:rtl/>
          <w:lang w:eastAsia="he-IL"/>
          <w:rPrChange w:id="157" w:author="Meryl Etman" w:date="2020-06-25T13:42:00Z">
            <w:rPr>
              <w:rFonts w:ascii="Times New Roman" w:eastAsia="Times New Roman" w:hAnsi="Times New Roman" w:cs="David" w:hint="eastAsia"/>
              <w:sz w:val="24"/>
              <w:szCs w:val="24"/>
              <w:highlight w:val="yellow"/>
              <w:rtl/>
              <w:lang w:eastAsia="he-IL"/>
            </w:rPr>
          </w:rPrChange>
        </w:rPr>
        <w:t>את</w:t>
      </w:r>
      <w:r w:rsidRPr="00EC6181">
        <w:rPr>
          <w:rFonts w:ascii="Times New Roman" w:eastAsia="Times New Roman" w:hAnsi="Times New Roman" w:cs="David"/>
          <w:sz w:val="24"/>
          <w:szCs w:val="24"/>
          <w:rtl/>
          <w:lang w:eastAsia="he-IL"/>
          <w:rPrChange w:id="158" w:author="Meryl Etman" w:date="2020-06-25T13:42:00Z">
            <w:rPr>
              <w:rFonts w:ascii="Times New Roman" w:eastAsia="Times New Roman" w:hAnsi="Times New Roman" w:cs="David"/>
              <w:sz w:val="24"/>
              <w:szCs w:val="24"/>
              <w:highlight w:val="yellow"/>
              <w:rtl/>
              <w:lang w:eastAsia="he-IL"/>
            </w:rPr>
          </w:rPrChange>
        </w:rPr>
        <w:t xml:space="preserve"> </w:t>
      </w:r>
      <w:r w:rsidRPr="00EC6181">
        <w:rPr>
          <w:rFonts w:ascii="Times New Roman" w:eastAsia="Times New Roman" w:hAnsi="Times New Roman" w:cs="David" w:hint="eastAsia"/>
          <w:sz w:val="24"/>
          <w:szCs w:val="24"/>
          <w:rtl/>
          <w:lang w:eastAsia="he-IL"/>
          <w:rPrChange w:id="159" w:author="Meryl Etman" w:date="2020-06-25T13:42:00Z">
            <w:rPr>
              <w:rFonts w:ascii="Times New Roman" w:eastAsia="Times New Roman" w:hAnsi="Times New Roman" w:cs="David" w:hint="eastAsia"/>
              <w:sz w:val="24"/>
              <w:szCs w:val="24"/>
              <w:highlight w:val="yellow"/>
              <w:rtl/>
              <w:lang w:eastAsia="he-IL"/>
            </w:rPr>
          </w:rPrChange>
        </w:rPr>
        <w:t>המיותר</w:t>
      </w:r>
    </w:p>
    <w:p w14:paraId="3C2DD0A9" w14:textId="77777777" w:rsidR="00461F51" w:rsidRPr="00776496" w:rsidRDefault="00461F51" w:rsidP="00461F51">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44AAC879" w14:textId="77777777" w:rsidR="00461F51"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D9A511"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69E7895"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884CC30" w14:textId="77777777" w:rsidR="004A719C" w:rsidRDefault="004A719C"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299A2209" w14:textId="77777777" w:rsidR="00461F51" w:rsidRPr="004A719C" w:rsidRDefault="00461F51" w:rsidP="00461F51">
      <w:pPr>
        <w:widowControl w:val="0"/>
        <w:spacing w:before="0" w:beforeAutospacing="0" w:after="0" w:afterAutospacing="0" w:line="240" w:lineRule="auto"/>
        <w:jc w:val="center"/>
        <w:rPr>
          <w:rFonts w:ascii="David" w:eastAsia="Times New Roman" w:hAnsi="David" w:cs="David"/>
          <w:sz w:val="24"/>
          <w:szCs w:val="24"/>
          <w:rtl/>
          <w:lang w:eastAsia="he-IL"/>
        </w:rPr>
      </w:pPr>
      <w:r w:rsidRPr="004A719C">
        <w:rPr>
          <w:rFonts w:ascii="David" w:eastAsia="Times New Roman" w:hAnsi="David" w:cs="David" w:hint="eastAsia"/>
          <w:bCs/>
          <w:sz w:val="24"/>
          <w:szCs w:val="24"/>
          <w:u w:val="single"/>
          <w:rtl/>
          <w:lang w:eastAsia="he-IL"/>
        </w:rPr>
        <w:t>נספח</w:t>
      </w:r>
      <w:r w:rsidRPr="004A719C">
        <w:rPr>
          <w:rFonts w:ascii="David" w:eastAsia="Times New Roman" w:hAnsi="David" w:cs="David"/>
          <w:bCs/>
          <w:sz w:val="24"/>
          <w:szCs w:val="24"/>
          <w:u w:val="single"/>
          <w:rtl/>
          <w:lang w:eastAsia="he-IL"/>
        </w:rPr>
        <w:t xml:space="preserve"> "ז"</w:t>
      </w:r>
    </w:p>
    <w:p w14:paraId="19186985" w14:textId="77777777" w:rsidR="004E3753" w:rsidRPr="004A719C" w:rsidRDefault="004E3753" w:rsidP="004A719C">
      <w:pPr>
        <w:tabs>
          <w:tab w:val="left" w:pos="283"/>
        </w:tabs>
        <w:spacing w:after="0" w:line="240" w:lineRule="auto"/>
        <w:ind w:left="708" w:hanging="708"/>
        <w:rPr>
          <w:rFonts w:ascii="David" w:hAnsi="David" w:cs="David"/>
          <w:b/>
          <w:bCs/>
          <w:sz w:val="24"/>
          <w:szCs w:val="24"/>
          <w:u w:val="single"/>
          <w:rtl/>
        </w:rPr>
      </w:pP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hAnsi="David" w:cs="David" w:hint="eastAsia"/>
          <w:b/>
          <w:bCs/>
          <w:sz w:val="24"/>
          <w:szCs w:val="24"/>
          <w:u w:val="single"/>
          <w:rtl/>
        </w:rPr>
        <w:t>מפרט</w:t>
      </w:r>
      <w:r w:rsidRPr="004A719C">
        <w:rPr>
          <w:rFonts w:ascii="David" w:hAnsi="David" w:cs="David"/>
          <w:b/>
          <w:bCs/>
          <w:sz w:val="24"/>
          <w:szCs w:val="24"/>
          <w:u w:val="single"/>
          <w:rtl/>
        </w:rPr>
        <w:t xml:space="preserve"> ביטוחי </w:t>
      </w:r>
      <w:r w:rsidRPr="004A719C">
        <w:rPr>
          <w:rFonts w:ascii="David" w:hAnsi="David" w:cs="David" w:hint="eastAsia"/>
          <w:b/>
          <w:bCs/>
          <w:sz w:val="24"/>
          <w:szCs w:val="24"/>
          <w:u w:val="single"/>
          <w:rtl/>
        </w:rPr>
        <w:t>המתכנן</w:t>
      </w:r>
    </w:p>
    <w:p w14:paraId="5894DA46" w14:textId="77777777" w:rsidR="004E3753" w:rsidRPr="004A719C" w:rsidRDefault="004E3753" w:rsidP="004A719C">
      <w:pPr>
        <w:tabs>
          <w:tab w:val="left" w:pos="283"/>
        </w:tabs>
        <w:spacing w:after="0" w:line="240" w:lineRule="auto"/>
        <w:jc w:val="both"/>
        <w:rPr>
          <w:rFonts w:ascii="David" w:hAnsi="David" w:cs="David"/>
          <w:sz w:val="24"/>
          <w:szCs w:val="24"/>
          <w:rtl/>
        </w:rPr>
      </w:pP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מאשר</w:t>
      </w:r>
      <w:r w:rsidRPr="004A719C">
        <w:rPr>
          <w:rFonts w:ascii="David" w:hAnsi="David" w:cs="David"/>
          <w:sz w:val="24"/>
          <w:szCs w:val="24"/>
          <w:rtl/>
        </w:rPr>
        <w:t xml:space="preserve"> שהיקף הכיסוי הניתן על פי הפוליסות בכפוף לאמור להלן אינו נופל מהכיסוי הניתן על פי נוסח הפוליסות הידוע כ"ביט" </w:t>
      </w:r>
      <w:r w:rsidRPr="004A719C">
        <w:rPr>
          <w:rFonts w:ascii="David" w:hAnsi="David" w:cs="David" w:hint="eastAsia"/>
          <w:sz w:val="24"/>
          <w:szCs w:val="24"/>
          <w:rtl/>
        </w:rPr>
        <w:t>מהדורת</w:t>
      </w:r>
      <w:r w:rsidRPr="004A719C">
        <w:rPr>
          <w:rFonts w:ascii="David" w:hAnsi="David" w:cs="David"/>
          <w:sz w:val="24"/>
          <w:szCs w:val="24"/>
          <w:rtl/>
        </w:rPr>
        <w:t xml:space="preserve"> 2013 או נוסח מאוחר יותר המחליף את תנאי "ביט" </w:t>
      </w:r>
      <w:r w:rsidRPr="004A719C">
        <w:rPr>
          <w:rFonts w:ascii="David" w:hAnsi="David" w:cs="David" w:hint="eastAsia"/>
          <w:sz w:val="24"/>
          <w:szCs w:val="24"/>
          <w:rtl/>
        </w:rPr>
        <w:t>מהדורת</w:t>
      </w:r>
      <w:r w:rsidRPr="004A719C">
        <w:rPr>
          <w:rFonts w:ascii="David" w:hAnsi="David" w:cs="David"/>
          <w:sz w:val="24"/>
          <w:szCs w:val="24"/>
          <w:rtl/>
        </w:rPr>
        <w:t xml:space="preserve"> 2013. </w:t>
      </w:r>
      <w:r w:rsidRPr="004A719C">
        <w:rPr>
          <w:rFonts w:ascii="David" w:hAnsi="David" w:cs="David" w:hint="eastAsia"/>
          <w:sz w:val="24"/>
          <w:szCs w:val="24"/>
          <w:rtl/>
        </w:rPr>
        <w:t>ביחס</w:t>
      </w:r>
      <w:r w:rsidRPr="004A719C">
        <w:rPr>
          <w:rFonts w:ascii="David" w:hAnsi="David" w:cs="David"/>
          <w:sz w:val="24"/>
          <w:szCs w:val="24"/>
          <w:rtl/>
        </w:rPr>
        <w:t xml:space="preserve"> </w:t>
      </w:r>
      <w:r w:rsidRPr="004A719C">
        <w:rPr>
          <w:rFonts w:ascii="David" w:hAnsi="David" w:cs="David" w:hint="eastAsia"/>
          <w:sz w:val="24"/>
          <w:szCs w:val="24"/>
          <w:rtl/>
        </w:rPr>
        <w:t>ל</w:t>
      </w:r>
      <w:r w:rsidRPr="004A719C">
        <w:rPr>
          <w:rFonts w:ascii="David" w:hAnsi="David" w:cs="David"/>
          <w:sz w:val="24"/>
          <w:szCs w:val="24"/>
          <w:rtl/>
        </w:rPr>
        <w:t xml:space="preserve">"אחריות </w:t>
      </w:r>
      <w:r w:rsidRPr="004A719C">
        <w:rPr>
          <w:rFonts w:ascii="David" w:hAnsi="David" w:cs="David" w:hint="eastAsia"/>
          <w:sz w:val="24"/>
          <w:szCs w:val="24"/>
          <w:rtl/>
        </w:rPr>
        <w:t>מקצועית</w:t>
      </w:r>
      <w:r w:rsidRPr="004A719C">
        <w:rPr>
          <w:rFonts w:ascii="David" w:hAnsi="David" w:cs="David"/>
          <w:sz w:val="24"/>
          <w:szCs w:val="24"/>
          <w:rtl/>
        </w:rPr>
        <w:t xml:space="preserve">" </w:t>
      </w:r>
      <w:r w:rsidRPr="004A719C">
        <w:rPr>
          <w:rFonts w:ascii="David" w:hAnsi="David" w:cs="David" w:hint="eastAsia"/>
          <w:sz w:val="24"/>
          <w:szCs w:val="24"/>
          <w:rtl/>
        </w:rPr>
        <w:t>היקף</w:t>
      </w:r>
      <w:r w:rsidRPr="004A719C">
        <w:rPr>
          <w:rFonts w:ascii="David" w:hAnsi="David" w:cs="David"/>
          <w:sz w:val="24"/>
          <w:szCs w:val="24"/>
          <w:rtl/>
        </w:rPr>
        <w:t xml:space="preserve"> </w:t>
      </w:r>
      <w:r w:rsidRPr="004A719C">
        <w:rPr>
          <w:rFonts w:ascii="David" w:hAnsi="David" w:cs="David" w:hint="eastAsia"/>
          <w:sz w:val="24"/>
          <w:szCs w:val="24"/>
          <w:rtl/>
        </w:rPr>
        <w:t>הכיסוי</w:t>
      </w:r>
      <w:r w:rsidRPr="004A719C">
        <w:rPr>
          <w:rFonts w:ascii="David" w:hAnsi="David" w:cs="David"/>
          <w:sz w:val="24"/>
          <w:szCs w:val="24"/>
          <w:rtl/>
        </w:rPr>
        <w:t xml:space="preserve"> </w:t>
      </w:r>
      <w:r w:rsidRPr="004A719C">
        <w:rPr>
          <w:rFonts w:ascii="David" w:hAnsi="David" w:cs="David" w:hint="eastAsia"/>
          <w:sz w:val="24"/>
          <w:szCs w:val="24"/>
          <w:rtl/>
        </w:rPr>
        <w:t>אינו</w:t>
      </w:r>
      <w:r w:rsidRPr="004A719C">
        <w:rPr>
          <w:rFonts w:ascii="David" w:hAnsi="David" w:cs="David"/>
          <w:sz w:val="24"/>
          <w:szCs w:val="24"/>
          <w:rtl/>
        </w:rPr>
        <w:t xml:space="preserve"> </w:t>
      </w:r>
      <w:r w:rsidRPr="004A719C">
        <w:rPr>
          <w:rFonts w:ascii="David" w:hAnsi="David" w:cs="David" w:hint="eastAsia"/>
          <w:sz w:val="24"/>
          <w:szCs w:val="24"/>
          <w:rtl/>
        </w:rPr>
        <w:t>נופל</w:t>
      </w:r>
      <w:r w:rsidRPr="004A719C">
        <w:rPr>
          <w:rFonts w:ascii="David" w:hAnsi="David" w:cs="David"/>
          <w:sz w:val="24"/>
          <w:szCs w:val="24"/>
          <w:rtl/>
        </w:rPr>
        <w:t xml:space="preserve"> </w:t>
      </w:r>
      <w:r w:rsidRPr="004A719C">
        <w:rPr>
          <w:rFonts w:ascii="David" w:hAnsi="David" w:cs="David" w:hint="eastAsia"/>
          <w:sz w:val="24"/>
          <w:szCs w:val="24"/>
          <w:rtl/>
        </w:rPr>
        <w:t>מהאמור</w:t>
      </w:r>
      <w:r w:rsidRPr="004A719C">
        <w:rPr>
          <w:rFonts w:ascii="David" w:hAnsi="David" w:cs="David"/>
          <w:sz w:val="24"/>
          <w:szCs w:val="24"/>
          <w:rtl/>
        </w:rPr>
        <w:t xml:space="preserve"> </w:t>
      </w:r>
      <w:r w:rsidRPr="004A719C">
        <w:rPr>
          <w:rFonts w:ascii="David" w:hAnsi="David" w:cs="David" w:hint="eastAsia"/>
          <w:sz w:val="24"/>
          <w:szCs w:val="24"/>
          <w:rtl/>
        </w:rPr>
        <w:t>בסעיף</w:t>
      </w:r>
      <w:r w:rsidRPr="004A719C">
        <w:rPr>
          <w:rFonts w:ascii="David" w:hAnsi="David" w:cs="David"/>
          <w:sz w:val="24"/>
          <w:szCs w:val="24"/>
          <w:rtl/>
        </w:rPr>
        <w:t xml:space="preserve"> 1 </w:t>
      </w:r>
      <w:r w:rsidRPr="004A719C">
        <w:rPr>
          <w:rFonts w:ascii="David" w:hAnsi="David" w:cs="David" w:hint="eastAsia"/>
          <w:sz w:val="24"/>
          <w:szCs w:val="24"/>
          <w:rtl/>
        </w:rPr>
        <w:t>להלן</w:t>
      </w:r>
      <w:r w:rsidRPr="004A719C">
        <w:rPr>
          <w:rFonts w:ascii="David" w:hAnsi="David" w:cs="David"/>
          <w:sz w:val="24"/>
          <w:szCs w:val="24"/>
          <w:rtl/>
        </w:rPr>
        <w:t>.</w:t>
      </w:r>
    </w:p>
    <w:p w14:paraId="618689CB"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1.</w:t>
      </w:r>
      <w:r w:rsidRPr="004A719C">
        <w:rPr>
          <w:rFonts w:ascii="David" w:hAnsi="David" w:cs="David"/>
          <w:sz w:val="24"/>
          <w:szCs w:val="24"/>
          <w:rtl/>
        </w:rPr>
        <w:tab/>
      </w:r>
      <w:r w:rsidRPr="004A719C">
        <w:rPr>
          <w:rFonts w:ascii="David" w:hAnsi="David" w:cs="David"/>
          <w:b/>
          <w:bCs/>
          <w:sz w:val="24"/>
          <w:szCs w:val="24"/>
          <w:rtl/>
        </w:rPr>
        <w:t>ביטוח אחריות מקצועית</w:t>
      </w:r>
      <w:r w:rsidRPr="004A719C">
        <w:rPr>
          <w:rFonts w:ascii="David" w:hAnsi="David" w:cs="David"/>
          <w:sz w:val="24"/>
          <w:szCs w:val="24"/>
          <w:rtl/>
        </w:rPr>
        <w:t>, לכיסוי חבותו המקצועית של היועץ ביחס להתחייבויותיו על פי ה</w:t>
      </w:r>
      <w:r w:rsidRPr="004A719C">
        <w:rPr>
          <w:rFonts w:ascii="David" w:hAnsi="David" w:cs="David" w:hint="eastAsia"/>
          <w:sz w:val="24"/>
          <w:szCs w:val="24"/>
          <w:rtl/>
        </w:rPr>
        <w:t>הסכם</w:t>
      </w:r>
      <w:r w:rsidRPr="004A719C">
        <w:rPr>
          <w:rFonts w:ascii="David" w:hAnsi="David" w:cs="David"/>
          <w:sz w:val="24"/>
          <w:szCs w:val="24"/>
          <w:rtl/>
        </w:rPr>
        <w:t xml:space="preserve"> הנדון.</w:t>
      </w:r>
    </w:p>
    <w:p w14:paraId="01610CD6"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גבול האחריות על פי הפוליסה לא יפחת מ- 4,000,000 ₪  (</w:t>
      </w:r>
      <w:r w:rsidRPr="004A719C">
        <w:rPr>
          <w:rFonts w:ascii="David" w:hAnsi="David" w:cs="David" w:hint="eastAsia"/>
          <w:sz w:val="24"/>
          <w:szCs w:val="24"/>
          <w:rtl/>
        </w:rPr>
        <w:t>ארבעה</w:t>
      </w:r>
      <w:r w:rsidRPr="004A719C">
        <w:rPr>
          <w:rFonts w:ascii="David" w:hAnsi="David" w:cs="David"/>
          <w:sz w:val="24"/>
          <w:szCs w:val="24"/>
          <w:rtl/>
        </w:rPr>
        <w:t xml:space="preserve"> </w:t>
      </w:r>
      <w:r w:rsidRPr="004A719C">
        <w:rPr>
          <w:rFonts w:ascii="David" w:hAnsi="David" w:cs="David" w:hint="eastAsia"/>
          <w:sz w:val="24"/>
          <w:szCs w:val="24"/>
          <w:rtl/>
        </w:rPr>
        <w:t>מליון</w:t>
      </w:r>
      <w:r w:rsidRPr="004A719C">
        <w:rPr>
          <w:rFonts w:ascii="David" w:hAnsi="David" w:cs="David"/>
          <w:sz w:val="24"/>
          <w:szCs w:val="24"/>
          <w:rtl/>
        </w:rPr>
        <w:t xml:space="preserve"> </w:t>
      </w:r>
      <w:r w:rsidRPr="004A719C">
        <w:rPr>
          <w:rFonts w:ascii="David" w:hAnsi="David" w:cs="David" w:hint="eastAsia"/>
          <w:sz w:val="24"/>
          <w:szCs w:val="24"/>
          <w:rtl/>
        </w:rPr>
        <w:t>₪</w:t>
      </w:r>
      <w:r w:rsidRPr="004A719C">
        <w:rPr>
          <w:rFonts w:ascii="David" w:hAnsi="David" w:cs="David"/>
          <w:sz w:val="24"/>
          <w:szCs w:val="24"/>
          <w:rtl/>
        </w:rPr>
        <w:t>) לא</w:t>
      </w:r>
      <w:r w:rsidRPr="004A719C">
        <w:rPr>
          <w:rFonts w:ascii="David" w:hAnsi="David" w:cs="David" w:hint="eastAsia"/>
          <w:sz w:val="24"/>
          <w:szCs w:val="24"/>
          <w:rtl/>
        </w:rPr>
        <w:t>י</w:t>
      </w:r>
      <w:r w:rsidRPr="004A719C">
        <w:rPr>
          <w:rFonts w:ascii="David" w:hAnsi="David" w:cs="David"/>
          <w:sz w:val="24"/>
          <w:szCs w:val="24"/>
          <w:rtl/>
        </w:rPr>
        <w:t>רוע ובסה"כ לתקופת הביטוח.</w:t>
      </w:r>
    </w:p>
    <w:p w14:paraId="03362A4A"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 xml:space="preserve">הביטוח על פי הפוליסה אינו כולל כל הגבלה ביחס לאובדן מסמכים, חריגה מסמכות שנעשתה בתום לב, </w:t>
      </w:r>
      <w:r w:rsidRPr="004A719C">
        <w:rPr>
          <w:rFonts w:ascii="David" w:hAnsi="David" w:cs="David" w:hint="eastAsia"/>
          <w:sz w:val="24"/>
          <w:szCs w:val="24"/>
          <w:rtl/>
        </w:rPr>
        <w:t>הפרת</w:t>
      </w:r>
      <w:r w:rsidRPr="004A719C">
        <w:rPr>
          <w:rFonts w:ascii="David" w:hAnsi="David" w:cs="David"/>
          <w:sz w:val="24"/>
          <w:szCs w:val="24"/>
          <w:rtl/>
        </w:rPr>
        <w:t xml:space="preserve"> סודיות , מעשה במתכוון, </w:t>
      </w:r>
      <w:r w:rsidRPr="004A719C">
        <w:rPr>
          <w:rFonts w:ascii="David" w:hAnsi="David" w:cs="David" w:hint="eastAsia"/>
          <w:sz w:val="24"/>
          <w:szCs w:val="24"/>
          <w:rtl/>
        </w:rPr>
        <w:t>דיבה</w:t>
      </w:r>
      <w:r w:rsidRPr="004A719C">
        <w:rPr>
          <w:rFonts w:ascii="David" w:hAnsi="David" w:cs="David"/>
          <w:sz w:val="24"/>
          <w:szCs w:val="24"/>
          <w:rtl/>
        </w:rPr>
        <w:t xml:space="preserve"> </w:t>
      </w:r>
      <w:r w:rsidRPr="004A719C">
        <w:rPr>
          <w:rFonts w:ascii="David" w:hAnsi="David" w:cs="David" w:hint="eastAsia"/>
          <w:sz w:val="24"/>
          <w:szCs w:val="24"/>
          <w:rtl/>
        </w:rPr>
        <w:t>השמצה</w:t>
      </w:r>
      <w:r w:rsidRPr="004A719C">
        <w:rPr>
          <w:rFonts w:ascii="David" w:hAnsi="David" w:cs="David"/>
          <w:sz w:val="24"/>
          <w:szCs w:val="24"/>
          <w:rtl/>
        </w:rPr>
        <w:t xml:space="preserve">, מעשה מרמה ו/או אי יושר של מי מעובדי </w:t>
      </w:r>
      <w:r w:rsidRPr="004A719C">
        <w:rPr>
          <w:rFonts w:ascii="David" w:hAnsi="David" w:cs="David" w:hint="eastAsia"/>
          <w:sz w:val="24"/>
          <w:szCs w:val="24"/>
          <w:rtl/>
        </w:rPr>
        <w:t>היועץ</w:t>
      </w:r>
      <w:r w:rsidRPr="004A719C">
        <w:rPr>
          <w:rFonts w:ascii="David" w:hAnsi="David" w:cs="David"/>
          <w:sz w:val="24"/>
          <w:szCs w:val="24"/>
          <w:rtl/>
        </w:rPr>
        <w:t xml:space="preserve">, אובדן השימוש ו/או עיכוב ו/או נזק תוצאתי כלשהו. </w:t>
      </w:r>
      <w:r w:rsidRPr="004A719C">
        <w:rPr>
          <w:rFonts w:ascii="David" w:hAnsi="David" w:cs="David" w:hint="eastAsia"/>
          <w:sz w:val="24"/>
          <w:szCs w:val="24"/>
          <w:rtl/>
        </w:rPr>
        <w:t>ו</w:t>
      </w:r>
      <w:r w:rsidRPr="004A719C">
        <w:rPr>
          <w:rFonts w:ascii="David" w:hAnsi="David" w:cs="David"/>
          <w:sz w:val="24"/>
          <w:szCs w:val="24"/>
          <w:rtl/>
        </w:rPr>
        <w:t xml:space="preserve">/או </w:t>
      </w:r>
      <w:r w:rsidRPr="004A719C">
        <w:rPr>
          <w:rFonts w:ascii="David" w:hAnsi="David" w:cs="David" w:hint="eastAsia"/>
          <w:sz w:val="24"/>
          <w:szCs w:val="24"/>
          <w:rtl/>
        </w:rPr>
        <w:t>חבות</w:t>
      </w:r>
      <w:r w:rsidRPr="004A719C">
        <w:rPr>
          <w:rFonts w:ascii="David" w:hAnsi="David" w:cs="David"/>
          <w:sz w:val="24"/>
          <w:szCs w:val="24"/>
          <w:rtl/>
        </w:rPr>
        <w:t xml:space="preserve"> </w:t>
      </w:r>
      <w:r w:rsidRPr="004A719C">
        <w:rPr>
          <w:rFonts w:ascii="David" w:hAnsi="David" w:cs="David" w:hint="eastAsia"/>
          <w:sz w:val="24"/>
          <w:szCs w:val="24"/>
          <w:rtl/>
        </w:rPr>
        <w:t>נושא</w:t>
      </w:r>
      <w:r w:rsidRPr="004A719C">
        <w:rPr>
          <w:rFonts w:ascii="David" w:hAnsi="David" w:cs="David"/>
          <w:sz w:val="24"/>
          <w:szCs w:val="24"/>
          <w:rtl/>
        </w:rPr>
        <w:t xml:space="preserve"> </w:t>
      </w:r>
      <w:r w:rsidRPr="004A719C">
        <w:rPr>
          <w:rFonts w:ascii="David" w:hAnsi="David" w:cs="David" w:hint="eastAsia"/>
          <w:sz w:val="24"/>
          <w:szCs w:val="24"/>
          <w:rtl/>
        </w:rPr>
        <w:t>משרה</w:t>
      </w:r>
      <w:r w:rsidRPr="004A719C">
        <w:rPr>
          <w:rFonts w:ascii="David" w:hAnsi="David" w:cs="David"/>
          <w:sz w:val="24"/>
          <w:szCs w:val="24"/>
          <w:rtl/>
        </w:rPr>
        <w:t xml:space="preserve"> </w:t>
      </w:r>
      <w:r w:rsidRPr="004A719C">
        <w:rPr>
          <w:rFonts w:ascii="David" w:hAnsi="David" w:cs="David" w:hint="eastAsia"/>
          <w:sz w:val="24"/>
          <w:szCs w:val="24"/>
          <w:rtl/>
        </w:rPr>
        <w:t>למעט</w:t>
      </w:r>
      <w:r w:rsidRPr="004A719C">
        <w:rPr>
          <w:rFonts w:ascii="David" w:hAnsi="David" w:cs="David"/>
          <w:sz w:val="24"/>
          <w:szCs w:val="24"/>
          <w:rtl/>
        </w:rPr>
        <w:t xml:space="preserve"> </w:t>
      </w:r>
      <w:r w:rsidRPr="004A719C">
        <w:rPr>
          <w:rFonts w:ascii="David" w:hAnsi="David" w:cs="David" w:hint="eastAsia"/>
          <w:sz w:val="24"/>
          <w:szCs w:val="24"/>
          <w:rtl/>
        </w:rPr>
        <w:t>במקרה</w:t>
      </w:r>
      <w:r w:rsidRPr="004A719C">
        <w:rPr>
          <w:rFonts w:ascii="David" w:hAnsi="David" w:cs="David"/>
          <w:sz w:val="24"/>
          <w:szCs w:val="24"/>
          <w:rtl/>
        </w:rPr>
        <w:t xml:space="preserve"> </w:t>
      </w:r>
      <w:r w:rsidRPr="004A719C">
        <w:rPr>
          <w:rFonts w:ascii="David" w:hAnsi="David" w:cs="David" w:hint="eastAsia"/>
          <w:sz w:val="24"/>
          <w:szCs w:val="24"/>
          <w:rtl/>
        </w:rPr>
        <w:t>שהיא</w:t>
      </w:r>
      <w:r w:rsidRPr="004A719C">
        <w:rPr>
          <w:rFonts w:ascii="David" w:hAnsi="David" w:cs="David"/>
          <w:sz w:val="24"/>
          <w:szCs w:val="24"/>
          <w:rtl/>
        </w:rPr>
        <w:t xml:space="preserve"> </w:t>
      </w:r>
      <w:r w:rsidRPr="004A719C">
        <w:rPr>
          <w:rFonts w:ascii="David" w:hAnsi="David" w:cs="David" w:hint="eastAsia"/>
          <w:sz w:val="24"/>
          <w:szCs w:val="24"/>
          <w:rtl/>
        </w:rPr>
        <w:t>ניתנת</w:t>
      </w:r>
      <w:r w:rsidRPr="004A719C">
        <w:rPr>
          <w:rFonts w:ascii="David" w:hAnsi="David" w:cs="David"/>
          <w:sz w:val="24"/>
          <w:szCs w:val="24"/>
          <w:rtl/>
        </w:rPr>
        <w:t xml:space="preserve"> </w:t>
      </w:r>
      <w:r w:rsidRPr="004A719C">
        <w:rPr>
          <w:rFonts w:ascii="David" w:hAnsi="David" w:cs="David" w:hint="eastAsia"/>
          <w:sz w:val="24"/>
          <w:szCs w:val="24"/>
          <w:rtl/>
        </w:rPr>
        <w:t>לכיסוי</w:t>
      </w:r>
      <w:r w:rsidRPr="004A719C">
        <w:rPr>
          <w:rFonts w:ascii="David" w:hAnsi="David" w:cs="David"/>
          <w:sz w:val="24"/>
          <w:szCs w:val="24"/>
          <w:rtl/>
        </w:rPr>
        <w:t xml:space="preserve"> </w:t>
      </w:r>
      <w:r w:rsidRPr="004A719C">
        <w:rPr>
          <w:rFonts w:ascii="David" w:hAnsi="David" w:cs="David" w:hint="eastAsia"/>
          <w:sz w:val="24"/>
          <w:szCs w:val="24"/>
          <w:rtl/>
        </w:rPr>
        <w:t>בפוליסת</w:t>
      </w:r>
      <w:r w:rsidRPr="004A719C">
        <w:rPr>
          <w:rFonts w:ascii="David" w:hAnsi="David" w:cs="David"/>
          <w:sz w:val="24"/>
          <w:szCs w:val="24"/>
          <w:rtl/>
        </w:rPr>
        <w:t xml:space="preserve"> </w:t>
      </w:r>
      <w:r w:rsidRPr="004A719C">
        <w:rPr>
          <w:rFonts w:ascii="David" w:hAnsi="David" w:cs="David" w:hint="eastAsia"/>
          <w:sz w:val="24"/>
          <w:szCs w:val="24"/>
          <w:rtl/>
        </w:rPr>
        <w:t>נושאי</w:t>
      </w:r>
      <w:r w:rsidRPr="004A719C">
        <w:rPr>
          <w:rFonts w:ascii="David" w:hAnsi="David" w:cs="David"/>
          <w:sz w:val="24"/>
          <w:szCs w:val="24"/>
          <w:rtl/>
        </w:rPr>
        <w:t xml:space="preserve"> </w:t>
      </w:r>
      <w:r w:rsidRPr="004A719C">
        <w:rPr>
          <w:rFonts w:ascii="David" w:hAnsi="David" w:cs="David" w:hint="eastAsia"/>
          <w:sz w:val="24"/>
          <w:szCs w:val="24"/>
          <w:rtl/>
        </w:rPr>
        <w:t>משרה</w:t>
      </w:r>
      <w:r w:rsidRPr="004A719C">
        <w:rPr>
          <w:rFonts w:ascii="David" w:hAnsi="David" w:cs="David"/>
          <w:sz w:val="24"/>
          <w:szCs w:val="24"/>
          <w:rtl/>
        </w:rPr>
        <w:t xml:space="preserve"> . הכיסוי על פי הפוליסה </w:t>
      </w:r>
      <w:r w:rsidRPr="004A719C">
        <w:rPr>
          <w:rFonts w:ascii="David" w:hAnsi="David" w:cs="David" w:hint="eastAsia"/>
          <w:sz w:val="24"/>
          <w:szCs w:val="24"/>
          <w:rtl/>
        </w:rPr>
        <w:t>מ</w:t>
      </w:r>
      <w:r w:rsidRPr="004A719C">
        <w:rPr>
          <w:rFonts w:ascii="David" w:hAnsi="David" w:cs="David"/>
          <w:sz w:val="24"/>
          <w:szCs w:val="24"/>
          <w:rtl/>
        </w:rPr>
        <w:t>ורחב לכלול את המזמין כמבוטח נוסף בגין חבות</w:t>
      </w:r>
      <w:r w:rsidRPr="004A719C">
        <w:rPr>
          <w:rFonts w:ascii="David" w:hAnsi="David" w:cs="David" w:hint="eastAsia"/>
          <w:sz w:val="24"/>
          <w:szCs w:val="24"/>
          <w:rtl/>
        </w:rPr>
        <w:t>ו</w:t>
      </w:r>
      <w:r w:rsidRPr="004A719C">
        <w:rPr>
          <w:rFonts w:ascii="David" w:hAnsi="David" w:cs="David"/>
          <w:sz w:val="24"/>
          <w:szCs w:val="24"/>
          <w:rtl/>
        </w:rPr>
        <w:t xml:space="preserve"> כמזמין העבודה בכל הנובע מפעולותיו של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5001035E"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2.</w:t>
      </w:r>
      <w:r w:rsidRPr="004A719C">
        <w:rPr>
          <w:rFonts w:ascii="David" w:hAnsi="David" w:cs="David"/>
          <w:sz w:val="24"/>
          <w:szCs w:val="24"/>
          <w:rtl/>
        </w:rPr>
        <w:tab/>
      </w:r>
      <w:r w:rsidRPr="004A719C">
        <w:rPr>
          <w:rFonts w:ascii="David" w:hAnsi="David" w:cs="David"/>
          <w:b/>
          <w:bCs/>
          <w:sz w:val="24"/>
          <w:szCs w:val="24"/>
          <w:rtl/>
        </w:rPr>
        <w:t>ביטוח אחריות מעבידים</w:t>
      </w:r>
      <w:r w:rsidRPr="004A719C">
        <w:rPr>
          <w:rFonts w:ascii="David" w:hAnsi="David" w:cs="David"/>
          <w:sz w:val="24"/>
          <w:szCs w:val="24"/>
          <w:rtl/>
        </w:rPr>
        <w:t xml:space="preserve">, </w:t>
      </w:r>
      <w:r w:rsidRPr="004A719C">
        <w:rPr>
          <w:rFonts w:ascii="David" w:hAnsi="David" w:cs="David" w:hint="eastAsia"/>
          <w:sz w:val="24"/>
          <w:szCs w:val="24"/>
          <w:rtl/>
        </w:rPr>
        <w:t>המבטח</w:t>
      </w:r>
      <w:r w:rsidRPr="004A719C">
        <w:rPr>
          <w:rFonts w:ascii="David" w:hAnsi="David" w:cs="David"/>
          <w:sz w:val="24"/>
          <w:szCs w:val="24"/>
          <w:rtl/>
        </w:rPr>
        <w:t xml:space="preserve"> חבות </w:t>
      </w:r>
      <w:r w:rsidRPr="004A719C">
        <w:rPr>
          <w:rFonts w:ascii="David" w:hAnsi="David" w:cs="David" w:hint="eastAsia"/>
          <w:sz w:val="24"/>
          <w:szCs w:val="24"/>
          <w:rtl/>
        </w:rPr>
        <w:t>עפ</w:t>
      </w:r>
      <w:r w:rsidRPr="004A719C">
        <w:rPr>
          <w:rFonts w:ascii="David" w:hAnsi="David" w:cs="David"/>
          <w:sz w:val="24"/>
          <w:szCs w:val="24"/>
          <w:rtl/>
        </w:rPr>
        <w:t xml:space="preserve">"י </w:t>
      </w:r>
      <w:r w:rsidRPr="004A719C">
        <w:rPr>
          <w:rFonts w:ascii="David" w:hAnsi="David" w:cs="David" w:hint="eastAsia"/>
          <w:sz w:val="24"/>
          <w:szCs w:val="24"/>
          <w:rtl/>
        </w:rPr>
        <w:t>פקודת</w:t>
      </w:r>
      <w:r w:rsidRPr="004A719C">
        <w:rPr>
          <w:rFonts w:ascii="David" w:hAnsi="David" w:cs="David"/>
          <w:sz w:val="24"/>
          <w:szCs w:val="24"/>
          <w:rtl/>
        </w:rPr>
        <w:t xml:space="preserve"> </w:t>
      </w:r>
      <w:r w:rsidRPr="004A719C">
        <w:rPr>
          <w:rFonts w:ascii="David" w:hAnsi="David" w:cs="David" w:hint="eastAsia"/>
          <w:sz w:val="24"/>
          <w:szCs w:val="24"/>
          <w:rtl/>
        </w:rPr>
        <w:t>הנזיקין</w:t>
      </w:r>
      <w:r w:rsidRPr="004A719C">
        <w:rPr>
          <w:rFonts w:ascii="David" w:hAnsi="David" w:cs="David"/>
          <w:sz w:val="24"/>
          <w:szCs w:val="24"/>
          <w:rtl/>
        </w:rPr>
        <w:t xml:space="preserve"> (נוסח </w:t>
      </w:r>
      <w:r w:rsidRPr="004A719C">
        <w:rPr>
          <w:rFonts w:ascii="David" w:hAnsi="David" w:cs="David" w:hint="eastAsia"/>
          <w:sz w:val="24"/>
          <w:szCs w:val="24"/>
          <w:rtl/>
        </w:rPr>
        <w:t>חדש</w:t>
      </w:r>
      <w:r w:rsidRPr="004A719C">
        <w:rPr>
          <w:rFonts w:ascii="David" w:hAnsi="David" w:cs="David"/>
          <w:sz w:val="24"/>
          <w:szCs w:val="24"/>
          <w:rtl/>
        </w:rPr>
        <w:t xml:space="preserve">) </w:t>
      </w:r>
      <w:r w:rsidRPr="004A719C">
        <w:rPr>
          <w:rFonts w:ascii="David" w:hAnsi="David" w:cs="David" w:hint="eastAsia"/>
          <w:sz w:val="24"/>
          <w:szCs w:val="24"/>
          <w:rtl/>
        </w:rPr>
        <w:t>וחוק</w:t>
      </w:r>
      <w:r w:rsidRPr="004A719C">
        <w:rPr>
          <w:rFonts w:ascii="David" w:hAnsi="David" w:cs="David"/>
          <w:sz w:val="24"/>
          <w:szCs w:val="24"/>
          <w:rtl/>
        </w:rPr>
        <w:t xml:space="preserve"> </w:t>
      </w:r>
      <w:r w:rsidRPr="004A719C">
        <w:rPr>
          <w:rFonts w:ascii="David" w:hAnsi="David" w:cs="David" w:hint="eastAsia"/>
          <w:sz w:val="24"/>
          <w:szCs w:val="24"/>
          <w:rtl/>
        </w:rPr>
        <w:t>האחריות</w:t>
      </w:r>
      <w:r w:rsidRPr="004A719C">
        <w:rPr>
          <w:rFonts w:ascii="David" w:hAnsi="David" w:cs="David"/>
          <w:sz w:val="24"/>
          <w:szCs w:val="24"/>
          <w:rtl/>
        </w:rPr>
        <w:t xml:space="preserve"> </w:t>
      </w:r>
      <w:r w:rsidRPr="004A719C">
        <w:rPr>
          <w:rFonts w:ascii="David" w:hAnsi="David" w:cs="David" w:hint="eastAsia"/>
          <w:sz w:val="24"/>
          <w:szCs w:val="24"/>
          <w:rtl/>
        </w:rPr>
        <w:t>למוצרים</w:t>
      </w:r>
      <w:r w:rsidRPr="004A719C">
        <w:rPr>
          <w:rFonts w:ascii="David" w:hAnsi="David" w:cs="David"/>
          <w:sz w:val="24"/>
          <w:szCs w:val="24"/>
          <w:rtl/>
        </w:rPr>
        <w:t xml:space="preserve"> </w:t>
      </w:r>
      <w:r w:rsidRPr="004A719C">
        <w:rPr>
          <w:rFonts w:ascii="David" w:hAnsi="David" w:cs="David" w:hint="eastAsia"/>
          <w:sz w:val="24"/>
          <w:szCs w:val="24"/>
          <w:rtl/>
        </w:rPr>
        <w:t>פגומים</w:t>
      </w:r>
      <w:r w:rsidRPr="004A719C">
        <w:rPr>
          <w:rFonts w:ascii="David" w:hAnsi="David" w:cs="David"/>
          <w:sz w:val="24"/>
          <w:szCs w:val="24"/>
          <w:rtl/>
        </w:rPr>
        <w:t xml:space="preserve"> </w:t>
      </w:r>
      <w:r w:rsidRPr="004A719C">
        <w:rPr>
          <w:rFonts w:ascii="David" w:hAnsi="David" w:cs="David" w:hint="eastAsia"/>
          <w:sz w:val="24"/>
          <w:szCs w:val="24"/>
          <w:rtl/>
        </w:rPr>
        <w:t>תש</w:t>
      </w:r>
      <w:r w:rsidRPr="004A719C">
        <w:rPr>
          <w:rFonts w:ascii="David" w:hAnsi="David" w:cs="David"/>
          <w:sz w:val="24"/>
          <w:szCs w:val="24"/>
          <w:rtl/>
        </w:rPr>
        <w:t xml:space="preserve">"ם-1980,  </w:t>
      </w:r>
      <w:r w:rsidRPr="004A719C">
        <w:rPr>
          <w:rFonts w:ascii="David" w:hAnsi="David" w:cs="David" w:hint="eastAsia"/>
          <w:sz w:val="24"/>
          <w:szCs w:val="24"/>
          <w:rtl/>
        </w:rPr>
        <w:t>כלפי</w:t>
      </w:r>
      <w:r w:rsidRPr="004A719C">
        <w:rPr>
          <w:rFonts w:ascii="David" w:hAnsi="David" w:cs="David"/>
          <w:sz w:val="24"/>
          <w:szCs w:val="24"/>
          <w:rtl/>
        </w:rPr>
        <w:t xml:space="preserve"> </w:t>
      </w:r>
      <w:r w:rsidRPr="004A719C">
        <w:rPr>
          <w:rFonts w:ascii="David" w:hAnsi="David" w:cs="David" w:hint="eastAsia"/>
          <w:sz w:val="24"/>
          <w:szCs w:val="24"/>
          <w:rtl/>
        </w:rPr>
        <w:t>כל</w:t>
      </w:r>
      <w:r w:rsidRPr="004A719C">
        <w:rPr>
          <w:rFonts w:ascii="David" w:hAnsi="David" w:cs="David"/>
          <w:sz w:val="24"/>
          <w:szCs w:val="24"/>
          <w:rtl/>
        </w:rPr>
        <w:t xml:space="preserve"> </w:t>
      </w:r>
      <w:r w:rsidRPr="004A719C">
        <w:rPr>
          <w:rFonts w:ascii="David" w:hAnsi="David" w:cs="David" w:hint="eastAsia"/>
          <w:sz w:val="24"/>
          <w:szCs w:val="24"/>
          <w:rtl/>
        </w:rPr>
        <w:t>העובדים</w:t>
      </w:r>
      <w:r w:rsidRPr="004A719C">
        <w:rPr>
          <w:rFonts w:ascii="David" w:hAnsi="David" w:cs="David"/>
          <w:sz w:val="24"/>
          <w:szCs w:val="24"/>
          <w:rtl/>
        </w:rPr>
        <w:t xml:space="preserve">, </w:t>
      </w:r>
      <w:r w:rsidRPr="004A719C">
        <w:rPr>
          <w:rFonts w:ascii="David" w:hAnsi="David" w:cs="David" w:hint="eastAsia"/>
          <w:sz w:val="24"/>
          <w:szCs w:val="24"/>
          <w:rtl/>
        </w:rPr>
        <w:t>המועסקים</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ידי</w:t>
      </w:r>
      <w:r w:rsidRPr="004A719C">
        <w:rPr>
          <w:rFonts w:ascii="David" w:hAnsi="David" w:cs="David"/>
          <w:sz w:val="24"/>
          <w:szCs w:val="24"/>
          <w:rtl/>
        </w:rPr>
        <w:t xml:space="preserve">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בגין</w:t>
      </w:r>
      <w:r w:rsidRPr="004A719C">
        <w:rPr>
          <w:rFonts w:ascii="David" w:hAnsi="David" w:cs="David"/>
          <w:sz w:val="24"/>
          <w:szCs w:val="24"/>
          <w:rtl/>
        </w:rPr>
        <w:t xml:space="preserve"> </w:t>
      </w:r>
      <w:r w:rsidRPr="004A719C">
        <w:rPr>
          <w:rFonts w:ascii="David" w:hAnsi="David" w:cs="David" w:hint="eastAsia"/>
          <w:sz w:val="24"/>
          <w:szCs w:val="24"/>
          <w:rtl/>
        </w:rPr>
        <w:t>פגיעה</w:t>
      </w:r>
      <w:r w:rsidRPr="004A719C">
        <w:rPr>
          <w:rFonts w:ascii="David" w:hAnsi="David" w:cs="David"/>
          <w:sz w:val="24"/>
          <w:szCs w:val="24"/>
          <w:rtl/>
        </w:rPr>
        <w:t xml:space="preserve"> </w:t>
      </w:r>
      <w:r w:rsidRPr="004A719C">
        <w:rPr>
          <w:rFonts w:ascii="David" w:hAnsi="David" w:cs="David" w:hint="eastAsia"/>
          <w:sz w:val="24"/>
          <w:szCs w:val="24"/>
          <w:rtl/>
        </w:rPr>
        <w:t>גופנית</w:t>
      </w:r>
      <w:r w:rsidRPr="004A719C">
        <w:rPr>
          <w:rFonts w:ascii="David" w:hAnsi="David" w:cs="David"/>
          <w:sz w:val="24"/>
          <w:szCs w:val="24"/>
          <w:rtl/>
        </w:rPr>
        <w:t xml:space="preserve"> </w:t>
      </w:r>
      <w:r w:rsidRPr="004A719C">
        <w:rPr>
          <w:rFonts w:ascii="David" w:hAnsi="David" w:cs="David" w:hint="eastAsia"/>
          <w:sz w:val="24"/>
          <w:szCs w:val="24"/>
          <w:rtl/>
        </w:rPr>
        <w:t>או</w:t>
      </w:r>
      <w:r w:rsidRPr="004A719C">
        <w:rPr>
          <w:rFonts w:ascii="David" w:hAnsi="David" w:cs="David"/>
          <w:sz w:val="24"/>
          <w:szCs w:val="24"/>
          <w:rtl/>
        </w:rPr>
        <w:t xml:space="preserve"> </w:t>
      </w:r>
      <w:r w:rsidRPr="004A719C">
        <w:rPr>
          <w:rFonts w:ascii="David" w:hAnsi="David" w:cs="David" w:hint="eastAsia"/>
          <w:sz w:val="24"/>
          <w:szCs w:val="24"/>
          <w:rtl/>
        </w:rPr>
        <w:t>מחלה</w:t>
      </w:r>
      <w:r w:rsidRPr="004A719C">
        <w:rPr>
          <w:rFonts w:ascii="David" w:hAnsi="David" w:cs="David"/>
          <w:sz w:val="24"/>
          <w:szCs w:val="24"/>
          <w:rtl/>
        </w:rPr>
        <w:t xml:space="preserve"> </w:t>
      </w:r>
      <w:r w:rsidRPr="004A719C">
        <w:rPr>
          <w:rFonts w:ascii="David" w:hAnsi="David" w:cs="David" w:hint="eastAsia"/>
          <w:sz w:val="24"/>
          <w:szCs w:val="24"/>
          <w:rtl/>
        </w:rPr>
        <w:t>העלולים</w:t>
      </w:r>
      <w:r w:rsidRPr="004A719C">
        <w:rPr>
          <w:rFonts w:ascii="David" w:hAnsi="David" w:cs="David"/>
          <w:sz w:val="24"/>
          <w:szCs w:val="24"/>
          <w:rtl/>
        </w:rPr>
        <w:t xml:space="preserve"> </w:t>
      </w:r>
      <w:r w:rsidRPr="004A719C">
        <w:rPr>
          <w:rFonts w:ascii="David" w:hAnsi="David" w:cs="David" w:hint="eastAsia"/>
          <w:sz w:val="24"/>
          <w:szCs w:val="24"/>
          <w:rtl/>
        </w:rPr>
        <w:t>להגרם</w:t>
      </w:r>
      <w:r w:rsidRPr="004A719C">
        <w:rPr>
          <w:rFonts w:ascii="David" w:hAnsi="David" w:cs="David"/>
          <w:sz w:val="24"/>
          <w:szCs w:val="24"/>
          <w:rtl/>
        </w:rPr>
        <w:t xml:space="preserve"> </w:t>
      </w:r>
      <w:r w:rsidRPr="004A719C">
        <w:rPr>
          <w:rFonts w:ascii="David" w:hAnsi="David" w:cs="David" w:hint="eastAsia"/>
          <w:sz w:val="24"/>
          <w:szCs w:val="24"/>
          <w:rtl/>
        </w:rPr>
        <w:t>למי</w:t>
      </w:r>
      <w:r w:rsidRPr="004A719C">
        <w:rPr>
          <w:rFonts w:ascii="David" w:hAnsi="David" w:cs="David"/>
          <w:sz w:val="24"/>
          <w:szCs w:val="24"/>
          <w:rtl/>
        </w:rPr>
        <w:t xml:space="preserve"> </w:t>
      </w:r>
      <w:r w:rsidRPr="004A719C">
        <w:rPr>
          <w:rFonts w:ascii="David" w:hAnsi="David" w:cs="David" w:hint="eastAsia"/>
          <w:sz w:val="24"/>
          <w:szCs w:val="24"/>
          <w:rtl/>
        </w:rPr>
        <w:t>מהם</w:t>
      </w:r>
      <w:r w:rsidRPr="004A719C">
        <w:rPr>
          <w:rFonts w:ascii="David" w:hAnsi="David" w:cs="David"/>
          <w:sz w:val="24"/>
          <w:szCs w:val="24"/>
          <w:rtl/>
        </w:rPr>
        <w:t xml:space="preserve"> </w:t>
      </w:r>
      <w:r w:rsidRPr="004A719C">
        <w:rPr>
          <w:rFonts w:ascii="David" w:hAnsi="David" w:cs="David" w:hint="eastAsia"/>
          <w:sz w:val="24"/>
          <w:szCs w:val="24"/>
          <w:rtl/>
        </w:rPr>
        <w:t>תוך</w:t>
      </w:r>
      <w:r w:rsidRPr="004A719C">
        <w:rPr>
          <w:rFonts w:ascii="David" w:hAnsi="David" w:cs="David"/>
          <w:sz w:val="24"/>
          <w:szCs w:val="24"/>
          <w:rtl/>
        </w:rPr>
        <w:t xml:space="preserve"> </w:t>
      </w:r>
      <w:r w:rsidRPr="004A719C">
        <w:rPr>
          <w:rFonts w:ascii="David" w:hAnsi="David" w:cs="David" w:hint="eastAsia"/>
          <w:sz w:val="24"/>
          <w:szCs w:val="24"/>
          <w:rtl/>
        </w:rPr>
        <w:t>כדי</w:t>
      </w:r>
      <w:r w:rsidRPr="004A719C">
        <w:rPr>
          <w:rFonts w:ascii="David" w:hAnsi="David" w:cs="David"/>
          <w:sz w:val="24"/>
          <w:szCs w:val="24"/>
          <w:rtl/>
        </w:rPr>
        <w:t xml:space="preserve"> </w:t>
      </w:r>
      <w:r w:rsidRPr="004A719C">
        <w:rPr>
          <w:rFonts w:ascii="David" w:hAnsi="David" w:cs="David" w:hint="eastAsia"/>
          <w:sz w:val="24"/>
          <w:szCs w:val="24"/>
          <w:rtl/>
        </w:rPr>
        <w:t>ועקב</w:t>
      </w:r>
      <w:r w:rsidRPr="004A719C">
        <w:rPr>
          <w:rFonts w:ascii="David" w:hAnsi="David" w:cs="David"/>
          <w:sz w:val="24"/>
          <w:szCs w:val="24"/>
          <w:rtl/>
        </w:rPr>
        <w:t xml:space="preserve"> </w:t>
      </w:r>
      <w:r w:rsidRPr="004A719C">
        <w:rPr>
          <w:rFonts w:ascii="David" w:hAnsi="David" w:cs="David" w:hint="eastAsia"/>
          <w:sz w:val="24"/>
          <w:szCs w:val="24"/>
          <w:rtl/>
        </w:rPr>
        <w:t>העסקתם</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פי</w:t>
      </w:r>
      <w:r w:rsidRPr="004A719C">
        <w:rPr>
          <w:rFonts w:ascii="David" w:hAnsi="David" w:cs="David"/>
          <w:sz w:val="24"/>
          <w:szCs w:val="24"/>
          <w:rtl/>
        </w:rPr>
        <w:t xml:space="preserve"> </w:t>
      </w:r>
      <w:r w:rsidRPr="004A719C">
        <w:rPr>
          <w:rFonts w:ascii="David" w:hAnsi="David" w:cs="David" w:hint="eastAsia"/>
          <w:sz w:val="24"/>
          <w:szCs w:val="24"/>
          <w:rtl/>
        </w:rPr>
        <w:t>ההסכם</w:t>
      </w:r>
      <w:r w:rsidRPr="004A719C">
        <w:rPr>
          <w:rFonts w:ascii="David" w:hAnsi="David" w:cs="David"/>
          <w:sz w:val="24"/>
          <w:szCs w:val="24"/>
          <w:rtl/>
        </w:rPr>
        <w:t xml:space="preserve"> </w:t>
      </w:r>
      <w:r w:rsidRPr="004A719C">
        <w:rPr>
          <w:rFonts w:ascii="David" w:hAnsi="David" w:cs="David" w:hint="eastAsia"/>
          <w:sz w:val="24"/>
          <w:szCs w:val="24"/>
          <w:rtl/>
        </w:rPr>
        <w:t>ב</w:t>
      </w:r>
      <w:r w:rsidRPr="004A719C">
        <w:rPr>
          <w:rFonts w:ascii="David" w:hAnsi="David" w:cs="David"/>
          <w:sz w:val="24"/>
          <w:szCs w:val="24"/>
          <w:rtl/>
        </w:rPr>
        <w:t xml:space="preserve">גבול האחריות </w:t>
      </w:r>
      <w:r w:rsidRPr="004A719C">
        <w:rPr>
          <w:rFonts w:ascii="David" w:hAnsi="David" w:cs="David" w:hint="eastAsia"/>
          <w:sz w:val="24"/>
          <w:szCs w:val="24"/>
          <w:rtl/>
        </w:rPr>
        <w:t>ש</w:t>
      </w:r>
      <w:r w:rsidRPr="004A719C">
        <w:rPr>
          <w:rFonts w:ascii="David" w:hAnsi="David" w:cs="David"/>
          <w:sz w:val="24"/>
          <w:szCs w:val="24"/>
          <w:rtl/>
        </w:rPr>
        <w:t xml:space="preserve">אינו </w:t>
      </w:r>
      <w:r w:rsidRPr="004A719C">
        <w:rPr>
          <w:rFonts w:ascii="David" w:hAnsi="David" w:cs="David" w:hint="eastAsia"/>
          <w:sz w:val="24"/>
          <w:szCs w:val="24"/>
          <w:rtl/>
        </w:rPr>
        <w:t>נופל</w:t>
      </w:r>
      <w:r w:rsidRPr="004A719C">
        <w:rPr>
          <w:rFonts w:ascii="David" w:hAnsi="David" w:cs="David"/>
          <w:sz w:val="24"/>
          <w:szCs w:val="24"/>
          <w:rtl/>
        </w:rPr>
        <w:t xml:space="preserve"> מ-20,000,000 </w:t>
      </w:r>
      <w:r w:rsidRPr="004A719C">
        <w:rPr>
          <w:rFonts w:ascii="David" w:hAnsi="David" w:cs="David" w:hint="eastAsia"/>
          <w:sz w:val="24"/>
          <w:szCs w:val="24"/>
          <w:rtl/>
        </w:rPr>
        <w:t>₪</w:t>
      </w:r>
      <w:r w:rsidRPr="004A719C">
        <w:rPr>
          <w:rFonts w:ascii="David" w:hAnsi="David" w:cs="David"/>
          <w:sz w:val="24"/>
          <w:szCs w:val="24"/>
          <w:rtl/>
        </w:rPr>
        <w:t xml:space="preserve">  (</w:t>
      </w:r>
      <w:r w:rsidRPr="004A719C">
        <w:rPr>
          <w:rFonts w:ascii="David" w:hAnsi="David" w:cs="David" w:hint="eastAsia"/>
          <w:sz w:val="24"/>
          <w:szCs w:val="24"/>
          <w:rtl/>
        </w:rPr>
        <w:t>עשרים</w:t>
      </w:r>
      <w:r w:rsidRPr="004A719C">
        <w:rPr>
          <w:rFonts w:ascii="David" w:hAnsi="David" w:cs="David"/>
          <w:sz w:val="24"/>
          <w:szCs w:val="24"/>
          <w:rtl/>
        </w:rPr>
        <w:t xml:space="preserve"> מ</w:t>
      </w:r>
      <w:r w:rsidRPr="004A719C">
        <w:rPr>
          <w:rFonts w:ascii="David" w:hAnsi="David" w:cs="David" w:hint="eastAsia"/>
          <w:sz w:val="24"/>
          <w:szCs w:val="24"/>
          <w:rtl/>
        </w:rPr>
        <w:t>י</w:t>
      </w:r>
      <w:r w:rsidRPr="004A719C">
        <w:rPr>
          <w:rFonts w:ascii="David" w:hAnsi="David" w:cs="David"/>
          <w:sz w:val="24"/>
          <w:szCs w:val="24"/>
          <w:rtl/>
        </w:rPr>
        <w:t xml:space="preserve">ליון </w:t>
      </w:r>
      <w:r w:rsidRPr="004A719C">
        <w:rPr>
          <w:rFonts w:ascii="David" w:hAnsi="David" w:cs="David" w:hint="eastAsia"/>
          <w:sz w:val="24"/>
          <w:szCs w:val="24"/>
          <w:rtl/>
        </w:rPr>
        <w:t>₪</w:t>
      </w:r>
      <w:r w:rsidRPr="004A719C">
        <w:rPr>
          <w:rFonts w:ascii="David" w:hAnsi="David" w:cs="David"/>
          <w:sz w:val="24"/>
          <w:szCs w:val="24"/>
          <w:rtl/>
        </w:rPr>
        <w:t xml:space="preserve"> ) לעובד אחד, לא</w:t>
      </w:r>
      <w:r w:rsidRPr="004A719C">
        <w:rPr>
          <w:rFonts w:ascii="David" w:hAnsi="David" w:cs="David" w:hint="eastAsia"/>
          <w:sz w:val="24"/>
          <w:szCs w:val="24"/>
          <w:rtl/>
        </w:rPr>
        <w:t>י</w:t>
      </w:r>
      <w:r w:rsidRPr="004A719C">
        <w:rPr>
          <w:rFonts w:ascii="David" w:hAnsi="David" w:cs="David"/>
          <w:sz w:val="24"/>
          <w:szCs w:val="24"/>
          <w:rtl/>
        </w:rPr>
        <w:t>רוע ובסה"כ לתקופת ביטוח שנתית.</w:t>
      </w:r>
    </w:p>
    <w:p w14:paraId="51EB121C"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 xml:space="preserve">ביטוח זה לא יכלול כל הגבלה בדבר עבודות בגובה ובעומק, שעות עבודה, קבלנים, קבלני משנה ועובדיהם, </w:t>
      </w:r>
      <w:r w:rsidRPr="004A719C">
        <w:rPr>
          <w:rFonts w:ascii="David" w:hAnsi="David" w:cs="David" w:hint="eastAsia"/>
          <w:sz w:val="24"/>
          <w:szCs w:val="24"/>
          <w:rtl/>
        </w:rPr>
        <w:t>שימוש</w:t>
      </w:r>
      <w:r w:rsidRPr="004A719C">
        <w:rPr>
          <w:rFonts w:ascii="David" w:hAnsi="David" w:cs="David"/>
          <w:sz w:val="24"/>
          <w:szCs w:val="24"/>
          <w:rtl/>
        </w:rPr>
        <w:t xml:space="preserve"> </w:t>
      </w:r>
      <w:r w:rsidRPr="004A719C">
        <w:rPr>
          <w:rFonts w:ascii="David" w:hAnsi="David" w:cs="David" w:hint="eastAsia"/>
          <w:sz w:val="24"/>
          <w:szCs w:val="24"/>
          <w:rtl/>
        </w:rPr>
        <w:t>במנופים</w:t>
      </w:r>
      <w:r w:rsidRPr="004A719C">
        <w:rPr>
          <w:rFonts w:ascii="David" w:hAnsi="David" w:cs="David"/>
          <w:sz w:val="24"/>
          <w:szCs w:val="24"/>
          <w:rtl/>
        </w:rPr>
        <w:t xml:space="preserve"> </w:t>
      </w:r>
      <w:r w:rsidRPr="004A719C">
        <w:rPr>
          <w:rFonts w:ascii="David" w:hAnsi="David" w:cs="David" w:hint="eastAsia"/>
          <w:sz w:val="24"/>
          <w:szCs w:val="24"/>
          <w:rtl/>
        </w:rPr>
        <w:t>ו</w:t>
      </w:r>
      <w:r w:rsidRPr="004A719C">
        <w:rPr>
          <w:rFonts w:ascii="David" w:hAnsi="David" w:cs="David"/>
          <w:sz w:val="24"/>
          <w:szCs w:val="24"/>
          <w:rtl/>
        </w:rPr>
        <w:t xml:space="preserve">/או </w:t>
      </w:r>
      <w:r w:rsidRPr="004A719C">
        <w:rPr>
          <w:rFonts w:ascii="David" w:hAnsi="David" w:cs="David" w:hint="eastAsia"/>
          <w:sz w:val="24"/>
          <w:szCs w:val="24"/>
          <w:rtl/>
        </w:rPr>
        <w:t>במכונות</w:t>
      </w:r>
      <w:r w:rsidRPr="004A719C">
        <w:rPr>
          <w:rFonts w:ascii="David" w:hAnsi="David" w:cs="David"/>
          <w:sz w:val="24"/>
          <w:szCs w:val="24"/>
          <w:rtl/>
        </w:rPr>
        <w:t xml:space="preserve"> </w:t>
      </w:r>
      <w:r w:rsidRPr="004A719C">
        <w:rPr>
          <w:rFonts w:ascii="David" w:hAnsi="David" w:cs="David" w:hint="eastAsia"/>
          <w:sz w:val="24"/>
          <w:szCs w:val="24"/>
          <w:rtl/>
        </w:rPr>
        <w:t>הרמה</w:t>
      </w:r>
      <w:r w:rsidRPr="004A719C">
        <w:rPr>
          <w:rFonts w:ascii="David" w:hAnsi="David" w:cs="David"/>
          <w:sz w:val="24"/>
          <w:szCs w:val="24"/>
          <w:rtl/>
        </w:rPr>
        <w:t xml:space="preserve">,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בגובה</w:t>
      </w:r>
      <w:r w:rsidRPr="004A719C">
        <w:rPr>
          <w:rFonts w:ascii="David" w:hAnsi="David" w:cs="David"/>
          <w:sz w:val="24"/>
          <w:szCs w:val="24"/>
          <w:rtl/>
        </w:rPr>
        <w:t>, פ</w:t>
      </w:r>
      <w:r w:rsidRPr="004A719C">
        <w:rPr>
          <w:rFonts w:ascii="David" w:hAnsi="David" w:cs="David" w:hint="eastAsia"/>
          <w:sz w:val="24"/>
          <w:szCs w:val="24"/>
          <w:rtl/>
        </w:rPr>
        <w:t>י</w:t>
      </w:r>
      <w:r w:rsidRPr="004A719C">
        <w:rPr>
          <w:rFonts w:ascii="David" w:hAnsi="David" w:cs="David"/>
          <w:sz w:val="24"/>
          <w:szCs w:val="24"/>
          <w:rtl/>
        </w:rPr>
        <w:t>תיונות ורעלים וכן בדבר העסקת נוער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חוץ</w:t>
      </w:r>
      <w:r w:rsidRPr="004A719C">
        <w:rPr>
          <w:rFonts w:ascii="David" w:hAnsi="David" w:cs="David"/>
          <w:sz w:val="24"/>
          <w:szCs w:val="24"/>
          <w:rtl/>
        </w:rPr>
        <w:t xml:space="preserve">. הביטוח </w:t>
      </w:r>
      <w:r w:rsidRPr="004A719C">
        <w:rPr>
          <w:rFonts w:ascii="David" w:hAnsi="David" w:cs="David" w:hint="eastAsia"/>
          <w:sz w:val="24"/>
          <w:szCs w:val="24"/>
          <w:rtl/>
        </w:rPr>
        <w:t>מ</w:t>
      </w:r>
      <w:r w:rsidRPr="004A719C">
        <w:rPr>
          <w:rFonts w:ascii="David" w:hAnsi="David" w:cs="David"/>
          <w:sz w:val="24"/>
          <w:szCs w:val="24"/>
          <w:rtl/>
        </w:rPr>
        <w:t xml:space="preserve">ורחב לשפות את </w:t>
      </w:r>
      <w:r w:rsidRPr="004A719C">
        <w:rPr>
          <w:rFonts w:ascii="David" w:hAnsi="David" w:cs="David" w:hint="eastAsia"/>
          <w:sz w:val="24"/>
          <w:szCs w:val="24"/>
          <w:rtl/>
        </w:rPr>
        <w:t>המזמין</w:t>
      </w:r>
      <w:r w:rsidRPr="004A719C">
        <w:rPr>
          <w:rFonts w:ascii="David" w:hAnsi="David" w:cs="David"/>
          <w:sz w:val="24"/>
          <w:szCs w:val="24"/>
          <w:rtl/>
        </w:rPr>
        <w:t xml:space="preserve"> היה </w:t>
      </w:r>
      <w:r w:rsidRPr="004A719C">
        <w:rPr>
          <w:rFonts w:ascii="David" w:hAnsi="David" w:cs="David" w:hint="eastAsia"/>
          <w:sz w:val="24"/>
          <w:szCs w:val="24"/>
          <w:rtl/>
        </w:rPr>
        <w:t>ונטען</w:t>
      </w:r>
      <w:r w:rsidRPr="004A719C">
        <w:rPr>
          <w:rFonts w:ascii="David" w:hAnsi="David" w:cs="David"/>
          <w:sz w:val="24"/>
          <w:szCs w:val="24"/>
        </w:rPr>
        <w:t xml:space="preserve"> </w:t>
      </w:r>
      <w:r w:rsidRPr="004A719C">
        <w:rPr>
          <w:rFonts w:ascii="David" w:hAnsi="David" w:cs="David"/>
          <w:sz w:val="24"/>
          <w:szCs w:val="24"/>
          <w:rtl/>
        </w:rPr>
        <w:t xml:space="preserve">לעניין קרות תאונת עבודה </w:t>
      </w:r>
      <w:r w:rsidRPr="004A719C">
        <w:rPr>
          <w:rFonts w:ascii="David" w:hAnsi="David" w:cs="David" w:hint="eastAsia"/>
          <w:sz w:val="24"/>
          <w:szCs w:val="24"/>
          <w:rtl/>
        </w:rPr>
        <w:t>ו</w:t>
      </w:r>
      <w:r w:rsidRPr="004A719C">
        <w:rPr>
          <w:rFonts w:ascii="David" w:hAnsi="David" w:cs="David"/>
          <w:sz w:val="24"/>
          <w:szCs w:val="24"/>
          <w:rtl/>
        </w:rPr>
        <w:t xml:space="preserve">/או מחלה </w:t>
      </w:r>
      <w:r w:rsidRPr="004A719C">
        <w:rPr>
          <w:rFonts w:ascii="David" w:hAnsi="David" w:cs="David" w:hint="eastAsia"/>
          <w:sz w:val="24"/>
          <w:szCs w:val="24"/>
          <w:rtl/>
        </w:rPr>
        <w:t>כלשהי</w:t>
      </w:r>
      <w:r w:rsidRPr="004A719C">
        <w:rPr>
          <w:rFonts w:ascii="David" w:hAnsi="David" w:cs="David"/>
          <w:sz w:val="24"/>
          <w:szCs w:val="24"/>
        </w:rPr>
        <w:t xml:space="preserve"> </w:t>
      </w:r>
      <w:r w:rsidRPr="004A719C">
        <w:rPr>
          <w:rFonts w:ascii="David" w:hAnsi="David" w:cs="David"/>
          <w:sz w:val="24"/>
          <w:szCs w:val="24"/>
          <w:rtl/>
        </w:rPr>
        <w:t>כי ה</w:t>
      </w:r>
      <w:r w:rsidRPr="004A719C">
        <w:rPr>
          <w:rFonts w:ascii="David" w:hAnsi="David" w:cs="David" w:hint="eastAsia"/>
          <w:sz w:val="24"/>
          <w:szCs w:val="24"/>
          <w:rtl/>
        </w:rPr>
        <w:t>וא</w:t>
      </w:r>
      <w:r w:rsidRPr="004A719C">
        <w:rPr>
          <w:rFonts w:ascii="David" w:hAnsi="David" w:cs="David"/>
          <w:sz w:val="24"/>
          <w:szCs w:val="24"/>
          <w:rtl/>
        </w:rPr>
        <w:t xml:space="preserve"> נושא בחובות מעביד כלשהם כלפי מי </w:t>
      </w:r>
      <w:r w:rsidRPr="004A719C">
        <w:rPr>
          <w:rFonts w:ascii="David" w:hAnsi="David" w:cs="David" w:hint="eastAsia"/>
          <w:sz w:val="24"/>
          <w:szCs w:val="24"/>
          <w:rtl/>
        </w:rPr>
        <w:t>מעובדי</w:t>
      </w:r>
      <w:r w:rsidRPr="004A719C">
        <w:rPr>
          <w:rFonts w:ascii="David" w:hAnsi="David" w:cs="David"/>
          <w:sz w:val="24"/>
          <w:szCs w:val="24"/>
          <w:rtl/>
        </w:rPr>
        <w:t xml:space="preserve"> </w:t>
      </w:r>
      <w:r w:rsidRPr="004A719C">
        <w:rPr>
          <w:rFonts w:ascii="David" w:hAnsi="David" w:cs="David" w:hint="eastAsia"/>
          <w:sz w:val="24"/>
          <w:szCs w:val="24"/>
          <w:rtl/>
        </w:rPr>
        <w:t>היועץ</w:t>
      </w:r>
      <w:r w:rsidRPr="004A719C">
        <w:rPr>
          <w:rFonts w:ascii="David" w:hAnsi="David" w:cs="David"/>
          <w:sz w:val="24"/>
          <w:szCs w:val="24"/>
          <w:rtl/>
        </w:rPr>
        <w:t>.</w:t>
      </w:r>
      <w:r w:rsidRPr="004A719C">
        <w:rPr>
          <w:rFonts w:ascii="David" w:hAnsi="David" w:cs="David"/>
          <w:sz w:val="24"/>
          <w:szCs w:val="24"/>
          <w:rtl/>
        </w:rPr>
        <w:tab/>
      </w:r>
      <w:r w:rsidRPr="004A719C">
        <w:rPr>
          <w:rFonts w:ascii="David" w:hAnsi="David" w:cs="David"/>
          <w:sz w:val="24"/>
          <w:szCs w:val="24"/>
          <w:rtl/>
        </w:rPr>
        <w:br/>
      </w:r>
    </w:p>
    <w:p w14:paraId="4222AF69"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3</w:t>
      </w:r>
      <w:r w:rsidRPr="004A719C">
        <w:rPr>
          <w:rFonts w:ascii="David" w:hAnsi="David" w:cs="David"/>
          <w:sz w:val="24"/>
          <w:szCs w:val="24"/>
          <w:rtl/>
        </w:rPr>
        <w:tab/>
      </w:r>
      <w:r w:rsidRPr="004A719C">
        <w:rPr>
          <w:rFonts w:ascii="David" w:hAnsi="David" w:cs="David"/>
          <w:b/>
          <w:bCs/>
          <w:sz w:val="24"/>
          <w:szCs w:val="24"/>
          <w:rtl/>
        </w:rPr>
        <w:t>ביטוח אחריות כלפי צד שלישי</w:t>
      </w:r>
      <w:r w:rsidRPr="004A719C">
        <w:rPr>
          <w:rFonts w:ascii="David" w:hAnsi="David" w:cs="David"/>
          <w:sz w:val="24"/>
          <w:szCs w:val="24"/>
          <w:rtl/>
        </w:rPr>
        <w:t xml:space="preserve"> </w:t>
      </w:r>
      <w:r w:rsidRPr="004A719C">
        <w:rPr>
          <w:rFonts w:ascii="David" w:hAnsi="David" w:cs="David" w:hint="eastAsia"/>
          <w:sz w:val="24"/>
          <w:szCs w:val="24"/>
          <w:rtl/>
        </w:rPr>
        <w:t>המבטח</w:t>
      </w:r>
      <w:r w:rsidRPr="004A719C">
        <w:rPr>
          <w:rFonts w:ascii="David" w:hAnsi="David" w:cs="David"/>
          <w:sz w:val="24"/>
          <w:szCs w:val="24"/>
          <w:rtl/>
        </w:rPr>
        <w:t xml:space="preserve"> </w:t>
      </w:r>
      <w:r w:rsidRPr="004A719C">
        <w:rPr>
          <w:rFonts w:ascii="David" w:hAnsi="David" w:cs="David" w:hint="eastAsia"/>
          <w:sz w:val="24"/>
          <w:szCs w:val="24"/>
          <w:rtl/>
        </w:rPr>
        <w:t>את</w:t>
      </w:r>
      <w:r w:rsidRPr="004A719C">
        <w:rPr>
          <w:rFonts w:ascii="David" w:hAnsi="David" w:cs="David"/>
          <w:sz w:val="24"/>
          <w:szCs w:val="24"/>
          <w:rtl/>
        </w:rPr>
        <w:t xml:space="preserve"> חבות </w:t>
      </w:r>
      <w:r w:rsidRPr="004A719C">
        <w:rPr>
          <w:rFonts w:ascii="David" w:hAnsi="David" w:cs="David" w:hint="eastAsia"/>
          <w:sz w:val="24"/>
          <w:szCs w:val="24"/>
          <w:rtl/>
        </w:rPr>
        <w:t>היועץ</w:t>
      </w:r>
      <w:r w:rsidRPr="004A719C">
        <w:rPr>
          <w:rFonts w:ascii="David" w:hAnsi="David" w:cs="David"/>
          <w:sz w:val="24"/>
          <w:szCs w:val="24"/>
          <w:rtl/>
        </w:rPr>
        <w:t xml:space="preserve"> על פי דין בגבול אחריות שלא יפחת מ- 4,000,000 </w:t>
      </w:r>
      <w:r w:rsidRPr="004A719C">
        <w:rPr>
          <w:rFonts w:ascii="David" w:hAnsi="David" w:cs="David" w:hint="eastAsia"/>
          <w:sz w:val="24"/>
          <w:szCs w:val="24"/>
          <w:rtl/>
        </w:rPr>
        <w:t>₪</w:t>
      </w:r>
      <w:r w:rsidRPr="004A719C">
        <w:rPr>
          <w:rFonts w:ascii="David" w:hAnsi="David" w:cs="David"/>
          <w:sz w:val="24"/>
          <w:szCs w:val="24"/>
          <w:rtl/>
        </w:rPr>
        <w:t xml:space="preserve"> (ארבעה </w:t>
      </w:r>
      <w:r w:rsidRPr="004A719C">
        <w:rPr>
          <w:rFonts w:ascii="David" w:hAnsi="David" w:cs="David" w:hint="eastAsia"/>
          <w:sz w:val="24"/>
          <w:szCs w:val="24"/>
          <w:rtl/>
        </w:rPr>
        <w:t>מיליון</w:t>
      </w:r>
      <w:r w:rsidRPr="004A719C">
        <w:rPr>
          <w:rFonts w:ascii="David" w:hAnsi="David" w:cs="David"/>
          <w:sz w:val="24"/>
          <w:szCs w:val="24"/>
          <w:rtl/>
        </w:rPr>
        <w:t xml:space="preserve"> </w:t>
      </w:r>
      <w:r w:rsidRPr="004A719C">
        <w:rPr>
          <w:rFonts w:ascii="David" w:hAnsi="David" w:cs="David" w:hint="eastAsia"/>
          <w:sz w:val="24"/>
          <w:szCs w:val="24"/>
          <w:rtl/>
        </w:rPr>
        <w:t>₪</w:t>
      </w:r>
      <w:r w:rsidRPr="004A719C">
        <w:rPr>
          <w:rFonts w:ascii="David" w:hAnsi="David" w:cs="David"/>
          <w:sz w:val="24"/>
          <w:szCs w:val="24"/>
          <w:rtl/>
        </w:rPr>
        <w:t>) למקרה ולתקופת ביטוח שנתית, בגין א</w:t>
      </w:r>
      <w:r w:rsidRPr="004A719C">
        <w:rPr>
          <w:rFonts w:ascii="David" w:hAnsi="David" w:cs="David" w:hint="eastAsia"/>
          <w:sz w:val="24"/>
          <w:szCs w:val="24"/>
          <w:rtl/>
        </w:rPr>
        <w:t>י</w:t>
      </w:r>
      <w:r w:rsidRPr="004A719C">
        <w:rPr>
          <w:rFonts w:ascii="David" w:hAnsi="David" w:cs="David"/>
          <w:sz w:val="24"/>
          <w:szCs w:val="24"/>
          <w:rtl/>
        </w:rPr>
        <w:t>רועים הנובעים במישרין ו/או בעקיפין מפעולותיו של היועץ ו/או כל מי שפועל מטעמו וכל הבאים מכוחו ויחול על כל אובדן ו/או נזק לגוף ו/או לרכוש.</w:t>
      </w:r>
    </w:p>
    <w:p w14:paraId="47B036EC"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r>
      <w:r w:rsidRPr="004A719C">
        <w:rPr>
          <w:rFonts w:ascii="David" w:hAnsi="David" w:cs="David" w:hint="eastAsia"/>
          <w:sz w:val="24"/>
          <w:szCs w:val="24"/>
          <w:rtl/>
        </w:rPr>
        <w:t>ביטוח</w:t>
      </w:r>
      <w:r w:rsidRPr="004A719C">
        <w:rPr>
          <w:rFonts w:ascii="David" w:hAnsi="David" w:cs="David"/>
          <w:sz w:val="24"/>
          <w:szCs w:val="24"/>
          <w:rtl/>
        </w:rPr>
        <w:t xml:space="preserve"> זה לא כפוף לכל הגבלה בדבר חבות הנובעת מאש, התפוצצות, בהלה, מכשירי הרמה, </w:t>
      </w:r>
      <w:r w:rsidRPr="004A719C">
        <w:rPr>
          <w:rFonts w:ascii="David" w:hAnsi="David" w:cs="David" w:hint="eastAsia"/>
          <w:sz w:val="24"/>
          <w:szCs w:val="24"/>
          <w:rtl/>
        </w:rPr>
        <w:t>חבות</w:t>
      </w:r>
      <w:r w:rsidRPr="004A719C">
        <w:rPr>
          <w:rFonts w:ascii="David" w:hAnsi="David" w:cs="David"/>
          <w:sz w:val="24"/>
          <w:szCs w:val="24"/>
        </w:rPr>
        <w:t xml:space="preserve"> </w:t>
      </w:r>
      <w:r w:rsidRPr="004A719C">
        <w:rPr>
          <w:rFonts w:ascii="David" w:hAnsi="David" w:cs="David"/>
          <w:sz w:val="24"/>
          <w:szCs w:val="24"/>
          <w:rtl/>
        </w:rPr>
        <w:t xml:space="preserve">בגין וכלפי קבלנים, קבלני </w:t>
      </w:r>
      <w:r w:rsidRPr="004A719C">
        <w:rPr>
          <w:rFonts w:ascii="David" w:hAnsi="David" w:cs="David" w:hint="eastAsia"/>
          <w:sz w:val="24"/>
          <w:szCs w:val="24"/>
          <w:rtl/>
        </w:rPr>
        <w:t>משנה</w:t>
      </w:r>
      <w:r w:rsidRPr="004A719C">
        <w:rPr>
          <w:rFonts w:ascii="David" w:hAnsi="David" w:cs="David"/>
          <w:sz w:val="24"/>
          <w:szCs w:val="24"/>
        </w:rPr>
        <w:t xml:space="preserve"> </w:t>
      </w:r>
      <w:r w:rsidRPr="004A719C">
        <w:rPr>
          <w:rFonts w:ascii="David" w:hAnsi="David" w:cs="David"/>
          <w:sz w:val="24"/>
          <w:szCs w:val="24"/>
          <w:rtl/>
        </w:rPr>
        <w:t xml:space="preserve">ועובדיהם, פריקה וטעינה, מתקנים סניטריים פגומים, הרעלה, כל דבר מזיק במאכל או משקה, שביתה והשבתה,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חוץ</w:t>
      </w:r>
      <w:r w:rsidRPr="004A719C">
        <w:rPr>
          <w:rFonts w:ascii="David" w:hAnsi="David" w:cs="David"/>
          <w:sz w:val="24"/>
          <w:szCs w:val="24"/>
          <w:rtl/>
        </w:rPr>
        <w:t xml:space="preserve">, וכן תביעות שיבוב מצד המוסד לביטוח לאומי. </w:t>
      </w:r>
      <w:r w:rsidRPr="004A719C">
        <w:rPr>
          <w:rFonts w:ascii="David" w:hAnsi="David" w:cs="David"/>
          <w:sz w:val="24"/>
          <w:szCs w:val="24"/>
          <w:rtl/>
        </w:rPr>
        <w:br/>
      </w:r>
      <w:r w:rsidRPr="004A719C">
        <w:rPr>
          <w:rFonts w:ascii="David" w:hAnsi="David" w:cs="David" w:hint="eastAsia"/>
          <w:sz w:val="24"/>
          <w:szCs w:val="24"/>
          <w:rtl/>
        </w:rPr>
        <w:t>הביטוח</w:t>
      </w:r>
      <w:r w:rsidRPr="004A719C">
        <w:rPr>
          <w:rFonts w:ascii="David" w:hAnsi="David" w:cs="David"/>
          <w:sz w:val="24"/>
          <w:szCs w:val="24"/>
          <w:rtl/>
        </w:rPr>
        <w:t xml:space="preserve"> </w:t>
      </w:r>
      <w:r w:rsidRPr="004A719C">
        <w:rPr>
          <w:rFonts w:ascii="David" w:hAnsi="David" w:cs="David" w:hint="eastAsia"/>
          <w:sz w:val="24"/>
          <w:szCs w:val="24"/>
          <w:rtl/>
        </w:rPr>
        <w:t>מ</w:t>
      </w:r>
      <w:r w:rsidRPr="004A719C">
        <w:rPr>
          <w:rFonts w:ascii="David" w:hAnsi="David" w:cs="David"/>
          <w:sz w:val="24"/>
          <w:szCs w:val="24"/>
          <w:rtl/>
        </w:rPr>
        <w:t>ורחב ל</w:t>
      </w:r>
      <w:r w:rsidRPr="004A719C">
        <w:rPr>
          <w:rFonts w:ascii="David" w:hAnsi="David" w:cs="David" w:hint="eastAsia"/>
          <w:sz w:val="24"/>
          <w:szCs w:val="24"/>
          <w:rtl/>
        </w:rPr>
        <w:t>שפות</w:t>
      </w:r>
      <w:r w:rsidRPr="004A719C">
        <w:rPr>
          <w:rFonts w:ascii="David" w:hAnsi="David" w:cs="David"/>
          <w:sz w:val="24"/>
          <w:szCs w:val="24"/>
          <w:rtl/>
        </w:rPr>
        <w:t xml:space="preserve"> את </w:t>
      </w:r>
      <w:r w:rsidRPr="004A719C">
        <w:rPr>
          <w:rFonts w:ascii="David" w:hAnsi="David" w:cs="David" w:hint="eastAsia"/>
          <w:sz w:val="24"/>
          <w:szCs w:val="24"/>
          <w:rtl/>
        </w:rPr>
        <w:t>המזמין</w:t>
      </w:r>
      <w:r w:rsidRPr="004A719C">
        <w:rPr>
          <w:rFonts w:ascii="David" w:hAnsi="David" w:cs="David"/>
          <w:sz w:val="24"/>
          <w:szCs w:val="24"/>
          <w:rtl/>
        </w:rPr>
        <w:t xml:space="preserve"> בגין אחריות</w:t>
      </w:r>
      <w:r w:rsidRPr="004A719C">
        <w:rPr>
          <w:rFonts w:ascii="David" w:hAnsi="David" w:cs="David" w:hint="eastAsia"/>
          <w:sz w:val="24"/>
          <w:szCs w:val="24"/>
          <w:rtl/>
        </w:rPr>
        <w:t>ו</w:t>
      </w:r>
      <w:r w:rsidRPr="004A719C">
        <w:rPr>
          <w:rFonts w:ascii="David" w:hAnsi="David" w:cs="David"/>
          <w:sz w:val="24"/>
          <w:szCs w:val="24"/>
          <w:rtl/>
        </w:rPr>
        <w:t xml:space="preserve"> למעשי ו/או מחדלי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w:t>
      </w:r>
      <w:r w:rsidRPr="004A719C">
        <w:rPr>
          <w:rFonts w:ascii="David" w:hAnsi="David" w:cs="David" w:hint="eastAsia"/>
          <w:sz w:val="24"/>
          <w:szCs w:val="24"/>
          <w:rtl/>
        </w:rPr>
        <w:t>מטעמו</w:t>
      </w:r>
      <w:r w:rsidRPr="004A719C">
        <w:rPr>
          <w:rFonts w:ascii="David" w:hAnsi="David" w:cs="David"/>
          <w:sz w:val="24"/>
          <w:szCs w:val="24"/>
          <w:rtl/>
        </w:rPr>
        <w:t>, וזאת בכפוף לסעיף אחריות צולבת לפי נחשב הביטוח כאילו נערך בנפרד עבור כל אחד מיחידי המבוטח.  רכוש המזמין ייחשב כרכוש צד שלישי.</w:t>
      </w:r>
    </w:p>
    <w:p w14:paraId="4E37C52A"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Pr>
      </w:pPr>
      <w:r w:rsidRPr="004A719C">
        <w:rPr>
          <w:rFonts w:ascii="David" w:hAnsi="David" w:cs="David"/>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C93B665"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tl/>
        </w:rPr>
      </w:pPr>
      <w:r w:rsidRPr="004A719C">
        <w:rPr>
          <w:rFonts w:ascii="David" w:hAnsi="David" w:cs="David" w:hint="eastAsia"/>
          <w:sz w:val="24"/>
          <w:szCs w:val="24"/>
          <w:rtl/>
        </w:rPr>
        <w:t>הפוליסה</w:t>
      </w:r>
      <w:r w:rsidRPr="004A719C">
        <w:rPr>
          <w:rFonts w:ascii="David" w:hAnsi="David" w:cs="David"/>
          <w:sz w:val="24"/>
          <w:szCs w:val="24"/>
          <w:rtl/>
        </w:rPr>
        <w:t xml:space="preserve"> </w:t>
      </w:r>
      <w:r w:rsidRPr="004A719C">
        <w:rPr>
          <w:rFonts w:ascii="David" w:hAnsi="David" w:cs="David" w:hint="eastAsia"/>
          <w:sz w:val="24"/>
          <w:szCs w:val="24"/>
          <w:rtl/>
        </w:rPr>
        <w:t>תכלולנה</w:t>
      </w:r>
      <w:r w:rsidRPr="004A719C">
        <w:rPr>
          <w:rFonts w:ascii="David" w:hAnsi="David" w:cs="David"/>
          <w:sz w:val="24"/>
          <w:szCs w:val="24"/>
          <w:rtl/>
        </w:rPr>
        <w:t xml:space="preserve"> </w:t>
      </w:r>
      <w:r w:rsidRPr="004A719C">
        <w:rPr>
          <w:rFonts w:ascii="David" w:hAnsi="David" w:cs="David" w:hint="eastAsia"/>
          <w:sz w:val="24"/>
          <w:szCs w:val="24"/>
          <w:rtl/>
        </w:rPr>
        <w:t>התחייבות</w:t>
      </w:r>
      <w:r w:rsidRPr="004A719C">
        <w:rPr>
          <w:rFonts w:ascii="David" w:hAnsi="David" w:cs="David"/>
          <w:sz w:val="24"/>
          <w:szCs w:val="24"/>
          <w:rtl/>
        </w:rPr>
        <w:t xml:space="preserve"> </w:t>
      </w:r>
      <w:r w:rsidRPr="004A719C">
        <w:rPr>
          <w:rFonts w:ascii="David" w:hAnsi="David" w:cs="David" w:hint="eastAsia"/>
          <w:sz w:val="24"/>
          <w:szCs w:val="24"/>
          <w:rtl/>
        </w:rPr>
        <w:t>לוויתור</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זכות</w:t>
      </w:r>
      <w:r w:rsidRPr="004A719C">
        <w:rPr>
          <w:rFonts w:ascii="David" w:hAnsi="David" w:cs="David"/>
          <w:sz w:val="24"/>
          <w:szCs w:val="24"/>
          <w:rtl/>
        </w:rPr>
        <w:t xml:space="preserve"> </w:t>
      </w:r>
      <w:r w:rsidRPr="004A719C">
        <w:rPr>
          <w:rFonts w:ascii="David" w:hAnsi="David" w:cs="David" w:hint="eastAsia"/>
          <w:sz w:val="24"/>
          <w:szCs w:val="24"/>
          <w:rtl/>
        </w:rPr>
        <w:t>שיבוב</w:t>
      </w:r>
      <w:r w:rsidRPr="004A719C">
        <w:rPr>
          <w:rFonts w:ascii="David" w:hAnsi="David" w:cs="David"/>
          <w:sz w:val="24"/>
          <w:szCs w:val="24"/>
          <w:rtl/>
        </w:rPr>
        <w:t xml:space="preserve"> </w:t>
      </w:r>
      <w:r w:rsidRPr="004A719C">
        <w:rPr>
          <w:rFonts w:ascii="David" w:hAnsi="David" w:cs="David" w:hint="eastAsia"/>
          <w:sz w:val="24"/>
          <w:szCs w:val="24"/>
          <w:rtl/>
        </w:rPr>
        <w:t>כלפי</w:t>
      </w:r>
      <w:r w:rsidRPr="004A719C">
        <w:rPr>
          <w:rFonts w:ascii="David" w:hAnsi="David" w:cs="David"/>
          <w:sz w:val="24"/>
          <w:szCs w:val="24"/>
          <w:rtl/>
        </w:rPr>
        <w:t xml:space="preserve"> </w:t>
      </w:r>
      <w:r w:rsidRPr="004A719C">
        <w:rPr>
          <w:rFonts w:ascii="David" w:hAnsi="David" w:cs="David" w:hint="eastAsia"/>
          <w:sz w:val="24"/>
          <w:szCs w:val="24"/>
          <w:rtl/>
        </w:rPr>
        <w:t>המזמין</w:t>
      </w:r>
      <w:r w:rsidRPr="004A719C">
        <w:rPr>
          <w:rFonts w:ascii="David" w:hAnsi="David" w:cs="David"/>
          <w:sz w:val="24"/>
          <w:szCs w:val="24"/>
          <w:rtl/>
        </w:rPr>
        <w:t xml:space="preserve">, </w:t>
      </w:r>
      <w:r w:rsidRPr="004A719C">
        <w:rPr>
          <w:rFonts w:ascii="David" w:hAnsi="David" w:cs="David" w:hint="eastAsia"/>
          <w:sz w:val="24"/>
          <w:szCs w:val="24"/>
          <w:rtl/>
        </w:rPr>
        <w:t>עובדיו</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w:t>
      </w:r>
      <w:r w:rsidRPr="004A719C">
        <w:rPr>
          <w:rFonts w:ascii="David" w:hAnsi="David" w:cs="David" w:hint="eastAsia"/>
          <w:sz w:val="24"/>
          <w:szCs w:val="24"/>
          <w:rtl/>
        </w:rPr>
        <w:t>מטעמו</w:t>
      </w:r>
      <w:r w:rsidRPr="004A719C">
        <w:rPr>
          <w:rFonts w:ascii="David" w:hAnsi="David" w:cs="David"/>
          <w:sz w:val="24"/>
          <w:szCs w:val="24"/>
          <w:rtl/>
        </w:rPr>
        <w:t xml:space="preserve"> </w:t>
      </w:r>
      <w:r w:rsidRPr="004A719C">
        <w:rPr>
          <w:rFonts w:ascii="David" w:hAnsi="David" w:cs="David" w:hint="eastAsia"/>
          <w:sz w:val="24"/>
          <w:szCs w:val="24"/>
          <w:rtl/>
        </w:rPr>
        <w:t>אולם</w:t>
      </w:r>
      <w:r w:rsidRPr="004A719C">
        <w:rPr>
          <w:rFonts w:ascii="David" w:hAnsi="David" w:cs="David"/>
          <w:sz w:val="24"/>
          <w:szCs w:val="24"/>
          <w:rtl/>
        </w:rPr>
        <w:t xml:space="preserve"> </w:t>
      </w:r>
      <w:r w:rsidRPr="004A719C">
        <w:rPr>
          <w:rFonts w:ascii="David" w:hAnsi="David" w:cs="David" w:hint="eastAsia"/>
          <w:sz w:val="24"/>
          <w:szCs w:val="24"/>
          <w:rtl/>
        </w:rPr>
        <w:t>האמור</w:t>
      </w:r>
      <w:r w:rsidRPr="004A719C">
        <w:rPr>
          <w:rFonts w:ascii="David" w:hAnsi="David" w:cs="David"/>
          <w:sz w:val="24"/>
          <w:szCs w:val="24"/>
          <w:rtl/>
        </w:rPr>
        <w:t xml:space="preserve"> </w:t>
      </w:r>
      <w:r w:rsidRPr="004A719C">
        <w:rPr>
          <w:rFonts w:ascii="David" w:hAnsi="David" w:cs="David" w:hint="eastAsia"/>
          <w:sz w:val="24"/>
          <w:szCs w:val="24"/>
          <w:rtl/>
        </w:rPr>
        <w:t>בדבר</w:t>
      </w:r>
      <w:r w:rsidRPr="004A719C">
        <w:rPr>
          <w:rFonts w:ascii="David" w:hAnsi="David" w:cs="David"/>
          <w:sz w:val="24"/>
          <w:szCs w:val="24"/>
          <w:rtl/>
        </w:rPr>
        <w:t xml:space="preserve"> </w:t>
      </w:r>
      <w:r w:rsidRPr="004A719C">
        <w:rPr>
          <w:rFonts w:ascii="David" w:hAnsi="David" w:cs="David" w:hint="eastAsia"/>
          <w:sz w:val="24"/>
          <w:szCs w:val="24"/>
          <w:rtl/>
        </w:rPr>
        <w:t>ויתור</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זכות</w:t>
      </w:r>
      <w:r w:rsidRPr="004A719C">
        <w:rPr>
          <w:rFonts w:ascii="David" w:hAnsi="David" w:cs="David"/>
          <w:sz w:val="24"/>
          <w:szCs w:val="24"/>
          <w:rtl/>
        </w:rPr>
        <w:t xml:space="preserve"> </w:t>
      </w:r>
      <w:r w:rsidRPr="004A719C">
        <w:rPr>
          <w:rFonts w:ascii="David" w:hAnsi="David" w:cs="David" w:hint="eastAsia"/>
          <w:sz w:val="24"/>
          <w:szCs w:val="24"/>
          <w:rtl/>
        </w:rPr>
        <w:t>השיבוב</w:t>
      </w:r>
      <w:r w:rsidRPr="004A719C">
        <w:rPr>
          <w:rFonts w:ascii="David" w:hAnsi="David" w:cs="David"/>
          <w:sz w:val="24"/>
          <w:szCs w:val="24"/>
          <w:rtl/>
        </w:rPr>
        <w:t xml:space="preserve"> </w:t>
      </w:r>
      <w:r w:rsidRPr="004A719C">
        <w:rPr>
          <w:rFonts w:ascii="David" w:hAnsi="David" w:cs="David" w:hint="eastAsia"/>
          <w:sz w:val="24"/>
          <w:szCs w:val="24"/>
          <w:rtl/>
        </w:rPr>
        <w:t>לא</w:t>
      </w:r>
      <w:r w:rsidRPr="004A719C">
        <w:rPr>
          <w:rFonts w:ascii="David" w:hAnsi="David" w:cs="David"/>
          <w:sz w:val="24"/>
          <w:szCs w:val="24"/>
          <w:rtl/>
        </w:rPr>
        <w:t xml:space="preserve"> </w:t>
      </w:r>
      <w:r w:rsidRPr="004A719C">
        <w:rPr>
          <w:rFonts w:ascii="David" w:hAnsi="David" w:cs="David" w:hint="eastAsia"/>
          <w:sz w:val="24"/>
          <w:szCs w:val="24"/>
          <w:rtl/>
        </w:rPr>
        <w:t>יחול</w:t>
      </w:r>
      <w:r w:rsidRPr="004A719C">
        <w:rPr>
          <w:rFonts w:ascii="David" w:hAnsi="David" w:cs="David"/>
          <w:sz w:val="24"/>
          <w:szCs w:val="24"/>
          <w:rtl/>
        </w:rPr>
        <w:t xml:space="preserve"> </w:t>
      </w:r>
      <w:r w:rsidRPr="004A719C">
        <w:rPr>
          <w:rFonts w:ascii="David" w:hAnsi="David" w:cs="David" w:hint="eastAsia"/>
          <w:sz w:val="24"/>
          <w:szCs w:val="24"/>
          <w:rtl/>
        </w:rPr>
        <w:t>לטובת</w:t>
      </w:r>
      <w:r w:rsidRPr="004A719C">
        <w:rPr>
          <w:rFonts w:ascii="David" w:hAnsi="David" w:cs="David"/>
          <w:sz w:val="24"/>
          <w:szCs w:val="24"/>
          <w:rtl/>
        </w:rPr>
        <w:t xml:space="preserve"> </w:t>
      </w:r>
      <w:r w:rsidRPr="004A719C">
        <w:rPr>
          <w:rFonts w:ascii="David" w:hAnsi="David" w:cs="David" w:hint="eastAsia"/>
          <w:sz w:val="24"/>
          <w:szCs w:val="24"/>
          <w:rtl/>
        </w:rPr>
        <w:t>אדם</w:t>
      </w:r>
      <w:r w:rsidRPr="004A719C">
        <w:rPr>
          <w:rFonts w:ascii="David" w:hAnsi="David" w:cs="David"/>
          <w:sz w:val="24"/>
          <w:szCs w:val="24"/>
          <w:rtl/>
        </w:rPr>
        <w:t xml:space="preserve"> </w:t>
      </w:r>
      <w:r w:rsidRPr="004A719C">
        <w:rPr>
          <w:rFonts w:ascii="David" w:hAnsi="David" w:cs="David" w:hint="eastAsia"/>
          <w:sz w:val="24"/>
          <w:szCs w:val="24"/>
          <w:rtl/>
        </w:rPr>
        <w:t>שגרם</w:t>
      </w:r>
      <w:r w:rsidRPr="004A719C">
        <w:rPr>
          <w:rFonts w:ascii="David" w:hAnsi="David" w:cs="David"/>
          <w:sz w:val="24"/>
          <w:szCs w:val="24"/>
          <w:rtl/>
        </w:rPr>
        <w:t xml:space="preserve"> </w:t>
      </w:r>
      <w:r w:rsidRPr="004A719C">
        <w:rPr>
          <w:rFonts w:ascii="David" w:hAnsi="David" w:cs="David" w:hint="eastAsia"/>
          <w:sz w:val="24"/>
          <w:szCs w:val="24"/>
          <w:rtl/>
        </w:rPr>
        <w:t>לנזק</w:t>
      </w:r>
      <w:r w:rsidRPr="004A719C">
        <w:rPr>
          <w:rFonts w:ascii="David" w:hAnsi="David" w:cs="David"/>
          <w:sz w:val="24"/>
          <w:szCs w:val="24"/>
          <w:rtl/>
        </w:rPr>
        <w:t xml:space="preserve"> </w:t>
      </w:r>
      <w:r w:rsidRPr="004A719C">
        <w:rPr>
          <w:rFonts w:ascii="David" w:hAnsi="David" w:cs="David" w:hint="eastAsia"/>
          <w:sz w:val="24"/>
          <w:szCs w:val="24"/>
          <w:rtl/>
        </w:rPr>
        <w:t>בזדון</w:t>
      </w:r>
      <w:r w:rsidRPr="004A719C">
        <w:rPr>
          <w:rFonts w:ascii="David" w:hAnsi="David" w:cs="David"/>
          <w:sz w:val="24"/>
          <w:szCs w:val="24"/>
          <w:rtl/>
        </w:rPr>
        <w:t>.</w:t>
      </w:r>
    </w:p>
    <w:p w14:paraId="59C92E3C"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Pr>
      </w:pPr>
      <w:r w:rsidRPr="004A719C">
        <w:rPr>
          <w:rFonts w:ascii="David" w:hAnsi="David" w:cs="David"/>
          <w:sz w:val="24"/>
          <w:szCs w:val="24"/>
          <w:rtl/>
        </w:rPr>
        <w:t xml:space="preserve">כמו כן </w:t>
      </w:r>
      <w:r w:rsidRPr="004A719C">
        <w:rPr>
          <w:rFonts w:ascii="David" w:hAnsi="David" w:cs="David" w:hint="eastAsia"/>
          <w:sz w:val="24"/>
          <w:szCs w:val="24"/>
          <w:rtl/>
        </w:rPr>
        <w:t>היועץ</w:t>
      </w:r>
      <w:r w:rsidRPr="004A719C">
        <w:rPr>
          <w:rFonts w:ascii="David" w:hAnsi="David" w:cs="David"/>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15FFA311"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tl/>
        </w:rPr>
      </w:pPr>
      <w:r w:rsidRPr="004A719C">
        <w:rPr>
          <w:rFonts w:ascii="David" w:hAnsi="David" w:cs="David"/>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0B1F92E7" w14:textId="77777777" w:rsidR="00CE2C28" w:rsidRDefault="004E3753" w:rsidP="001A01C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A719C">
        <w:rPr>
          <w:rFonts w:ascii="David" w:hAnsi="David" w:cs="David"/>
          <w:sz w:val="24"/>
          <w:szCs w:val="24"/>
          <w:rtl/>
        </w:rPr>
        <w:t xml:space="preserve"> </w:t>
      </w:r>
      <w:r w:rsidR="00CE2C28" w:rsidRPr="00B27B4C">
        <w:rPr>
          <w:rFonts w:ascii="Times New Roman" w:eastAsia="Times New Roman" w:hAnsi="Times New Roman" w:cs="David" w:hint="cs"/>
          <w:bCs/>
          <w:sz w:val="20"/>
          <w:szCs w:val="24"/>
          <w:u w:val="single"/>
          <w:rtl/>
          <w:lang w:eastAsia="he-IL"/>
        </w:rPr>
        <w:t>נספח "ז</w:t>
      </w:r>
      <w:r w:rsidR="00CE2C28">
        <w:rPr>
          <w:rFonts w:ascii="Times New Roman" w:eastAsia="Times New Roman" w:hAnsi="Times New Roman" w:cs="David" w:hint="cs"/>
          <w:bCs/>
          <w:sz w:val="20"/>
          <w:szCs w:val="24"/>
          <w:u w:val="single"/>
          <w:rtl/>
          <w:lang w:eastAsia="he-IL"/>
        </w:rPr>
        <w:t>1'</w:t>
      </w:r>
      <w:r w:rsidR="00CE2C28" w:rsidRPr="00B27B4C">
        <w:rPr>
          <w:rFonts w:ascii="Times New Roman" w:eastAsia="Times New Roman" w:hAnsi="Times New Roman" w:cs="David" w:hint="cs"/>
          <w:bCs/>
          <w:sz w:val="20"/>
          <w:szCs w:val="24"/>
          <w:u w:val="single"/>
          <w:rtl/>
          <w:lang w:eastAsia="he-IL"/>
        </w:rPr>
        <w:t>"</w:t>
      </w:r>
    </w:p>
    <w:p w14:paraId="55536595" w14:textId="77777777" w:rsidR="00CE2C28" w:rsidRPr="00CE2C28" w:rsidRDefault="00CE2C28" w:rsidP="004A719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A719C">
        <w:rPr>
          <w:rFonts w:ascii="Times New Roman" w:eastAsia="Times New Roman" w:hAnsi="Times New Roman" w:cs="David" w:hint="eastAsia"/>
          <w:b/>
          <w:bCs/>
          <w:sz w:val="20"/>
          <w:szCs w:val="24"/>
          <w:u w:val="single"/>
          <w:rtl/>
          <w:lang w:eastAsia="he-IL"/>
        </w:rPr>
        <w:t>אישור</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על</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קיום</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ביטוחי</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המתכנן</w:t>
      </w:r>
    </w:p>
    <w:p w14:paraId="7B6CF1C6" w14:textId="77777777" w:rsidR="00CE2C28" w:rsidRPr="00B2329A" w:rsidRDefault="00CE2C28" w:rsidP="00CE2C28">
      <w:pPr>
        <w:tabs>
          <w:tab w:val="left" w:pos="567"/>
          <w:tab w:val="left" w:pos="595"/>
          <w:tab w:val="left" w:pos="1134"/>
          <w:tab w:val="left" w:pos="1418"/>
          <w:tab w:val="left" w:pos="1985"/>
          <w:tab w:val="left" w:pos="2438"/>
          <w:tab w:val="left" w:pos="2552"/>
          <w:tab w:val="left" w:pos="3119"/>
        </w:tabs>
        <w:spacing w:before="0" w:beforeAutospacing="0" w:after="0" w:afterAutospacing="0" w:line="240" w:lineRule="auto"/>
        <w:ind w:left="170"/>
        <w:rPr>
          <w:rFonts w:ascii="David" w:eastAsia="Times New Roman" w:hAnsi="David" w:cs="David"/>
          <w:sz w:val="24"/>
          <w:szCs w:val="24"/>
          <w:rtl/>
        </w:rPr>
      </w:pPr>
    </w:p>
    <w:tbl>
      <w:tblPr>
        <w:tblpPr w:leftFromText="180" w:rightFromText="18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CE2C28" w:rsidRPr="004D79CC" w14:paraId="6FBCD935" w14:textId="77777777" w:rsidTr="00423136">
        <w:trPr>
          <w:trHeight w:val="463"/>
          <w:tblHeader/>
        </w:trPr>
        <w:tc>
          <w:tcPr>
            <w:tcW w:w="8218" w:type="dxa"/>
            <w:gridSpan w:val="3"/>
            <w:shd w:val="clear" w:color="auto" w:fill="F2F2F2"/>
          </w:tcPr>
          <w:p w14:paraId="1D84214F"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אישור קיום ביטוחים</w:t>
            </w:r>
          </w:p>
        </w:tc>
        <w:tc>
          <w:tcPr>
            <w:tcW w:w="3317" w:type="dxa"/>
            <w:shd w:val="clear" w:color="auto" w:fill="auto"/>
          </w:tcPr>
          <w:p w14:paraId="70FE8839"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הנפקת האישור(</w:t>
            </w:r>
            <w:r w:rsidRPr="004D79CC">
              <w:rPr>
                <w:rFonts w:ascii="David" w:eastAsia="Calibri" w:hAnsi="David" w:cs="David"/>
                <w:sz w:val="24"/>
                <w:szCs w:val="24"/>
                <w:lang w:eastAsia="he-IL"/>
              </w:rPr>
              <w:t>DD/MM/YYYY</w:t>
            </w:r>
            <w:r w:rsidRPr="004D79CC">
              <w:rPr>
                <w:rFonts w:ascii="David" w:eastAsia="Calibri" w:hAnsi="David" w:cs="David"/>
                <w:sz w:val="24"/>
                <w:szCs w:val="24"/>
                <w:rtl/>
                <w:lang w:eastAsia="he-IL"/>
              </w:rPr>
              <w:t>)</w:t>
            </w:r>
          </w:p>
        </w:tc>
      </w:tr>
      <w:tr w:rsidR="00CE2C28" w:rsidRPr="004D79CC" w14:paraId="19046A65" w14:textId="77777777" w:rsidTr="00423136">
        <w:trPr>
          <w:trHeight w:val="315"/>
        </w:trPr>
        <w:tc>
          <w:tcPr>
            <w:tcW w:w="11535" w:type="dxa"/>
            <w:gridSpan w:val="4"/>
            <w:shd w:val="clear" w:color="auto" w:fill="auto"/>
          </w:tcPr>
          <w:p w14:paraId="3AE5B2AD"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CE2C28" w:rsidRPr="004D79CC" w14:paraId="4F4B93CD" w14:textId="77777777" w:rsidTr="00423136">
        <w:trPr>
          <w:trHeight w:val="278"/>
        </w:trPr>
        <w:tc>
          <w:tcPr>
            <w:tcW w:w="4068" w:type="dxa"/>
            <w:shd w:val="clear" w:color="auto" w:fill="F2F2F2"/>
          </w:tcPr>
          <w:p w14:paraId="59726C79"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מבקש האישור*</w:t>
            </w:r>
          </w:p>
        </w:tc>
        <w:tc>
          <w:tcPr>
            <w:tcW w:w="1974" w:type="dxa"/>
            <w:shd w:val="clear" w:color="auto" w:fill="F2F2F2"/>
          </w:tcPr>
          <w:p w14:paraId="15B83840"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sidDel="009955DA">
              <w:rPr>
                <w:rFonts w:ascii="David" w:eastAsia="Calibri" w:hAnsi="David" w:cs="David"/>
                <w:sz w:val="24"/>
                <w:szCs w:val="24"/>
                <w:rtl/>
                <w:lang w:eastAsia="he-IL"/>
              </w:rPr>
              <w:t>ה</w:t>
            </w:r>
            <w:r w:rsidRPr="004D79CC">
              <w:rPr>
                <w:rFonts w:ascii="David" w:eastAsia="Calibri" w:hAnsi="David" w:cs="David"/>
                <w:sz w:val="24"/>
                <w:szCs w:val="24"/>
                <w:rtl/>
                <w:lang w:eastAsia="he-IL"/>
              </w:rPr>
              <w:t>מבוטח</w:t>
            </w:r>
          </w:p>
        </w:tc>
        <w:tc>
          <w:tcPr>
            <w:tcW w:w="2176" w:type="dxa"/>
            <w:shd w:val="clear" w:color="auto" w:fill="F2F2F2"/>
          </w:tcPr>
          <w:p w14:paraId="57529E01"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אופי העסקה*</w:t>
            </w:r>
          </w:p>
        </w:tc>
        <w:tc>
          <w:tcPr>
            <w:tcW w:w="3317" w:type="dxa"/>
            <w:shd w:val="clear" w:color="auto" w:fill="F2F2F2"/>
          </w:tcPr>
          <w:p w14:paraId="17847364"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מעמד מבקש האישור*</w:t>
            </w:r>
          </w:p>
        </w:tc>
      </w:tr>
      <w:tr w:rsidR="00CE2C28" w:rsidRPr="004D79CC" w14:paraId="134C33B4" w14:textId="77777777" w:rsidTr="00423136">
        <w:trPr>
          <w:trHeight w:val="551"/>
        </w:trPr>
        <w:tc>
          <w:tcPr>
            <w:tcW w:w="4068" w:type="dxa"/>
            <w:shd w:val="clear" w:color="auto" w:fill="auto"/>
          </w:tcPr>
          <w:p w14:paraId="2171FC76"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שם</w:t>
            </w:r>
          </w:p>
          <w:p w14:paraId="2CEEFE4E"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 xml:space="preserve">אפי מגורים בע"מ ו/או חברות אם </w:t>
            </w:r>
            <w:r w:rsidRPr="004D79CC">
              <w:rPr>
                <w:rFonts w:ascii="David" w:eastAsia="Calibri" w:hAnsi="David" w:cs="David"/>
                <w:sz w:val="24"/>
                <w:szCs w:val="24"/>
                <w:rtl/>
                <w:lang w:eastAsia="he-IL"/>
              </w:rPr>
              <w:t>ו/או חברות בנות ו/או חברות אחיות ו/או חברות קשורות חברות שלובות</w:t>
            </w:r>
            <w:r w:rsidRPr="004D79CC">
              <w:rPr>
                <w:rFonts w:ascii="David" w:eastAsia="Calibri" w:hAnsi="David" w:cs="David" w:hint="cs"/>
                <w:sz w:val="24"/>
                <w:szCs w:val="24"/>
                <w:rtl/>
                <w:lang w:eastAsia="he-IL"/>
              </w:rPr>
              <w:t xml:space="preserve"> ו/או חברות קשורות ו/או כל חברה הנמנית בקבוצת "אפריקה-ישראל" ו/או עובדיהם ו/או מנהליהם</w:t>
            </w:r>
          </w:p>
        </w:tc>
        <w:tc>
          <w:tcPr>
            <w:tcW w:w="1974" w:type="dxa"/>
            <w:shd w:val="clear" w:color="auto" w:fill="auto"/>
          </w:tcPr>
          <w:p w14:paraId="679EBC18"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ש</w:t>
            </w:r>
            <w:r w:rsidRPr="004D79CC">
              <w:rPr>
                <w:rFonts w:ascii="David" w:eastAsia="Calibri" w:hAnsi="David" w:cs="David"/>
                <w:sz w:val="24"/>
                <w:szCs w:val="24"/>
                <w:rtl/>
                <w:lang w:eastAsia="he-IL"/>
              </w:rPr>
              <w:t>ם</w:t>
            </w:r>
          </w:p>
        </w:tc>
        <w:tc>
          <w:tcPr>
            <w:tcW w:w="2176" w:type="dxa"/>
            <w:vMerge w:val="restart"/>
            <w:shd w:val="clear" w:color="auto" w:fill="auto"/>
          </w:tcPr>
          <w:p w14:paraId="4FA2C2AE" w14:textId="77777777" w:rsidR="00CE2C28" w:rsidRPr="004D79CC" w:rsidRDefault="00CE2C28" w:rsidP="00423136">
            <w:pPr>
              <w:spacing w:before="0" w:beforeAutospacing="0" w:after="0" w:afterAutospacing="0" w:line="240" w:lineRule="auto"/>
              <w:ind w:left="50" w:right="78"/>
              <w:rPr>
                <w:rFonts w:ascii="David" w:eastAsia="Calibri" w:hAnsi="David" w:cs="David"/>
                <w:b/>
                <w:sz w:val="24"/>
                <w:szCs w:val="24"/>
                <w:rtl/>
                <w:lang w:eastAsia="he-IL"/>
              </w:rPr>
            </w:pPr>
          </w:p>
          <w:p w14:paraId="32135E82" w14:textId="77777777" w:rsidR="00CE2C28" w:rsidRPr="004D79CC" w:rsidRDefault="00CE2C28" w:rsidP="00423136">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Segoe UI Symbol" w:eastAsia="MS Gothic" w:hAnsi="Segoe UI Symbol" w:cs="Segoe UI Symbol" w:hint="cs"/>
                <w:b/>
                <w:sz w:val="24"/>
                <w:szCs w:val="24"/>
                <w:rtl/>
                <w:lang w:eastAsia="he-IL"/>
              </w:rPr>
              <w:t>☒</w:t>
            </w:r>
            <w:r w:rsidRPr="004D79CC">
              <w:rPr>
                <w:rFonts w:ascii="David" w:eastAsia="Calibri" w:hAnsi="David" w:cs="David"/>
                <w:b/>
                <w:sz w:val="24"/>
                <w:szCs w:val="24"/>
                <w:rtl/>
                <w:lang w:eastAsia="he-IL"/>
              </w:rPr>
              <w:t xml:space="preserve">שירותים </w:t>
            </w:r>
            <w:r w:rsidRPr="004D79CC">
              <w:rPr>
                <w:rFonts w:ascii="David" w:eastAsia="Calibri" w:hAnsi="David" w:cs="David" w:hint="cs"/>
                <w:b/>
                <w:sz w:val="24"/>
                <w:szCs w:val="24"/>
                <w:rtl/>
                <w:lang w:eastAsia="he-IL"/>
              </w:rPr>
              <w:t>- 085</w:t>
            </w:r>
          </w:p>
          <w:p w14:paraId="2C1D7E24" w14:textId="77777777" w:rsidR="00CE2C28" w:rsidRPr="004D79CC" w:rsidRDefault="00CE2C28" w:rsidP="00423136">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shd w:val="clear" w:color="auto" w:fill="auto"/>
          </w:tcPr>
          <w:p w14:paraId="027CE78D" w14:textId="77777777" w:rsidR="00CE2C28" w:rsidRPr="004D79CC" w:rsidRDefault="00CE2C28" w:rsidP="00423136">
            <w:pPr>
              <w:spacing w:before="0" w:beforeAutospacing="0" w:after="0" w:afterAutospacing="0" w:line="240" w:lineRule="auto"/>
              <w:ind w:left="50" w:right="78"/>
              <w:rPr>
                <w:rFonts w:ascii="David" w:eastAsia="Calibri" w:hAnsi="David" w:cs="David"/>
                <w:b/>
                <w:sz w:val="24"/>
                <w:szCs w:val="24"/>
                <w:rtl/>
                <w:lang w:eastAsia="he-IL"/>
              </w:rPr>
            </w:pPr>
          </w:p>
          <w:p w14:paraId="0CCBAFBE" w14:textId="77777777" w:rsidR="00CE2C28" w:rsidRPr="004D79CC" w:rsidRDefault="00CE2C28" w:rsidP="00423136">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Segoe UI Symbol" w:eastAsia="MS Gothic" w:hAnsi="Segoe UI Symbol" w:cs="Segoe UI Symbol" w:hint="cs"/>
                <w:b/>
                <w:sz w:val="24"/>
                <w:szCs w:val="24"/>
                <w:rtl/>
                <w:lang w:eastAsia="he-IL"/>
              </w:rPr>
              <w:t>☒</w:t>
            </w:r>
            <w:r w:rsidRPr="004D79CC">
              <w:rPr>
                <w:rFonts w:ascii="David" w:eastAsia="Calibri" w:hAnsi="David" w:cs="David"/>
                <w:b/>
                <w:sz w:val="24"/>
                <w:szCs w:val="24"/>
                <w:rtl/>
                <w:lang w:eastAsia="he-IL"/>
              </w:rPr>
              <w:t>מזמין שירותים</w:t>
            </w:r>
          </w:p>
          <w:p w14:paraId="7D21C33F" w14:textId="77777777" w:rsidR="00CE2C28" w:rsidRPr="004D79CC" w:rsidRDefault="00CE2C28" w:rsidP="00423136">
            <w:pPr>
              <w:spacing w:before="0" w:beforeAutospacing="0" w:after="0" w:afterAutospacing="0" w:line="240" w:lineRule="auto"/>
              <w:ind w:left="50" w:right="78"/>
              <w:rPr>
                <w:rFonts w:ascii="David" w:eastAsia="Calibri" w:hAnsi="David" w:cs="David"/>
                <w:b/>
                <w:sz w:val="24"/>
                <w:szCs w:val="24"/>
                <w:rtl/>
                <w:lang w:eastAsia="he-IL"/>
              </w:rPr>
            </w:pPr>
          </w:p>
        </w:tc>
      </w:tr>
      <w:tr w:rsidR="00CE2C28" w:rsidRPr="004D79CC" w14:paraId="0F358AC3" w14:textId="77777777" w:rsidTr="00423136">
        <w:trPr>
          <w:trHeight w:val="571"/>
        </w:trPr>
        <w:tc>
          <w:tcPr>
            <w:tcW w:w="4068" w:type="dxa"/>
            <w:shd w:val="clear" w:color="auto" w:fill="auto"/>
          </w:tcPr>
          <w:p w14:paraId="6D683344"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ת.ז./ח.פ.</w:t>
            </w:r>
            <w:r w:rsidRPr="004D79CC">
              <w:rPr>
                <w:rFonts w:ascii="David" w:eastAsia="Calibri" w:hAnsi="David" w:cs="David" w:hint="cs"/>
                <w:sz w:val="24"/>
                <w:szCs w:val="24"/>
                <w:rtl/>
                <w:lang w:eastAsia="he-IL"/>
              </w:rPr>
              <w:t>/ח.צ.</w:t>
            </w:r>
          </w:p>
          <w:p w14:paraId="51839E5B"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5200034760</w:t>
            </w:r>
          </w:p>
        </w:tc>
        <w:tc>
          <w:tcPr>
            <w:tcW w:w="1974" w:type="dxa"/>
            <w:shd w:val="clear" w:color="auto" w:fill="auto"/>
          </w:tcPr>
          <w:p w14:paraId="415EDD34"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ת.ז./ח.פ.</w:t>
            </w:r>
          </w:p>
        </w:tc>
        <w:tc>
          <w:tcPr>
            <w:tcW w:w="2176" w:type="dxa"/>
            <w:vMerge/>
            <w:shd w:val="clear" w:color="auto" w:fill="auto"/>
          </w:tcPr>
          <w:p w14:paraId="6F58ED0D" w14:textId="77777777" w:rsidR="00CE2C28" w:rsidRPr="004D79CC" w:rsidRDefault="00CE2C28" w:rsidP="00423136">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418B11C5" w14:textId="77777777" w:rsidR="00CE2C28" w:rsidRPr="004D79CC" w:rsidRDefault="00CE2C28" w:rsidP="00423136">
            <w:pPr>
              <w:spacing w:before="0" w:beforeAutospacing="0" w:after="0" w:afterAutospacing="0" w:line="240" w:lineRule="auto"/>
              <w:ind w:left="50" w:right="78"/>
              <w:rPr>
                <w:rFonts w:ascii="David" w:eastAsia="Calibri" w:hAnsi="David" w:cs="David"/>
                <w:b/>
                <w:sz w:val="24"/>
                <w:szCs w:val="24"/>
                <w:rtl/>
                <w:lang w:eastAsia="he-IL"/>
              </w:rPr>
            </w:pPr>
          </w:p>
        </w:tc>
      </w:tr>
      <w:tr w:rsidR="00CE2C28" w:rsidRPr="004D79CC" w14:paraId="6861BB00" w14:textId="77777777" w:rsidTr="00423136">
        <w:trPr>
          <w:trHeight w:val="391"/>
        </w:trPr>
        <w:tc>
          <w:tcPr>
            <w:tcW w:w="4068" w:type="dxa"/>
            <w:shd w:val="clear" w:color="auto" w:fill="auto"/>
          </w:tcPr>
          <w:p w14:paraId="1419064D"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מען </w:t>
            </w:r>
          </w:p>
          <w:p w14:paraId="1F1378F0" w14:textId="77777777" w:rsidR="00CE2C28" w:rsidRPr="004D79CC" w:rsidRDefault="00CE2C28" w:rsidP="00423136">
            <w:pPr>
              <w:spacing w:before="0" w:beforeAutospacing="0" w:after="0" w:afterAutospacing="0" w:line="240" w:lineRule="auto"/>
              <w:rPr>
                <w:rFonts w:ascii="David" w:eastAsia="Calibri" w:hAnsi="David" w:cs="David"/>
                <w:sz w:val="24"/>
                <w:szCs w:val="24"/>
                <w:lang w:eastAsia="he-IL"/>
              </w:rPr>
            </w:pPr>
            <w:r w:rsidRPr="004D79CC">
              <w:rPr>
                <w:rFonts w:ascii="David" w:eastAsia="Calibri" w:hAnsi="David" w:cs="David" w:hint="cs"/>
                <w:sz w:val="24"/>
                <w:szCs w:val="24"/>
                <w:rtl/>
                <w:lang w:eastAsia="he-IL"/>
              </w:rPr>
              <w:t>יוני נתניהו 1ג', אור-יהודה</w:t>
            </w:r>
          </w:p>
        </w:tc>
        <w:tc>
          <w:tcPr>
            <w:tcW w:w="1974" w:type="dxa"/>
            <w:shd w:val="clear" w:color="auto" w:fill="auto"/>
          </w:tcPr>
          <w:p w14:paraId="4913552C"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מען</w:t>
            </w:r>
          </w:p>
        </w:tc>
        <w:tc>
          <w:tcPr>
            <w:tcW w:w="2176" w:type="dxa"/>
            <w:vMerge/>
            <w:shd w:val="clear" w:color="auto" w:fill="auto"/>
          </w:tcPr>
          <w:p w14:paraId="05B7457D" w14:textId="77777777" w:rsidR="00CE2C28" w:rsidRPr="004D79CC" w:rsidRDefault="00CE2C28" w:rsidP="00423136">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62F19158" w14:textId="77777777" w:rsidR="00CE2C28" w:rsidRPr="004D79CC" w:rsidRDefault="00CE2C28" w:rsidP="00423136">
            <w:pPr>
              <w:spacing w:before="0" w:beforeAutospacing="0" w:after="0" w:afterAutospacing="0" w:line="240" w:lineRule="auto"/>
              <w:ind w:left="50" w:right="78"/>
              <w:rPr>
                <w:rFonts w:ascii="David" w:eastAsia="Calibri" w:hAnsi="David" w:cs="David"/>
                <w:b/>
                <w:sz w:val="24"/>
                <w:szCs w:val="24"/>
                <w:rtl/>
                <w:lang w:eastAsia="he-IL"/>
              </w:rPr>
            </w:pPr>
          </w:p>
        </w:tc>
      </w:tr>
    </w:tbl>
    <w:p w14:paraId="084FEDA2" w14:textId="77777777" w:rsidR="00CE2C28" w:rsidRPr="004D79CC" w:rsidRDefault="00CE2C28" w:rsidP="00CE2C28">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CE2C28" w:rsidRPr="004D79CC" w14:paraId="503610FF" w14:textId="77777777" w:rsidTr="00423136">
        <w:trPr>
          <w:trHeight w:val="303"/>
          <w:tblHeader/>
        </w:trPr>
        <w:tc>
          <w:tcPr>
            <w:tcW w:w="11535" w:type="dxa"/>
            <w:gridSpan w:val="8"/>
            <w:shd w:val="clear" w:color="auto" w:fill="auto"/>
          </w:tcPr>
          <w:p w14:paraId="7D5C1246"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כיסויים</w:t>
            </w:r>
          </w:p>
        </w:tc>
      </w:tr>
      <w:tr w:rsidR="00CE2C28" w:rsidRPr="004D79CC" w14:paraId="79767728" w14:textId="77777777" w:rsidTr="00423136">
        <w:trPr>
          <w:trHeight w:val="173"/>
        </w:trPr>
        <w:tc>
          <w:tcPr>
            <w:tcW w:w="1893" w:type="dxa"/>
            <w:vMerge w:val="restart"/>
            <w:shd w:val="clear" w:color="auto" w:fill="F2F2F2"/>
          </w:tcPr>
          <w:p w14:paraId="4536F35C"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סוג הביטוח</w:t>
            </w:r>
          </w:p>
          <w:p w14:paraId="6822D966"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p>
          <w:p w14:paraId="1BFB1B1D"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חלוקה לפי גבולות אחריות או סכומי ביטוח</w:t>
            </w:r>
          </w:p>
        </w:tc>
        <w:tc>
          <w:tcPr>
            <w:tcW w:w="956" w:type="dxa"/>
            <w:vMerge w:val="restart"/>
            <w:shd w:val="clear" w:color="auto" w:fill="F2F2F2"/>
          </w:tcPr>
          <w:p w14:paraId="0B4BE115"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מספר הפוליסה</w:t>
            </w:r>
          </w:p>
        </w:tc>
        <w:tc>
          <w:tcPr>
            <w:tcW w:w="957" w:type="dxa"/>
            <w:vMerge w:val="restart"/>
            <w:shd w:val="clear" w:color="auto" w:fill="F2F2F2"/>
          </w:tcPr>
          <w:p w14:paraId="7906A948"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נוסח ומהדורת הפוליסה</w:t>
            </w:r>
          </w:p>
        </w:tc>
        <w:tc>
          <w:tcPr>
            <w:tcW w:w="1349" w:type="dxa"/>
            <w:vMerge w:val="restart"/>
            <w:shd w:val="clear" w:color="auto" w:fill="F2F2F2"/>
          </w:tcPr>
          <w:p w14:paraId="0F993A60"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תחילה</w:t>
            </w:r>
          </w:p>
        </w:tc>
        <w:tc>
          <w:tcPr>
            <w:tcW w:w="1417" w:type="dxa"/>
            <w:vMerge w:val="restart"/>
            <w:shd w:val="clear" w:color="auto" w:fill="F2F2F2"/>
          </w:tcPr>
          <w:p w14:paraId="04613B3D"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סיום</w:t>
            </w:r>
          </w:p>
        </w:tc>
        <w:tc>
          <w:tcPr>
            <w:tcW w:w="2563" w:type="dxa"/>
            <w:gridSpan w:val="2"/>
            <w:shd w:val="clear" w:color="auto" w:fill="F2F2F2"/>
          </w:tcPr>
          <w:p w14:paraId="212A35C7"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גבול האחריות/ סכום ביטוח</w:t>
            </w:r>
          </w:p>
        </w:tc>
        <w:tc>
          <w:tcPr>
            <w:tcW w:w="2400" w:type="dxa"/>
            <w:vMerge w:val="restart"/>
            <w:shd w:val="clear" w:color="auto" w:fill="F2F2F2"/>
          </w:tcPr>
          <w:p w14:paraId="6B5DE9FC"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כיסויים נוספים בתוקף וביטול חריגים </w:t>
            </w:r>
          </w:p>
          <w:p w14:paraId="0CE64875"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יש לציין קוד כיסוי בהתאם לנספח ד'</w:t>
            </w:r>
          </w:p>
        </w:tc>
      </w:tr>
      <w:tr w:rsidR="00CE2C28" w:rsidRPr="004D79CC" w14:paraId="653F01C9" w14:textId="77777777" w:rsidTr="00423136">
        <w:trPr>
          <w:trHeight w:val="43"/>
        </w:trPr>
        <w:tc>
          <w:tcPr>
            <w:tcW w:w="1893" w:type="dxa"/>
            <w:vMerge/>
            <w:shd w:val="clear" w:color="auto" w:fill="F2F2F2"/>
          </w:tcPr>
          <w:p w14:paraId="50C644BF"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p>
        </w:tc>
        <w:tc>
          <w:tcPr>
            <w:tcW w:w="956" w:type="dxa"/>
            <w:vMerge/>
            <w:shd w:val="clear" w:color="auto" w:fill="F2F2F2"/>
          </w:tcPr>
          <w:p w14:paraId="6148401B"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p>
        </w:tc>
        <w:tc>
          <w:tcPr>
            <w:tcW w:w="957" w:type="dxa"/>
            <w:vMerge/>
            <w:shd w:val="clear" w:color="auto" w:fill="F2F2F2"/>
          </w:tcPr>
          <w:p w14:paraId="2BD03B27"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p>
        </w:tc>
        <w:tc>
          <w:tcPr>
            <w:tcW w:w="1349" w:type="dxa"/>
            <w:vMerge/>
            <w:shd w:val="clear" w:color="auto" w:fill="F2F2F2"/>
          </w:tcPr>
          <w:p w14:paraId="6E7A1DDC"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p>
        </w:tc>
        <w:tc>
          <w:tcPr>
            <w:tcW w:w="1417" w:type="dxa"/>
            <w:vMerge/>
            <w:shd w:val="clear" w:color="auto" w:fill="F2F2F2"/>
          </w:tcPr>
          <w:p w14:paraId="5DD860D4"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51079209"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סכום</w:t>
            </w:r>
          </w:p>
        </w:tc>
        <w:tc>
          <w:tcPr>
            <w:tcW w:w="1286" w:type="dxa"/>
            <w:shd w:val="clear" w:color="auto" w:fill="F2F2F2"/>
          </w:tcPr>
          <w:p w14:paraId="2A7A4820"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מטבע</w:t>
            </w:r>
          </w:p>
        </w:tc>
        <w:tc>
          <w:tcPr>
            <w:tcW w:w="2400" w:type="dxa"/>
            <w:vMerge/>
            <w:shd w:val="clear" w:color="auto" w:fill="F2F2F2"/>
          </w:tcPr>
          <w:p w14:paraId="302DB9D6"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p>
        </w:tc>
      </w:tr>
      <w:tr w:rsidR="00CE2C28" w:rsidRPr="004D79CC" w14:paraId="0A8F6E0A" w14:textId="77777777" w:rsidTr="00423136">
        <w:trPr>
          <w:trHeight w:val="850"/>
        </w:trPr>
        <w:tc>
          <w:tcPr>
            <w:tcW w:w="1893" w:type="dxa"/>
            <w:shd w:val="clear" w:color="auto" w:fill="F2F2F2"/>
          </w:tcPr>
          <w:p w14:paraId="3D345AF4"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צד ג'</w:t>
            </w:r>
          </w:p>
        </w:tc>
        <w:tc>
          <w:tcPr>
            <w:tcW w:w="956" w:type="dxa"/>
            <w:shd w:val="clear" w:color="auto" w:fill="F2F2F2"/>
          </w:tcPr>
          <w:p w14:paraId="1C9221CD"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2F2F2"/>
          </w:tcPr>
          <w:p w14:paraId="2D27832D"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2F2F2"/>
          </w:tcPr>
          <w:p w14:paraId="5FE016AF"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2F2F2"/>
          </w:tcPr>
          <w:p w14:paraId="32D32066"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688EC750"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לאירוע ובמצטבר על פי הפוליסה.</w:t>
            </w:r>
          </w:p>
        </w:tc>
        <w:tc>
          <w:tcPr>
            <w:tcW w:w="1286" w:type="dxa"/>
            <w:shd w:val="clear" w:color="auto" w:fill="F2F2F2"/>
          </w:tcPr>
          <w:p w14:paraId="4881353C"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2F2F2"/>
          </w:tcPr>
          <w:p w14:paraId="1FE40B3A" w14:textId="77777777" w:rsidR="00CE2C28" w:rsidRPr="004D79CC" w:rsidRDefault="00CE2C28" w:rsidP="00423136">
            <w:pPr>
              <w:spacing w:before="0" w:beforeAutospacing="0" w:after="0" w:afterAutospacing="0" w:line="240" w:lineRule="auto"/>
              <w:ind w:left="50" w:right="78"/>
              <w:rPr>
                <w:rFonts w:ascii="David" w:eastAsia="Calibri" w:hAnsi="David" w:cs="David"/>
                <w:bCs/>
                <w:sz w:val="24"/>
                <w:szCs w:val="24"/>
                <w:rtl/>
                <w:lang w:eastAsia="he-IL"/>
              </w:rPr>
            </w:pPr>
            <w:r w:rsidRPr="004D79CC">
              <w:rPr>
                <w:rFonts w:ascii="David" w:eastAsia="Calibri" w:hAnsi="David" w:cs="David"/>
                <w:bCs/>
                <w:sz w:val="24"/>
                <w:szCs w:val="24"/>
                <w:rtl/>
                <w:lang w:eastAsia="he-IL"/>
              </w:rPr>
              <w:t>304/302/307/315/328/329</w:t>
            </w:r>
            <w:r w:rsidRPr="004D79CC">
              <w:rPr>
                <w:rFonts w:ascii="David" w:eastAsia="Calibri" w:hAnsi="David" w:cs="David" w:hint="cs"/>
                <w:bCs/>
                <w:sz w:val="24"/>
                <w:szCs w:val="24"/>
                <w:rtl/>
                <w:lang w:eastAsia="he-IL"/>
              </w:rPr>
              <w:t>/321/309</w:t>
            </w:r>
          </w:p>
        </w:tc>
      </w:tr>
      <w:tr w:rsidR="00CE2C28" w:rsidRPr="004D79CC" w14:paraId="3815B9F6" w14:textId="77777777" w:rsidTr="00423136">
        <w:trPr>
          <w:trHeight w:val="850"/>
        </w:trPr>
        <w:tc>
          <w:tcPr>
            <w:tcW w:w="1893" w:type="dxa"/>
            <w:shd w:val="clear" w:color="auto" w:fill="FFFFFF"/>
          </w:tcPr>
          <w:p w14:paraId="3B7D316D"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אחריות מעבידים</w:t>
            </w:r>
          </w:p>
        </w:tc>
        <w:tc>
          <w:tcPr>
            <w:tcW w:w="956" w:type="dxa"/>
            <w:shd w:val="clear" w:color="auto" w:fill="FFFFFF"/>
          </w:tcPr>
          <w:p w14:paraId="4CDDFA7D"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FFFFF"/>
          </w:tcPr>
          <w:p w14:paraId="7ADF69B8"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FFFFF"/>
          </w:tcPr>
          <w:p w14:paraId="67E7AFA7"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FFFFF"/>
          </w:tcPr>
          <w:p w14:paraId="3E4A8497"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FFFFF"/>
          </w:tcPr>
          <w:p w14:paraId="4BCD7669"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 xml:space="preserve"> לתובע, לאירוע ובמצטבר על פי הפוליסה.</w:t>
            </w:r>
          </w:p>
        </w:tc>
        <w:tc>
          <w:tcPr>
            <w:tcW w:w="1286" w:type="dxa"/>
            <w:shd w:val="clear" w:color="auto" w:fill="FFFFFF"/>
          </w:tcPr>
          <w:p w14:paraId="24448704"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FFFFF"/>
          </w:tcPr>
          <w:p w14:paraId="73FC7B5E" w14:textId="77777777" w:rsidR="00CE2C28" w:rsidRPr="004D79CC" w:rsidRDefault="00CE2C28" w:rsidP="00423136">
            <w:pPr>
              <w:spacing w:before="0" w:beforeAutospacing="0" w:after="0" w:afterAutospacing="0" w:line="240" w:lineRule="auto"/>
              <w:ind w:left="50" w:right="78"/>
              <w:rPr>
                <w:rFonts w:ascii="David" w:eastAsia="Calibri" w:hAnsi="David" w:cs="David"/>
                <w:bCs/>
                <w:sz w:val="24"/>
                <w:szCs w:val="24"/>
                <w:rtl/>
                <w:lang w:eastAsia="he-IL"/>
              </w:rPr>
            </w:pPr>
            <w:r w:rsidRPr="004D79CC">
              <w:rPr>
                <w:rFonts w:ascii="David" w:eastAsia="Calibri" w:hAnsi="David" w:cs="David"/>
                <w:bCs/>
                <w:sz w:val="24"/>
                <w:szCs w:val="24"/>
                <w:rtl/>
                <w:lang w:eastAsia="he-IL"/>
              </w:rPr>
              <w:t>304/302/309/308/328</w:t>
            </w:r>
            <w:r w:rsidRPr="004D79CC">
              <w:rPr>
                <w:rFonts w:ascii="David" w:eastAsia="Calibri" w:hAnsi="David" w:cs="David" w:hint="cs"/>
                <w:bCs/>
                <w:sz w:val="24"/>
                <w:szCs w:val="24"/>
                <w:rtl/>
                <w:lang w:eastAsia="he-IL"/>
              </w:rPr>
              <w:t>/321</w:t>
            </w:r>
          </w:p>
        </w:tc>
      </w:tr>
      <w:tr w:rsidR="00CE2C28" w:rsidRPr="004D79CC" w14:paraId="1C8CE211" w14:textId="77777777" w:rsidTr="00423136">
        <w:trPr>
          <w:trHeight w:val="850"/>
        </w:trPr>
        <w:tc>
          <w:tcPr>
            <w:tcW w:w="1893" w:type="dxa"/>
            <w:shd w:val="clear" w:color="auto" w:fill="F2F2F2"/>
          </w:tcPr>
          <w:p w14:paraId="348BF31A"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אחריות </w:t>
            </w:r>
            <w:r w:rsidRPr="004D79CC">
              <w:rPr>
                <w:rFonts w:ascii="David" w:eastAsia="Calibri" w:hAnsi="David" w:cs="David" w:hint="cs"/>
                <w:sz w:val="24"/>
                <w:szCs w:val="24"/>
                <w:rtl/>
                <w:lang w:eastAsia="he-IL"/>
              </w:rPr>
              <w:t>מקצועית</w:t>
            </w:r>
          </w:p>
        </w:tc>
        <w:tc>
          <w:tcPr>
            <w:tcW w:w="956" w:type="dxa"/>
            <w:shd w:val="clear" w:color="auto" w:fill="F2F2F2"/>
          </w:tcPr>
          <w:p w14:paraId="77F9F306" w14:textId="77777777" w:rsidR="00CE2C28" w:rsidRPr="004D79CC" w:rsidRDefault="00CE2C28" w:rsidP="00423136">
            <w:pPr>
              <w:spacing w:before="0" w:beforeAutospacing="0" w:after="0" w:afterAutospacing="0" w:line="240" w:lineRule="auto"/>
              <w:rPr>
                <w:rFonts w:ascii="David" w:eastAsia="Calibri" w:hAnsi="David" w:cs="David"/>
                <w:strike/>
                <w:sz w:val="24"/>
                <w:szCs w:val="24"/>
                <w:rtl/>
                <w:lang w:eastAsia="he-IL"/>
              </w:rPr>
            </w:pPr>
          </w:p>
        </w:tc>
        <w:tc>
          <w:tcPr>
            <w:tcW w:w="957" w:type="dxa"/>
            <w:shd w:val="clear" w:color="auto" w:fill="F2F2F2"/>
          </w:tcPr>
          <w:p w14:paraId="4AED316E" w14:textId="77777777" w:rsidR="00CE2C28" w:rsidRPr="004D79CC" w:rsidRDefault="00CE2C28" w:rsidP="00423136">
            <w:pPr>
              <w:spacing w:before="0" w:beforeAutospacing="0" w:after="0" w:afterAutospacing="0" w:line="240" w:lineRule="auto"/>
              <w:rPr>
                <w:rFonts w:ascii="David" w:eastAsia="Calibri" w:hAnsi="David" w:cs="David"/>
                <w:strike/>
                <w:sz w:val="24"/>
                <w:szCs w:val="24"/>
                <w:rtl/>
                <w:lang w:eastAsia="he-IL"/>
              </w:rPr>
            </w:pPr>
          </w:p>
        </w:tc>
        <w:tc>
          <w:tcPr>
            <w:tcW w:w="1349" w:type="dxa"/>
            <w:shd w:val="clear" w:color="auto" w:fill="F2F2F2"/>
          </w:tcPr>
          <w:p w14:paraId="088E135E" w14:textId="77777777" w:rsidR="00CE2C28" w:rsidRPr="004D79CC" w:rsidRDefault="00CE2C28" w:rsidP="00423136">
            <w:pPr>
              <w:spacing w:before="0" w:beforeAutospacing="0" w:after="0" w:afterAutospacing="0" w:line="240" w:lineRule="auto"/>
              <w:rPr>
                <w:rFonts w:ascii="David" w:eastAsia="Calibri" w:hAnsi="David" w:cs="David"/>
                <w:strike/>
                <w:sz w:val="24"/>
                <w:szCs w:val="24"/>
                <w:rtl/>
                <w:lang w:eastAsia="he-IL"/>
              </w:rPr>
            </w:pPr>
          </w:p>
        </w:tc>
        <w:tc>
          <w:tcPr>
            <w:tcW w:w="1417" w:type="dxa"/>
            <w:shd w:val="clear" w:color="auto" w:fill="F2F2F2"/>
          </w:tcPr>
          <w:p w14:paraId="4D89BEC9" w14:textId="77777777" w:rsidR="00CE2C28" w:rsidRPr="004D79CC" w:rsidRDefault="00CE2C28" w:rsidP="00423136">
            <w:pPr>
              <w:spacing w:before="0" w:beforeAutospacing="0" w:after="0" w:afterAutospacing="0" w:line="240" w:lineRule="auto"/>
              <w:rPr>
                <w:rFonts w:ascii="David" w:eastAsia="Calibri" w:hAnsi="David" w:cs="David"/>
                <w:strike/>
                <w:sz w:val="24"/>
                <w:szCs w:val="24"/>
                <w:rtl/>
                <w:lang w:eastAsia="he-IL"/>
              </w:rPr>
            </w:pPr>
          </w:p>
        </w:tc>
        <w:tc>
          <w:tcPr>
            <w:tcW w:w="1277" w:type="dxa"/>
            <w:shd w:val="clear" w:color="auto" w:fill="F2F2F2"/>
          </w:tcPr>
          <w:p w14:paraId="3869035B" w14:textId="77777777" w:rsidR="00CE2C28" w:rsidRPr="004D79CC" w:rsidRDefault="00CE2C28" w:rsidP="00423136">
            <w:pPr>
              <w:spacing w:before="0" w:beforeAutospacing="0" w:after="0" w:afterAutospacing="0" w:line="240" w:lineRule="auto"/>
              <w:rPr>
                <w:rFonts w:ascii="David" w:eastAsia="Calibri" w:hAnsi="David" w:cs="David"/>
                <w:strike/>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 xml:space="preserve"> לאירוע ובמצטבר על פי הפוליסה.</w:t>
            </w:r>
          </w:p>
        </w:tc>
        <w:tc>
          <w:tcPr>
            <w:tcW w:w="1286" w:type="dxa"/>
            <w:shd w:val="clear" w:color="auto" w:fill="F2F2F2"/>
          </w:tcPr>
          <w:p w14:paraId="2FB287D6" w14:textId="77777777" w:rsidR="00CE2C28" w:rsidRPr="004D79CC" w:rsidRDefault="00CE2C28" w:rsidP="00423136">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2F2F2"/>
          </w:tcPr>
          <w:p w14:paraId="6F11E50C" w14:textId="77777777" w:rsidR="00CE2C28" w:rsidRPr="004D79CC" w:rsidRDefault="00CE2C28" w:rsidP="00423136">
            <w:pPr>
              <w:spacing w:before="0" w:beforeAutospacing="0" w:after="0" w:afterAutospacing="0" w:line="240" w:lineRule="auto"/>
              <w:ind w:left="50" w:right="78"/>
              <w:rPr>
                <w:rFonts w:ascii="David" w:eastAsia="Calibri" w:hAnsi="David" w:cs="David"/>
                <w:bCs/>
                <w:strike/>
                <w:sz w:val="24"/>
                <w:szCs w:val="24"/>
                <w:rtl/>
                <w:lang w:eastAsia="he-IL"/>
              </w:rPr>
            </w:pPr>
            <w:r w:rsidRPr="004D79CC">
              <w:rPr>
                <w:rFonts w:ascii="David" w:eastAsia="Calibri" w:hAnsi="David" w:cs="David" w:hint="cs"/>
                <w:bCs/>
                <w:sz w:val="24"/>
                <w:szCs w:val="24"/>
                <w:rtl/>
                <w:lang w:eastAsia="he-IL"/>
              </w:rPr>
              <w:t>302/318/328/332/301/303/325/326/327/321</w:t>
            </w:r>
          </w:p>
        </w:tc>
      </w:tr>
    </w:tbl>
    <w:p w14:paraId="63C95E72" w14:textId="77777777" w:rsidR="00CE2C28" w:rsidRPr="004D79CC" w:rsidRDefault="00CE2C28" w:rsidP="00CE2C28">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vertAnchor="text" w:horzAnchor="margin" w:tblpXSpec="center" w:tblpY="-661"/>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0E4FB500" w14:textId="77777777" w:rsidTr="00423136">
        <w:trPr>
          <w:trHeight w:val="57"/>
          <w:tblHeader/>
        </w:trPr>
        <w:tc>
          <w:tcPr>
            <w:tcW w:w="11530" w:type="dxa"/>
            <w:shd w:val="clear" w:color="auto" w:fill="F2F2F2"/>
          </w:tcPr>
          <w:p w14:paraId="3F392510" w14:textId="77777777" w:rsidR="00CE2C28" w:rsidRPr="004D79CC" w:rsidRDefault="00CE2C28" w:rsidP="00423136">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4D79CC">
              <w:rPr>
                <w:rFonts w:ascii="David" w:eastAsia="Calibri" w:hAnsi="David" w:cs="David"/>
                <w:bCs/>
                <w:sz w:val="24"/>
                <w:szCs w:val="24"/>
                <w:rtl/>
                <w:lang w:eastAsia="he-IL"/>
              </w:rPr>
              <w:t>ג'</w:t>
            </w:r>
            <w:r w:rsidRPr="004D79CC">
              <w:rPr>
                <w:rFonts w:ascii="David" w:eastAsia="Calibri" w:hAnsi="David" w:cs="David"/>
                <w:b/>
                <w:sz w:val="24"/>
                <w:szCs w:val="24"/>
                <w:rtl/>
                <w:lang w:eastAsia="he-IL"/>
              </w:rPr>
              <w:t>)*:</w:t>
            </w:r>
          </w:p>
        </w:tc>
      </w:tr>
      <w:tr w:rsidR="00CE2C28" w:rsidRPr="004D79CC" w14:paraId="735E88A7" w14:textId="77777777" w:rsidTr="00423136">
        <w:trPr>
          <w:trHeight w:val="798"/>
        </w:trPr>
        <w:tc>
          <w:tcPr>
            <w:tcW w:w="11530" w:type="dxa"/>
            <w:shd w:val="clear" w:color="auto" w:fill="auto"/>
          </w:tcPr>
          <w:p w14:paraId="22DF80D7" w14:textId="77777777" w:rsidR="00CE2C28" w:rsidRPr="004D79CC" w:rsidRDefault="00CE2C28" w:rsidP="00423136">
            <w:pPr>
              <w:spacing w:before="0" w:beforeAutospacing="0" w:after="0" w:afterAutospacing="0" w:line="240" w:lineRule="auto"/>
              <w:ind w:left="50" w:right="78"/>
              <w:rPr>
                <w:rFonts w:ascii="David" w:eastAsia="Calibri" w:hAnsi="David" w:cs="David"/>
                <w:b/>
                <w:sz w:val="24"/>
                <w:szCs w:val="24"/>
                <w:lang w:eastAsia="he-IL"/>
              </w:rPr>
            </w:pPr>
            <w:r w:rsidRPr="004D79CC">
              <w:rPr>
                <w:rFonts w:ascii="David" w:eastAsia="Calibri" w:hAnsi="David" w:cs="David" w:hint="cs"/>
                <w:b/>
                <w:sz w:val="24"/>
                <w:szCs w:val="24"/>
                <w:rtl/>
                <w:lang w:eastAsia="he-IL"/>
              </w:rPr>
              <w:t>038</w:t>
            </w:r>
          </w:p>
        </w:tc>
      </w:tr>
    </w:tbl>
    <w:p w14:paraId="0CAD52A0" w14:textId="77777777" w:rsidR="00CE2C28" w:rsidRPr="004D79CC" w:rsidRDefault="00CE2C28" w:rsidP="00CE2C28">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vertAnchor="text" w:horzAnchor="margin" w:tblpXSpec="center" w:tblpY="-166"/>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02900BEE" w14:textId="77777777" w:rsidTr="00423136">
        <w:trPr>
          <w:trHeight w:val="227"/>
          <w:tblHeader/>
        </w:trPr>
        <w:tc>
          <w:tcPr>
            <w:tcW w:w="11530" w:type="dxa"/>
            <w:shd w:val="clear" w:color="auto" w:fill="F2F2F2"/>
          </w:tcPr>
          <w:p w14:paraId="70478396" w14:textId="77777777" w:rsidR="00CE2C28" w:rsidRPr="004D79CC" w:rsidRDefault="00CE2C28" w:rsidP="00423136">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חתימת האישור</w:t>
            </w:r>
          </w:p>
        </w:tc>
      </w:tr>
      <w:tr w:rsidR="00CE2C28" w:rsidRPr="004D79CC" w14:paraId="38A8C1CC" w14:textId="77777777" w:rsidTr="00423136">
        <w:trPr>
          <w:trHeight w:val="598"/>
        </w:trPr>
        <w:tc>
          <w:tcPr>
            <w:tcW w:w="11530" w:type="dxa"/>
            <w:shd w:val="clear" w:color="auto" w:fill="auto"/>
          </w:tcPr>
          <w:p w14:paraId="6B265571" w14:textId="77777777" w:rsidR="00CE2C28" w:rsidRPr="004D79CC" w:rsidRDefault="00CE2C28" w:rsidP="00423136">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המבטח:</w:t>
            </w:r>
          </w:p>
        </w:tc>
      </w:tr>
    </w:tbl>
    <w:p w14:paraId="3D1F6F53" w14:textId="77777777" w:rsidR="00CE2C28" w:rsidRPr="004D79CC" w:rsidRDefault="00CE2C28" w:rsidP="00CE2C28">
      <w:pPr>
        <w:spacing w:before="0" w:beforeAutospacing="0" w:after="200" w:afterAutospacing="0" w:line="276" w:lineRule="auto"/>
        <w:rPr>
          <w:rFonts w:ascii="David" w:eastAsia="Calibri" w:hAnsi="David" w:cs="David"/>
          <w:b/>
          <w:bCs/>
          <w:sz w:val="24"/>
          <w:szCs w:val="24"/>
          <w:u w:val="single"/>
          <w:rtl/>
          <w:lang w:eastAsia="he-IL"/>
        </w:rPr>
      </w:pPr>
      <w:r w:rsidRPr="004D79CC">
        <w:rPr>
          <w:rFonts w:ascii="David" w:eastAsia="Calibri" w:hAnsi="David" w:cs="David"/>
          <w:b/>
          <w:bCs/>
          <w:sz w:val="24"/>
          <w:szCs w:val="24"/>
          <w:u w:val="single"/>
          <w:rtl/>
          <w:lang w:eastAsia="he-IL"/>
        </w:rPr>
        <w:t xml:space="preserve">* באישור ביטוח כללי </w:t>
      </w:r>
      <w:r w:rsidRPr="004D79CC">
        <w:rPr>
          <w:rFonts w:ascii="David" w:eastAsia="Calibri" w:hAnsi="David" w:cs="David"/>
          <w:sz w:val="24"/>
          <w:szCs w:val="24"/>
          <w:rtl/>
          <w:lang w:eastAsia="he-IL"/>
        </w:rPr>
        <w:t xml:space="preserve">ניתן לסמן שדות אלה כשדות שאינם בתוקף. </w:t>
      </w:r>
    </w:p>
    <w:tbl>
      <w:tblPr>
        <w:tblpPr w:leftFromText="180" w:rightFromText="180" w:vertAnchor="text" w:horzAnchor="margin" w:tblpXSpec="center" w:tblpY="-585"/>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35EE0410" w14:textId="77777777" w:rsidTr="00423136">
        <w:trPr>
          <w:trHeight w:val="227"/>
          <w:tblHeader/>
        </w:trPr>
        <w:tc>
          <w:tcPr>
            <w:tcW w:w="11530" w:type="dxa"/>
            <w:shd w:val="clear" w:color="auto" w:fill="F2F2F2"/>
          </w:tcPr>
          <w:p w14:paraId="79FE902D" w14:textId="77777777" w:rsidR="00CE2C28" w:rsidRPr="004D79CC" w:rsidRDefault="00CE2C28" w:rsidP="00423136">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ביטול/שינוי הפוליסה *</w:t>
            </w:r>
          </w:p>
        </w:tc>
      </w:tr>
      <w:tr w:rsidR="00CE2C28" w:rsidRPr="004D79CC" w14:paraId="3C3009C2" w14:textId="77777777" w:rsidTr="00423136">
        <w:trPr>
          <w:trHeight w:val="334"/>
        </w:trPr>
        <w:tc>
          <w:tcPr>
            <w:tcW w:w="11530" w:type="dxa"/>
            <w:shd w:val="clear" w:color="auto" w:fill="auto"/>
            <w:vAlign w:val="center"/>
          </w:tcPr>
          <w:p w14:paraId="071E9B14" w14:textId="77777777" w:rsidR="00CE2C28" w:rsidRPr="004D79CC" w:rsidRDefault="00CE2C28" w:rsidP="00423136">
            <w:pPr>
              <w:spacing w:before="0" w:beforeAutospacing="0" w:after="0" w:afterAutospacing="0" w:line="240" w:lineRule="auto"/>
              <w:rPr>
                <w:rFonts w:ascii="David" w:eastAsia="Calibri" w:hAnsi="David" w:cs="David"/>
                <w:bCs/>
                <w:sz w:val="24"/>
                <w:szCs w:val="24"/>
                <w:rtl/>
                <w:lang w:eastAsia="he-IL"/>
              </w:rPr>
            </w:pPr>
            <w:r w:rsidRPr="004D79CC">
              <w:rPr>
                <w:rFonts w:ascii="David" w:eastAsia="Calibri" w:hAnsi="David" w:cs="David"/>
                <w:b/>
                <w:sz w:val="24"/>
                <w:szCs w:val="24"/>
                <w:rtl/>
                <w:lang w:eastAsia="he-IL"/>
              </w:rPr>
              <w:t xml:space="preserve">שינוי לרעת מבקש האישור או ביטול של פוליסת ביטוח,  לא ייכנס לתוקף אלא </w:t>
            </w:r>
            <w:r w:rsidRPr="004D79CC">
              <w:rPr>
                <w:rFonts w:ascii="David" w:eastAsia="Calibri" w:hAnsi="David" w:cs="David"/>
                <w:bCs/>
                <w:sz w:val="24"/>
                <w:szCs w:val="24"/>
                <w:rtl/>
                <w:lang w:eastAsia="he-IL"/>
              </w:rPr>
              <w:t>30 יום</w:t>
            </w:r>
            <w:r w:rsidRPr="004D79CC">
              <w:rPr>
                <w:rFonts w:ascii="David" w:eastAsia="Calibri" w:hAnsi="David" w:cs="David"/>
                <w:b/>
                <w:sz w:val="24"/>
                <w:szCs w:val="24"/>
                <w:rtl/>
                <w:lang w:eastAsia="he-IL"/>
              </w:rPr>
              <w:t xml:space="preserve"> לאחר משלוח הודעה למבקש האישור בדבר השינוי או הביטול.</w:t>
            </w:r>
          </w:p>
        </w:tc>
      </w:tr>
    </w:tbl>
    <w:p w14:paraId="19F339DC" w14:textId="77777777" w:rsidR="00CE2C28" w:rsidRPr="004D79CC" w:rsidRDefault="00CE2C28" w:rsidP="00CE2C28">
      <w:pPr>
        <w:spacing w:before="0" w:beforeAutospacing="0" w:after="200" w:afterAutospacing="0" w:line="276" w:lineRule="auto"/>
        <w:rPr>
          <w:rFonts w:ascii="David" w:eastAsia="Calibri" w:hAnsi="David" w:cs="David"/>
          <w:sz w:val="24"/>
          <w:szCs w:val="24"/>
          <w:lang w:eastAsia="he-IL"/>
        </w:rPr>
      </w:pPr>
    </w:p>
    <w:p w14:paraId="4C10548F" w14:textId="77777777" w:rsidR="00EC6181" w:rsidRDefault="00EC6181">
      <w:pPr>
        <w:bidi w:val="0"/>
        <w:spacing w:before="0" w:beforeAutospacing="0" w:after="160" w:afterAutospacing="0" w:line="259" w:lineRule="auto"/>
        <w:rPr>
          <w:ins w:id="160" w:author="Meryl Etman" w:date="2020-06-25T13:42:00Z"/>
          <w:rFonts w:ascii="Times New Roman" w:eastAsia="Times New Roman" w:hAnsi="Times New Roman" w:cs="David"/>
          <w:bCs/>
          <w:sz w:val="20"/>
          <w:szCs w:val="24"/>
          <w:u w:val="single"/>
          <w:rtl/>
          <w:lang w:eastAsia="he-IL"/>
        </w:rPr>
      </w:pPr>
      <w:ins w:id="161" w:author="Meryl Etman" w:date="2020-06-25T13:42:00Z">
        <w:r>
          <w:rPr>
            <w:rFonts w:ascii="Times New Roman" w:eastAsia="Times New Roman" w:hAnsi="Times New Roman" w:cs="David"/>
            <w:bCs/>
            <w:sz w:val="20"/>
            <w:szCs w:val="24"/>
            <w:u w:val="single"/>
            <w:rtl/>
            <w:lang w:eastAsia="he-IL"/>
          </w:rPr>
          <w:br w:type="page"/>
        </w:r>
      </w:ins>
    </w:p>
    <w:p w14:paraId="22FF735B" w14:textId="1E29FE5F"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 xml:space="preserve">נספח </w:t>
      </w:r>
      <w:r w:rsidR="00461F51">
        <w:rPr>
          <w:rFonts w:ascii="Times New Roman" w:eastAsia="Times New Roman" w:hAnsi="Times New Roman" w:cs="David" w:hint="cs"/>
          <w:bCs/>
          <w:sz w:val="20"/>
          <w:szCs w:val="24"/>
          <w:u w:val="single"/>
          <w:rtl/>
          <w:lang w:eastAsia="he-IL"/>
        </w:rPr>
        <w:t>"</w:t>
      </w:r>
      <w:r w:rsidRPr="007D6A6B">
        <w:rPr>
          <w:rFonts w:ascii="Times New Roman" w:eastAsia="Times New Roman" w:hAnsi="Times New Roman" w:cs="David"/>
          <w:bCs/>
          <w:sz w:val="20"/>
          <w:szCs w:val="24"/>
          <w:u w:val="single"/>
          <w:rtl/>
          <w:lang w:eastAsia="he-IL"/>
        </w:rPr>
        <w:t>ח'</w:t>
      </w:r>
      <w:r w:rsidR="00461F51">
        <w:rPr>
          <w:rFonts w:ascii="Times New Roman" w:eastAsia="Times New Roman" w:hAnsi="Times New Roman" w:cs="David" w:hint="cs"/>
          <w:bCs/>
          <w:sz w:val="20"/>
          <w:szCs w:val="24"/>
          <w:u w:val="single"/>
          <w:rtl/>
          <w:lang w:eastAsia="he-IL"/>
        </w:rPr>
        <w:t>'</w:t>
      </w:r>
    </w:p>
    <w:p w14:paraId="3CF93A0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033314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רשימת התכניות והמסמכים שעל המתכנן להנפיק</w:t>
      </w:r>
    </w:p>
    <w:p w14:paraId="06F710E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F4FE45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14:paraId="46F73AC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1596394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3F20755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מערכות אוורור בקומות המרתף.</w:t>
      </w:r>
    </w:p>
    <w:p w14:paraId="5B418F6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D280AC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t>מערכות אוורור חדרי מדרגות ולובי קומתי.</w:t>
      </w:r>
    </w:p>
    <w:p w14:paraId="04319D3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E69918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מערכות אוורור מאולץ לחדרי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רותים.</w:t>
      </w:r>
    </w:p>
    <w:p w14:paraId="3300277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7F6777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מערכות מיזוג בדירות.</w:t>
      </w:r>
    </w:p>
    <w:p w14:paraId="3551E06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11AB6E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הכנות למערכות מיזוג בדירות.</w:t>
      </w:r>
    </w:p>
    <w:p w14:paraId="18E7431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B0673C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6.</w:t>
      </w:r>
      <w:r w:rsidRPr="007D6A6B">
        <w:rPr>
          <w:rFonts w:ascii="Times New Roman" w:eastAsia="Times New Roman" w:hAnsi="Times New Roman" w:cs="David"/>
          <w:sz w:val="24"/>
          <w:szCs w:val="24"/>
          <w:rtl/>
          <w:lang w:eastAsia="he-IL"/>
        </w:rPr>
        <w:tab/>
        <w:t>חדרי מכונות.</w:t>
      </w:r>
    </w:p>
    <w:p w14:paraId="41951EC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0CB28E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7.</w:t>
      </w:r>
      <w:r w:rsidRPr="007D6A6B">
        <w:rPr>
          <w:rFonts w:ascii="Times New Roman" w:eastAsia="Times New Roman" w:hAnsi="Times New Roman" w:cs="David"/>
          <w:sz w:val="24"/>
          <w:szCs w:val="24"/>
          <w:rtl/>
          <w:lang w:eastAsia="he-IL"/>
        </w:rPr>
        <w:tab/>
        <w:t>מתקנים על הגג.</w:t>
      </w:r>
    </w:p>
    <w:p w14:paraId="5CEC6FD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58A9F9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8.</w:t>
      </w:r>
      <w:r w:rsidRPr="007D6A6B">
        <w:rPr>
          <w:rFonts w:ascii="Times New Roman" w:eastAsia="Times New Roman" w:hAnsi="Times New Roman" w:cs="David"/>
          <w:sz w:val="24"/>
          <w:szCs w:val="24"/>
          <w:rtl/>
          <w:lang w:eastAsia="he-IL"/>
        </w:rPr>
        <w:tab/>
        <w:t>חתכים, ומבטים על פירים אנכיים.</w:t>
      </w:r>
    </w:p>
    <w:p w14:paraId="6218FE3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3DDF4D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9.</w:t>
      </w:r>
      <w:r w:rsidRPr="007D6A6B">
        <w:rPr>
          <w:rFonts w:ascii="Times New Roman" w:eastAsia="Times New Roman" w:hAnsi="Times New Roman" w:cs="David"/>
          <w:sz w:val="24"/>
          <w:szCs w:val="24"/>
          <w:rtl/>
          <w:lang w:eastAsia="he-IL"/>
        </w:rPr>
        <w:tab/>
        <w:t>סכמות ופרטים.</w:t>
      </w:r>
    </w:p>
    <w:p w14:paraId="25080E3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117247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10.</w:t>
      </w:r>
      <w:r w:rsidRPr="007D6A6B">
        <w:rPr>
          <w:rFonts w:ascii="Times New Roman" w:eastAsia="Times New Roman" w:hAnsi="Times New Roman" w:cs="David"/>
          <w:sz w:val="24"/>
          <w:szCs w:val="24"/>
          <w:rtl/>
          <w:lang w:eastAsia="he-IL"/>
        </w:rPr>
        <w:tab/>
        <w:t>טבלאות ציוד.</w:t>
      </w:r>
    </w:p>
    <w:p w14:paraId="2FDF793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B3A40D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t>מפרטים וכתבי כמויות.</w:t>
      </w:r>
    </w:p>
    <w:p w14:paraId="74D58C3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F70B7E1"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t>כל תכנית ו/או פרט אחר שידרשו במהלך התכנון והבצוע על מנת לקבל מוצר מושלם, בהתאם לשיקול דעת המנהל.</w:t>
      </w:r>
    </w:p>
    <w:p w14:paraId="624AF87F"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712BFE18"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13.</w:t>
      </w:r>
      <w:r w:rsidRPr="007D6A6B">
        <w:rPr>
          <w:rFonts w:ascii="Times New Roman" w:eastAsia="Times New Roman" w:hAnsi="Times New Roman" w:cs="David"/>
          <w:sz w:val="24"/>
          <w:szCs w:val="24"/>
          <w:rtl/>
          <w:lang w:eastAsia="he-IL"/>
        </w:rPr>
        <w:tab/>
        <w:t xml:space="preserve">רשימות </w:t>
      </w:r>
      <w:r w:rsidR="00461F51">
        <w:rPr>
          <w:rFonts w:ascii="Times New Roman" w:eastAsia="Times New Roman" w:hAnsi="Times New Roman" w:cs="David"/>
          <w:sz w:val="24"/>
          <w:szCs w:val="24"/>
          <w:rtl/>
          <w:lang w:eastAsia="he-IL"/>
        </w:rPr>
        <w:t>מעודכנות של ת</w:t>
      </w:r>
      <w:r w:rsidRPr="007D6A6B">
        <w:rPr>
          <w:rFonts w:ascii="Times New Roman" w:eastAsia="Times New Roman" w:hAnsi="Times New Roman" w:cs="David"/>
          <w:sz w:val="24"/>
          <w:szCs w:val="24"/>
          <w:rtl/>
          <w:lang w:eastAsia="he-IL"/>
        </w:rPr>
        <w:t>כניות כולל תאריך ומספר מהדורה - לפחות פעם בחודש.</w:t>
      </w:r>
    </w:p>
    <w:p w14:paraId="3FBFD661"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D90243A"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14.</w:t>
      </w:r>
      <w:r w:rsidRPr="007D6A6B">
        <w:rPr>
          <w:rFonts w:ascii="Times New Roman" w:eastAsia="Times New Roman" w:hAnsi="Times New Roman" w:cs="David"/>
          <w:sz w:val="24"/>
          <w:szCs w:val="24"/>
          <w:rtl/>
          <w:lang w:eastAsia="he-IL"/>
        </w:rPr>
        <w:tab/>
        <w:t>מובהר בזאת שהתכניות יוכנו לפי בצוע בקטעים של הפרויקט ויכללו פתרונות לקטעי הביניים.</w:t>
      </w:r>
    </w:p>
    <w:p w14:paraId="5DCA8881"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DE3A8FC"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7D6A6B">
        <w:rPr>
          <w:rFonts w:ascii="Times New Roman" w:eastAsia="Times New Roman" w:hAnsi="Times New Roman" w:cs="David"/>
          <w:sz w:val="24"/>
          <w:szCs w:val="24"/>
          <w:rtl/>
          <w:lang w:eastAsia="he-IL"/>
        </w:rPr>
        <w:t>15.</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לבניינים ולעבודות פיתוח סביבתי".</w:t>
      </w:r>
    </w:p>
    <w:p w14:paraId="61D6A981"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0331B18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4743E9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A9209B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בניה טרומית / מתועשת </w:t>
      </w:r>
      <w:r w:rsidRPr="007D6A6B">
        <w:rPr>
          <w:rFonts w:ascii="Times New Roman" w:eastAsia="Times New Roman" w:hAnsi="Times New Roman" w:cs="David"/>
          <w:sz w:val="24"/>
          <w:szCs w:val="24"/>
          <w:lang w:eastAsia="he-IL"/>
        </w:rPr>
        <w:t>–</w:t>
      </w:r>
    </w:p>
    <w:p w14:paraId="6F8A85D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במקרה ויוחלט על ביצוע המבנים כולם או מקצתם בבניה טרומית/מתועשת,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דרש המתכנן להכין, בנוסף לנ"ל גם את התכניות המתאימות לבניה טרומית/מתועשת, כולל סימון שרוולים והכנות קצה עם מידות מדויקות והנחיות ביצוע לכל אלמנט ואלמנט וכולל בדיקת תכניות יצרן ומתן ההנחיות הנדרשות לביצוע מתקני מיזוג אויר ובקרה באלמנטים טרומיים.</w:t>
      </w:r>
    </w:p>
    <w:p w14:paraId="303C9DC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07EE3D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כל המסמכים והתוכניות יערכו בשפה העברית.</w:t>
      </w:r>
    </w:p>
    <w:p w14:paraId="3EF7A08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7D6A6B">
        <w:rPr>
          <w:rFonts w:ascii="Times New Roman" w:eastAsia="Times New Roman" w:hAnsi="Times New Roman" w:cs="David"/>
          <w:sz w:val="24"/>
          <w:szCs w:val="24"/>
          <w:rtl/>
          <w:lang w:eastAsia="he-IL"/>
        </w:rPr>
        <w:br w:type="page"/>
      </w:r>
    </w:p>
    <w:p w14:paraId="3CD6F4D9" w14:textId="77777777" w:rsidR="00461F51" w:rsidRPr="00B27B4C" w:rsidRDefault="00461F51" w:rsidP="00461F51">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1D7C0871"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3A5CA833"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0FAD7B81"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D67C893"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1867888"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ECADE08"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47B4D6EF" w14:textId="31544AAA" w:rsidR="00461F51" w:rsidRPr="00B27B4C" w:rsidRDefault="00194C73" w:rsidP="00461F5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AC104C222C9F475D9F6A36D9487776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62" w:author="Meryl Etman" w:date="2020-06-25T13:30:00Z">
            <w:r w:rsidR="00D3360C">
              <w:rPr>
                <w:rFonts w:ascii="Times New Roman" w:eastAsia="Times New Roman" w:hAnsi="Times New Roman" w:cs="David" w:hint="cs"/>
                <w:color w:val="008000"/>
                <w:sz w:val="24"/>
                <w:szCs w:val="24"/>
                <w:rtl/>
                <w:lang w:eastAsia="he-IL"/>
              </w:rPr>
              <w:br/>
              <w:t>גבעת שמואל החדשה בע"מ</w:t>
            </w:r>
            <w:r w:rsidR="00D3360C">
              <w:rPr>
                <w:rFonts w:ascii="Times New Roman" w:eastAsia="Times New Roman" w:hAnsi="Times New Roman" w:cs="David" w:hint="cs"/>
                <w:color w:val="008000"/>
                <w:sz w:val="24"/>
                <w:szCs w:val="24"/>
                <w:rtl/>
                <w:lang w:eastAsia="he-IL"/>
              </w:rPr>
              <w:br/>
              <w:t>יהונתן נתניהו 1ג', אור יהודה</w:t>
            </w:r>
            <w:r w:rsidR="00D3360C">
              <w:rPr>
                <w:rFonts w:ascii="Times New Roman" w:eastAsia="Times New Roman" w:hAnsi="Times New Roman" w:cs="David" w:hint="cs"/>
                <w:color w:val="008000"/>
                <w:sz w:val="24"/>
                <w:szCs w:val="24"/>
                <w:rtl/>
                <w:lang w:eastAsia="he-IL"/>
              </w:rPr>
              <w:br/>
              <w:t>514677533</w:t>
            </w:r>
            <w:r w:rsidR="00D3360C">
              <w:rPr>
                <w:rFonts w:ascii="Times New Roman" w:eastAsia="Times New Roman" w:hAnsi="Times New Roman" w:cs="David" w:hint="cs"/>
                <w:color w:val="008000"/>
                <w:sz w:val="24"/>
                <w:szCs w:val="24"/>
                <w:rtl/>
                <w:lang w:eastAsia="he-IL"/>
              </w:rPr>
              <w:br/>
            </w:r>
          </w:ins>
        </w:sdtContent>
      </w:sdt>
      <w:r w:rsidR="00461F51" w:rsidRPr="00B27B4C">
        <w:rPr>
          <w:rFonts w:ascii="Times New Roman" w:eastAsia="Times New Roman" w:hAnsi="Times New Roman" w:cs="David" w:hint="cs"/>
          <w:color w:val="008000"/>
          <w:sz w:val="24"/>
          <w:szCs w:val="24"/>
          <w:rtl/>
          <w:lang w:eastAsia="he-IL"/>
        </w:rPr>
        <w:br/>
      </w:r>
      <w:r w:rsidR="00461F51" w:rsidRPr="00B27B4C">
        <w:rPr>
          <w:rFonts w:ascii="Times New Roman" w:eastAsia="Times New Roman" w:hAnsi="Times New Roman" w:cs="David" w:hint="cs"/>
          <w:sz w:val="24"/>
          <w:szCs w:val="24"/>
          <w:rtl/>
          <w:lang w:eastAsia="he-IL"/>
        </w:rPr>
        <w:t>(</w:t>
      </w:r>
      <w:r w:rsidR="00461F51" w:rsidRPr="009E0EE6">
        <w:rPr>
          <w:rFonts w:ascii="Times New Roman" w:eastAsia="Times New Roman" w:hAnsi="Times New Roman" w:cs="David" w:hint="cs"/>
          <w:sz w:val="24"/>
          <w:szCs w:val="24"/>
          <w:rtl/>
          <w:lang w:eastAsia="he-IL"/>
        </w:rPr>
        <w:t>המזמין)</w:t>
      </w:r>
    </w:p>
    <w:p w14:paraId="7FA67CBE"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10C70C6"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54F1733"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639CD02"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27A7228" w14:textId="0C8966FA" w:rsidR="00461F51" w:rsidRPr="00B27B4C" w:rsidRDefault="00461F51" w:rsidP="00461F5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C56E23C7A234C76879045717DF99C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63" w:author="Meryl Etman" w:date="2020-06-25T13:31:00Z">
            <w:r w:rsidR="00D3360C">
              <w:rPr>
                <w:rFonts w:ascii="Times New Roman" w:eastAsia="Times New Roman" w:hAnsi="Times New Roman" w:cs="David"/>
                <w:color w:val="008000"/>
                <w:sz w:val="24"/>
                <w:szCs w:val="24"/>
                <w:rtl/>
                <w:lang w:eastAsia="he-IL"/>
              </w:rPr>
              <w:t>מאיר לוסקי מהנדסים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C65E0357C9945E1839832FE5F871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64" w:author="Meryl Etman" w:date="2020-06-25T12:22:00Z">
            <w:r w:rsidR="00423136">
              <w:rPr>
                <w:rFonts w:ascii="Times New Roman" w:eastAsia="Times New Roman" w:hAnsi="Times New Roman" w:cs="David"/>
                <w:color w:val="008000"/>
                <w:sz w:val="24"/>
                <w:szCs w:val="24"/>
                <w:rtl/>
                <w:lang w:eastAsia="he-IL"/>
              </w:rPr>
              <w:t>גבעת שמואל</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94494466D154F5E84E96F98C01E620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65" w:author="Meryl Etman" w:date="2020-06-25T12:23:00Z">
            <w:r w:rsidR="00423136">
              <w:rPr>
                <w:rFonts w:ascii="Times New Roman" w:eastAsia="Times New Roman" w:hAnsi="Times New Roman" w:cs="David" w:hint="cs"/>
                <w:color w:val="008000"/>
                <w:sz w:val="24"/>
                <w:szCs w:val="24"/>
                <w:rtl/>
              </w:rPr>
              <w:t>תכנון מ"א ואוורור מלא לבניינים ולחניונים</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E7A5DB8"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76A38FB"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118C68E"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E861978"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98BC8F1"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2A88FCF"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7A1ABE6"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04C7D22"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1694E61"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FF0AE96" w14:textId="77777777" w:rsidR="00461F51" w:rsidRPr="00B27B4C"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5F66980B" w14:textId="7A3CA9AB" w:rsidR="00461F51" w:rsidRPr="00B27B4C" w:rsidRDefault="00194C73" w:rsidP="00461F5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4E2B0DBC9ADC4C9D8D67C1BC4C572E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66" w:author="Meryl Etman" w:date="2020-06-25T13:31:00Z">
            <w:r w:rsidR="00D3360C">
              <w:rPr>
                <w:rFonts w:ascii="Times New Roman" w:eastAsia="Times New Roman" w:hAnsi="Times New Roman" w:cs="David" w:hint="cs"/>
                <w:color w:val="00B0F0"/>
                <w:sz w:val="24"/>
                <w:szCs w:val="24"/>
                <w:u w:val="single"/>
                <w:rtl/>
                <w:lang w:eastAsia="he-IL"/>
              </w:rPr>
              <w:t>מאיר לוסקי מהנדסים בע"מ</w:t>
            </w:r>
          </w:ins>
        </w:sdtContent>
      </w:sdt>
    </w:p>
    <w:p w14:paraId="7DE3B8E1"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24389C9B"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ADCAC5E"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6ECD659E"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8C04593"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6339F6E3" w14:textId="77777777" w:rsidR="00461F51" w:rsidRPr="00B27B4C" w:rsidRDefault="00461F51" w:rsidP="00461F51">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1C13E2D" w14:textId="3B95F12C"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B34EDC7080A4751B248FD30F460FD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67" w:author="Meryl Etman" w:date="2020-06-25T13:30:00Z">
            <w:r w:rsidR="00D3360C">
              <w:rPr>
                <w:rFonts w:ascii="Times New Roman" w:eastAsia="Times New Roman" w:hAnsi="Times New Roman" w:cs="David" w:hint="cs"/>
                <w:color w:val="008000"/>
                <w:sz w:val="24"/>
                <w:szCs w:val="24"/>
                <w:rtl/>
                <w:lang w:eastAsia="he-IL"/>
              </w:rPr>
              <w:br/>
              <w:t>גבעת שמואל החדשה בע"מ</w:t>
            </w:r>
            <w:r w:rsidR="00D3360C">
              <w:rPr>
                <w:rFonts w:ascii="Times New Roman" w:eastAsia="Times New Roman" w:hAnsi="Times New Roman" w:cs="David" w:hint="cs"/>
                <w:color w:val="008000"/>
                <w:sz w:val="24"/>
                <w:szCs w:val="24"/>
                <w:rtl/>
                <w:lang w:eastAsia="he-IL"/>
              </w:rPr>
              <w:br/>
              <w:t>יהונתן נתניהו 1ג', אור יהודה</w:t>
            </w:r>
            <w:r w:rsidR="00D3360C">
              <w:rPr>
                <w:rFonts w:ascii="Times New Roman" w:eastAsia="Times New Roman" w:hAnsi="Times New Roman" w:cs="David" w:hint="cs"/>
                <w:color w:val="008000"/>
                <w:sz w:val="24"/>
                <w:szCs w:val="24"/>
                <w:rtl/>
                <w:lang w:eastAsia="he-IL"/>
              </w:rPr>
              <w:br/>
              <w:t>514677533</w:t>
            </w:r>
            <w:r w:rsidR="00D3360C">
              <w:rPr>
                <w:rFonts w:ascii="Times New Roman" w:eastAsia="Times New Roman" w:hAnsi="Times New Roman" w:cs="David" w:hint="cs"/>
                <w:color w:val="008000"/>
                <w:sz w:val="24"/>
                <w:szCs w:val="24"/>
                <w:rtl/>
                <w:lang w:eastAsia="he-IL"/>
              </w:rPr>
              <w:br/>
            </w:r>
          </w:ins>
        </w:sdtContent>
      </w:sdt>
    </w:p>
    <w:p w14:paraId="2D7B2AC7"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924D36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44CE2E3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4CEF49A" w14:textId="627A8D2D"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ED221E93217F41ECA34F5BC3C6B4F9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68" w:author="Meryl Etman" w:date="2020-06-25T12:22:00Z">
            <w:r w:rsidR="00423136">
              <w:rPr>
                <w:rFonts w:ascii="Times New Roman" w:eastAsia="Times New Roman" w:hAnsi="Times New Roman" w:cs="David" w:hint="cs"/>
                <w:color w:val="008000"/>
                <w:sz w:val="24"/>
                <w:szCs w:val="24"/>
                <w:rtl/>
                <w:lang w:eastAsia="he-IL"/>
              </w:rPr>
              <w:t>גבעת שמואל</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0EEC27E4FBCB143A8554571BB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08-23T00:00:00Z">
            <w:dateFormat w:val="dd/MM/yyyy"/>
            <w:lid w:val="he-IL"/>
            <w:storeMappedDataAs w:val="dateTime"/>
            <w:calendar w:val="gregorian"/>
          </w:date>
        </w:sdtPr>
        <w:sdtEndPr>
          <w:rPr>
            <w:rFonts w:hint="cs"/>
          </w:rPr>
        </w:sdtEndPr>
        <w:sdtContent>
          <w:ins w:id="169" w:author="Meryl Etman" w:date="2020-08-23T16:59:00Z">
            <w:r w:rsidR="00194C73">
              <w:rPr>
                <w:rFonts w:ascii="Times New Roman" w:eastAsia="Times New Roman" w:hAnsi="Times New Roman" w:cs="David" w:hint="cs"/>
                <w:color w:val="008000"/>
                <w:sz w:val="24"/>
                <w:szCs w:val="24"/>
                <w:rtl/>
                <w:lang w:eastAsia="he-IL"/>
              </w:rPr>
              <w:t>‏23/08/2020</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028A99E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1A3E0FBA"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9EE14E2"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DA4096E"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90A86F2"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E7BE6A"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4C80D3CE"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54A63E0"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1E63A48"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8568E95"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BA8CD5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55DA2299"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C6E36ED"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1B3DF8CB" w14:textId="77777777" w:rsidR="00461F51" w:rsidRPr="00B27B4C" w:rsidRDefault="00461F51" w:rsidP="00461F51">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37E3D4B"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0D022CE8"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27817EC6"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DE93824"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71B781F" w14:textId="785BF9A2"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3A4BA09479574CD2BCCD6B7C6CF4063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70" w:author="Meryl Etman" w:date="2020-06-25T13:31:00Z">
            <w:r w:rsidR="00D3360C">
              <w:rPr>
                <w:rFonts w:ascii="Times New Roman" w:eastAsia="Times New Roman" w:hAnsi="Times New Roman" w:cs="David" w:hint="cs"/>
                <w:color w:val="00B0F0"/>
                <w:sz w:val="24"/>
                <w:szCs w:val="24"/>
                <w:u w:val="single"/>
                <w:rtl/>
                <w:lang w:eastAsia="he-IL"/>
              </w:rPr>
              <w:t>מאיר לוסקי מהנדסים בע"מ</w:t>
            </w:r>
          </w:ins>
        </w:sdtContent>
      </w:sdt>
    </w:p>
    <w:p w14:paraId="23DC1C33" w14:textId="77777777" w:rsidR="00461F51"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E328953"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3CB02D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E394CE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1747D605"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9EA35B7" w14:textId="77777777" w:rsidR="00461F51" w:rsidRPr="00B27B4C" w:rsidRDefault="00461F51" w:rsidP="00461F51">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91B7449" w14:textId="77777777" w:rsidR="00461F51" w:rsidRPr="00B27B4C" w:rsidRDefault="00461F51" w:rsidP="00461F51">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5D49074F" w14:textId="77777777" w:rsidR="00461F51" w:rsidRPr="00B27B4C" w:rsidRDefault="00461F51" w:rsidP="00461F51">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5AA4607" w14:textId="77777777" w:rsidR="00461F51" w:rsidRPr="00B27B4C" w:rsidRDefault="00461F51" w:rsidP="00461F51">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004D5CB4"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2EA16EB"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597E11AF"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54794668" w14:textId="77777777" w:rsidR="00461F51" w:rsidRPr="00B27B4C" w:rsidRDefault="00461F51" w:rsidP="00461F51">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4B8EE9D5" w14:textId="77777777" w:rsidR="00461F51" w:rsidRPr="0047052D" w:rsidRDefault="00461F51" w:rsidP="00461F51">
      <w:pPr>
        <w:widowControl w:val="0"/>
        <w:spacing w:before="0" w:beforeAutospacing="0" w:after="0" w:afterAutospacing="0" w:line="240" w:lineRule="auto"/>
        <w:jc w:val="both"/>
      </w:pPr>
    </w:p>
    <w:p w14:paraId="44AD795A" w14:textId="77777777" w:rsidR="001A69D5" w:rsidRPr="00461F51" w:rsidRDefault="001A69D5" w:rsidP="00461F51">
      <w:pPr>
        <w:keepNext/>
        <w:widowControl w:val="0"/>
        <w:spacing w:before="0" w:beforeAutospacing="0" w:after="0" w:afterAutospacing="0" w:line="240" w:lineRule="auto"/>
        <w:jc w:val="center"/>
        <w:outlineLvl w:val="7"/>
      </w:pPr>
    </w:p>
    <w:sectPr w:rsidR="001A69D5" w:rsidRPr="00461F51"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CB7501" w14:textId="77777777" w:rsidR="00423136" w:rsidRDefault="00423136" w:rsidP="00AF234B">
      <w:pPr>
        <w:spacing w:before="0" w:after="0" w:line="240" w:lineRule="auto"/>
      </w:pPr>
      <w:r>
        <w:separator/>
      </w:r>
    </w:p>
  </w:endnote>
  <w:endnote w:type="continuationSeparator" w:id="0">
    <w:p w14:paraId="73C181F3" w14:textId="77777777" w:rsidR="00423136" w:rsidRDefault="00423136"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13"/>
      <w:gridCol w:w="2810"/>
      <w:gridCol w:w="232"/>
      <w:gridCol w:w="1034"/>
      <w:gridCol w:w="1807"/>
    </w:tblGrid>
    <w:tr w:rsidR="00423136" w:rsidRPr="00F9528C" w14:paraId="2E4A5AFF" w14:textId="77777777" w:rsidTr="004E3753">
      <w:tc>
        <w:tcPr>
          <w:tcW w:w="753" w:type="dxa"/>
        </w:tcPr>
        <w:p w14:paraId="13DC8DCF" w14:textId="77777777" w:rsidR="00423136" w:rsidRPr="00F9528C" w:rsidRDefault="00423136"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0F38F905" w14:textId="1516AA51" w:rsidR="00423136" w:rsidRPr="00F9528C" w:rsidRDefault="00423136" w:rsidP="004E3753">
              <w:pPr>
                <w:tabs>
                  <w:tab w:val="center" w:pos="4153"/>
                  <w:tab w:val="right" w:pos="8306"/>
                </w:tabs>
                <w:spacing w:before="0" w:after="0" w:line="240" w:lineRule="auto"/>
                <w:rPr>
                  <w:rFonts w:ascii="David" w:hAnsi="David"/>
                  <w:color w:val="00B0F0"/>
                  <w:sz w:val="20"/>
                  <w:szCs w:val="20"/>
                  <w:rtl/>
                </w:rPr>
              </w:pPr>
              <w:ins w:id="171" w:author="Meryl Etman" w:date="2020-06-25T12:22:00Z">
                <w:r>
                  <w:rPr>
                    <w:rFonts w:ascii="David" w:hAnsi="David"/>
                    <w:color w:val="00B0F0"/>
                    <w:sz w:val="20"/>
                    <w:szCs w:val="20"/>
                    <w:rtl/>
                  </w:rPr>
                  <w:t>סביוני גבעת שמואל</w:t>
                </w:r>
              </w:ins>
            </w:p>
          </w:tc>
        </w:sdtContent>
      </w:sdt>
      <w:tc>
        <w:tcPr>
          <w:tcW w:w="2232" w:type="dxa"/>
        </w:tcPr>
        <w:p w14:paraId="17B5FED9" w14:textId="77777777" w:rsidR="00423136" w:rsidRPr="00F9528C" w:rsidRDefault="00423136"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cs="David" w:hint="cs"/>
                  <w:rtl/>
                </w:rPr>
                <w:t>מיזוג אויר</w:t>
              </w:r>
            </w:sdtContent>
          </w:sdt>
        </w:p>
      </w:tc>
      <w:tc>
        <w:tcPr>
          <w:tcW w:w="236" w:type="dxa"/>
        </w:tcPr>
        <w:p w14:paraId="3BFE8FFE" w14:textId="77777777" w:rsidR="00423136" w:rsidRPr="00F9528C" w:rsidRDefault="00423136" w:rsidP="004E3753">
          <w:pPr>
            <w:tabs>
              <w:tab w:val="center" w:pos="4153"/>
              <w:tab w:val="right" w:pos="8306"/>
            </w:tabs>
            <w:spacing w:before="0" w:after="0" w:line="240" w:lineRule="auto"/>
            <w:rPr>
              <w:rFonts w:ascii="David" w:hAnsi="David"/>
              <w:sz w:val="16"/>
              <w:szCs w:val="16"/>
              <w:rtl/>
            </w:rPr>
          </w:pPr>
        </w:p>
      </w:tc>
      <w:tc>
        <w:tcPr>
          <w:tcW w:w="1129" w:type="dxa"/>
        </w:tcPr>
        <w:p w14:paraId="2FE6CFDA" w14:textId="77777777" w:rsidR="00423136" w:rsidRPr="00F9528C" w:rsidRDefault="00423136" w:rsidP="004E3753">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44C0AA19" w14:textId="72122FDE" w:rsidR="00423136" w:rsidRPr="00F9528C" w:rsidRDefault="00423136" w:rsidP="004E3753">
              <w:pPr>
                <w:tabs>
                  <w:tab w:val="center" w:pos="4153"/>
                  <w:tab w:val="right" w:pos="8306"/>
                </w:tabs>
                <w:spacing w:before="0" w:after="0" w:line="240" w:lineRule="auto"/>
                <w:rPr>
                  <w:rFonts w:ascii="David" w:hAnsi="David"/>
                  <w:sz w:val="20"/>
                  <w:szCs w:val="20"/>
                  <w:rtl/>
                </w:rPr>
              </w:pPr>
              <w:del w:id="172" w:author="Meryl Etman" w:date="2020-06-25T13:44:00Z">
                <w:r w:rsidDel="003C66E7">
                  <w:rPr>
                    <w:rFonts w:ascii="David" w:hAnsi="David" w:hint="cs"/>
                  </w:rPr>
                  <w:delText>CONT-5-617</w:delText>
                </w:r>
              </w:del>
              <w:ins w:id="173" w:author="Meryl Etman" w:date="2020-06-25T13:44:00Z">
                <w:r w:rsidR="003C66E7">
                  <w:rPr>
                    <w:rFonts w:ascii="David" w:hAnsi="David" w:hint="cs"/>
                    <w:sz w:val="20"/>
                    <w:szCs w:val="20"/>
                  </w:rPr>
                  <w:t>CO</w:t>
                </w:r>
                <w:r w:rsidR="003C66E7">
                  <w:rPr>
                    <w:rFonts w:ascii="David" w:hAnsi="David" w:hint="cs"/>
                    <w:sz w:val="20"/>
                    <w:szCs w:val="20"/>
                    <w:rtl/>
                  </w:rPr>
                  <w:t>NT-10-1925</w:t>
                </w:r>
              </w:ins>
            </w:p>
          </w:tc>
        </w:sdtContent>
      </w:sdt>
    </w:tr>
    <w:tr w:rsidR="00423136" w:rsidRPr="00F9528C" w14:paraId="55F80CA4" w14:textId="77777777" w:rsidTr="004E3753">
      <w:tc>
        <w:tcPr>
          <w:tcW w:w="753" w:type="dxa"/>
        </w:tcPr>
        <w:p w14:paraId="7591C146" w14:textId="77777777" w:rsidR="00423136" w:rsidRPr="00F9528C" w:rsidRDefault="00423136"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73B0960F" w14:textId="61672306" w:rsidR="00423136" w:rsidRPr="00F9528C" w:rsidRDefault="00D3360C" w:rsidP="004E3753">
              <w:pPr>
                <w:tabs>
                  <w:tab w:val="center" w:pos="4153"/>
                  <w:tab w:val="right" w:pos="8306"/>
                </w:tabs>
                <w:spacing w:before="0" w:after="0" w:line="240" w:lineRule="auto"/>
                <w:rPr>
                  <w:rFonts w:ascii="David" w:hAnsi="David"/>
                  <w:color w:val="00B0F0"/>
                  <w:sz w:val="20"/>
                  <w:szCs w:val="20"/>
                  <w:rtl/>
                </w:rPr>
              </w:pPr>
              <w:ins w:id="174" w:author="Meryl Etman" w:date="2020-06-25T13:31:00Z">
                <w:r>
                  <w:rPr>
                    <w:rFonts w:ascii="David" w:hAnsi="David"/>
                    <w:color w:val="00B0F0"/>
                    <w:sz w:val="20"/>
                    <w:szCs w:val="20"/>
                    <w:rtl/>
                  </w:rPr>
                  <w:t>מאיר לוסקי מהנדסים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23136" w:rsidRPr="00F9528C" w14:paraId="3055680C" w14:textId="77777777" w:rsidTr="004E3753">
            <w:trPr>
              <w:trHeight w:val="201"/>
            </w:trPr>
            <w:tc>
              <w:tcPr>
                <w:tcW w:w="926" w:type="dxa"/>
              </w:tcPr>
              <w:p w14:paraId="5879B290" w14:textId="77777777" w:rsidR="00423136" w:rsidRPr="00F9528C" w:rsidRDefault="00423136"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4FC4148E" w14:textId="05232F8D" w:rsidR="00423136" w:rsidRPr="00F9528C" w:rsidRDefault="00194C73" w:rsidP="004E3753">
                    <w:pPr>
                      <w:tabs>
                        <w:tab w:val="center" w:pos="4153"/>
                        <w:tab w:val="right" w:pos="8306"/>
                      </w:tabs>
                      <w:spacing w:before="0" w:after="0" w:line="240" w:lineRule="auto"/>
                      <w:ind w:left="1" w:hanging="1"/>
                      <w:rPr>
                        <w:rFonts w:ascii="David" w:hAnsi="David"/>
                        <w:color w:val="00B0F0"/>
                        <w:sz w:val="20"/>
                        <w:szCs w:val="20"/>
                        <w:rtl/>
                      </w:rPr>
                    </w:pPr>
                    <w:ins w:id="175" w:author="Meryl Etman" w:date="2020-08-23T16:59:00Z">
                      <w:r>
                        <w:rPr>
                          <w:rFonts w:ascii="David" w:hAnsi="David" w:hint="cs"/>
                          <w:color w:val="00B0F0"/>
                          <w:sz w:val="20"/>
                          <w:szCs w:val="20"/>
                          <w:rtl/>
                        </w:rPr>
                        <w:t>0.4</w:t>
                      </w:r>
                    </w:ins>
                  </w:p>
                </w:tc>
              </w:sdtContent>
            </w:sdt>
          </w:tr>
        </w:tbl>
        <w:p w14:paraId="578573BE" w14:textId="77777777" w:rsidR="00423136" w:rsidRPr="00F9528C" w:rsidRDefault="00423136" w:rsidP="004E3753">
          <w:pPr>
            <w:tabs>
              <w:tab w:val="center" w:pos="4153"/>
              <w:tab w:val="right" w:pos="8306"/>
            </w:tabs>
            <w:spacing w:before="0" w:after="0" w:line="240" w:lineRule="auto"/>
            <w:rPr>
              <w:rFonts w:ascii="David" w:hAnsi="David"/>
              <w:sz w:val="20"/>
              <w:szCs w:val="20"/>
              <w:rtl/>
            </w:rPr>
          </w:pPr>
        </w:p>
      </w:tc>
      <w:tc>
        <w:tcPr>
          <w:tcW w:w="236" w:type="dxa"/>
        </w:tcPr>
        <w:p w14:paraId="35B622A1" w14:textId="77777777" w:rsidR="00423136" w:rsidRPr="00F9528C" w:rsidRDefault="00423136" w:rsidP="004E3753">
          <w:pPr>
            <w:tabs>
              <w:tab w:val="center" w:pos="4153"/>
              <w:tab w:val="right" w:pos="8306"/>
            </w:tabs>
            <w:spacing w:before="0" w:after="0" w:line="240" w:lineRule="auto"/>
            <w:rPr>
              <w:rFonts w:ascii="David" w:hAnsi="David"/>
              <w:sz w:val="20"/>
              <w:szCs w:val="20"/>
              <w:rtl/>
            </w:rPr>
          </w:pPr>
        </w:p>
      </w:tc>
      <w:tc>
        <w:tcPr>
          <w:tcW w:w="1129" w:type="dxa"/>
        </w:tcPr>
        <w:p w14:paraId="275B55D4" w14:textId="77777777" w:rsidR="00423136" w:rsidRPr="00F9528C" w:rsidRDefault="00423136"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75F86999" w14:textId="0AFA1F5D" w:rsidR="00423136" w:rsidRPr="00F9528C" w:rsidRDefault="00194C73" w:rsidP="004E3753">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176" w:author="Meryl Etman" w:date="2020-08-23T16:59:00Z">
                <w:r>
                  <w:rPr>
                    <w:rFonts w:ascii="David" w:hAnsi="David" w:hint="cs"/>
                    <w:sz w:val="20"/>
                    <w:szCs w:val="20"/>
                    <w:rtl/>
                  </w:rPr>
                  <w:t>3;#</w:t>
                </w:r>
                <w:r>
                  <w:rPr>
                    <w:rFonts w:ascii="David" w:hAnsi="David" w:hint="cs"/>
                    <w:sz w:val="20"/>
                    <w:szCs w:val="20"/>
                  </w:rPr>
                  <w:t>Draft</w:t>
                </w:r>
              </w:ins>
            </w:sdtContent>
          </w:sdt>
        </w:p>
      </w:tc>
    </w:tr>
    <w:tr w:rsidR="00423136" w:rsidRPr="00F9528C" w14:paraId="7AA51B5A" w14:textId="77777777" w:rsidTr="004E3753">
      <w:trPr>
        <w:trHeight w:val="80"/>
      </w:trPr>
      <w:tc>
        <w:tcPr>
          <w:tcW w:w="753" w:type="dxa"/>
        </w:tcPr>
        <w:p w14:paraId="2809C55F" w14:textId="77777777" w:rsidR="00423136" w:rsidRPr="00F9528C" w:rsidRDefault="00423136" w:rsidP="004E3753">
          <w:pPr>
            <w:tabs>
              <w:tab w:val="center" w:pos="4153"/>
              <w:tab w:val="right" w:pos="8306"/>
            </w:tabs>
            <w:spacing w:before="0" w:after="0" w:line="240" w:lineRule="auto"/>
            <w:rPr>
              <w:rFonts w:ascii="David" w:hAnsi="David"/>
              <w:sz w:val="20"/>
              <w:szCs w:val="20"/>
              <w:rtl/>
            </w:rPr>
          </w:pPr>
        </w:p>
      </w:tc>
      <w:tc>
        <w:tcPr>
          <w:tcW w:w="1883" w:type="dxa"/>
        </w:tcPr>
        <w:p w14:paraId="19E5A687" w14:textId="77777777" w:rsidR="00423136" w:rsidRPr="00F9528C" w:rsidRDefault="00423136" w:rsidP="004E3753">
          <w:pPr>
            <w:tabs>
              <w:tab w:val="center" w:pos="4153"/>
              <w:tab w:val="right" w:pos="8306"/>
            </w:tabs>
            <w:spacing w:before="0" w:after="0" w:line="240" w:lineRule="auto"/>
            <w:rPr>
              <w:rFonts w:ascii="David" w:hAnsi="David"/>
              <w:color w:val="00B0F0"/>
              <w:sz w:val="20"/>
              <w:szCs w:val="20"/>
              <w:rtl/>
            </w:rPr>
          </w:pPr>
        </w:p>
      </w:tc>
      <w:tc>
        <w:tcPr>
          <w:tcW w:w="2232" w:type="dxa"/>
        </w:tcPr>
        <w:p w14:paraId="1A325ACB" w14:textId="77777777" w:rsidR="00423136" w:rsidRPr="00F9528C" w:rsidRDefault="00423136" w:rsidP="004E3753">
          <w:pPr>
            <w:tabs>
              <w:tab w:val="center" w:pos="4153"/>
              <w:tab w:val="right" w:pos="8306"/>
            </w:tabs>
            <w:spacing w:before="0" w:after="0" w:line="240" w:lineRule="auto"/>
            <w:rPr>
              <w:rFonts w:ascii="David" w:hAnsi="David"/>
              <w:sz w:val="20"/>
              <w:szCs w:val="20"/>
              <w:rtl/>
            </w:rPr>
          </w:pPr>
        </w:p>
      </w:tc>
      <w:tc>
        <w:tcPr>
          <w:tcW w:w="236" w:type="dxa"/>
        </w:tcPr>
        <w:p w14:paraId="18D1D7BE" w14:textId="77777777" w:rsidR="00423136" w:rsidRPr="00F9528C" w:rsidRDefault="00423136" w:rsidP="004E3753">
          <w:pPr>
            <w:tabs>
              <w:tab w:val="center" w:pos="4153"/>
              <w:tab w:val="right" w:pos="8306"/>
            </w:tabs>
            <w:spacing w:before="0" w:after="0" w:line="240" w:lineRule="auto"/>
            <w:rPr>
              <w:rFonts w:ascii="David" w:hAnsi="David"/>
              <w:sz w:val="20"/>
              <w:szCs w:val="20"/>
              <w:rtl/>
            </w:rPr>
          </w:pPr>
        </w:p>
      </w:tc>
      <w:tc>
        <w:tcPr>
          <w:tcW w:w="1129" w:type="dxa"/>
        </w:tcPr>
        <w:p w14:paraId="454E5E21" w14:textId="77777777" w:rsidR="00423136" w:rsidRPr="00F9528C" w:rsidRDefault="00423136" w:rsidP="004E3753">
          <w:pPr>
            <w:tabs>
              <w:tab w:val="center" w:pos="4153"/>
              <w:tab w:val="right" w:pos="8306"/>
            </w:tabs>
            <w:spacing w:before="0" w:after="0" w:line="240" w:lineRule="auto"/>
            <w:rPr>
              <w:rFonts w:ascii="David" w:hAnsi="David"/>
              <w:sz w:val="20"/>
              <w:szCs w:val="20"/>
              <w:rtl/>
            </w:rPr>
          </w:pPr>
        </w:p>
      </w:tc>
      <w:tc>
        <w:tcPr>
          <w:tcW w:w="2073" w:type="dxa"/>
        </w:tcPr>
        <w:p w14:paraId="6A7DE41D" w14:textId="77777777" w:rsidR="00423136" w:rsidRPr="00F9528C" w:rsidRDefault="00423136" w:rsidP="004E3753">
          <w:pPr>
            <w:tabs>
              <w:tab w:val="center" w:pos="4153"/>
              <w:tab w:val="right" w:pos="8306"/>
            </w:tabs>
            <w:spacing w:before="0" w:after="0" w:line="240" w:lineRule="auto"/>
            <w:rPr>
              <w:rFonts w:ascii="David" w:hAnsi="David"/>
              <w:sz w:val="20"/>
              <w:szCs w:val="20"/>
              <w:rtl/>
            </w:rPr>
          </w:pPr>
        </w:p>
      </w:tc>
    </w:tr>
  </w:tbl>
  <w:p w14:paraId="2B173E56" w14:textId="77777777" w:rsidR="00423136" w:rsidRPr="006A656B" w:rsidRDefault="00423136" w:rsidP="006A656B">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8E7EF4" w14:textId="77777777" w:rsidR="00423136" w:rsidRDefault="00423136" w:rsidP="00AF234B">
      <w:pPr>
        <w:spacing w:before="0" w:after="0" w:line="240" w:lineRule="auto"/>
      </w:pPr>
      <w:r>
        <w:separator/>
      </w:r>
    </w:p>
  </w:footnote>
  <w:footnote w:type="continuationSeparator" w:id="0">
    <w:p w14:paraId="348A66C9" w14:textId="77777777" w:rsidR="00423136" w:rsidRDefault="00423136"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ECF18E1" w14:textId="77777777" w:rsidR="00423136" w:rsidRDefault="00423136" w:rsidP="00CF334C">
        <w:pPr>
          <w:pStyle w:val="a3"/>
          <w:jc w:val="center"/>
        </w:pPr>
        <w:r>
          <w:fldChar w:fldCharType="begin"/>
        </w:r>
        <w:r>
          <w:instrText xml:space="preserve"> PAGE   \* MERGEFORMAT </w:instrText>
        </w:r>
        <w:r>
          <w:fldChar w:fldCharType="separate"/>
        </w:r>
        <w:r w:rsidR="00194C73">
          <w:rPr>
            <w:noProof/>
            <w:rtl/>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nsid w:val="04EB4B0B"/>
    <w:multiLevelType w:val="multilevel"/>
    <w:tmpl w:val="5C5A5358"/>
    <w:lvl w:ilvl="0">
      <w:start w:val="1"/>
      <w:numFmt w:val="decimal"/>
      <w:lvlText w:val="%1."/>
      <w:lvlJc w:val="left"/>
      <w:pPr>
        <w:tabs>
          <w:tab w:val="num" w:pos="720"/>
        </w:tabs>
        <w:ind w:left="720" w:hanging="720"/>
      </w:pPr>
      <w:rPr>
        <w:rFonts w:cs="Times New Roman" w:hint="default"/>
        <w:b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nsid w:val="17856F40"/>
    <w:multiLevelType w:val="multilevel"/>
    <w:tmpl w:val="7FC0905A"/>
    <w:lvl w:ilvl="0">
      <w:start w:val="2"/>
      <w:numFmt w:val="decimal"/>
      <w:lvlText w:val="%1"/>
      <w:lvlJc w:val="left"/>
      <w:pPr>
        <w:tabs>
          <w:tab w:val="num" w:pos="720"/>
        </w:tabs>
        <w:ind w:left="720" w:hanging="720"/>
      </w:pPr>
      <w:rPr>
        <w:rFonts w:cs="Times New Roman" w:hint="cs"/>
      </w:rPr>
    </w:lvl>
    <w:lvl w:ilvl="1">
      <w:start w:val="2"/>
      <w:numFmt w:val="decimal"/>
      <w:lvlText w:val="%1.%2"/>
      <w:lvlJc w:val="left"/>
      <w:pPr>
        <w:tabs>
          <w:tab w:val="num" w:pos="1440"/>
        </w:tabs>
        <w:ind w:left="1440" w:hanging="720"/>
      </w:pPr>
      <w:rPr>
        <w:rFonts w:cs="Times New Roman" w:hint="cs"/>
      </w:rPr>
    </w:lvl>
    <w:lvl w:ilvl="2">
      <w:start w:val="1"/>
      <w:numFmt w:val="decimal"/>
      <w:lvlText w:val="%1.%2.%3"/>
      <w:lvlJc w:val="left"/>
      <w:pPr>
        <w:tabs>
          <w:tab w:val="num" w:pos="2160"/>
        </w:tabs>
        <w:ind w:left="2160" w:hanging="720"/>
      </w:pPr>
      <w:rPr>
        <w:rFonts w:cs="Times New Roman" w:hint="cs"/>
      </w:rPr>
    </w:lvl>
    <w:lvl w:ilvl="3">
      <w:start w:val="1"/>
      <w:numFmt w:val="decimal"/>
      <w:lvlText w:val="%1.%2.%3.%4"/>
      <w:lvlJc w:val="left"/>
      <w:pPr>
        <w:tabs>
          <w:tab w:val="num" w:pos="2880"/>
        </w:tabs>
        <w:ind w:left="2880" w:hanging="720"/>
      </w:pPr>
      <w:rPr>
        <w:rFonts w:cs="Times New Roman" w:hint="cs"/>
      </w:rPr>
    </w:lvl>
    <w:lvl w:ilvl="4">
      <w:start w:val="1"/>
      <w:numFmt w:val="decimal"/>
      <w:lvlText w:val="%1.%2.%3.%4.%5"/>
      <w:lvlJc w:val="left"/>
      <w:pPr>
        <w:tabs>
          <w:tab w:val="num" w:pos="3960"/>
        </w:tabs>
        <w:ind w:left="3960" w:hanging="1080"/>
      </w:pPr>
      <w:rPr>
        <w:rFonts w:cs="Times New Roman" w:hint="cs"/>
      </w:rPr>
    </w:lvl>
    <w:lvl w:ilvl="5">
      <w:start w:val="1"/>
      <w:numFmt w:val="decimal"/>
      <w:lvlText w:val="%1.%2.%3.%4.%5.%6"/>
      <w:lvlJc w:val="left"/>
      <w:pPr>
        <w:tabs>
          <w:tab w:val="num" w:pos="4680"/>
        </w:tabs>
        <w:ind w:left="4680" w:hanging="1080"/>
      </w:pPr>
      <w:rPr>
        <w:rFonts w:cs="Times New Roman" w:hint="cs"/>
      </w:rPr>
    </w:lvl>
    <w:lvl w:ilvl="6">
      <w:start w:val="1"/>
      <w:numFmt w:val="decimal"/>
      <w:lvlText w:val="%1.%2.%3.%4.%5.%6.%7"/>
      <w:lvlJc w:val="left"/>
      <w:pPr>
        <w:tabs>
          <w:tab w:val="num" w:pos="5400"/>
        </w:tabs>
        <w:ind w:left="5400" w:hanging="1080"/>
      </w:pPr>
      <w:rPr>
        <w:rFonts w:cs="Times New Roman" w:hint="cs"/>
      </w:rPr>
    </w:lvl>
    <w:lvl w:ilvl="7">
      <w:start w:val="1"/>
      <w:numFmt w:val="decimal"/>
      <w:lvlText w:val="%1.%2.%3.%4.%5.%6.%7.%8"/>
      <w:lvlJc w:val="left"/>
      <w:pPr>
        <w:tabs>
          <w:tab w:val="num" w:pos="6480"/>
        </w:tabs>
        <w:ind w:left="6480" w:hanging="1440"/>
      </w:pPr>
      <w:rPr>
        <w:rFonts w:cs="Times New Roman" w:hint="cs"/>
      </w:rPr>
    </w:lvl>
    <w:lvl w:ilvl="8">
      <w:start w:val="1"/>
      <w:numFmt w:val="decimal"/>
      <w:lvlText w:val="%1.%2.%3.%4.%5.%6.%7.%8.%9"/>
      <w:lvlJc w:val="left"/>
      <w:pPr>
        <w:tabs>
          <w:tab w:val="num" w:pos="7200"/>
        </w:tabs>
        <w:ind w:left="7200" w:hanging="1440"/>
      </w:pPr>
      <w:rPr>
        <w:rFonts w:cs="Times New Roman" w:hint="cs"/>
      </w:rPr>
    </w:lvl>
  </w:abstractNum>
  <w:abstractNum w:abstractNumId="3">
    <w:nsid w:val="182D3D3B"/>
    <w:multiLevelType w:val="hybridMultilevel"/>
    <w:tmpl w:val="99E801FA"/>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5">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6">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7">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8">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6F23A34"/>
    <w:multiLevelType w:val="hybridMultilevel"/>
    <w:tmpl w:val="11121C88"/>
    <w:lvl w:ilvl="0" w:tplc="82382516">
      <w:start w:val="2"/>
      <w:numFmt w:val="bullet"/>
      <w:lvlText w:val="-"/>
      <w:lvlJc w:val="left"/>
      <w:pPr>
        <w:tabs>
          <w:tab w:val="num" w:pos="3600"/>
        </w:tabs>
        <w:ind w:left="3600" w:hanging="720"/>
      </w:pPr>
      <w:rPr>
        <w:rFonts w:ascii="Times New Roman" w:eastAsia="Times New Roman" w:hAnsi="Times New Roman" w:hint="default"/>
      </w:rPr>
    </w:lvl>
    <w:lvl w:ilvl="1" w:tplc="040D0003">
      <w:start w:val="1"/>
      <w:numFmt w:val="bullet"/>
      <w:lvlText w:val="o"/>
      <w:lvlJc w:val="left"/>
      <w:pPr>
        <w:tabs>
          <w:tab w:val="num" w:pos="3960"/>
        </w:tabs>
        <w:ind w:left="3960" w:hanging="360"/>
      </w:pPr>
      <w:rPr>
        <w:rFonts w:ascii="Courier New" w:hAnsi="Courier New" w:hint="default"/>
      </w:rPr>
    </w:lvl>
    <w:lvl w:ilvl="2" w:tplc="040D0005">
      <w:start w:val="1"/>
      <w:numFmt w:val="bullet"/>
      <w:lvlText w:val=""/>
      <w:lvlJc w:val="left"/>
      <w:pPr>
        <w:tabs>
          <w:tab w:val="num" w:pos="4680"/>
        </w:tabs>
        <w:ind w:left="4680" w:hanging="360"/>
      </w:pPr>
      <w:rPr>
        <w:rFonts w:ascii="Wingdings" w:hAnsi="Wingdings" w:hint="default"/>
      </w:rPr>
    </w:lvl>
    <w:lvl w:ilvl="3" w:tplc="040D0001">
      <w:start w:val="1"/>
      <w:numFmt w:val="bullet"/>
      <w:lvlText w:val=""/>
      <w:lvlJc w:val="left"/>
      <w:pPr>
        <w:tabs>
          <w:tab w:val="num" w:pos="5400"/>
        </w:tabs>
        <w:ind w:left="5400" w:hanging="360"/>
      </w:pPr>
      <w:rPr>
        <w:rFonts w:ascii="Symbol" w:hAnsi="Symbol" w:hint="default"/>
      </w:rPr>
    </w:lvl>
    <w:lvl w:ilvl="4" w:tplc="040D0003">
      <w:start w:val="1"/>
      <w:numFmt w:val="bullet"/>
      <w:lvlText w:val="o"/>
      <w:lvlJc w:val="left"/>
      <w:pPr>
        <w:tabs>
          <w:tab w:val="num" w:pos="6120"/>
        </w:tabs>
        <w:ind w:left="6120" w:hanging="360"/>
      </w:pPr>
      <w:rPr>
        <w:rFonts w:ascii="Courier New" w:hAnsi="Courier New" w:hint="default"/>
      </w:rPr>
    </w:lvl>
    <w:lvl w:ilvl="5" w:tplc="040D0005">
      <w:start w:val="1"/>
      <w:numFmt w:val="bullet"/>
      <w:lvlText w:val=""/>
      <w:lvlJc w:val="left"/>
      <w:pPr>
        <w:tabs>
          <w:tab w:val="num" w:pos="6840"/>
        </w:tabs>
        <w:ind w:left="6840" w:hanging="360"/>
      </w:pPr>
      <w:rPr>
        <w:rFonts w:ascii="Wingdings" w:hAnsi="Wingdings" w:hint="default"/>
      </w:rPr>
    </w:lvl>
    <w:lvl w:ilvl="6" w:tplc="040D0001">
      <w:start w:val="1"/>
      <w:numFmt w:val="bullet"/>
      <w:lvlText w:val=""/>
      <w:lvlJc w:val="left"/>
      <w:pPr>
        <w:tabs>
          <w:tab w:val="num" w:pos="7560"/>
        </w:tabs>
        <w:ind w:left="7560" w:hanging="360"/>
      </w:pPr>
      <w:rPr>
        <w:rFonts w:ascii="Symbol" w:hAnsi="Symbol" w:hint="default"/>
      </w:rPr>
    </w:lvl>
    <w:lvl w:ilvl="7" w:tplc="040D0003">
      <w:start w:val="1"/>
      <w:numFmt w:val="bullet"/>
      <w:lvlText w:val="o"/>
      <w:lvlJc w:val="left"/>
      <w:pPr>
        <w:tabs>
          <w:tab w:val="num" w:pos="8280"/>
        </w:tabs>
        <w:ind w:left="8280" w:hanging="360"/>
      </w:pPr>
      <w:rPr>
        <w:rFonts w:ascii="Courier New" w:hAnsi="Courier New" w:hint="default"/>
      </w:rPr>
    </w:lvl>
    <w:lvl w:ilvl="8" w:tplc="040D0005">
      <w:start w:val="1"/>
      <w:numFmt w:val="bullet"/>
      <w:lvlText w:val=""/>
      <w:lvlJc w:val="left"/>
      <w:pPr>
        <w:tabs>
          <w:tab w:val="num" w:pos="9000"/>
        </w:tabs>
        <w:ind w:left="9000" w:hanging="360"/>
      </w:pPr>
      <w:rPr>
        <w:rFonts w:ascii="Wingdings" w:hAnsi="Wingdings" w:hint="default"/>
      </w:rPr>
    </w:lvl>
  </w:abstractNum>
  <w:abstractNum w:abstractNumId="13">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4">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6">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nsid w:val="36B27DEC"/>
    <w:multiLevelType w:val="hybridMultilevel"/>
    <w:tmpl w:val="1CAEA57A"/>
    <w:lvl w:ilvl="0" w:tplc="DC9CE43C">
      <w:start w:val="1"/>
      <w:numFmt w:val="hebrew1"/>
      <w:lvlText w:val="%1."/>
      <w:lvlJc w:val="left"/>
      <w:pPr>
        <w:tabs>
          <w:tab w:val="num" w:pos="1800"/>
        </w:tabs>
        <w:ind w:left="1800" w:hanging="360"/>
      </w:pPr>
      <w:rPr>
        <w:rFonts w:ascii="David" w:hAnsi="David" w:cs="David" w:hint="default"/>
        <w:sz w:val="6"/>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8">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1">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2">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3">
    <w:nsid w:val="482202F3"/>
    <w:multiLevelType w:val="singleLevel"/>
    <w:tmpl w:val="2C8686D2"/>
    <w:lvl w:ilvl="0">
      <w:start w:val="1"/>
      <w:numFmt w:val="hebrew1"/>
      <w:lvlText w:val="%1."/>
      <w:lvlJc w:val="left"/>
      <w:pPr>
        <w:tabs>
          <w:tab w:val="num" w:pos="2880"/>
        </w:tabs>
        <w:ind w:left="2880" w:hanging="720"/>
      </w:pPr>
      <w:rPr>
        <w:rFonts w:cs="David" w:hint="default"/>
        <w:sz w:val="24"/>
        <w:szCs w:val="24"/>
      </w:rPr>
    </w:lvl>
  </w:abstractNum>
  <w:abstractNum w:abstractNumId="24">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5">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6">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8">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2"/>
  </w:num>
  <w:num w:numId="2">
    <w:abstractNumId w:val="14"/>
  </w:num>
  <w:num w:numId="3">
    <w:abstractNumId w:val="1"/>
  </w:num>
  <w:num w:numId="4">
    <w:abstractNumId w:val="23"/>
  </w:num>
  <w:num w:numId="5">
    <w:abstractNumId w:val="17"/>
  </w:num>
  <w:num w:numId="6">
    <w:abstractNumId w:val="2"/>
  </w:num>
  <w:num w:numId="7">
    <w:abstractNumId w:val="12"/>
  </w:num>
  <w:num w:numId="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3"/>
  </w:num>
  <w:num w:numId="11">
    <w:abstractNumId w:val="5"/>
  </w:num>
  <w:num w:numId="12">
    <w:abstractNumId w:val="6"/>
  </w:num>
  <w:num w:numId="13">
    <w:abstractNumId w:val="8"/>
  </w:num>
  <w:num w:numId="14">
    <w:abstractNumId w:val="26"/>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7"/>
  </w:num>
  <w:num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8"/>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num>
  <w:num w:numId="27">
    <w:abstractNumId w:val="25"/>
  </w:num>
  <w:num w:numId="28">
    <w:abstractNumId w:val="28"/>
  </w:num>
  <w:num w:numId="29">
    <w:abstractNumId w:val="7"/>
  </w:num>
  <w:num w:numId="30">
    <w:abstractNumId w:val="11"/>
  </w:num>
  <w:num w:numId="31">
    <w:abstractNumId w:val="16"/>
  </w:num>
  <w:num w:numId="32">
    <w:abstractNumId w:val="15"/>
  </w:num>
  <w:num w:numId="33">
    <w:abstractNumId w:val="20"/>
  </w:num>
  <w:num w:numId="34">
    <w:abstractNumId w:val="19"/>
  </w:num>
  <w:num w:numId="35">
    <w:abstractNumId w:val="3"/>
  </w:num>
  <w:num w:numId="36">
    <w:abstractNumId w:val="2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doNotDisplayPageBoundaries/>
  <w:trackRevisions/>
  <w:documentProtection w:edit="trackedChanges" w:enforcement="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134C85"/>
    <w:rsid w:val="00194C73"/>
    <w:rsid w:val="001A01C3"/>
    <w:rsid w:val="001A0C3C"/>
    <w:rsid w:val="001A69D5"/>
    <w:rsid w:val="001D16E8"/>
    <w:rsid w:val="00214ACF"/>
    <w:rsid w:val="00297975"/>
    <w:rsid w:val="003C66E7"/>
    <w:rsid w:val="00423136"/>
    <w:rsid w:val="00461F51"/>
    <w:rsid w:val="004A719C"/>
    <w:rsid w:val="004E3753"/>
    <w:rsid w:val="00552E11"/>
    <w:rsid w:val="00562856"/>
    <w:rsid w:val="006A656B"/>
    <w:rsid w:val="006D1442"/>
    <w:rsid w:val="007018B4"/>
    <w:rsid w:val="0072103C"/>
    <w:rsid w:val="00736034"/>
    <w:rsid w:val="007D6A6B"/>
    <w:rsid w:val="008C64C6"/>
    <w:rsid w:val="008D66BB"/>
    <w:rsid w:val="00942177"/>
    <w:rsid w:val="00A8581C"/>
    <w:rsid w:val="00AB2FE5"/>
    <w:rsid w:val="00AF234B"/>
    <w:rsid w:val="00BE17B4"/>
    <w:rsid w:val="00C05AE8"/>
    <w:rsid w:val="00C406A1"/>
    <w:rsid w:val="00CE2C28"/>
    <w:rsid w:val="00CF334C"/>
    <w:rsid w:val="00D3360C"/>
    <w:rsid w:val="00E679C7"/>
    <w:rsid w:val="00EC37B6"/>
    <w:rsid w:val="00EC618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4832A18"/>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7D6A6B"/>
    <w:rPr>
      <w:rFonts w:ascii="Times New Roman" w:eastAsia="Times New Roman" w:hAnsi="Times New Roman" w:cs="David"/>
      <w:sz w:val="20"/>
      <w:szCs w:val="24"/>
      <w:lang w:eastAsia="he-IL"/>
    </w:rPr>
  </w:style>
  <w:style w:type="character" w:customStyle="1" w:styleId="20">
    <w:name w:val="כותרת 2 תו"/>
    <w:basedOn w:val="a0"/>
    <w:link w:val="2"/>
    <w:rsid w:val="007D6A6B"/>
    <w:rPr>
      <w:rFonts w:ascii="Times New Roman" w:eastAsia="Times New Roman" w:hAnsi="Times New Roman" w:cs="David"/>
      <w:bCs/>
      <w:sz w:val="20"/>
      <w:szCs w:val="24"/>
      <w:lang w:eastAsia="he-IL"/>
    </w:rPr>
  </w:style>
  <w:style w:type="character" w:customStyle="1" w:styleId="30">
    <w:name w:val="כותרת 3 תו"/>
    <w:basedOn w:val="a0"/>
    <w:link w:val="3"/>
    <w:rsid w:val="007D6A6B"/>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7D6A6B"/>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7D6A6B"/>
    <w:rPr>
      <w:rFonts w:ascii="Times New Roman" w:eastAsia="Times New Roman" w:hAnsi="Times New Roman" w:cs="David"/>
      <w:sz w:val="20"/>
      <w:szCs w:val="24"/>
      <w:lang w:eastAsia="he-IL"/>
    </w:rPr>
  </w:style>
  <w:style w:type="character" w:customStyle="1" w:styleId="60">
    <w:name w:val="כותרת 6 תו"/>
    <w:basedOn w:val="a0"/>
    <w:link w:val="6"/>
    <w:rsid w:val="007D6A6B"/>
    <w:rPr>
      <w:rFonts w:ascii="Times New Roman" w:eastAsia="Times New Roman" w:hAnsi="Times New Roman" w:cs="David"/>
      <w:sz w:val="20"/>
      <w:szCs w:val="24"/>
      <w:u w:val="single"/>
      <w:lang w:eastAsia="he-IL"/>
    </w:rPr>
  </w:style>
  <w:style w:type="character" w:customStyle="1" w:styleId="70">
    <w:name w:val="כותרת 7 תו"/>
    <w:basedOn w:val="a0"/>
    <w:link w:val="7"/>
    <w:rsid w:val="007D6A6B"/>
    <w:rPr>
      <w:rFonts w:ascii="Times New Roman" w:eastAsia="Times New Roman" w:hAnsi="Times New Roman" w:cs="David"/>
      <w:sz w:val="20"/>
      <w:szCs w:val="24"/>
      <w:lang w:eastAsia="he-IL"/>
    </w:rPr>
  </w:style>
  <w:style w:type="character" w:customStyle="1" w:styleId="80">
    <w:name w:val="כותרת 8 תו"/>
    <w:basedOn w:val="a0"/>
    <w:link w:val="8"/>
    <w:rsid w:val="007D6A6B"/>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7D6A6B"/>
    <w:rPr>
      <w:rFonts w:ascii="Times New Roman" w:eastAsia="Times New Roman" w:hAnsi="Times New Roman" w:cs="David"/>
      <w:bCs/>
      <w:sz w:val="20"/>
      <w:szCs w:val="24"/>
      <w:u w:val="single"/>
      <w:lang w:eastAsia="he-IL"/>
    </w:rPr>
  </w:style>
  <w:style w:type="numbering" w:customStyle="1" w:styleId="NoList1">
    <w:name w:val="No List1"/>
    <w:next w:val="a2"/>
    <w:semiHidden/>
    <w:rsid w:val="007D6A6B"/>
  </w:style>
  <w:style w:type="paragraph" w:styleId="a9">
    <w:name w:val="Body Text"/>
    <w:basedOn w:val="a"/>
    <w:link w:val="aa"/>
    <w:rsid w:val="007D6A6B"/>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7D6A6B"/>
    <w:rPr>
      <w:rFonts w:ascii="Times New Roman" w:eastAsia="Times New Roman" w:hAnsi="Times New Roman" w:cs="David"/>
      <w:sz w:val="20"/>
      <w:szCs w:val="24"/>
      <w:lang w:eastAsia="he-IL"/>
    </w:rPr>
  </w:style>
  <w:style w:type="paragraph" w:styleId="ab">
    <w:name w:val="Title"/>
    <w:basedOn w:val="a"/>
    <w:link w:val="ac"/>
    <w:qFormat/>
    <w:rsid w:val="007D6A6B"/>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7D6A6B"/>
    <w:rPr>
      <w:rFonts w:ascii="Times New Roman" w:eastAsia="Times New Roman" w:hAnsi="Times New Roman" w:cs="David"/>
      <w:bCs/>
      <w:i/>
      <w:iCs/>
      <w:sz w:val="32"/>
      <w:szCs w:val="32"/>
      <w:u w:val="single"/>
      <w:lang w:eastAsia="he-IL"/>
    </w:rPr>
  </w:style>
  <w:style w:type="character" w:styleId="ad">
    <w:name w:val="page number"/>
    <w:basedOn w:val="a0"/>
    <w:rsid w:val="007D6A6B"/>
  </w:style>
  <w:style w:type="paragraph" w:styleId="ae">
    <w:name w:val="Block Text"/>
    <w:basedOn w:val="a"/>
    <w:rsid w:val="007D6A6B"/>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1">
    <w:name w:val="חתימה1"/>
    <w:basedOn w:val="a"/>
    <w:rsid w:val="007D6A6B"/>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7D6A6B"/>
    <w:pPr>
      <w:ind w:left="540" w:hanging="540"/>
    </w:pPr>
    <w:rPr>
      <w:szCs w:val="22"/>
    </w:rPr>
  </w:style>
  <w:style w:type="paragraph" w:customStyle="1" w:styleId="af0">
    <w:name w:val="חתימה קו אחד"/>
    <w:basedOn w:val="11"/>
    <w:rsid w:val="007D6A6B"/>
    <w:pPr>
      <w:tabs>
        <w:tab w:val="left" w:pos="2880"/>
        <w:tab w:val="left" w:pos="5220"/>
        <w:tab w:val="left" w:pos="7740"/>
      </w:tabs>
      <w:ind w:left="360"/>
    </w:pPr>
    <w:rPr>
      <w:sz w:val="22"/>
      <w:szCs w:val="22"/>
    </w:rPr>
  </w:style>
  <w:style w:type="paragraph" w:customStyle="1" w:styleId="12">
    <w:name w:val="חתימה קו 1 נקודות"/>
    <w:basedOn w:val="11"/>
    <w:rsid w:val="007D6A6B"/>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7D6A6B"/>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7D6A6B"/>
    <w:rPr>
      <w:rFonts w:ascii="Tahoma" w:eastAsia="Times New Roman" w:hAnsi="Tahoma" w:cs="Tahoma"/>
      <w:sz w:val="16"/>
      <w:szCs w:val="16"/>
      <w:lang w:eastAsia="he-IL"/>
    </w:rPr>
  </w:style>
  <w:style w:type="paragraph" w:customStyle="1" w:styleId="BodyTextIndent1">
    <w:name w:val="Body Text Indent1"/>
    <w:basedOn w:val="a"/>
    <w:rsid w:val="007D6A6B"/>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a"/>
    <w:next w:val="a"/>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7D6A6B"/>
    <w:rPr>
      <w:rFonts w:cs="Times New Roman"/>
    </w:rPr>
  </w:style>
  <w:style w:type="paragraph" w:styleId="31">
    <w:name w:val="Body Text Indent 3"/>
    <w:basedOn w:val="a"/>
    <w:link w:val="32"/>
    <w:rsid w:val="007D6A6B"/>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7D6A6B"/>
    <w:rPr>
      <w:rFonts w:ascii="Times New Roman" w:eastAsia="Times New Roman" w:hAnsi="Times New Roman" w:cs="David"/>
      <w:sz w:val="24"/>
      <w:szCs w:val="24"/>
      <w:lang w:eastAsia="he-IL"/>
    </w:rPr>
  </w:style>
  <w:style w:type="paragraph" w:styleId="21">
    <w:name w:val="Body Text Indent 2"/>
    <w:basedOn w:val="a"/>
    <w:link w:val="22"/>
    <w:rsid w:val="007D6A6B"/>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7D6A6B"/>
    <w:rPr>
      <w:rFonts w:ascii="Times New Roman" w:eastAsia="Times New Roman" w:hAnsi="Times New Roman" w:cs="David"/>
      <w:sz w:val="20"/>
      <w:szCs w:val="24"/>
      <w:lang w:eastAsia="he-IL"/>
    </w:rPr>
  </w:style>
  <w:style w:type="paragraph" w:customStyle="1" w:styleId="af3">
    <w:name w:val="סגנון"/>
    <w:basedOn w:val="a"/>
    <w:next w:val="ae"/>
    <w:rsid w:val="007D6A6B"/>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4">
    <w:name w:val="Document Map"/>
    <w:basedOn w:val="a"/>
    <w:link w:val="af5"/>
    <w:rsid w:val="007D6A6B"/>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7D6A6B"/>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3">
    <w:name w:val="רשת טבלה1"/>
    <w:basedOn w:val="a1"/>
    <w:next w:val="a8"/>
    <w:rsid w:val="006A65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6">
    <w:name w:val="List Paragraph"/>
    <w:basedOn w:val="a"/>
    <w:uiPriority w:val="34"/>
    <w:qFormat/>
    <w:rsid w:val="00A8581C"/>
    <w:pPr>
      <w:ind w:left="720"/>
      <w:contextualSpacing/>
    </w:pPr>
  </w:style>
  <w:style w:type="paragraph" w:customStyle="1" w:styleId="af7">
    <w:name w:val="היסט_כפול"/>
    <w:basedOn w:val="a"/>
    <w:rsid w:val="001D16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6CDE116DF594A3BA3EAC1E71841CDD5"/>
        <w:category>
          <w:name w:val="General"/>
          <w:gallery w:val="placeholder"/>
        </w:category>
        <w:types>
          <w:type w:val="bbPlcHdr"/>
        </w:types>
        <w:behaviors>
          <w:behavior w:val="content"/>
        </w:behaviors>
        <w:guid w:val="{88938039-45AA-40B6-A4BD-698EBA04FB92}"/>
      </w:docPartPr>
      <w:docPartBody>
        <w:p w:rsidR="005E35F5" w:rsidRDefault="0054288A">
          <w:r w:rsidRPr="00F96D05">
            <w:rPr>
              <w:rStyle w:val="a3"/>
              <w:rtl/>
            </w:rPr>
            <w:t>[תאריך חתימת חוזה]</w:t>
          </w:r>
        </w:p>
      </w:docPartBody>
    </w:docPart>
    <w:docPart>
      <w:docPartPr>
        <w:name w:val="E54D5FBFAE404BEE9C0DD76376866E5A"/>
        <w:category>
          <w:name w:val="General"/>
          <w:gallery w:val="placeholder"/>
        </w:category>
        <w:types>
          <w:type w:val="bbPlcHdr"/>
        </w:types>
        <w:behaviors>
          <w:behavior w:val="content"/>
        </w:behaviors>
        <w:guid w:val="{AB39E578-9671-44E9-A2BA-2C7F713F91AC}"/>
      </w:docPartPr>
      <w:docPartBody>
        <w:p w:rsidR="005E35F5" w:rsidRDefault="0054288A">
          <w:r w:rsidRPr="00F96D05">
            <w:rPr>
              <w:rStyle w:val="a3"/>
              <w:rtl/>
            </w:rPr>
            <w:t>[צד א בחוזה]</w:t>
          </w:r>
        </w:p>
      </w:docPartBody>
    </w:docPart>
    <w:docPart>
      <w:docPartPr>
        <w:name w:val="EE89AE5FEB314C7EB95130CC09478683"/>
        <w:category>
          <w:name w:val="General"/>
          <w:gallery w:val="placeholder"/>
        </w:category>
        <w:types>
          <w:type w:val="bbPlcHdr"/>
        </w:types>
        <w:behaviors>
          <w:behavior w:val="content"/>
        </w:behaviors>
        <w:guid w:val="{803A0466-3F3E-4DDA-B049-52FD69AB9CC1}"/>
      </w:docPartPr>
      <w:docPartBody>
        <w:p w:rsidR="005E35F5" w:rsidRDefault="0054288A">
          <w:r w:rsidRPr="00F96D05">
            <w:rPr>
              <w:rStyle w:val="a3"/>
              <w:rtl/>
            </w:rPr>
            <w:t>[צדדים נוספים]</w:t>
          </w:r>
        </w:p>
      </w:docPartBody>
    </w:docPart>
    <w:docPart>
      <w:docPartPr>
        <w:name w:val="C5AA71AF95B44BADAFCDAFC0D43B56BC"/>
        <w:category>
          <w:name w:val="כללי"/>
          <w:gallery w:val="placeholder"/>
        </w:category>
        <w:types>
          <w:type w:val="bbPlcHdr"/>
        </w:types>
        <w:behaviors>
          <w:behavior w:val="content"/>
        </w:behaviors>
        <w:guid w:val="{504A85CB-8820-4DB9-A626-A5ED834CF0D9}"/>
      </w:docPartPr>
      <w:docPartBody>
        <w:p w:rsidR="004E44FD" w:rsidRDefault="005E35F5" w:rsidP="005E35F5">
          <w:pPr>
            <w:pStyle w:val="C5AA71AF95B44BADAFCDAFC0D43B56BC"/>
          </w:pPr>
          <w:r w:rsidRPr="00F11BAF">
            <w:rPr>
              <w:rStyle w:val="a3"/>
              <w:rtl/>
            </w:rPr>
            <w:t>[שם הפרויקט]</w:t>
          </w:r>
        </w:p>
      </w:docPartBody>
    </w:docPart>
    <w:docPart>
      <w:docPartPr>
        <w:name w:val="334F6A3D787040DFA6A36A3195D2B260"/>
        <w:category>
          <w:name w:val="כללי"/>
          <w:gallery w:val="placeholder"/>
        </w:category>
        <w:types>
          <w:type w:val="bbPlcHdr"/>
        </w:types>
        <w:behaviors>
          <w:behavior w:val="content"/>
        </w:behaviors>
        <w:guid w:val="{A3D3F2FF-6614-4638-9CBD-9C11EFB7EF91}"/>
      </w:docPartPr>
      <w:docPartBody>
        <w:p w:rsidR="004E44FD" w:rsidRDefault="005E35F5" w:rsidP="005E35F5">
          <w:pPr>
            <w:pStyle w:val="334F6A3D787040DFA6A36A3195D2B260"/>
          </w:pPr>
          <w:r w:rsidRPr="00F11BAF">
            <w:rPr>
              <w:rStyle w:val="a3"/>
              <w:rtl/>
            </w:rPr>
            <w:t>[שם אתר]</w:t>
          </w:r>
        </w:p>
      </w:docPartBody>
    </w:docPart>
    <w:docPart>
      <w:docPartPr>
        <w:name w:val="0134D4704F6545CBAF75CFDC0B72EB52"/>
        <w:category>
          <w:name w:val="כללי"/>
          <w:gallery w:val="placeholder"/>
        </w:category>
        <w:types>
          <w:type w:val="bbPlcHdr"/>
        </w:types>
        <w:behaviors>
          <w:behavior w:val="content"/>
        </w:behaviors>
        <w:guid w:val="{098CE6BB-814F-42A9-9EB2-CD742C450829}"/>
      </w:docPartPr>
      <w:docPartBody>
        <w:p w:rsidR="004E44FD" w:rsidRDefault="005E35F5" w:rsidP="005E35F5">
          <w:pPr>
            <w:pStyle w:val="0134D4704F6545CBAF75CFDC0B72EB52"/>
          </w:pPr>
          <w:r w:rsidRPr="000E16FF">
            <w:rPr>
              <w:rStyle w:val="a3"/>
              <w:rtl/>
            </w:rPr>
            <w:t>[שם ספק]</w:t>
          </w:r>
        </w:p>
      </w:docPartBody>
    </w:docPart>
    <w:docPart>
      <w:docPartPr>
        <w:name w:val="BC54B57680AA435182E0CE094895D2DC"/>
        <w:category>
          <w:name w:val="כללי"/>
          <w:gallery w:val="placeholder"/>
        </w:category>
        <w:types>
          <w:type w:val="bbPlcHdr"/>
        </w:types>
        <w:behaviors>
          <w:behavior w:val="content"/>
        </w:behaviors>
        <w:guid w:val="{385F48E7-72FE-4F59-8441-3BB8E7E5A417}"/>
      </w:docPartPr>
      <w:docPartBody>
        <w:p w:rsidR="004E44FD" w:rsidRDefault="005E35F5" w:rsidP="005E35F5">
          <w:pPr>
            <w:pStyle w:val="BC54B57680AA435182E0CE094895D2DC"/>
          </w:pPr>
          <w:r w:rsidRPr="000E16FF">
            <w:rPr>
              <w:rStyle w:val="a3"/>
              <w:rtl/>
            </w:rPr>
            <w:t>[שם צד א]</w:t>
          </w:r>
        </w:p>
      </w:docPartBody>
    </w:docPart>
    <w:docPart>
      <w:docPartPr>
        <w:name w:val="73344C5F032840AFB33CA979B4AECD8D"/>
        <w:category>
          <w:name w:val="כללי"/>
          <w:gallery w:val="placeholder"/>
        </w:category>
        <w:types>
          <w:type w:val="bbPlcHdr"/>
        </w:types>
        <w:behaviors>
          <w:behavior w:val="content"/>
        </w:behaviors>
        <w:guid w:val="{49695062-B7F6-4AE6-B074-34CD8BAA8D4D}"/>
      </w:docPartPr>
      <w:docPartBody>
        <w:p w:rsidR="004E44FD" w:rsidRDefault="005E35F5" w:rsidP="005E35F5">
          <w:pPr>
            <w:pStyle w:val="73344C5F032840AFB33CA979B4AECD8D"/>
          </w:pPr>
          <w:r w:rsidRPr="003059F5">
            <w:rPr>
              <w:rStyle w:val="a3"/>
              <w:rtl/>
            </w:rPr>
            <w:t>[רשות מקומית]</w:t>
          </w:r>
        </w:p>
      </w:docPartBody>
    </w:docPart>
    <w:docPart>
      <w:docPartPr>
        <w:name w:val="5D90503D9DD04BF780B32A85A22B158A"/>
        <w:category>
          <w:name w:val="כללי"/>
          <w:gallery w:val="placeholder"/>
        </w:category>
        <w:types>
          <w:type w:val="bbPlcHdr"/>
        </w:types>
        <w:behaviors>
          <w:behavior w:val="content"/>
        </w:behaviors>
        <w:guid w:val="{1B214438-97FE-4721-B0D2-E3DDAAEE8B60}"/>
      </w:docPartPr>
      <w:docPartBody>
        <w:p w:rsidR="004E44FD" w:rsidRDefault="005E35F5" w:rsidP="005E35F5">
          <w:pPr>
            <w:pStyle w:val="5D90503D9DD04BF780B32A85A22B158A"/>
          </w:pPr>
          <w:r w:rsidRPr="003059F5">
            <w:rPr>
              <w:rStyle w:val="a3"/>
              <w:rtl/>
            </w:rPr>
            <w:t>[שם אתר]</w:t>
          </w:r>
        </w:p>
      </w:docPartBody>
    </w:docPart>
    <w:docPart>
      <w:docPartPr>
        <w:name w:val="33085D5935904502A22F6822B7F7E0BD"/>
        <w:category>
          <w:name w:val="כללי"/>
          <w:gallery w:val="placeholder"/>
        </w:category>
        <w:types>
          <w:type w:val="bbPlcHdr"/>
        </w:types>
        <w:behaviors>
          <w:behavior w:val="content"/>
        </w:behaviors>
        <w:guid w:val="{C5310618-974C-46CB-987A-11F3FF51EB12}"/>
      </w:docPartPr>
      <w:docPartBody>
        <w:p w:rsidR="004E44FD" w:rsidRDefault="005E35F5" w:rsidP="005E35F5">
          <w:pPr>
            <w:pStyle w:val="33085D5935904502A22F6822B7F7E0BD"/>
          </w:pPr>
          <w:r w:rsidRPr="003059F5">
            <w:rPr>
              <w:rStyle w:val="a3"/>
              <w:rtl/>
            </w:rPr>
            <w:t>[שם הפרויקט]</w:t>
          </w:r>
        </w:p>
      </w:docPartBody>
    </w:docPart>
    <w:docPart>
      <w:docPartPr>
        <w:name w:val="F6500580D55A45DDA87EBA81AE853E51"/>
        <w:category>
          <w:name w:val="כללי"/>
          <w:gallery w:val="placeholder"/>
        </w:category>
        <w:types>
          <w:type w:val="bbPlcHdr"/>
        </w:types>
        <w:behaviors>
          <w:behavior w:val="content"/>
        </w:behaviors>
        <w:guid w:val="{D604C8EE-A280-4BC2-9B5A-D8A180953A01}"/>
      </w:docPartPr>
      <w:docPartBody>
        <w:p w:rsidR="004E44FD" w:rsidRDefault="005E35F5" w:rsidP="005E35F5">
          <w:pPr>
            <w:pStyle w:val="F6500580D55A45DDA87EBA81AE853E51"/>
          </w:pPr>
          <w:r w:rsidRPr="003059F5">
            <w:rPr>
              <w:rStyle w:val="a3"/>
              <w:rtl/>
            </w:rPr>
            <w:t>[שדה נוסף 2]</w:t>
          </w:r>
        </w:p>
      </w:docPartBody>
    </w:docPart>
    <w:docPart>
      <w:docPartPr>
        <w:name w:val="CBBD8C73D2B34EC8B7B60152DB87E6EB"/>
        <w:category>
          <w:name w:val="כללי"/>
          <w:gallery w:val="placeholder"/>
        </w:category>
        <w:types>
          <w:type w:val="bbPlcHdr"/>
        </w:types>
        <w:behaviors>
          <w:behavior w:val="content"/>
        </w:behaviors>
        <w:guid w:val="{B2D48862-B9B8-4E0B-A251-9BA26D34C4E8}"/>
      </w:docPartPr>
      <w:docPartBody>
        <w:p w:rsidR="004E44FD" w:rsidRDefault="005E35F5" w:rsidP="005E35F5">
          <w:pPr>
            <w:pStyle w:val="CBBD8C73D2B34EC8B7B60152DB87E6EB"/>
          </w:pPr>
          <w:r w:rsidRPr="003059F5">
            <w:rPr>
              <w:rStyle w:val="a3"/>
              <w:rtl/>
            </w:rPr>
            <w:t>[שדה נוסף 1]</w:t>
          </w:r>
        </w:p>
      </w:docPartBody>
    </w:docPart>
    <w:docPart>
      <w:docPartPr>
        <w:name w:val="3DE8EFBF229544FEAD8AE457557C07A5"/>
        <w:category>
          <w:name w:val="כללי"/>
          <w:gallery w:val="placeholder"/>
        </w:category>
        <w:types>
          <w:type w:val="bbPlcHdr"/>
        </w:types>
        <w:behaviors>
          <w:behavior w:val="content"/>
        </w:behaviors>
        <w:guid w:val="{E27B4B83-87B4-4FD4-A451-C4DCBF693494}"/>
      </w:docPartPr>
      <w:docPartBody>
        <w:p w:rsidR="004E44FD" w:rsidRDefault="005E35F5" w:rsidP="005E35F5">
          <w:pPr>
            <w:pStyle w:val="3DE8EFBF229544FEAD8AE457557C07A5"/>
          </w:pPr>
          <w:r w:rsidRPr="003059F5">
            <w:rPr>
              <w:rStyle w:val="a3"/>
              <w:rtl/>
            </w:rPr>
            <w:t>[רשות מקומית]</w:t>
          </w:r>
        </w:p>
      </w:docPartBody>
    </w:docPart>
    <w:docPart>
      <w:docPartPr>
        <w:name w:val="51D3BEA94CAA4859B4D4AD8D993CFC92"/>
        <w:category>
          <w:name w:val="כללי"/>
          <w:gallery w:val="placeholder"/>
        </w:category>
        <w:types>
          <w:type w:val="bbPlcHdr"/>
        </w:types>
        <w:behaviors>
          <w:behavior w:val="content"/>
        </w:behaviors>
        <w:guid w:val="{6AE9D85C-454A-4D7C-BC61-BCC24858B521}"/>
      </w:docPartPr>
      <w:docPartBody>
        <w:p w:rsidR="004E44FD" w:rsidRDefault="005E35F5" w:rsidP="005E35F5">
          <w:pPr>
            <w:pStyle w:val="51D3BEA94CAA4859B4D4AD8D993CFC92"/>
          </w:pPr>
          <w:r w:rsidRPr="003059F5">
            <w:rPr>
              <w:rStyle w:val="a3"/>
              <w:rtl/>
            </w:rPr>
            <w:t>[שדה נוסף 3]</w:t>
          </w:r>
        </w:p>
      </w:docPartBody>
    </w:docPart>
    <w:docPart>
      <w:docPartPr>
        <w:name w:val="824D3ED50C8E4B4EAB35CECF8F235D80"/>
        <w:category>
          <w:name w:val="כללי"/>
          <w:gallery w:val="placeholder"/>
        </w:category>
        <w:types>
          <w:type w:val="bbPlcHdr"/>
        </w:types>
        <w:behaviors>
          <w:behavior w:val="content"/>
        </w:behaviors>
        <w:guid w:val="{E53FE069-9E36-441A-A47F-93AF75A518F0}"/>
      </w:docPartPr>
      <w:docPartBody>
        <w:p w:rsidR="004E44FD" w:rsidRDefault="005E35F5" w:rsidP="005E35F5">
          <w:pPr>
            <w:pStyle w:val="824D3ED50C8E4B4EAB35CECF8F235D80"/>
          </w:pPr>
          <w:r w:rsidRPr="003059F5">
            <w:rPr>
              <w:rStyle w:val="a3"/>
              <w:rtl/>
            </w:rPr>
            <w:t>[שדה נוסף 4]</w:t>
          </w:r>
        </w:p>
      </w:docPartBody>
    </w:docPart>
    <w:docPart>
      <w:docPartPr>
        <w:name w:val="1CC14158AFF64B8CBC4A9894E91F10F5"/>
        <w:category>
          <w:name w:val="כללי"/>
          <w:gallery w:val="placeholder"/>
        </w:category>
        <w:types>
          <w:type w:val="bbPlcHdr"/>
        </w:types>
        <w:behaviors>
          <w:behavior w:val="content"/>
        </w:behaviors>
        <w:guid w:val="{72EFCBE0-5660-4D85-937F-41BC628D08C0}"/>
      </w:docPartPr>
      <w:docPartBody>
        <w:p w:rsidR="004E44FD" w:rsidRDefault="005E35F5" w:rsidP="005E35F5">
          <w:pPr>
            <w:pStyle w:val="1CC14158AFF64B8CBC4A9894E91F10F5"/>
          </w:pPr>
          <w:r w:rsidRPr="003059F5">
            <w:rPr>
              <w:rStyle w:val="a3"/>
              <w:rtl/>
            </w:rPr>
            <w:t>[שדה נוסף 5]</w:t>
          </w:r>
        </w:p>
      </w:docPartBody>
    </w:docPart>
    <w:docPart>
      <w:docPartPr>
        <w:name w:val="6FFCE2446A5A40DEA65B745E773A1FC1"/>
        <w:category>
          <w:name w:val="כללי"/>
          <w:gallery w:val="placeholder"/>
        </w:category>
        <w:types>
          <w:type w:val="bbPlcHdr"/>
        </w:types>
        <w:behaviors>
          <w:behavior w:val="content"/>
        </w:behaviors>
        <w:guid w:val="{2EEC3892-F2D8-406A-A9B5-BCF18595ED6A}"/>
      </w:docPartPr>
      <w:docPartBody>
        <w:p w:rsidR="004E44FD" w:rsidRDefault="005E35F5" w:rsidP="005E35F5">
          <w:pPr>
            <w:pStyle w:val="6FFCE2446A5A40DEA65B745E773A1FC1"/>
          </w:pPr>
          <w:r w:rsidRPr="003059F5">
            <w:rPr>
              <w:rStyle w:val="a3"/>
              <w:rtl/>
            </w:rPr>
            <w:t>[שדה נוסף 6]</w:t>
          </w:r>
        </w:p>
      </w:docPartBody>
    </w:docPart>
    <w:docPart>
      <w:docPartPr>
        <w:name w:val="C79EBA8553E94ED0B9FFF6256412E390"/>
        <w:category>
          <w:name w:val="כללי"/>
          <w:gallery w:val="placeholder"/>
        </w:category>
        <w:types>
          <w:type w:val="bbPlcHdr"/>
        </w:types>
        <w:behaviors>
          <w:behavior w:val="content"/>
        </w:behaviors>
        <w:guid w:val="{3476C603-5358-4602-AC78-CACEA02729B3}"/>
      </w:docPartPr>
      <w:docPartBody>
        <w:p w:rsidR="004E44FD" w:rsidRDefault="005E35F5" w:rsidP="005E35F5">
          <w:pPr>
            <w:pStyle w:val="C79EBA8553E94ED0B9FFF6256412E390"/>
          </w:pPr>
          <w:r w:rsidRPr="003059F5">
            <w:rPr>
              <w:rStyle w:val="a3"/>
              <w:rtl/>
            </w:rPr>
            <w:t>[אחוז השתתפות צד א]</w:t>
          </w:r>
        </w:p>
      </w:docPartBody>
    </w:docPart>
    <w:docPart>
      <w:docPartPr>
        <w:name w:val="695F4CB4DFE84FB89D23197335C050D8"/>
        <w:category>
          <w:name w:val="כללי"/>
          <w:gallery w:val="placeholder"/>
        </w:category>
        <w:types>
          <w:type w:val="bbPlcHdr"/>
        </w:types>
        <w:behaviors>
          <w:behavior w:val="content"/>
        </w:behaviors>
        <w:guid w:val="{F33AEFF0-FB4D-4934-A956-18214281D148}"/>
      </w:docPartPr>
      <w:docPartBody>
        <w:p w:rsidR="004E44FD" w:rsidRDefault="005E35F5" w:rsidP="005E35F5">
          <w:pPr>
            <w:pStyle w:val="695F4CB4DFE84FB89D23197335C050D8"/>
          </w:pPr>
          <w:r w:rsidRPr="00064388">
            <w:rPr>
              <w:rStyle w:val="a3"/>
              <w:rtl/>
            </w:rPr>
            <w:t>[סוג מדד כותרת]</w:t>
          </w:r>
        </w:p>
      </w:docPartBody>
    </w:docPart>
    <w:docPart>
      <w:docPartPr>
        <w:name w:val="D162047E71094D769A45CFC6B5F9AA62"/>
        <w:category>
          <w:name w:val="כללי"/>
          <w:gallery w:val="placeholder"/>
        </w:category>
        <w:types>
          <w:type w:val="bbPlcHdr"/>
        </w:types>
        <w:behaviors>
          <w:behavior w:val="content"/>
        </w:behaviors>
        <w:guid w:val="{5229E8B4-96BF-430D-9DAF-0FC485E8DB67}"/>
      </w:docPartPr>
      <w:docPartBody>
        <w:p w:rsidR="004E44FD" w:rsidRDefault="005E35F5" w:rsidP="005E35F5">
          <w:pPr>
            <w:pStyle w:val="D162047E71094D769A45CFC6B5F9AA62"/>
          </w:pPr>
          <w:r w:rsidRPr="00033B28">
            <w:rPr>
              <w:rStyle w:val="a3"/>
              <w:rtl/>
            </w:rPr>
            <w:t>[מדד בגין/ידוע - כותרת]</w:t>
          </w:r>
        </w:p>
      </w:docPartBody>
    </w:docPart>
    <w:docPart>
      <w:docPartPr>
        <w:name w:val="79B4B2977EC94D50BCA836D9027564E9"/>
        <w:category>
          <w:name w:val="כללי"/>
          <w:gallery w:val="placeholder"/>
        </w:category>
        <w:types>
          <w:type w:val="bbPlcHdr"/>
        </w:types>
        <w:behaviors>
          <w:behavior w:val="content"/>
        </w:behaviors>
        <w:guid w:val="{CE0B5E88-4808-40BF-8D61-A6C3C0A0D13A}"/>
      </w:docPartPr>
      <w:docPartBody>
        <w:p w:rsidR="004E44FD" w:rsidRDefault="005E35F5" w:rsidP="005E35F5">
          <w:pPr>
            <w:pStyle w:val="79B4B2977EC94D50BCA836D9027564E9"/>
          </w:pPr>
          <w:r w:rsidRPr="003059F5">
            <w:rPr>
              <w:rStyle w:val="a3"/>
              <w:rtl/>
            </w:rPr>
            <w:t>[מדד בסיס]</w:t>
          </w:r>
        </w:p>
      </w:docPartBody>
    </w:docPart>
    <w:docPart>
      <w:docPartPr>
        <w:name w:val="39E4972C552D4510B28FA9061584F9BB"/>
        <w:category>
          <w:name w:val="כללי"/>
          <w:gallery w:val="placeholder"/>
        </w:category>
        <w:types>
          <w:type w:val="bbPlcHdr"/>
        </w:types>
        <w:behaviors>
          <w:behavior w:val="content"/>
        </w:behaviors>
        <w:guid w:val="{B91DEB0D-7A80-4CF8-8CE7-7DF38D20C1BB}"/>
      </w:docPartPr>
      <w:docPartBody>
        <w:p w:rsidR="004E44FD" w:rsidRDefault="005E35F5" w:rsidP="005E35F5">
          <w:pPr>
            <w:pStyle w:val="39E4972C552D4510B28FA9061584F9BB"/>
          </w:pPr>
          <w:r w:rsidRPr="003059F5">
            <w:rPr>
              <w:rStyle w:val="a3"/>
              <w:rtl/>
            </w:rPr>
            <w:t>[נקודות מדד]</w:t>
          </w:r>
        </w:p>
      </w:docPartBody>
    </w:docPart>
    <w:docPart>
      <w:docPartPr>
        <w:name w:val="28E699BCC3EC44C2BD115E44382A424E"/>
        <w:category>
          <w:name w:val="כללי"/>
          <w:gallery w:val="placeholder"/>
        </w:category>
        <w:types>
          <w:type w:val="bbPlcHdr"/>
        </w:types>
        <w:behaviors>
          <w:behavior w:val="content"/>
        </w:behaviors>
        <w:guid w:val="{D37011DB-8474-42D2-9FD1-3456C4E5AC27}"/>
      </w:docPartPr>
      <w:docPartBody>
        <w:p w:rsidR="004E44FD" w:rsidRDefault="005E35F5" w:rsidP="005E35F5">
          <w:pPr>
            <w:pStyle w:val="28E699BCC3EC44C2BD115E44382A424E"/>
          </w:pPr>
          <w:r w:rsidRPr="003059F5">
            <w:rPr>
              <w:rStyle w:val="a3"/>
              <w:rtl/>
            </w:rPr>
            <w:t>[תאריך חתימת חוזה]</w:t>
          </w:r>
        </w:p>
      </w:docPartBody>
    </w:docPart>
    <w:docPart>
      <w:docPartPr>
        <w:name w:val="09720F161EF443C39A9EBA51DBDFF7EF"/>
        <w:category>
          <w:name w:val="כללי"/>
          <w:gallery w:val="placeholder"/>
        </w:category>
        <w:types>
          <w:type w:val="bbPlcHdr"/>
        </w:types>
        <w:behaviors>
          <w:behavior w:val="content"/>
        </w:behaviors>
        <w:guid w:val="{1DBF38CE-BF80-4589-B233-00AA36D8C452}"/>
      </w:docPartPr>
      <w:docPartBody>
        <w:p w:rsidR="004E44FD" w:rsidRDefault="005E35F5" w:rsidP="005E35F5">
          <w:pPr>
            <w:pStyle w:val="09720F161EF443C39A9EBA51DBDFF7EF"/>
          </w:pPr>
          <w:r w:rsidRPr="0027244C">
            <w:rPr>
              <w:rStyle w:val="a3"/>
              <w:rtl/>
            </w:rPr>
            <w:t>[צד א בחוזה]</w:t>
          </w:r>
        </w:p>
      </w:docPartBody>
    </w:docPart>
    <w:docPart>
      <w:docPartPr>
        <w:name w:val="6629D05050654585859408E2396D44A6"/>
        <w:category>
          <w:name w:val="כללי"/>
          <w:gallery w:val="placeholder"/>
        </w:category>
        <w:types>
          <w:type w:val="bbPlcHdr"/>
        </w:types>
        <w:behaviors>
          <w:behavior w:val="content"/>
        </w:behaviors>
        <w:guid w:val="{CA3E5071-7CF8-47F1-8401-255AB5AFB14E}"/>
      </w:docPartPr>
      <w:docPartBody>
        <w:p w:rsidR="004E44FD" w:rsidRDefault="005E35F5" w:rsidP="005E35F5">
          <w:pPr>
            <w:pStyle w:val="6629D05050654585859408E2396D44A6"/>
          </w:pPr>
          <w:r w:rsidRPr="003059F5">
            <w:rPr>
              <w:rStyle w:val="a3"/>
              <w:rtl/>
            </w:rPr>
            <w:t>[שם ספק]</w:t>
          </w:r>
        </w:p>
      </w:docPartBody>
    </w:docPart>
    <w:docPart>
      <w:docPartPr>
        <w:name w:val="58B266DD573C4E22AADFD273C94C13F1"/>
        <w:category>
          <w:name w:val="כללי"/>
          <w:gallery w:val="placeholder"/>
        </w:category>
        <w:types>
          <w:type w:val="bbPlcHdr"/>
        </w:types>
        <w:behaviors>
          <w:behavior w:val="content"/>
        </w:behaviors>
        <w:guid w:val="{13E89BD9-48AB-4A95-BD91-86413D25F9C1}"/>
      </w:docPartPr>
      <w:docPartBody>
        <w:p w:rsidR="004E44FD" w:rsidRDefault="005E35F5" w:rsidP="005E35F5">
          <w:pPr>
            <w:pStyle w:val="58B266DD573C4E22AADFD273C94C13F1"/>
          </w:pPr>
          <w:r w:rsidRPr="003059F5">
            <w:rPr>
              <w:rStyle w:val="a3"/>
              <w:rtl/>
            </w:rPr>
            <w:t>[שם ספק]</w:t>
          </w:r>
        </w:p>
      </w:docPartBody>
    </w:docPart>
    <w:docPart>
      <w:docPartPr>
        <w:name w:val="B5B58508539E4A24A3B45CDEA2C17016"/>
        <w:category>
          <w:name w:val="כללי"/>
          <w:gallery w:val="placeholder"/>
        </w:category>
        <w:types>
          <w:type w:val="bbPlcHdr"/>
        </w:types>
        <w:behaviors>
          <w:behavior w:val="content"/>
        </w:behaviors>
        <w:guid w:val="{0E836BFE-6650-4701-9255-0E7545E78931}"/>
      </w:docPartPr>
      <w:docPartBody>
        <w:p w:rsidR="004E44FD" w:rsidRDefault="005E35F5" w:rsidP="005E35F5">
          <w:pPr>
            <w:pStyle w:val="B5B58508539E4A24A3B45CDEA2C17016"/>
          </w:pPr>
          <w:r w:rsidRPr="003059F5">
            <w:rPr>
              <w:rStyle w:val="a3"/>
              <w:rtl/>
            </w:rPr>
            <w:t>[שם ספק]</w:t>
          </w:r>
        </w:p>
      </w:docPartBody>
    </w:docPart>
    <w:docPart>
      <w:docPartPr>
        <w:name w:val="996398F0570041D59016695FA34A226B"/>
        <w:category>
          <w:name w:val="כללי"/>
          <w:gallery w:val="placeholder"/>
        </w:category>
        <w:types>
          <w:type w:val="bbPlcHdr"/>
        </w:types>
        <w:behaviors>
          <w:behavior w:val="content"/>
        </w:behaviors>
        <w:guid w:val="{07D28DB1-867B-4EAB-86D7-7A37074CED26}"/>
      </w:docPartPr>
      <w:docPartBody>
        <w:p w:rsidR="004E44FD" w:rsidRDefault="005E35F5" w:rsidP="005E35F5">
          <w:pPr>
            <w:pStyle w:val="996398F0570041D59016695FA34A226B"/>
          </w:pPr>
          <w:r w:rsidRPr="003059F5">
            <w:rPr>
              <w:rStyle w:val="a3"/>
              <w:rtl/>
            </w:rPr>
            <w:t>[שם ספק]</w:t>
          </w:r>
        </w:p>
      </w:docPartBody>
    </w:docPart>
    <w:docPart>
      <w:docPartPr>
        <w:name w:val="33CED90E3BD1475B9F3F1EF17AA5DCBC"/>
        <w:category>
          <w:name w:val="כללי"/>
          <w:gallery w:val="placeholder"/>
        </w:category>
        <w:types>
          <w:type w:val="bbPlcHdr"/>
        </w:types>
        <w:behaviors>
          <w:behavior w:val="content"/>
        </w:behaviors>
        <w:guid w:val="{C3041D48-94DA-4C7C-B542-A517A746AB07}"/>
      </w:docPartPr>
      <w:docPartBody>
        <w:p w:rsidR="004E44FD" w:rsidRDefault="005E35F5" w:rsidP="005E35F5">
          <w:pPr>
            <w:pStyle w:val="33CED90E3BD1475B9F3F1EF17AA5DCBC"/>
          </w:pPr>
          <w:r w:rsidRPr="003059F5">
            <w:rPr>
              <w:rStyle w:val="a3"/>
              <w:rtl/>
            </w:rPr>
            <w:t>[תבנית חוזה]</w:t>
          </w:r>
        </w:p>
      </w:docPartBody>
    </w:docPart>
    <w:docPart>
      <w:docPartPr>
        <w:name w:val="5A96903A951449F9A49A6667C3105A84"/>
        <w:category>
          <w:name w:val="כללי"/>
          <w:gallery w:val="placeholder"/>
        </w:category>
        <w:types>
          <w:type w:val="bbPlcHdr"/>
        </w:types>
        <w:behaviors>
          <w:behavior w:val="content"/>
        </w:behaviors>
        <w:guid w:val="{486CCCFB-6A28-4595-AA20-6E05CB3C5477}"/>
      </w:docPartPr>
      <w:docPartBody>
        <w:p w:rsidR="004E44FD" w:rsidRDefault="005E35F5" w:rsidP="005E35F5">
          <w:pPr>
            <w:pStyle w:val="5A96903A951449F9A49A6667C3105A84"/>
          </w:pPr>
          <w:r w:rsidRPr="009D00D7">
            <w:rPr>
              <w:rStyle w:val="a3"/>
              <w:rtl/>
            </w:rPr>
            <w:t>[שם הפרויקט]</w:t>
          </w:r>
        </w:p>
      </w:docPartBody>
    </w:docPart>
    <w:docPart>
      <w:docPartPr>
        <w:name w:val="488BD482713441DC9BA5E76F2FEB2FFD"/>
        <w:category>
          <w:name w:val="כללי"/>
          <w:gallery w:val="placeholder"/>
        </w:category>
        <w:types>
          <w:type w:val="bbPlcHdr"/>
        </w:types>
        <w:behaviors>
          <w:behavior w:val="content"/>
        </w:behaviors>
        <w:guid w:val="{617DBAFE-CDAF-4F99-85F7-4B9DB24C0E0F}"/>
      </w:docPartPr>
      <w:docPartBody>
        <w:p w:rsidR="004E44FD" w:rsidRDefault="005E35F5" w:rsidP="005E35F5">
          <w:pPr>
            <w:pStyle w:val="488BD482713441DC9BA5E76F2FEB2FFD"/>
          </w:pPr>
          <w:r w:rsidRPr="003059F5">
            <w:rPr>
              <w:rStyle w:val="a3"/>
              <w:rtl/>
            </w:rPr>
            <w:t>[שם ספק]</w:t>
          </w:r>
        </w:p>
      </w:docPartBody>
    </w:docPart>
    <w:docPart>
      <w:docPartPr>
        <w:name w:val="097BFB2DEE6B4BC2B7C96850C999AE84"/>
        <w:category>
          <w:name w:val="כללי"/>
          <w:gallery w:val="placeholder"/>
        </w:category>
        <w:types>
          <w:type w:val="bbPlcHdr"/>
        </w:types>
        <w:behaviors>
          <w:behavior w:val="content"/>
        </w:behaviors>
        <w:guid w:val="{E6E50D87-D803-40CA-BA64-462F7D12D5A8}"/>
      </w:docPartPr>
      <w:docPartBody>
        <w:p w:rsidR="004E44FD" w:rsidRDefault="005E35F5" w:rsidP="005E35F5">
          <w:pPr>
            <w:pStyle w:val="097BFB2DEE6B4BC2B7C96850C999AE84"/>
          </w:pPr>
          <w:r w:rsidRPr="003059F5">
            <w:rPr>
              <w:rStyle w:val="a3"/>
              <w:rtl/>
            </w:rPr>
            <w:t>[שם ספק]</w:t>
          </w:r>
        </w:p>
      </w:docPartBody>
    </w:docPart>
    <w:docPart>
      <w:docPartPr>
        <w:name w:val="CA68AEF1AD2446569C524A6E4CE87600"/>
        <w:category>
          <w:name w:val="כללי"/>
          <w:gallery w:val="placeholder"/>
        </w:category>
        <w:types>
          <w:type w:val="bbPlcHdr"/>
        </w:types>
        <w:behaviors>
          <w:behavior w:val="content"/>
        </w:behaviors>
        <w:guid w:val="{A03D2EBA-A478-4E02-95E9-EF135BB3392E}"/>
      </w:docPartPr>
      <w:docPartBody>
        <w:p w:rsidR="004E44FD" w:rsidRDefault="005E35F5" w:rsidP="005E35F5">
          <w:pPr>
            <w:pStyle w:val="CA68AEF1AD2446569C524A6E4CE87600"/>
          </w:pPr>
          <w:r w:rsidRPr="000E16FF">
            <w:rPr>
              <w:rStyle w:val="a3"/>
              <w:rtl/>
            </w:rPr>
            <w:t>[שם ספק]</w:t>
          </w:r>
        </w:p>
      </w:docPartBody>
    </w:docPart>
    <w:docPart>
      <w:docPartPr>
        <w:name w:val="AC104C222C9F475D9F6A36D94877767C"/>
        <w:category>
          <w:name w:val="כללי"/>
          <w:gallery w:val="placeholder"/>
        </w:category>
        <w:types>
          <w:type w:val="bbPlcHdr"/>
        </w:types>
        <w:behaviors>
          <w:behavior w:val="content"/>
        </w:behaviors>
        <w:guid w:val="{9E16AF88-F099-4278-B499-8B31E0622E65}"/>
      </w:docPartPr>
      <w:docPartBody>
        <w:p w:rsidR="004E44FD" w:rsidRDefault="005E35F5" w:rsidP="005E35F5">
          <w:pPr>
            <w:pStyle w:val="AC104C222C9F475D9F6A36D94877767C"/>
          </w:pPr>
          <w:r w:rsidRPr="00C5438E">
            <w:rPr>
              <w:rStyle w:val="a3"/>
              <w:rtl/>
            </w:rPr>
            <w:t>[צד א בחוזה]</w:t>
          </w:r>
        </w:p>
      </w:docPartBody>
    </w:docPart>
    <w:docPart>
      <w:docPartPr>
        <w:name w:val="EC56E23C7A234C76879045717DF99C28"/>
        <w:category>
          <w:name w:val="כללי"/>
          <w:gallery w:val="placeholder"/>
        </w:category>
        <w:types>
          <w:type w:val="bbPlcHdr"/>
        </w:types>
        <w:behaviors>
          <w:behavior w:val="content"/>
        </w:behaviors>
        <w:guid w:val="{25D42BC2-BDFC-4225-AA8C-16873510E26E}"/>
      </w:docPartPr>
      <w:docPartBody>
        <w:p w:rsidR="004E44FD" w:rsidRDefault="005E35F5" w:rsidP="005E35F5">
          <w:pPr>
            <w:pStyle w:val="EC56E23C7A234C76879045717DF99C28"/>
          </w:pPr>
          <w:r w:rsidRPr="003059F5">
            <w:rPr>
              <w:rStyle w:val="a3"/>
              <w:rtl/>
            </w:rPr>
            <w:t>[שם ספק]</w:t>
          </w:r>
        </w:p>
      </w:docPartBody>
    </w:docPart>
    <w:docPart>
      <w:docPartPr>
        <w:name w:val="2C65E0357C9945E1839832FE5F87153C"/>
        <w:category>
          <w:name w:val="כללי"/>
          <w:gallery w:val="placeholder"/>
        </w:category>
        <w:types>
          <w:type w:val="bbPlcHdr"/>
        </w:types>
        <w:behaviors>
          <w:behavior w:val="content"/>
        </w:behaviors>
        <w:guid w:val="{78D07C71-1A32-4626-8B7E-C21F9D406495}"/>
      </w:docPartPr>
      <w:docPartBody>
        <w:p w:rsidR="004E44FD" w:rsidRDefault="005E35F5" w:rsidP="005E35F5">
          <w:pPr>
            <w:pStyle w:val="2C65E0357C9945E1839832FE5F87153C"/>
          </w:pPr>
          <w:r w:rsidRPr="003059F5">
            <w:rPr>
              <w:rStyle w:val="a3"/>
              <w:rtl/>
            </w:rPr>
            <w:t>[שם אתר]</w:t>
          </w:r>
        </w:p>
      </w:docPartBody>
    </w:docPart>
    <w:docPart>
      <w:docPartPr>
        <w:name w:val="294494466D154F5E84E96F98C01E6206"/>
        <w:category>
          <w:name w:val="כללי"/>
          <w:gallery w:val="placeholder"/>
        </w:category>
        <w:types>
          <w:type w:val="bbPlcHdr"/>
        </w:types>
        <w:behaviors>
          <w:behavior w:val="content"/>
        </w:behaviors>
        <w:guid w:val="{E143E876-1101-4A94-9FEF-93D1F2DD0CBD}"/>
      </w:docPartPr>
      <w:docPartBody>
        <w:p w:rsidR="004E44FD" w:rsidRDefault="005E35F5" w:rsidP="005E35F5">
          <w:pPr>
            <w:pStyle w:val="294494466D154F5E84E96F98C01E6206"/>
          </w:pPr>
          <w:r w:rsidRPr="003059F5">
            <w:rPr>
              <w:rStyle w:val="a3"/>
              <w:rtl/>
            </w:rPr>
            <w:t>[תיאור עבודה]</w:t>
          </w:r>
        </w:p>
      </w:docPartBody>
    </w:docPart>
    <w:docPart>
      <w:docPartPr>
        <w:name w:val="4E2B0DBC9ADC4C9D8D67C1BC4C572E77"/>
        <w:category>
          <w:name w:val="כללי"/>
          <w:gallery w:val="placeholder"/>
        </w:category>
        <w:types>
          <w:type w:val="bbPlcHdr"/>
        </w:types>
        <w:behaviors>
          <w:behavior w:val="content"/>
        </w:behaviors>
        <w:guid w:val="{E48884D5-2720-4EB9-BD8E-C18B1D82686D}"/>
      </w:docPartPr>
      <w:docPartBody>
        <w:p w:rsidR="004E44FD" w:rsidRDefault="005E35F5" w:rsidP="005E35F5">
          <w:pPr>
            <w:pStyle w:val="4E2B0DBC9ADC4C9D8D67C1BC4C572E77"/>
          </w:pPr>
          <w:r w:rsidRPr="000E16FF">
            <w:rPr>
              <w:rStyle w:val="a3"/>
              <w:rtl/>
            </w:rPr>
            <w:t>[שם ספק]</w:t>
          </w:r>
        </w:p>
      </w:docPartBody>
    </w:docPart>
    <w:docPart>
      <w:docPartPr>
        <w:name w:val="FB34EDC7080A4751B248FD30F460FD3F"/>
        <w:category>
          <w:name w:val="כללי"/>
          <w:gallery w:val="placeholder"/>
        </w:category>
        <w:types>
          <w:type w:val="bbPlcHdr"/>
        </w:types>
        <w:behaviors>
          <w:behavior w:val="content"/>
        </w:behaviors>
        <w:guid w:val="{26423582-0003-4A5A-B1CF-9FBEC1806D07}"/>
      </w:docPartPr>
      <w:docPartBody>
        <w:p w:rsidR="004E44FD" w:rsidRDefault="005E35F5" w:rsidP="005E35F5">
          <w:pPr>
            <w:pStyle w:val="FB34EDC7080A4751B248FD30F460FD3F"/>
          </w:pPr>
          <w:r w:rsidRPr="00C5438E">
            <w:rPr>
              <w:rStyle w:val="a3"/>
              <w:rtl/>
            </w:rPr>
            <w:t>[צד א בחוזה]</w:t>
          </w:r>
        </w:p>
      </w:docPartBody>
    </w:docPart>
    <w:docPart>
      <w:docPartPr>
        <w:name w:val="ED221E93217F41ECA34F5BC3C6B4F949"/>
        <w:category>
          <w:name w:val="כללי"/>
          <w:gallery w:val="placeholder"/>
        </w:category>
        <w:types>
          <w:type w:val="bbPlcHdr"/>
        </w:types>
        <w:behaviors>
          <w:behavior w:val="content"/>
        </w:behaviors>
        <w:guid w:val="{627D28D2-3043-4D25-8A6B-D87466D5FD91}"/>
      </w:docPartPr>
      <w:docPartBody>
        <w:p w:rsidR="004E44FD" w:rsidRDefault="005E35F5" w:rsidP="005E35F5">
          <w:pPr>
            <w:pStyle w:val="ED221E93217F41ECA34F5BC3C6B4F949"/>
          </w:pPr>
          <w:r w:rsidRPr="003059F5">
            <w:rPr>
              <w:rStyle w:val="a3"/>
              <w:rtl/>
            </w:rPr>
            <w:t>[שם אתר]</w:t>
          </w:r>
        </w:p>
      </w:docPartBody>
    </w:docPart>
    <w:docPart>
      <w:docPartPr>
        <w:name w:val="3B3D70EEC27E4FBCB143A8554571BB14"/>
        <w:category>
          <w:name w:val="כללי"/>
          <w:gallery w:val="placeholder"/>
        </w:category>
        <w:types>
          <w:type w:val="bbPlcHdr"/>
        </w:types>
        <w:behaviors>
          <w:behavior w:val="content"/>
        </w:behaviors>
        <w:guid w:val="{C814B9EC-0156-4399-9C8D-D8CCC1CCDBDA}"/>
      </w:docPartPr>
      <w:docPartBody>
        <w:p w:rsidR="004E44FD" w:rsidRDefault="005E35F5" w:rsidP="005E35F5">
          <w:pPr>
            <w:pStyle w:val="3B3D70EEC27E4FBCB143A8554571BB14"/>
          </w:pPr>
          <w:r w:rsidRPr="003059F5">
            <w:rPr>
              <w:rStyle w:val="a3"/>
              <w:rtl/>
            </w:rPr>
            <w:t>[תאריך חתימת חוזה]</w:t>
          </w:r>
        </w:p>
      </w:docPartBody>
    </w:docPart>
    <w:docPart>
      <w:docPartPr>
        <w:name w:val="3A4BA09479574CD2BCCD6B7C6CF40632"/>
        <w:category>
          <w:name w:val="כללי"/>
          <w:gallery w:val="placeholder"/>
        </w:category>
        <w:types>
          <w:type w:val="bbPlcHdr"/>
        </w:types>
        <w:behaviors>
          <w:behavior w:val="content"/>
        </w:behaviors>
        <w:guid w:val="{239BA177-198B-4F32-8310-41C835C29502}"/>
      </w:docPartPr>
      <w:docPartBody>
        <w:p w:rsidR="004E44FD" w:rsidRDefault="005E35F5" w:rsidP="005E35F5">
          <w:pPr>
            <w:pStyle w:val="3A4BA09479574CD2BCCD6B7C6CF40632"/>
          </w:pPr>
          <w:r w:rsidRPr="000E16FF">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2B2E4B"/>
    <w:rsid w:val="004E44FD"/>
    <w:rsid w:val="0054288A"/>
    <w:rsid w:val="005E35F5"/>
    <w:rsid w:val="006865A5"/>
    <w:rsid w:val="00AC1C0F"/>
    <w:rsid w:val="00AC6B04"/>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E35F5"/>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730DEDEC88DD44DEBCDD44CC2053351D">
    <w:name w:val="730DEDEC88DD44DEBCDD44CC2053351D"/>
    <w:rsid w:val="00AC6B04"/>
    <w:pPr>
      <w:bidi/>
    </w:pPr>
  </w:style>
  <w:style w:type="paragraph" w:customStyle="1" w:styleId="6120FFDB6FE5471EB443F555069EB209">
    <w:name w:val="6120FFDB6FE5471EB443F555069EB209"/>
    <w:rsid w:val="00AC6B04"/>
    <w:pPr>
      <w:bidi/>
    </w:pPr>
  </w:style>
  <w:style w:type="paragraph" w:customStyle="1" w:styleId="0FED26A6C4BF4F5D94BA32A91BCC68E2">
    <w:name w:val="0FED26A6C4BF4F5D94BA32A91BCC68E2"/>
    <w:rsid w:val="00AC6B04"/>
    <w:pPr>
      <w:bidi/>
    </w:pPr>
  </w:style>
  <w:style w:type="paragraph" w:customStyle="1" w:styleId="2B0CC02789BB450B9F4E4846C8A0AFD7">
    <w:name w:val="2B0CC02789BB450B9F4E4846C8A0AFD7"/>
    <w:rsid w:val="00AC6B04"/>
    <w:pPr>
      <w:bidi/>
    </w:pPr>
  </w:style>
  <w:style w:type="paragraph" w:customStyle="1" w:styleId="6DDEFB1C51B94215A24F1E8E8931D682">
    <w:name w:val="6DDEFB1C51B94215A24F1E8E8931D682"/>
    <w:rsid w:val="00AC6B04"/>
    <w:pPr>
      <w:bidi/>
    </w:pPr>
  </w:style>
  <w:style w:type="paragraph" w:customStyle="1" w:styleId="C5AA71AF95B44BADAFCDAFC0D43B56BC">
    <w:name w:val="C5AA71AF95B44BADAFCDAFC0D43B56BC"/>
    <w:rsid w:val="005E35F5"/>
    <w:pPr>
      <w:bidi/>
    </w:pPr>
  </w:style>
  <w:style w:type="paragraph" w:customStyle="1" w:styleId="334F6A3D787040DFA6A36A3195D2B260">
    <w:name w:val="334F6A3D787040DFA6A36A3195D2B260"/>
    <w:rsid w:val="005E35F5"/>
    <w:pPr>
      <w:bidi/>
    </w:pPr>
  </w:style>
  <w:style w:type="paragraph" w:customStyle="1" w:styleId="0134D4704F6545CBAF75CFDC0B72EB52">
    <w:name w:val="0134D4704F6545CBAF75CFDC0B72EB52"/>
    <w:rsid w:val="005E35F5"/>
    <w:pPr>
      <w:bidi/>
    </w:pPr>
  </w:style>
  <w:style w:type="paragraph" w:customStyle="1" w:styleId="BC54B57680AA435182E0CE094895D2DC">
    <w:name w:val="BC54B57680AA435182E0CE094895D2DC"/>
    <w:rsid w:val="005E35F5"/>
    <w:pPr>
      <w:bidi/>
    </w:pPr>
  </w:style>
  <w:style w:type="paragraph" w:customStyle="1" w:styleId="73344C5F032840AFB33CA979B4AECD8D">
    <w:name w:val="73344C5F032840AFB33CA979B4AECD8D"/>
    <w:rsid w:val="005E35F5"/>
    <w:pPr>
      <w:bidi/>
    </w:pPr>
  </w:style>
  <w:style w:type="paragraph" w:customStyle="1" w:styleId="5D90503D9DD04BF780B32A85A22B158A">
    <w:name w:val="5D90503D9DD04BF780B32A85A22B158A"/>
    <w:rsid w:val="005E35F5"/>
    <w:pPr>
      <w:bidi/>
    </w:pPr>
  </w:style>
  <w:style w:type="paragraph" w:customStyle="1" w:styleId="33085D5935904502A22F6822B7F7E0BD">
    <w:name w:val="33085D5935904502A22F6822B7F7E0BD"/>
    <w:rsid w:val="005E35F5"/>
    <w:pPr>
      <w:bidi/>
    </w:pPr>
  </w:style>
  <w:style w:type="paragraph" w:customStyle="1" w:styleId="F6500580D55A45DDA87EBA81AE853E51">
    <w:name w:val="F6500580D55A45DDA87EBA81AE853E51"/>
    <w:rsid w:val="005E35F5"/>
    <w:pPr>
      <w:bidi/>
    </w:pPr>
  </w:style>
  <w:style w:type="paragraph" w:customStyle="1" w:styleId="CBBD8C73D2B34EC8B7B60152DB87E6EB">
    <w:name w:val="CBBD8C73D2B34EC8B7B60152DB87E6EB"/>
    <w:rsid w:val="005E35F5"/>
    <w:pPr>
      <w:bidi/>
    </w:pPr>
  </w:style>
  <w:style w:type="paragraph" w:customStyle="1" w:styleId="3DE8EFBF229544FEAD8AE457557C07A5">
    <w:name w:val="3DE8EFBF229544FEAD8AE457557C07A5"/>
    <w:rsid w:val="005E35F5"/>
    <w:pPr>
      <w:bidi/>
    </w:pPr>
  </w:style>
  <w:style w:type="paragraph" w:customStyle="1" w:styleId="51D3BEA94CAA4859B4D4AD8D993CFC92">
    <w:name w:val="51D3BEA94CAA4859B4D4AD8D993CFC92"/>
    <w:rsid w:val="005E35F5"/>
    <w:pPr>
      <w:bidi/>
    </w:pPr>
  </w:style>
  <w:style w:type="paragraph" w:customStyle="1" w:styleId="824D3ED50C8E4B4EAB35CECF8F235D80">
    <w:name w:val="824D3ED50C8E4B4EAB35CECF8F235D80"/>
    <w:rsid w:val="005E35F5"/>
    <w:pPr>
      <w:bidi/>
    </w:pPr>
  </w:style>
  <w:style w:type="paragraph" w:customStyle="1" w:styleId="1CC14158AFF64B8CBC4A9894E91F10F5">
    <w:name w:val="1CC14158AFF64B8CBC4A9894E91F10F5"/>
    <w:rsid w:val="005E35F5"/>
    <w:pPr>
      <w:bidi/>
    </w:pPr>
  </w:style>
  <w:style w:type="paragraph" w:customStyle="1" w:styleId="6FFCE2446A5A40DEA65B745E773A1FC1">
    <w:name w:val="6FFCE2446A5A40DEA65B745E773A1FC1"/>
    <w:rsid w:val="005E35F5"/>
    <w:pPr>
      <w:bidi/>
    </w:pPr>
  </w:style>
  <w:style w:type="paragraph" w:customStyle="1" w:styleId="C79EBA8553E94ED0B9FFF6256412E390">
    <w:name w:val="C79EBA8553E94ED0B9FFF6256412E390"/>
    <w:rsid w:val="005E35F5"/>
    <w:pPr>
      <w:bidi/>
    </w:pPr>
  </w:style>
  <w:style w:type="paragraph" w:customStyle="1" w:styleId="695F4CB4DFE84FB89D23197335C050D8">
    <w:name w:val="695F4CB4DFE84FB89D23197335C050D8"/>
    <w:rsid w:val="005E35F5"/>
    <w:pPr>
      <w:bidi/>
    </w:pPr>
  </w:style>
  <w:style w:type="paragraph" w:customStyle="1" w:styleId="D162047E71094D769A45CFC6B5F9AA62">
    <w:name w:val="D162047E71094D769A45CFC6B5F9AA62"/>
    <w:rsid w:val="005E35F5"/>
    <w:pPr>
      <w:bidi/>
    </w:pPr>
  </w:style>
  <w:style w:type="paragraph" w:customStyle="1" w:styleId="79B4B2977EC94D50BCA836D9027564E9">
    <w:name w:val="79B4B2977EC94D50BCA836D9027564E9"/>
    <w:rsid w:val="005E35F5"/>
    <w:pPr>
      <w:bidi/>
    </w:pPr>
  </w:style>
  <w:style w:type="paragraph" w:customStyle="1" w:styleId="39E4972C552D4510B28FA9061584F9BB">
    <w:name w:val="39E4972C552D4510B28FA9061584F9BB"/>
    <w:rsid w:val="005E35F5"/>
    <w:pPr>
      <w:bidi/>
    </w:pPr>
  </w:style>
  <w:style w:type="paragraph" w:customStyle="1" w:styleId="28E699BCC3EC44C2BD115E44382A424E">
    <w:name w:val="28E699BCC3EC44C2BD115E44382A424E"/>
    <w:rsid w:val="005E35F5"/>
    <w:pPr>
      <w:bidi/>
    </w:pPr>
  </w:style>
  <w:style w:type="paragraph" w:customStyle="1" w:styleId="09720F161EF443C39A9EBA51DBDFF7EF">
    <w:name w:val="09720F161EF443C39A9EBA51DBDFF7EF"/>
    <w:rsid w:val="005E35F5"/>
    <w:pPr>
      <w:bidi/>
    </w:pPr>
  </w:style>
  <w:style w:type="paragraph" w:customStyle="1" w:styleId="6629D05050654585859408E2396D44A6">
    <w:name w:val="6629D05050654585859408E2396D44A6"/>
    <w:rsid w:val="005E35F5"/>
    <w:pPr>
      <w:bidi/>
    </w:pPr>
  </w:style>
  <w:style w:type="paragraph" w:customStyle="1" w:styleId="58B266DD573C4E22AADFD273C94C13F1">
    <w:name w:val="58B266DD573C4E22AADFD273C94C13F1"/>
    <w:rsid w:val="005E35F5"/>
    <w:pPr>
      <w:bidi/>
    </w:pPr>
  </w:style>
  <w:style w:type="paragraph" w:customStyle="1" w:styleId="B5B58508539E4A24A3B45CDEA2C17016">
    <w:name w:val="B5B58508539E4A24A3B45CDEA2C17016"/>
    <w:rsid w:val="005E35F5"/>
    <w:pPr>
      <w:bidi/>
    </w:pPr>
  </w:style>
  <w:style w:type="paragraph" w:customStyle="1" w:styleId="996398F0570041D59016695FA34A226B">
    <w:name w:val="996398F0570041D59016695FA34A226B"/>
    <w:rsid w:val="005E35F5"/>
    <w:pPr>
      <w:bidi/>
    </w:pPr>
  </w:style>
  <w:style w:type="paragraph" w:customStyle="1" w:styleId="33CED90E3BD1475B9F3F1EF17AA5DCBC">
    <w:name w:val="33CED90E3BD1475B9F3F1EF17AA5DCBC"/>
    <w:rsid w:val="005E35F5"/>
    <w:pPr>
      <w:bidi/>
    </w:pPr>
  </w:style>
  <w:style w:type="paragraph" w:customStyle="1" w:styleId="5A96903A951449F9A49A6667C3105A84">
    <w:name w:val="5A96903A951449F9A49A6667C3105A84"/>
    <w:rsid w:val="005E35F5"/>
    <w:pPr>
      <w:bidi/>
    </w:pPr>
  </w:style>
  <w:style w:type="paragraph" w:customStyle="1" w:styleId="488BD482713441DC9BA5E76F2FEB2FFD">
    <w:name w:val="488BD482713441DC9BA5E76F2FEB2FFD"/>
    <w:rsid w:val="005E35F5"/>
    <w:pPr>
      <w:bidi/>
    </w:pPr>
  </w:style>
  <w:style w:type="paragraph" w:customStyle="1" w:styleId="097BFB2DEE6B4BC2B7C96850C999AE84">
    <w:name w:val="097BFB2DEE6B4BC2B7C96850C999AE84"/>
    <w:rsid w:val="005E35F5"/>
    <w:pPr>
      <w:bidi/>
    </w:pPr>
  </w:style>
  <w:style w:type="paragraph" w:customStyle="1" w:styleId="CA68AEF1AD2446569C524A6E4CE87600">
    <w:name w:val="CA68AEF1AD2446569C524A6E4CE87600"/>
    <w:rsid w:val="005E35F5"/>
    <w:pPr>
      <w:bidi/>
    </w:pPr>
  </w:style>
  <w:style w:type="paragraph" w:customStyle="1" w:styleId="FCCFB4C7786C49EF8022D902E92B7B57">
    <w:name w:val="FCCFB4C7786C49EF8022D902E92B7B57"/>
    <w:rsid w:val="005E35F5"/>
    <w:pPr>
      <w:bidi/>
    </w:pPr>
  </w:style>
  <w:style w:type="paragraph" w:customStyle="1" w:styleId="2D1E8163B29D4B2C9B916AD47C4DB6B0">
    <w:name w:val="2D1E8163B29D4B2C9B916AD47C4DB6B0"/>
    <w:rsid w:val="005E35F5"/>
    <w:pPr>
      <w:bidi/>
    </w:pPr>
  </w:style>
  <w:style w:type="paragraph" w:customStyle="1" w:styleId="1DC0FDEBA2364EA6B04776C836ED620F">
    <w:name w:val="1DC0FDEBA2364EA6B04776C836ED620F"/>
    <w:rsid w:val="005E35F5"/>
    <w:pPr>
      <w:bidi/>
    </w:pPr>
  </w:style>
  <w:style w:type="paragraph" w:customStyle="1" w:styleId="742784C85E73484D9A7DC9470D8D34F5">
    <w:name w:val="742784C85E73484D9A7DC9470D8D34F5"/>
    <w:rsid w:val="005E35F5"/>
    <w:pPr>
      <w:bidi/>
    </w:pPr>
  </w:style>
  <w:style w:type="paragraph" w:customStyle="1" w:styleId="AC104C222C9F475D9F6A36D94877767C">
    <w:name w:val="AC104C222C9F475D9F6A36D94877767C"/>
    <w:rsid w:val="005E35F5"/>
    <w:pPr>
      <w:bidi/>
    </w:pPr>
  </w:style>
  <w:style w:type="paragraph" w:customStyle="1" w:styleId="EC56E23C7A234C76879045717DF99C28">
    <w:name w:val="EC56E23C7A234C76879045717DF99C28"/>
    <w:rsid w:val="005E35F5"/>
    <w:pPr>
      <w:bidi/>
    </w:pPr>
  </w:style>
  <w:style w:type="paragraph" w:customStyle="1" w:styleId="2C65E0357C9945E1839832FE5F87153C">
    <w:name w:val="2C65E0357C9945E1839832FE5F87153C"/>
    <w:rsid w:val="005E35F5"/>
    <w:pPr>
      <w:bidi/>
    </w:pPr>
  </w:style>
  <w:style w:type="paragraph" w:customStyle="1" w:styleId="294494466D154F5E84E96F98C01E6206">
    <w:name w:val="294494466D154F5E84E96F98C01E6206"/>
    <w:rsid w:val="005E35F5"/>
    <w:pPr>
      <w:bidi/>
    </w:pPr>
  </w:style>
  <w:style w:type="paragraph" w:customStyle="1" w:styleId="4E2B0DBC9ADC4C9D8D67C1BC4C572E77">
    <w:name w:val="4E2B0DBC9ADC4C9D8D67C1BC4C572E77"/>
    <w:rsid w:val="005E35F5"/>
    <w:pPr>
      <w:bidi/>
    </w:pPr>
  </w:style>
  <w:style w:type="paragraph" w:customStyle="1" w:styleId="FB34EDC7080A4751B248FD30F460FD3F">
    <w:name w:val="FB34EDC7080A4751B248FD30F460FD3F"/>
    <w:rsid w:val="005E35F5"/>
    <w:pPr>
      <w:bidi/>
    </w:pPr>
  </w:style>
  <w:style w:type="paragraph" w:customStyle="1" w:styleId="ED221E93217F41ECA34F5BC3C6B4F949">
    <w:name w:val="ED221E93217F41ECA34F5BC3C6B4F949"/>
    <w:rsid w:val="005E35F5"/>
    <w:pPr>
      <w:bidi/>
    </w:pPr>
  </w:style>
  <w:style w:type="paragraph" w:customStyle="1" w:styleId="3B3D70EEC27E4FBCB143A8554571BB14">
    <w:name w:val="3B3D70EEC27E4FBCB143A8554571BB14"/>
    <w:rsid w:val="005E35F5"/>
    <w:pPr>
      <w:bidi/>
    </w:pPr>
  </w:style>
  <w:style w:type="paragraph" w:customStyle="1" w:styleId="3A4BA09479574CD2BCCD6B7C6CF40632">
    <w:name w:val="3A4BA09479574CD2BCCD6B7C6CF40632"/>
    <w:rsid w:val="005E35F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85D8F-B4AE-4BE1-A2E0-B08C1BA0468C}">
  <ds:schemaRefs>
    <ds:schemaRef ds:uri="http://schemas.microsoft.com/office/2006/metadata/customXsn"/>
  </ds:schemaRefs>
</ds:datastoreItem>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2293E7B4-414A-44E9-BB1D-0248FFDF2A33}"/>
</file>

<file path=customXml/itemProps4.xml><?xml version="1.0" encoding="utf-8"?>
<ds:datastoreItem xmlns:ds="http://schemas.openxmlformats.org/officeDocument/2006/customXml" ds:itemID="{FBA4DFE5-B43E-4EC2-9768-8A9E2FC378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1709D4C-33DC-48CC-AC7E-130A245806EE}">
  <ds:schemaRefs>
    <ds:schemaRef ds:uri="http://purl.org/dc/elements/1.1/"/>
    <ds:schemaRef ds:uri="http://schemas.microsoft.com/office/2006/metadata/properties"/>
    <ds:schemaRef ds:uri="e82e0497-401b-493b-ab66-61f85c09ed30"/>
    <ds:schemaRef ds:uri="http://purl.org/dc/terms/"/>
    <ds:schemaRef ds:uri="http://schemas.microsoft.com/office/2006/documentManagement/types"/>
    <ds:schemaRef ds:uri="http://schemas.microsoft.com/office/infopath/2007/PartnerControls"/>
    <ds:schemaRef ds:uri="http://schemas.microsoft.com/sharepoint/v3"/>
    <ds:schemaRef ds:uri="http://schemas.openxmlformats.org/package/2006/metadata/core-properties"/>
    <ds:schemaRef ds:uri="http://www.w3.org/XML/1998/namespace"/>
    <ds:schemaRef ds:uri="http://purl.org/dc/dcmitype/"/>
  </ds:schemaRefs>
</ds:datastoreItem>
</file>

<file path=customXml/itemProps6.xml><?xml version="1.0" encoding="utf-8"?>
<ds:datastoreItem xmlns:ds="http://schemas.openxmlformats.org/officeDocument/2006/customXml" ds:itemID="{2D71BAE3-985B-4343-9975-2886125F3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19</Pages>
  <Words>10356</Words>
  <Characters>51782</Characters>
  <Application>Microsoft Office Word</Application>
  <DocSecurity>0</DocSecurity>
  <Lines>431</Lines>
  <Paragraphs>124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5</cp:revision>
  <dcterms:created xsi:type="dcterms:W3CDTF">2020-06-25T09:16:00Z</dcterms:created>
  <dcterms:modified xsi:type="dcterms:W3CDTF">2020-08-23T13:59:00Z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4e7543d2-60fe-4fe4-bbb4-7cbf63a62b38</vt:lpwstr>
  </property>
</Properties>
</file>