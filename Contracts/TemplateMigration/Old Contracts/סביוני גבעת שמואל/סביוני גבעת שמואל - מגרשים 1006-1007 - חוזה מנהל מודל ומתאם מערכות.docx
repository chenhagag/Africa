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1BA57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A6E2E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5A8AC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F8A171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FA45BF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3DA8DA0E" wp14:editId="11C21CC3">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F68FCC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9B552C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356E0A"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CB5610"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B19B3F"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9DAE42" w14:textId="4C626578" w:rsidR="006D2AE3" w:rsidRPr="006D2AE3" w:rsidRDefault="006D2AE3" w:rsidP="009A7DD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 xml:space="preserve">חוזה </w:t>
      </w:r>
      <w:r w:rsidR="009A7DD6">
        <w:rPr>
          <w:rFonts w:ascii="Times New Roman" w:eastAsia="Times New Roman" w:hAnsi="Times New Roman" w:cs="David" w:hint="cs"/>
          <w:bCs/>
          <w:sz w:val="32"/>
          <w:szCs w:val="32"/>
          <w:u w:val="single"/>
          <w:rtl/>
          <w:lang w:eastAsia="he-IL"/>
        </w:rPr>
        <w:t>מנהל מודל</w:t>
      </w:r>
      <w:ins w:id="0" w:author="Meryl Etman [2]" w:date="2022-12-18T11:31:00Z">
        <w:r w:rsidR="00EB7FF4">
          <w:rPr>
            <w:rFonts w:ascii="Times New Roman" w:eastAsia="Times New Roman" w:hAnsi="Times New Roman" w:cs="David" w:hint="cs"/>
            <w:bCs/>
            <w:sz w:val="32"/>
            <w:szCs w:val="32"/>
            <w:u w:val="single"/>
            <w:rtl/>
            <w:lang w:eastAsia="he-IL"/>
          </w:rPr>
          <w:t xml:space="preserve"> בים ותיאום מערכות</w:t>
        </w:r>
      </w:ins>
    </w:p>
    <w:p w14:paraId="0732E2D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33E7F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5663C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3F28A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077A91"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F5D5BC"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154498"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CF55701" w14:textId="37313484" w:rsidR="009441B2" w:rsidRPr="00B27B4C" w:rsidRDefault="0095443A"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2-12-18T11:27:00Z">
            <w:r>
              <w:rPr>
                <w:rFonts w:ascii="Times New Roman" w:eastAsia="Times New Roman" w:hAnsi="Times New Roman" w:cs="David"/>
                <w:bCs/>
                <w:sz w:val="32"/>
                <w:szCs w:val="32"/>
                <w:u w:val="single"/>
                <w:rtl/>
                <w:lang w:eastAsia="he-IL"/>
              </w:rPr>
              <w:t>סביוני גבעת שמואל מגרשים 1006-1007</w:t>
            </w:r>
          </w:ins>
        </w:p>
      </w:sdtContent>
    </w:sdt>
    <w:p w14:paraId="6B17AEC2"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69829D0" w14:textId="756212F1" w:rsidR="009441B2" w:rsidRPr="00B27B4C" w:rsidRDefault="0095443A"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Meryl Etman" w:date="2022-12-18T11:27:00Z">
            <w:r>
              <w:rPr>
                <w:rFonts w:ascii="Times New Roman" w:eastAsia="Times New Roman" w:hAnsi="Times New Roman" w:cs="David"/>
                <w:bCs/>
                <w:sz w:val="32"/>
                <w:szCs w:val="32"/>
                <w:u w:val="single"/>
                <w:rtl/>
                <w:lang w:eastAsia="he-IL"/>
              </w:rPr>
              <w:t>גבעת שמואל</w:t>
            </w:r>
          </w:ins>
        </w:p>
      </w:sdtContent>
    </w:sdt>
    <w:p w14:paraId="1688C23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90886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CDED5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175AE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08300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26848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B6498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2F221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3AF39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9ED23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F3B8A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00111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9BCC0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EF4FB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D1B5E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3B84D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6492A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5B33C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DE906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57300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D9C67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9ED7B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C621D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0DA5F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A626D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2DD69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8EEED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6DBBF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D006D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A3040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DD600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BA838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53A8D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81ADD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F76B4B"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AB24FC" w14:textId="77777777" w:rsidR="00EB7FF4" w:rsidRPr="006D2AE3" w:rsidRDefault="00C3505D" w:rsidP="00EB7FF4">
      <w:pPr>
        <w:widowControl w:val="0"/>
        <w:spacing w:before="0" w:beforeAutospacing="0" w:after="0" w:afterAutospacing="0" w:line="240" w:lineRule="auto"/>
        <w:jc w:val="center"/>
        <w:rPr>
          <w:ins w:id="3" w:author="Meryl Etman [2]" w:date="2022-12-18T11:32:00Z"/>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A12E4C">
        <w:rPr>
          <w:rFonts w:ascii="Times New Roman" w:eastAsia="Times New Roman" w:hAnsi="Times New Roman" w:cs="David" w:hint="cs"/>
          <w:bCs/>
          <w:sz w:val="32"/>
          <w:szCs w:val="32"/>
          <w:u w:val="single"/>
          <w:rtl/>
          <w:lang w:eastAsia="he-IL"/>
        </w:rPr>
        <w:t>מנהל מודל</w:t>
      </w:r>
      <w:ins w:id="4" w:author="Meryl Etman [2]" w:date="2022-12-18T11:32:00Z">
        <w:r w:rsidR="00EB7FF4">
          <w:rPr>
            <w:rFonts w:ascii="Times New Roman" w:eastAsia="Times New Roman" w:hAnsi="Times New Roman" w:cs="David" w:hint="cs"/>
            <w:bCs/>
            <w:sz w:val="32"/>
            <w:szCs w:val="32"/>
            <w:u w:val="single"/>
            <w:rtl/>
            <w:lang w:eastAsia="he-IL"/>
          </w:rPr>
          <w:t xml:space="preserve"> בים ותיאום מערכות</w:t>
        </w:r>
      </w:ins>
    </w:p>
    <w:p w14:paraId="01DC1A0E" w14:textId="32B68B40" w:rsidR="006D2AE3" w:rsidRPr="009441B2" w:rsidRDefault="006D2AE3" w:rsidP="00A12E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73E03DA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AA6D89" w14:textId="040ECECA"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7-19T00:00:00Z">
            <w:dateFormat w:val="dd/MM/yyyy"/>
            <w:lid w:val="he-IL"/>
            <w:storeMappedDataAs w:val="dateTime"/>
            <w:calendar w:val="gregorian"/>
          </w:date>
        </w:sdtPr>
        <w:sdtEndPr>
          <w:rPr>
            <w:rFonts w:hint="cs"/>
          </w:rPr>
        </w:sdtEndPr>
        <w:sdtContent>
          <w:ins w:id="5" w:author="Meryl Etman" w:date="2023-07-19T15:52:00Z">
            <w:r w:rsidR="00A15667">
              <w:rPr>
                <w:rFonts w:ascii="Times New Roman" w:eastAsia="Times New Roman" w:hAnsi="Times New Roman" w:cs="David" w:hint="cs"/>
                <w:color w:val="800080"/>
                <w:sz w:val="24"/>
                <w:szCs w:val="24"/>
                <w:rtl/>
                <w:lang w:eastAsia="he-IL"/>
              </w:rPr>
              <w:t>‏19/07/2023</w:t>
            </w:r>
          </w:ins>
        </w:sdtContent>
      </w:sdt>
    </w:p>
    <w:p w14:paraId="31391C54"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77008A3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AC3800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1365C8"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2834904F" w14:textId="3A8854E4" w:rsidR="006D2AE3" w:rsidRPr="009441B2" w:rsidRDefault="001073C7"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6" w:author="Meryl Etman" w:date="2022-12-13T17:39: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0390FAB3"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6BEE49E4"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2F9597C1"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18EB9E8F"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222E867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DE8D3F3" w14:textId="5DC6F9BC" w:rsidR="009441B2" w:rsidRDefault="001073C7"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7" w:author="Meryl Etman" w:date="2022-12-13T17:40:00Z">
            <w:r>
              <w:rPr>
                <w:rFonts w:ascii="Times New Roman" w:eastAsia="Times New Roman" w:hAnsi="Times New Roman" w:cs="David"/>
                <w:color w:val="800080"/>
                <w:sz w:val="24"/>
                <w:szCs w:val="24"/>
                <w:rtl/>
              </w:rPr>
              <w:br/>
              <w:t>גיא כ"ץ</w:t>
            </w:r>
            <w:r>
              <w:rPr>
                <w:rFonts w:ascii="Times New Roman" w:eastAsia="Times New Roman" w:hAnsi="Times New Roman" w:cs="David"/>
                <w:color w:val="800080"/>
                <w:sz w:val="24"/>
                <w:szCs w:val="24"/>
                <w:rtl/>
              </w:rPr>
              <w:br/>
              <w:t>רח' המגינים 53, חיפה</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1817F9E1" w14:textId="77777777"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6AD9F617"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46C2C9E4"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39C7FB48"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lastRenderedPageBreak/>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7FFCFA0"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3BCCF821"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4157DD02"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62C6797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32E4E4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527DCC4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F130C4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58CAA7A7"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718EA3C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82E2200"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6CDB14A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BB4C694"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132E95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2DA231" w14:textId="31ED9D29"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התכניות, החישובים, התיאורים, הביאורים, המדידות, התרשימים הדיאגרמות, השרטוטים, המפרטים, </w:t>
      </w:r>
      <w:del w:id="8" w:author="Meryl Etman [2]" w:date="2023-02-07T17:41:00Z">
        <w:r w:rsidRPr="006D2AE3" w:rsidDel="00096A09">
          <w:rPr>
            <w:rFonts w:ascii="Times New Roman" w:eastAsia="Times New Roman" w:hAnsi="Times New Roman" w:cs="David"/>
            <w:sz w:val="24"/>
            <w:szCs w:val="24"/>
            <w:rtl/>
            <w:lang w:eastAsia="he-IL"/>
          </w:rPr>
          <w:delText xml:space="preserve">כתבי הכמויות, </w:delText>
        </w:r>
      </w:del>
      <w:r w:rsidRPr="006D2AE3">
        <w:rPr>
          <w:rFonts w:ascii="Times New Roman" w:eastAsia="Times New Roman" w:hAnsi="Times New Roman" w:cs="David"/>
          <w:sz w:val="24"/>
          <w:szCs w:val="24"/>
          <w:rtl/>
          <w:lang w:eastAsia="he-IL"/>
        </w:rPr>
        <w:t>ההמלצות, ההנחיות 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w:t>
      </w:r>
      <w:r w:rsidRPr="006D2AE3">
        <w:rPr>
          <w:rFonts w:ascii="Times New Roman" w:eastAsia="Times New Roman" w:hAnsi="Times New Roman" w:cs="David"/>
          <w:sz w:val="24"/>
          <w:szCs w:val="24"/>
          <w:rtl/>
          <w:lang w:eastAsia="he-IL"/>
        </w:rPr>
        <w:lastRenderedPageBreak/>
        <w:t xml:space="preserve">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56B3FC8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1EABE5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359636B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5EBE4CD8" w14:textId="38A1E492"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ins w:id="9" w:author="Meryl Etman [2]" w:date="2022-12-18T11:32:00Z">
        <w:r w:rsidR="00EB7FF4">
          <w:rPr>
            <w:rFonts w:ascii="Times New Roman" w:eastAsia="Times New Roman" w:hAnsi="Times New Roman" w:cs="David" w:hint="cs"/>
            <w:b/>
            <w:bCs/>
            <w:sz w:val="24"/>
            <w:szCs w:val="24"/>
            <w:rtl/>
            <w:lang w:eastAsia="he-IL"/>
          </w:rPr>
          <w:t xml:space="preserve"> </w:t>
        </w:r>
      </w:ins>
      <w:del w:id="10" w:author="Meryl Etman [2]" w:date="2023-02-08T18:27:00Z">
        <w:r w:rsidRPr="006D2AE3" w:rsidDel="00710452">
          <w:rPr>
            <w:rFonts w:ascii="Times New Roman" w:eastAsia="Times New Roman" w:hAnsi="Times New Roman" w:cs="David" w:hint="cs"/>
            <w:b/>
            <w:bCs/>
            <w:sz w:val="24"/>
            <w:szCs w:val="24"/>
            <w:rtl/>
            <w:lang w:eastAsia="he-IL"/>
          </w:rPr>
          <w:delText xml:space="preserve"> </w:delText>
        </w:r>
      </w:del>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4596DB0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5E60BB"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AB1CC1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1EE4B6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0DCF236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E8E0BB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A6481D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4CD6C3F7"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6628BBE9"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43BDCA09"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62FCA6C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197865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7D08EA0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5A07F50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E4ED9A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32003DD9"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w:t>
      </w:r>
    </w:p>
    <w:p w14:paraId="4E517C95"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725364C"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59A0D71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0A68E3F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4FDC381"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46423116" w14:textId="4A98D2A6" w:rsidR="006D2AE3" w:rsidRDefault="006D2AE3" w:rsidP="006D2AE3">
      <w:pPr>
        <w:widowControl w:val="0"/>
        <w:spacing w:before="0" w:beforeAutospacing="0" w:after="0" w:afterAutospacing="0" w:line="240" w:lineRule="auto"/>
        <w:ind w:left="798"/>
        <w:jc w:val="both"/>
        <w:rPr>
          <w:ins w:id="11" w:author="Meryl Etman [2]" w:date="2022-12-18T11:38:00Z"/>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ins w:id="12" w:author="Meryl Etman [2]" w:date="2022-12-18T11:38:00Z">
        <w:r w:rsidR="00EB7FF4">
          <w:rPr>
            <w:rFonts w:ascii="Times New Roman" w:eastAsia="Times New Roman" w:hAnsi="Times New Roman" w:cs="David" w:hint="cs"/>
            <w:sz w:val="24"/>
            <w:szCs w:val="24"/>
            <w:rtl/>
            <w:lang w:eastAsia="he-IL"/>
          </w:rPr>
          <w:t xml:space="preserve"> </w:t>
        </w:r>
        <w:r w:rsidR="00EB7FF4">
          <w:rPr>
            <w:rFonts w:ascii="Times New Roman" w:eastAsia="Times New Roman" w:hAnsi="Times New Roman" w:cs="David"/>
            <w:sz w:val="24"/>
            <w:szCs w:val="24"/>
            <w:rtl/>
            <w:lang w:eastAsia="he-IL"/>
          </w:rPr>
          <w:t>–</w:t>
        </w:r>
        <w:r w:rsidR="00EB7FF4">
          <w:rPr>
            <w:rFonts w:ascii="Times New Roman" w:eastAsia="Times New Roman" w:hAnsi="Times New Roman" w:cs="David" w:hint="cs"/>
            <w:sz w:val="24"/>
            <w:szCs w:val="24"/>
            <w:rtl/>
            <w:lang w:eastAsia="he-IL"/>
          </w:rPr>
          <w:t xml:space="preserve"> ניהול מודל בים</w:t>
        </w:r>
      </w:ins>
      <w:ins w:id="13" w:author="Meryl Etman [2]" w:date="2023-02-08T18:27:00Z">
        <w:r w:rsidR="00710452">
          <w:rPr>
            <w:rFonts w:ascii="Times New Roman" w:eastAsia="Times New Roman" w:hAnsi="Times New Roman" w:cs="David" w:hint="cs"/>
            <w:sz w:val="24"/>
            <w:szCs w:val="24"/>
            <w:rtl/>
            <w:lang w:eastAsia="he-IL"/>
          </w:rPr>
          <w:t xml:space="preserve"> ות</w:t>
        </w:r>
      </w:ins>
      <w:ins w:id="14" w:author="Meryl Etman [2]" w:date="2023-02-08T18:28:00Z">
        <w:r w:rsidR="00710452">
          <w:rPr>
            <w:rFonts w:ascii="Times New Roman" w:eastAsia="Times New Roman" w:hAnsi="Times New Roman" w:cs="David" w:hint="cs"/>
            <w:sz w:val="24"/>
            <w:szCs w:val="24"/>
            <w:rtl/>
            <w:lang w:eastAsia="he-IL"/>
          </w:rPr>
          <w:t>אום מערכות</w:t>
        </w:r>
      </w:ins>
      <w:r w:rsidRPr="006D2AE3">
        <w:rPr>
          <w:rFonts w:ascii="Times New Roman" w:eastAsia="Times New Roman" w:hAnsi="Times New Roman" w:cs="David"/>
          <w:sz w:val="24"/>
          <w:szCs w:val="24"/>
          <w:rtl/>
          <w:lang w:eastAsia="he-IL"/>
        </w:rPr>
        <w:t>;</w:t>
      </w:r>
    </w:p>
    <w:p w14:paraId="52DDFB16" w14:textId="3AAF1E9A" w:rsidR="00EB7FF4" w:rsidRPr="006D2AE3" w:rsidDel="00710452" w:rsidRDefault="00EB7FF4" w:rsidP="006D2AE3">
      <w:pPr>
        <w:widowControl w:val="0"/>
        <w:spacing w:before="0" w:beforeAutospacing="0" w:after="0" w:afterAutospacing="0" w:line="240" w:lineRule="auto"/>
        <w:ind w:left="798"/>
        <w:jc w:val="both"/>
        <w:rPr>
          <w:del w:id="15" w:author="Meryl Etman [2]" w:date="2023-02-08T18:27:00Z"/>
          <w:rFonts w:ascii="Times New Roman" w:eastAsia="Times New Roman" w:hAnsi="Times New Roman" w:cs="David"/>
          <w:sz w:val="24"/>
          <w:szCs w:val="24"/>
          <w:rtl/>
          <w:lang w:eastAsia="he-IL"/>
        </w:rPr>
      </w:pPr>
    </w:p>
    <w:p w14:paraId="7461F154"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6C7429A3"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3F6E3173"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016BDD86"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221E21DE"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906005D"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648D665"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ח'</w:t>
      </w:r>
      <w:r w:rsidRPr="006D2AE3">
        <w:rPr>
          <w:rFonts w:ascii="Times New Roman" w:eastAsia="Times New Roman" w:hAnsi="Times New Roman" w:cs="David"/>
          <w:sz w:val="24"/>
          <w:szCs w:val="24"/>
          <w:rtl/>
          <w:lang w:eastAsia="he-IL"/>
        </w:rPr>
        <w:t xml:space="preserve"> - </w:t>
      </w:r>
      <w:r w:rsidRPr="006D2AE3">
        <w:rPr>
          <w:rFonts w:ascii="Times New Roman" w:eastAsia="Times New Roman" w:hAnsi="Times New Roman" w:cs="David"/>
          <w:sz w:val="24"/>
          <w:szCs w:val="24"/>
          <w:rtl/>
          <w:lang w:eastAsia="he-IL"/>
        </w:rPr>
        <w:tab/>
        <w:t>רשימת התכניות והמסמכים שעל היועץ להנפיק.</w:t>
      </w:r>
    </w:p>
    <w:p w14:paraId="6355EAC8"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ט'</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אישור להשלמת הפרויקט/קטע מהפרויקט.</w:t>
      </w:r>
    </w:p>
    <w:p w14:paraId="721CF1DD" w14:textId="77777777" w:rsidR="006D2AE3" w:rsidRPr="006D2AE3" w:rsidRDefault="006D2AE3" w:rsidP="006D2AE3">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נספח י'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היעדר תביעות.</w:t>
      </w:r>
    </w:p>
    <w:p w14:paraId="5B77AB1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18EC4CE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3C4E294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1D937FD0" w14:textId="54787E22"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w:t>
      </w:r>
      <w:ins w:id="16" w:author="Meryl Etman [2]" w:date="2022-12-18T11:39:00Z">
        <w:r w:rsidR="00EB7FF4" w:rsidRPr="006D2AE3">
          <w:rPr>
            <w:rFonts w:ascii="Times New Roman" w:eastAsia="Times New Roman" w:hAnsi="Times New Roman" w:cs="David"/>
            <w:sz w:val="24"/>
            <w:szCs w:val="24"/>
            <w:rtl/>
            <w:lang w:eastAsia="he-IL"/>
          </w:rPr>
          <w:t xml:space="preserve">בנספח </w:t>
        </w:r>
        <w:r w:rsidR="00EB7FF4" w:rsidRPr="006D2AE3">
          <w:rPr>
            <w:rFonts w:ascii="Times New Roman" w:eastAsia="Times New Roman" w:hAnsi="Times New Roman" w:cs="David"/>
            <w:bCs/>
            <w:sz w:val="24"/>
            <w:szCs w:val="24"/>
            <w:rtl/>
            <w:lang w:eastAsia="he-IL"/>
          </w:rPr>
          <w:t xml:space="preserve">ב' </w:t>
        </w:r>
      </w:ins>
      <w:del w:id="17" w:author="Meryl Etman [2]" w:date="2022-12-18T11:39:00Z">
        <w:r w:rsidRPr="006D2AE3" w:rsidDel="00EB7FF4">
          <w:rPr>
            <w:rFonts w:ascii="Times New Roman" w:eastAsia="Times New Roman" w:hAnsi="Times New Roman" w:cs="David"/>
            <w:sz w:val="24"/>
            <w:szCs w:val="24"/>
            <w:rtl/>
            <w:lang w:eastAsia="he-IL"/>
          </w:rPr>
          <w:delText xml:space="preserve">בנספח </w:delText>
        </w:r>
        <w:r w:rsidRPr="006D2AE3" w:rsidDel="00EB7FF4">
          <w:rPr>
            <w:rFonts w:ascii="Times New Roman" w:eastAsia="Times New Roman" w:hAnsi="Times New Roman" w:cs="David"/>
            <w:bCs/>
            <w:sz w:val="24"/>
            <w:szCs w:val="24"/>
            <w:rtl/>
            <w:lang w:eastAsia="he-IL"/>
          </w:rPr>
          <w:delText>ב'</w:delText>
        </w:r>
        <w:r w:rsidRPr="006D2AE3" w:rsidDel="00EB7FF4">
          <w:rPr>
            <w:rFonts w:ascii="Times New Roman" w:eastAsia="Times New Roman" w:hAnsi="Times New Roman" w:cs="David"/>
            <w:sz w:val="24"/>
            <w:szCs w:val="24"/>
            <w:rtl/>
            <w:lang w:eastAsia="he-IL"/>
          </w:rPr>
          <w:delText xml:space="preserve"> </w:delText>
        </w:r>
      </w:del>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3E9B064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5C4DE3E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332E1C7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0B07F15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4AC2F2E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33ED15EE" w14:textId="79357052"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הקשורים למתן שירותי היועץ, הן אצל המזמין</w:t>
      </w:r>
      <w:del w:id="18" w:author="Meryl Etman [2]" w:date="2023-02-07T17:44:00Z">
        <w:r w:rsidRPr="006D2AE3" w:rsidDel="00096A09">
          <w:rPr>
            <w:rFonts w:ascii="Times New Roman" w:eastAsia="Times New Roman" w:hAnsi="Times New Roman" w:cs="David"/>
            <w:sz w:val="24"/>
            <w:szCs w:val="24"/>
            <w:rtl/>
            <w:lang w:eastAsia="he-IL"/>
          </w:rPr>
          <w:delText xml:space="preserve">, </w:delText>
        </w:r>
      </w:del>
      <w:ins w:id="19" w:author="Meryl Etman [2]" w:date="2023-02-07T17:44:00Z">
        <w:r w:rsidR="00096A09">
          <w:rPr>
            <w:rFonts w:ascii="Times New Roman" w:eastAsia="Times New Roman" w:hAnsi="Times New Roman" w:cs="David" w:hint="cs"/>
            <w:sz w:val="24"/>
            <w:szCs w:val="24"/>
            <w:rtl/>
            <w:lang w:eastAsia="he-IL"/>
          </w:rPr>
          <w:t xml:space="preserve"> ו</w:t>
        </w:r>
      </w:ins>
      <w:r w:rsidRPr="006D2AE3">
        <w:rPr>
          <w:rFonts w:ascii="Times New Roman" w:eastAsia="Times New Roman" w:hAnsi="Times New Roman" w:cs="David"/>
          <w:sz w:val="24"/>
          <w:szCs w:val="24"/>
          <w:rtl/>
          <w:lang w:eastAsia="he-IL"/>
        </w:rPr>
        <w:t xml:space="preserve">הן אצל </w:t>
      </w:r>
      <w:del w:id="20" w:author="Meryl Etman [2]" w:date="2023-02-07T17:45:00Z">
        <w:r w:rsidRPr="006D2AE3" w:rsidDel="00096A09">
          <w:rPr>
            <w:rFonts w:ascii="Times New Roman" w:eastAsia="Times New Roman" w:hAnsi="Times New Roman" w:cs="David"/>
            <w:sz w:val="24"/>
            <w:szCs w:val="24"/>
            <w:rtl/>
            <w:lang w:eastAsia="he-IL"/>
          </w:rPr>
          <w:delText>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w:delText>
        </w:r>
      </w:del>
      <w:ins w:id="21" w:author="Meryl Etman [2]" w:date="2023-02-07T17:45:00Z">
        <w:r w:rsidR="00096A09">
          <w:rPr>
            <w:rFonts w:ascii="Times New Roman" w:eastAsia="Times New Roman" w:hAnsi="Times New Roman" w:cs="David" w:hint="cs"/>
            <w:sz w:val="24"/>
            <w:szCs w:val="24"/>
            <w:rtl/>
            <w:lang w:eastAsia="he-IL"/>
          </w:rPr>
          <w:t>אחרים,</w:t>
        </w:r>
      </w:ins>
      <w:r w:rsidRPr="006D2AE3">
        <w:rPr>
          <w:rFonts w:ascii="Times New Roman" w:eastAsia="Times New Roman" w:hAnsi="Times New Roman" w:cs="David"/>
          <w:sz w:val="24"/>
          <w:szCs w:val="24"/>
          <w:rtl/>
          <w:lang w:eastAsia="he-IL"/>
        </w:rPr>
        <w:t xml:space="preserve"> ומצא הכל מתאים למטרותיו, ויש בידיו את כל הנתונים הנוגעים לאתר, כנדרש לשם ביצוע שירותי היועץ.</w:t>
      </w:r>
    </w:p>
    <w:p w14:paraId="296F240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w:t>
      </w:r>
      <w:r w:rsidRPr="006D2AE3">
        <w:rPr>
          <w:rFonts w:ascii="Times New Roman" w:eastAsia="Times New Roman" w:hAnsi="Times New Roman" w:cs="David"/>
          <w:sz w:val="24"/>
          <w:szCs w:val="24"/>
          <w:rtl/>
          <w:lang w:eastAsia="he-IL"/>
        </w:rPr>
        <w:lastRenderedPageBreak/>
        <w:t>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27C5EED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6F68A73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CE2CAA9"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"רמדורנט"</w:t>
      </w:r>
      <w:r w:rsidRPr="006D2AE3">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4385705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713477C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04E2E40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hint="cs"/>
          <w:b/>
          <w:sz w:val="24"/>
          <w:szCs w:val="24"/>
          <w:rtl/>
          <w:lang w:eastAsia="he-IL"/>
        </w:rPr>
        <w:t>המצ"ב,</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0F52D44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w:t>
      </w:r>
      <w:r w:rsidRPr="006D2AE3">
        <w:rPr>
          <w:rFonts w:ascii="Times New Roman" w:eastAsia="Times New Roman" w:hAnsi="Times New Roman" w:cs="David"/>
          <w:sz w:val="24"/>
          <w:szCs w:val="24"/>
          <w:rtl/>
          <w:lang w:eastAsia="he-IL"/>
        </w:rPr>
        <w:lastRenderedPageBreak/>
        <w:t xml:space="preserve">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7A7A68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75AC5BFC"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051D5BE"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0E81DC54" w14:textId="77777777" w:rsidR="006D2AE3" w:rsidRPr="00C53582"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 xml:space="preserve">דרישת המזמין </w:t>
      </w:r>
      <w:r w:rsidRPr="00C53582">
        <w:rPr>
          <w:rFonts w:ascii="Times New Roman" w:eastAsia="Times New Roman" w:hAnsi="Times New Roman" w:cs="David"/>
          <w:sz w:val="24"/>
          <w:szCs w:val="24"/>
          <w:rtl/>
          <w:lang w:eastAsia="he-IL"/>
        </w:rPr>
        <w:t>לאלתר.</w:t>
      </w:r>
    </w:p>
    <w:p w14:paraId="26EE3133" w14:textId="77777777" w:rsidR="006D2AE3" w:rsidRPr="008872EF"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החלטות המזמין בדבר א</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שור ו/או החלפת עובד מעובדי היועץ תינתנה לפי ש</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קול דעתו המוחלט של המזמין וללא צורך במתן נימוקים כאלה ואחרים. אין בהחלטות אלה, כדי לשחרר את היועץ מאי</w:t>
      </w:r>
      <w:r w:rsidRPr="008872EF">
        <w:rPr>
          <w:rFonts w:ascii="Times New Roman" w:eastAsia="Times New Roman" w:hAnsi="Times New Roman" w:cs="David" w:hint="eastAsia"/>
          <w:sz w:val="24"/>
          <w:szCs w:val="24"/>
          <w:rtl/>
          <w:lang w:eastAsia="he-IL"/>
        </w:rPr>
        <w:t>לו</w:t>
      </w:r>
      <w:r w:rsidRPr="008872EF">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 ו/או חבות שהיא.</w:t>
      </w:r>
    </w:p>
    <w:p w14:paraId="1AE22B3A"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71A0FE4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4848AC9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2711BD7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תיקונים לתכניות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6E9DBF2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34BAA42B"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7738C23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578075F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63ACD2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w:t>
      </w:r>
    </w:p>
    <w:p w14:paraId="48DD99D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78631E4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0D8D4F7B"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012ED277"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7C4CDC38"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3582">
        <w:rPr>
          <w:rFonts w:ascii="Times New Roman" w:eastAsia="Times New Roman" w:hAnsi="Times New Roman" w:cs="David" w:hint="cs"/>
          <w:sz w:val="24"/>
          <w:szCs w:val="24"/>
          <w:rtl/>
          <w:lang w:eastAsia="he-IL"/>
        </w:rPr>
        <w:t>ה</w:t>
      </w:r>
      <w:r w:rsidRPr="00C53582">
        <w:rPr>
          <w:rFonts w:ascii="Times New Roman" w:eastAsia="Times New Roman" w:hAnsi="Times New Roman" w:cs="David"/>
          <w:sz w:val="24"/>
          <w:szCs w:val="24"/>
          <w:rtl/>
          <w:lang w:eastAsia="he-IL"/>
        </w:rPr>
        <w:t xml:space="preserve">קבלנים </w:t>
      </w:r>
      <w:r w:rsidRPr="00C53582">
        <w:rPr>
          <w:rFonts w:ascii="Times New Roman" w:eastAsia="Times New Roman" w:hAnsi="Times New Roman" w:cs="David" w:hint="eastAsia"/>
          <w:sz w:val="24"/>
          <w:szCs w:val="24"/>
          <w:rtl/>
          <w:lang w:eastAsia="he-IL"/>
        </w:rPr>
        <w:t>ה</w:t>
      </w:r>
      <w:r w:rsidRPr="00C53582">
        <w:rPr>
          <w:rFonts w:ascii="Times New Roman" w:eastAsia="Times New Roman" w:hAnsi="Times New Roman" w:cs="David"/>
          <w:sz w:val="24"/>
          <w:szCs w:val="24"/>
          <w:rtl/>
          <w:lang w:eastAsia="he-IL"/>
        </w:rPr>
        <w:t>אחרים בהתאם ללוח הזמנים המוסכם ע</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מם.</w:t>
      </w:r>
    </w:p>
    <w:p w14:paraId="2BA94B01" w14:textId="00D8D21C"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C53582">
        <w:rPr>
          <w:rFonts w:ascii="Times New Roman" w:eastAsia="Times New Roman" w:hAnsi="Times New Roman" w:cs="David"/>
          <w:sz w:val="24"/>
          <w:szCs w:val="24"/>
          <w:rtl/>
          <w:lang w:eastAsia="he-IL"/>
        </w:rPr>
        <w:lastRenderedPageBreak/>
        <w:t>לא יתחיל היועץ בב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 xml:space="preserve">צוע קטע מהפרויקט ו/או שלב משלבי העבודה כמפורט </w:t>
      </w:r>
      <w:ins w:id="22" w:author="Meryl Etman [2]" w:date="2022-12-18T11:40:00Z">
        <w:r w:rsidR="00EB7FF4" w:rsidRPr="006D2AE3">
          <w:rPr>
            <w:rFonts w:ascii="Times New Roman" w:eastAsia="Times New Roman" w:hAnsi="Times New Roman" w:cs="David"/>
            <w:sz w:val="24"/>
            <w:szCs w:val="24"/>
            <w:rtl/>
            <w:lang w:eastAsia="he-IL"/>
          </w:rPr>
          <w:t>בנספח</w:t>
        </w:r>
      </w:ins>
      <w:ins w:id="23" w:author="Meryl Etman [2]" w:date="2023-02-08T18:29:00Z">
        <w:r w:rsidR="00710452">
          <w:rPr>
            <w:rFonts w:ascii="Times New Roman" w:eastAsia="Times New Roman" w:hAnsi="Times New Roman" w:cs="David" w:hint="cs"/>
            <w:sz w:val="24"/>
            <w:szCs w:val="24"/>
            <w:rtl/>
            <w:lang w:eastAsia="he-IL"/>
          </w:rPr>
          <w:t>ים</w:t>
        </w:r>
      </w:ins>
      <w:ins w:id="24" w:author="Meryl Etman [2]" w:date="2022-12-18T11:40:00Z">
        <w:r w:rsidR="00EB7FF4" w:rsidRPr="006D2AE3">
          <w:rPr>
            <w:rFonts w:ascii="Times New Roman" w:eastAsia="Times New Roman" w:hAnsi="Times New Roman" w:cs="David"/>
            <w:sz w:val="24"/>
            <w:szCs w:val="24"/>
            <w:rtl/>
            <w:lang w:eastAsia="he-IL"/>
          </w:rPr>
          <w:t xml:space="preserve"> </w:t>
        </w:r>
        <w:r w:rsidR="00EB7FF4" w:rsidRPr="006D2AE3">
          <w:rPr>
            <w:rFonts w:ascii="Times New Roman" w:eastAsia="Times New Roman" w:hAnsi="Times New Roman" w:cs="David"/>
            <w:bCs/>
            <w:sz w:val="24"/>
            <w:szCs w:val="24"/>
            <w:rtl/>
            <w:lang w:eastAsia="he-IL"/>
          </w:rPr>
          <w:t xml:space="preserve">ב' </w:t>
        </w:r>
      </w:ins>
      <w:del w:id="25" w:author="Meryl Etman [2]" w:date="2022-12-18T11:40:00Z">
        <w:r w:rsidRPr="00C53582" w:rsidDel="00EB7FF4">
          <w:rPr>
            <w:rFonts w:ascii="Times New Roman" w:eastAsia="Times New Roman" w:hAnsi="Times New Roman" w:cs="David"/>
            <w:sz w:val="24"/>
            <w:szCs w:val="24"/>
            <w:rtl/>
            <w:lang w:eastAsia="he-IL"/>
          </w:rPr>
          <w:delText xml:space="preserve">בנספח </w:delText>
        </w:r>
        <w:r w:rsidRPr="00C53582" w:rsidDel="00EB7FF4">
          <w:rPr>
            <w:rFonts w:ascii="Times New Roman" w:eastAsia="Times New Roman" w:hAnsi="Times New Roman" w:cs="David"/>
            <w:bCs/>
            <w:sz w:val="24"/>
            <w:szCs w:val="24"/>
            <w:rtl/>
            <w:lang w:eastAsia="he-IL"/>
          </w:rPr>
          <w:delText>ב'</w:delText>
        </w:r>
        <w:r w:rsidRPr="00C53582" w:rsidDel="00EB7FF4">
          <w:rPr>
            <w:rFonts w:ascii="Times New Roman" w:eastAsia="Times New Roman" w:hAnsi="Times New Roman" w:cs="David"/>
            <w:sz w:val="24"/>
            <w:szCs w:val="24"/>
            <w:rtl/>
            <w:lang w:eastAsia="he-IL"/>
          </w:rPr>
          <w:delText xml:space="preserve"> </w:delText>
        </w:r>
      </w:del>
      <w:r w:rsidRPr="00C53582">
        <w:rPr>
          <w:rFonts w:ascii="Times New Roman" w:eastAsia="Times New Roman" w:hAnsi="Times New Roman" w:cs="David"/>
          <w:sz w:val="24"/>
          <w:szCs w:val="24"/>
          <w:rtl/>
          <w:lang w:eastAsia="he-IL"/>
        </w:rPr>
        <w:t xml:space="preserve">או </w:t>
      </w:r>
      <w:r w:rsidRPr="00C53582">
        <w:rPr>
          <w:rFonts w:ascii="Times New Roman" w:eastAsia="Times New Roman" w:hAnsi="Times New Roman" w:cs="David"/>
          <w:b/>
          <w:bCs/>
          <w:sz w:val="24"/>
          <w:szCs w:val="24"/>
          <w:rtl/>
          <w:lang w:eastAsia="he-IL"/>
        </w:rPr>
        <w:t xml:space="preserve">ג' </w:t>
      </w:r>
      <w:r w:rsidRPr="00C53582">
        <w:rPr>
          <w:rFonts w:ascii="Times New Roman" w:eastAsia="Times New Roman" w:hAnsi="Times New Roman" w:cs="David" w:hint="eastAsia"/>
          <w:sz w:val="24"/>
          <w:szCs w:val="24"/>
          <w:rtl/>
          <w:lang w:eastAsia="he-IL"/>
        </w:rPr>
        <w:t>המצ</w:t>
      </w:r>
      <w:r w:rsidRPr="00C53582">
        <w:rPr>
          <w:rFonts w:ascii="Times New Roman" w:eastAsia="Times New Roman" w:hAnsi="Times New Roman" w:cs="David"/>
          <w:sz w:val="24"/>
          <w:szCs w:val="24"/>
          <w:rtl/>
          <w:lang w:eastAsia="he-IL"/>
        </w:rPr>
        <w:t>"ב, אלא אם כן הודיע למזמין תחילה, כי הגיע לדעתו מועד 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צוע שלב זה וק</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בל מהמזמין א</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שור בכתב לביצועו.</w:t>
      </w:r>
    </w:p>
    <w:p w14:paraId="18AF31B8" w14:textId="77777777" w:rsidR="006D2AE3" w:rsidRPr="008872EF"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 xml:space="preserve">יש לראות </w:t>
      </w:r>
      <w:r w:rsidRPr="008872EF">
        <w:rPr>
          <w:rFonts w:ascii="Times New Roman" w:eastAsia="Times New Roman" w:hAnsi="Times New Roman" w:cs="David" w:hint="eastAsia"/>
          <w:sz w:val="24"/>
          <w:szCs w:val="24"/>
          <w:rtl/>
          <w:lang w:eastAsia="he-IL"/>
        </w:rPr>
        <w:t>ב</w:t>
      </w:r>
      <w:r w:rsidRPr="008872EF">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141316D8"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3B601C62"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712DB31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013D65B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2B749D1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3BA386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0A1247E9"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7A5D5CD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6AC0A11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AF05833" w14:textId="77777777" w:rsidR="006D2AE3" w:rsidRPr="006D2AE3" w:rsidDel="00E81764" w:rsidRDefault="006D2AE3" w:rsidP="006D2AE3">
      <w:pPr>
        <w:widowControl w:val="0"/>
        <w:numPr>
          <w:ilvl w:val="1"/>
          <w:numId w:val="1"/>
        </w:numPr>
        <w:spacing w:before="0" w:beforeAutospacing="0" w:after="240" w:afterAutospacing="0" w:line="240" w:lineRule="auto"/>
        <w:ind w:left="788" w:hanging="431"/>
        <w:jc w:val="both"/>
        <w:rPr>
          <w:del w:id="26" w:author="Meryl Etman [2]" w:date="2023-02-09T13:11: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717497DB" w14:textId="75A77C50" w:rsidR="006D2AE3" w:rsidRPr="00E81764" w:rsidDel="00EB7FF4" w:rsidRDefault="006D2AE3">
      <w:pPr>
        <w:widowControl w:val="0"/>
        <w:numPr>
          <w:ilvl w:val="1"/>
          <w:numId w:val="1"/>
        </w:numPr>
        <w:spacing w:before="0" w:beforeAutospacing="0" w:after="240" w:afterAutospacing="0" w:line="240" w:lineRule="auto"/>
        <w:ind w:left="788" w:hanging="431"/>
        <w:jc w:val="both"/>
        <w:rPr>
          <w:del w:id="27" w:author="Meryl Etman [2]" w:date="2022-12-18T11:40:00Z"/>
          <w:rFonts w:ascii="Times New Roman" w:eastAsia="Times New Roman" w:hAnsi="Times New Roman" w:cs="David"/>
          <w:sz w:val="24"/>
          <w:szCs w:val="24"/>
          <w:rtl/>
          <w:lang w:eastAsia="he-IL"/>
        </w:rPr>
        <w:pPrChange w:id="28" w:author="Meryl Etman [2]" w:date="2023-02-09T13:11:00Z">
          <w:pPr>
            <w:widowControl w:val="0"/>
            <w:spacing w:before="0" w:beforeAutospacing="0" w:after="240" w:afterAutospacing="0" w:line="240" w:lineRule="auto"/>
            <w:ind w:left="788"/>
            <w:jc w:val="both"/>
          </w:pPr>
        </w:pPrChange>
      </w:pPr>
    </w:p>
    <w:p w14:paraId="20F2AC2A" w14:textId="77777777" w:rsidR="00A12E4C" w:rsidRPr="006D2AE3" w:rsidRDefault="00A12E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29" w:author="Meryl Etman [2]" w:date="2023-02-09T13:11:00Z">
          <w:pPr>
            <w:widowControl w:val="0"/>
            <w:spacing w:before="0" w:beforeAutospacing="0" w:after="240" w:afterAutospacing="0" w:line="240" w:lineRule="auto"/>
            <w:ind w:left="788"/>
            <w:jc w:val="both"/>
          </w:pPr>
        </w:pPrChange>
      </w:pPr>
    </w:p>
    <w:p w14:paraId="18C387A0"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2036B9B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r w:rsidRPr="006D2AE3">
        <w:rPr>
          <w:rFonts w:ascii="Times New Roman" w:eastAsia="Times New Roman" w:hAnsi="Times New Roman" w:cs="David" w:hint="cs"/>
          <w:b/>
          <w:sz w:val="24"/>
          <w:szCs w:val="24"/>
          <w:rtl/>
          <w:lang w:eastAsia="he-IL"/>
        </w:rPr>
        <w:t xml:space="preserve">המצ"ב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6E7FDBA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3A1B642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47DDD9A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lastRenderedPageBreak/>
        <w:t>ליועצים, למעט העתקות וצילומים שיפיק היועץ במשרדו.</w:t>
      </w:r>
    </w:p>
    <w:p w14:paraId="24F398F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303FDF2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1D61719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3E4FF9E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1D32443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2C70E301"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רמדורנט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01C1671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739CD35D"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2659A3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w:t>
      </w:r>
      <w:r w:rsidRPr="006D2AE3">
        <w:rPr>
          <w:rFonts w:ascii="Times New Roman" w:eastAsia="Times New Roman" w:hAnsi="Times New Roman" w:cs="David"/>
          <w:sz w:val="24"/>
          <w:szCs w:val="24"/>
          <w:rtl/>
          <w:lang w:eastAsia="he-IL"/>
        </w:rPr>
        <w:lastRenderedPageBreak/>
        <w:t xml:space="preserve">למצופה, הקטנת היקף היחידות בפרויקט, קצב הבניה, מידת השינויים שידרשו ע"י המזמין, ו/או צורת ביצוע 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6ED9EB1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391D03FC" w14:textId="77777777" w:rsidR="006D2AE3" w:rsidRPr="006D2AE3" w:rsidDel="00E81764" w:rsidRDefault="006D2AE3" w:rsidP="006D2AE3">
      <w:pPr>
        <w:widowControl w:val="0"/>
        <w:numPr>
          <w:ilvl w:val="1"/>
          <w:numId w:val="1"/>
        </w:numPr>
        <w:spacing w:before="0" w:beforeAutospacing="0" w:after="240" w:afterAutospacing="0" w:line="240" w:lineRule="auto"/>
        <w:ind w:left="788" w:hanging="431"/>
        <w:jc w:val="both"/>
        <w:rPr>
          <w:del w:id="30" w:author="Meryl Etman [2]" w:date="2023-02-09T13:11: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292EB596" w14:textId="77777777" w:rsidR="006D2AE3" w:rsidRPr="00E81764" w:rsidRDefault="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31" w:author="Meryl Etman [2]" w:date="2023-02-09T13:11:00Z">
          <w:pPr>
            <w:widowControl w:val="0"/>
            <w:spacing w:before="0" w:beforeAutospacing="0" w:after="240" w:afterAutospacing="0" w:line="240" w:lineRule="auto"/>
            <w:ind w:left="788"/>
            <w:jc w:val="both"/>
          </w:pPr>
        </w:pPrChange>
      </w:pPr>
    </w:p>
    <w:p w14:paraId="7FF90990"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0FF0E3DC"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7621CDB" w14:textId="4EBCDF56"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w:t>
      </w:r>
      <w:ins w:id="32" w:author="Meryl Etman [2]" w:date="2023-02-08T18:29:00Z">
        <w:r w:rsidR="00710452">
          <w:rPr>
            <w:rFonts w:ascii="Times New Roman" w:eastAsia="Times New Roman" w:hAnsi="Times New Roman" w:cs="David" w:hint="cs"/>
            <w:bCs/>
            <w:sz w:val="24"/>
            <w:szCs w:val="24"/>
            <w:rtl/>
            <w:lang w:eastAsia="he-IL"/>
          </w:rPr>
          <w:t xml:space="preserve"> </w:t>
        </w:r>
      </w:ins>
      <w:del w:id="33" w:author="Meryl Etman [2]" w:date="2022-12-18T11:41:00Z">
        <w:r w:rsidRPr="006D2AE3" w:rsidDel="00EB7FF4">
          <w:rPr>
            <w:rFonts w:ascii="Times New Roman" w:eastAsia="Times New Roman" w:hAnsi="Times New Roman" w:cs="David"/>
            <w:bCs/>
            <w:sz w:val="24"/>
            <w:szCs w:val="24"/>
            <w:rtl/>
            <w:lang w:eastAsia="he-IL"/>
          </w:rPr>
          <w:delText xml:space="preserve"> </w:delText>
        </w:r>
      </w:del>
      <w:r w:rsidRPr="006D2AE3">
        <w:rPr>
          <w:rFonts w:ascii="Times New Roman" w:eastAsia="Times New Roman" w:hAnsi="Times New Roman" w:cs="David"/>
          <w:bCs/>
          <w:sz w:val="24"/>
          <w:szCs w:val="24"/>
          <w:rtl/>
          <w:lang w:eastAsia="he-IL"/>
        </w:rPr>
        <w:t>או ג'</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79F9BE4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7D06410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באומדן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73FA68A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688E0C9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C86A83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44EF52B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להכין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עבור רוכשים שיבקשו זאת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2C460EED" w14:textId="77777777"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מחיר השינויים ותנאי התשלום בגין תכנון השינויים </w:t>
      </w:r>
      <w:r w:rsidRPr="006D2AE3">
        <w:rPr>
          <w:rFonts w:ascii="Times New Roman" w:eastAsia="Times New Roman" w:hAnsi="Times New Roman" w:cs="David" w:hint="cs"/>
          <w:sz w:val="24"/>
          <w:szCs w:val="24"/>
          <w:rtl/>
          <w:lang w:eastAsia="he-IL"/>
        </w:rPr>
        <w:t xml:space="preserve">כאמור, </w:t>
      </w:r>
      <w:r w:rsidRPr="006D2AE3">
        <w:rPr>
          <w:rFonts w:ascii="Times New Roman" w:eastAsia="Times New Roman" w:hAnsi="Times New Roman" w:cs="David"/>
          <w:sz w:val="24"/>
          <w:szCs w:val="24"/>
          <w:rtl/>
          <w:lang w:eastAsia="he-IL"/>
        </w:rPr>
        <w:t>יסוכמו בין היועץ לרוכשים. היועץ יתקשר עם הרוכש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בענ</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ין קביעת מחיר השינויים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תובא בפני המנהל והוא יהיה המוסמך להכריע בה.</w:t>
      </w:r>
    </w:p>
    <w:p w14:paraId="16B77404" w14:textId="77777777" w:rsid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16EA6FBC" w14:textId="77777777" w:rsidR="008872EF" w:rsidRPr="00013687" w:rsidRDefault="008872EF" w:rsidP="008872E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ACD2E34" w14:textId="77777777" w:rsidR="008872EF" w:rsidRPr="00013687" w:rsidRDefault="008872EF" w:rsidP="008872EF">
      <w:pPr>
        <w:pStyle w:val="a4"/>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6C724F7D" w14:textId="77777777" w:rsidR="008872EF" w:rsidRPr="00013687" w:rsidRDefault="008872EF" w:rsidP="008872EF">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78605D00" w14:textId="77777777" w:rsidR="008872EF" w:rsidRPr="00013687" w:rsidRDefault="008872EF" w:rsidP="008872EF">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3DCCD1A" w14:textId="77777777" w:rsidR="008872EF" w:rsidDel="00E81764" w:rsidRDefault="008872EF" w:rsidP="008872EF">
      <w:pPr>
        <w:widowControl w:val="0"/>
        <w:spacing w:before="0" w:beforeAutospacing="0" w:after="200" w:afterAutospacing="0" w:line="240" w:lineRule="auto"/>
        <w:ind w:left="368" w:firstLine="425"/>
        <w:rPr>
          <w:del w:id="34" w:author="Meryl Etman [2]" w:date="2023-02-09T13:11:00Z"/>
          <w:rFonts w:ascii="Times New Roman" w:eastAsia="Times New Roman" w:hAnsi="Times New Roman" w:cs="David"/>
          <w:b/>
          <w:bCs/>
          <w:sz w:val="20"/>
          <w:szCs w:val="24"/>
          <w:u w:val="single"/>
          <w:rtl/>
          <w:lang w:eastAsia="he-IL"/>
        </w:rPr>
      </w:pPr>
    </w:p>
    <w:p w14:paraId="68B51AE9" w14:textId="77777777" w:rsidR="008872EF" w:rsidRDefault="008872EF">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35" w:author="Meryl Etman [2]" w:date="2023-02-09T13:11:00Z">
          <w:pPr>
            <w:widowControl w:val="0"/>
            <w:spacing w:before="0" w:beforeAutospacing="0" w:after="200" w:afterAutospacing="0" w:line="240" w:lineRule="auto"/>
            <w:ind w:left="368" w:firstLine="425"/>
          </w:pPr>
        </w:pPrChange>
      </w:pPr>
    </w:p>
    <w:p w14:paraId="06D64CE4" w14:textId="77777777" w:rsidR="008872EF" w:rsidRPr="00013687"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6507E0C" w14:textId="77777777" w:rsidR="008872EF" w:rsidRDefault="008872EF" w:rsidP="008872E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w:t>
      </w:r>
      <w:r>
        <w:rPr>
          <w:rFonts w:ascii="Times New Roman" w:eastAsia="Times New Roman" w:hAnsi="Times New Roman" w:cs="David" w:hint="cs"/>
          <w:sz w:val="20"/>
          <w:szCs w:val="24"/>
          <w:rtl/>
          <w:lang w:eastAsia="he-IL"/>
        </w:rPr>
        <w:lastRenderedPageBreak/>
        <w:t xml:space="preserve">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9008D8B"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542D8A6"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07E3943"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5679AD5"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42AB888A"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9A1E196"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62580DF5"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lastRenderedPageBreak/>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671C615E"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6D04C88"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014E123"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C0DCC7C"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86AA9E8"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F0502AB"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w:t>
      </w:r>
      <w:r>
        <w:rPr>
          <w:rFonts w:ascii="Times New Roman" w:eastAsia="Times New Roman" w:hAnsi="Times New Roman" w:cs="David" w:hint="cs"/>
          <w:sz w:val="20"/>
          <w:szCs w:val="24"/>
          <w:rtl/>
          <w:lang w:eastAsia="he-IL"/>
        </w:rPr>
        <w:lastRenderedPageBreak/>
        <w:t xml:space="preserve">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E444EB6" w14:textId="77777777" w:rsidR="008872EF" w:rsidRPr="00A42052"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0D8C67E0"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5E79A1F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7B4847CA" w14:textId="4F70CCE5"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עם גמר שרותי </w:t>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w:t>
      </w:r>
      <w:del w:id="36" w:author="Meryl Etman [2]" w:date="2023-02-07T17:52:00Z">
        <w:r w:rsidRPr="006D2AE3" w:rsidDel="003317A6">
          <w:rPr>
            <w:rFonts w:ascii="Times New Roman" w:eastAsia="Times New Roman" w:hAnsi="Times New Roman" w:cs="David"/>
            <w:sz w:val="24"/>
            <w:szCs w:val="24"/>
            <w:rtl/>
            <w:lang w:eastAsia="he-IL"/>
          </w:rPr>
          <w:delText>והב</w:delText>
        </w:r>
        <w:r w:rsidRPr="006D2AE3" w:rsidDel="003317A6">
          <w:rPr>
            <w:rFonts w:ascii="Times New Roman" w:eastAsia="Times New Roman" w:hAnsi="Times New Roman" w:cs="David" w:hint="cs"/>
            <w:sz w:val="24"/>
            <w:szCs w:val="24"/>
            <w:rtl/>
            <w:lang w:eastAsia="he-IL"/>
          </w:rPr>
          <w:delText>י</w:delText>
        </w:r>
        <w:r w:rsidRPr="006D2AE3" w:rsidDel="003317A6">
          <w:rPr>
            <w:rFonts w:ascii="Times New Roman" w:eastAsia="Times New Roman" w:hAnsi="Times New Roman" w:cs="David"/>
            <w:sz w:val="24"/>
            <w:szCs w:val="24"/>
            <w:rtl/>
            <w:lang w:eastAsia="he-IL"/>
          </w:rPr>
          <w:delText xml:space="preserve">צוע </w:delText>
        </w:r>
      </w:del>
      <w:r w:rsidRPr="006D2AE3">
        <w:rPr>
          <w:rFonts w:ascii="Times New Roman" w:eastAsia="Times New Roman" w:hAnsi="Times New Roman" w:cs="David"/>
          <w:sz w:val="24"/>
          <w:szCs w:val="24"/>
          <w:rtl/>
          <w:lang w:eastAsia="he-IL"/>
        </w:rPr>
        <w:t xml:space="preserve">הסופי </w:t>
      </w:r>
      <w:ins w:id="37" w:author="Meryl Etman [2]" w:date="2023-02-07T17:52:00Z">
        <w:r w:rsidR="003317A6">
          <w:rPr>
            <w:rFonts w:ascii="Times New Roman" w:eastAsia="Times New Roman" w:hAnsi="Times New Roman" w:cs="David" w:hint="cs"/>
            <w:sz w:val="24"/>
            <w:szCs w:val="24"/>
            <w:rtl/>
            <w:lang w:eastAsia="he-IL"/>
          </w:rPr>
          <w:t>לביצוע</w:t>
        </w:r>
      </w:ins>
      <w:del w:id="38" w:author="Meryl Etman [2]" w:date="2023-02-07T17:52:00Z">
        <w:r w:rsidRPr="006D2AE3" w:rsidDel="003317A6">
          <w:rPr>
            <w:rFonts w:ascii="Times New Roman" w:eastAsia="Times New Roman" w:hAnsi="Times New Roman" w:cs="David"/>
            <w:sz w:val="24"/>
            <w:szCs w:val="24"/>
            <w:rtl/>
            <w:lang w:eastAsia="he-IL"/>
          </w:rPr>
          <w:delText xml:space="preserve">בשטח </w:delText>
        </w:r>
        <w:r w:rsidRPr="006D2AE3" w:rsidDel="003317A6">
          <w:rPr>
            <w:rFonts w:ascii="Times New Roman" w:eastAsia="Times New Roman" w:hAnsi="Times New Roman" w:cs="David"/>
            <w:color w:val="000000"/>
            <w:sz w:val="24"/>
            <w:szCs w:val="24"/>
            <w:lang w:eastAsia="he-IL"/>
          </w:rPr>
          <w:delText>(AS MADE</w:delText>
        </w:r>
      </w:del>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sz w:val="24"/>
          <w:szCs w:val="24"/>
          <w:rtl/>
          <w:lang w:eastAsia="he-IL"/>
        </w:rPr>
        <w:t xml:space="preserve">, למעט שינויי דיירים, </w:t>
      </w:r>
      <w:r w:rsidRPr="006D2AE3">
        <w:rPr>
          <w:rFonts w:ascii="Times New Roman" w:eastAsia="Times New Roman" w:hAnsi="Times New Roman" w:cs="David" w:hint="cs"/>
          <w:sz w:val="24"/>
          <w:szCs w:val="24"/>
          <w:rtl/>
          <w:lang w:eastAsia="he-IL"/>
        </w:rPr>
        <w:t xml:space="preserve">וקבצים </w:t>
      </w:r>
      <w:r w:rsidRPr="006D2AE3">
        <w:rPr>
          <w:rFonts w:ascii="Times New Roman" w:eastAsia="Times New Roman" w:hAnsi="Times New Roman" w:cs="David"/>
          <w:sz w:val="24"/>
          <w:szCs w:val="24"/>
          <w:rtl/>
          <w:lang w:eastAsia="he-IL"/>
        </w:rPr>
        <w:t>המכילים את התכנון במדיה ממוחשבת.</w:t>
      </w:r>
    </w:p>
    <w:p w14:paraId="1EF70B4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0678055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571F26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w:t>
      </w:r>
      <w:r w:rsidRPr="006D2AE3">
        <w:rPr>
          <w:rFonts w:ascii="Times New Roman" w:eastAsia="Times New Roman" w:hAnsi="Times New Roman" w:cs="David"/>
          <w:sz w:val="24"/>
          <w:szCs w:val="24"/>
          <w:rtl/>
          <w:lang w:eastAsia="he-IL"/>
        </w:rPr>
        <w:lastRenderedPageBreak/>
        <w:t>10 זה.</w:t>
      </w:r>
    </w:p>
    <w:p w14:paraId="3F6D802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66D977F5"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3FDBE98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729A3BE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י הדין ו/או מכח צו הרחבה ו/או מכח הסכם כלשהו על עובד</w:t>
      </w:r>
      <w:r w:rsidRPr="006D2AE3">
        <w:rPr>
          <w:rFonts w:ascii="Times New Roman" w:eastAsia="Times New Roman" w:hAnsi="Times New Roman" w:cs="David" w:hint="cs"/>
          <w:sz w:val="24"/>
          <w:szCs w:val="24"/>
          <w:rtl/>
          <w:lang w:eastAsia="he-IL"/>
        </w:rPr>
        <w:t>.</w:t>
      </w:r>
    </w:p>
    <w:p w14:paraId="21F9DE2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9CD073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 xml:space="preserve">בכל התשלומים ו/או המסים ו/או </w:t>
      </w:r>
      <w:r w:rsidRPr="006D2AE3">
        <w:rPr>
          <w:rFonts w:ascii="Times New Roman" w:eastAsia="Times New Roman" w:hAnsi="Times New Roman" w:cs="David"/>
          <w:color w:val="000000"/>
          <w:sz w:val="24"/>
          <w:szCs w:val="24"/>
          <w:rtl/>
          <w:lang w:eastAsia="he-IL"/>
        </w:rPr>
        <w:lastRenderedPageBreak/>
        <w:t>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1999A80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36D034D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C86FDB4"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11BFE30C"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0975F23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0CD90970"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7D4BB3AC"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5C38D135"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0ABEC4AF"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538C2CA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439A4D5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1963623"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4AA79848"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1A89EB82"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381C9C8A"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3CAE2A75"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009F998F"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חל שינוי בהחזקת המניות ו/או בהרכב המנהלים של היועץ.</w:t>
      </w:r>
    </w:p>
    <w:p w14:paraId="05D2A844"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D8DFDB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4B4B1F9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1C08CB9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1877158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B80D1C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7FD7A72" w14:textId="77777777"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24F1A25"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4FAAAFC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6226DAF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07ABC00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62F2952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0F50AD06"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250A66F8"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1B1CFCE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421E13D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6EBD941" w14:textId="77777777" w:rsid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lastRenderedPageBreak/>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70FA444A" w14:textId="0FDC2D84" w:rsidR="008872EF" w:rsidRPr="006D2AE3" w:rsidDel="00E81764" w:rsidRDefault="008872EF" w:rsidP="008872EF">
      <w:pPr>
        <w:widowControl w:val="0"/>
        <w:spacing w:before="0" w:beforeAutospacing="0" w:after="200" w:afterAutospacing="0" w:line="240" w:lineRule="auto"/>
        <w:ind w:left="1508"/>
        <w:jc w:val="both"/>
        <w:rPr>
          <w:del w:id="39" w:author="Meryl Etman [2]" w:date="2023-02-09T13:11:00Z"/>
          <w:rFonts w:ascii="Times New Roman" w:eastAsia="Times New Roman" w:hAnsi="Times New Roman" w:cs="David"/>
          <w:sz w:val="24"/>
          <w:szCs w:val="24"/>
          <w:rtl/>
          <w:lang w:eastAsia="he-IL"/>
        </w:rPr>
      </w:pPr>
    </w:p>
    <w:p w14:paraId="4C1AB521"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37A3A2B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BA5CCE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42B36B6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שלוחיו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782C16F2"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4E793B8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1BED5607"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בזכות כלשהי הנתונה לו על פי חוזה זה </w:t>
      </w:r>
      <w:r w:rsidRPr="006D2AE3">
        <w:rPr>
          <w:rFonts w:ascii="Times New Roman" w:eastAsia="Times New Roman" w:hAnsi="Times New Roman" w:cs="David"/>
          <w:sz w:val="24"/>
          <w:szCs w:val="24"/>
          <w:rtl/>
          <w:lang w:eastAsia="he-IL"/>
        </w:rPr>
        <w:lastRenderedPageBreak/>
        <w:t>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7B0A15EB" w14:textId="77777777" w:rsidR="008872EF" w:rsidRDefault="008872EF"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p>
    <w:p w14:paraId="4CF7CE3C"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59AFA2FF"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420CEA40"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04837C6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43477AF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28462F60"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7944C32"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7F3BD73A" w14:textId="46380222"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ins w:id="40" w:author="Meryl Etman [2]" w:date="2023-04-04T09:41:00Z">
        <w:r w:rsidR="008D5512">
          <w:rPr>
            <w:rFonts w:ascii="Times New Roman" w:eastAsia="Times New Roman" w:hAnsi="Times New Roman" w:cs="David" w:hint="cs"/>
            <w:sz w:val="24"/>
            <w:szCs w:val="24"/>
            <w:rtl/>
            <w:lang w:eastAsia="he-IL"/>
          </w:rPr>
          <w:t xml:space="preserve"> יובהר כי בטרם המזמין ישתמש בזכות הקיזוז, הוא יודיע ליועץ על כוונתו להשתמש בה בהתראה של 14 ימים מראש, ויאפשר לו לתקן את ההפרה בפרק זמן זה, ככל והיא ניתנת לתיקון.</w:t>
        </w:r>
      </w:ins>
    </w:p>
    <w:p w14:paraId="35BCCDB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72C08C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כויתור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כויתור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5F5A397F"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235CB09A"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35EFDA43"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4D951FC5"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CF0A3D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י חוזה זה. וזאת מבלי לגרוע מהאמור להלן בסיפא לס"ק זה.</w:t>
      </w:r>
    </w:p>
    <w:p w14:paraId="66C9DEFE"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697CB48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0267B5A"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0F57238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כל ההוצאות ומס הבולים בגין החוזה ובגין כל המסמכים, החשבונות </w:t>
      </w:r>
      <w:r w:rsidRPr="006D2AE3">
        <w:rPr>
          <w:rFonts w:ascii="Times New Roman" w:eastAsia="Times New Roman" w:hAnsi="Times New Roman" w:cs="David"/>
          <w:sz w:val="24"/>
          <w:szCs w:val="24"/>
          <w:rtl/>
          <w:lang w:eastAsia="he-IL"/>
        </w:rPr>
        <w:lastRenderedPageBreak/>
        <w:t>והערבויות שיערכו על פיו ובקשר אליו, חלות על היועץ ותשולמנה על ידו.</w:t>
      </w:r>
    </w:p>
    <w:p w14:paraId="1CF9F6C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C7D5E94" w14:textId="77777777" w:rsid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30A21A46"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55D6C658"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B8412C9"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4D16351" w14:textId="780FCAAE"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1" w:author="Meryl Etman" w:date="2022-12-13T17:40:00Z">
            <w:r w:rsidR="001073C7">
              <w:rPr>
                <w:rFonts w:ascii="Times New Roman" w:eastAsia="Times New Roman" w:hAnsi="Times New Roman" w:cs="David"/>
                <w:sz w:val="20"/>
                <w:szCs w:val="24"/>
                <w:rtl/>
                <w:lang w:eastAsia="he-IL"/>
              </w:rPr>
              <w:t>גיא כ"ץ</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42" w:author="Meryl Etman" w:date="2022-12-13T17:39:00Z">
            <w:r w:rsidR="001073C7" w:rsidRPr="00F3672F">
              <w:rPr>
                <w:rStyle w:val="PlaceholderText"/>
                <w:rtl/>
              </w:rPr>
              <w:t>[שם צד א]</w:t>
            </w:r>
          </w:ins>
        </w:sdtContent>
      </w:sdt>
    </w:p>
    <w:p w14:paraId="6FDBDA0A" w14:textId="77777777" w:rsidR="009441B2"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04893A3"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B54C488"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0479F5"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CC7A310"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1C78EB4" w14:textId="77777777" w:rsidR="008872EF" w:rsidRDefault="008872EF"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FBA6CD4" w14:textId="77777777" w:rsidR="00572B5D" w:rsidRDefault="00572B5D"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DEDC7E6"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61A95F3"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4F76B7C"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E35695" w14:textId="011C58C3"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3" w:author="Meryl Etman" w:date="2022-12-18T11:27:00Z">
            <w:r w:rsidR="0095443A">
              <w:rPr>
                <w:rFonts w:ascii="Times New Roman" w:eastAsia="Times New Roman" w:hAnsi="Times New Roman" w:cs="David" w:hint="cs"/>
                <w:color w:val="00B0F0"/>
                <w:sz w:val="24"/>
                <w:szCs w:val="24"/>
                <w:rtl/>
                <w:lang w:eastAsia="he-IL"/>
              </w:rPr>
              <w:t>גבעת שמואל</w:t>
            </w:r>
          </w:ins>
        </w:sdtContent>
      </w:sdt>
      <w:r w:rsidRPr="00E95AE9">
        <w:rPr>
          <w:rFonts w:ascii="Times New Roman" w:eastAsia="Times New Roman" w:hAnsi="Times New Roman" w:cs="David" w:hint="cs"/>
          <w:color w:val="00B0F0"/>
          <w:sz w:val="24"/>
          <w:szCs w:val="24"/>
          <w:rtl/>
          <w:lang w:eastAsia="he-IL"/>
        </w:rPr>
        <w:t xml:space="preserve"> </w:t>
      </w:r>
      <w:del w:id="44" w:author="Meryl Etman [2]" w:date="2022-12-18T11:41:00Z">
        <w:r w:rsidRPr="00E95AE9" w:rsidDel="0063116F">
          <w:rPr>
            <w:rFonts w:ascii="Times New Roman" w:eastAsia="Times New Roman" w:hAnsi="Times New Roman" w:cs="David" w:hint="cs"/>
            <w:color w:val="00B0F0"/>
            <w:sz w:val="24"/>
            <w:szCs w:val="24"/>
            <w:rtl/>
            <w:lang w:eastAsia="he-IL"/>
          </w:rPr>
          <w:delText xml:space="preserve">- </w:delText>
        </w:r>
      </w:del>
      <w:customXmlDelRangeStart w:id="45" w:author="Meryl Etman [2]" w:date="2022-12-18T11:41:00Z"/>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45"/>
          <w:ins w:id="46" w:author="Meryl Etman" w:date="2022-12-18T11:27:00Z">
            <w:del w:id="47" w:author="Meryl Etman [2]" w:date="2022-12-18T11:41:00Z">
              <w:r w:rsidR="0095443A" w:rsidDel="0063116F">
                <w:rPr>
                  <w:rFonts w:ascii="Times New Roman" w:eastAsia="Times New Roman" w:hAnsi="Times New Roman" w:cs="David" w:hint="cs"/>
                  <w:color w:val="00B0F0"/>
                  <w:sz w:val="24"/>
                  <w:szCs w:val="24"/>
                  <w:rtl/>
                </w:rPr>
                <w:delText>גבעת שמואל</w:delText>
              </w:r>
            </w:del>
          </w:ins>
          <w:customXmlDelRangeStart w:id="48" w:author="Meryl Etman [2]" w:date="2022-12-18T11:41:00Z"/>
        </w:sdtContent>
      </w:sdt>
      <w:customXmlDelRangeEnd w:id="48"/>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49" w:author="Meryl Etman" w:date="2022-12-18T11:27:00Z">
            <w:r w:rsidR="0095443A">
              <w:rPr>
                <w:rFonts w:ascii="Times New Roman" w:eastAsia="Times New Roman" w:hAnsi="Times New Roman" w:cs="David" w:hint="cs"/>
                <w:color w:val="00B0F0"/>
                <w:sz w:val="24"/>
                <w:szCs w:val="24"/>
                <w:rtl/>
              </w:rPr>
              <w:t>סביוני גבעת שמואל מגרשים 1006-1007</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67D4023"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12466B" w14:textId="7BE398ED"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50" w:author="Meryl Etman" w:date="2022-12-18T11:30:00Z">
            <w:r w:rsidR="0095443A">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51" w:author="Meryl Etman" w:date="2022-12-18T11:29:00Z">
            <w:r w:rsidR="0095443A">
              <w:rPr>
                <w:rFonts w:ascii="Times New Roman" w:eastAsia="Times New Roman" w:hAnsi="Times New Roman" w:cs="David" w:hint="cs"/>
                <w:sz w:val="24"/>
                <w:szCs w:val="24"/>
                <w:rtl/>
                <w:lang w:eastAsia="he-IL"/>
              </w:rPr>
              <w:t>6191</w:t>
            </w:r>
          </w:ins>
        </w:sdtContent>
      </w:sdt>
      <w:ins w:id="52" w:author="Meryl Etman [2]" w:date="2022-12-18T11:42:00Z">
        <w:r w:rsidR="0063116F">
          <w:rPr>
            <w:rFonts w:ascii="Times New Roman" w:eastAsia="Times New Roman" w:hAnsi="Times New Roman" w:cs="David" w:hint="cs"/>
            <w:sz w:val="24"/>
            <w:szCs w:val="24"/>
            <w:rtl/>
            <w:lang w:eastAsia="he-IL"/>
          </w:rPr>
          <w:t>, חלקות 84, 85, מגרשים 1006, 1007.</w:t>
        </w:r>
      </w:ins>
      <w:del w:id="53" w:author="Meryl Etman [2]" w:date="2022-12-18T11:42:00Z">
        <w:r w:rsidRPr="00B27B4C" w:rsidDel="0063116F">
          <w:rPr>
            <w:rFonts w:ascii="Times New Roman" w:eastAsia="Times New Roman" w:hAnsi="Times New Roman" w:cs="David" w:hint="cs"/>
            <w:sz w:val="24"/>
            <w:szCs w:val="24"/>
            <w:rtl/>
            <w:lang w:eastAsia="he-IL"/>
          </w:rPr>
          <w:delText>.</w:delText>
        </w:r>
      </w:del>
    </w:p>
    <w:p w14:paraId="1E24708F"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6FED0D3"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89E154E" w14:textId="76A2C678"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54" w:author="Meryl Etman" w:date="2022-12-18T11:27:00Z">
            <w:r w:rsidR="0095443A">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53A4257B"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5B3EB8D9"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0463C8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8C6C11" w14:textId="0A9390C5"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55" w:author="Meryl Etman" w:date="2022-12-18T11:30:00Z">
            <w:r w:rsidR="0095443A">
              <w:rPr>
                <w:rFonts w:ascii="Times New Roman" w:eastAsia="Times New Roman" w:hAnsi="Times New Roman" w:cs="David" w:hint="cs"/>
                <w:sz w:val="24"/>
                <w:szCs w:val="24"/>
                <w:rtl/>
                <w:lang w:eastAsia="he-IL"/>
              </w:rPr>
              <w:t>מרול אטמן</w:t>
            </w:r>
          </w:ins>
        </w:sdtContent>
      </w:sdt>
    </w:p>
    <w:p w14:paraId="331AB96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3471CDA" w14:textId="484C0904" w:rsidR="00CC012C" w:rsidRDefault="00572B5D" w:rsidP="00D065DD">
      <w:pPr>
        <w:widowControl w:val="0"/>
        <w:spacing w:before="0" w:beforeAutospacing="0" w:after="0" w:afterAutospacing="0" w:line="240" w:lineRule="auto"/>
        <w:ind w:left="720" w:right="-142"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CC012C" w:rsidRPr="00647F42">
        <w:rPr>
          <w:rFonts w:ascii="Times New Roman" w:eastAsia="Times New Roman" w:hAnsi="Times New Roman" w:cs="David" w:hint="eastAsia"/>
          <w:sz w:val="24"/>
          <w:szCs w:val="24"/>
          <w:rtl/>
          <w:lang w:eastAsia="he-IL"/>
        </w:rPr>
        <w:t>עבור</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קבלת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היועץ</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להיות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רישיון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בענן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sz w:val="24"/>
          <w:szCs w:val="24"/>
          <w:lang w:eastAsia="he-IL"/>
        </w:rPr>
        <w:t>BIM360</w:t>
      </w:r>
      <w:r w:rsidR="00CC012C" w:rsidRPr="00647F42">
        <w:rPr>
          <w:rFonts w:ascii="Times New Roman" w:eastAsia="Times New Roman" w:hAnsi="Times New Roman" w:cs="David"/>
          <w:sz w:val="24"/>
          <w:szCs w:val="24"/>
          <w:rtl/>
          <w:lang w:eastAsia="he-IL"/>
        </w:rPr>
        <w:t xml:space="preserve">" </w:t>
      </w:r>
      <w:r w:rsidR="00CC012C">
        <w:rPr>
          <w:rFonts w:ascii="Times New Roman" w:eastAsia="Times New Roman" w:hAnsi="Times New Roman" w:cs="David" w:hint="cs"/>
          <w:sz w:val="24"/>
          <w:szCs w:val="24"/>
          <w:rtl/>
          <w:lang w:eastAsia="he-IL"/>
        </w:rPr>
        <w:t>וכל תוכנה אחרת נוספת אשר נדרשת לניהול המודל, לביצוע סופרפוזיציה והשירותים המפורטים ב</w:t>
      </w:r>
      <w:r w:rsidR="00CC012C" w:rsidRPr="00867AE6">
        <w:rPr>
          <w:rFonts w:ascii="Times New Roman" w:eastAsia="Times New Roman" w:hAnsi="Times New Roman" w:cs="David" w:hint="eastAsia"/>
          <w:b/>
          <w:bCs/>
          <w:sz w:val="24"/>
          <w:szCs w:val="24"/>
          <w:u w:val="single"/>
          <w:rtl/>
          <w:lang w:eastAsia="he-IL"/>
        </w:rPr>
        <w:t>נספח</w:t>
      </w:r>
      <w:r w:rsidR="00CC012C" w:rsidRPr="00867AE6">
        <w:rPr>
          <w:rFonts w:ascii="Times New Roman" w:eastAsia="Times New Roman" w:hAnsi="Times New Roman" w:cs="David"/>
          <w:b/>
          <w:bCs/>
          <w:sz w:val="24"/>
          <w:szCs w:val="24"/>
          <w:u w:val="single"/>
          <w:rtl/>
          <w:lang w:eastAsia="he-IL"/>
        </w:rPr>
        <w:t xml:space="preserve"> </w:t>
      </w:r>
      <w:r w:rsidR="00CC012C" w:rsidRPr="00867AE6">
        <w:rPr>
          <w:rFonts w:ascii="Times New Roman" w:eastAsia="Times New Roman" w:hAnsi="Times New Roman" w:cs="David" w:hint="eastAsia"/>
          <w:b/>
          <w:bCs/>
          <w:sz w:val="24"/>
          <w:szCs w:val="24"/>
          <w:u w:val="single"/>
          <w:rtl/>
          <w:lang w:eastAsia="he-IL"/>
        </w:rPr>
        <w:t>ב</w:t>
      </w:r>
      <w:r w:rsidR="00CC012C" w:rsidRPr="00867AE6">
        <w:rPr>
          <w:rFonts w:ascii="Times New Roman" w:eastAsia="Times New Roman" w:hAnsi="Times New Roman" w:cs="David"/>
          <w:b/>
          <w:bCs/>
          <w:sz w:val="24"/>
          <w:szCs w:val="24"/>
          <w:u w:val="single"/>
          <w:rtl/>
          <w:lang w:eastAsia="he-IL"/>
        </w:rPr>
        <w:t>'</w:t>
      </w:r>
      <w:r w:rsidR="00CC012C">
        <w:rPr>
          <w:rFonts w:ascii="Times New Roman" w:eastAsia="Times New Roman" w:hAnsi="Times New Roman" w:cs="David" w:hint="cs"/>
          <w:sz w:val="24"/>
          <w:szCs w:val="24"/>
          <w:rtl/>
          <w:lang w:eastAsia="he-IL"/>
        </w:rPr>
        <w:t xml:space="preserve"> שבחוזה זה.</w:t>
      </w:r>
      <w:r w:rsidR="00CC012C" w:rsidRPr="00647F42">
        <w:rPr>
          <w:rFonts w:ascii="Times New Roman" w:eastAsia="Times New Roman" w:hAnsi="Times New Roman" w:cs="David"/>
          <w:sz w:val="24"/>
          <w:szCs w:val="24"/>
          <w:rtl/>
          <w:lang w:eastAsia="he-IL"/>
        </w:rPr>
        <w:t xml:space="preserve"> </w:t>
      </w:r>
    </w:p>
    <w:p w14:paraId="7A2AA3C5" w14:textId="77777777" w:rsidR="00CC012C" w:rsidRPr="00647F42" w:rsidRDefault="00CC012C" w:rsidP="00D065DD">
      <w:pPr>
        <w:widowControl w:val="0"/>
        <w:spacing w:before="0" w:beforeAutospacing="0" w:after="0" w:afterAutospacing="0" w:line="240" w:lineRule="auto"/>
        <w:ind w:left="720" w:right="-142" w:hanging="6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647F42">
        <w:rPr>
          <w:rFonts w:ascii="Times New Roman" w:eastAsia="Times New Roman" w:hAnsi="Times New Roman" w:cs="David" w:hint="eastAsia"/>
          <w:sz w:val="24"/>
          <w:szCs w:val="24"/>
          <w:rtl/>
          <w:lang w:eastAsia="he-IL"/>
        </w:rPr>
        <w:t>העבודה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תתבצע</w:t>
      </w:r>
      <w:r w:rsidRPr="00647F42">
        <w:rPr>
          <w:rFonts w:ascii="Times New Roman" w:eastAsia="Times New Roman" w:hAnsi="Times New Roman" w:cs="David"/>
          <w:sz w:val="24"/>
          <w:szCs w:val="24"/>
          <w:rtl/>
          <w:lang w:eastAsia="he-IL"/>
        </w:rPr>
        <w:t xml:space="preserve"> במודל תלת </w:t>
      </w:r>
      <w:r w:rsidRPr="00647F42">
        <w:rPr>
          <w:rFonts w:ascii="Times New Roman" w:eastAsia="Times New Roman" w:hAnsi="Times New Roman" w:cs="David" w:hint="eastAsia"/>
          <w:sz w:val="24"/>
          <w:szCs w:val="24"/>
          <w:rtl/>
          <w:lang w:eastAsia="he-IL"/>
        </w:rPr>
        <w:t>מימד</w:t>
      </w:r>
      <w:r w:rsidRPr="00647F42">
        <w:rPr>
          <w:rFonts w:ascii="Times New Roman" w:eastAsia="Times New Roman" w:hAnsi="Times New Roman" w:cs="David"/>
          <w:sz w:val="24"/>
          <w:szCs w:val="24"/>
          <w:rtl/>
          <w:lang w:eastAsia="he-IL"/>
        </w:rPr>
        <w:t xml:space="preserve"> ע"י תוכנת </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במתודולוגיית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BIM</w:t>
      </w:r>
      <w:r w:rsidRPr="00647F42">
        <w:rPr>
          <w:rFonts w:ascii="Times New Roman" w:eastAsia="Times New Roman" w:hAnsi="Times New Roman" w:cs="David"/>
          <w:sz w:val="24"/>
          <w:szCs w:val="24"/>
          <w:rtl/>
          <w:lang w:eastAsia="he-IL"/>
        </w:rPr>
        <w:t xml:space="preserve"> בענן </w:t>
      </w:r>
      <w:r w:rsidRPr="00647F42">
        <w:rPr>
          <w:rFonts w:ascii="Times New Roman" w:eastAsia="Times New Roman" w:hAnsi="Times New Roman" w:cs="David"/>
          <w:sz w:val="24"/>
          <w:szCs w:val="24"/>
          <w:rtl/>
          <w:lang w:eastAsia="he-IL"/>
        </w:rPr>
        <w:lastRenderedPageBreak/>
        <w:t>– "</w:t>
      </w:r>
      <w:r w:rsidRPr="00647F42">
        <w:rPr>
          <w:rFonts w:ascii="Times New Roman" w:eastAsia="Times New Roman" w:hAnsi="Times New Roman" w:cs="David"/>
          <w:sz w:val="24"/>
          <w:szCs w:val="24"/>
          <w:lang w:eastAsia="he-IL"/>
        </w:rPr>
        <w:t>BIM</w:t>
      </w:r>
      <w:r w:rsidRPr="00B91CDC">
        <w:rPr>
          <w:rFonts w:ascii="Times New Roman" w:eastAsia="Times New Roman" w:hAnsi="Times New Roman" w:cs="David" w:hint="cs"/>
          <w:sz w:val="24"/>
          <w:szCs w:val="24"/>
          <w:lang w:eastAsia="he-IL"/>
        </w:rPr>
        <w:t>360</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השייך</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למזמין</w:t>
      </w:r>
      <w:r>
        <w:rPr>
          <w:rFonts w:ascii="Times New Roman" w:eastAsia="Times New Roman" w:hAnsi="Times New Roman" w:cs="David" w:hint="cs"/>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הענן</w:t>
      </w:r>
      <w:r>
        <w:rPr>
          <w:rFonts w:ascii="Times New Roman" w:eastAsia="Times New Roman" w:hAnsi="Times New Roman" w:cs="David" w:hint="cs"/>
          <w:sz w:val="24"/>
          <w:szCs w:val="24"/>
          <w:rtl/>
          <w:lang w:eastAsia="he-IL"/>
        </w:rPr>
        <w:t>")</w:t>
      </w:r>
      <w:r w:rsidRPr="00647F42">
        <w:rPr>
          <w:rFonts w:ascii="Times New Roman" w:eastAsia="Times New Roman" w:hAnsi="Times New Roman" w:cs="David"/>
          <w:sz w:val="24"/>
          <w:szCs w:val="24"/>
          <w:rtl/>
          <w:lang w:eastAsia="he-IL"/>
        </w:rPr>
        <w:t xml:space="preserve">, שם </w:t>
      </w:r>
      <w:r w:rsidRPr="00647F42">
        <w:rPr>
          <w:rFonts w:ascii="Times New Roman" w:eastAsia="Times New Roman" w:hAnsi="Times New Roman" w:cs="David" w:hint="eastAsia"/>
          <w:sz w:val="24"/>
          <w:szCs w:val="24"/>
          <w:rtl/>
          <w:lang w:eastAsia="he-IL"/>
        </w:rPr>
        <w:t>תבוצענה</w:t>
      </w:r>
      <w:r w:rsidRPr="00647F42">
        <w:rPr>
          <w:rFonts w:ascii="Times New Roman" w:eastAsia="Times New Roman" w:hAnsi="Times New Roman" w:cs="David"/>
          <w:sz w:val="24"/>
          <w:szCs w:val="24"/>
          <w:rtl/>
          <w:lang w:eastAsia="he-IL"/>
        </w:rPr>
        <w:t xml:space="preserve"> עבוד</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התכנון, ניהול </w:t>
      </w:r>
      <w:r w:rsidRPr="00647F42">
        <w:rPr>
          <w:rFonts w:ascii="Times New Roman" w:eastAsia="Times New Roman" w:hAnsi="Times New Roman" w:cs="David" w:hint="eastAsia"/>
          <w:sz w:val="24"/>
          <w:szCs w:val="24"/>
          <w:rtl/>
          <w:lang w:eastAsia="he-IL"/>
        </w:rPr>
        <w:t>ושמירת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המודל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וכלל</w:t>
      </w:r>
      <w:r w:rsidRPr="00647F42">
        <w:rPr>
          <w:rFonts w:ascii="Times New Roman" w:eastAsia="Times New Roman" w:hAnsi="Times New Roman" w:cs="David"/>
          <w:sz w:val="24"/>
          <w:szCs w:val="24"/>
          <w:rtl/>
          <w:lang w:eastAsia="he-IL"/>
        </w:rPr>
        <w:t xml:space="preserve"> הקבצים והתוכניות </w:t>
      </w:r>
      <w:r w:rsidRPr="00647F42">
        <w:rPr>
          <w:rFonts w:ascii="Times New Roman" w:eastAsia="Times New Roman" w:hAnsi="Times New Roman" w:cs="David" w:hint="eastAsia"/>
          <w:sz w:val="24"/>
          <w:szCs w:val="24"/>
          <w:rtl/>
          <w:lang w:eastAsia="he-IL"/>
        </w:rPr>
        <w:t>של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היועץ</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המובילים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זאת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לאחר</w:t>
      </w:r>
      <w:r w:rsidRPr="00647F42">
        <w:rPr>
          <w:rFonts w:ascii="Times New Roman" w:eastAsia="Times New Roman" w:hAnsi="Times New Roman" w:cs="David"/>
          <w:sz w:val="24"/>
          <w:szCs w:val="24"/>
          <w:rtl/>
          <w:lang w:eastAsia="he-IL"/>
        </w:rPr>
        <w:t xml:space="preserve"> מתן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hint="eastAsia"/>
          <w:sz w:val="24"/>
          <w:szCs w:val="24"/>
          <w:rtl/>
          <w:lang w:eastAsia="he-IL"/>
        </w:rPr>
        <w:t>רשאות</w:t>
      </w:r>
      <w:r w:rsidRPr="00647F42">
        <w:rPr>
          <w:rFonts w:ascii="Times New Roman" w:eastAsia="Times New Roman" w:hAnsi="Times New Roman" w:cs="David"/>
          <w:sz w:val="24"/>
          <w:szCs w:val="24"/>
          <w:rtl/>
          <w:lang w:eastAsia="he-IL"/>
        </w:rPr>
        <w:t xml:space="preserve"> לכניסה </w:t>
      </w:r>
      <w:r w:rsidRPr="00647F42">
        <w:rPr>
          <w:rFonts w:ascii="Times New Roman" w:eastAsia="Times New Roman" w:hAnsi="Times New Roman" w:cs="David" w:hint="eastAsia"/>
          <w:sz w:val="24"/>
          <w:szCs w:val="24"/>
          <w:rtl/>
          <w:lang w:eastAsia="he-IL"/>
        </w:rPr>
        <w:t>לעבודה</w:t>
      </w:r>
      <w:r w:rsidRPr="00647F42">
        <w:rPr>
          <w:rFonts w:ascii="Times New Roman" w:eastAsia="Times New Roman" w:hAnsi="Times New Roman" w:cs="David"/>
          <w:sz w:val="24"/>
          <w:szCs w:val="24"/>
          <w:rtl/>
          <w:lang w:eastAsia="he-IL"/>
        </w:rPr>
        <w:t xml:space="preserve"> בענן </w:t>
      </w:r>
      <w:r w:rsidRPr="00647F42">
        <w:rPr>
          <w:rFonts w:ascii="Times New Roman" w:eastAsia="Times New Roman" w:hAnsi="Times New Roman" w:cs="David" w:hint="eastAsia"/>
          <w:sz w:val="24"/>
          <w:szCs w:val="24"/>
          <w:rtl/>
          <w:lang w:eastAsia="he-IL"/>
        </w:rPr>
        <w:t>ע</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hint="eastAsia"/>
          <w:sz w:val="24"/>
          <w:szCs w:val="24"/>
          <w:rtl/>
          <w:lang w:eastAsia="he-IL"/>
        </w:rPr>
        <w:t>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מזמין ל</w:t>
      </w:r>
      <w:r w:rsidRPr="00647F42">
        <w:rPr>
          <w:rFonts w:ascii="Times New Roman" w:eastAsia="Times New Roman" w:hAnsi="Times New Roman" w:cs="David" w:hint="eastAsia"/>
          <w:sz w:val="24"/>
          <w:szCs w:val="24"/>
          <w:rtl/>
          <w:lang w:eastAsia="he-IL"/>
        </w:rPr>
        <w:t>יועץ</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למתכננים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בפרויקט</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והכל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בהתאם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להנחיות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המזמין</w:t>
      </w:r>
      <w:r w:rsidRPr="00647F42">
        <w:rPr>
          <w:rFonts w:ascii="Times New Roman" w:eastAsia="Times New Roman" w:hAnsi="Times New Roman" w:cs="David"/>
          <w:sz w:val="24"/>
          <w:szCs w:val="24"/>
          <w:rtl/>
          <w:lang w:eastAsia="he-IL"/>
        </w:rPr>
        <w:t xml:space="preserve">. </w:t>
      </w:r>
    </w:p>
    <w:p w14:paraId="50D9AED5" w14:textId="77777777" w:rsidR="00CC012C"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hint="eastAsia"/>
          <w:sz w:val="24"/>
          <w:szCs w:val="24"/>
          <w:rtl/>
          <w:lang w:eastAsia="he-IL"/>
        </w:rPr>
        <w:t>שמירה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הדפסת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תכניות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PLT</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PDF</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DWG</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שיתוף</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תיאום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וקליטת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ממתכננים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אחרים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יבוצעו</w:t>
      </w:r>
      <w:r w:rsidRPr="00647F42">
        <w:rPr>
          <w:rFonts w:ascii="Times New Roman" w:eastAsia="Times New Roman" w:hAnsi="Times New Roman" w:cs="David"/>
          <w:sz w:val="24"/>
          <w:szCs w:val="24"/>
          <w:rtl/>
          <w:lang w:eastAsia="he-IL"/>
        </w:rPr>
        <w:t xml:space="preserve"> באמצעות תוכנה כדוגמת </w:t>
      </w:r>
      <w:r w:rsidRPr="00647F42">
        <w:rPr>
          <w:rFonts w:ascii="Times New Roman" w:eastAsia="Times New Roman" w:hAnsi="Times New Roman" w:cs="David"/>
          <w:sz w:val="24"/>
          <w:szCs w:val="24"/>
          <w:lang w:eastAsia="he-IL"/>
        </w:rPr>
        <w:t>@view</w:t>
      </w:r>
      <w:r w:rsidRPr="00647F42">
        <w:rPr>
          <w:rFonts w:ascii="Times New Roman" w:eastAsia="Times New Roman" w:hAnsi="Times New Roman" w:cs="David"/>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התוכנה</w:t>
      </w:r>
      <w:r w:rsidRPr="00647F42">
        <w:rPr>
          <w:rFonts w:ascii="Times New Roman" w:eastAsia="Times New Roman" w:hAnsi="Times New Roman" w:cs="David"/>
          <w:sz w:val="24"/>
          <w:szCs w:val="24"/>
          <w:rtl/>
          <w:lang w:eastAsia="he-IL"/>
        </w:rPr>
        <w:t xml:space="preserve">"). </w:t>
      </w:r>
    </w:p>
    <w:p w14:paraId="4A14FB5E" w14:textId="77777777" w:rsidR="00CC012C" w:rsidRPr="00647F42"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sz w:val="24"/>
          <w:szCs w:val="24"/>
          <w:rtl/>
          <w:lang w:eastAsia="he-IL"/>
        </w:rPr>
        <w:t>כל תעבורת הקבצים תבוצע באמצע</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התוכנה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בלבד</w:t>
      </w:r>
      <w:r w:rsidRPr="00647F42">
        <w:rPr>
          <w:rFonts w:ascii="Times New Roman" w:eastAsia="Times New Roman" w:hAnsi="Times New Roman" w:cs="David"/>
          <w:sz w:val="24"/>
          <w:szCs w:val="24"/>
          <w:rtl/>
          <w:lang w:eastAsia="he-IL"/>
        </w:rPr>
        <w:t>, או תוכנה אחרת לפי החלטת המזמין.</w:t>
      </w:r>
    </w:p>
    <w:p w14:paraId="21FC24C2" w14:textId="77777777" w:rsidR="00CC012C" w:rsidRPr="00DE0948"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מבלי לגרוע מהאמור בסעיף 10.6 לחוזה, י</w:t>
      </w:r>
      <w:r w:rsidRPr="00647F42">
        <w:rPr>
          <w:rFonts w:ascii="Times New Roman" w:eastAsia="Times New Roman" w:hAnsi="Times New Roman" w:cs="David" w:hint="eastAsia"/>
          <w:sz w:val="24"/>
          <w:szCs w:val="24"/>
          <w:rtl/>
          <w:lang w:eastAsia="he-IL"/>
        </w:rPr>
        <w:t>ובהר</w:t>
      </w:r>
      <w:r w:rsidRPr="00647F42">
        <w:rPr>
          <w:rFonts w:ascii="Times New Roman" w:eastAsia="Times New Roman" w:hAnsi="Times New Roman" w:cs="David"/>
          <w:sz w:val="24"/>
          <w:szCs w:val="24"/>
          <w:rtl/>
          <w:lang w:eastAsia="he-IL"/>
        </w:rPr>
        <w:t xml:space="preserve"> כי זכו</w:t>
      </w:r>
      <w:r w:rsidRPr="00647F42">
        <w:rPr>
          <w:rFonts w:ascii="Times New Roman" w:eastAsia="Times New Roman" w:hAnsi="Times New Roman" w:cs="David" w:hint="eastAsia"/>
          <w:sz w:val="24"/>
          <w:szCs w:val="24"/>
          <w:rtl/>
          <w:lang w:eastAsia="he-IL"/>
        </w:rPr>
        <w:t>יו</w:t>
      </w:r>
      <w:r w:rsidRPr="00647F42">
        <w:rPr>
          <w:rFonts w:ascii="Times New Roman" w:eastAsia="Times New Roman" w:hAnsi="Times New Roman" w:cs="David"/>
          <w:sz w:val="24"/>
          <w:szCs w:val="24"/>
          <w:rtl/>
          <w:lang w:eastAsia="he-IL"/>
        </w:rPr>
        <w:t>ת הקניין ב</w:t>
      </w:r>
      <w:r w:rsidRPr="00647F42">
        <w:rPr>
          <w:rFonts w:ascii="Times New Roman" w:eastAsia="Times New Roman" w:hAnsi="Times New Roman" w:cs="David" w:hint="eastAsia"/>
          <w:sz w:val="24"/>
          <w:szCs w:val="24"/>
          <w:rtl/>
          <w:lang w:eastAsia="he-IL"/>
        </w:rPr>
        <w:t>ענן</w:t>
      </w:r>
      <w:r w:rsidRPr="00647F42">
        <w:rPr>
          <w:rFonts w:ascii="Times New Roman" w:eastAsia="Times New Roman" w:hAnsi="Times New Roman" w:cs="David"/>
          <w:sz w:val="24"/>
          <w:szCs w:val="24"/>
          <w:rtl/>
          <w:lang w:eastAsia="he-IL"/>
        </w:rPr>
        <w:t xml:space="preserve"> ובתוכנה שייכ</w:t>
      </w:r>
      <w:r w:rsidRPr="00647F42">
        <w:rPr>
          <w:rFonts w:ascii="Times New Roman" w:eastAsia="Times New Roman" w:hAnsi="Times New Roman" w:cs="David" w:hint="eastAsia"/>
          <w:sz w:val="24"/>
          <w:szCs w:val="24"/>
          <w:rtl/>
          <w:lang w:eastAsia="he-IL"/>
        </w:rPr>
        <w:t>ו</w:t>
      </w:r>
      <w:r w:rsidRPr="00647F42">
        <w:rPr>
          <w:rFonts w:ascii="Times New Roman" w:eastAsia="Times New Roman" w:hAnsi="Times New Roman" w:cs="David"/>
          <w:sz w:val="24"/>
          <w:szCs w:val="24"/>
          <w:rtl/>
          <w:lang w:eastAsia="he-IL"/>
        </w:rPr>
        <w:t xml:space="preserve">ת למזמין, ובלבד ששולם שכר היועץ בהתאם להוראות חוזה זה. היועץ אינו רשאי להשתמש </w:t>
      </w:r>
      <w:r w:rsidRPr="00647F42">
        <w:rPr>
          <w:rFonts w:ascii="Times New Roman" w:eastAsia="Times New Roman" w:hAnsi="Times New Roman" w:cs="David" w:hint="eastAsia"/>
          <w:sz w:val="24"/>
          <w:szCs w:val="24"/>
          <w:rtl/>
          <w:lang w:eastAsia="he-IL"/>
        </w:rPr>
        <w:t>בענן</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בתוכנה</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 xml:space="preserve">שלא </w:t>
      </w:r>
      <w:r w:rsidRPr="00647F42">
        <w:rPr>
          <w:rFonts w:ascii="Times New Roman" w:eastAsia="Times New Roman" w:hAnsi="Times New Roman" w:cs="David"/>
          <w:sz w:val="24"/>
          <w:szCs w:val="24"/>
          <w:rtl/>
          <w:lang w:eastAsia="he-IL"/>
        </w:rPr>
        <w:t xml:space="preserve">לצורך </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sz w:val="24"/>
          <w:szCs w:val="24"/>
          <w:rtl/>
          <w:lang w:eastAsia="he-IL"/>
        </w:rPr>
        <w:t>פרויקט.</w:t>
      </w:r>
    </w:p>
    <w:p w14:paraId="611AF79F" w14:textId="77777777" w:rsidR="00CC012C" w:rsidRPr="00DE0948" w:rsidRDefault="00CC012C" w:rsidP="00DA086E">
      <w:pPr>
        <w:widowControl w:val="0"/>
        <w:spacing w:before="0" w:beforeAutospacing="0" w:after="0" w:afterAutospacing="0" w:line="240" w:lineRule="auto"/>
        <w:ind w:left="720" w:right="-426" w:hanging="720"/>
        <w:jc w:val="both"/>
        <w:rPr>
          <w:rFonts w:ascii="Times New Roman" w:eastAsia="Times New Roman" w:hAnsi="Times New Roman" w:cs="David"/>
          <w:sz w:val="24"/>
          <w:szCs w:val="24"/>
          <w:rtl/>
          <w:lang w:eastAsia="he-IL"/>
        </w:rPr>
      </w:pPr>
    </w:p>
    <w:p w14:paraId="629A8419" w14:textId="77777777" w:rsidR="00572B5D" w:rsidRPr="00B27B4C" w:rsidRDefault="00572B5D" w:rsidP="00572B5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5CCA9E27"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64222DA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3E9107" w14:textId="2046F858"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56" w:author="Meryl Etman" w:date="2022-12-18T11:30:00Z">
            <w:r w:rsidR="0095443A">
              <w:rPr>
                <w:rFonts w:ascii="Times New Roman" w:eastAsia="Times New Roman" w:hAnsi="Times New Roman" w:cs="David"/>
                <w:color w:val="008000"/>
                <w:sz w:val="24"/>
                <w:szCs w:val="24"/>
                <w:rtl/>
                <w:lang w:eastAsia="he-IL"/>
              </w:rPr>
              <w:t>גיא כ"ץ</w:t>
            </w:r>
          </w:ins>
        </w:sdtContent>
      </w:sdt>
    </w:p>
    <w:p w14:paraId="114E6AD9" w14:textId="77777777"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0865CE3E"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A5D7F8" w14:textId="5B0A7EE2"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57" w:author="Meryl Etman" w:date="2022-12-18T11:30:00Z">
            <w:r w:rsidR="0095443A">
              <w:rPr>
                <w:rFonts w:ascii="Times New Roman" w:eastAsia="Times New Roman" w:hAnsi="Times New Roman" w:cs="David"/>
                <w:color w:val="008000"/>
                <w:sz w:val="24"/>
                <w:szCs w:val="24"/>
                <w:rtl/>
                <w:lang w:eastAsia="he-IL"/>
              </w:rPr>
              <w:t>גיא כ"ץ</w:t>
            </w:r>
          </w:ins>
        </w:sdtContent>
      </w:sdt>
    </w:p>
    <w:p w14:paraId="295B2ED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1FED1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5D6FA5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4EF941"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7BD130C"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B90846F"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אור השלכות התאום </w:t>
      </w:r>
      <w:r w:rsidRPr="00B27B4C">
        <w:rPr>
          <w:rFonts w:ascii="Times New Roman" w:eastAsia="Times New Roman" w:hAnsi="Times New Roman" w:cs="David" w:hint="cs"/>
          <w:sz w:val="24"/>
          <w:szCs w:val="24"/>
          <w:rtl/>
          <w:lang w:eastAsia="he-IL"/>
        </w:rPr>
        <w:lastRenderedPageBreak/>
        <w:t>על הפרויקט.</w:t>
      </w:r>
    </w:p>
    <w:p w14:paraId="32355E55" w14:textId="1138729C"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r>
      <w:del w:id="58" w:author="Meryl Etman [2]" w:date="2023-02-07T17:55:00Z">
        <w:r w:rsidRPr="00B27B4C" w:rsidDel="00BC2FC0">
          <w:rPr>
            <w:rFonts w:ascii="Times New Roman" w:eastAsia="Times New Roman" w:hAnsi="Times New Roman" w:cs="David" w:hint="cs"/>
            <w:sz w:val="24"/>
            <w:szCs w:val="24"/>
            <w:rtl/>
            <w:lang w:eastAsia="he-IL"/>
          </w:rPr>
          <w:delText xml:space="preserve">סטיות </w:delText>
        </w:r>
      </w:del>
      <w:ins w:id="59" w:author="Meryl Etman [2]" w:date="2023-02-07T17:55:00Z">
        <w:r w:rsidR="00BC2FC0">
          <w:rPr>
            <w:rFonts w:ascii="Times New Roman" w:eastAsia="Times New Roman" w:hAnsi="Times New Roman" w:cs="David" w:hint="cs"/>
            <w:sz w:val="24"/>
            <w:szCs w:val="24"/>
            <w:rtl/>
            <w:lang w:eastAsia="he-IL"/>
          </w:rPr>
          <w:t>מבוטל</w:t>
        </w:r>
      </w:ins>
      <w:del w:id="60" w:author="Meryl Etman [2]" w:date="2023-02-07T17:55:00Z">
        <w:r w:rsidRPr="00B27B4C" w:rsidDel="00BC2FC0">
          <w:rPr>
            <w:rFonts w:ascii="Times New Roman" w:eastAsia="Times New Roman" w:hAnsi="Times New Roman" w:cs="David" w:hint="cs"/>
            <w:sz w:val="24"/>
            <w:szCs w:val="24"/>
            <w:rtl/>
            <w:lang w:eastAsia="he-IL"/>
          </w:rPr>
          <w:delText>מהערכות ו/או תחזיות תקציביות והשלכותיהן</w:delText>
        </w:r>
      </w:del>
      <w:r w:rsidRPr="00B27B4C">
        <w:rPr>
          <w:rFonts w:ascii="Times New Roman" w:eastAsia="Times New Roman" w:hAnsi="Times New Roman" w:cs="David" w:hint="cs"/>
          <w:sz w:val="24"/>
          <w:szCs w:val="24"/>
          <w:rtl/>
          <w:lang w:eastAsia="he-IL"/>
        </w:rPr>
        <w:t>.</w:t>
      </w:r>
    </w:p>
    <w:p w14:paraId="4470ABB6"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1782DE0"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A84AC29" w14:textId="77777777" w:rsidR="00572B5D"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14:paraId="06861AF5" w14:textId="77777777" w:rsidTr="00572B5D">
        <w:trPr>
          <w:trHeight w:val="80"/>
        </w:trPr>
        <w:tc>
          <w:tcPr>
            <w:tcW w:w="3366" w:type="dxa"/>
          </w:tcPr>
          <w:p w14:paraId="7ECD8D2A" w14:textId="09085CE0" w:rsidR="00572B5D" w:rsidRDefault="00A15667"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E981423BF07481D9CF68D8D682CB9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61" w:author="Meryl Etman" w:date="2022-12-13T17:39:00Z">
                  <w:r w:rsidR="001073C7">
                    <w:rPr>
                      <w:rFonts w:ascii="Times New Roman" w:eastAsia="Times New Roman" w:hAnsi="Times New Roman" w:cs="David" w:hint="cs"/>
                      <w:color w:val="008000"/>
                      <w:sz w:val="24"/>
                      <w:szCs w:val="24"/>
                      <w:rtl/>
                      <w:lang w:eastAsia="he-IL"/>
                    </w:rPr>
                    <w:t>100%</w:t>
                  </w:r>
                </w:ins>
              </w:sdtContent>
            </w:sdt>
          </w:p>
          <w:p w14:paraId="2EAD7028"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EB47796" w14:textId="77777777" w:rsidR="00572B5D" w:rsidRDefault="00572B5D" w:rsidP="00572B5D">
            <w:pPr>
              <w:widowControl w:val="0"/>
              <w:spacing w:before="0" w:beforeAutospacing="0" w:after="0" w:afterAutospacing="0" w:line="240" w:lineRule="auto"/>
              <w:ind w:left="720"/>
              <w:outlineLvl w:val="2"/>
            </w:pPr>
          </w:p>
          <w:p w14:paraId="7C5C9326"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1C4F01C" w14:textId="77777777"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5B3C4A7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01D7CE" w14:textId="57376DA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ins w:id="62" w:author="Meryl Etman [2]" w:date="2022-12-18T11:43:00Z">
        <w:r w:rsidR="0063116F">
          <w:rPr>
            <w:rFonts w:ascii="Times New Roman" w:eastAsia="Times New Roman" w:hAnsi="Times New Roman" w:cs="David" w:hint="cs"/>
            <w:bCs/>
            <w:sz w:val="24"/>
            <w:szCs w:val="24"/>
            <w:u w:val="single"/>
            <w:rtl/>
            <w:lang w:eastAsia="he-IL"/>
          </w:rPr>
          <w:t xml:space="preserve"> </w:t>
        </w:r>
        <w:r w:rsidR="0063116F">
          <w:rPr>
            <w:rFonts w:ascii="Times New Roman" w:eastAsia="Times New Roman" w:hAnsi="Times New Roman" w:cs="David"/>
            <w:bCs/>
            <w:sz w:val="24"/>
            <w:szCs w:val="24"/>
            <w:u w:val="single"/>
            <w:rtl/>
            <w:lang w:eastAsia="he-IL"/>
          </w:rPr>
          <w:t>–</w:t>
        </w:r>
        <w:r w:rsidR="0063116F">
          <w:rPr>
            <w:rFonts w:ascii="Times New Roman" w:eastAsia="Times New Roman" w:hAnsi="Times New Roman" w:cs="David" w:hint="cs"/>
            <w:bCs/>
            <w:sz w:val="24"/>
            <w:szCs w:val="24"/>
            <w:u w:val="single"/>
            <w:rtl/>
            <w:lang w:eastAsia="he-IL"/>
          </w:rPr>
          <w:t xml:space="preserve"> ניהול מודל בים</w:t>
        </w:r>
      </w:ins>
      <w:ins w:id="63" w:author="Meryl Etman [2]" w:date="2023-02-08T18:25:00Z">
        <w:r w:rsidR="00710452">
          <w:rPr>
            <w:rFonts w:ascii="Times New Roman" w:eastAsia="Times New Roman" w:hAnsi="Times New Roman" w:cs="David" w:hint="cs"/>
            <w:bCs/>
            <w:sz w:val="24"/>
            <w:szCs w:val="24"/>
            <w:u w:val="single"/>
            <w:rtl/>
            <w:lang w:eastAsia="he-IL"/>
          </w:rPr>
          <w:t xml:space="preserve"> ותאום מערכות</w:t>
        </w:r>
      </w:ins>
    </w:p>
    <w:p w14:paraId="68C0B72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43E36CB"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21C8E05E"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25428BA"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61AB3259" w14:textId="4A109D26" w:rsidR="00201A12" w:rsidRDefault="00DE41CE" w:rsidP="00263813">
      <w:pPr>
        <w:widowControl w:val="0"/>
        <w:spacing w:before="0" w:beforeAutospacing="0" w:after="0" w:afterAutospacing="0" w:line="360" w:lineRule="auto"/>
        <w:ind w:left="2160"/>
        <w:jc w:val="both"/>
        <w:rPr>
          <w:ins w:id="64" w:author="Meryl Etman [2]" w:date="2023-02-08T18:25:00Z"/>
          <w:rFonts w:ascii="Times New Roman" w:eastAsia="Times New Roman" w:hAnsi="Times New Roman" w:cs="David"/>
          <w:sz w:val="24"/>
          <w:szCs w:val="24"/>
          <w:rtl/>
          <w:lang w:eastAsia="he-IL"/>
        </w:rPr>
      </w:pPr>
      <w:del w:id="65" w:author="Meryl Etman [2]" w:date="2023-02-08T18:13:00Z">
        <w:r w:rsidDel="00DF78E8">
          <w:rPr>
            <w:rFonts w:ascii="Times New Roman" w:eastAsia="Times New Roman" w:hAnsi="Times New Roman" w:cs="David"/>
            <w:sz w:val="24"/>
            <w:szCs w:val="24"/>
            <w:rtl/>
            <w:lang w:eastAsia="he-IL"/>
          </w:rPr>
          <w:delText>–</w:delText>
        </w:r>
      </w:del>
      <w:r w:rsidR="006D2AE3" w:rsidRPr="006D2AE3">
        <w:rPr>
          <w:rFonts w:ascii="Times New Roman" w:eastAsia="Times New Roman" w:hAnsi="Times New Roman" w:cs="David" w:hint="cs"/>
          <w:sz w:val="24"/>
          <w:szCs w:val="24"/>
          <w:rtl/>
          <w:lang w:eastAsia="he-IL"/>
        </w:rPr>
        <w:t>ככלל</w:t>
      </w:r>
      <w:r>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 xml:space="preserve"> תכולת העבודה מתייחסת </w:t>
      </w:r>
      <w:r w:rsidR="00263813">
        <w:rPr>
          <w:rFonts w:ascii="Times New Roman" w:eastAsia="Times New Roman" w:hAnsi="Times New Roman" w:cs="David" w:hint="cs"/>
          <w:sz w:val="24"/>
          <w:szCs w:val="24"/>
          <w:rtl/>
          <w:lang w:eastAsia="he-IL"/>
        </w:rPr>
        <w:t xml:space="preserve">לכל שלבי הפרויקט, </w:t>
      </w:r>
      <w:r w:rsidR="006D2AE3" w:rsidRPr="006D2AE3">
        <w:rPr>
          <w:rFonts w:ascii="Times New Roman" w:eastAsia="Times New Roman" w:hAnsi="Times New Roman" w:cs="David" w:hint="cs"/>
          <w:sz w:val="24"/>
          <w:szCs w:val="24"/>
          <w:rtl/>
          <w:lang w:eastAsia="he-IL"/>
        </w:rPr>
        <w:t>ל</w:t>
      </w:r>
      <w:r w:rsidR="00263813">
        <w:rPr>
          <w:rFonts w:ascii="Times New Roman" w:eastAsia="Times New Roman" w:hAnsi="Times New Roman" w:cs="David" w:hint="cs"/>
          <w:sz w:val="24"/>
          <w:szCs w:val="24"/>
          <w:rtl/>
          <w:lang w:eastAsia="he-IL"/>
        </w:rPr>
        <w:t xml:space="preserve">כל </w:t>
      </w:r>
      <w:r w:rsidR="006D2AE3" w:rsidRPr="006D2AE3">
        <w:rPr>
          <w:rFonts w:ascii="Times New Roman" w:eastAsia="Times New Roman" w:hAnsi="Times New Roman" w:cs="David" w:hint="cs"/>
          <w:sz w:val="24"/>
          <w:szCs w:val="24"/>
          <w:rtl/>
          <w:lang w:eastAsia="he-IL"/>
        </w:rPr>
        <w:t xml:space="preserve">קומות הבניין </w:t>
      </w:r>
      <w:r w:rsidR="006D2AE3" w:rsidRPr="00263813">
        <w:rPr>
          <w:rFonts w:ascii="Times New Roman" w:eastAsia="Times New Roman" w:hAnsi="Times New Roman" w:cs="David" w:hint="cs"/>
          <w:sz w:val="24"/>
          <w:szCs w:val="24"/>
          <w:rtl/>
          <w:lang w:eastAsia="he-IL"/>
        </w:rPr>
        <w:t>מתחתית קומת החניון</w:t>
      </w:r>
      <w:r w:rsidR="00572B5D" w:rsidRP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התחתונה ועד לקומת הגג העליונה ביותר ועד בכלל</w:t>
      </w:r>
      <w:r w:rsid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 xml:space="preserve">ובכלל זה:   </w:t>
      </w:r>
    </w:p>
    <w:p w14:paraId="7A6988A7" w14:textId="77777777" w:rsidR="00710452" w:rsidRDefault="00710452" w:rsidP="00263813">
      <w:pPr>
        <w:widowControl w:val="0"/>
        <w:spacing w:before="0" w:beforeAutospacing="0" w:after="0" w:afterAutospacing="0" w:line="360" w:lineRule="auto"/>
        <w:ind w:left="2160"/>
        <w:jc w:val="both"/>
        <w:rPr>
          <w:ins w:id="66" w:author="Meryl Etman [2]" w:date="2023-02-08T18:24:00Z"/>
          <w:rFonts w:ascii="Times New Roman" w:eastAsia="Times New Roman" w:hAnsi="Times New Roman" w:cs="David"/>
          <w:sz w:val="24"/>
          <w:szCs w:val="24"/>
          <w:rtl/>
          <w:lang w:eastAsia="he-IL"/>
        </w:rPr>
      </w:pPr>
    </w:p>
    <w:p w14:paraId="2798DD32" w14:textId="04E4F75B" w:rsidR="00710452" w:rsidRPr="00710452" w:rsidRDefault="00710452" w:rsidP="00263813">
      <w:pPr>
        <w:widowControl w:val="0"/>
        <w:spacing w:before="0" w:beforeAutospacing="0" w:after="0" w:afterAutospacing="0" w:line="360" w:lineRule="auto"/>
        <w:ind w:left="2160"/>
        <w:jc w:val="both"/>
        <w:rPr>
          <w:rFonts w:ascii="Times New Roman" w:eastAsia="Times New Roman" w:hAnsi="Times New Roman" w:cs="David"/>
          <w:b/>
          <w:bCs/>
          <w:sz w:val="24"/>
          <w:szCs w:val="24"/>
          <w:u w:val="single"/>
          <w:rtl/>
          <w:lang w:eastAsia="he-IL"/>
          <w:rPrChange w:id="67" w:author="Meryl Etman [2]" w:date="2023-02-08T18:24:00Z">
            <w:rPr>
              <w:rFonts w:ascii="Times New Roman" w:eastAsia="Times New Roman" w:hAnsi="Times New Roman" w:cs="David"/>
              <w:sz w:val="24"/>
              <w:szCs w:val="24"/>
              <w:rtl/>
              <w:lang w:eastAsia="he-IL"/>
            </w:rPr>
          </w:rPrChange>
        </w:rPr>
      </w:pPr>
      <w:ins w:id="68" w:author="Meryl Etman [2]" w:date="2023-02-08T18:25:00Z">
        <w:r>
          <w:rPr>
            <w:rFonts w:ascii="Times New Roman" w:eastAsia="Times New Roman" w:hAnsi="Times New Roman" w:cs="David" w:hint="cs"/>
            <w:b/>
            <w:bCs/>
            <w:sz w:val="24"/>
            <w:szCs w:val="24"/>
            <w:u w:val="single"/>
            <w:rtl/>
            <w:lang w:eastAsia="he-IL"/>
          </w:rPr>
          <w:t xml:space="preserve">1.1.1  </w:t>
        </w:r>
      </w:ins>
      <w:ins w:id="69" w:author="Meryl Etman [2]" w:date="2023-02-08T18:24:00Z">
        <w:r w:rsidRPr="00710452">
          <w:rPr>
            <w:rFonts w:ascii="Times New Roman" w:eastAsia="Times New Roman" w:hAnsi="Times New Roman" w:cs="David" w:hint="eastAsia"/>
            <w:b/>
            <w:bCs/>
            <w:sz w:val="24"/>
            <w:szCs w:val="24"/>
            <w:u w:val="single"/>
            <w:rtl/>
            <w:lang w:eastAsia="he-IL"/>
            <w:rPrChange w:id="70" w:author="Meryl Etman [2]" w:date="2023-02-08T18:24:00Z">
              <w:rPr>
                <w:rFonts w:ascii="Times New Roman" w:eastAsia="Times New Roman" w:hAnsi="Times New Roman" w:cs="David" w:hint="eastAsia"/>
                <w:sz w:val="24"/>
                <w:szCs w:val="24"/>
                <w:rtl/>
                <w:lang w:eastAsia="he-IL"/>
              </w:rPr>
            </w:rPrChange>
          </w:rPr>
          <w:t>ניהול</w:t>
        </w:r>
        <w:r w:rsidRPr="00710452">
          <w:rPr>
            <w:rFonts w:ascii="Times New Roman" w:eastAsia="Times New Roman" w:hAnsi="Times New Roman" w:cs="David"/>
            <w:b/>
            <w:bCs/>
            <w:sz w:val="24"/>
            <w:szCs w:val="24"/>
            <w:u w:val="single"/>
            <w:rtl/>
            <w:lang w:eastAsia="he-IL"/>
            <w:rPrChange w:id="71" w:author="Meryl Etman [2]" w:date="2023-02-08T18:24:00Z">
              <w:rPr>
                <w:rFonts w:ascii="Times New Roman" w:eastAsia="Times New Roman" w:hAnsi="Times New Roman" w:cs="David"/>
                <w:sz w:val="24"/>
                <w:szCs w:val="24"/>
                <w:rtl/>
                <w:lang w:eastAsia="he-IL"/>
              </w:rPr>
            </w:rPrChange>
          </w:rPr>
          <w:t xml:space="preserve"> </w:t>
        </w:r>
        <w:r w:rsidRPr="00710452">
          <w:rPr>
            <w:rFonts w:ascii="Times New Roman" w:eastAsia="Times New Roman" w:hAnsi="Times New Roman" w:cs="David" w:hint="eastAsia"/>
            <w:b/>
            <w:bCs/>
            <w:sz w:val="24"/>
            <w:szCs w:val="24"/>
            <w:u w:val="single"/>
            <w:rtl/>
            <w:lang w:eastAsia="he-IL"/>
            <w:rPrChange w:id="72" w:author="Meryl Etman [2]" w:date="2023-02-08T18:24:00Z">
              <w:rPr>
                <w:rFonts w:ascii="Times New Roman" w:eastAsia="Times New Roman" w:hAnsi="Times New Roman" w:cs="David" w:hint="eastAsia"/>
                <w:sz w:val="24"/>
                <w:szCs w:val="24"/>
                <w:rtl/>
                <w:lang w:eastAsia="he-IL"/>
              </w:rPr>
            </w:rPrChange>
          </w:rPr>
          <w:t>מודל</w:t>
        </w:r>
        <w:r w:rsidRPr="00710452">
          <w:rPr>
            <w:rFonts w:ascii="Times New Roman" w:eastAsia="Times New Roman" w:hAnsi="Times New Roman" w:cs="David"/>
            <w:b/>
            <w:bCs/>
            <w:sz w:val="24"/>
            <w:szCs w:val="24"/>
            <w:u w:val="single"/>
            <w:rtl/>
            <w:lang w:eastAsia="he-IL"/>
            <w:rPrChange w:id="73" w:author="Meryl Etman [2]" w:date="2023-02-08T18:24:00Z">
              <w:rPr>
                <w:rFonts w:ascii="Times New Roman" w:eastAsia="Times New Roman" w:hAnsi="Times New Roman" w:cs="David"/>
                <w:sz w:val="24"/>
                <w:szCs w:val="24"/>
                <w:rtl/>
                <w:lang w:eastAsia="he-IL"/>
              </w:rPr>
            </w:rPrChange>
          </w:rPr>
          <w:t xml:space="preserve"> </w:t>
        </w:r>
        <w:r w:rsidRPr="00710452">
          <w:rPr>
            <w:rFonts w:ascii="Times New Roman" w:eastAsia="Times New Roman" w:hAnsi="Times New Roman" w:cs="David" w:hint="eastAsia"/>
            <w:b/>
            <w:bCs/>
            <w:sz w:val="24"/>
            <w:szCs w:val="24"/>
            <w:u w:val="single"/>
            <w:rtl/>
            <w:lang w:eastAsia="he-IL"/>
            <w:rPrChange w:id="74" w:author="Meryl Etman [2]" w:date="2023-02-08T18:24:00Z">
              <w:rPr>
                <w:rFonts w:ascii="Times New Roman" w:eastAsia="Times New Roman" w:hAnsi="Times New Roman" w:cs="David" w:hint="eastAsia"/>
                <w:sz w:val="24"/>
                <w:szCs w:val="24"/>
                <w:rtl/>
                <w:lang w:eastAsia="he-IL"/>
              </w:rPr>
            </w:rPrChange>
          </w:rPr>
          <w:t>בים</w:t>
        </w:r>
        <w:r w:rsidRPr="00710452">
          <w:rPr>
            <w:rFonts w:ascii="Times New Roman" w:eastAsia="Times New Roman" w:hAnsi="Times New Roman" w:cs="David"/>
            <w:b/>
            <w:bCs/>
            <w:sz w:val="24"/>
            <w:szCs w:val="24"/>
            <w:u w:val="single"/>
            <w:rtl/>
            <w:lang w:eastAsia="he-IL"/>
            <w:rPrChange w:id="75" w:author="Meryl Etman [2]" w:date="2023-02-08T18:24:00Z">
              <w:rPr>
                <w:rFonts w:ascii="Times New Roman" w:eastAsia="Times New Roman" w:hAnsi="Times New Roman" w:cs="David"/>
                <w:sz w:val="24"/>
                <w:szCs w:val="24"/>
                <w:rtl/>
                <w:lang w:eastAsia="he-IL"/>
              </w:rPr>
            </w:rPrChange>
          </w:rPr>
          <w:t>:</w:t>
        </w:r>
      </w:ins>
    </w:p>
    <w:p w14:paraId="7FB764CF" w14:textId="77777777" w:rsidR="00201A12" w:rsidRPr="00D065DD" w:rsidRDefault="001328C5" w:rsidP="00D065DD">
      <w:pPr>
        <w:pStyle w:val="ListParagraph"/>
        <w:widowControl w:val="0"/>
        <w:numPr>
          <w:ilvl w:val="0"/>
          <w:numId w:val="11"/>
        </w:numPr>
        <w:rPr>
          <w:sz w:val="24"/>
          <w:szCs w:val="24"/>
          <w:rtl/>
          <w:lang w:eastAsia="he-IL"/>
        </w:rPr>
      </w:pPr>
      <w:r>
        <w:rPr>
          <w:rFonts w:hint="cs"/>
          <w:sz w:val="24"/>
          <w:szCs w:val="24"/>
          <w:rtl/>
          <w:lang w:eastAsia="he-IL"/>
        </w:rPr>
        <w:t xml:space="preserve">מתן </w:t>
      </w:r>
      <w:r w:rsidR="00201A12" w:rsidRPr="00263813">
        <w:rPr>
          <w:rFonts w:hint="cs"/>
          <w:sz w:val="24"/>
          <w:szCs w:val="24"/>
          <w:rtl/>
          <w:lang w:eastAsia="he-IL"/>
        </w:rPr>
        <w:t xml:space="preserve">הדרכה למזמין ולמתכנני הפרויקט על העבודה </w:t>
      </w:r>
      <w:r>
        <w:rPr>
          <w:rFonts w:hint="cs"/>
          <w:sz w:val="24"/>
          <w:szCs w:val="24"/>
          <w:rtl/>
          <w:lang w:eastAsia="he-IL"/>
        </w:rPr>
        <w:t xml:space="preserve">ב </w:t>
      </w:r>
      <w:r>
        <w:rPr>
          <w:rFonts w:hint="cs"/>
          <w:sz w:val="24"/>
          <w:szCs w:val="24"/>
          <w:lang w:eastAsia="he-IL"/>
        </w:rPr>
        <w:t>BIM</w:t>
      </w:r>
      <w:r>
        <w:rPr>
          <w:rFonts w:hint="cs"/>
          <w:sz w:val="24"/>
          <w:szCs w:val="24"/>
          <w:rtl/>
          <w:lang w:eastAsia="he-IL"/>
        </w:rPr>
        <w:t xml:space="preserve"> </w:t>
      </w:r>
      <w:r w:rsidR="00201A12" w:rsidRPr="00263813">
        <w:rPr>
          <w:rFonts w:hint="cs"/>
          <w:sz w:val="24"/>
          <w:szCs w:val="24"/>
          <w:rtl/>
          <w:lang w:eastAsia="he-IL"/>
        </w:rPr>
        <w:t>ועל תכנת הרביט ככל ויידרש.</w:t>
      </w:r>
    </w:p>
    <w:p w14:paraId="39A3494B" w14:textId="77777777"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263813">
        <w:rPr>
          <w:rFonts w:ascii="Times New Roman" w:eastAsia="Times New Roman" w:hAnsi="Times New Roman" w:cs="David" w:hint="cs"/>
          <w:sz w:val="24"/>
          <w:szCs w:val="24"/>
          <w:rtl/>
          <w:lang w:eastAsia="he-IL"/>
        </w:rPr>
        <w:t>בירור ת</w:t>
      </w:r>
      <w:r w:rsidR="006D2AE3" w:rsidRPr="00263813">
        <w:rPr>
          <w:rFonts w:ascii="Times New Roman" w:eastAsia="Times New Roman" w:hAnsi="Times New Roman" w:cs="David" w:hint="cs"/>
          <w:sz w:val="24"/>
          <w:szCs w:val="24"/>
          <w:rtl/>
          <w:lang w:eastAsia="he-IL"/>
        </w:rPr>
        <w:t>כניות</w:t>
      </w:r>
      <w:r w:rsidR="006D2AE3" w:rsidRPr="006D2AE3">
        <w:rPr>
          <w:rFonts w:ascii="Times New Roman" w:eastAsia="Times New Roman" w:hAnsi="Times New Roman" w:cs="David" w:hint="cs"/>
          <w:sz w:val="24"/>
          <w:szCs w:val="24"/>
          <w:rtl/>
          <w:lang w:eastAsia="he-IL"/>
        </w:rPr>
        <w:t xml:space="preserve"> הפרויקט עם האדריכל, הקונסטרוקטור </w:t>
      </w:r>
      <w:r>
        <w:rPr>
          <w:rFonts w:ascii="Times New Roman" w:eastAsia="Times New Roman" w:hAnsi="Times New Roman" w:cs="David" w:hint="cs"/>
          <w:sz w:val="24"/>
          <w:szCs w:val="24"/>
          <w:rtl/>
          <w:lang w:eastAsia="he-IL"/>
        </w:rPr>
        <w:t>ושאר המתכננים האלקטרו-מכאניים (מז"א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483F91E5"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lastRenderedPageBreak/>
        <w:t>כתיבת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sz w:val="24"/>
          <w:szCs w:val="24"/>
          <w:lang w:eastAsia="he-IL"/>
        </w:rPr>
        <w:t>BEP</w:t>
      </w:r>
      <w:r w:rsidRPr="00D065DD">
        <w:rPr>
          <w:rFonts w:ascii="Times New Roman" w:eastAsia="Times New Roman" w:hAnsi="Times New Roman" w:cs="David"/>
          <w:sz w:val="24"/>
          <w:szCs w:val="24"/>
          <w:rtl/>
          <w:lang w:eastAsia="he-IL"/>
        </w:rPr>
        <w:t xml:space="preserve"> בהתאם לדרישות המזמין.</w:t>
      </w:r>
    </w:p>
    <w:p w14:paraId="49CCDB41" w14:textId="77777777" w:rsidR="00DE41CE" w:rsidRPr="00201A12" w:rsidRDefault="00FC0AC7"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ניהול, תחזוקה ועדכון אתר מודל </w:t>
      </w:r>
      <w:r w:rsidR="00DE41CE" w:rsidRPr="00D065DD">
        <w:rPr>
          <w:rFonts w:ascii="Times New Roman" w:eastAsia="Times New Roman" w:hAnsi="Times New Roman" w:cs="David" w:hint="eastAsia"/>
          <w:sz w:val="24"/>
          <w:szCs w:val="24"/>
          <w:rtl/>
          <w:lang w:eastAsia="he-IL"/>
        </w:rPr>
        <w:t>הפרויקט</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בענן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של</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המזמין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הרשאות</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שימוש</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ליועצים</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ומתכננים</w:t>
      </w:r>
      <w:r w:rsidR="00DE41CE" w:rsidRPr="00D065DD">
        <w:rPr>
          <w:rFonts w:ascii="Times New Roman" w:eastAsia="Times New Roman" w:hAnsi="Times New Roman" w:cs="David"/>
          <w:sz w:val="24"/>
          <w:szCs w:val="24"/>
          <w:rtl/>
          <w:lang w:eastAsia="he-IL"/>
        </w:rPr>
        <w:t>.</w:t>
      </w:r>
    </w:p>
    <w:p w14:paraId="53041704" w14:textId="77777777" w:rsidR="00DE41CE" w:rsidRPr="00DE41CE" w:rsidRDefault="00DE41CE" w:rsidP="00DE41CE">
      <w:pPr>
        <w:pStyle w:val="ListParagraph"/>
        <w:numPr>
          <w:ilvl w:val="0"/>
          <w:numId w:val="11"/>
        </w:numPr>
        <w:rPr>
          <w:sz w:val="24"/>
          <w:szCs w:val="24"/>
          <w:rtl/>
          <w:lang w:eastAsia="he-IL"/>
        </w:rPr>
      </w:pPr>
      <w:r w:rsidRPr="00DE41CE">
        <w:rPr>
          <w:sz w:val="24"/>
          <w:szCs w:val="24"/>
          <w:rtl/>
          <w:lang w:eastAsia="he-IL"/>
        </w:rPr>
        <w:t xml:space="preserve">היערכות וניהול ישיבת התנעת העבודה ב </w:t>
      </w:r>
      <w:r w:rsidRPr="00DE41CE">
        <w:rPr>
          <w:sz w:val="24"/>
          <w:szCs w:val="24"/>
          <w:lang w:eastAsia="he-IL"/>
        </w:rPr>
        <w:t>BIM</w:t>
      </w:r>
      <w:r w:rsidRPr="00DE41CE">
        <w:rPr>
          <w:sz w:val="24"/>
          <w:szCs w:val="24"/>
          <w:rtl/>
          <w:lang w:eastAsia="he-IL"/>
        </w:rPr>
        <w:t>.</w:t>
      </w:r>
    </w:p>
    <w:p w14:paraId="5EF3DC74" w14:textId="77777777" w:rsidR="006D2AE3" w:rsidRPr="00201A12" w:rsidRDefault="004143FC" w:rsidP="007700C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בניית מודל תלת מ</w:t>
      </w:r>
      <w:r w:rsidR="006D2AE3" w:rsidRPr="006D2AE3">
        <w:rPr>
          <w:rFonts w:ascii="Times New Roman" w:eastAsia="Times New Roman" w:hAnsi="Times New Roman" w:cs="David" w:hint="cs"/>
          <w:sz w:val="24"/>
          <w:szCs w:val="24"/>
          <w:rtl/>
          <w:lang w:eastAsia="he-IL"/>
        </w:rPr>
        <w:t>מדי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ב</w:t>
      </w:r>
      <w:r w:rsidR="007700CC">
        <w:rPr>
          <w:rFonts w:ascii="Times New Roman" w:eastAsia="Times New Roman" w:hAnsi="Times New Roman" w:cs="David" w:hint="cs"/>
          <w:sz w:val="24"/>
          <w:szCs w:val="24"/>
          <w:rtl/>
          <w:lang w:eastAsia="he-IL"/>
        </w:rPr>
        <w:t>ענן המזמין,</w:t>
      </w:r>
      <w:r>
        <w:rPr>
          <w:rFonts w:ascii="Times New Roman" w:eastAsia="Times New Roman" w:hAnsi="Times New Roman" w:cs="David" w:hint="cs"/>
          <w:sz w:val="24"/>
          <w:szCs w:val="24"/>
          <w:rtl/>
          <w:lang w:eastAsia="he-IL"/>
        </w:rPr>
        <w:t xml:space="preserve"> </w:t>
      </w:r>
      <w:r w:rsidR="00572B5D">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 xml:space="preserve">כניות המתכננים </w:t>
      </w:r>
      <w:r w:rsidR="006D2AE3" w:rsidRPr="00201A12">
        <w:rPr>
          <w:rFonts w:ascii="Times New Roman" w:eastAsia="Times New Roman" w:hAnsi="Times New Roman" w:cs="David" w:hint="cs"/>
          <w:sz w:val="24"/>
          <w:szCs w:val="24"/>
          <w:rtl/>
          <w:lang w:eastAsia="he-IL"/>
        </w:rPr>
        <w:t>והיועצים</w:t>
      </w:r>
      <w:r w:rsidR="007700CC">
        <w:rPr>
          <w:rFonts w:ascii="Times New Roman" w:eastAsia="Times New Roman" w:hAnsi="Times New Roman" w:cs="David" w:hint="cs"/>
          <w:sz w:val="24"/>
          <w:szCs w:val="24"/>
          <w:rtl/>
          <w:lang w:eastAsia="he-IL"/>
        </w:rPr>
        <w:t xml:space="preserve">, </w:t>
      </w:r>
      <w:r w:rsidR="00BD18FB" w:rsidRPr="00201A12">
        <w:rPr>
          <w:rFonts w:ascii="Times New Roman" w:eastAsia="Times New Roman" w:hAnsi="Times New Roman" w:cs="David" w:hint="cs"/>
          <w:sz w:val="24"/>
          <w:szCs w:val="24"/>
          <w:rtl/>
          <w:lang w:eastAsia="he-IL"/>
        </w:rPr>
        <w:t xml:space="preserve">עדכונו </w:t>
      </w:r>
      <w:r w:rsidR="007700CC">
        <w:rPr>
          <w:rFonts w:ascii="Times New Roman" w:eastAsia="Times New Roman" w:hAnsi="Times New Roman" w:cs="David" w:hint="cs"/>
          <w:sz w:val="24"/>
          <w:szCs w:val="24"/>
          <w:rtl/>
          <w:lang w:eastAsia="he-IL"/>
        </w:rPr>
        <w:t xml:space="preserve">ותחזוקתו </w:t>
      </w:r>
      <w:r w:rsidR="00BD18FB" w:rsidRPr="00201A12">
        <w:rPr>
          <w:rFonts w:ascii="Times New Roman" w:eastAsia="Times New Roman" w:hAnsi="Times New Roman" w:cs="David" w:hint="cs"/>
          <w:sz w:val="24"/>
          <w:szCs w:val="24"/>
          <w:rtl/>
          <w:lang w:eastAsia="he-IL"/>
        </w:rPr>
        <w:t xml:space="preserve">לאורך </w:t>
      </w:r>
      <w:r w:rsidR="007700CC">
        <w:rPr>
          <w:rFonts w:ascii="Times New Roman" w:eastAsia="Times New Roman" w:hAnsi="Times New Roman" w:cs="David" w:hint="cs"/>
          <w:sz w:val="24"/>
          <w:szCs w:val="24"/>
          <w:rtl/>
          <w:lang w:eastAsia="he-IL"/>
        </w:rPr>
        <w:t xml:space="preserve">כל </w:t>
      </w:r>
      <w:r w:rsidR="00BD18FB" w:rsidRPr="00201A12">
        <w:rPr>
          <w:rFonts w:ascii="Times New Roman" w:eastAsia="Times New Roman" w:hAnsi="Times New Roman" w:cs="David" w:hint="cs"/>
          <w:sz w:val="24"/>
          <w:szCs w:val="24"/>
          <w:rtl/>
          <w:lang w:eastAsia="he-IL"/>
        </w:rPr>
        <w:t>חיי הפרויקט.</w:t>
      </w:r>
    </w:p>
    <w:p w14:paraId="4C5D2C7A" w14:textId="79E18618" w:rsidR="00DE41CE" w:rsidRPr="00201A12"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76" w:author="Meryl Etman [2]" w:date="2023-02-07T17:56:00Z">
        <w:r w:rsidRPr="00D065DD" w:rsidDel="00BC2FC0">
          <w:rPr>
            <w:rFonts w:ascii="Times New Roman" w:eastAsia="Times New Roman" w:hAnsi="Times New Roman" w:cs="David" w:hint="eastAsia"/>
            <w:sz w:val="24"/>
            <w:szCs w:val="24"/>
            <w:rtl/>
            <w:lang w:eastAsia="he-IL"/>
          </w:rPr>
          <w:delText>הכנת</w:delText>
        </w:r>
        <w:r w:rsidRPr="00D065DD" w:rsidDel="00BC2FC0">
          <w:rPr>
            <w:rFonts w:ascii="Times New Roman" w:eastAsia="Times New Roman" w:hAnsi="Times New Roman" w:cs="David"/>
            <w:sz w:val="24"/>
            <w:szCs w:val="24"/>
            <w:rtl/>
            <w:lang w:eastAsia="he-IL"/>
          </w:rPr>
          <w:delText xml:space="preserve"> </w:delText>
        </w:r>
        <w:r w:rsidRPr="00D065DD" w:rsidDel="00BC2FC0">
          <w:rPr>
            <w:rFonts w:ascii="Times New Roman" w:eastAsia="Times New Roman" w:hAnsi="Times New Roman" w:cs="David" w:hint="eastAsia"/>
            <w:sz w:val="24"/>
            <w:szCs w:val="24"/>
            <w:rtl/>
            <w:lang w:eastAsia="he-IL"/>
          </w:rPr>
          <w:delText>אומדנים</w:delText>
        </w:r>
        <w:r w:rsidRPr="00D065DD" w:rsidDel="00BC2FC0">
          <w:rPr>
            <w:rFonts w:ascii="Times New Roman" w:eastAsia="Times New Roman" w:hAnsi="Times New Roman" w:cs="David"/>
            <w:sz w:val="24"/>
            <w:szCs w:val="24"/>
            <w:rtl/>
            <w:lang w:eastAsia="he-IL"/>
          </w:rPr>
          <w:delText xml:space="preserve">, </w:delText>
        </w:r>
        <w:r w:rsidRPr="00D065DD" w:rsidDel="00BC2FC0">
          <w:rPr>
            <w:rFonts w:ascii="Times New Roman" w:eastAsia="Times New Roman" w:hAnsi="Times New Roman" w:cs="David" w:hint="eastAsia"/>
            <w:sz w:val="24"/>
            <w:szCs w:val="24"/>
            <w:rtl/>
            <w:lang w:eastAsia="he-IL"/>
          </w:rPr>
          <w:delText>כתבי</w:delText>
        </w:r>
        <w:r w:rsidRPr="00D065DD" w:rsidDel="00BC2FC0">
          <w:rPr>
            <w:rFonts w:ascii="Times New Roman" w:eastAsia="Times New Roman" w:hAnsi="Times New Roman" w:cs="David"/>
            <w:sz w:val="24"/>
            <w:szCs w:val="24"/>
            <w:rtl/>
            <w:lang w:eastAsia="he-IL"/>
          </w:rPr>
          <w:delText xml:space="preserve"> </w:delText>
        </w:r>
        <w:r w:rsidRPr="00D065DD" w:rsidDel="00BC2FC0">
          <w:rPr>
            <w:rFonts w:ascii="Times New Roman" w:eastAsia="Times New Roman" w:hAnsi="Times New Roman" w:cs="David" w:hint="eastAsia"/>
            <w:sz w:val="24"/>
            <w:szCs w:val="24"/>
            <w:rtl/>
            <w:lang w:eastAsia="he-IL"/>
          </w:rPr>
          <w:delText>כמויות</w:delText>
        </w:r>
        <w:r w:rsidRPr="00D065DD" w:rsidDel="00BC2FC0">
          <w:rPr>
            <w:rFonts w:ascii="Times New Roman" w:eastAsia="Times New Roman" w:hAnsi="Times New Roman" w:cs="David"/>
            <w:sz w:val="24"/>
            <w:szCs w:val="24"/>
            <w:rtl/>
            <w:lang w:eastAsia="he-IL"/>
          </w:rPr>
          <w:delText xml:space="preserve"> , </w:delText>
        </w:r>
        <w:r w:rsidRPr="00D065DD" w:rsidDel="00BC2FC0">
          <w:rPr>
            <w:rFonts w:ascii="Times New Roman" w:eastAsia="Times New Roman" w:hAnsi="Times New Roman" w:cs="David" w:hint="eastAsia"/>
            <w:sz w:val="24"/>
            <w:szCs w:val="24"/>
            <w:rtl/>
            <w:lang w:eastAsia="he-IL"/>
          </w:rPr>
          <w:delText>חומרים</w:delText>
        </w:r>
        <w:r w:rsidRPr="00D065DD" w:rsidDel="00BC2FC0">
          <w:rPr>
            <w:rFonts w:ascii="Times New Roman" w:eastAsia="Times New Roman" w:hAnsi="Times New Roman" w:cs="David"/>
            <w:sz w:val="24"/>
            <w:szCs w:val="24"/>
            <w:rtl/>
            <w:lang w:eastAsia="he-IL"/>
          </w:rPr>
          <w:delText xml:space="preserve"> </w:delText>
        </w:r>
        <w:r w:rsidRPr="00D065DD" w:rsidDel="00BC2FC0">
          <w:rPr>
            <w:rFonts w:ascii="Times New Roman" w:eastAsia="Times New Roman" w:hAnsi="Times New Roman" w:cs="David" w:hint="eastAsia"/>
            <w:sz w:val="24"/>
            <w:szCs w:val="24"/>
            <w:rtl/>
            <w:lang w:eastAsia="he-IL"/>
          </w:rPr>
          <w:delText>ועלויות</w:delText>
        </w:r>
        <w:r w:rsidRPr="00D065DD" w:rsidDel="00BC2FC0">
          <w:rPr>
            <w:rFonts w:ascii="Times New Roman" w:eastAsia="Times New Roman" w:hAnsi="Times New Roman" w:cs="David"/>
            <w:sz w:val="24"/>
            <w:szCs w:val="24"/>
            <w:rtl/>
            <w:lang w:eastAsia="he-IL"/>
          </w:rPr>
          <w:delText xml:space="preserve"> </w:delText>
        </w:r>
        <w:r w:rsidRPr="00D065DD" w:rsidDel="00BC2FC0">
          <w:rPr>
            <w:rFonts w:ascii="Times New Roman" w:eastAsia="Times New Roman" w:hAnsi="Times New Roman" w:cs="David" w:hint="eastAsia"/>
            <w:sz w:val="24"/>
            <w:szCs w:val="24"/>
            <w:rtl/>
            <w:lang w:eastAsia="he-IL"/>
          </w:rPr>
          <w:delText>של</w:delText>
        </w:r>
        <w:r w:rsidRPr="00D065DD" w:rsidDel="00BC2FC0">
          <w:rPr>
            <w:rFonts w:ascii="Times New Roman" w:eastAsia="Times New Roman" w:hAnsi="Times New Roman" w:cs="David"/>
            <w:sz w:val="24"/>
            <w:szCs w:val="24"/>
            <w:rtl/>
            <w:lang w:eastAsia="he-IL"/>
          </w:rPr>
          <w:delText xml:space="preserve"> </w:delText>
        </w:r>
        <w:r w:rsidRPr="00D065DD" w:rsidDel="00BC2FC0">
          <w:rPr>
            <w:rFonts w:ascii="Times New Roman" w:eastAsia="Times New Roman" w:hAnsi="Times New Roman" w:cs="David" w:hint="eastAsia"/>
            <w:sz w:val="24"/>
            <w:szCs w:val="24"/>
            <w:rtl/>
            <w:lang w:eastAsia="he-IL"/>
          </w:rPr>
          <w:delText>הפרויקט</w:delText>
        </w:r>
        <w:r w:rsidRPr="00D065DD" w:rsidDel="00BC2FC0">
          <w:rPr>
            <w:rFonts w:ascii="Times New Roman" w:eastAsia="Times New Roman" w:hAnsi="Times New Roman" w:cs="David"/>
            <w:sz w:val="24"/>
            <w:szCs w:val="24"/>
            <w:rtl/>
            <w:lang w:eastAsia="he-IL"/>
          </w:rPr>
          <w:delText xml:space="preserve"> </w:delText>
        </w:r>
        <w:r w:rsidRPr="00D065DD" w:rsidDel="00BC2FC0">
          <w:rPr>
            <w:rFonts w:ascii="Times New Roman" w:eastAsia="Times New Roman" w:hAnsi="Times New Roman" w:cs="David" w:hint="eastAsia"/>
            <w:sz w:val="24"/>
            <w:szCs w:val="24"/>
            <w:rtl/>
            <w:lang w:eastAsia="he-IL"/>
          </w:rPr>
          <w:delText>מהמודל</w:delText>
        </w:r>
        <w:r w:rsidRPr="00D065DD" w:rsidDel="00BC2FC0">
          <w:rPr>
            <w:rFonts w:ascii="Times New Roman" w:eastAsia="Times New Roman" w:hAnsi="Times New Roman" w:cs="David"/>
            <w:sz w:val="24"/>
            <w:szCs w:val="24"/>
            <w:rtl/>
            <w:lang w:eastAsia="he-IL"/>
          </w:rPr>
          <w:delText>.</w:delText>
        </w:r>
        <w:r w:rsidR="00D065DD" w:rsidDel="00BC2FC0">
          <w:rPr>
            <w:rFonts w:ascii="Times New Roman" w:eastAsia="Times New Roman" w:hAnsi="Times New Roman" w:cs="David" w:hint="cs"/>
            <w:sz w:val="24"/>
            <w:szCs w:val="24"/>
            <w:rtl/>
            <w:lang w:eastAsia="he-IL"/>
          </w:rPr>
          <w:delText xml:space="preserve"> (אופציונאלי לפי דרישת המזמין)</w:delText>
        </w:r>
      </w:del>
      <w:ins w:id="77" w:author="Meryl Etman [2]" w:date="2023-02-07T17:56:00Z">
        <w:r w:rsidR="00BC2FC0">
          <w:rPr>
            <w:rFonts w:ascii="Times New Roman" w:eastAsia="Times New Roman" w:hAnsi="Times New Roman" w:cs="David" w:hint="cs"/>
            <w:sz w:val="24"/>
            <w:szCs w:val="24"/>
            <w:rtl/>
            <w:lang w:eastAsia="he-IL"/>
          </w:rPr>
          <w:t>מבוטל</w:t>
        </w:r>
      </w:ins>
      <w:r w:rsidR="00D065DD" w:rsidRPr="00867AE6">
        <w:rPr>
          <w:rFonts w:ascii="Times New Roman" w:eastAsia="Times New Roman" w:hAnsi="Times New Roman" w:cs="David"/>
          <w:sz w:val="24"/>
          <w:szCs w:val="24"/>
          <w:rtl/>
          <w:lang w:eastAsia="he-IL"/>
        </w:rPr>
        <w:t>.</w:t>
      </w:r>
    </w:p>
    <w:p w14:paraId="2D801219" w14:textId="77777777" w:rsidR="00DE41CE" w:rsidRPr="00D065DD" w:rsidRDefault="007700CC" w:rsidP="00D065DD">
      <w:pPr>
        <w:pStyle w:val="ListParagraph"/>
        <w:numPr>
          <w:ilvl w:val="0"/>
          <w:numId w:val="11"/>
        </w:numPr>
        <w:rPr>
          <w:sz w:val="24"/>
          <w:szCs w:val="24"/>
          <w:lang w:eastAsia="he-IL"/>
        </w:rPr>
      </w:pPr>
      <w:r>
        <w:rPr>
          <w:rFonts w:hint="cs"/>
          <w:sz w:val="24"/>
          <w:szCs w:val="24"/>
          <w:rtl/>
          <w:lang w:eastAsia="he-IL"/>
        </w:rPr>
        <w:t>מענה ו</w:t>
      </w:r>
      <w:r>
        <w:rPr>
          <w:sz w:val="24"/>
          <w:szCs w:val="24"/>
          <w:rtl/>
          <w:lang w:eastAsia="he-IL"/>
        </w:rPr>
        <w:t xml:space="preserve">ליווי </w:t>
      </w:r>
      <w:r>
        <w:rPr>
          <w:rFonts w:hint="cs"/>
          <w:sz w:val="24"/>
          <w:szCs w:val="24"/>
          <w:rtl/>
          <w:lang w:eastAsia="he-IL"/>
        </w:rPr>
        <w:t>המתכננים</w:t>
      </w:r>
      <w:r>
        <w:rPr>
          <w:sz w:val="24"/>
          <w:szCs w:val="24"/>
          <w:rtl/>
          <w:lang w:eastAsia="he-IL"/>
        </w:rPr>
        <w:t xml:space="preserve"> בעבודה במודל</w:t>
      </w:r>
      <w:r w:rsidR="00DE41CE" w:rsidRPr="00201A12">
        <w:rPr>
          <w:sz w:val="24"/>
          <w:szCs w:val="24"/>
          <w:rtl/>
          <w:lang w:eastAsia="he-IL"/>
        </w:rPr>
        <w:t>.</w:t>
      </w:r>
    </w:p>
    <w:p w14:paraId="25431164"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ישיבות התכנון ב </w:t>
      </w:r>
      <w:r w:rsidRPr="00D065DD">
        <w:rPr>
          <w:rFonts w:ascii="Times New Roman" w:eastAsia="Times New Roman" w:hAnsi="Times New Roman" w:cs="David"/>
          <w:sz w:val="24"/>
          <w:szCs w:val="24"/>
          <w:lang w:eastAsia="he-IL"/>
        </w:rPr>
        <w:t>BIM</w:t>
      </w:r>
      <w:r w:rsidRPr="00D065DD">
        <w:rPr>
          <w:rFonts w:ascii="Times New Roman" w:eastAsia="Times New Roman" w:hAnsi="Times New Roman" w:cs="David"/>
          <w:sz w:val="24"/>
          <w:szCs w:val="24"/>
          <w:rtl/>
          <w:lang w:eastAsia="he-IL"/>
        </w:rPr>
        <w:t xml:space="preserve"> עם מנהל הפרויקט מטעם המזמין.</w:t>
      </w:r>
    </w:p>
    <w:p w14:paraId="18FEE7AC" w14:textId="77777777" w:rsidR="00DE41CE" w:rsidRPr="00D065DD" w:rsidRDefault="00DE41CE" w:rsidP="00D065DD">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D065DD">
        <w:rPr>
          <w:rFonts w:ascii="Times New Roman" w:eastAsia="Times New Roman" w:hAnsi="Times New Roman" w:cs="David" w:hint="eastAsia"/>
          <w:sz w:val="24"/>
          <w:szCs w:val="24"/>
          <w:rtl/>
          <w:lang w:eastAsia="he-IL"/>
        </w:rPr>
        <w:t>השתתפות</w:t>
      </w:r>
      <w:r w:rsidRPr="00D065DD">
        <w:rPr>
          <w:rFonts w:ascii="Times New Roman" w:eastAsia="Times New Roman" w:hAnsi="Times New Roman" w:cs="David"/>
          <w:sz w:val="24"/>
          <w:szCs w:val="24"/>
          <w:rtl/>
          <w:lang w:eastAsia="he-IL"/>
        </w:rPr>
        <w:t xml:space="preserve"> בישיבות </w:t>
      </w:r>
      <w:r w:rsidR="00D065DD">
        <w:rPr>
          <w:rFonts w:ascii="Times New Roman" w:eastAsia="Times New Roman" w:hAnsi="Times New Roman" w:cs="David" w:hint="cs"/>
          <w:sz w:val="24"/>
          <w:szCs w:val="24"/>
          <w:rtl/>
          <w:lang w:eastAsia="he-IL"/>
        </w:rPr>
        <w:t xml:space="preserve">תכנון וישיבות </w:t>
      </w:r>
      <w:r w:rsidRPr="00D065DD">
        <w:rPr>
          <w:rFonts w:ascii="Times New Roman" w:eastAsia="Times New Roman" w:hAnsi="Times New Roman" w:cs="David" w:hint="eastAsia"/>
          <w:sz w:val="24"/>
          <w:szCs w:val="24"/>
          <w:rtl/>
          <w:lang w:eastAsia="he-IL"/>
        </w:rPr>
        <w:t>אתר</w:t>
      </w:r>
      <w:r w:rsidR="00D065DD">
        <w:rPr>
          <w:rFonts w:ascii="Times New Roman" w:eastAsia="Times New Roman" w:hAnsi="Times New Roman" w:cs="David" w:hint="cs"/>
          <w:sz w:val="24"/>
          <w:szCs w:val="24"/>
          <w:rtl/>
          <w:lang w:eastAsia="he-IL"/>
        </w:rPr>
        <w:t xml:space="preserve"> </w:t>
      </w:r>
      <w:r w:rsidRPr="00D065DD">
        <w:rPr>
          <w:rFonts w:ascii="Times New Roman" w:eastAsia="Times New Roman" w:hAnsi="Times New Roman" w:cs="David" w:hint="eastAsia"/>
          <w:sz w:val="24"/>
          <w:szCs w:val="24"/>
          <w:rtl/>
          <w:lang w:eastAsia="he-IL"/>
        </w:rPr>
        <w:t>לאורך</w:t>
      </w:r>
      <w:r w:rsidRPr="00D065DD">
        <w:rPr>
          <w:rFonts w:ascii="Times New Roman" w:eastAsia="Times New Roman" w:hAnsi="Times New Roman" w:cs="David"/>
          <w:sz w:val="24"/>
          <w:szCs w:val="24"/>
          <w:rtl/>
          <w:lang w:eastAsia="he-IL"/>
        </w:rPr>
        <w:t xml:space="preserve"> כל חיי הפרויקט </w:t>
      </w:r>
      <w:r w:rsidRPr="00D065DD">
        <w:rPr>
          <w:rFonts w:ascii="Times New Roman" w:eastAsia="Times New Roman" w:hAnsi="Times New Roman" w:cs="David" w:hint="eastAsia"/>
          <w:sz w:val="24"/>
          <w:szCs w:val="24"/>
          <w:rtl/>
          <w:lang w:eastAsia="he-IL"/>
        </w:rPr>
        <w:t>ככל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ונדרש</w:t>
      </w:r>
      <w:r w:rsidRPr="00D065DD">
        <w:rPr>
          <w:rFonts w:ascii="Times New Roman" w:eastAsia="Times New Roman" w:hAnsi="Times New Roman" w:cs="David"/>
          <w:sz w:val="24"/>
          <w:szCs w:val="24"/>
          <w:rtl/>
          <w:lang w:eastAsia="he-IL"/>
        </w:rPr>
        <w:t>.</w:t>
      </w:r>
    </w:p>
    <w:p w14:paraId="060A69C2" w14:textId="702B4FCC"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הכנת פרוגרמת תיאום מע</w:t>
      </w:r>
      <w:r w:rsidR="00572B5D">
        <w:rPr>
          <w:rFonts w:ascii="Times New Roman" w:eastAsia="Times New Roman" w:hAnsi="Times New Roman" w:cs="David" w:hint="cs"/>
          <w:sz w:val="26"/>
          <w:szCs w:val="24"/>
          <w:rtl/>
          <w:lang w:val="x-none" w:eastAsia="x-none"/>
        </w:rPr>
        <w:t>רכות במבנים, מתן הנחיות והכנת ת</w:t>
      </w:r>
      <w:r w:rsidRPr="006D2AE3">
        <w:rPr>
          <w:rFonts w:ascii="Times New Roman" w:eastAsia="Times New Roman" w:hAnsi="Times New Roman" w:cs="David" w:hint="cs"/>
          <w:sz w:val="26"/>
          <w:szCs w:val="24"/>
          <w:rtl/>
          <w:lang w:val="x-none" w:eastAsia="x-none"/>
        </w:rPr>
        <w:t>כניות</w:t>
      </w:r>
      <w:ins w:id="78" w:author="Meryl Etman [2]" w:date="2023-02-07T17:57:00Z">
        <w:r w:rsidR="00BC2FC0">
          <w:rPr>
            <w:rFonts w:ascii="Times New Roman" w:eastAsia="Times New Roman" w:hAnsi="Times New Roman" w:cs="David" w:hint="cs"/>
            <w:sz w:val="26"/>
            <w:szCs w:val="24"/>
            <w:rtl/>
            <w:lang w:val="x-none" w:eastAsia="x-none"/>
          </w:rPr>
          <w:t>,</w:t>
        </w:r>
      </w:ins>
      <w:del w:id="79" w:author="Meryl Etman [2]" w:date="2023-02-07T17:56:00Z">
        <w:r w:rsidRPr="006D2AE3" w:rsidDel="00BC2FC0">
          <w:rPr>
            <w:rFonts w:ascii="Times New Roman" w:eastAsia="Times New Roman" w:hAnsi="Times New Roman" w:cs="David" w:hint="cs"/>
            <w:sz w:val="26"/>
            <w:szCs w:val="24"/>
            <w:rtl/>
            <w:lang w:val="x-none" w:eastAsia="x-none"/>
          </w:rPr>
          <w:delText xml:space="preserve"> ומפרטים טכניים</w:delText>
        </w:r>
      </w:del>
      <w:del w:id="80" w:author="Meryl Etman [2]" w:date="2023-02-07T17:57:00Z">
        <w:r w:rsidRPr="006D2AE3" w:rsidDel="00BC2FC0">
          <w:rPr>
            <w:rFonts w:ascii="Times New Roman" w:eastAsia="Times New Roman" w:hAnsi="Times New Roman" w:cs="David" w:hint="cs"/>
            <w:sz w:val="26"/>
            <w:szCs w:val="24"/>
            <w:rtl/>
            <w:lang w:val="x-none" w:eastAsia="x-none"/>
          </w:rPr>
          <w:delText xml:space="preserve">, </w:delText>
        </w:r>
      </w:del>
      <w:ins w:id="81" w:author="Meryl Etman [2]" w:date="2023-02-07T17:57:00Z">
        <w:r w:rsidR="00BC2FC0">
          <w:rPr>
            <w:rFonts w:ascii="Times New Roman" w:eastAsia="Times New Roman" w:hAnsi="Times New Roman" w:cs="David" w:hint="cs"/>
            <w:sz w:val="26"/>
            <w:szCs w:val="24"/>
            <w:rtl/>
            <w:lang w:val="x-none" w:eastAsia="x-none"/>
          </w:rPr>
          <w:t xml:space="preserve"> </w:t>
        </w:r>
      </w:ins>
      <w:r w:rsidRPr="006D2AE3">
        <w:rPr>
          <w:rFonts w:ascii="Times New Roman" w:eastAsia="Times New Roman" w:hAnsi="Times New Roman" w:cs="David" w:hint="cs"/>
          <w:sz w:val="26"/>
          <w:szCs w:val="24"/>
          <w:rtl/>
          <w:lang w:val="x-none" w:eastAsia="x-none"/>
        </w:rPr>
        <w:t>אשר יכללו בין היתר את הפרטים הבאים:</w:t>
      </w:r>
    </w:p>
    <w:p w14:paraId="5887FAC3"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73ABE906"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25177162" w14:textId="132F834A"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del w:id="82" w:author="Meryl Etman [2]" w:date="2023-02-07T17:57:00Z">
        <w:r w:rsidRPr="006D2AE3" w:rsidDel="00BC2FC0">
          <w:rPr>
            <w:rFonts w:ascii="Times New Roman" w:eastAsia="Times New Roman" w:hAnsi="Times New Roman" w:cs="David" w:hint="cs"/>
            <w:sz w:val="24"/>
            <w:szCs w:val="24"/>
            <w:rtl/>
            <w:lang w:eastAsia="he-IL"/>
          </w:rPr>
          <w:delText>מרכז אנרגיה</w:delText>
        </w:r>
      </w:del>
      <w:ins w:id="83" w:author="Meryl Etman [2]" w:date="2023-02-07T17:57:00Z">
        <w:r w:rsidR="00BC2FC0">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0F658D27"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lastRenderedPageBreak/>
        <w:t>מעברים אנכיים ואופקיים בתקרות וקירות.</w:t>
      </w:r>
    </w:p>
    <w:p w14:paraId="45E4CEC2"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75DCCE27"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hint="cs"/>
          <w:sz w:val="24"/>
          <w:szCs w:val="24"/>
          <w:rtl/>
          <w:lang w:eastAsia="he-IL"/>
        </w:rPr>
        <w:t>, ביוב, ניקוז, תעלות חשמל ומז"א וכדומה בינם לבין עצמם ולבין הקונסטרוקציה.</w:t>
      </w:r>
    </w:p>
    <w:p w14:paraId="32DD9AAA" w14:textId="77777777"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 סופרפוזיציה צבעוניות ומפורטות.</w:t>
      </w:r>
    </w:p>
    <w:p w14:paraId="7A834631" w14:textId="77777777" w:rsidR="00A12E4C" w:rsidRPr="00D065DD" w:rsidRDefault="006D2AE3"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ומתן הנחיות לצוות התכנון לעקרונות העברת המערכות בהתבסס על המודל.</w:t>
      </w:r>
    </w:p>
    <w:p w14:paraId="1928CF39" w14:textId="77777777" w:rsidR="00A12E4C" w:rsidRPr="00D065DD" w:rsidRDefault="00A12E4C" w:rsidP="00DA086E">
      <w:pPr>
        <w:widowControl w:val="0"/>
        <w:numPr>
          <w:ilvl w:val="0"/>
          <w:numId w:val="11"/>
        </w:numPr>
        <w:spacing w:before="0" w:beforeAutospacing="0" w:after="0" w:afterAutospacing="0" w:line="360" w:lineRule="auto"/>
        <w:ind w:left="2069" w:hanging="629"/>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משימות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והפקת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דוחות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התנגשויות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בתוך</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המודל</w:t>
      </w:r>
      <w:r w:rsidRPr="00D065DD">
        <w:rPr>
          <w:rFonts w:ascii="Times New Roman" w:eastAsia="Times New Roman" w:hAnsi="Times New Roman" w:cs="David"/>
          <w:sz w:val="24"/>
          <w:szCs w:val="24"/>
          <w:rtl/>
          <w:lang w:eastAsia="he-IL"/>
        </w:rPr>
        <w:t>.</w:t>
      </w:r>
    </w:p>
    <w:p w14:paraId="4DA27647" w14:textId="77777777" w:rsidR="00A12E4C" w:rsidRPr="00D065DD" w:rsidRDefault="00A12E4C" w:rsidP="00A12E4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מענה</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המתכננים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יועצים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ולקבלנים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באתר</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ובפרויקט</w:t>
      </w:r>
      <w:r w:rsidR="00174B59" w:rsidRPr="00D065DD">
        <w:rPr>
          <w:rFonts w:ascii="Times New Roman" w:eastAsia="Times New Roman" w:hAnsi="Times New Roman" w:cs="David"/>
          <w:sz w:val="24"/>
          <w:szCs w:val="24"/>
          <w:rtl/>
          <w:lang w:eastAsia="he-IL"/>
        </w:rPr>
        <w:t xml:space="preserve"> בכל חיי הפרויקט</w:t>
      </w:r>
      <w:r w:rsidRPr="00D065DD">
        <w:rPr>
          <w:rFonts w:ascii="Times New Roman" w:eastAsia="Times New Roman" w:hAnsi="Times New Roman" w:cs="David"/>
          <w:sz w:val="24"/>
          <w:szCs w:val="24"/>
          <w:rtl/>
          <w:lang w:eastAsia="he-IL"/>
        </w:rPr>
        <w:t>.</w:t>
      </w:r>
    </w:p>
    <w:p w14:paraId="6CA060F3" w14:textId="77777777" w:rsidR="00174B59" w:rsidRPr="00D065DD"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מעקב</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ומתן</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סטאטוס</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התקדמות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לו</w:t>
      </w:r>
      <w:r w:rsidRPr="00D065DD">
        <w:rPr>
          <w:rFonts w:ascii="Times New Roman" w:eastAsia="Times New Roman" w:hAnsi="Times New Roman" w:cs="David"/>
          <w:sz w:val="24"/>
          <w:szCs w:val="24"/>
          <w:rtl/>
          <w:lang w:eastAsia="he-IL"/>
        </w:rPr>
        <w:t xml:space="preserve">"ז </w:t>
      </w:r>
      <w:r w:rsidRPr="00D065DD">
        <w:rPr>
          <w:rFonts w:ascii="Times New Roman" w:eastAsia="Times New Roman" w:hAnsi="Times New Roman" w:cs="David" w:hint="eastAsia"/>
          <w:sz w:val="24"/>
          <w:szCs w:val="24"/>
          <w:rtl/>
          <w:lang w:eastAsia="he-IL"/>
        </w:rPr>
        <w:t>מקורי</w:t>
      </w:r>
      <w:r w:rsidRPr="00D065DD">
        <w:rPr>
          <w:rFonts w:ascii="Times New Roman" w:eastAsia="Times New Roman" w:hAnsi="Times New Roman" w:cs="David"/>
          <w:sz w:val="24"/>
          <w:szCs w:val="24"/>
          <w:rtl/>
          <w:lang w:eastAsia="he-IL"/>
        </w:rPr>
        <w:t>.</w:t>
      </w:r>
    </w:p>
    <w:p w14:paraId="5FB43E57" w14:textId="5043F03B" w:rsidR="00A12E4C" w:rsidRPr="00D065DD" w:rsidRDefault="00A12E4C"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84" w:author="Meryl Etman [2]" w:date="2023-02-07T17:58:00Z">
        <w:r w:rsidRPr="00D065DD" w:rsidDel="00BC2FC0">
          <w:rPr>
            <w:rFonts w:ascii="Times New Roman" w:eastAsia="Times New Roman" w:hAnsi="Times New Roman" w:cs="David" w:hint="eastAsia"/>
            <w:sz w:val="24"/>
            <w:szCs w:val="24"/>
            <w:rtl/>
            <w:lang w:eastAsia="he-IL"/>
          </w:rPr>
          <w:delText>הכנת</w:delText>
        </w:r>
        <w:r w:rsidRPr="00D065DD" w:rsidDel="00BC2FC0">
          <w:rPr>
            <w:rFonts w:ascii="Times New Roman" w:eastAsia="Times New Roman" w:hAnsi="Times New Roman" w:cs="David"/>
            <w:sz w:val="24"/>
            <w:szCs w:val="24"/>
            <w:rtl/>
            <w:lang w:eastAsia="he-IL"/>
          </w:rPr>
          <w:delText xml:space="preserve"> "אז </w:delText>
        </w:r>
        <w:r w:rsidRPr="00D065DD" w:rsidDel="00BC2FC0">
          <w:rPr>
            <w:rFonts w:ascii="Times New Roman" w:eastAsia="Times New Roman" w:hAnsi="Times New Roman" w:cs="David" w:hint="eastAsia"/>
            <w:sz w:val="24"/>
            <w:szCs w:val="24"/>
            <w:rtl/>
            <w:lang w:eastAsia="he-IL"/>
          </w:rPr>
          <w:delText>מייד</w:delText>
        </w:r>
        <w:r w:rsidRPr="00D065DD" w:rsidDel="00BC2FC0">
          <w:rPr>
            <w:rFonts w:ascii="Times New Roman" w:eastAsia="Times New Roman" w:hAnsi="Times New Roman" w:cs="David"/>
            <w:sz w:val="24"/>
            <w:szCs w:val="24"/>
            <w:rtl/>
            <w:lang w:eastAsia="he-IL"/>
          </w:rPr>
          <w:delText xml:space="preserve">" </w:delText>
        </w:r>
        <w:r w:rsidRPr="00D065DD" w:rsidDel="00BC2FC0">
          <w:rPr>
            <w:rFonts w:ascii="Times New Roman" w:eastAsia="Times New Roman" w:hAnsi="Times New Roman" w:cs="David" w:hint="eastAsia"/>
            <w:sz w:val="24"/>
            <w:szCs w:val="24"/>
            <w:rtl/>
            <w:lang w:eastAsia="he-IL"/>
          </w:rPr>
          <w:delText>אחת</w:delText>
        </w:r>
        <w:r w:rsidRPr="00D065DD" w:rsidDel="00BC2FC0">
          <w:rPr>
            <w:rFonts w:ascii="Times New Roman" w:eastAsia="Times New Roman" w:hAnsi="Times New Roman" w:cs="David"/>
            <w:sz w:val="24"/>
            <w:szCs w:val="24"/>
            <w:rtl/>
            <w:lang w:eastAsia="he-IL"/>
          </w:rPr>
          <w:delText xml:space="preserve"> </w:delText>
        </w:r>
        <w:r w:rsidRPr="00D065DD" w:rsidDel="00BC2FC0">
          <w:rPr>
            <w:rFonts w:ascii="Times New Roman" w:eastAsia="Times New Roman" w:hAnsi="Times New Roman" w:cs="David" w:hint="eastAsia"/>
            <w:sz w:val="24"/>
            <w:szCs w:val="24"/>
            <w:rtl/>
            <w:lang w:eastAsia="he-IL"/>
          </w:rPr>
          <w:delText>לשבוע</w:delText>
        </w:r>
        <w:r w:rsidR="00174B59" w:rsidRPr="00D065DD" w:rsidDel="00BC2FC0">
          <w:rPr>
            <w:rFonts w:ascii="Times New Roman" w:eastAsia="Times New Roman" w:hAnsi="Times New Roman" w:cs="David"/>
            <w:sz w:val="24"/>
            <w:szCs w:val="24"/>
            <w:rtl/>
            <w:lang w:eastAsia="he-IL"/>
          </w:rPr>
          <w:delText xml:space="preserve"> בשלב ביצוע הפרויקט </w:delText>
        </w:r>
        <w:r w:rsidRPr="00D065DD" w:rsidDel="00BC2FC0">
          <w:rPr>
            <w:rFonts w:ascii="Times New Roman" w:eastAsia="Times New Roman" w:hAnsi="Times New Roman" w:cs="David" w:hint="eastAsia"/>
            <w:sz w:val="24"/>
            <w:szCs w:val="24"/>
            <w:rtl/>
            <w:lang w:eastAsia="he-IL"/>
          </w:rPr>
          <w:delText>לפי</w:delText>
        </w:r>
        <w:r w:rsidRPr="00D065DD" w:rsidDel="00BC2FC0">
          <w:rPr>
            <w:rFonts w:ascii="Times New Roman" w:eastAsia="Times New Roman" w:hAnsi="Times New Roman" w:cs="David"/>
            <w:sz w:val="24"/>
            <w:szCs w:val="24"/>
            <w:rtl/>
            <w:lang w:eastAsia="he-IL"/>
          </w:rPr>
          <w:delText xml:space="preserve"> </w:delText>
        </w:r>
        <w:r w:rsidRPr="00D065DD" w:rsidDel="00BC2FC0">
          <w:rPr>
            <w:rFonts w:ascii="Times New Roman" w:eastAsia="Times New Roman" w:hAnsi="Times New Roman" w:cs="David" w:hint="eastAsia"/>
            <w:sz w:val="24"/>
            <w:szCs w:val="24"/>
            <w:rtl/>
            <w:lang w:eastAsia="he-IL"/>
          </w:rPr>
          <w:delText>דרישת</w:delText>
        </w:r>
        <w:r w:rsidRPr="00D065DD" w:rsidDel="00BC2FC0">
          <w:rPr>
            <w:rFonts w:ascii="Times New Roman" w:eastAsia="Times New Roman" w:hAnsi="Times New Roman" w:cs="David"/>
            <w:sz w:val="24"/>
            <w:szCs w:val="24"/>
            <w:rtl/>
            <w:lang w:eastAsia="he-IL"/>
          </w:rPr>
          <w:delText xml:space="preserve"> </w:delText>
        </w:r>
        <w:r w:rsidRPr="00D065DD" w:rsidDel="00BC2FC0">
          <w:rPr>
            <w:rFonts w:ascii="Times New Roman" w:eastAsia="Times New Roman" w:hAnsi="Times New Roman" w:cs="David" w:hint="eastAsia"/>
            <w:sz w:val="24"/>
            <w:szCs w:val="24"/>
            <w:rtl/>
            <w:lang w:eastAsia="he-IL"/>
          </w:rPr>
          <w:delText>המזמין</w:delText>
        </w:r>
      </w:del>
      <w:ins w:id="85" w:author="Meryl Etman [2]" w:date="2023-02-07T17:58:00Z">
        <w:r w:rsidR="00BC2FC0">
          <w:rPr>
            <w:rFonts w:ascii="Times New Roman" w:eastAsia="Times New Roman" w:hAnsi="Times New Roman" w:cs="David" w:hint="cs"/>
            <w:sz w:val="24"/>
            <w:szCs w:val="24"/>
            <w:rtl/>
            <w:lang w:eastAsia="he-IL"/>
          </w:rPr>
          <w:t>מבוטל</w:t>
        </w:r>
      </w:ins>
      <w:r w:rsidRPr="00D065DD">
        <w:rPr>
          <w:rFonts w:ascii="Times New Roman" w:eastAsia="Times New Roman" w:hAnsi="Times New Roman" w:cs="David"/>
          <w:sz w:val="24"/>
          <w:szCs w:val="24"/>
          <w:rtl/>
          <w:lang w:eastAsia="he-IL"/>
        </w:rPr>
        <w:t>.</w:t>
      </w:r>
    </w:p>
    <w:p w14:paraId="20C87762" w14:textId="77777777" w:rsidR="00A12E4C" w:rsidRPr="00FC0AC7"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עם</w:t>
      </w:r>
      <w:r w:rsidRPr="00D065DD">
        <w:rPr>
          <w:rFonts w:ascii="Times New Roman" w:eastAsia="Times New Roman" w:hAnsi="Times New Roman" w:cs="David"/>
          <w:sz w:val="24"/>
          <w:szCs w:val="24"/>
          <w:rtl/>
          <w:lang w:eastAsia="he-IL"/>
        </w:rPr>
        <w:t xml:space="preserve"> </w:t>
      </w:r>
      <w:r w:rsidR="00A12E4C" w:rsidRPr="00D065DD">
        <w:rPr>
          <w:rFonts w:ascii="Times New Roman" w:eastAsia="Times New Roman" w:hAnsi="Times New Roman" w:cs="David" w:hint="eastAsia"/>
          <w:sz w:val="24"/>
          <w:szCs w:val="24"/>
          <w:rtl/>
          <w:lang w:eastAsia="he-IL"/>
        </w:rPr>
        <w:t>סיום</w:t>
      </w:r>
      <w:r w:rsidR="00A12E4C"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w:t>
      </w:r>
      <w:r w:rsidR="00A12E4C" w:rsidRPr="00D065DD">
        <w:rPr>
          <w:rFonts w:ascii="Times New Roman" w:eastAsia="Times New Roman" w:hAnsi="Times New Roman" w:cs="David" w:hint="eastAsia"/>
          <w:sz w:val="24"/>
          <w:szCs w:val="24"/>
          <w:rtl/>
          <w:lang w:eastAsia="he-IL"/>
        </w:rPr>
        <w:t>פרויקט</w:t>
      </w:r>
      <w:r w:rsidRPr="00D065DD">
        <w:rPr>
          <w:rFonts w:ascii="Times New Roman" w:eastAsia="Times New Roman" w:hAnsi="Times New Roman" w:cs="David"/>
          <w:sz w:val="24"/>
          <w:szCs w:val="24"/>
          <w:rtl/>
          <w:lang w:eastAsia="he-IL"/>
        </w:rPr>
        <w:t>,</w:t>
      </w:r>
      <w:r w:rsidR="00A12E4C" w:rsidRPr="00D065DD">
        <w:rPr>
          <w:rFonts w:ascii="Times New Roman" w:eastAsia="Times New Roman" w:hAnsi="Times New Roman" w:cs="David"/>
          <w:sz w:val="24"/>
          <w:szCs w:val="24"/>
          <w:rtl/>
          <w:lang w:eastAsia="he-IL"/>
        </w:rPr>
        <w:t xml:space="preserve"> העברת כל החומרים למזמין לשמירה בשרתי החברה.</w:t>
      </w:r>
    </w:p>
    <w:p w14:paraId="4598B408" w14:textId="63ED50DC" w:rsidR="006D2AE3" w:rsidRDefault="006D2AE3" w:rsidP="00C3509C">
      <w:pPr>
        <w:widowControl w:val="0"/>
        <w:numPr>
          <w:ilvl w:val="0"/>
          <w:numId w:val="11"/>
        </w:numPr>
        <w:spacing w:before="0" w:beforeAutospacing="0" w:after="0" w:afterAutospacing="0" w:line="360" w:lineRule="auto"/>
        <w:jc w:val="both"/>
        <w:rPr>
          <w:ins w:id="86" w:author="Meryl Etman [2]" w:date="2023-02-08T18:24:00Z"/>
          <w:rFonts w:ascii="Times New Roman" w:eastAsia="Times New Roman" w:hAnsi="Times New Roman" w:cs="David"/>
          <w:sz w:val="24"/>
          <w:szCs w:val="24"/>
          <w:lang w:eastAsia="he-IL"/>
        </w:rPr>
      </w:pPr>
      <w:r w:rsidRPr="00FC0AC7">
        <w:rPr>
          <w:rFonts w:ascii="Times New Roman" w:eastAsia="Times New Roman" w:hAnsi="Times New Roman" w:cs="David" w:hint="eastAsia"/>
          <w:sz w:val="24"/>
          <w:szCs w:val="24"/>
          <w:rtl/>
          <w:lang w:eastAsia="he-IL"/>
        </w:rPr>
        <w:t>תכנון</w:t>
      </w:r>
      <w:r w:rsidRPr="00FC0AC7">
        <w:rPr>
          <w:rFonts w:ascii="Times New Roman" w:eastAsia="Times New Roman" w:hAnsi="Times New Roman" w:cs="David"/>
          <w:sz w:val="24"/>
          <w:szCs w:val="24"/>
          <w:rtl/>
          <w:lang w:eastAsia="he-IL"/>
        </w:rPr>
        <w:t xml:space="preserve"> </w:t>
      </w:r>
      <w:r w:rsidR="00174B59" w:rsidRPr="00FC0AC7">
        <w:rPr>
          <w:rFonts w:ascii="Times New Roman" w:eastAsia="Times New Roman" w:hAnsi="Times New Roman" w:cs="David" w:hint="eastAsia"/>
          <w:sz w:val="24"/>
          <w:szCs w:val="24"/>
          <w:rtl/>
          <w:lang w:eastAsia="he-IL"/>
        </w:rPr>
        <w:t>ו</w:t>
      </w:r>
      <w:r w:rsidRPr="00FC0AC7">
        <w:rPr>
          <w:rFonts w:ascii="Times New Roman" w:eastAsia="Times New Roman" w:hAnsi="Times New Roman" w:cs="David" w:hint="eastAsia"/>
          <w:sz w:val="24"/>
          <w:szCs w:val="24"/>
          <w:rtl/>
          <w:lang w:eastAsia="he-IL"/>
        </w:rPr>
        <w:t>תיאום</w:t>
      </w:r>
      <w:r w:rsidRPr="00FC0AC7">
        <w:rPr>
          <w:rFonts w:ascii="Times New Roman" w:eastAsia="Times New Roman" w:hAnsi="Times New Roman" w:cs="David"/>
          <w:sz w:val="24"/>
          <w:szCs w:val="24"/>
          <w:rtl/>
          <w:lang w:eastAsia="he-IL"/>
        </w:rPr>
        <w:t xml:space="preserve"> המערכות יתבצע </w:t>
      </w:r>
      <w:r w:rsidR="00C3509C">
        <w:rPr>
          <w:rFonts w:ascii="Times New Roman" w:eastAsia="Times New Roman" w:hAnsi="Times New Roman" w:cs="David" w:hint="cs"/>
          <w:sz w:val="24"/>
          <w:szCs w:val="24"/>
          <w:rtl/>
          <w:lang w:eastAsia="he-IL"/>
        </w:rPr>
        <w:t xml:space="preserve"> בתלת מימד </w:t>
      </w:r>
      <w:r w:rsidR="00C3509C" w:rsidRPr="008F5534">
        <w:rPr>
          <w:rFonts w:ascii="Times New Roman" w:eastAsia="Times New Roman" w:hAnsi="Times New Roman" w:cs="David" w:hint="cs"/>
          <w:sz w:val="24"/>
          <w:szCs w:val="24"/>
          <w:rtl/>
          <w:lang w:eastAsia="he-IL"/>
        </w:rPr>
        <w:t xml:space="preserve">ע"י </w:t>
      </w:r>
      <w:r w:rsidR="00C3509C" w:rsidRPr="000C6B3C">
        <w:rPr>
          <w:rFonts w:ascii="Times New Roman" w:eastAsia="Times New Roman" w:hAnsi="Times New Roman" w:cs="David" w:hint="cs"/>
          <w:sz w:val="24"/>
          <w:szCs w:val="24"/>
          <w:rtl/>
          <w:lang w:eastAsia="he-IL"/>
        </w:rPr>
        <w:t xml:space="preserve">תוכנת </w:t>
      </w:r>
      <w:r w:rsidR="00C3509C" w:rsidRPr="000C6B3C">
        <w:rPr>
          <w:rFonts w:ascii="Times New Roman" w:eastAsia="Times New Roman" w:hAnsi="Times New Roman" w:cs="David"/>
          <w:sz w:val="24"/>
          <w:szCs w:val="24"/>
          <w:lang w:eastAsia="he-IL"/>
        </w:rPr>
        <w:t>REVIT</w:t>
      </w:r>
      <w:r w:rsidR="00C3509C" w:rsidRPr="008F5534">
        <w:rPr>
          <w:rFonts w:ascii="Times New Roman" w:eastAsia="Times New Roman" w:hAnsi="Times New Roman" w:cs="David" w:hint="cs"/>
          <w:sz w:val="24"/>
          <w:szCs w:val="24"/>
          <w:rtl/>
          <w:lang w:eastAsia="he-IL"/>
        </w:rPr>
        <w:t>, במתודולוגיי</w:t>
      </w:r>
      <w:r w:rsidR="00C3509C" w:rsidRPr="008F5534">
        <w:rPr>
          <w:rFonts w:ascii="Times New Roman" w:eastAsia="Times New Roman" w:hAnsi="Times New Roman" w:cs="David" w:hint="eastAsia"/>
          <w:sz w:val="24"/>
          <w:szCs w:val="24"/>
          <w:rtl/>
          <w:lang w:eastAsia="he-IL"/>
        </w:rPr>
        <w:t>ת</w:t>
      </w:r>
      <w:r w:rsidR="00C3509C" w:rsidRPr="008F5534">
        <w:rPr>
          <w:rFonts w:ascii="Times New Roman" w:eastAsia="Times New Roman" w:hAnsi="Times New Roman" w:cs="David" w:hint="cs"/>
          <w:sz w:val="24"/>
          <w:szCs w:val="24"/>
          <w:rtl/>
          <w:lang w:eastAsia="he-IL"/>
        </w:rPr>
        <w:t xml:space="preserve"> </w:t>
      </w:r>
      <w:r w:rsidR="00C3509C" w:rsidRPr="008F5534">
        <w:rPr>
          <w:rFonts w:ascii="Times New Roman" w:eastAsia="Times New Roman" w:hAnsi="Times New Roman" w:cs="David" w:hint="cs"/>
          <w:sz w:val="24"/>
          <w:szCs w:val="24"/>
          <w:lang w:eastAsia="he-IL"/>
        </w:rPr>
        <w:t>BIM</w:t>
      </w:r>
      <w:r w:rsidR="00C3509C">
        <w:rPr>
          <w:rFonts w:ascii="Times New Roman" w:eastAsia="Times New Roman" w:hAnsi="Times New Roman" w:cs="David" w:hint="cs"/>
          <w:sz w:val="24"/>
          <w:szCs w:val="24"/>
          <w:rtl/>
          <w:lang w:eastAsia="he-IL"/>
        </w:rPr>
        <w:t>,</w:t>
      </w:r>
      <w:r w:rsidR="00C3509C" w:rsidRPr="008F5534">
        <w:rPr>
          <w:rFonts w:ascii="Times New Roman" w:eastAsia="Times New Roman" w:hAnsi="Times New Roman" w:cs="David" w:hint="cs"/>
          <w:sz w:val="24"/>
          <w:szCs w:val="24"/>
          <w:rtl/>
          <w:lang w:eastAsia="he-IL"/>
        </w:rPr>
        <w:t xml:space="preserve"> בענן – "</w:t>
      </w:r>
      <w:r w:rsidR="00C3509C" w:rsidRPr="008F5534">
        <w:rPr>
          <w:rFonts w:ascii="Times New Roman" w:eastAsia="Times New Roman" w:hAnsi="Times New Roman" w:cs="David" w:hint="cs"/>
          <w:sz w:val="24"/>
          <w:szCs w:val="24"/>
          <w:lang w:eastAsia="he-IL"/>
        </w:rPr>
        <w:t>BIM360</w:t>
      </w:r>
      <w:r w:rsidR="00C3509C" w:rsidRPr="008F5534">
        <w:rPr>
          <w:rFonts w:ascii="Times New Roman" w:eastAsia="Times New Roman" w:hAnsi="Times New Roman" w:cs="David" w:hint="cs"/>
          <w:sz w:val="24"/>
          <w:szCs w:val="24"/>
          <w:rtl/>
          <w:lang w:eastAsia="he-IL"/>
        </w:rPr>
        <w:t>"</w:t>
      </w:r>
      <w:r w:rsidR="00C3509C">
        <w:rPr>
          <w:rFonts w:ascii="Times New Roman" w:eastAsia="Times New Roman" w:hAnsi="Times New Roman" w:cs="David" w:hint="cs"/>
          <w:sz w:val="24"/>
          <w:szCs w:val="24"/>
          <w:rtl/>
          <w:lang w:eastAsia="he-IL"/>
        </w:rPr>
        <w:t xml:space="preserve"> של המזמין</w:t>
      </w:r>
      <w:r w:rsidRPr="00FC0AC7">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xml:space="preserve"> תוך שיתוף, תיאום וקליטת הקבצים מן </w:t>
      </w:r>
      <w:r w:rsidRPr="006D2AE3">
        <w:rPr>
          <w:rFonts w:ascii="Times New Roman" w:eastAsia="Times New Roman" w:hAnsi="Times New Roman" w:cs="David" w:hint="cs"/>
          <w:sz w:val="24"/>
          <w:szCs w:val="24"/>
          <w:rtl/>
          <w:lang w:eastAsia="he-IL"/>
        </w:rPr>
        <w:lastRenderedPageBreak/>
        <w:t xml:space="preserve">האדריכלים והיועצים האחרים באמצעות </w:t>
      </w:r>
      <w:r w:rsidR="00572B5D">
        <w:rPr>
          <w:rFonts w:ascii="Times New Roman" w:eastAsia="Times New Roman" w:hAnsi="Times New Roman" w:cs="David" w:hint="cs"/>
          <w:sz w:val="24"/>
          <w:szCs w:val="24"/>
          <w:lang w:eastAsia="he-IL"/>
        </w:rPr>
        <w:t>BIM</w:t>
      </w:r>
      <w:r w:rsidR="00572B5D">
        <w:rPr>
          <w:rFonts w:ascii="Times New Roman" w:eastAsia="Times New Roman" w:hAnsi="Times New Roman" w:cs="David" w:hint="cs"/>
          <w:sz w:val="24"/>
          <w:szCs w:val="24"/>
          <w:rtl/>
          <w:lang w:eastAsia="he-IL"/>
        </w:rPr>
        <w:t xml:space="preserve"> ו</w:t>
      </w:r>
      <w:r w:rsidRPr="006D2AE3">
        <w:rPr>
          <w:rFonts w:ascii="Times New Roman" w:eastAsia="Times New Roman" w:hAnsi="Times New Roman" w:cs="David" w:hint="cs"/>
          <w:sz w:val="24"/>
          <w:szCs w:val="24"/>
          <w:rtl/>
          <w:lang w:eastAsia="he-IL"/>
        </w:rPr>
        <w:t>תוכנ</w:t>
      </w:r>
      <w:r w:rsidR="00174B59">
        <w:rPr>
          <w:rFonts w:ascii="Times New Roman" w:eastAsia="Times New Roman" w:hAnsi="Times New Roman" w:cs="David" w:hint="cs"/>
          <w:sz w:val="24"/>
          <w:szCs w:val="24"/>
          <w:rtl/>
          <w:lang w:eastAsia="he-IL"/>
        </w:rPr>
        <w:t>ה כדוגמת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00174B59">
        <w:rPr>
          <w:rFonts w:ascii="Times New Roman" w:eastAsia="Times New Roman" w:hAnsi="Times New Roman" w:cs="David" w:hint="cs"/>
          <w:sz w:val="24"/>
          <w:szCs w:val="24"/>
          <w:rtl/>
          <w:lang w:eastAsia="he-IL"/>
        </w:rPr>
        <w:t xml:space="preserve">זו </w:t>
      </w:r>
      <w:r w:rsidRPr="006D2AE3">
        <w:rPr>
          <w:rFonts w:ascii="Times New Roman" w:eastAsia="Times New Roman" w:hAnsi="Times New Roman" w:cs="David"/>
          <w:sz w:val="24"/>
          <w:szCs w:val="24"/>
          <w:rtl/>
          <w:lang w:eastAsia="he-IL"/>
        </w:rPr>
        <w:t xml:space="preserve"> בלבד.</w:t>
      </w:r>
    </w:p>
    <w:p w14:paraId="69BFB126" w14:textId="77777777" w:rsidR="00710452" w:rsidRDefault="00710452" w:rsidP="00710452">
      <w:pPr>
        <w:widowControl w:val="0"/>
        <w:spacing w:before="0" w:beforeAutospacing="0" w:after="0" w:afterAutospacing="0" w:line="240" w:lineRule="auto"/>
        <w:ind w:left="1360"/>
        <w:jc w:val="both"/>
        <w:rPr>
          <w:ins w:id="87" w:author="Meryl Etman [2]" w:date="2023-02-08T18:24:00Z"/>
          <w:rFonts w:ascii="Times New Roman" w:eastAsia="Times New Roman" w:hAnsi="Times New Roman" w:cs="David"/>
          <w:sz w:val="24"/>
          <w:szCs w:val="24"/>
          <w:rtl/>
          <w:lang w:eastAsia="he-IL"/>
        </w:rPr>
      </w:pPr>
    </w:p>
    <w:p w14:paraId="5DBF1C3A" w14:textId="77777777" w:rsidR="00710452" w:rsidRDefault="00710452" w:rsidP="00710452">
      <w:pPr>
        <w:widowControl w:val="0"/>
        <w:spacing w:before="0" w:beforeAutospacing="0" w:after="0" w:afterAutospacing="0" w:line="240" w:lineRule="auto"/>
        <w:ind w:left="1763" w:firstLine="80"/>
        <w:jc w:val="both"/>
        <w:rPr>
          <w:ins w:id="88" w:author="Meryl Etman [2]" w:date="2023-02-08T18:26:00Z"/>
          <w:rFonts w:ascii="Times New Roman" w:eastAsia="Times New Roman" w:hAnsi="Times New Roman" w:cs="David"/>
          <w:b/>
          <w:bCs/>
          <w:sz w:val="24"/>
          <w:szCs w:val="24"/>
          <w:u w:val="single"/>
          <w:rtl/>
          <w:lang w:eastAsia="he-IL"/>
        </w:rPr>
      </w:pPr>
      <w:ins w:id="89" w:author="Meryl Etman [2]" w:date="2023-02-08T18:26:00Z">
        <w:r>
          <w:rPr>
            <w:rFonts w:ascii="Times New Roman" w:eastAsia="Times New Roman" w:hAnsi="Times New Roman" w:cs="David" w:hint="cs"/>
            <w:b/>
            <w:bCs/>
            <w:sz w:val="24"/>
            <w:szCs w:val="24"/>
            <w:u w:val="single"/>
            <w:rtl/>
            <w:lang w:eastAsia="he-IL"/>
          </w:rPr>
          <w:t xml:space="preserve">1.1.2 </w:t>
        </w:r>
      </w:ins>
      <w:ins w:id="90" w:author="Meryl Etman [2]" w:date="2023-02-08T18:25:00Z">
        <w:r w:rsidRPr="00710452">
          <w:rPr>
            <w:rFonts w:ascii="Times New Roman" w:eastAsia="Times New Roman" w:hAnsi="Times New Roman" w:cs="David" w:hint="eastAsia"/>
            <w:b/>
            <w:bCs/>
            <w:sz w:val="24"/>
            <w:szCs w:val="24"/>
            <w:u w:val="single"/>
            <w:rtl/>
            <w:lang w:eastAsia="he-IL"/>
            <w:rPrChange w:id="91" w:author="Meryl Etman [2]" w:date="2023-02-08T18:25:00Z">
              <w:rPr>
                <w:rFonts w:ascii="Times New Roman" w:eastAsia="Times New Roman" w:hAnsi="Times New Roman" w:cs="David" w:hint="eastAsia"/>
                <w:sz w:val="24"/>
                <w:szCs w:val="24"/>
                <w:rtl/>
                <w:lang w:eastAsia="he-IL"/>
              </w:rPr>
            </w:rPrChange>
          </w:rPr>
          <w:t>תאום</w:t>
        </w:r>
        <w:r w:rsidRPr="00710452">
          <w:rPr>
            <w:rFonts w:ascii="Times New Roman" w:eastAsia="Times New Roman" w:hAnsi="Times New Roman" w:cs="David"/>
            <w:b/>
            <w:bCs/>
            <w:sz w:val="24"/>
            <w:szCs w:val="24"/>
            <w:u w:val="single"/>
            <w:rtl/>
            <w:lang w:eastAsia="he-IL"/>
            <w:rPrChange w:id="92" w:author="Meryl Etman [2]" w:date="2023-02-08T18:25:00Z">
              <w:rPr>
                <w:rFonts w:ascii="Times New Roman" w:eastAsia="Times New Roman" w:hAnsi="Times New Roman" w:cs="David"/>
                <w:sz w:val="24"/>
                <w:szCs w:val="24"/>
                <w:rtl/>
                <w:lang w:eastAsia="he-IL"/>
              </w:rPr>
            </w:rPrChange>
          </w:rPr>
          <w:t xml:space="preserve"> </w:t>
        </w:r>
        <w:r w:rsidRPr="00710452">
          <w:rPr>
            <w:rFonts w:ascii="Times New Roman" w:eastAsia="Times New Roman" w:hAnsi="Times New Roman" w:cs="David" w:hint="eastAsia"/>
            <w:b/>
            <w:bCs/>
            <w:sz w:val="24"/>
            <w:szCs w:val="24"/>
            <w:u w:val="single"/>
            <w:rtl/>
            <w:lang w:eastAsia="he-IL"/>
            <w:rPrChange w:id="93" w:author="Meryl Etman [2]" w:date="2023-02-08T18:25:00Z">
              <w:rPr>
                <w:rFonts w:ascii="Times New Roman" w:eastAsia="Times New Roman" w:hAnsi="Times New Roman" w:cs="David" w:hint="eastAsia"/>
                <w:sz w:val="24"/>
                <w:szCs w:val="24"/>
                <w:rtl/>
                <w:lang w:eastAsia="he-IL"/>
              </w:rPr>
            </w:rPrChange>
          </w:rPr>
          <w:t>מערכות</w:t>
        </w:r>
      </w:ins>
      <w:ins w:id="94" w:author="Meryl Etman [2]" w:date="2023-02-08T18:24:00Z">
        <w:r w:rsidRPr="00710452">
          <w:rPr>
            <w:rFonts w:ascii="Times New Roman" w:eastAsia="Times New Roman" w:hAnsi="Times New Roman" w:cs="David"/>
            <w:b/>
            <w:bCs/>
            <w:sz w:val="24"/>
            <w:szCs w:val="24"/>
            <w:u w:val="single"/>
            <w:rtl/>
            <w:lang w:eastAsia="he-IL"/>
            <w:rPrChange w:id="95" w:author="Meryl Etman [2]" w:date="2023-02-08T18:25:00Z">
              <w:rPr>
                <w:rFonts w:ascii="Times New Roman" w:eastAsia="Times New Roman" w:hAnsi="Times New Roman" w:cs="David"/>
                <w:sz w:val="24"/>
                <w:szCs w:val="24"/>
                <w:rtl/>
                <w:lang w:eastAsia="he-IL"/>
              </w:rPr>
            </w:rPrChange>
          </w:rPr>
          <w:t xml:space="preserve">: </w:t>
        </w:r>
      </w:ins>
    </w:p>
    <w:p w14:paraId="5938E3B7" w14:textId="2F6F593C" w:rsidR="00710452" w:rsidRPr="00710452" w:rsidRDefault="00710452">
      <w:pPr>
        <w:widowControl w:val="0"/>
        <w:spacing w:before="0" w:beforeAutospacing="0" w:after="0" w:afterAutospacing="0" w:line="240" w:lineRule="auto"/>
        <w:ind w:left="1763" w:firstLine="80"/>
        <w:jc w:val="both"/>
        <w:rPr>
          <w:ins w:id="96" w:author="Meryl Etman [2]" w:date="2023-02-08T18:24:00Z"/>
          <w:rFonts w:ascii="Times New Roman" w:eastAsia="Times New Roman" w:hAnsi="Times New Roman" w:cs="David"/>
          <w:b/>
          <w:bCs/>
          <w:sz w:val="24"/>
          <w:szCs w:val="24"/>
          <w:u w:val="single"/>
          <w:rtl/>
          <w:lang w:eastAsia="he-IL"/>
          <w:rPrChange w:id="97" w:author="Meryl Etman [2]" w:date="2023-02-08T18:25:00Z">
            <w:rPr>
              <w:ins w:id="98" w:author="Meryl Etman [2]" w:date="2023-02-08T18:24:00Z"/>
              <w:rFonts w:ascii="Times New Roman" w:eastAsia="Times New Roman" w:hAnsi="Times New Roman" w:cs="David"/>
              <w:sz w:val="24"/>
              <w:szCs w:val="24"/>
              <w:rtl/>
              <w:lang w:eastAsia="he-IL"/>
            </w:rPr>
          </w:rPrChange>
        </w:rPr>
        <w:pPrChange w:id="99" w:author="Meryl Etman [2]" w:date="2023-02-08T18:26:00Z">
          <w:pPr>
            <w:widowControl w:val="0"/>
            <w:spacing w:before="0" w:beforeAutospacing="0" w:after="0" w:afterAutospacing="0" w:line="240" w:lineRule="auto"/>
            <w:ind w:left="1360"/>
            <w:jc w:val="both"/>
          </w:pPr>
        </w:pPrChange>
      </w:pPr>
      <w:ins w:id="100" w:author="Meryl Etman [2]" w:date="2023-02-08T18:24:00Z">
        <w:r w:rsidRPr="00710452">
          <w:rPr>
            <w:rFonts w:ascii="Times New Roman" w:eastAsia="Times New Roman" w:hAnsi="Times New Roman" w:cs="David"/>
            <w:b/>
            <w:bCs/>
            <w:sz w:val="24"/>
            <w:szCs w:val="24"/>
            <w:u w:val="single"/>
            <w:rtl/>
            <w:lang w:eastAsia="he-IL"/>
            <w:rPrChange w:id="101" w:author="Meryl Etman [2]" w:date="2023-02-08T18:25:00Z">
              <w:rPr>
                <w:rFonts w:ascii="Times New Roman" w:eastAsia="Times New Roman" w:hAnsi="Times New Roman" w:cs="David"/>
                <w:sz w:val="24"/>
                <w:szCs w:val="24"/>
                <w:rtl/>
                <w:lang w:eastAsia="he-IL"/>
              </w:rPr>
            </w:rPrChange>
          </w:rPr>
          <w:t xml:space="preserve">            </w:t>
        </w:r>
      </w:ins>
    </w:p>
    <w:p w14:paraId="7684C0EA" w14:textId="77777777" w:rsidR="00710452" w:rsidRPr="005354A5" w:rsidRDefault="00710452" w:rsidP="00710452">
      <w:pPr>
        <w:pStyle w:val="ListParagraph"/>
        <w:numPr>
          <w:ilvl w:val="0"/>
          <w:numId w:val="18"/>
        </w:numPr>
        <w:tabs>
          <w:tab w:val="left" w:pos="1954"/>
        </w:tabs>
        <w:ind w:left="1927" w:hanging="567"/>
        <w:rPr>
          <w:ins w:id="102" w:author="Meryl Etman [2]" w:date="2023-02-08T18:24:00Z"/>
          <w:sz w:val="24"/>
          <w:szCs w:val="24"/>
          <w:lang w:eastAsia="he-IL"/>
        </w:rPr>
      </w:pPr>
      <w:ins w:id="103" w:author="Meryl Etman [2]" w:date="2023-02-08T18:24:00Z">
        <w:r w:rsidRPr="005354A5">
          <w:rPr>
            <w:rFonts w:hint="eastAsia"/>
            <w:sz w:val="24"/>
            <w:szCs w:val="24"/>
            <w:rtl/>
            <w:lang w:eastAsia="he-IL"/>
          </w:rPr>
          <w:t>בירור</w:t>
        </w:r>
        <w:r w:rsidRPr="005354A5">
          <w:rPr>
            <w:sz w:val="24"/>
            <w:szCs w:val="24"/>
            <w:rtl/>
            <w:lang w:eastAsia="he-IL"/>
          </w:rPr>
          <w:t xml:space="preserve"> </w:t>
        </w:r>
        <w:r w:rsidRPr="005354A5">
          <w:rPr>
            <w:rFonts w:hint="eastAsia"/>
            <w:sz w:val="24"/>
            <w:szCs w:val="24"/>
            <w:rtl/>
            <w:lang w:eastAsia="he-IL"/>
          </w:rPr>
          <w:t>תכניות</w:t>
        </w:r>
        <w:r w:rsidRPr="005354A5">
          <w:rPr>
            <w:sz w:val="24"/>
            <w:szCs w:val="24"/>
            <w:rtl/>
            <w:lang w:eastAsia="he-IL"/>
          </w:rPr>
          <w:t xml:space="preserve"> הפרויקט עם האדריכל, </w:t>
        </w:r>
        <w:r w:rsidRPr="005354A5">
          <w:rPr>
            <w:rFonts w:hint="eastAsia"/>
            <w:sz w:val="24"/>
            <w:szCs w:val="24"/>
            <w:rtl/>
            <w:lang w:eastAsia="he-IL"/>
          </w:rPr>
          <w:t>הקונסטרוקטור</w:t>
        </w:r>
        <w:r w:rsidRPr="005354A5">
          <w:rPr>
            <w:sz w:val="24"/>
            <w:szCs w:val="24"/>
            <w:rtl/>
            <w:lang w:eastAsia="he-IL"/>
          </w:rPr>
          <w:t xml:space="preserve"> ושאר המתכננים האלקטרו-מכאניים (</w:t>
        </w:r>
        <w:r w:rsidRPr="005354A5">
          <w:rPr>
            <w:rFonts w:hint="eastAsia"/>
            <w:sz w:val="24"/>
            <w:szCs w:val="24"/>
            <w:rtl/>
            <w:lang w:eastAsia="he-IL"/>
          </w:rPr>
          <w:t>מז</w:t>
        </w:r>
        <w:r w:rsidRPr="005354A5">
          <w:rPr>
            <w:sz w:val="24"/>
            <w:szCs w:val="24"/>
            <w:rtl/>
            <w:lang w:eastAsia="he-IL"/>
          </w:rPr>
          <w:t>"א ,אינסטלציה, חשמל וכדומה), התייעצות ותיאום עם המתכננים.</w:t>
        </w:r>
      </w:ins>
    </w:p>
    <w:p w14:paraId="5DE9BE40" w14:textId="77777777" w:rsidR="00710452" w:rsidRPr="006D2AE3" w:rsidRDefault="00710452" w:rsidP="00710452">
      <w:pPr>
        <w:pStyle w:val="ListParagraph"/>
        <w:numPr>
          <w:ilvl w:val="0"/>
          <w:numId w:val="18"/>
        </w:numPr>
        <w:tabs>
          <w:tab w:val="left" w:pos="1954"/>
        </w:tabs>
        <w:ind w:left="1927" w:hanging="567"/>
        <w:rPr>
          <w:ins w:id="104" w:author="Meryl Etman [2]" w:date="2023-02-08T18:24:00Z"/>
          <w:sz w:val="24"/>
          <w:szCs w:val="24"/>
          <w:lang w:eastAsia="he-IL"/>
        </w:rPr>
      </w:pPr>
      <w:ins w:id="105" w:author="Meryl Etman [2]" w:date="2023-02-08T18:24:00Z">
        <w:r>
          <w:rPr>
            <w:rFonts w:hint="cs"/>
            <w:sz w:val="24"/>
            <w:szCs w:val="24"/>
            <w:rtl/>
            <w:lang w:eastAsia="he-IL"/>
          </w:rPr>
          <w:t>בניית מודל תלת מ</w:t>
        </w:r>
        <w:r w:rsidRPr="006D2AE3">
          <w:rPr>
            <w:rFonts w:hint="cs"/>
            <w:sz w:val="24"/>
            <w:szCs w:val="24"/>
            <w:rtl/>
            <w:lang w:eastAsia="he-IL"/>
          </w:rPr>
          <w:t>מדי בת</w:t>
        </w:r>
        <w:r>
          <w:rPr>
            <w:rFonts w:hint="cs"/>
            <w:sz w:val="24"/>
            <w:szCs w:val="24"/>
            <w:rtl/>
            <w:lang w:eastAsia="he-IL"/>
          </w:rPr>
          <w:t>כנת</w:t>
        </w:r>
        <w:r w:rsidRPr="006D2AE3">
          <w:rPr>
            <w:rFonts w:hint="cs"/>
            <w:sz w:val="24"/>
            <w:szCs w:val="24"/>
            <w:rtl/>
            <w:lang w:eastAsia="he-IL"/>
          </w:rPr>
          <w:t xml:space="preserve"> </w:t>
        </w:r>
        <w:r w:rsidRPr="006D2AE3">
          <w:rPr>
            <w:sz w:val="24"/>
            <w:szCs w:val="24"/>
            <w:lang w:eastAsia="he-IL"/>
          </w:rPr>
          <w:t>REVIT</w:t>
        </w:r>
        <w:r>
          <w:rPr>
            <w:rFonts w:hint="cs"/>
            <w:sz w:val="24"/>
            <w:szCs w:val="24"/>
            <w:rtl/>
            <w:lang w:eastAsia="he-IL"/>
          </w:rPr>
          <w:t xml:space="preserve"> וב </w:t>
        </w:r>
        <w:r>
          <w:rPr>
            <w:rFonts w:hint="cs"/>
            <w:sz w:val="24"/>
            <w:szCs w:val="24"/>
            <w:lang w:eastAsia="he-IL"/>
          </w:rPr>
          <w:t>BIM</w:t>
        </w:r>
        <w:r>
          <w:rPr>
            <w:rFonts w:hint="cs"/>
            <w:sz w:val="24"/>
            <w:szCs w:val="24"/>
            <w:rtl/>
            <w:lang w:eastAsia="he-IL"/>
          </w:rPr>
          <w:t>, הכולל את ת</w:t>
        </w:r>
        <w:r w:rsidRPr="006D2AE3">
          <w:rPr>
            <w:rFonts w:hint="cs"/>
            <w:sz w:val="24"/>
            <w:szCs w:val="24"/>
            <w:rtl/>
            <w:lang w:eastAsia="he-IL"/>
          </w:rPr>
          <w:t>כניות כל המתכננים והיועצים.</w:t>
        </w:r>
      </w:ins>
    </w:p>
    <w:p w14:paraId="6B349728" w14:textId="77777777" w:rsidR="00710452" w:rsidRPr="006D2AE3" w:rsidRDefault="00710452" w:rsidP="00710452">
      <w:pPr>
        <w:pStyle w:val="ListParagraph"/>
        <w:numPr>
          <w:ilvl w:val="0"/>
          <w:numId w:val="18"/>
        </w:numPr>
        <w:tabs>
          <w:tab w:val="left" w:pos="1954"/>
        </w:tabs>
        <w:ind w:left="1927" w:hanging="567"/>
        <w:rPr>
          <w:ins w:id="106" w:author="Meryl Etman [2]" w:date="2023-02-08T18:24:00Z"/>
          <w:sz w:val="26"/>
          <w:szCs w:val="24"/>
          <w:lang w:val="x-none" w:eastAsia="x-none"/>
        </w:rPr>
      </w:pPr>
      <w:ins w:id="107" w:author="Meryl Etman [2]" w:date="2023-02-08T18:24:00Z">
        <w:r w:rsidRPr="006D2AE3">
          <w:rPr>
            <w:rFonts w:hint="cs"/>
            <w:sz w:val="26"/>
            <w:szCs w:val="24"/>
            <w:rtl/>
            <w:lang w:val="x-none" w:eastAsia="x-none"/>
          </w:rPr>
          <w:t>הכנת פרוגרמת תיאום מע</w:t>
        </w:r>
        <w:r>
          <w:rPr>
            <w:rFonts w:hint="cs"/>
            <w:sz w:val="26"/>
            <w:szCs w:val="24"/>
            <w:rtl/>
            <w:lang w:val="x-none" w:eastAsia="x-none"/>
          </w:rPr>
          <w:t>רכות במבנים, מתן הנחיות והכנת ת</w:t>
        </w:r>
        <w:r w:rsidRPr="006D2AE3">
          <w:rPr>
            <w:rFonts w:hint="cs"/>
            <w:sz w:val="26"/>
            <w:szCs w:val="24"/>
            <w:rtl/>
            <w:lang w:val="x-none" w:eastAsia="x-none"/>
          </w:rPr>
          <w:t>כניות ומפרטים טכניים, אשר יכללו בין היתר את הפרטים הבאים:</w:t>
        </w:r>
      </w:ins>
    </w:p>
    <w:p w14:paraId="5B97C7AD" w14:textId="77777777" w:rsidR="00710452" w:rsidRPr="006D2AE3" w:rsidRDefault="00710452" w:rsidP="00710452">
      <w:pPr>
        <w:widowControl w:val="0"/>
        <w:numPr>
          <w:ilvl w:val="0"/>
          <w:numId w:val="8"/>
        </w:numPr>
        <w:tabs>
          <w:tab w:val="num" w:pos="2522"/>
        </w:tabs>
        <w:spacing w:before="0" w:beforeAutospacing="0" w:after="0" w:afterAutospacing="0" w:line="360" w:lineRule="auto"/>
        <w:ind w:left="2522" w:hanging="362"/>
        <w:jc w:val="both"/>
        <w:rPr>
          <w:ins w:id="108" w:author="Meryl Etman [2]" w:date="2023-02-08T18:24:00Z"/>
          <w:rFonts w:ascii="Times New Roman" w:eastAsia="Times New Roman" w:hAnsi="Times New Roman" w:cs="David"/>
          <w:sz w:val="24"/>
          <w:szCs w:val="24"/>
          <w:rtl/>
          <w:lang w:eastAsia="he-IL"/>
        </w:rPr>
      </w:pPr>
      <w:ins w:id="109" w:author="Meryl Etman [2]" w:date="2023-02-08T18:24:00Z">
        <w:r w:rsidRPr="006D2AE3">
          <w:rPr>
            <w:rFonts w:ascii="Times New Roman" w:eastAsia="Times New Roman" w:hAnsi="Times New Roman" w:cs="David" w:hint="cs"/>
            <w:sz w:val="24"/>
            <w:szCs w:val="24"/>
            <w:rtl/>
            <w:lang w:eastAsia="he-IL"/>
          </w:rPr>
          <w:t>תיאום מערכות אלקטרו-מכאניות.</w:t>
        </w:r>
      </w:ins>
    </w:p>
    <w:p w14:paraId="68D41249" w14:textId="77777777" w:rsidR="00710452" w:rsidRPr="006D2AE3" w:rsidRDefault="00710452" w:rsidP="00710452">
      <w:pPr>
        <w:widowControl w:val="0"/>
        <w:numPr>
          <w:ilvl w:val="0"/>
          <w:numId w:val="8"/>
        </w:numPr>
        <w:tabs>
          <w:tab w:val="num" w:pos="2522"/>
        </w:tabs>
        <w:spacing w:before="0" w:beforeAutospacing="0" w:after="0" w:afterAutospacing="0" w:line="360" w:lineRule="auto"/>
        <w:ind w:left="2522" w:hanging="362"/>
        <w:jc w:val="both"/>
        <w:rPr>
          <w:ins w:id="110" w:author="Meryl Etman [2]" w:date="2023-02-08T18:24:00Z"/>
          <w:rFonts w:ascii="Times New Roman" w:eastAsia="Times New Roman" w:hAnsi="Times New Roman" w:cs="David"/>
          <w:sz w:val="24"/>
          <w:szCs w:val="24"/>
          <w:rtl/>
          <w:lang w:eastAsia="he-IL"/>
        </w:rPr>
      </w:pPr>
      <w:ins w:id="111" w:author="Meryl Etman [2]" w:date="2023-02-08T18:24:00Z">
        <w:r w:rsidRPr="006D2AE3">
          <w:rPr>
            <w:rFonts w:ascii="Times New Roman" w:eastAsia="Times New Roman" w:hAnsi="Times New Roman" w:cs="David" w:hint="cs"/>
            <w:sz w:val="24"/>
            <w:szCs w:val="24"/>
            <w:rtl/>
            <w:lang w:eastAsia="he-IL"/>
          </w:rPr>
          <w:t>תיאום תשתיות תת"ק במגרשים.</w:t>
        </w:r>
      </w:ins>
    </w:p>
    <w:p w14:paraId="2ACE5D94" w14:textId="77777777" w:rsidR="00710452" w:rsidRPr="006D2AE3" w:rsidRDefault="00710452" w:rsidP="00710452">
      <w:pPr>
        <w:widowControl w:val="0"/>
        <w:numPr>
          <w:ilvl w:val="0"/>
          <w:numId w:val="8"/>
        </w:numPr>
        <w:tabs>
          <w:tab w:val="num" w:pos="2522"/>
        </w:tabs>
        <w:spacing w:before="0" w:beforeAutospacing="0" w:after="0" w:afterAutospacing="0" w:line="360" w:lineRule="auto"/>
        <w:ind w:left="2522" w:hanging="362"/>
        <w:jc w:val="both"/>
        <w:rPr>
          <w:ins w:id="112" w:author="Meryl Etman [2]" w:date="2023-02-08T18:24:00Z"/>
          <w:rFonts w:ascii="Times New Roman" w:eastAsia="Times New Roman" w:hAnsi="Times New Roman" w:cs="David"/>
          <w:sz w:val="24"/>
          <w:szCs w:val="24"/>
          <w:rtl/>
          <w:lang w:eastAsia="he-IL"/>
        </w:rPr>
      </w:pPr>
      <w:ins w:id="113" w:author="Meryl Etman [2]" w:date="2023-02-08T18:24:00Z">
        <w:r w:rsidRPr="006D2AE3">
          <w:rPr>
            <w:rFonts w:ascii="Times New Roman" w:eastAsia="Times New Roman" w:hAnsi="Times New Roman" w:cs="David" w:hint="cs"/>
            <w:sz w:val="24"/>
            <w:szCs w:val="24"/>
            <w:rtl/>
            <w:lang w:eastAsia="he-IL"/>
          </w:rPr>
          <w:t>מרכז אנרגיה.</w:t>
        </w:r>
      </w:ins>
    </w:p>
    <w:p w14:paraId="49E8AF30" w14:textId="77777777" w:rsidR="00710452" w:rsidRPr="006D2AE3" w:rsidRDefault="00710452" w:rsidP="00710452">
      <w:pPr>
        <w:widowControl w:val="0"/>
        <w:numPr>
          <w:ilvl w:val="0"/>
          <w:numId w:val="8"/>
        </w:numPr>
        <w:tabs>
          <w:tab w:val="num" w:pos="2522"/>
        </w:tabs>
        <w:spacing w:before="0" w:beforeAutospacing="0" w:after="0" w:afterAutospacing="0" w:line="360" w:lineRule="auto"/>
        <w:ind w:left="2522" w:hanging="362"/>
        <w:jc w:val="both"/>
        <w:rPr>
          <w:ins w:id="114" w:author="Meryl Etman [2]" w:date="2023-02-08T18:24:00Z"/>
          <w:rFonts w:ascii="Times New Roman" w:eastAsia="Times New Roman" w:hAnsi="Times New Roman" w:cs="David"/>
          <w:sz w:val="24"/>
          <w:szCs w:val="24"/>
          <w:rtl/>
          <w:lang w:eastAsia="he-IL"/>
        </w:rPr>
      </w:pPr>
      <w:ins w:id="115" w:author="Meryl Etman [2]" w:date="2023-02-08T18:24:00Z">
        <w:r w:rsidRPr="006D2AE3">
          <w:rPr>
            <w:rFonts w:ascii="Times New Roman" w:eastAsia="Times New Roman" w:hAnsi="Times New Roman" w:cs="David" w:hint="cs"/>
            <w:sz w:val="24"/>
            <w:szCs w:val="24"/>
            <w:rtl/>
            <w:lang w:eastAsia="he-IL"/>
          </w:rPr>
          <w:t>מעברים אנכיים ואופקיים בתקרות וקירות.</w:t>
        </w:r>
      </w:ins>
    </w:p>
    <w:p w14:paraId="7E9595A8" w14:textId="77777777" w:rsidR="00710452" w:rsidRPr="006D2AE3" w:rsidRDefault="00710452" w:rsidP="00710452">
      <w:pPr>
        <w:widowControl w:val="0"/>
        <w:numPr>
          <w:ilvl w:val="0"/>
          <w:numId w:val="8"/>
        </w:numPr>
        <w:tabs>
          <w:tab w:val="num" w:pos="2522"/>
        </w:tabs>
        <w:spacing w:before="0" w:beforeAutospacing="0" w:after="0" w:afterAutospacing="0" w:line="360" w:lineRule="auto"/>
        <w:ind w:left="2522" w:hanging="362"/>
        <w:jc w:val="both"/>
        <w:rPr>
          <w:ins w:id="116" w:author="Meryl Etman [2]" w:date="2023-02-08T18:24:00Z"/>
          <w:rFonts w:ascii="Times New Roman" w:eastAsia="Times New Roman" w:hAnsi="Times New Roman" w:cs="David"/>
          <w:sz w:val="24"/>
          <w:szCs w:val="24"/>
          <w:lang w:eastAsia="he-IL"/>
        </w:rPr>
      </w:pPr>
      <w:ins w:id="117" w:author="Meryl Etman [2]" w:date="2023-02-08T18:24:00Z">
        <w:r w:rsidRPr="006D2AE3">
          <w:rPr>
            <w:rFonts w:ascii="Times New Roman" w:eastAsia="Times New Roman" w:hAnsi="Times New Roman" w:cs="David" w:hint="cs"/>
            <w:sz w:val="24"/>
            <w:szCs w:val="24"/>
            <w:rtl/>
            <w:lang w:eastAsia="he-IL"/>
          </w:rPr>
          <w:t>חתכים ופתרונות נקודתיים.</w:t>
        </w:r>
      </w:ins>
    </w:p>
    <w:p w14:paraId="4B9B4A56" w14:textId="77777777" w:rsidR="00710452" w:rsidRPr="006D2AE3" w:rsidRDefault="00710452" w:rsidP="00710452">
      <w:pPr>
        <w:widowControl w:val="0"/>
        <w:numPr>
          <w:ilvl w:val="0"/>
          <w:numId w:val="8"/>
        </w:numPr>
        <w:tabs>
          <w:tab w:val="num" w:pos="2522"/>
        </w:tabs>
        <w:spacing w:before="0" w:beforeAutospacing="0" w:after="0" w:afterAutospacing="0" w:line="360" w:lineRule="auto"/>
        <w:ind w:left="2522" w:hanging="362"/>
        <w:jc w:val="both"/>
        <w:rPr>
          <w:ins w:id="118" w:author="Meryl Etman [2]" w:date="2023-02-08T18:24:00Z"/>
          <w:rFonts w:ascii="Times New Roman" w:eastAsia="Times New Roman" w:hAnsi="Times New Roman" w:cs="David"/>
          <w:sz w:val="24"/>
          <w:szCs w:val="24"/>
          <w:rtl/>
          <w:lang w:eastAsia="he-IL"/>
        </w:rPr>
      </w:pPr>
      <w:ins w:id="119" w:author="Meryl Etman [2]" w:date="2023-02-08T18:24:00Z">
        <w:r w:rsidRPr="006D2AE3">
          <w:rPr>
            <w:rFonts w:ascii="Times New Roman" w:eastAsia="Times New Roman" w:hAnsi="Times New Roman" w:cs="David" w:hint="cs"/>
            <w:sz w:val="24"/>
            <w:szCs w:val="24"/>
            <w:rtl/>
            <w:lang w:eastAsia="he-IL"/>
          </w:rPr>
          <w:t>תאום מעברי מערכות כגון וספרינקלרי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hint="cs"/>
            <w:sz w:val="24"/>
            <w:szCs w:val="24"/>
            <w:rtl/>
            <w:lang w:eastAsia="he-IL"/>
          </w:rPr>
          <w:t xml:space="preserve">, ביוב, ניקוז, תעלות </w:t>
        </w:r>
        <w:r w:rsidRPr="006D2AE3">
          <w:rPr>
            <w:rFonts w:ascii="Times New Roman" w:eastAsia="Times New Roman" w:hAnsi="Times New Roman" w:cs="David" w:hint="cs"/>
            <w:sz w:val="24"/>
            <w:szCs w:val="24"/>
            <w:rtl/>
            <w:lang w:eastAsia="he-IL"/>
          </w:rPr>
          <w:lastRenderedPageBreak/>
          <w:t>חשמל ומז"א וכדומה בינם לבין עצמם ולבין הקונסטרוקציה.</w:t>
        </w:r>
      </w:ins>
    </w:p>
    <w:p w14:paraId="1F7FAC45" w14:textId="77777777" w:rsidR="00710452" w:rsidRPr="006D2AE3" w:rsidRDefault="00710452" w:rsidP="00710452">
      <w:pPr>
        <w:widowControl w:val="0"/>
        <w:numPr>
          <w:ilvl w:val="0"/>
          <w:numId w:val="8"/>
        </w:numPr>
        <w:tabs>
          <w:tab w:val="num" w:pos="2522"/>
        </w:tabs>
        <w:spacing w:before="0" w:beforeAutospacing="0" w:after="0" w:afterAutospacing="0" w:line="360" w:lineRule="auto"/>
        <w:ind w:left="2522" w:hanging="362"/>
        <w:jc w:val="both"/>
        <w:rPr>
          <w:ins w:id="120" w:author="Meryl Etman [2]" w:date="2023-02-08T18:24:00Z"/>
          <w:rFonts w:ascii="Times New Roman" w:eastAsia="Times New Roman" w:hAnsi="Times New Roman" w:cs="David"/>
          <w:sz w:val="24"/>
          <w:szCs w:val="24"/>
          <w:rtl/>
          <w:lang w:eastAsia="he-IL"/>
        </w:rPr>
      </w:pPr>
      <w:ins w:id="121" w:author="Meryl Etman [2]" w:date="2023-02-08T18:24:00Z">
        <w:r>
          <w:rPr>
            <w:rFonts w:ascii="Times New Roman" w:eastAsia="Times New Roman" w:hAnsi="Times New Roman" w:cs="David" w:hint="cs"/>
            <w:sz w:val="24"/>
            <w:szCs w:val="24"/>
            <w:rtl/>
            <w:lang w:eastAsia="he-IL"/>
          </w:rPr>
          <w:t>ת</w:t>
        </w:r>
        <w:r w:rsidRPr="006D2AE3">
          <w:rPr>
            <w:rFonts w:ascii="Times New Roman" w:eastAsia="Times New Roman" w:hAnsi="Times New Roman" w:cs="David" w:hint="cs"/>
            <w:sz w:val="24"/>
            <w:szCs w:val="24"/>
            <w:rtl/>
            <w:lang w:eastAsia="he-IL"/>
          </w:rPr>
          <w:t>כניות סופרפוזיציה צבעוניות ומפורטות.</w:t>
        </w:r>
      </w:ins>
    </w:p>
    <w:p w14:paraId="0000A38B" w14:textId="77777777" w:rsidR="00710452" w:rsidRPr="006D2AE3" w:rsidRDefault="00710452" w:rsidP="00710452">
      <w:pPr>
        <w:pStyle w:val="ListParagraph"/>
        <w:numPr>
          <w:ilvl w:val="0"/>
          <w:numId w:val="18"/>
        </w:numPr>
        <w:tabs>
          <w:tab w:val="left" w:pos="1954"/>
        </w:tabs>
        <w:ind w:left="1927" w:hanging="567"/>
        <w:rPr>
          <w:ins w:id="122" w:author="Meryl Etman [2]" w:date="2023-02-08T18:24:00Z"/>
          <w:sz w:val="24"/>
          <w:szCs w:val="24"/>
          <w:lang w:eastAsia="he-IL"/>
        </w:rPr>
      </w:pPr>
      <w:ins w:id="123" w:author="Meryl Etman [2]" w:date="2023-02-08T18:24:00Z">
        <w:r w:rsidRPr="006D2AE3">
          <w:rPr>
            <w:rFonts w:hint="cs"/>
            <w:sz w:val="24"/>
            <w:szCs w:val="24"/>
            <w:rtl/>
            <w:lang w:eastAsia="he-IL"/>
          </w:rPr>
          <w:t>ייעוץ ומתן הנחיות לצוות התכנון לעקרונות העברת המערכות בהתבסס על המודל.</w:t>
        </w:r>
      </w:ins>
    </w:p>
    <w:p w14:paraId="2243E690" w14:textId="3BB5C3E7" w:rsidR="00710452" w:rsidRPr="00E81764" w:rsidRDefault="00710452">
      <w:pPr>
        <w:pStyle w:val="ListParagraph"/>
        <w:numPr>
          <w:ilvl w:val="0"/>
          <w:numId w:val="18"/>
        </w:numPr>
        <w:tabs>
          <w:tab w:val="left" w:pos="1954"/>
        </w:tabs>
        <w:ind w:left="1927" w:hanging="567"/>
        <w:rPr>
          <w:sz w:val="24"/>
          <w:szCs w:val="24"/>
          <w:rtl/>
          <w:lang w:eastAsia="he-IL"/>
          <w:rPrChange w:id="124" w:author="Meryl Etman [2]" w:date="2023-02-09T13:12:00Z">
            <w:rPr>
              <w:rtl/>
              <w:lang w:eastAsia="he-IL"/>
            </w:rPr>
          </w:rPrChange>
        </w:rPr>
        <w:pPrChange w:id="125" w:author="Meryl Etman [2]" w:date="2023-02-09T13:12:00Z">
          <w:pPr>
            <w:widowControl w:val="0"/>
            <w:numPr>
              <w:numId w:val="11"/>
            </w:numPr>
            <w:spacing w:before="0" w:beforeAutospacing="0" w:after="0" w:afterAutospacing="0" w:line="360" w:lineRule="auto"/>
            <w:ind w:left="2563" w:hanging="720"/>
            <w:jc w:val="both"/>
          </w:pPr>
        </w:pPrChange>
      </w:pPr>
      <w:ins w:id="126" w:author="Meryl Etman [2]" w:date="2023-02-08T18:24:00Z">
        <w:r w:rsidRPr="006D2AE3">
          <w:rPr>
            <w:rFonts w:hint="cs"/>
            <w:sz w:val="24"/>
            <w:szCs w:val="24"/>
            <w:rtl/>
            <w:lang w:eastAsia="he-IL"/>
          </w:rPr>
          <w:t xml:space="preserve">תכנון תיאום המערכות יתבצע בסביבת תוכנת </w:t>
        </w:r>
        <w:r w:rsidRPr="006D2AE3">
          <w:rPr>
            <w:sz w:val="24"/>
            <w:szCs w:val="24"/>
            <w:lang w:eastAsia="he-IL"/>
          </w:rPr>
          <w:t>REVIT</w:t>
        </w:r>
        <w:r w:rsidRPr="006D2AE3">
          <w:rPr>
            <w:rFonts w:hint="cs"/>
            <w:sz w:val="24"/>
            <w:szCs w:val="24"/>
            <w:rtl/>
            <w:lang w:eastAsia="he-IL"/>
          </w:rPr>
          <w:t xml:space="preserve"> בתלת-מימד, תוך שיתוף, תיאום וקליטת הקבצים מן האדריכלים והיועצים האחרים באמצעות </w:t>
        </w:r>
        <w:r>
          <w:rPr>
            <w:rFonts w:hint="cs"/>
            <w:sz w:val="24"/>
            <w:szCs w:val="24"/>
            <w:lang w:eastAsia="he-IL"/>
          </w:rPr>
          <w:t>BIM</w:t>
        </w:r>
        <w:r>
          <w:rPr>
            <w:rFonts w:hint="cs"/>
            <w:sz w:val="24"/>
            <w:szCs w:val="24"/>
            <w:rtl/>
            <w:lang w:eastAsia="he-IL"/>
          </w:rPr>
          <w:t xml:space="preserve"> ו</w:t>
        </w:r>
        <w:r w:rsidRPr="006D2AE3">
          <w:rPr>
            <w:rFonts w:hint="cs"/>
            <w:sz w:val="24"/>
            <w:szCs w:val="24"/>
            <w:rtl/>
            <w:lang w:eastAsia="he-IL"/>
          </w:rPr>
          <w:t xml:space="preserve">תוכנת </w:t>
        </w:r>
        <w:r w:rsidRPr="006D2AE3">
          <w:rPr>
            <w:sz w:val="24"/>
            <w:szCs w:val="24"/>
            <w:lang w:eastAsia="he-IL"/>
          </w:rPr>
          <w:t>@view</w:t>
        </w:r>
        <w:r w:rsidRPr="006D2AE3">
          <w:rPr>
            <w:rFonts w:hint="cs"/>
            <w:sz w:val="24"/>
            <w:szCs w:val="24"/>
            <w:rtl/>
            <w:lang w:eastAsia="he-IL"/>
          </w:rPr>
          <w:t xml:space="preserve">. </w:t>
        </w:r>
        <w:r w:rsidRPr="006D2AE3">
          <w:rPr>
            <w:sz w:val="24"/>
            <w:szCs w:val="24"/>
            <w:rtl/>
            <w:lang w:eastAsia="he-IL"/>
          </w:rPr>
          <w:t xml:space="preserve">כל תעבורת הקבצים תבוצע באמצעות מערכת </w:t>
        </w:r>
        <w:r w:rsidRPr="006D2AE3">
          <w:rPr>
            <w:sz w:val="24"/>
            <w:szCs w:val="24"/>
            <w:lang w:eastAsia="he-IL"/>
          </w:rPr>
          <w:t>@view</w:t>
        </w:r>
        <w:r w:rsidRPr="006D2AE3">
          <w:rPr>
            <w:sz w:val="24"/>
            <w:szCs w:val="24"/>
            <w:rtl/>
            <w:lang w:eastAsia="he-IL"/>
          </w:rPr>
          <w:t xml:space="preserve"> בלבד.</w:t>
        </w:r>
      </w:ins>
    </w:p>
    <w:p w14:paraId="0E3F710C"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2E0A08B"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127" w:name="OLE_LINK5"/>
      <w:bookmarkStart w:id="128"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129" w:name="OLE_LINK7"/>
      <w:bookmarkStart w:id="130"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6E7BBD66"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C1DE825"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425F911C"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674EA574"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127"/>
    <w:bookmarkEnd w:id="128"/>
    <w:bookmarkEnd w:id="129"/>
    <w:bookmarkEnd w:id="130"/>
    <w:p w14:paraId="4F2E3B84"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BAE11C4"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1FEC6BBD"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4BEDFBD7"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03E33A34"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F3CA13A" w14:textId="022C1F8F"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w:t>
      </w:r>
      <w:del w:id="131" w:author="Meryl Etman [2]" w:date="2023-02-07T17:58:00Z">
        <w:r w:rsidRPr="006D2AE3" w:rsidDel="00BC2FC0">
          <w:rPr>
            <w:rFonts w:ascii="Times New Roman" w:eastAsia="Times New Roman" w:hAnsi="Times New Roman" w:cs="David" w:hint="cs"/>
            <w:sz w:val="24"/>
            <w:szCs w:val="24"/>
            <w:rtl/>
            <w:lang w:eastAsia="he-IL"/>
          </w:rPr>
          <w:delText xml:space="preserve">הכוללות </w:delText>
        </w:r>
        <w:r w:rsidRPr="006D2AE3" w:rsidDel="00BC2FC0">
          <w:rPr>
            <w:rFonts w:ascii="Times New Roman" w:eastAsia="Times New Roman" w:hAnsi="Times New Roman" w:cs="David"/>
            <w:sz w:val="24"/>
            <w:szCs w:val="24"/>
            <w:rtl/>
            <w:lang w:eastAsia="he-IL"/>
          </w:rPr>
          <w:delText xml:space="preserve">אומדנים </w:delText>
        </w:r>
      </w:del>
      <w:r w:rsidRPr="006D2AE3">
        <w:rPr>
          <w:rFonts w:ascii="Times New Roman" w:eastAsia="Times New Roman" w:hAnsi="Times New Roman" w:cs="David"/>
          <w:sz w:val="24"/>
          <w:szCs w:val="24"/>
          <w:rtl/>
          <w:lang w:eastAsia="he-IL"/>
        </w:rPr>
        <w:t>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1401FABA"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AFC5E14"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2EB1FB0F"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7CF9477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023771FB"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241C644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703EE2AF"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378B58F3" w14:textId="77777777" w:rsidR="006D2AE3" w:rsidRPr="006D2AE3" w:rsidRDefault="006D2AE3" w:rsidP="00D065DD">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00D065DD">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rtl/>
          <w:lang w:eastAsia="he-IL"/>
        </w:rPr>
        <w:t xml:space="preserve">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77E0220A"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6C86C993" w14:textId="28F75721"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w:t>
      </w:r>
      <w:del w:id="132" w:author="Meryl Etman [2]" w:date="2023-02-07T17:59:00Z">
        <w:r w:rsidRPr="006D2AE3" w:rsidDel="00311C62">
          <w:rPr>
            <w:rFonts w:ascii="Times New Roman" w:eastAsia="Times New Roman" w:hAnsi="Times New Roman" w:cs="David"/>
            <w:sz w:val="24"/>
            <w:szCs w:val="24"/>
            <w:rtl/>
            <w:lang w:eastAsia="he-IL"/>
          </w:rPr>
          <w:delText xml:space="preserve">הכנת חישוב </w:delText>
        </w:r>
        <w:r w:rsidRPr="006D2AE3" w:rsidDel="00311C62">
          <w:rPr>
            <w:rFonts w:ascii="Times New Roman" w:eastAsia="Times New Roman" w:hAnsi="Times New Roman" w:cs="David" w:hint="cs"/>
            <w:sz w:val="24"/>
            <w:szCs w:val="24"/>
            <w:rtl/>
            <w:lang w:eastAsia="he-IL"/>
          </w:rPr>
          <w:delText>המיגון</w:delText>
        </w:r>
        <w:r w:rsidRPr="006D2AE3" w:rsidDel="00311C62">
          <w:rPr>
            <w:rFonts w:ascii="Times New Roman" w:eastAsia="Times New Roman" w:hAnsi="Times New Roman" w:cs="David"/>
            <w:sz w:val="24"/>
            <w:szCs w:val="24"/>
            <w:rtl/>
            <w:lang w:eastAsia="he-IL"/>
          </w:rPr>
          <w:delText xml:space="preserve"> ל</w:delText>
        </w:r>
        <w:r w:rsidRPr="006D2AE3" w:rsidDel="00311C62">
          <w:rPr>
            <w:rFonts w:ascii="Times New Roman" w:eastAsia="Times New Roman" w:hAnsi="Times New Roman" w:cs="David" w:hint="cs"/>
            <w:sz w:val="24"/>
            <w:szCs w:val="24"/>
            <w:rtl/>
            <w:lang w:eastAsia="he-IL"/>
          </w:rPr>
          <w:delText>פיקוד העורף</w:delText>
        </w:r>
        <w:r w:rsidRPr="006D2AE3" w:rsidDel="00311C62">
          <w:rPr>
            <w:rFonts w:ascii="Times New Roman" w:eastAsia="Times New Roman" w:hAnsi="Times New Roman" w:cs="David"/>
            <w:sz w:val="24"/>
            <w:szCs w:val="24"/>
            <w:rtl/>
            <w:lang w:eastAsia="he-IL"/>
          </w:rPr>
          <w:delText xml:space="preserve"> תידרש לפי חוקי התכנון והבניה כולל חתימת </w:delText>
        </w:r>
        <w:r w:rsidR="009F6985" w:rsidDel="00311C62">
          <w:rPr>
            <w:rFonts w:ascii="Times New Roman" w:eastAsia="Times New Roman" w:hAnsi="Times New Roman" w:cs="David"/>
            <w:sz w:val="24"/>
            <w:szCs w:val="24"/>
            <w:rtl/>
            <w:lang w:eastAsia="he-IL"/>
          </w:rPr>
          <w:delText>היועץ</w:delText>
        </w:r>
        <w:r w:rsidRPr="006D2AE3" w:rsidDel="00311C62">
          <w:rPr>
            <w:rFonts w:ascii="Times New Roman" w:eastAsia="Times New Roman" w:hAnsi="Times New Roman" w:cs="David"/>
            <w:sz w:val="24"/>
            <w:szCs w:val="24"/>
            <w:rtl/>
            <w:lang w:eastAsia="he-IL"/>
          </w:rPr>
          <w:delText xml:space="preserve"> על החישובים הנ"ל.</w:delText>
        </w:r>
      </w:del>
    </w:p>
    <w:p w14:paraId="09EFF4A2"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5889170"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7340646E"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859BBA3" w14:textId="0B7C0D30"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r>
      <w:del w:id="133" w:author="Meryl Etman [2]" w:date="2023-03-21T14:05:00Z">
        <w:r w:rsidRPr="006D2AE3" w:rsidDel="00817648">
          <w:rPr>
            <w:rFonts w:ascii="Times New Roman" w:eastAsia="Times New Roman" w:hAnsi="Times New Roman" w:cs="David"/>
            <w:sz w:val="24"/>
            <w:szCs w:val="24"/>
            <w:rtl/>
            <w:lang w:eastAsia="he-IL"/>
          </w:rPr>
          <w:delText>"</w:delText>
        </w:r>
        <w:r w:rsidRPr="006D2AE3" w:rsidDel="00817648">
          <w:rPr>
            <w:rFonts w:ascii="Times New Roman" w:eastAsia="Times New Roman" w:hAnsi="Times New Roman" w:cs="David" w:hint="cs"/>
            <w:sz w:val="24"/>
            <w:szCs w:val="24"/>
            <w:rtl/>
            <w:lang w:eastAsia="he-IL"/>
          </w:rPr>
          <w:delText>ייעוץ</w:delText>
        </w:r>
        <w:r w:rsidRPr="006D2AE3" w:rsidDel="00817648">
          <w:rPr>
            <w:rFonts w:ascii="Times New Roman" w:eastAsia="Times New Roman" w:hAnsi="Times New Roman" w:cs="David"/>
            <w:sz w:val="24"/>
            <w:szCs w:val="24"/>
            <w:rtl/>
            <w:lang w:eastAsia="he-IL"/>
          </w:rPr>
          <w:delText xml:space="preserve"> מפורט" </w:delText>
        </w:r>
        <w:r w:rsidRPr="006D2AE3" w:rsidDel="00817648">
          <w:rPr>
            <w:rFonts w:ascii="Times New Roman" w:eastAsia="Times New Roman" w:hAnsi="Times New Roman" w:cs="David"/>
            <w:sz w:val="24"/>
            <w:szCs w:val="24"/>
            <w:lang w:eastAsia="he-IL"/>
          </w:rPr>
          <w:delText>–</w:delText>
        </w:r>
        <w:r w:rsidRPr="006D2AE3" w:rsidDel="00817648">
          <w:rPr>
            <w:rFonts w:ascii="Times New Roman" w:eastAsia="Times New Roman" w:hAnsi="Times New Roman" w:cs="David"/>
            <w:sz w:val="24"/>
            <w:szCs w:val="24"/>
            <w:rtl/>
            <w:lang w:eastAsia="he-IL"/>
          </w:rPr>
          <w:delText xml:space="preserve"> תכניות מפורטות, פרטים, </w:delText>
        </w:r>
        <w:r w:rsidRPr="006D2AE3" w:rsidDel="00817648">
          <w:rPr>
            <w:rFonts w:ascii="Times New Roman" w:eastAsia="Times New Roman" w:hAnsi="Times New Roman" w:cs="David" w:hint="cs"/>
            <w:sz w:val="24"/>
            <w:szCs w:val="24"/>
            <w:rtl/>
            <w:lang w:eastAsia="he-IL"/>
          </w:rPr>
          <w:delText>חתכים</w:delText>
        </w:r>
        <w:r w:rsidRPr="006D2AE3" w:rsidDel="00817648">
          <w:rPr>
            <w:rFonts w:ascii="Times New Roman" w:eastAsia="Times New Roman" w:hAnsi="Times New Roman" w:cs="David"/>
            <w:sz w:val="24"/>
            <w:szCs w:val="24"/>
            <w:rtl/>
            <w:lang w:eastAsia="he-IL"/>
          </w:rPr>
          <w:delText>, והמסמכים וכל הדרוש לביצוע מכרזים בין הקבלנים ו/או לביצוע המבנים בשטח</w:delText>
        </w:r>
      </w:del>
      <w:ins w:id="134" w:author="Meryl Etman [2]" w:date="2023-03-21T14:05:00Z">
        <w:r w:rsidR="0081764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75801070"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4D0389AE"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1BC5AEC1"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09CDF417" w14:textId="77777777"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3D19BEE4" w14:textId="77777777" w:rsidR="006D2AE3" w:rsidRP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1FBD14EF" w14:textId="77777777"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33D8E214" w14:textId="77777777"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2265D729"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37FBF4B8"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57E812DB" w14:textId="77777777"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r w:rsidRPr="006D2AE3">
        <w:rPr>
          <w:rFonts w:ascii="Times New Roman" w:eastAsia="Times New Roman" w:hAnsi="Times New Roman" w:cs="David" w:hint="cs"/>
          <w:sz w:val="24"/>
          <w:szCs w:val="24"/>
          <w:rtl/>
          <w:lang w:eastAsia="he-IL"/>
        </w:rPr>
        <w:t>והקונסטרוקטור</w:t>
      </w:r>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7D28377E" w14:textId="77777777" w:rsidR="006D2AE3" w:rsidRPr="00D2422A" w:rsidRDefault="006D2AE3" w:rsidP="00D2422A">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lastRenderedPageBreak/>
        <w:t>ייעוץ, מתן הנחיות וקביעת עקרונות לצוות התכנון בנוגע להעברת המערכות האלקטרו-מכאניות.</w:t>
      </w:r>
    </w:p>
    <w:p w14:paraId="0AE5D81C" w14:textId="77777777" w:rsidR="006D2AE3" w:rsidRPr="00415999" w:rsidRDefault="006D2AE3" w:rsidP="00877030">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הכנ</w:t>
      </w:r>
      <w:r w:rsidR="00415999">
        <w:rPr>
          <w:rFonts w:ascii="Times New Roman" w:eastAsia="Times New Roman" w:hAnsi="Times New Roman" w:cs="David" w:hint="cs"/>
          <w:sz w:val="24"/>
          <w:szCs w:val="24"/>
          <w:rtl/>
          <w:lang w:eastAsia="he-IL"/>
        </w:rPr>
        <w:t xml:space="preserve">ת </w:t>
      </w:r>
      <w:r w:rsidR="004143FC">
        <w:rPr>
          <w:rFonts w:ascii="Times New Roman" w:eastAsia="Times New Roman" w:hAnsi="Times New Roman" w:cs="David" w:hint="cs"/>
          <w:sz w:val="24"/>
          <w:szCs w:val="24"/>
          <w:rtl/>
          <w:lang w:eastAsia="he-IL"/>
        </w:rPr>
        <w:t>מודל תלת מ</w:t>
      </w:r>
      <w:r w:rsidR="00415999">
        <w:rPr>
          <w:rFonts w:ascii="Times New Roman" w:eastAsia="Times New Roman" w:hAnsi="Times New Roman" w:cs="David" w:hint="cs"/>
          <w:sz w:val="24"/>
          <w:szCs w:val="24"/>
          <w:rtl/>
          <w:lang w:eastAsia="he-IL"/>
        </w:rPr>
        <w:t xml:space="preserve">מדי ראשוני בתכנת </w:t>
      </w:r>
      <w:r w:rsidRPr="006D2AE3">
        <w:rPr>
          <w:rFonts w:ascii="Times New Roman" w:eastAsia="Times New Roman" w:hAnsi="Times New Roman" w:cs="David"/>
          <w:sz w:val="24"/>
          <w:szCs w:val="24"/>
          <w:lang w:eastAsia="he-IL"/>
        </w:rPr>
        <w:t>REVIT</w:t>
      </w:r>
      <w:r w:rsidR="00415999">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rtl/>
          <w:lang w:eastAsia="he-IL"/>
        </w:rPr>
        <w:t>במתודולוגיי</w:t>
      </w:r>
      <w:r w:rsidR="00877030" w:rsidRPr="008F5534">
        <w:rPr>
          <w:rFonts w:ascii="Times New Roman" w:eastAsia="Times New Roman" w:hAnsi="Times New Roman" w:cs="David" w:hint="eastAsia"/>
          <w:sz w:val="24"/>
          <w:szCs w:val="24"/>
          <w:rtl/>
          <w:lang w:eastAsia="he-IL"/>
        </w:rPr>
        <w:t>ת</w:t>
      </w:r>
      <w:r w:rsidR="00877030" w:rsidRPr="008F5534">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lang w:eastAsia="he-IL"/>
        </w:rPr>
        <w:t>BIM</w:t>
      </w:r>
      <w:r w:rsidR="00877030">
        <w:rPr>
          <w:rFonts w:ascii="Times New Roman" w:eastAsia="Times New Roman" w:hAnsi="Times New Roman" w:cs="David" w:hint="cs"/>
          <w:sz w:val="24"/>
          <w:szCs w:val="24"/>
          <w:rtl/>
          <w:lang w:eastAsia="he-IL"/>
        </w:rPr>
        <w:t>,</w:t>
      </w:r>
      <w:r w:rsidR="00877030" w:rsidRPr="008F5534">
        <w:rPr>
          <w:rFonts w:ascii="Times New Roman" w:eastAsia="Times New Roman" w:hAnsi="Times New Roman" w:cs="David" w:hint="cs"/>
          <w:sz w:val="24"/>
          <w:szCs w:val="24"/>
          <w:rtl/>
          <w:lang w:eastAsia="he-IL"/>
        </w:rPr>
        <w:t xml:space="preserve"> בענן – "</w:t>
      </w:r>
      <w:r w:rsidR="00877030" w:rsidRPr="008F5534">
        <w:rPr>
          <w:rFonts w:ascii="Times New Roman" w:eastAsia="Times New Roman" w:hAnsi="Times New Roman" w:cs="David" w:hint="cs"/>
          <w:sz w:val="24"/>
          <w:szCs w:val="24"/>
          <w:lang w:eastAsia="he-IL"/>
        </w:rPr>
        <w:t>BIM360</w:t>
      </w:r>
      <w:r w:rsidR="00877030" w:rsidRPr="008F5534">
        <w:rPr>
          <w:rFonts w:ascii="Times New Roman" w:eastAsia="Times New Roman" w:hAnsi="Times New Roman" w:cs="David" w:hint="cs"/>
          <w:sz w:val="24"/>
          <w:szCs w:val="24"/>
          <w:rtl/>
          <w:lang w:eastAsia="he-IL"/>
        </w:rPr>
        <w:t xml:space="preserve">" </w:t>
      </w:r>
      <w:r w:rsidR="00877030">
        <w:rPr>
          <w:rFonts w:ascii="Times New Roman" w:eastAsia="Times New Roman" w:hAnsi="Times New Roman" w:cs="David" w:hint="cs"/>
          <w:sz w:val="24"/>
          <w:szCs w:val="24"/>
          <w:rtl/>
          <w:lang w:eastAsia="he-IL"/>
        </w:rPr>
        <w:t>השייך למזמין, הכולל את ת</w:t>
      </w:r>
      <w:r w:rsidR="00877030" w:rsidRPr="006D2AE3">
        <w:rPr>
          <w:rFonts w:ascii="Times New Roman" w:eastAsia="Times New Roman" w:hAnsi="Times New Roman" w:cs="David" w:hint="cs"/>
          <w:sz w:val="24"/>
          <w:szCs w:val="24"/>
          <w:rtl/>
          <w:lang w:eastAsia="he-IL"/>
        </w:rPr>
        <w:t>כניות האדריכלות והסכמה הקונסטרוקטיבית הראשונית.</w:t>
      </w:r>
      <w:r w:rsidR="00877030">
        <w:rPr>
          <w:rFonts w:ascii="Times New Roman" w:eastAsia="Times New Roman" w:hAnsi="Times New Roman" w:cs="David" w:hint="cs"/>
          <w:sz w:val="24"/>
          <w:szCs w:val="24"/>
          <w:rtl/>
          <w:lang w:eastAsia="he-IL"/>
        </w:rPr>
        <w:t xml:space="preserve">  </w:t>
      </w:r>
    </w:p>
    <w:p w14:paraId="2EA05D0D" w14:textId="5D00E783"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del w:id="135" w:author="Meryl Etman [2]" w:date="2023-02-07T18:01:00Z">
        <w:r w:rsidRPr="006D2AE3" w:rsidDel="00311C62">
          <w:rPr>
            <w:rFonts w:ascii="Times New Roman" w:eastAsia="Times New Roman" w:hAnsi="Times New Roman" w:cs="David" w:hint="cs"/>
            <w:sz w:val="24"/>
            <w:szCs w:val="24"/>
            <w:rtl/>
            <w:lang w:eastAsia="he-IL"/>
          </w:rPr>
          <w:delText xml:space="preserve">הכנת פרוגראמה </w:delText>
        </w:r>
        <w:r w:rsidRPr="00415999" w:rsidDel="00311C62">
          <w:rPr>
            <w:rFonts w:ascii="Times New Roman" w:eastAsia="Times New Roman" w:hAnsi="Times New Roman" w:cs="David"/>
            <w:sz w:val="24"/>
            <w:szCs w:val="24"/>
            <w:rtl/>
            <w:lang w:eastAsia="he-IL"/>
          </w:rPr>
          <w:delText xml:space="preserve">של האלטרנטיבות השונות, </w:delText>
        </w:r>
      </w:del>
      <w:r w:rsidRPr="00415999">
        <w:rPr>
          <w:rFonts w:ascii="Times New Roman" w:eastAsia="Times New Roman" w:hAnsi="Times New Roman" w:cs="David"/>
          <w:sz w:val="24"/>
          <w:szCs w:val="24"/>
          <w:rtl/>
          <w:lang w:eastAsia="he-IL"/>
        </w:rPr>
        <w:t xml:space="preserve">המצאת דו"ח הכולל תיאור השיטות, יתרונות וחסרונות, </w:t>
      </w:r>
      <w:del w:id="136" w:author="Meryl Etman [2]" w:date="2023-02-07T18:01:00Z">
        <w:r w:rsidRPr="00415999" w:rsidDel="00311C62">
          <w:rPr>
            <w:rFonts w:ascii="Times New Roman" w:eastAsia="Times New Roman" w:hAnsi="Times New Roman" w:cs="David"/>
            <w:sz w:val="24"/>
            <w:szCs w:val="24"/>
            <w:rtl/>
            <w:lang w:eastAsia="he-IL"/>
          </w:rPr>
          <w:delText xml:space="preserve">עלויות הקמה, עלויות תפעול </w:delText>
        </w:r>
      </w:del>
      <w:r w:rsidRPr="00415999">
        <w:rPr>
          <w:rFonts w:ascii="Times New Roman" w:eastAsia="Times New Roman" w:hAnsi="Times New Roman" w:cs="David"/>
          <w:sz w:val="24"/>
          <w:szCs w:val="24"/>
          <w:rtl/>
          <w:lang w:eastAsia="he-IL"/>
        </w:rPr>
        <w:t>והיבטי נגישות, תפעול ותחזוקה וכיו"ב.</w:t>
      </w:r>
    </w:p>
    <w:p w14:paraId="591E7C03"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01885317" w14:textId="77777777"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 הפרוגראמה</w:t>
      </w:r>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65E83E38"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A7D246"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563A83E5"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1DE2D870"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2295F7E9"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6E547A76" w14:textId="77777777"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מדי לשלב סופי בהתאם לאלטרנטיבה שנבחרה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rtl/>
          <w:lang w:eastAsia="he-IL"/>
        </w:rPr>
        <w:lastRenderedPageBreak/>
        <w:t>"</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sidR="00415999">
        <w:rPr>
          <w:rFonts w:ascii="Times New Roman" w:eastAsia="Times New Roman" w:hAnsi="Times New Roman" w:cs="David" w:hint="cs"/>
          <w:sz w:val="24"/>
          <w:szCs w:val="24"/>
          <w:rtl/>
          <w:lang w:eastAsia="he-IL"/>
        </w:rPr>
        <w:t xml:space="preserve"> 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הסופיות.</w:t>
      </w:r>
    </w:p>
    <w:p w14:paraId="39EAF262"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מתן המלצות לאדריכל, לקונסטרוקטור ולמתכננים האלקטרו-מכאניים לתיאום המערכות למזמין ולמתכננים בכתב ו/או על ידי שרטוטים, חתכים כולל פתרון פרטים ייעודיים.</w:t>
      </w:r>
    </w:p>
    <w:p w14:paraId="05617AA3"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להכנת</w:t>
      </w:r>
      <w:r w:rsidR="00415999">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07AA7B50" w14:textId="5233E6E8"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תיאום התכנון המוקדם מול </w:t>
      </w:r>
      <w:del w:id="137" w:author="Meryl Etman [2]" w:date="2023-02-07T18:02:00Z">
        <w:r w:rsidRPr="006D2AE3" w:rsidDel="00311C62">
          <w:rPr>
            <w:rFonts w:ascii="Times New Roman" w:eastAsia="Times New Roman" w:hAnsi="Times New Roman" w:cs="David" w:hint="cs"/>
            <w:sz w:val="24"/>
            <w:szCs w:val="24"/>
            <w:rtl/>
            <w:lang w:eastAsia="he-IL"/>
          </w:rPr>
          <w:delText xml:space="preserve">כל רשויות התכנון והבניה, הרשויות הרלוונטיות וכל </w:delText>
        </w:r>
      </w:del>
      <w:r w:rsidRPr="006D2AE3">
        <w:rPr>
          <w:rFonts w:ascii="Times New Roman" w:eastAsia="Times New Roman" w:hAnsi="Times New Roman" w:cs="David" w:hint="cs"/>
          <w:sz w:val="24"/>
          <w:szCs w:val="24"/>
          <w:rtl/>
          <w:lang w:eastAsia="he-IL"/>
        </w:rPr>
        <w:t>יתר הגורמים הנדרשים כהכנת רקע לתכנון היועץ ו</w:t>
      </w: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התכנון הסופי של היועצים.</w:t>
      </w:r>
    </w:p>
    <w:p w14:paraId="3249531A"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205D846"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7546C85F"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81E7A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DA02D4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54F51D09"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A67B6DD"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57DF18E5"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4CAF684" w14:textId="77777777"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 xml:space="preserve">מדי לשלב מפורט לביצוע בתוכנית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Pr>
          <w:rFonts w:ascii="Times New Roman" w:eastAsia="Times New Roman" w:hAnsi="Times New Roman" w:cs="David" w:hint="cs"/>
          <w:sz w:val="24"/>
          <w:szCs w:val="24"/>
          <w:rtl/>
          <w:lang w:eastAsia="he-IL"/>
        </w:rPr>
        <w:t xml:space="preserve"> </w:t>
      </w:r>
      <w:r w:rsidR="00415999">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המפורטות לביצוע.</w:t>
      </w:r>
    </w:p>
    <w:p w14:paraId="195FD9F5"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D3941BB"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הנ</w:t>
      </w:r>
      <w:r w:rsidR="004143FC">
        <w:rPr>
          <w:rFonts w:ascii="Times New Roman" w:eastAsia="Times New Roman" w:hAnsi="Times New Roman" w:cs="David" w:hint="cs"/>
          <w:sz w:val="24"/>
          <w:szCs w:val="24"/>
          <w:rtl/>
          <w:lang w:eastAsia="he-IL"/>
        </w:rPr>
        <w:t>גזרות מתוך המודל התלת מ</w:t>
      </w:r>
      <w:r w:rsidRPr="006D2AE3">
        <w:rPr>
          <w:rFonts w:ascii="Times New Roman" w:eastAsia="Times New Roman" w:hAnsi="Times New Roman" w:cs="David" w:hint="cs"/>
          <w:sz w:val="24"/>
          <w:szCs w:val="24"/>
          <w:rtl/>
          <w:lang w:eastAsia="he-IL"/>
        </w:rPr>
        <w:t>מדי</w:t>
      </w:r>
      <w:r w:rsidRPr="006D2AE3">
        <w:rPr>
          <w:rFonts w:ascii="Times New Roman" w:eastAsia="Times New Roman" w:hAnsi="Times New Roman" w:cs="David"/>
          <w:sz w:val="24"/>
          <w:szCs w:val="24"/>
          <w:rtl/>
          <w:lang w:eastAsia="he-IL"/>
        </w:rPr>
        <w:t xml:space="preserve"> והצעת פתרונות טכניים של שילוב מערכות </w:t>
      </w:r>
      <w:r w:rsidRPr="006D2AE3">
        <w:rPr>
          <w:rFonts w:ascii="Times New Roman" w:eastAsia="Times New Roman" w:hAnsi="Times New Roman" w:cs="David"/>
          <w:sz w:val="24"/>
          <w:szCs w:val="24"/>
          <w:rtl/>
          <w:lang w:eastAsia="he-IL"/>
        </w:rPr>
        <w:lastRenderedPageBreak/>
        <w:t>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689B5F79"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BAA9C2B"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4B35F716"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7054DC2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028FE513"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6553AFE4"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ייעוץ לאדריכל וליועצים האחרים בקשר לפירים, להכנות הבינוי, לתשתיות וכיוב'.</w:t>
      </w:r>
    </w:p>
    <w:p w14:paraId="568F9B31"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E417DB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1180CA4C"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4DD7FE8" w14:textId="43D3EF8B"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קורת כל התכניות </w:t>
      </w:r>
      <w:del w:id="138" w:author="Meryl Etman [2]" w:date="2023-02-07T18:02:00Z">
        <w:r w:rsidRPr="006D2AE3" w:rsidDel="00311C62">
          <w:rPr>
            <w:rFonts w:ascii="Times New Roman" w:eastAsia="Times New Roman" w:hAnsi="Times New Roman" w:cs="David"/>
            <w:sz w:val="24"/>
            <w:szCs w:val="24"/>
            <w:rtl/>
            <w:lang w:eastAsia="he-IL"/>
          </w:rPr>
          <w:delText xml:space="preserve">והמפרטים </w:delText>
        </w:r>
      </w:del>
      <w:r w:rsidRPr="006D2AE3">
        <w:rPr>
          <w:rFonts w:ascii="Times New Roman" w:eastAsia="Times New Roman" w:hAnsi="Times New Roman" w:cs="David"/>
          <w:sz w:val="24"/>
          <w:szCs w:val="24"/>
          <w:rtl/>
          <w:lang w:eastAsia="he-IL"/>
        </w:rPr>
        <w:t>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1080A6E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28F8133" w14:textId="7526F1F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del w:id="139" w:author="Meryl Etman [2]" w:date="2023-02-08T17:15:00Z">
        <w:r w:rsidRPr="006D2AE3" w:rsidDel="00872C76">
          <w:rPr>
            <w:rFonts w:ascii="Times New Roman" w:eastAsia="Times New Roman" w:hAnsi="Times New Roman" w:cs="David" w:hint="cs"/>
            <w:sz w:val="24"/>
            <w:szCs w:val="24"/>
            <w:rtl/>
            <w:lang w:eastAsia="he-IL"/>
          </w:rPr>
          <w:delText>בדיקת</w:delText>
        </w:r>
        <w:r w:rsidRPr="006D2AE3" w:rsidDel="00872C76">
          <w:rPr>
            <w:rFonts w:ascii="Times New Roman" w:eastAsia="Times New Roman" w:hAnsi="Times New Roman" w:cs="David"/>
            <w:sz w:val="24"/>
            <w:szCs w:val="24"/>
            <w:rtl/>
            <w:lang w:eastAsia="he-IL"/>
          </w:rPr>
          <w:delText xml:space="preserve"> </w:delText>
        </w:r>
        <w:r w:rsidRPr="006D2AE3" w:rsidDel="00872C76">
          <w:rPr>
            <w:rFonts w:ascii="Times New Roman" w:eastAsia="Times New Roman" w:hAnsi="Times New Roman" w:cs="David" w:hint="cs"/>
            <w:sz w:val="24"/>
            <w:szCs w:val="24"/>
            <w:rtl/>
            <w:lang w:eastAsia="he-IL"/>
          </w:rPr>
          <w:delText>ה</w:delText>
        </w:r>
        <w:r w:rsidRPr="006D2AE3" w:rsidDel="00872C76">
          <w:rPr>
            <w:rFonts w:ascii="Times New Roman" w:eastAsia="Times New Roman" w:hAnsi="Times New Roman" w:cs="David"/>
            <w:sz w:val="24"/>
            <w:szCs w:val="24"/>
            <w:rtl/>
            <w:lang w:eastAsia="he-IL"/>
          </w:rPr>
          <w:delText>שינויים בתוכניות ככל שיתחייב להתאמת הפרויקט למסגרת התקציבית כפי שיקבע ע"י המזמין</w:delText>
        </w:r>
      </w:del>
      <w:ins w:id="140" w:author="Meryl Etman [2]" w:date="2023-02-08T17:15:00Z">
        <w:r w:rsidR="00872C76">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465C4B7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DC8923C" w14:textId="383A7C49"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w:t>
      </w:r>
      <w:ins w:id="141" w:author="Meryl Etman [2]" w:date="2023-02-08T17:16:00Z">
        <w:r w:rsidR="00872C76">
          <w:rPr>
            <w:rFonts w:ascii="Times New Roman" w:eastAsia="Times New Roman" w:hAnsi="Times New Roman" w:cs="David" w:hint="cs"/>
            <w:sz w:val="24"/>
            <w:szCs w:val="24"/>
            <w:rtl/>
            <w:lang w:eastAsia="he-IL"/>
          </w:rPr>
          <w:t>כי ה</w:t>
        </w:r>
      </w:ins>
      <w:r w:rsidRPr="006D2AE3">
        <w:rPr>
          <w:rFonts w:ascii="Times New Roman" w:eastAsia="Times New Roman" w:hAnsi="Times New Roman" w:cs="David"/>
          <w:sz w:val="24"/>
          <w:szCs w:val="24"/>
          <w:rtl/>
          <w:lang w:eastAsia="he-IL"/>
        </w:rPr>
        <w:t xml:space="preserve">תכניות </w:t>
      </w:r>
      <w:ins w:id="142" w:author="Meryl Etman [2]" w:date="2023-02-08T17:16:00Z">
        <w:r w:rsidR="00872C76">
          <w:rPr>
            <w:rFonts w:ascii="Times New Roman" w:eastAsia="Times New Roman" w:hAnsi="Times New Roman" w:cs="David" w:hint="cs"/>
            <w:sz w:val="24"/>
            <w:szCs w:val="24"/>
            <w:rtl/>
            <w:lang w:eastAsia="he-IL"/>
          </w:rPr>
          <w:t>ה</w:t>
        </w:r>
      </w:ins>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w:t>
      </w:r>
      <w:ins w:id="143" w:author="Meryl Etman [2]" w:date="2023-02-08T17:16:00Z">
        <w:r w:rsidR="00872C76">
          <w:rPr>
            <w:rFonts w:ascii="Times New Roman" w:eastAsia="Times New Roman" w:hAnsi="Times New Roman" w:cs="David" w:hint="cs"/>
            <w:sz w:val="24"/>
            <w:szCs w:val="24"/>
            <w:rtl/>
            <w:lang w:eastAsia="he-IL"/>
          </w:rPr>
          <w:t xml:space="preserve">מתואמות </w:t>
        </w:r>
      </w:ins>
      <w:r w:rsidRPr="006D2AE3">
        <w:rPr>
          <w:rFonts w:ascii="Times New Roman" w:eastAsia="Times New Roman" w:hAnsi="Times New Roman" w:cs="David"/>
          <w:sz w:val="24"/>
          <w:szCs w:val="24"/>
          <w:rtl/>
          <w:lang w:eastAsia="he-IL"/>
        </w:rPr>
        <w:t>לביצוע</w:t>
      </w:r>
      <w:r w:rsidRPr="006D2AE3">
        <w:rPr>
          <w:rFonts w:ascii="Times New Roman" w:eastAsia="Times New Roman" w:hAnsi="Times New Roman" w:cs="David" w:hint="cs"/>
          <w:sz w:val="24"/>
          <w:szCs w:val="24"/>
          <w:rtl/>
          <w:lang w:eastAsia="he-IL"/>
        </w:rPr>
        <w:t>.</w:t>
      </w:r>
    </w:p>
    <w:p w14:paraId="729EFEDB"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8A40973"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280B5E37"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72A2ADD" w14:textId="3BE8DEB9"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44" w:author="Meryl Etman [2]" w:date="2023-02-08T17:16:00Z">
        <w:r w:rsidRPr="006D2AE3" w:rsidDel="00872C76">
          <w:rPr>
            <w:rFonts w:ascii="Times New Roman" w:eastAsia="Times New Roman" w:hAnsi="Times New Roman" w:cs="David"/>
            <w:sz w:val="24"/>
            <w:szCs w:val="24"/>
            <w:rtl/>
            <w:lang w:eastAsia="he-IL"/>
          </w:rPr>
          <w:delText>מתן חוות דעת טכנית וי</w:delText>
        </w:r>
        <w:r w:rsidRPr="006D2AE3" w:rsidDel="00872C76">
          <w:rPr>
            <w:rFonts w:ascii="Times New Roman" w:eastAsia="Times New Roman" w:hAnsi="Times New Roman" w:cs="David" w:hint="cs"/>
            <w:sz w:val="24"/>
            <w:szCs w:val="24"/>
            <w:rtl/>
            <w:lang w:eastAsia="he-IL"/>
          </w:rPr>
          <w:delText>י</w:delText>
        </w:r>
        <w:r w:rsidRPr="006D2AE3" w:rsidDel="00872C76">
          <w:rPr>
            <w:rFonts w:ascii="Times New Roman" w:eastAsia="Times New Roman" w:hAnsi="Times New Roman" w:cs="David"/>
            <w:sz w:val="24"/>
            <w:szCs w:val="24"/>
            <w:rtl/>
            <w:lang w:eastAsia="he-IL"/>
          </w:rPr>
          <w:delText>עוץ בכל הקשור בהכנת המכרזים ופרסומם</w:delText>
        </w:r>
      </w:del>
      <w:ins w:id="145" w:author="Meryl Etman [2]" w:date="2023-02-08T17:16:00Z">
        <w:r w:rsidR="00872C76">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07BB33A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BA7A6C" w14:textId="22C986CB"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46" w:author="Meryl Etman [2]" w:date="2023-02-08T17:16:00Z">
        <w:r w:rsidRPr="006D2AE3" w:rsidDel="00872C76">
          <w:rPr>
            <w:rFonts w:ascii="Times New Roman" w:eastAsia="Times New Roman" w:hAnsi="Times New Roman" w:cs="David"/>
            <w:sz w:val="24"/>
            <w:szCs w:val="24"/>
            <w:rtl/>
            <w:lang w:eastAsia="he-IL"/>
          </w:rPr>
          <w:delText>מתן חוות דעת טכנית, בכל הקשור להצעות הקבלנים</w:delText>
        </w:r>
      </w:del>
      <w:ins w:id="147" w:author="Meryl Etman [2]" w:date="2023-02-08T17:16:00Z">
        <w:r w:rsidR="00872C76">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13F73D68"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EFB6CCA" w14:textId="04BF5656" w:rsidR="006D2AE3" w:rsidRPr="006D2AE3" w:rsidDel="00872C76" w:rsidRDefault="006D2AE3" w:rsidP="006D2AE3">
      <w:pPr>
        <w:widowControl w:val="0"/>
        <w:spacing w:before="0" w:beforeAutospacing="0" w:after="120" w:afterAutospacing="0" w:line="240" w:lineRule="auto"/>
        <w:ind w:left="1440"/>
        <w:rPr>
          <w:del w:id="148" w:author="Meryl Etman [2]" w:date="2023-02-08T17:17:00Z"/>
          <w:rFonts w:ascii="Times New Roman" w:eastAsia="Times New Roman" w:hAnsi="Times New Roman" w:cs="David"/>
          <w:sz w:val="24"/>
          <w:szCs w:val="24"/>
          <w:rtl/>
          <w:lang w:eastAsia="he-IL"/>
        </w:rPr>
      </w:pPr>
      <w:del w:id="149" w:author="Meryl Etman [2]" w:date="2023-02-08T17:17:00Z">
        <w:r w:rsidRPr="006D2AE3" w:rsidDel="00872C76">
          <w:rPr>
            <w:rFonts w:ascii="Times New Roman" w:eastAsia="Times New Roman" w:hAnsi="Times New Roman" w:cs="David"/>
            <w:sz w:val="24"/>
            <w:szCs w:val="24"/>
            <w:rtl/>
            <w:lang w:eastAsia="he-IL"/>
          </w:rPr>
          <w:delText>מובהר בזאת שה</w:delText>
        </w:r>
        <w:r w:rsidRPr="006D2AE3" w:rsidDel="00872C76">
          <w:rPr>
            <w:rFonts w:ascii="Times New Roman" w:eastAsia="Times New Roman" w:hAnsi="Times New Roman" w:cs="David" w:hint="cs"/>
            <w:sz w:val="24"/>
            <w:szCs w:val="24"/>
            <w:rtl/>
            <w:lang w:eastAsia="he-IL"/>
          </w:rPr>
          <w:delText>יועץ</w:delText>
        </w:r>
        <w:r w:rsidRPr="006D2AE3" w:rsidDel="00872C76">
          <w:rPr>
            <w:rFonts w:ascii="Times New Roman" w:eastAsia="Times New Roman" w:hAnsi="Times New Roman" w:cs="David"/>
            <w:sz w:val="24"/>
            <w:szCs w:val="24"/>
            <w:rtl/>
            <w:lang w:eastAsia="he-IL"/>
          </w:rPr>
          <w:delText xml:space="preserve"> יכין, באם י</w:delText>
        </w:r>
        <w:r w:rsidRPr="006D2AE3" w:rsidDel="00872C76">
          <w:rPr>
            <w:rFonts w:ascii="Times New Roman" w:eastAsia="Times New Roman" w:hAnsi="Times New Roman" w:cs="David" w:hint="cs"/>
            <w:sz w:val="24"/>
            <w:szCs w:val="24"/>
            <w:rtl/>
            <w:lang w:eastAsia="he-IL"/>
          </w:rPr>
          <w:delText>י</w:delText>
        </w:r>
        <w:r w:rsidRPr="006D2AE3" w:rsidDel="00872C76">
          <w:rPr>
            <w:rFonts w:ascii="Times New Roman" w:eastAsia="Times New Roman" w:hAnsi="Times New Roman" w:cs="David"/>
            <w:sz w:val="24"/>
            <w:szCs w:val="24"/>
            <w:rtl/>
            <w:lang w:eastAsia="he-IL"/>
          </w:rPr>
          <w:delText>דרש מסמכים למכרזים, עוד לפני השלמת המסמכים המפורטים לב</w:delText>
        </w:r>
        <w:r w:rsidRPr="006D2AE3" w:rsidDel="00872C76">
          <w:rPr>
            <w:rFonts w:ascii="Times New Roman" w:eastAsia="Times New Roman" w:hAnsi="Times New Roman" w:cs="David" w:hint="cs"/>
            <w:sz w:val="24"/>
            <w:szCs w:val="24"/>
            <w:rtl/>
            <w:lang w:eastAsia="he-IL"/>
          </w:rPr>
          <w:delText>י</w:delText>
        </w:r>
        <w:r w:rsidRPr="006D2AE3" w:rsidDel="00872C76">
          <w:rPr>
            <w:rFonts w:ascii="Times New Roman" w:eastAsia="Times New Roman" w:hAnsi="Times New Roman" w:cs="David"/>
            <w:sz w:val="24"/>
            <w:szCs w:val="24"/>
            <w:rtl/>
            <w:lang w:eastAsia="he-IL"/>
          </w:rPr>
          <w:delText>צוע.</w:delText>
        </w:r>
      </w:del>
    </w:p>
    <w:p w14:paraId="5E894916"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C5CAAD"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65FD2816"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3BF7BAA5"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29C01FF0"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A96056A"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785A9B6E"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709C8B1" w14:textId="1DD981EB" w:rsidR="006D2AE3" w:rsidRPr="006D2AE3" w:rsidDel="00872C76" w:rsidRDefault="006D2AE3" w:rsidP="006D2AE3">
      <w:pPr>
        <w:widowControl w:val="0"/>
        <w:numPr>
          <w:ilvl w:val="0"/>
          <w:numId w:val="8"/>
        </w:numPr>
        <w:tabs>
          <w:tab w:val="num" w:pos="2522"/>
        </w:tabs>
        <w:spacing w:before="0" w:beforeAutospacing="0" w:after="0" w:afterAutospacing="0" w:line="240" w:lineRule="auto"/>
        <w:ind w:left="2522" w:hanging="362"/>
        <w:jc w:val="both"/>
        <w:rPr>
          <w:del w:id="150" w:author="Meryl Etman [2]" w:date="2023-02-08T17:18:00Z"/>
          <w:rFonts w:ascii="Times New Roman" w:eastAsia="Times New Roman" w:hAnsi="Times New Roman" w:cs="David"/>
          <w:sz w:val="24"/>
          <w:szCs w:val="24"/>
          <w:rtl/>
          <w:lang w:eastAsia="he-IL"/>
        </w:rPr>
      </w:pPr>
      <w:del w:id="151" w:author="Meryl Etman [2]" w:date="2023-02-08T17:17:00Z">
        <w:r w:rsidRPr="006D2AE3" w:rsidDel="00872C76">
          <w:rPr>
            <w:rFonts w:ascii="Times New Roman" w:eastAsia="Times New Roman" w:hAnsi="Times New Roman" w:cs="David"/>
            <w:sz w:val="24"/>
            <w:szCs w:val="24"/>
            <w:rtl/>
            <w:lang w:eastAsia="he-IL"/>
          </w:rPr>
          <w:delText xml:space="preserve">עדכון </w:delText>
        </w:r>
        <w:r w:rsidRPr="006D2AE3" w:rsidDel="00872C76">
          <w:rPr>
            <w:rFonts w:ascii="Times New Roman" w:eastAsia="Times New Roman" w:hAnsi="Times New Roman" w:cs="David" w:hint="cs"/>
            <w:sz w:val="24"/>
            <w:szCs w:val="24"/>
            <w:rtl/>
            <w:lang w:eastAsia="he-IL"/>
          </w:rPr>
          <w:delText>מודל</w:delText>
        </w:r>
        <w:r w:rsidRPr="006D2AE3" w:rsidDel="00872C76">
          <w:rPr>
            <w:rFonts w:ascii="Times New Roman" w:eastAsia="Times New Roman" w:hAnsi="Times New Roman" w:cs="David"/>
            <w:sz w:val="24"/>
            <w:szCs w:val="24"/>
            <w:rtl/>
            <w:lang w:eastAsia="he-IL"/>
          </w:rPr>
          <w:delText xml:space="preserve"> </w:delText>
        </w:r>
        <w:r w:rsidRPr="006D2AE3" w:rsidDel="00872C76">
          <w:rPr>
            <w:rFonts w:ascii="Times New Roman" w:eastAsia="Times New Roman" w:hAnsi="Times New Roman" w:cs="David" w:hint="cs"/>
            <w:sz w:val="24"/>
            <w:szCs w:val="24"/>
            <w:rtl/>
            <w:lang w:eastAsia="he-IL"/>
          </w:rPr>
          <w:delText xml:space="preserve">תיאום המערכות, החתכים </w:delText>
        </w:r>
        <w:r w:rsidRPr="006D2AE3" w:rsidDel="00872C76">
          <w:rPr>
            <w:rFonts w:ascii="Times New Roman" w:eastAsia="Times New Roman" w:hAnsi="Times New Roman" w:cs="David"/>
            <w:sz w:val="24"/>
            <w:szCs w:val="24"/>
            <w:rtl/>
            <w:lang w:eastAsia="he-IL"/>
          </w:rPr>
          <w:delText>והפרטים בהתאם לשינויים שיתחייבו מבעיות שיופיעו במהלך ב</w:delText>
        </w:r>
        <w:r w:rsidRPr="006D2AE3" w:rsidDel="00872C76">
          <w:rPr>
            <w:rFonts w:ascii="Times New Roman" w:eastAsia="Times New Roman" w:hAnsi="Times New Roman" w:cs="David" w:hint="cs"/>
            <w:sz w:val="24"/>
            <w:szCs w:val="24"/>
            <w:rtl/>
            <w:lang w:eastAsia="he-IL"/>
          </w:rPr>
          <w:delText>י</w:delText>
        </w:r>
        <w:r w:rsidRPr="006D2AE3" w:rsidDel="00872C76">
          <w:rPr>
            <w:rFonts w:ascii="Times New Roman" w:eastAsia="Times New Roman" w:hAnsi="Times New Roman" w:cs="David"/>
            <w:sz w:val="24"/>
            <w:szCs w:val="24"/>
            <w:rtl/>
            <w:lang w:eastAsia="he-IL"/>
          </w:rPr>
          <w:delText xml:space="preserve">צוע העבודות </w:delText>
        </w:r>
        <w:r w:rsidRPr="006D2AE3" w:rsidDel="00872C76">
          <w:rPr>
            <w:rFonts w:ascii="Times New Roman" w:eastAsia="Times New Roman" w:hAnsi="Times New Roman" w:cs="David" w:hint="cs"/>
            <w:sz w:val="24"/>
            <w:szCs w:val="24"/>
            <w:rtl/>
            <w:lang w:eastAsia="he-IL"/>
          </w:rPr>
          <w:delText>ע"י</w:delText>
        </w:r>
        <w:r w:rsidRPr="006D2AE3" w:rsidDel="00872C76">
          <w:rPr>
            <w:rFonts w:ascii="Times New Roman" w:eastAsia="Times New Roman" w:hAnsi="Times New Roman" w:cs="David"/>
            <w:sz w:val="24"/>
            <w:szCs w:val="24"/>
            <w:rtl/>
            <w:lang w:eastAsia="he-IL"/>
          </w:rPr>
          <w:delText xml:space="preserve"> </w:delText>
        </w:r>
        <w:r w:rsidRPr="006D2AE3" w:rsidDel="00872C76">
          <w:rPr>
            <w:rFonts w:ascii="Times New Roman" w:eastAsia="Times New Roman" w:hAnsi="Times New Roman" w:cs="David" w:hint="cs"/>
            <w:sz w:val="24"/>
            <w:szCs w:val="24"/>
            <w:rtl/>
            <w:lang w:eastAsia="he-IL"/>
          </w:rPr>
          <w:delText>הקבלן, אשר אושרו מראש ע"י המזמין והמנהל.</w:delText>
        </w:r>
        <w:r w:rsidRPr="006D2AE3" w:rsidDel="00872C76">
          <w:rPr>
            <w:rFonts w:ascii="Times New Roman" w:eastAsia="Times New Roman" w:hAnsi="Times New Roman" w:cs="David"/>
            <w:sz w:val="24"/>
            <w:szCs w:val="24"/>
            <w:rtl/>
            <w:lang w:eastAsia="he-IL"/>
          </w:rPr>
          <w:delText xml:space="preserve"> כל עדכון יבוצע בתאום עם המנהל בכתב</w:delText>
        </w:r>
      </w:del>
      <w:del w:id="152" w:author="Meryl Etman [2]" w:date="2023-02-08T17:18:00Z">
        <w:r w:rsidRPr="006D2AE3" w:rsidDel="00872C76">
          <w:rPr>
            <w:rFonts w:ascii="Times New Roman" w:eastAsia="Times New Roman" w:hAnsi="Times New Roman" w:cs="David"/>
            <w:sz w:val="24"/>
            <w:szCs w:val="24"/>
            <w:rtl/>
            <w:lang w:eastAsia="he-IL"/>
          </w:rPr>
          <w:delText>.</w:delText>
        </w:r>
      </w:del>
    </w:p>
    <w:p w14:paraId="5D650059" w14:textId="3C59E96A" w:rsidR="006D2AE3" w:rsidRPr="006D2AE3" w:rsidDel="00872C76" w:rsidRDefault="006D2AE3" w:rsidP="006D2AE3">
      <w:pPr>
        <w:widowControl w:val="0"/>
        <w:spacing w:before="0" w:beforeAutospacing="0" w:after="0" w:afterAutospacing="0" w:line="240" w:lineRule="auto"/>
        <w:ind w:left="2522"/>
        <w:jc w:val="both"/>
        <w:rPr>
          <w:del w:id="153" w:author="Meryl Etman [2]" w:date="2023-02-08T17:18:00Z"/>
          <w:rFonts w:ascii="Times New Roman" w:eastAsia="Times New Roman" w:hAnsi="Times New Roman" w:cs="David"/>
          <w:sz w:val="24"/>
          <w:szCs w:val="24"/>
          <w:rtl/>
          <w:lang w:eastAsia="he-IL"/>
        </w:rPr>
      </w:pPr>
    </w:p>
    <w:p w14:paraId="06CB2C34" w14:textId="517705AD" w:rsidR="006D2AE3" w:rsidRPr="006D2AE3" w:rsidDel="00872C76" w:rsidRDefault="006D2AE3" w:rsidP="006D2AE3">
      <w:pPr>
        <w:widowControl w:val="0"/>
        <w:numPr>
          <w:ilvl w:val="0"/>
          <w:numId w:val="8"/>
        </w:numPr>
        <w:tabs>
          <w:tab w:val="num" w:pos="2522"/>
        </w:tabs>
        <w:spacing w:before="0" w:beforeAutospacing="0" w:after="0" w:afterAutospacing="0" w:line="240" w:lineRule="auto"/>
        <w:ind w:left="2522" w:hanging="362"/>
        <w:jc w:val="both"/>
        <w:rPr>
          <w:del w:id="154" w:author="Meryl Etman [2]" w:date="2023-02-08T17:18:00Z"/>
          <w:rFonts w:ascii="Times New Roman" w:eastAsia="Times New Roman" w:hAnsi="Times New Roman" w:cs="David"/>
          <w:sz w:val="24"/>
          <w:szCs w:val="24"/>
          <w:rtl/>
          <w:lang w:eastAsia="he-IL"/>
        </w:rPr>
      </w:pPr>
      <w:del w:id="155" w:author="Meryl Etman [2]" w:date="2023-02-08T17:17:00Z">
        <w:r w:rsidRPr="006D2AE3" w:rsidDel="00872C76">
          <w:rPr>
            <w:rFonts w:ascii="Times New Roman" w:eastAsia="Times New Roman" w:hAnsi="Times New Roman" w:cs="David"/>
            <w:sz w:val="24"/>
            <w:szCs w:val="24"/>
            <w:rtl/>
            <w:lang w:eastAsia="he-IL"/>
          </w:rPr>
          <w:delText>השתתפות בקבלת העבודות ואישור גמר ביצוע העבודות, בתאום עם היועצים. העברת רשימות ליקויים לתיקון</w:delText>
        </w:r>
      </w:del>
      <w:del w:id="156" w:author="Meryl Etman [2]" w:date="2023-02-08T17:18:00Z">
        <w:r w:rsidRPr="006D2AE3" w:rsidDel="00872C76">
          <w:rPr>
            <w:rFonts w:ascii="Times New Roman" w:eastAsia="Times New Roman" w:hAnsi="Times New Roman" w:cs="David"/>
            <w:sz w:val="24"/>
            <w:szCs w:val="24"/>
            <w:rtl/>
            <w:lang w:eastAsia="he-IL"/>
          </w:rPr>
          <w:delText>.</w:delText>
        </w:r>
      </w:del>
    </w:p>
    <w:p w14:paraId="3B6B8083" w14:textId="76CE5636" w:rsidR="006D2AE3" w:rsidRPr="006D2AE3" w:rsidDel="00872C76" w:rsidRDefault="006D2AE3" w:rsidP="006D2AE3">
      <w:pPr>
        <w:widowControl w:val="0"/>
        <w:spacing w:before="0" w:beforeAutospacing="0" w:after="0" w:afterAutospacing="0" w:line="240" w:lineRule="auto"/>
        <w:ind w:left="2522"/>
        <w:jc w:val="both"/>
        <w:rPr>
          <w:del w:id="157" w:author="Meryl Etman [2]" w:date="2023-02-08T17:18:00Z"/>
          <w:rFonts w:ascii="Times New Roman" w:eastAsia="Times New Roman" w:hAnsi="Times New Roman" w:cs="David"/>
          <w:sz w:val="24"/>
          <w:szCs w:val="24"/>
          <w:rtl/>
          <w:lang w:eastAsia="he-IL"/>
        </w:rPr>
      </w:pPr>
    </w:p>
    <w:p w14:paraId="262DEF38" w14:textId="76AFB7CE"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w:t>
      </w:r>
      <w:del w:id="158" w:author="Meryl Etman [2]" w:date="2023-02-08T17:19:00Z">
        <w:r w:rsidRPr="006D2AE3" w:rsidDel="00872C76">
          <w:rPr>
            <w:rFonts w:ascii="Times New Roman" w:eastAsia="Times New Roman" w:hAnsi="Times New Roman" w:cs="David"/>
            <w:sz w:val="24"/>
            <w:szCs w:val="24"/>
            <w:rtl/>
            <w:lang w:eastAsia="he-IL"/>
          </w:rPr>
          <w:delText xml:space="preserve"> ועל התאמתן לתנאי החוזים עם קבלני העבודות, הן לפני מסירת העבודה והן בתקופת הבדק</w:delText>
        </w:r>
      </w:del>
      <w:r w:rsidRPr="006D2AE3">
        <w:rPr>
          <w:rFonts w:ascii="Times New Roman" w:eastAsia="Times New Roman" w:hAnsi="Times New Roman" w:cs="David"/>
          <w:sz w:val="24"/>
          <w:szCs w:val="24"/>
          <w:rtl/>
          <w:lang w:eastAsia="he-IL"/>
        </w:rPr>
        <w:t>.</w:t>
      </w:r>
    </w:p>
    <w:p w14:paraId="4B3EF1B6"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8CBC010"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4B9403B3"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85EB45C"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3439E817"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C899CD0"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3651A4F7"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532638E"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כל יתר הדרוש לפיקוח עליון, ולביקורת על הבניה.</w:t>
      </w:r>
    </w:p>
    <w:p w14:paraId="292237E6"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0C72908" w14:textId="79F589FC" w:rsidR="006D2AE3" w:rsidRPr="006D2AE3" w:rsidDel="00771FF6" w:rsidRDefault="006D2AE3" w:rsidP="006D2AE3">
      <w:pPr>
        <w:widowControl w:val="0"/>
        <w:numPr>
          <w:ilvl w:val="0"/>
          <w:numId w:val="8"/>
        </w:numPr>
        <w:tabs>
          <w:tab w:val="num" w:pos="2522"/>
        </w:tabs>
        <w:spacing w:before="0" w:beforeAutospacing="0" w:after="0" w:afterAutospacing="0" w:line="240" w:lineRule="auto"/>
        <w:ind w:left="2522" w:hanging="362"/>
        <w:jc w:val="both"/>
        <w:rPr>
          <w:del w:id="159" w:author="Meryl Etman [2]" w:date="2023-02-08T17:21:00Z"/>
          <w:rFonts w:ascii="Times New Roman" w:eastAsia="Times New Roman" w:hAnsi="Times New Roman" w:cs="David"/>
          <w:sz w:val="24"/>
          <w:szCs w:val="24"/>
          <w:rtl/>
          <w:lang w:eastAsia="he-IL"/>
        </w:rPr>
      </w:pPr>
      <w:del w:id="160" w:author="Meryl Etman [2]" w:date="2023-02-08T17:21:00Z">
        <w:r w:rsidRPr="006D2AE3" w:rsidDel="00771FF6">
          <w:rPr>
            <w:rFonts w:ascii="Times New Roman" w:eastAsia="Times New Roman" w:hAnsi="Times New Roman" w:cs="David"/>
            <w:sz w:val="24"/>
            <w:szCs w:val="24"/>
            <w:rtl/>
            <w:lang w:eastAsia="he-IL"/>
          </w:rPr>
          <w:delText>עיבוד תכניות הפרויקט כפי שבוצעו למעשה (</w:delText>
        </w:r>
        <w:r w:rsidRPr="006D2AE3" w:rsidDel="00771FF6">
          <w:rPr>
            <w:rFonts w:ascii="Times New Roman" w:eastAsia="Times New Roman" w:hAnsi="Times New Roman" w:cs="David"/>
            <w:sz w:val="24"/>
            <w:szCs w:val="24"/>
            <w:lang w:eastAsia="he-IL"/>
          </w:rPr>
          <w:delText>AS-MADE</w:delText>
        </w:r>
        <w:r w:rsidRPr="006D2AE3" w:rsidDel="00771FF6">
          <w:rPr>
            <w:rFonts w:ascii="Times New Roman" w:eastAsia="Times New Roman" w:hAnsi="Times New Roman" w:cs="David"/>
            <w:sz w:val="24"/>
            <w:szCs w:val="24"/>
            <w:rtl/>
            <w:lang w:eastAsia="he-IL"/>
          </w:rPr>
          <w:delText xml:space="preserve">) על בסיס תכניות </w:delText>
        </w:r>
        <w:r w:rsidRPr="006D2AE3" w:rsidDel="00771FF6">
          <w:rPr>
            <w:rFonts w:ascii="Times New Roman" w:eastAsia="Times New Roman" w:hAnsi="Times New Roman" w:cs="David"/>
            <w:sz w:val="24"/>
            <w:szCs w:val="24"/>
            <w:lang w:eastAsia="he-IL"/>
          </w:rPr>
          <w:delText>AS-MADE</w:delText>
        </w:r>
        <w:r w:rsidRPr="006D2AE3" w:rsidDel="00771FF6">
          <w:rPr>
            <w:rFonts w:ascii="Times New Roman" w:eastAsia="Times New Roman" w:hAnsi="Times New Roman" w:cs="David"/>
            <w:sz w:val="24"/>
            <w:szCs w:val="24"/>
            <w:rtl/>
            <w:lang w:eastAsia="he-IL"/>
          </w:rPr>
          <w:delText xml:space="preserve"> שימסור הקבלן תוך ציון כל השינויים שחלו בזמן הביצוע, ומסירתם למזמין ע"ג דיסקט.</w:delText>
        </w:r>
      </w:del>
    </w:p>
    <w:p w14:paraId="137DCD68" w14:textId="5BBB7CC2" w:rsidR="006D2AE3" w:rsidRPr="006D2AE3" w:rsidDel="00771FF6" w:rsidRDefault="006D2AE3" w:rsidP="006D2AE3">
      <w:pPr>
        <w:widowControl w:val="0"/>
        <w:spacing w:before="0" w:beforeAutospacing="0" w:after="0" w:afterAutospacing="0" w:line="240" w:lineRule="auto"/>
        <w:ind w:left="2160" w:hanging="720"/>
        <w:jc w:val="both"/>
        <w:rPr>
          <w:del w:id="161" w:author="Meryl Etman [2]" w:date="2023-02-08T17:21:00Z"/>
          <w:rFonts w:ascii="Times New Roman" w:eastAsia="Times New Roman" w:hAnsi="Times New Roman" w:cs="David"/>
          <w:sz w:val="24"/>
          <w:szCs w:val="24"/>
          <w:rtl/>
          <w:lang w:eastAsia="he-IL"/>
        </w:rPr>
      </w:pPr>
    </w:p>
    <w:p w14:paraId="5C3DDCC8" w14:textId="42AE1430" w:rsidR="006D2AE3" w:rsidRPr="006D2AE3" w:rsidDel="00771FF6" w:rsidRDefault="006D2AE3" w:rsidP="006D2AE3">
      <w:pPr>
        <w:widowControl w:val="0"/>
        <w:spacing w:before="0" w:beforeAutospacing="0" w:after="0" w:afterAutospacing="0" w:line="276" w:lineRule="auto"/>
        <w:ind w:left="2160"/>
        <w:jc w:val="both"/>
        <w:rPr>
          <w:del w:id="162" w:author="Meryl Etman [2]" w:date="2023-02-08T17:21:00Z"/>
          <w:rFonts w:ascii="Times New Roman" w:eastAsia="Times New Roman" w:hAnsi="Times New Roman" w:cs="David"/>
          <w:sz w:val="24"/>
          <w:szCs w:val="24"/>
          <w:rtl/>
          <w:lang w:eastAsia="he-IL"/>
        </w:rPr>
      </w:pPr>
    </w:p>
    <w:p w14:paraId="4C4BC1DE"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115939FE"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27127EAC" w14:textId="77777777" w:rsidR="00C3509C" w:rsidRPr="006D2AE3" w:rsidRDefault="003F3C6F" w:rsidP="003F3C6F">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ב. </w:t>
      </w:r>
      <w:r w:rsidR="006D2AE3"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0B924535" w14:textId="77777777" w:rsidR="006D2AE3" w:rsidRDefault="003F3C6F" w:rsidP="003F3C6F">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ג. </w:t>
      </w:r>
      <w:r w:rsidR="006D2AE3" w:rsidRPr="006D2AE3">
        <w:rPr>
          <w:rFonts w:ascii="Times New Roman" w:eastAsia="Times New Roman" w:hAnsi="Times New Roman" w:cs="David"/>
          <w:sz w:val="24"/>
          <w:szCs w:val="24"/>
          <w:rtl/>
          <w:lang w:eastAsia="he-IL"/>
        </w:rPr>
        <w:tab/>
        <w:t>י</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עוץ למזמין בדבר אחזקת המתקן.</w:t>
      </w:r>
    </w:p>
    <w:p w14:paraId="0575C8FD" w14:textId="77777777" w:rsidR="003F3C6F" w:rsidDel="00E81764" w:rsidRDefault="003F3C6F" w:rsidP="006D2AE3">
      <w:pPr>
        <w:widowControl w:val="0"/>
        <w:spacing w:before="0" w:beforeAutospacing="0" w:after="0" w:afterAutospacing="0" w:line="276" w:lineRule="auto"/>
        <w:ind w:left="2160" w:hanging="720"/>
        <w:jc w:val="both"/>
        <w:rPr>
          <w:del w:id="163" w:author="Meryl Etman [2]" w:date="2023-02-09T13:12:00Z"/>
          <w:rFonts w:ascii="Times New Roman" w:eastAsia="Times New Roman" w:hAnsi="Times New Roman" w:cs="David"/>
          <w:sz w:val="24"/>
          <w:szCs w:val="24"/>
          <w:rtl/>
          <w:lang w:eastAsia="he-IL"/>
        </w:rPr>
      </w:pPr>
    </w:p>
    <w:p w14:paraId="12AC575F" w14:textId="77777777" w:rsidR="003F3C6F" w:rsidRPr="006D2AE3" w:rsidRDefault="003F3C6F">
      <w:pPr>
        <w:widowControl w:val="0"/>
        <w:spacing w:before="0" w:beforeAutospacing="0" w:after="0" w:afterAutospacing="0" w:line="276" w:lineRule="auto"/>
        <w:jc w:val="both"/>
        <w:rPr>
          <w:rFonts w:ascii="Times New Roman" w:eastAsia="Times New Roman" w:hAnsi="Times New Roman" w:cs="David"/>
          <w:sz w:val="24"/>
          <w:szCs w:val="24"/>
          <w:rtl/>
          <w:lang w:eastAsia="he-IL"/>
        </w:rPr>
        <w:pPrChange w:id="164" w:author="Meryl Etman [2]" w:date="2023-02-09T13:12:00Z">
          <w:pPr>
            <w:widowControl w:val="0"/>
            <w:spacing w:before="0" w:beforeAutospacing="0" w:after="0" w:afterAutospacing="0" w:line="276" w:lineRule="auto"/>
            <w:ind w:left="2160" w:hanging="720"/>
            <w:jc w:val="both"/>
          </w:pPr>
        </w:pPrChange>
      </w:pPr>
    </w:p>
    <w:p w14:paraId="78A09998"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431645D"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35E41F46" w14:textId="77777777" w:rsidR="006D2AE3" w:rsidRPr="006D2AE3" w:rsidRDefault="006D2AE3" w:rsidP="00282052">
      <w:pPr>
        <w:widowControl w:val="0"/>
        <w:tabs>
          <w:tab w:val="left" w:pos="2096"/>
        </w:tabs>
        <w:spacing w:before="0" w:beforeAutospacing="0" w:after="0" w:afterAutospacing="0" w:line="360" w:lineRule="auto"/>
        <w:jc w:val="both"/>
        <w:rPr>
          <w:rFonts w:ascii="Times New Roman" w:eastAsia="Times New Roman" w:hAnsi="Times New Roman" w:cs="David"/>
          <w:sz w:val="24"/>
          <w:szCs w:val="24"/>
          <w:rtl/>
          <w:lang w:eastAsia="he-IL"/>
        </w:rPr>
      </w:pPr>
    </w:p>
    <w:p w14:paraId="0B9091F5" w14:textId="77777777" w:rsidR="006D2AE3" w:rsidRPr="006D2AE3" w:rsidRDefault="00282052"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א</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ab/>
      </w:r>
      <w:r w:rsidR="006D2AE3" w:rsidRPr="006D2AE3">
        <w:rPr>
          <w:rFonts w:ascii="Times New Roman" w:eastAsia="Times New Roman" w:hAnsi="Times New Roman" w:cs="David"/>
          <w:sz w:val="24"/>
          <w:szCs w:val="24"/>
          <w:rtl/>
          <w:lang w:eastAsia="he-IL"/>
        </w:rPr>
        <w:t>הקבלנים יהיו רשאים להציע פתרונות אדריכליים</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קונסטרוקטיביים</w:t>
      </w:r>
      <w:r w:rsidR="006D2AE3" w:rsidRPr="006D2AE3">
        <w:rPr>
          <w:rFonts w:ascii="Times New Roman" w:eastAsia="Times New Roman" w:hAnsi="Times New Roman" w:cs="David" w:hint="cs"/>
          <w:sz w:val="24"/>
          <w:szCs w:val="24"/>
          <w:rtl/>
          <w:lang w:eastAsia="he-IL"/>
        </w:rPr>
        <w:t xml:space="preserve"> ואלקטרו-מכאניים</w:t>
      </w:r>
      <w:r w:rsidR="006D2AE3"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ה</w:t>
      </w:r>
      <w:r w:rsidR="006D2AE3" w:rsidRPr="006D2AE3">
        <w:rPr>
          <w:rFonts w:ascii="Times New Roman" w:eastAsia="Times New Roman" w:hAnsi="Times New Roman" w:cs="David" w:hint="cs"/>
          <w:sz w:val="24"/>
          <w:szCs w:val="24"/>
          <w:rtl/>
          <w:lang w:eastAsia="he-IL"/>
        </w:rPr>
        <w:t>יועץ</w:t>
      </w:r>
      <w:r w:rsidR="006D2AE3"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 xml:space="preserve">צוע. לצורך כך ישתתף </w:t>
      </w:r>
      <w:r w:rsidR="006D2AE3"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ת</w:t>
      </w:r>
      <w:r w:rsidR="006D2AE3" w:rsidRPr="006D2AE3">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שורם ו/או את הערותיו לתכנון המוצע,</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ויבצע פ</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קוח עליון.</w:t>
      </w:r>
    </w:p>
    <w:p w14:paraId="443C0918"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4E35B42F" w14:textId="77777777" w:rsidR="006D2AE3" w:rsidRPr="006D2AE3" w:rsidRDefault="006D2AE3" w:rsidP="00282052">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 xml:space="preserve"> </w:t>
      </w:r>
      <w:r w:rsidR="00282052">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7D4E6070" w14:textId="77777777" w:rsidR="006D2AE3" w:rsidRPr="006D2AE3" w:rsidRDefault="006D2AE3" w:rsidP="00282052">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42D6A212" w14:textId="77777777" w:rsidR="006D2AE3" w:rsidRPr="006D2AE3" w:rsidRDefault="00282052"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7</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ab/>
        <w:t>יובהר כדלקמן:</w:t>
      </w:r>
    </w:p>
    <w:p w14:paraId="3F147045" w14:textId="77777777" w:rsidR="006D2AE3" w:rsidRPr="00447566" w:rsidRDefault="006D2AE3" w:rsidP="003F3C6F">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447566">
        <w:rPr>
          <w:rFonts w:ascii="Times New Roman" w:eastAsia="Times New Roman" w:hAnsi="Times New Roman" w:cs="David"/>
          <w:sz w:val="24"/>
          <w:szCs w:val="24"/>
          <w:rtl/>
          <w:lang w:eastAsia="he-IL"/>
        </w:rPr>
        <w:t xml:space="preserve">העבודה הממוחשבת בפרויקט תיערך בתכנת </w:t>
      </w:r>
      <w:r w:rsidRPr="00447566">
        <w:rPr>
          <w:rFonts w:ascii="Times New Roman" w:eastAsia="Times New Roman" w:hAnsi="Times New Roman" w:cs="David"/>
          <w:sz w:val="24"/>
          <w:szCs w:val="24"/>
          <w:lang w:eastAsia="he-IL"/>
        </w:rPr>
        <w:t>REVIT</w:t>
      </w:r>
      <w:r w:rsidRPr="00447566">
        <w:rPr>
          <w:rFonts w:ascii="Times New Roman" w:eastAsia="Times New Roman" w:hAnsi="Times New Roman" w:cs="David"/>
          <w:sz w:val="24"/>
          <w:szCs w:val="24"/>
          <w:rtl/>
          <w:lang w:eastAsia="he-IL"/>
        </w:rPr>
        <w:t xml:space="preserve"> </w:t>
      </w:r>
      <w:r w:rsidR="003F3C6F">
        <w:rPr>
          <w:rFonts w:ascii="Times New Roman" w:eastAsia="Times New Roman" w:hAnsi="Times New Roman" w:cs="David" w:hint="cs"/>
          <w:sz w:val="24"/>
          <w:szCs w:val="24"/>
          <w:rtl/>
          <w:lang w:eastAsia="he-IL"/>
        </w:rPr>
        <w:t>ב</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 xml:space="preserve">השייך למזמין, </w:t>
      </w:r>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 xml:space="preserve">על </w:t>
      </w:r>
      <w:r w:rsidR="009F6985">
        <w:rPr>
          <w:rFonts w:ascii="Times New Roman" w:eastAsia="Times New Roman" w:hAnsi="Times New Roman" w:cs="David" w:hint="cs"/>
          <w:sz w:val="24"/>
          <w:szCs w:val="24"/>
          <w:rtl/>
          <w:lang w:eastAsia="he-IL"/>
        </w:rPr>
        <w:t>היועץ</w:t>
      </w:r>
      <w:r w:rsidRPr="00447566">
        <w:rPr>
          <w:rFonts w:ascii="Times New Roman" w:eastAsia="Times New Roman" w:hAnsi="Times New Roman" w:cs="David"/>
          <w:sz w:val="24"/>
          <w:szCs w:val="24"/>
          <w:rtl/>
          <w:lang w:eastAsia="he-IL"/>
        </w:rPr>
        <w:t xml:space="preserve"> לדאוג לעמדות עבודה וכ"א מוכשר במשרדו בהתאם.</w:t>
      </w:r>
    </w:p>
    <w:p w14:paraId="0E23D7D8" w14:textId="77777777"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r w:rsidR="00415999" w:rsidRPr="00447566">
        <w:rPr>
          <w:rFonts w:ascii="Times New Roman" w:eastAsia="Times New Roman" w:hAnsi="Times New Roman" w:cs="David" w:hint="cs"/>
          <w:sz w:val="24"/>
          <w:szCs w:val="24"/>
          <w:lang w:eastAsia="he-IL"/>
        </w:rPr>
        <w:t>BIM</w:t>
      </w:r>
      <w:r w:rsidR="00447566">
        <w:rPr>
          <w:rFonts w:ascii="Times New Roman" w:eastAsia="Times New Roman" w:hAnsi="Times New Roman" w:cs="David"/>
          <w:sz w:val="24"/>
          <w:szCs w:val="24"/>
          <w:lang w:eastAsia="he-IL"/>
        </w:rPr>
        <w:t xml:space="preserve"> </w:t>
      </w:r>
      <w:r w:rsidR="00415999" w:rsidRPr="00447566">
        <w:rPr>
          <w:rFonts w:ascii="Times New Roman" w:eastAsia="Times New Roman" w:hAnsi="Times New Roman" w:cs="David" w:hint="cs"/>
          <w:sz w:val="24"/>
          <w:szCs w:val="24"/>
          <w:rtl/>
          <w:lang w:eastAsia="he-IL"/>
        </w:rPr>
        <w:t xml:space="preserve"> ול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101C259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2DB5E43"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4BBF799"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A167875" w14:textId="77777777"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1502F68" w14:textId="12EB28A8" w:rsidR="00346281" w:rsidRPr="006D2AE3" w:rsidDel="00710452" w:rsidRDefault="00346281" w:rsidP="00346281">
      <w:pPr>
        <w:keepNext/>
        <w:widowControl w:val="0"/>
        <w:spacing w:before="0" w:beforeAutospacing="0" w:after="0" w:afterAutospacing="0" w:line="240" w:lineRule="auto"/>
        <w:jc w:val="center"/>
        <w:outlineLvl w:val="1"/>
        <w:rPr>
          <w:ins w:id="165" w:author="Meryl Etman" w:date="2022-12-18T11:45:00Z"/>
          <w:del w:id="166" w:author="Meryl Etman [2]" w:date="2023-02-08T18:26:00Z"/>
          <w:rFonts w:ascii="Times New Roman" w:eastAsia="Times New Roman" w:hAnsi="Times New Roman" w:cs="David"/>
          <w:bCs/>
          <w:sz w:val="24"/>
          <w:szCs w:val="24"/>
          <w:u w:val="single"/>
          <w:rtl/>
          <w:lang w:eastAsia="he-IL"/>
        </w:rPr>
      </w:pPr>
      <w:ins w:id="167" w:author="Meryl Etman" w:date="2022-12-18T11:45:00Z">
        <w:del w:id="168" w:author="Meryl Etman [2]" w:date="2023-02-08T18:26:00Z">
          <w:r w:rsidRPr="006D2AE3" w:rsidDel="00710452">
            <w:rPr>
              <w:rFonts w:ascii="Times New Roman" w:eastAsia="Times New Roman" w:hAnsi="Times New Roman" w:cs="David"/>
              <w:bCs/>
              <w:sz w:val="24"/>
              <w:szCs w:val="24"/>
              <w:u w:val="single"/>
              <w:rtl/>
              <w:lang w:eastAsia="he-IL"/>
            </w:rPr>
            <w:lastRenderedPageBreak/>
            <w:delText>ש</w:delText>
          </w:r>
          <w:r w:rsidRPr="006D2AE3" w:rsidDel="00710452">
            <w:rPr>
              <w:rFonts w:ascii="Times New Roman" w:eastAsia="Times New Roman" w:hAnsi="Times New Roman" w:cs="David" w:hint="cs"/>
              <w:bCs/>
              <w:sz w:val="24"/>
              <w:szCs w:val="24"/>
              <w:u w:val="single"/>
              <w:rtl/>
              <w:lang w:eastAsia="he-IL"/>
            </w:rPr>
            <w:delText>י</w:delText>
          </w:r>
          <w:r w:rsidRPr="006D2AE3" w:rsidDel="00710452">
            <w:rPr>
              <w:rFonts w:ascii="Times New Roman" w:eastAsia="Times New Roman" w:hAnsi="Times New Roman" w:cs="David"/>
              <w:bCs/>
              <w:sz w:val="24"/>
              <w:szCs w:val="24"/>
              <w:u w:val="single"/>
              <w:rtl/>
              <w:lang w:eastAsia="he-IL"/>
            </w:rPr>
            <w:delText xml:space="preserve">רותי </w:delText>
          </w:r>
          <w:r w:rsidRPr="006D2AE3" w:rsidDel="00710452">
            <w:rPr>
              <w:rFonts w:ascii="Times New Roman" w:eastAsia="Times New Roman" w:hAnsi="Times New Roman" w:cs="David" w:hint="cs"/>
              <w:bCs/>
              <w:sz w:val="24"/>
              <w:szCs w:val="24"/>
              <w:u w:val="single"/>
              <w:rtl/>
              <w:lang w:eastAsia="he-IL"/>
            </w:rPr>
            <w:delText>היועץ</w:delText>
          </w:r>
        </w:del>
      </w:ins>
      <w:ins w:id="169" w:author="Meryl Etman" w:date="2022-12-18T11:46:00Z">
        <w:del w:id="170" w:author="Meryl Etman [2]" w:date="2023-02-08T18:26:00Z">
          <w:r w:rsidDel="00710452">
            <w:rPr>
              <w:rFonts w:ascii="Times New Roman" w:eastAsia="Times New Roman" w:hAnsi="Times New Roman" w:cs="David" w:hint="cs"/>
              <w:bCs/>
              <w:sz w:val="24"/>
              <w:szCs w:val="24"/>
              <w:u w:val="single"/>
              <w:rtl/>
              <w:lang w:eastAsia="he-IL"/>
            </w:rPr>
            <w:delText xml:space="preserve"> </w:delText>
          </w:r>
          <w:r w:rsidDel="00710452">
            <w:rPr>
              <w:rFonts w:ascii="Times New Roman" w:eastAsia="Times New Roman" w:hAnsi="Times New Roman" w:cs="David"/>
              <w:bCs/>
              <w:sz w:val="24"/>
              <w:szCs w:val="24"/>
              <w:u w:val="single"/>
              <w:rtl/>
              <w:lang w:eastAsia="he-IL"/>
            </w:rPr>
            <w:delText>–</w:delText>
          </w:r>
          <w:r w:rsidDel="00710452">
            <w:rPr>
              <w:rFonts w:ascii="Times New Roman" w:eastAsia="Times New Roman" w:hAnsi="Times New Roman" w:cs="David" w:hint="cs"/>
              <w:bCs/>
              <w:sz w:val="24"/>
              <w:szCs w:val="24"/>
              <w:u w:val="single"/>
              <w:rtl/>
              <w:lang w:eastAsia="he-IL"/>
            </w:rPr>
            <w:delText xml:space="preserve"> תיאום מערכות</w:delText>
          </w:r>
        </w:del>
      </w:ins>
    </w:p>
    <w:p w14:paraId="1C377D9A" w14:textId="628367E8" w:rsidR="00346281" w:rsidRPr="006D2AE3" w:rsidDel="00710452" w:rsidRDefault="00346281" w:rsidP="00346281">
      <w:pPr>
        <w:widowControl w:val="0"/>
        <w:spacing w:before="0" w:beforeAutospacing="0" w:after="0" w:afterAutospacing="0" w:line="240" w:lineRule="auto"/>
        <w:jc w:val="center"/>
        <w:rPr>
          <w:ins w:id="171" w:author="Meryl Etman" w:date="2022-12-18T11:45:00Z"/>
          <w:del w:id="172" w:author="Meryl Etman [2]" w:date="2023-02-08T18:26:00Z"/>
          <w:rFonts w:ascii="Times New Roman" w:eastAsia="Times New Roman" w:hAnsi="Times New Roman" w:cs="David"/>
          <w:sz w:val="24"/>
          <w:szCs w:val="24"/>
          <w:rtl/>
          <w:lang w:eastAsia="he-IL"/>
        </w:rPr>
      </w:pPr>
    </w:p>
    <w:p w14:paraId="727B70A9" w14:textId="4251C61C" w:rsidR="00710452" w:rsidRPr="00710452" w:rsidDel="00710452" w:rsidRDefault="00346281">
      <w:pPr>
        <w:pStyle w:val="ListParagraph"/>
        <w:widowControl w:val="0"/>
        <w:spacing w:line="240" w:lineRule="auto"/>
        <w:ind w:left="1080"/>
        <w:rPr>
          <w:ins w:id="173" w:author="Meryl Etman" w:date="2022-12-18T11:45:00Z"/>
          <w:del w:id="174" w:author="Meryl Etman [2]" w:date="2023-02-08T18:20:00Z"/>
          <w:sz w:val="24"/>
          <w:szCs w:val="24"/>
          <w:rtl/>
          <w:lang w:eastAsia="he-IL"/>
          <w:rPrChange w:id="175" w:author="Meryl Etman [2]" w:date="2023-02-08T18:20:00Z">
            <w:rPr>
              <w:ins w:id="176" w:author="Meryl Etman" w:date="2022-12-18T11:45:00Z"/>
              <w:del w:id="177" w:author="Meryl Etman [2]" w:date="2023-02-08T18:20:00Z"/>
              <w:rtl/>
              <w:lang w:eastAsia="he-IL"/>
            </w:rPr>
          </w:rPrChange>
        </w:rPr>
        <w:pPrChange w:id="178" w:author="Meryl Etman [2]" w:date="2023-02-08T18:20:00Z">
          <w:pPr>
            <w:widowControl w:val="0"/>
            <w:spacing w:before="0" w:beforeAutospacing="0" w:after="0" w:afterAutospacing="0" w:line="240" w:lineRule="auto"/>
          </w:pPr>
        </w:pPrChange>
      </w:pPr>
      <w:ins w:id="179" w:author="Meryl Etman" w:date="2022-12-18T11:45:00Z">
        <w:del w:id="180" w:author="Meryl Etman [2]" w:date="2023-02-08T18:20:00Z">
          <w:r w:rsidRPr="00710452" w:rsidDel="00710452">
            <w:rPr>
              <w:sz w:val="24"/>
              <w:szCs w:val="24"/>
              <w:rtl/>
              <w:lang w:eastAsia="he-IL"/>
              <w:rPrChange w:id="181" w:author="Meryl Etman [2]" w:date="2023-02-08T18:20:00Z">
                <w:rPr>
                  <w:rtl/>
                  <w:lang w:eastAsia="he-IL"/>
                </w:rPr>
              </w:rPrChange>
            </w:rPr>
            <w:delText>1.</w:delText>
          </w:r>
          <w:r w:rsidRPr="00710452" w:rsidDel="00710452">
            <w:rPr>
              <w:sz w:val="24"/>
              <w:szCs w:val="24"/>
              <w:rtl/>
              <w:lang w:eastAsia="he-IL"/>
              <w:rPrChange w:id="182" w:author="Meryl Etman [2]" w:date="2023-02-08T18:20:00Z">
                <w:rPr>
                  <w:rtl/>
                  <w:lang w:eastAsia="he-IL"/>
                </w:rPr>
              </w:rPrChange>
            </w:rPr>
            <w:tab/>
          </w:r>
        </w:del>
        <w:del w:id="183" w:author="Meryl Etman [2]" w:date="2023-02-08T18:26:00Z">
          <w:r w:rsidRPr="00710452" w:rsidDel="00710452">
            <w:rPr>
              <w:b/>
              <w:bCs/>
              <w:sz w:val="24"/>
              <w:szCs w:val="24"/>
              <w:u w:val="single"/>
              <w:rtl/>
              <w:lang w:eastAsia="he-IL"/>
              <w:rPrChange w:id="184" w:author="Meryl Etman [2]" w:date="2023-02-08T18:20:00Z">
                <w:rPr>
                  <w:rtl/>
                  <w:lang w:eastAsia="he-IL"/>
                </w:rPr>
              </w:rPrChange>
            </w:rPr>
            <w:delText>כללי</w:delText>
          </w:r>
          <w:r w:rsidRPr="00710452" w:rsidDel="00710452">
            <w:rPr>
              <w:b/>
              <w:bCs/>
              <w:sz w:val="24"/>
              <w:szCs w:val="24"/>
              <w:rtl/>
              <w:lang w:eastAsia="he-IL"/>
              <w:rPrChange w:id="185" w:author="Meryl Etman [2]" w:date="2023-02-08T18:20:00Z">
                <w:rPr>
                  <w:rtl/>
                  <w:lang w:eastAsia="he-IL"/>
                </w:rPr>
              </w:rPrChange>
            </w:rPr>
            <w:delText>:</w:delText>
          </w:r>
        </w:del>
      </w:ins>
    </w:p>
    <w:p w14:paraId="2C0CC80A" w14:textId="77777777" w:rsidR="00346281" w:rsidRPr="00710452" w:rsidDel="00710452" w:rsidRDefault="00346281" w:rsidP="00346281">
      <w:pPr>
        <w:widowControl w:val="0"/>
        <w:spacing w:before="0" w:beforeAutospacing="0" w:after="0" w:afterAutospacing="0" w:line="240" w:lineRule="auto"/>
        <w:rPr>
          <w:ins w:id="186" w:author="Meryl Etman" w:date="2022-12-18T11:45:00Z"/>
          <w:del w:id="187" w:author="Meryl Etman [2]" w:date="2023-02-08T18:20:00Z"/>
          <w:rFonts w:ascii="Times New Roman" w:eastAsia="Times New Roman" w:hAnsi="Times New Roman" w:cs="David"/>
          <w:sz w:val="24"/>
          <w:szCs w:val="24"/>
          <w:rtl/>
          <w:lang w:eastAsia="he-IL"/>
          <w:rPrChange w:id="188" w:author="Meryl Etman [2]" w:date="2023-02-08T18:20:00Z">
            <w:rPr>
              <w:ins w:id="189" w:author="Meryl Etman" w:date="2022-12-18T11:45:00Z"/>
              <w:del w:id="190" w:author="Meryl Etman [2]" w:date="2023-02-08T18:20:00Z"/>
              <w:rFonts w:ascii="Times New Roman" w:eastAsia="Times New Roman" w:hAnsi="Times New Roman" w:cs="David"/>
              <w:b/>
              <w:bCs/>
              <w:sz w:val="24"/>
              <w:szCs w:val="24"/>
              <w:u w:val="single"/>
              <w:rtl/>
              <w:lang w:eastAsia="he-IL"/>
            </w:rPr>
          </w:rPrChange>
        </w:rPr>
      </w:pPr>
    </w:p>
    <w:p w14:paraId="01630320" w14:textId="3314515D" w:rsidR="00346281" w:rsidRPr="00710452" w:rsidDel="00710452" w:rsidRDefault="00346281">
      <w:pPr>
        <w:pStyle w:val="ListParagraph"/>
        <w:widowControl w:val="0"/>
        <w:spacing w:line="240" w:lineRule="auto"/>
        <w:ind w:left="1080"/>
        <w:rPr>
          <w:ins w:id="191" w:author="Meryl Etman" w:date="2022-12-18T11:45:00Z"/>
          <w:del w:id="192" w:author="Meryl Etman [2]" w:date="2023-02-08T18:26:00Z"/>
          <w:lang w:eastAsia="he-IL"/>
        </w:rPr>
        <w:pPrChange w:id="193" w:author="Meryl Etman [2]" w:date="2023-02-08T18:20:00Z">
          <w:pPr>
            <w:widowControl w:val="0"/>
            <w:numPr>
              <w:ilvl w:val="1"/>
              <w:numId w:val="14"/>
            </w:numPr>
            <w:spacing w:before="0" w:beforeAutospacing="0" w:after="0" w:afterAutospacing="0" w:line="240" w:lineRule="auto"/>
            <w:ind w:left="1440" w:hanging="720"/>
            <w:jc w:val="both"/>
          </w:pPr>
        </w:pPrChange>
      </w:pPr>
      <w:ins w:id="194" w:author="Meryl Etman" w:date="2022-12-18T11:45:00Z">
        <w:del w:id="195" w:author="Meryl Etman [2]" w:date="2023-02-08T18:26:00Z">
          <w:r w:rsidRPr="00710452" w:rsidDel="00710452">
            <w:rPr>
              <w:rtl/>
              <w:lang w:eastAsia="he-IL"/>
            </w:rPr>
            <w:delText xml:space="preserve">שרותי </w:delText>
          </w:r>
          <w:r w:rsidRPr="00710452" w:rsidDel="00710452">
            <w:rPr>
              <w:rFonts w:hint="cs"/>
              <w:rtl/>
              <w:lang w:eastAsia="he-IL"/>
            </w:rPr>
            <w:delText>היועץ</w:delText>
          </w:r>
          <w:r w:rsidRPr="00710452" w:rsidDel="00710452">
            <w:rPr>
              <w:rtl/>
              <w:lang w:eastAsia="he-IL"/>
            </w:rPr>
            <w:delText xml:space="preserve"> יכללו:</w:delText>
          </w:r>
        </w:del>
      </w:ins>
    </w:p>
    <w:p w14:paraId="4E7B8DC8" w14:textId="56544BF8" w:rsidR="00346281" w:rsidRPr="006D2AE3" w:rsidDel="00710452" w:rsidRDefault="00346281" w:rsidP="00346281">
      <w:pPr>
        <w:widowControl w:val="0"/>
        <w:spacing w:before="0" w:beforeAutospacing="0" w:after="0" w:afterAutospacing="0" w:line="240" w:lineRule="auto"/>
        <w:ind w:left="1360"/>
        <w:jc w:val="both"/>
        <w:rPr>
          <w:ins w:id="196" w:author="Meryl Etman" w:date="2022-12-18T11:45:00Z"/>
          <w:del w:id="197" w:author="Meryl Etman [2]" w:date="2023-02-08T18:26:00Z"/>
          <w:rFonts w:ascii="Times New Roman" w:eastAsia="Times New Roman" w:hAnsi="Times New Roman" w:cs="David"/>
          <w:sz w:val="24"/>
          <w:szCs w:val="24"/>
          <w:rtl/>
          <w:lang w:eastAsia="he-IL"/>
        </w:rPr>
      </w:pPr>
      <w:ins w:id="198" w:author="Meryl Etman" w:date="2022-12-18T11:45:00Z">
        <w:del w:id="199" w:author="Meryl Etman [2]" w:date="2023-02-08T18:26:00Z">
          <w:r w:rsidRPr="006D2AE3" w:rsidDel="00710452">
            <w:rPr>
              <w:rFonts w:ascii="Times New Roman" w:eastAsia="Times New Roman" w:hAnsi="Times New Roman" w:cs="David" w:hint="cs"/>
              <w:sz w:val="24"/>
              <w:szCs w:val="24"/>
              <w:rtl/>
              <w:lang w:eastAsia="he-IL"/>
            </w:rPr>
            <w:delText>תכולת העבודה - ככלל תכולת העבודה מתייחסת לקומות הבניין מתחתית קומת החניון</w:delText>
          </w:r>
          <w:r w:rsidDel="00710452">
            <w:rPr>
              <w:rFonts w:ascii="Times New Roman" w:eastAsia="Times New Roman" w:hAnsi="Times New Roman" w:cs="David" w:hint="cs"/>
              <w:sz w:val="24"/>
              <w:szCs w:val="24"/>
              <w:rtl/>
              <w:lang w:eastAsia="he-IL"/>
            </w:rPr>
            <w:delText xml:space="preserve"> </w:delText>
          </w:r>
          <w:r w:rsidRPr="006D2AE3" w:rsidDel="00710452">
            <w:rPr>
              <w:rFonts w:ascii="Times New Roman" w:eastAsia="Times New Roman" w:hAnsi="Times New Roman" w:cs="David" w:hint="cs"/>
              <w:sz w:val="24"/>
              <w:szCs w:val="24"/>
              <w:rtl/>
              <w:lang w:eastAsia="he-IL"/>
            </w:rPr>
            <w:delText xml:space="preserve">התחתונה ועד לקומת הגג העליונה ביותר ועד בכלל ובכלל זה:             </w:delText>
          </w:r>
        </w:del>
      </w:ins>
    </w:p>
    <w:p w14:paraId="74FB2378" w14:textId="0E6F9E66" w:rsidR="00346281" w:rsidRPr="00E20CEF" w:rsidDel="00710452" w:rsidRDefault="00346281">
      <w:pPr>
        <w:pStyle w:val="ListParagraph"/>
        <w:numPr>
          <w:ilvl w:val="0"/>
          <w:numId w:val="18"/>
        </w:numPr>
        <w:tabs>
          <w:tab w:val="left" w:pos="1954"/>
        </w:tabs>
        <w:ind w:left="1927" w:hanging="567"/>
        <w:rPr>
          <w:ins w:id="200" w:author="Meryl Etman" w:date="2022-12-18T11:45:00Z"/>
          <w:del w:id="201" w:author="Meryl Etman [2]" w:date="2023-02-08T18:26:00Z"/>
          <w:sz w:val="24"/>
          <w:szCs w:val="24"/>
          <w:lang w:eastAsia="he-IL"/>
          <w:rPrChange w:id="202" w:author="Meryl Etman [2]" w:date="2023-02-08T17:36:00Z">
            <w:rPr>
              <w:ins w:id="203" w:author="Meryl Etman" w:date="2022-12-18T11:45:00Z"/>
              <w:del w:id="204" w:author="Meryl Etman [2]" w:date="2023-02-08T18:26:00Z"/>
              <w:lang w:eastAsia="he-IL"/>
            </w:rPr>
          </w:rPrChange>
        </w:rPr>
        <w:pPrChange w:id="205" w:author="Meryl Etman [2]" w:date="2023-02-08T17:37:00Z">
          <w:pPr>
            <w:widowControl w:val="0"/>
            <w:numPr>
              <w:numId w:val="11"/>
            </w:numPr>
            <w:spacing w:before="0" w:beforeAutospacing="0" w:after="0" w:afterAutospacing="0" w:line="360" w:lineRule="auto"/>
            <w:ind w:left="2563" w:hanging="720"/>
            <w:jc w:val="both"/>
          </w:pPr>
        </w:pPrChange>
      </w:pPr>
      <w:ins w:id="206" w:author="Meryl Etman" w:date="2022-12-18T11:45:00Z">
        <w:del w:id="207" w:author="Meryl Etman [2]" w:date="2023-02-08T18:26:00Z">
          <w:r w:rsidRPr="00E20CEF" w:rsidDel="00710452">
            <w:rPr>
              <w:rFonts w:hint="eastAsia"/>
              <w:sz w:val="24"/>
              <w:szCs w:val="24"/>
              <w:rtl/>
              <w:lang w:eastAsia="he-IL"/>
              <w:rPrChange w:id="208" w:author="Meryl Etman [2]" w:date="2023-02-08T17:36:00Z">
                <w:rPr>
                  <w:rFonts w:hint="eastAsia"/>
                  <w:rtl/>
                  <w:lang w:eastAsia="he-IL"/>
                </w:rPr>
              </w:rPrChange>
            </w:rPr>
            <w:delText>בירור</w:delText>
          </w:r>
          <w:r w:rsidRPr="00E20CEF" w:rsidDel="00710452">
            <w:rPr>
              <w:sz w:val="24"/>
              <w:szCs w:val="24"/>
              <w:rtl/>
              <w:lang w:eastAsia="he-IL"/>
              <w:rPrChange w:id="209" w:author="Meryl Etman [2]" w:date="2023-02-08T17:36:00Z">
                <w:rPr>
                  <w:rtl/>
                  <w:lang w:eastAsia="he-IL"/>
                </w:rPr>
              </w:rPrChange>
            </w:rPr>
            <w:delText xml:space="preserve"> </w:delText>
          </w:r>
          <w:r w:rsidRPr="00E20CEF" w:rsidDel="00710452">
            <w:rPr>
              <w:rFonts w:hint="eastAsia"/>
              <w:sz w:val="24"/>
              <w:szCs w:val="24"/>
              <w:rtl/>
              <w:lang w:eastAsia="he-IL"/>
              <w:rPrChange w:id="210" w:author="Meryl Etman [2]" w:date="2023-02-08T17:36:00Z">
                <w:rPr>
                  <w:rFonts w:hint="eastAsia"/>
                  <w:rtl/>
                  <w:lang w:eastAsia="he-IL"/>
                </w:rPr>
              </w:rPrChange>
            </w:rPr>
            <w:delText>תכניות</w:delText>
          </w:r>
          <w:r w:rsidRPr="00E20CEF" w:rsidDel="00710452">
            <w:rPr>
              <w:sz w:val="24"/>
              <w:szCs w:val="24"/>
              <w:rtl/>
              <w:lang w:eastAsia="he-IL"/>
              <w:rPrChange w:id="211" w:author="Meryl Etman [2]" w:date="2023-02-08T17:36:00Z">
                <w:rPr>
                  <w:rtl/>
                  <w:lang w:eastAsia="he-IL"/>
                </w:rPr>
              </w:rPrChange>
            </w:rPr>
            <w:delText xml:space="preserve"> הפרויקט עם האדריכל, </w:delText>
          </w:r>
          <w:r w:rsidRPr="00E20CEF" w:rsidDel="00710452">
            <w:rPr>
              <w:rFonts w:hint="eastAsia"/>
              <w:sz w:val="24"/>
              <w:szCs w:val="24"/>
              <w:rtl/>
              <w:lang w:eastAsia="he-IL"/>
              <w:rPrChange w:id="212" w:author="Meryl Etman [2]" w:date="2023-02-08T17:36:00Z">
                <w:rPr>
                  <w:rFonts w:hint="eastAsia"/>
                  <w:rtl/>
                  <w:lang w:eastAsia="he-IL"/>
                </w:rPr>
              </w:rPrChange>
            </w:rPr>
            <w:delText>הקונסטרוקטור</w:delText>
          </w:r>
          <w:r w:rsidRPr="00E20CEF" w:rsidDel="00710452">
            <w:rPr>
              <w:sz w:val="24"/>
              <w:szCs w:val="24"/>
              <w:rtl/>
              <w:lang w:eastAsia="he-IL"/>
              <w:rPrChange w:id="213" w:author="Meryl Etman [2]" w:date="2023-02-08T17:36:00Z">
                <w:rPr>
                  <w:rtl/>
                  <w:lang w:eastAsia="he-IL"/>
                </w:rPr>
              </w:rPrChange>
            </w:rPr>
            <w:delText xml:space="preserve"> ושאר המתכננים האלקטרו-מכאניים (</w:delText>
          </w:r>
          <w:r w:rsidRPr="00E20CEF" w:rsidDel="00710452">
            <w:rPr>
              <w:rFonts w:hint="eastAsia"/>
              <w:sz w:val="24"/>
              <w:szCs w:val="24"/>
              <w:rtl/>
              <w:lang w:eastAsia="he-IL"/>
              <w:rPrChange w:id="214" w:author="Meryl Etman [2]" w:date="2023-02-08T17:36:00Z">
                <w:rPr>
                  <w:rFonts w:hint="eastAsia"/>
                  <w:rtl/>
                  <w:lang w:eastAsia="he-IL"/>
                </w:rPr>
              </w:rPrChange>
            </w:rPr>
            <w:delText>מז</w:delText>
          </w:r>
          <w:r w:rsidRPr="00E20CEF" w:rsidDel="00710452">
            <w:rPr>
              <w:sz w:val="24"/>
              <w:szCs w:val="24"/>
              <w:rtl/>
              <w:lang w:eastAsia="he-IL"/>
              <w:rPrChange w:id="215" w:author="Meryl Etman [2]" w:date="2023-02-08T17:36:00Z">
                <w:rPr>
                  <w:rtl/>
                  <w:lang w:eastAsia="he-IL"/>
                </w:rPr>
              </w:rPrChange>
            </w:rPr>
            <w:delText>"א ,אינסטלציה, חשמל וכדומה), התייעצות ותיאום עם המתכננים.</w:delText>
          </w:r>
        </w:del>
      </w:ins>
    </w:p>
    <w:p w14:paraId="618CBAE3" w14:textId="3A56C247" w:rsidR="00346281" w:rsidRPr="006D2AE3" w:rsidDel="00710452" w:rsidRDefault="00346281">
      <w:pPr>
        <w:pStyle w:val="ListParagraph"/>
        <w:numPr>
          <w:ilvl w:val="0"/>
          <w:numId w:val="18"/>
        </w:numPr>
        <w:tabs>
          <w:tab w:val="left" w:pos="1954"/>
        </w:tabs>
        <w:ind w:left="1927" w:hanging="567"/>
        <w:rPr>
          <w:ins w:id="216" w:author="Meryl Etman" w:date="2022-12-18T11:45:00Z"/>
          <w:del w:id="217" w:author="Meryl Etman [2]" w:date="2023-02-08T18:26:00Z"/>
          <w:sz w:val="24"/>
          <w:szCs w:val="24"/>
          <w:lang w:eastAsia="he-IL"/>
        </w:rPr>
        <w:pPrChange w:id="218" w:author="Meryl Etman [2]" w:date="2023-02-08T17:37:00Z">
          <w:pPr>
            <w:widowControl w:val="0"/>
            <w:numPr>
              <w:numId w:val="11"/>
            </w:numPr>
            <w:spacing w:before="0" w:beforeAutospacing="0" w:after="0" w:afterAutospacing="0" w:line="360" w:lineRule="auto"/>
            <w:ind w:left="2563" w:hanging="720"/>
            <w:jc w:val="both"/>
          </w:pPr>
        </w:pPrChange>
      </w:pPr>
      <w:ins w:id="219" w:author="Meryl Etman" w:date="2022-12-18T11:45:00Z">
        <w:del w:id="220" w:author="Meryl Etman [2]" w:date="2023-02-08T18:26:00Z">
          <w:r w:rsidDel="00710452">
            <w:rPr>
              <w:rFonts w:hint="cs"/>
              <w:sz w:val="24"/>
              <w:szCs w:val="24"/>
              <w:rtl/>
              <w:lang w:eastAsia="he-IL"/>
            </w:rPr>
            <w:delText>בניית מודל תלת מ</w:delText>
          </w:r>
          <w:r w:rsidRPr="006D2AE3" w:rsidDel="00710452">
            <w:rPr>
              <w:rFonts w:hint="cs"/>
              <w:sz w:val="24"/>
              <w:szCs w:val="24"/>
              <w:rtl/>
              <w:lang w:eastAsia="he-IL"/>
            </w:rPr>
            <w:delText>מדי בת</w:delText>
          </w:r>
          <w:r w:rsidDel="00710452">
            <w:rPr>
              <w:rFonts w:hint="cs"/>
              <w:sz w:val="24"/>
              <w:szCs w:val="24"/>
              <w:rtl/>
              <w:lang w:eastAsia="he-IL"/>
            </w:rPr>
            <w:delText>כנת</w:delText>
          </w:r>
          <w:r w:rsidRPr="006D2AE3" w:rsidDel="00710452">
            <w:rPr>
              <w:rFonts w:hint="cs"/>
              <w:sz w:val="24"/>
              <w:szCs w:val="24"/>
              <w:rtl/>
              <w:lang w:eastAsia="he-IL"/>
            </w:rPr>
            <w:delText xml:space="preserve"> </w:delText>
          </w:r>
          <w:r w:rsidRPr="006D2AE3" w:rsidDel="00710452">
            <w:rPr>
              <w:sz w:val="24"/>
              <w:szCs w:val="24"/>
              <w:lang w:eastAsia="he-IL"/>
            </w:rPr>
            <w:delText>REVIT</w:delText>
          </w:r>
          <w:r w:rsidDel="00710452">
            <w:rPr>
              <w:rFonts w:hint="cs"/>
              <w:sz w:val="24"/>
              <w:szCs w:val="24"/>
              <w:rtl/>
              <w:lang w:eastAsia="he-IL"/>
            </w:rPr>
            <w:delText xml:space="preserve"> וב </w:delText>
          </w:r>
          <w:r w:rsidDel="00710452">
            <w:rPr>
              <w:rFonts w:hint="cs"/>
              <w:sz w:val="24"/>
              <w:szCs w:val="24"/>
              <w:lang w:eastAsia="he-IL"/>
            </w:rPr>
            <w:delText>BIM</w:delText>
          </w:r>
          <w:r w:rsidDel="00710452">
            <w:rPr>
              <w:rFonts w:hint="cs"/>
              <w:sz w:val="24"/>
              <w:szCs w:val="24"/>
              <w:rtl/>
              <w:lang w:eastAsia="he-IL"/>
            </w:rPr>
            <w:delText>, הכולל את ת</w:delText>
          </w:r>
          <w:r w:rsidRPr="006D2AE3" w:rsidDel="00710452">
            <w:rPr>
              <w:rFonts w:hint="cs"/>
              <w:sz w:val="24"/>
              <w:szCs w:val="24"/>
              <w:rtl/>
              <w:lang w:eastAsia="he-IL"/>
            </w:rPr>
            <w:delText>כניות כל המתכננים והיועצים.</w:delText>
          </w:r>
        </w:del>
      </w:ins>
    </w:p>
    <w:p w14:paraId="6EEA7FE3" w14:textId="1BECE911" w:rsidR="00346281" w:rsidRPr="006D2AE3" w:rsidDel="00710452" w:rsidRDefault="00346281">
      <w:pPr>
        <w:pStyle w:val="ListParagraph"/>
        <w:numPr>
          <w:ilvl w:val="0"/>
          <w:numId w:val="18"/>
        </w:numPr>
        <w:tabs>
          <w:tab w:val="left" w:pos="1954"/>
        </w:tabs>
        <w:ind w:left="1927" w:hanging="567"/>
        <w:rPr>
          <w:ins w:id="221" w:author="Meryl Etman" w:date="2022-12-18T11:45:00Z"/>
          <w:del w:id="222" w:author="Meryl Etman [2]" w:date="2023-02-08T18:26:00Z"/>
          <w:sz w:val="26"/>
          <w:szCs w:val="24"/>
          <w:lang w:val="x-none" w:eastAsia="x-none"/>
        </w:rPr>
        <w:pPrChange w:id="223" w:author="Meryl Etman [2]" w:date="2023-02-08T17:37:00Z">
          <w:pPr>
            <w:widowControl w:val="0"/>
            <w:numPr>
              <w:numId w:val="11"/>
            </w:numPr>
            <w:spacing w:before="0" w:beforeAutospacing="0" w:after="0" w:afterAutospacing="0" w:line="360" w:lineRule="auto"/>
            <w:ind w:left="2563" w:hanging="720"/>
            <w:jc w:val="both"/>
          </w:pPr>
        </w:pPrChange>
      </w:pPr>
      <w:ins w:id="224" w:author="Meryl Etman" w:date="2022-12-18T11:45:00Z">
        <w:del w:id="225" w:author="Meryl Etman [2]" w:date="2023-02-08T18:26:00Z">
          <w:r w:rsidRPr="006D2AE3" w:rsidDel="00710452">
            <w:rPr>
              <w:rFonts w:hint="cs"/>
              <w:sz w:val="26"/>
              <w:szCs w:val="24"/>
              <w:rtl/>
              <w:lang w:val="x-none" w:eastAsia="x-none"/>
            </w:rPr>
            <w:delText>הכנת פרוגרמת תיאום מע</w:delText>
          </w:r>
          <w:r w:rsidDel="00710452">
            <w:rPr>
              <w:rFonts w:hint="cs"/>
              <w:sz w:val="26"/>
              <w:szCs w:val="24"/>
              <w:rtl/>
              <w:lang w:val="x-none" w:eastAsia="x-none"/>
            </w:rPr>
            <w:delText>רכות במבנים, מתן הנחיות והכנת ת</w:delText>
          </w:r>
          <w:r w:rsidRPr="006D2AE3" w:rsidDel="00710452">
            <w:rPr>
              <w:rFonts w:hint="cs"/>
              <w:sz w:val="26"/>
              <w:szCs w:val="24"/>
              <w:rtl/>
              <w:lang w:val="x-none" w:eastAsia="x-none"/>
            </w:rPr>
            <w:delText>כניות ומפרטים טכניים, אשר יכללו בין היתר את הפרטים הבאים:</w:delText>
          </w:r>
        </w:del>
      </w:ins>
    </w:p>
    <w:p w14:paraId="3539171C" w14:textId="60F4969D" w:rsidR="00346281" w:rsidRPr="006D2AE3" w:rsidDel="00710452" w:rsidRDefault="00346281" w:rsidP="00346281">
      <w:pPr>
        <w:widowControl w:val="0"/>
        <w:numPr>
          <w:ilvl w:val="0"/>
          <w:numId w:val="8"/>
        </w:numPr>
        <w:tabs>
          <w:tab w:val="num" w:pos="2522"/>
        </w:tabs>
        <w:spacing w:before="0" w:beforeAutospacing="0" w:after="0" w:afterAutospacing="0" w:line="360" w:lineRule="auto"/>
        <w:ind w:left="2522" w:hanging="362"/>
        <w:jc w:val="both"/>
        <w:rPr>
          <w:ins w:id="226" w:author="Meryl Etman" w:date="2022-12-18T11:45:00Z"/>
          <w:del w:id="227" w:author="Meryl Etman [2]" w:date="2023-02-08T18:26:00Z"/>
          <w:rFonts w:ascii="Times New Roman" w:eastAsia="Times New Roman" w:hAnsi="Times New Roman" w:cs="David"/>
          <w:sz w:val="24"/>
          <w:szCs w:val="24"/>
          <w:rtl/>
          <w:lang w:eastAsia="he-IL"/>
        </w:rPr>
      </w:pPr>
      <w:ins w:id="228" w:author="Meryl Etman" w:date="2022-12-18T11:45:00Z">
        <w:del w:id="229" w:author="Meryl Etman [2]" w:date="2023-02-08T18:26:00Z">
          <w:r w:rsidRPr="006D2AE3" w:rsidDel="00710452">
            <w:rPr>
              <w:rFonts w:ascii="Times New Roman" w:eastAsia="Times New Roman" w:hAnsi="Times New Roman" w:cs="David" w:hint="cs"/>
              <w:sz w:val="24"/>
              <w:szCs w:val="24"/>
              <w:rtl/>
              <w:lang w:eastAsia="he-IL"/>
            </w:rPr>
            <w:delText>תיאום מערכות אלקטרו-מכאניות.</w:delText>
          </w:r>
        </w:del>
      </w:ins>
    </w:p>
    <w:p w14:paraId="6A385986" w14:textId="7A16CCEC" w:rsidR="00346281" w:rsidRPr="006D2AE3" w:rsidDel="00710452" w:rsidRDefault="00346281" w:rsidP="00346281">
      <w:pPr>
        <w:widowControl w:val="0"/>
        <w:numPr>
          <w:ilvl w:val="0"/>
          <w:numId w:val="8"/>
        </w:numPr>
        <w:tabs>
          <w:tab w:val="num" w:pos="2522"/>
        </w:tabs>
        <w:spacing w:before="0" w:beforeAutospacing="0" w:after="0" w:afterAutospacing="0" w:line="360" w:lineRule="auto"/>
        <w:ind w:left="2522" w:hanging="362"/>
        <w:jc w:val="both"/>
        <w:rPr>
          <w:ins w:id="230" w:author="Meryl Etman" w:date="2022-12-18T11:45:00Z"/>
          <w:del w:id="231" w:author="Meryl Etman [2]" w:date="2023-02-08T18:26:00Z"/>
          <w:rFonts w:ascii="Times New Roman" w:eastAsia="Times New Roman" w:hAnsi="Times New Roman" w:cs="David"/>
          <w:sz w:val="24"/>
          <w:szCs w:val="24"/>
          <w:rtl/>
          <w:lang w:eastAsia="he-IL"/>
        </w:rPr>
      </w:pPr>
      <w:ins w:id="232" w:author="Meryl Etman" w:date="2022-12-18T11:45:00Z">
        <w:del w:id="233" w:author="Meryl Etman [2]" w:date="2023-02-08T18:26:00Z">
          <w:r w:rsidRPr="006D2AE3" w:rsidDel="00710452">
            <w:rPr>
              <w:rFonts w:ascii="Times New Roman" w:eastAsia="Times New Roman" w:hAnsi="Times New Roman" w:cs="David" w:hint="cs"/>
              <w:sz w:val="24"/>
              <w:szCs w:val="24"/>
              <w:rtl/>
              <w:lang w:eastAsia="he-IL"/>
            </w:rPr>
            <w:delText>תיאום תשתיות תת"ק במגרשים.</w:delText>
          </w:r>
        </w:del>
      </w:ins>
    </w:p>
    <w:p w14:paraId="0ECF470B" w14:textId="0F492FF8" w:rsidR="00346281" w:rsidRPr="006D2AE3" w:rsidDel="00710452" w:rsidRDefault="00346281" w:rsidP="00346281">
      <w:pPr>
        <w:widowControl w:val="0"/>
        <w:numPr>
          <w:ilvl w:val="0"/>
          <w:numId w:val="8"/>
        </w:numPr>
        <w:tabs>
          <w:tab w:val="num" w:pos="2522"/>
        </w:tabs>
        <w:spacing w:before="0" w:beforeAutospacing="0" w:after="0" w:afterAutospacing="0" w:line="360" w:lineRule="auto"/>
        <w:ind w:left="2522" w:hanging="362"/>
        <w:jc w:val="both"/>
        <w:rPr>
          <w:ins w:id="234" w:author="Meryl Etman" w:date="2022-12-18T11:45:00Z"/>
          <w:del w:id="235" w:author="Meryl Etman [2]" w:date="2023-02-08T18:26:00Z"/>
          <w:rFonts w:ascii="Times New Roman" w:eastAsia="Times New Roman" w:hAnsi="Times New Roman" w:cs="David"/>
          <w:sz w:val="24"/>
          <w:szCs w:val="24"/>
          <w:rtl/>
          <w:lang w:eastAsia="he-IL"/>
        </w:rPr>
      </w:pPr>
      <w:ins w:id="236" w:author="Meryl Etman" w:date="2022-12-18T11:45:00Z">
        <w:del w:id="237" w:author="Meryl Etman [2]" w:date="2023-02-08T18:26:00Z">
          <w:r w:rsidRPr="006D2AE3" w:rsidDel="00710452">
            <w:rPr>
              <w:rFonts w:ascii="Times New Roman" w:eastAsia="Times New Roman" w:hAnsi="Times New Roman" w:cs="David" w:hint="cs"/>
              <w:sz w:val="24"/>
              <w:szCs w:val="24"/>
              <w:rtl/>
              <w:lang w:eastAsia="he-IL"/>
            </w:rPr>
            <w:delText>מרכז אנרגיה.</w:delText>
          </w:r>
        </w:del>
      </w:ins>
    </w:p>
    <w:p w14:paraId="40E530E9" w14:textId="3AAE97B1" w:rsidR="00346281" w:rsidRPr="006D2AE3" w:rsidDel="00710452" w:rsidRDefault="00346281" w:rsidP="00346281">
      <w:pPr>
        <w:widowControl w:val="0"/>
        <w:numPr>
          <w:ilvl w:val="0"/>
          <w:numId w:val="8"/>
        </w:numPr>
        <w:tabs>
          <w:tab w:val="num" w:pos="2522"/>
        </w:tabs>
        <w:spacing w:before="0" w:beforeAutospacing="0" w:after="0" w:afterAutospacing="0" w:line="360" w:lineRule="auto"/>
        <w:ind w:left="2522" w:hanging="362"/>
        <w:jc w:val="both"/>
        <w:rPr>
          <w:ins w:id="238" w:author="Meryl Etman" w:date="2022-12-18T11:45:00Z"/>
          <w:del w:id="239" w:author="Meryl Etman [2]" w:date="2023-02-08T18:26:00Z"/>
          <w:rFonts w:ascii="Times New Roman" w:eastAsia="Times New Roman" w:hAnsi="Times New Roman" w:cs="David"/>
          <w:sz w:val="24"/>
          <w:szCs w:val="24"/>
          <w:rtl/>
          <w:lang w:eastAsia="he-IL"/>
        </w:rPr>
      </w:pPr>
      <w:ins w:id="240" w:author="Meryl Etman" w:date="2022-12-18T11:45:00Z">
        <w:del w:id="241" w:author="Meryl Etman [2]" w:date="2023-02-08T18:26:00Z">
          <w:r w:rsidRPr="006D2AE3" w:rsidDel="00710452">
            <w:rPr>
              <w:rFonts w:ascii="Times New Roman" w:eastAsia="Times New Roman" w:hAnsi="Times New Roman" w:cs="David" w:hint="cs"/>
              <w:sz w:val="24"/>
              <w:szCs w:val="24"/>
              <w:rtl/>
              <w:lang w:eastAsia="he-IL"/>
            </w:rPr>
            <w:delText>מעברים אנכיים ואופקיים בתקרות וקירות.</w:delText>
          </w:r>
        </w:del>
      </w:ins>
    </w:p>
    <w:p w14:paraId="33923229" w14:textId="6F894445" w:rsidR="00346281" w:rsidRPr="006D2AE3" w:rsidDel="00710452" w:rsidRDefault="00346281" w:rsidP="00346281">
      <w:pPr>
        <w:widowControl w:val="0"/>
        <w:numPr>
          <w:ilvl w:val="0"/>
          <w:numId w:val="8"/>
        </w:numPr>
        <w:tabs>
          <w:tab w:val="num" w:pos="2522"/>
        </w:tabs>
        <w:spacing w:before="0" w:beforeAutospacing="0" w:after="0" w:afterAutospacing="0" w:line="360" w:lineRule="auto"/>
        <w:ind w:left="2522" w:hanging="362"/>
        <w:jc w:val="both"/>
        <w:rPr>
          <w:ins w:id="242" w:author="Meryl Etman" w:date="2022-12-18T11:45:00Z"/>
          <w:del w:id="243" w:author="Meryl Etman [2]" w:date="2023-02-08T18:26:00Z"/>
          <w:rFonts w:ascii="Times New Roman" w:eastAsia="Times New Roman" w:hAnsi="Times New Roman" w:cs="David"/>
          <w:sz w:val="24"/>
          <w:szCs w:val="24"/>
          <w:lang w:eastAsia="he-IL"/>
        </w:rPr>
      </w:pPr>
      <w:ins w:id="244" w:author="Meryl Etman" w:date="2022-12-18T11:45:00Z">
        <w:del w:id="245" w:author="Meryl Etman [2]" w:date="2023-02-08T18:26:00Z">
          <w:r w:rsidRPr="006D2AE3" w:rsidDel="00710452">
            <w:rPr>
              <w:rFonts w:ascii="Times New Roman" w:eastAsia="Times New Roman" w:hAnsi="Times New Roman" w:cs="David" w:hint="cs"/>
              <w:sz w:val="24"/>
              <w:szCs w:val="24"/>
              <w:rtl/>
              <w:lang w:eastAsia="he-IL"/>
            </w:rPr>
            <w:delText>חתכים ופתרונות נקודתיים.</w:delText>
          </w:r>
        </w:del>
      </w:ins>
    </w:p>
    <w:p w14:paraId="0A9B2EBB" w14:textId="209FEEF6" w:rsidR="00346281" w:rsidRPr="006D2AE3" w:rsidDel="00710452" w:rsidRDefault="00346281" w:rsidP="00346281">
      <w:pPr>
        <w:widowControl w:val="0"/>
        <w:numPr>
          <w:ilvl w:val="0"/>
          <w:numId w:val="8"/>
        </w:numPr>
        <w:tabs>
          <w:tab w:val="num" w:pos="2522"/>
        </w:tabs>
        <w:spacing w:before="0" w:beforeAutospacing="0" w:after="0" w:afterAutospacing="0" w:line="360" w:lineRule="auto"/>
        <w:ind w:left="2522" w:hanging="362"/>
        <w:jc w:val="both"/>
        <w:rPr>
          <w:ins w:id="246" w:author="Meryl Etman" w:date="2022-12-18T11:45:00Z"/>
          <w:del w:id="247" w:author="Meryl Etman [2]" w:date="2023-02-08T18:26:00Z"/>
          <w:rFonts w:ascii="Times New Roman" w:eastAsia="Times New Roman" w:hAnsi="Times New Roman" w:cs="David"/>
          <w:sz w:val="24"/>
          <w:szCs w:val="24"/>
          <w:rtl/>
          <w:lang w:eastAsia="he-IL"/>
        </w:rPr>
      </w:pPr>
      <w:ins w:id="248" w:author="Meryl Etman" w:date="2022-12-18T11:45:00Z">
        <w:del w:id="249" w:author="Meryl Etman [2]" w:date="2023-02-08T18:26:00Z">
          <w:r w:rsidRPr="006D2AE3" w:rsidDel="00710452">
            <w:rPr>
              <w:rFonts w:ascii="Times New Roman" w:eastAsia="Times New Roman" w:hAnsi="Times New Roman" w:cs="David" w:hint="cs"/>
              <w:sz w:val="24"/>
              <w:szCs w:val="24"/>
              <w:rtl/>
              <w:lang w:eastAsia="he-IL"/>
            </w:rPr>
            <w:delText>תאום מעברי מערכות כגון וספרינקלרי</w:delText>
          </w:r>
          <w:r w:rsidRPr="006D2AE3" w:rsidDel="00710452">
            <w:rPr>
              <w:rFonts w:ascii="Times New Roman" w:eastAsia="Times New Roman" w:hAnsi="Times New Roman" w:cs="David" w:hint="eastAsia"/>
              <w:sz w:val="24"/>
              <w:szCs w:val="24"/>
              <w:rtl/>
              <w:lang w:eastAsia="he-IL"/>
            </w:rPr>
            <w:delText>ם</w:delText>
          </w:r>
          <w:r w:rsidRPr="006D2AE3" w:rsidDel="00710452">
            <w:rPr>
              <w:rFonts w:ascii="Times New Roman" w:eastAsia="Times New Roman" w:hAnsi="Times New Roman" w:cs="David" w:hint="cs"/>
              <w:sz w:val="24"/>
              <w:szCs w:val="24"/>
              <w:rtl/>
              <w:lang w:eastAsia="he-IL"/>
            </w:rPr>
            <w:delText>, ביוב, ניקוז, תעלות חשמל ומז"א וכדומה בינם לבין עצמם ולבין הקונסטרוקציה.</w:delText>
          </w:r>
        </w:del>
      </w:ins>
    </w:p>
    <w:p w14:paraId="7E5C7B9F" w14:textId="419D3F2A" w:rsidR="00346281" w:rsidRPr="006D2AE3" w:rsidDel="00710452" w:rsidRDefault="00346281" w:rsidP="00346281">
      <w:pPr>
        <w:widowControl w:val="0"/>
        <w:numPr>
          <w:ilvl w:val="0"/>
          <w:numId w:val="8"/>
        </w:numPr>
        <w:tabs>
          <w:tab w:val="num" w:pos="2522"/>
        </w:tabs>
        <w:spacing w:before="0" w:beforeAutospacing="0" w:after="0" w:afterAutospacing="0" w:line="360" w:lineRule="auto"/>
        <w:ind w:left="2522" w:hanging="362"/>
        <w:jc w:val="both"/>
        <w:rPr>
          <w:ins w:id="250" w:author="Meryl Etman" w:date="2022-12-18T11:45:00Z"/>
          <w:del w:id="251" w:author="Meryl Etman [2]" w:date="2023-02-08T18:26:00Z"/>
          <w:rFonts w:ascii="Times New Roman" w:eastAsia="Times New Roman" w:hAnsi="Times New Roman" w:cs="David"/>
          <w:sz w:val="24"/>
          <w:szCs w:val="24"/>
          <w:rtl/>
          <w:lang w:eastAsia="he-IL"/>
        </w:rPr>
      </w:pPr>
      <w:ins w:id="252" w:author="Meryl Etman" w:date="2022-12-18T11:45:00Z">
        <w:del w:id="253" w:author="Meryl Etman [2]" w:date="2023-02-08T18:26:00Z">
          <w:r w:rsidDel="00710452">
            <w:rPr>
              <w:rFonts w:ascii="Times New Roman" w:eastAsia="Times New Roman" w:hAnsi="Times New Roman" w:cs="David" w:hint="cs"/>
              <w:sz w:val="24"/>
              <w:szCs w:val="24"/>
              <w:rtl/>
              <w:lang w:eastAsia="he-IL"/>
            </w:rPr>
            <w:delText>ת</w:delText>
          </w:r>
          <w:r w:rsidRPr="006D2AE3" w:rsidDel="00710452">
            <w:rPr>
              <w:rFonts w:ascii="Times New Roman" w:eastAsia="Times New Roman" w:hAnsi="Times New Roman" w:cs="David" w:hint="cs"/>
              <w:sz w:val="24"/>
              <w:szCs w:val="24"/>
              <w:rtl/>
              <w:lang w:eastAsia="he-IL"/>
            </w:rPr>
            <w:delText>כניות סופרפוזיציה צבעוניות ומפורטות.</w:delText>
          </w:r>
        </w:del>
      </w:ins>
    </w:p>
    <w:p w14:paraId="3CFF6BBD" w14:textId="674B43EE" w:rsidR="00346281" w:rsidRPr="006D2AE3" w:rsidDel="00710452" w:rsidRDefault="00346281">
      <w:pPr>
        <w:pStyle w:val="ListParagraph"/>
        <w:numPr>
          <w:ilvl w:val="0"/>
          <w:numId w:val="18"/>
        </w:numPr>
        <w:tabs>
          <w:tab w:val="left" w:pos="1954"/>
        </w:tabs>
        <w:ind w:left="1927" w:hanging="567"/>
        <w:rPr>
          <w:ins w:id="254" w:author="Meryl Etman" w:date="2022-12-18T11:45:00Z"/>
          <w:del w:id="255" w:author="Meryl Etman [2]" w:date="2023-02-08T18:26:00Z"/>
          <w:sz w:val="24"/>
          <w:szCs w:val="24"/>
          <w:lang w:eastAsia="he-IL"/>
        </w:rPr>
        <w:pPrChange w:id="256" w:author="Meryl Etman [2]" w:date="2023-02-08T17:37:00Z">
          <w:pPr>
            <w:widowControl w:val="0"/>
            <w:numPr>
              <w:numId w:val="11"/>
            </w:numPr>
            <w:spacing w:before="0" w:beforeAutospacing="0" w:after="0" w:afterAutospacing="0" w:line="360" w:lineRule="auto"/>
            <w:ind w:left="2563" w:hanging="720"/>
            <w:jc w:val="both"/>
          </w:pPr>
        </w:pPrChange>
      </w:pPr>
      <w:ins w:id="257" w:author="Meryl Etman" w:date="2022-12-18T11:45:00Z">
        <w:del w:id="258" w:author="Meryl Etman [2]" w:date="2023-02-08T18:26:00Z">
          <w:r w:rsidRPr="006D2AE3" w:rsidDel="00710452">
            <w:rPr>
              <w:rFonts w:hint="cs"/>
              <w:sz w:val="24"/>
              <w:szCs w:val="24"/>
              <w:rtl/>
              <w:lang w:eastAsia="he-IL"/>
            </w:rPr>
            <w:delText>ייעוץ ומתן הנחיות לצוות התכנון לעקרונות העברת המערכות בהתבסס על המודל.</w:delText>
          </w:r>
        </w:del>
      </w:ins>
    </w:p>
    <w:p w14:paraId="2DD4F792" w14:textId="069D706C" w:rsidR="00346281" w:rsidRPr="006D2AE3" w:rsidDel="00710452" w:rsidRDefault="00346281">
      <w:pPr>
        <w:pStyle w:val="ListParagraph"/>
        <w:numPr>
          <w:ilvl w:val="0"/>
          <w:numId w:val="18"/>
        </w:numPr>
        <w:tabs>
          <w:tab w:val="left" w:pos="1954"/>
        </w:tabs>
        <w:ind w:left="1927" w:hanging="567"/>
        <w:rPr>
          <w:ins w:id="259" w:author="Meryl Etman" w:date="2022-12-18T11:45:00Z"/>
          <w:del w:id="260" w:author="Meryl Etman [2]" w:date="2023-02-08T18:26:00Z"/>
          <w:sz w:val="24"/>
          <w:szCs w:val="24"/>
          <w:rtl/>
          <w:lang w:eastAsia="he-IL"/>
        </w:rPr>
        <w:pPrChange w:id="261" w:author="Meryl Etman [2]" w:date="2023-02-08T17:37:00Z">
          <w:pPr>
            <w:widowControl w:val="0"/>
            <w:numPr>
              <w:numId w:val="11"/>
            </w:numPr>
            <w:spacing w:before="0" w:beforeAutospacing="0" w:after="0" w:afterAutospacing="0" w:line="360" w:lineRule="auto"/>
            <w:ind w:left="2563" w:hanging="720"/>
            <w:jc w:val="both"/>
          </w:pPr>
        </w:pPrChange>
      </w:pPr>
      <w:ins w:id="262" w:author="Meryl Etman" w:date="2022-12-18T11:45:00Z">
        <w:del w:id="263" w:author="Meryl Etman [2]" w:date="2023-02-08T18:26:00Z">
          <w:r w:rsidRPr="006D2AE3" w:rsidDel="00710452">
            <w:rPr>
              <w:rFonts w:hint="cs"/>
              <w:sz w:val="24"/>
              <w:szCs w:val="24"/>
              <w:rtl/>
              <w:lang w:eastAsia="he-IL"/>
            </w:rPr>
            <w:delText xml:space="preserve">תכנון תיאום המערכות יתבצע בסביבת תוכנת </w:delText>
          </w:r>
          <w:r w:rsidRPr="006D2AE3" w:rsidDel="00710452">
            <w:rPr>
              <w:sz w:val="24"/>
              <w:szCs w:val="24"/>
              <w:lang w:eastAsia="he-IL"/>
            </w:rPr>
            <w:delText>REVIT</w:delText>
          </w:r>
          <w:r w:rsidRPr="006D2AE3" w:rsidDel="00710452">
            <w:rPr>
              <w:rFonts w:hint="cs"/>
              <w:sz w:val="24"/>
              <w:szCs w:val="24"/>
              <w:rtl/>
              <w:lang w:eastAsia="he-IL"/>
            </w:rPr>
            <w:delText xml:space="preserve"> בתלת-מימד, תוך שיתוף, תיאום וקליטת הקבצים מן האדריכלים והיועצים האחרים באמצעות </w:delText>
          </w:r>
          <w:r w:rsidDel="00710452">
            <w:rPr>
              <w:rFonts w:hint="cs"/>
              <w:sz w:val="24"/>
              <w:szCs w:val="24"/>
              <w:lang w:eastAsia="he-IL"/>
            </w:rPr>
            <w:delText>BIM</w:delText>
          </w:r>
          <w:r w:rsidDel="00710452">
            <w:rPr>
              <w:rFonts w:hint="cs"/>
              <w:sz w:val="24"/>
              <w:szCs w:val="24"/>
              <w:rtl/>
              <w:lang w:eastAsia="he-IL"/>
            </w:rPr>
            <w:delText xml:space="preserve"> ו</w:delText>
          </w:r>
          <w:r w:rsidRPr="006D2AE3" w:rsidDel="00710452">
            <w:rPr>
              <w:rFonts w:hint="cs"/>
              <w:sz w:val="24"/>
              <w:szCs w:val="24"/>
              <w:rtl/>
              <w:lang w:eastAsia="he-IL"/>
            </w:rPr>
            <w:delText xml:space="preserve">תוכנת </w:delText>
          </w:r>
          <w:r w:rsidRPr="006D2AE3" w:rsidDel="00710452">
            <w:rPr>
              <w:sz w:val="24"/>
              <w:szCs w:val="24"/>
              <w:lang w:eastAsia="he-IL"/>
            </w:rPr>
            <w:delText>@view</w:delText>
          </w:r>
          <w:r w:rsidRPr="006D2AE3" w:rsidDel="00710452">
            <w:rPr>
              <w:rFonts w:hint="cs"/>
              <w:sz w:val="24"/>
              <w:szCs w:val="24"/>
              <w:rtl/>
              <w:lang w:eastAsia="he-IL"/>
            </w:rPr>
            <w:delText xml:space="preserve">. </w:delText>
          </w:r>
          <w:r w:rsidRPr="006D2AE3" w:rsidDel="00710452">
            <w:rPr>
              <w:sz w:val="24"/>
              <w:szCs w:val="24"/>
              <w:rtl/>
              <w:lang w:eastAsia="he-IL"/>
            </w:rPr>
            <w:delText xml:space="preserve">כל תעבורת הקבצים תבוצע באמצעות מערכת </w:delText>
          </w:r>
          <w:r w:rsidRPr="006D2AE3" w:rsidDel="00710452">
            <w:rPr>
              <w:sz w:val="24"/>
              <w:szCs w:val="24"/>
              <w:lang w:eastAsia="he-IL"/>
            </w:rPr>
            <w:delText>@view</w:delText>
          </w:r>
          <w:r w:rsidRPr="006D2AE3" w:rsidDel="00710452">
            <w:rPr>
              <w:sz w:val="24"/>
              <w:szCs w:val="24"/>
              <w:rtl/>
              <w:lang w:eastAsia="he-IL"/>
            </w:rPr>
            <w:delText xml:space="preserve"> בלבד.</w:delText>
          </w:r>
        </w:del>
      </w:ins>
    </w:p>
    <w:p w14:paraId="5E2A6192" w14:textId="60EE9AA7" w:rsidR="00346281" w:rsidRPr="006D2AE3" w:rsidDel="00710452" w:rsidRDefault="00346281" w:rsidP="00346281">
      <w:pPr>
        <w:spacing w:before="0" w:beforeAutospacing="0" w:after="0" w:afterAutospacing="0" w:line="276" w:lineRule="auto"/>
        <w:ind w:left="2160" w:hanging="720"/>
        <w:jc w:val="both"/>
        <w:rPr>
          <w:ins w:id="264" w:author="Meryl Etman" w:date="2022-12-18T11:45:00Z"/>
          <w:del w:id="265" w:author="Meryl Etman [2]" w:date="2023-02-08T18:26:00Z"/>
          <w:rFonts w:ascii="Times New Roman" w:eastAsia="Times New Roman" w:hAnsi="Times New Roman" w:cs="David"/>
          <w:sz w:val="24"/>
          <w:szCs w:val="24"/>
          <w:rtl/>
          <w:lang w:eastAsia="he-IL"/>
        </w:rPr>
      </w:pPr>
    </w:p>
    <w:p w14:paraId="1AEE0D76" w14:textId="708C6413" w:rsidR="00346281" w:rsidRPr="006D2AE3" w:rsidDel="00710452" w:rsidRDefault="00346281" w:rsidP="00346281">
      <w:pPr>
        <w:spacing w:before="0" w:beforeAutospacing="0" w:after="0" w:afterAutospacing="0" w:line="276" w:lineRule="auto"/>
        <w:ind w:left="1388" w:hanging="709"/>
        <w:jc w:val="both"/>
        <w:rPr>
          <w:ins w:id="266" w:author="Meryl Etman" w:date="2022-12-18T11:45:00Z"/>
          <w:del w:id="267" w:author="Meryl Etman [2]" w:date="2023-02-08T18:26:00Z"/>
          <w:rFonts w:ascii="Times New Roman" w:eastAsia="Times New Roman" w:hAnsi="Times New Roman" w:cs="David"/>
          <w:sz w:val="24"/>
          <w:szCs w:val="24"/>
          <w:rtl/>
          <w:lang w:eastAsia="he-IL"/>
        </w:rPr>
      </w:pPr>
      <w:ins w:id="268" w:author="Meryl Etman" w:date="2022-12-18T11:45:00Z">
        <w:del w:id="269" w:author="Meryl Etman [2]" w:date="2023-02-08T18:26:00Z">
          <w:r w:rsidRPr="006D2AE3" w:rsidDel="00710452">
            <w:rPr>
              <w:rFonts w:ascii="Times New Roman" w:eastAsia="Times New Roman" w:hAnsi="Times New Roman" w:cs="David"/>
              <w:sz w:val="24"/>
              <w:szCs w:val="24"/>
              <w:rtl/>
              <w:lang w:eastAsia="he-IL"/>
            </w:rPr>
            <w:delText>1.</w:delText>
          </w:r>
          <w:r w:rsidRPr="006D2AE3" w:rsidDel="00710452">
            <w:rPr>
              <w:rFonts w:ascii="Times New Roman" w:eastAsia="Times New Roman" w:hAnsi="Times New Roman" w:cs="David" w:hint="cs"/>
              <w:sz w:val="24"/>
              <w:szCs w:val="24"/>
              <w:rtl/>
              <w:lang w:eastAsia="he-IL"/>
            </w:rPr>
            <w:delText>2</w:delText>
          </w:r>
          <w:r w:rsidRPr="006D2AE3" w:rsidDel="00710452">
            <w:rPr>
              <w:rFonts w:ascii="Times New Roman" w:eastAsia="Times New Roman" w:hAnsi="Times New Roman" w:cs="David"/>
              <w:sz w:val="24"/>
              <w:szCs w:val="24"/>
              <w:rtl/>
              <w:lang w:eastAsia="he-IL"/>
            </w:rPr>
            <w:tab/>
          </w:r>
          <w:r w:rsidRPr="006D2AE3" w:rsidDel="00710452">
            <w:rPr>
              <w:rFonts w:ascii="Times New Roman" w:eastAsia="Times New Roman" w:hAnsi="Times New Roman" w:cs="David"/>
              <w:sz w:val="24"/>
              <w:szCs w:val="24"/>
              <w:u w:val="single"/>
              <w:rtl/>
            </w:rPr>
            <w:delText>המהנדס, צוות עובדים ואמצעים</w:delText>
          </w:r>
          <w:r w:rsidRPr="006D2AE3" w:rsidDel="00710452">
            <w:rPr>
              <w:rFonts w:ascii="Times New Roman" w:eastAsia="Times New Roman" w:hAnsi="Times New Roman" w:cs="David" w:hint="cs"/>
              <w:sz w:val="24"/>
              <w:szCs w:val="24"/>
              <w:u w:val="single"/>
              <w:rtl/>
              <w:lang w:eastAsia="he-IL"/>
            </w:rPr>
            <w:delText xml:space="preserve"> של היועץ</w:delText>
          </w:r>
          <w:r w:rsidRPr="006D2AE3" w:rsidDel="00710452">
            <w:rPr>
              <w:rFonts w:ascii="Times New Roman" w:eastAsia="Times New Roman" w:hAnsi="Times New Roman" w:cs="David" w:hint="cs"/>
              <w:sz w:val="24"/>
              <w:szCs w:val="24"/>
              <w:rtl/>
              <w:lang w:eastAsia="he-IL"/>
            </w:rPr>
            <w:delText>:</w:delText>
          </w:r>
        </w:del>
      </w:ins>
    </w:p>
    <w:p w14:paraId="39871F2A" w14:textId="54E80FA8" w:rsidR="00346281" w:rsidRPr="006D2AE3" w:rsidDel="00710452" w:rsidRDefault="00346281" w:rsidP="00346281">
      <w:pPr>
        <w:spacing w:before="0" w:beforeAutospacing="0" w:after="0" w:afterAutospacing="0" w:line="276" w:lineRule="auto"/>
        <w:ind w:left="2160" w:hanging="720"/>
        <w:jc w:val="both"/>
        <w:rPr>
          <w:ins w:id="270" w:author="Meryl Etman" w:date="2022-12-18T11:45:00Z"/>
          <w:del w:id="271" w:author="Meryl Etman [2]" w:date="2023-02-08T18:26:00Z"/>
          <w:rFonts w:ascii="Times New Roman" w:eastAsia="Times New Roman" w:hAnsi="Times New Roman" w:cs="David"/>
          <w:sz w:val="24"/>
          <w:szCs w:val="24"/>
          <w:rtl/>
          <w:lang w:eastAsia="he-IL"/>
        </w:rPr>
      </w:pPr>
    </w:p>
    <w:p w14:paraId="0FC36A0C" w14:textId="4B49E798" w:rsidR="00346281" w:rsidRPr="006D2AE3" w:rsidDel="00710452" w:rsidRDefault="00346281" w:rsidP="00346281">
      <w:pPr>
        <w:tabs>
          <w:tab w:val="left" w:pos="1954"/>
        </w:tabs>
        <w:spacing w:after="0" w:line="360" w:lineRule="auto"/>
        <w:ind w:left="1954" w:hanging="514"/>
        <w:rPr>
          <w:ins w:id="272" w:author="Meryl Etman" w:date="2022-12-18T11:45:00Z"/>
          <w:del w:id="273" w:author="Meryl Etman [2]" w:date="2023-02-08T18:26:00Z"/>
          <w:rFonts w:ascii="Times New Roman" w:eastAsia="Times New Roman" w:hAnsi="Times New Roman" w:cs="David"/>
          <w:sz w:val="24"/>
          <w:szCs w:val="24"/>
          <w:rtl/>
          <w:lang w:eastAsia="he-IL"/>
        </w:rPr>
      </w:pPr>
      <w:ins w:id="274" w:author="Meryl Etman" w:date="2022-12-18T11:45:00Z">
        <w:del w:id="275" w:author="Meryl Etman [2]" w:date="2023-02-08T18:26:00Z">
          <w:r w:rsidRPr="006D2AE3" w:rsidDel="00710452">
            <w:rPr>
              <w:rFonts w:ascii="Times New Roman" w:eastAsia="Times New Roman" w:hAnsi="Times New Roman" w:cs="David" w:hint="cs"/>
              <w:sz w:val="24"/>
              <w:szCs w:val="24"/>
              <w:rtl/>
              <w:lang w:eastAsia="he-IL"/>
            </w:rPr>
            <w:delText>א</w:delText>
          </w:r>
          <w:r w:rsidRPr="006D2AE3" w:rsidDel="00710452">
            <w:rPr>
              <w:rFonts w:ascii="Times New Roman" w:eastAsia="Times New Roman" w:hAnsi="Times New Roman" w:cs="David"/>
              <w:sz w:val="24"/>
              <w:szCs w:val="24"/>
              <w:rtl/>
              <w:lang w:eastAsia="he-IL"/>
            </w:rPr>
            <w:delText>.</w:delText>
          </w:r>
          <w:r w:rsidRPr="006D2AE3" w:rsidDel="00710452">
            <w:rPr>
              <w:rFonts w:ascii="Times New Roman" w:eastAsia="Times New Roman" w:hAnsi="Times New Roman" w:cs="David"/>
              <w:sz w:val="24"/>
              <w:szCs w:val="24"/>
              <w:rtl/>
              <w:lang w:eastAsia="he-IL"/>
            </w:rPr>
            <w:tab/>
            <w:delText>המהנדס הבכיר יהיה בעל המשרד, אשר יהיה אחראי, מעורב וישתתף באופן אישי בכל ישיבות התכנון שיזומן אליהן ללא עוררין.</w:delText>
          </w:r>
          <w:r w:rsidDel="00710452">
            <w:rPr>
              <w:rFonts w:ascii="Times New Roman" w:eastAsia="Times New Roman" w:hAnsi="Times New Roman" w:cs="David" w:hint="cs"/>
              <w:sz w:val="24"/>
              <w:szCs w:val="24"/>
              <w:rtl/>
              <w:lang w:eastAsia="he-IL"/>
            </w:rPr>
            <w:delText xml:space="preserve"> </w:delText>
          </w:r>
          <w:r w:rsidRPr="00831588" w:rsidDel="00710452">
            <w:rPr>
              <w:rFonts w:ascii="Times New Roman" w:eastAsia="Times New Roman" w:hAnsi="Times New Roman" w:cs="David" w:hint="cs"/>
              <w:sz w:val="24"/>
              <w:szCs w:val="24"/>
              <w:rtl/>
              <w:lang w:eastAsia="he-IL"/>
            </w:rPr>
            <w:delText xml:space="preserve">ככל שיידרש ולפי החלטת המזמין, יתבצעו בנוסף לישיבות התכנון השוטפות, ישיבות שבועיות לתכנון ב </w:delText>
          </w:r>
          <w:r w:rsidRPr="00831588" w:rsidDel="00710452">
            <w:rPr>
              <w:rFonts w:ascii="Times New Roman" w:eastAsia="Times New Roman" w:hAnsi="Times New Roman" w:cs="David" w:hint="cs"/>
              <w:sz w:val="24"/>
              <w:szCs w:val="24"/>
              <w:lang w:eastAsia="he-IL"/>
            </w:rPr>
            <w:delText>BIM</w:delText>
          </w:r>
          <w:r w:rsidRPr="00831588" w:rsidDel="00710452">
            <w:rPr>
              <w:rFonts w:ascii="Times New Roman" w:eastAsia="Times New Roman" w:hAnsi="Times New Roman" w:cs="David" w:hint="cs"/>
              <w:sz w:val="24"/>
              <w:szCs w:val="24"/>
              <w:rtl/>
              <w:lang w:eastAsia="he-IL"/>
            </w:rPr>
            <w:delText xml:space="preserve"> על המודל.</w:delText>
          </w:r>
        </w:del>
      </w:ins>
    </w:p>
    <w:p w14:paraId="56C81564" w14:textId="4026BF99" w:rsidR="00346281" w:rsidRPr="006D2AE3" w:rsidDel="00710452" w:rsidRDefault="00346281">
      <w:pPr>
        <w:tabs>
          <w:tab w:val="left" w:pos="1954"/>
        </w:tabs>
        <w:spacing w:after="0" w:line="360" w:lineRule="auto"/>
        <w:ind w:left="1954" w:hanging="514"/>
        <w:rPr>
          <w:ins w:id="276" w:author="Meryl Etman" w:date="2022-12-18T11:45:00Z"/>
          <w:del w:id="277" w:author="Meryl Etman [2]" w:date="2023-02-08T18:26:00Z"/>
          <w:rFonts w:ascii="Times New Roman" w:eastAsia="Times New Roman" w:hAnsi="Times New Roman" w:cs="David"/>
          <w:sz w:val="24"/>
          <w:szCs w:val="24"/>
          <w:rtl/>
          <w:lang w:eastAsia="he-IL"/>
        </w:rPr>
        <w:pPrChange w:id="278" w:author="Meryl Etman [2]" w:date="2023-02-08T17:37:00Z">
          <w:pPr>
            <w:spacing w:before="0" w:beforeAutospacing="0" w:after="0" w:afterAutospacing="0" w:line="360" w:lineRule="auto"/>
            <w:ind w:left="2160" w:hanging="720"/>
            <w:jc w:val="both"/>
          </w:pPr>
        </w:pPrChange>
      </w:pPr>
      <w:ins w:id="279" w:author="Meryl Etman" w:date="2022-12-18T11:45:00Z">
        <w:del w:id="280" w:author="Meryl Etman [2]" w:date="2023-02-08T18:26:00Z">
          <w:r w:rsidRPr="006D2AE3" w:rsidDel="00710452">
            <w:rPr>
              <w:rFonts w:ascii="Times New Roman" w:eastAsia="Times New Roman" w:hAnsi="Times New Roman" w:cs="David" w:hint="cs"/>
              <w:sz w:val="24"/>
              <w:szCs w:val="24"/>
              <w:rtl/>
              <w:lang w:eastAsia="he-IL"/>
            </w:rPr>
            <w:delText>ב</w:delText>
          </w:r>
          <w:r w:rsidRPr="006D2AE3" w:rsidDel="00710452">
            <w:rPr>
              <w:rFonts w:ascii="Times New Roman" w:eastAsia="Times New Roman" w:hAnsi="Times New Roman" w:cs="David"/>
              <w:sz w:val="24"/>
              <w:szCs w:val="24"/>
              <w:rtl/>
              <w:lang w:eastAsia="he-IL"/>
            </w:rPr>
            <w:delText>.</w:delText>
          </w:r>
          <w:r w:rsidRPr="006D2AE3" w:rsidDel="00710452">
            <w:rPr>
              <w:rFonts w:ascii="Times New Roman" w:eastAsia="Times New Roman" w:hAnsi="Times New Roman" w:cs="David"/>
              <w:sz w:val="24"/>
              <w:szCs w:val="24"/>
              <w:rtl/>
              <w:lang w:eastAsia="he-IL"/>
            </w:rPr>
            <w:tab/>
            <w:delText xml:space="preserve">המהנדס הבכיר ישתתף בכל ישיבות התכנון שיזומן אליהן ללא הגבלה. </w:delText>
          </w:r>
        </w:del>
      </w:ins>
    </w:p>
    <w:p w14:paraId="54E97EA9" w14:textId="63A89554" w:rsidR="00346281" w:rsidRPr="006D2AE3" w:rsidDel="00710452" w:rsidRDefault="00346281">
      <w:pPr>
        <w:tabs>
          <w:tab w:val="left" w:pos="1954"/>
        </w:tabs>
        <w:spacing w:after="0" w:line="360" w:lineRule="auto"/>
        <w:ind w:left="1954" w:hanging="514"/>
        <w:rPr>
          <w:ins w:id="281" w:author="Meryl Etman" w:date="2022-12-18T11:45:00Z"/>
          <w:del w:id="282" w:author="Meryl Etman [2]" w:date="2023-02-08T18:26:00Z"/>
          <w:rFonts w:ascii="Times New Roman" w:eastAsia="Times New Roman" w:hAnsi="Times New Roman" w:cs="David"/>
          <w:sz w:val="24"/>
          <w:szCs w:val="24"/>
          <w:rtl/>
          <w:lang w:eastAsia="he-IL"/>
        </w:rPr>
        <w:pPrChange w:id="283" w:author="Meryl Etman [2]" w:date="2023-02-08T17:37:00Z">
          <w:pPr>
            <w:spacing w:before="0" w:beforeAutospacing="0" w:after="0" w:afterAutospacing="0" w:line="360" w:lineRule="auto"/>
            <w:ind w:left="2160" w:hanging="720"/>
            <w:jc w:val="both"/>
          </w:pPr>
        </w:pPrChange>
      </w:pPr>
      <w:ins w:id="284" w:author="Meryl Etman" w:date="2022-12-18T11:45:00Z">
        <w:del w:id="285" w:author="Meryl Etman [2]" w:date="2023-02-08T18:26:00Z">
          <w:r w:rsidRPr="006D2AE3" w:rsidDel="00710452">
            <w:rPr>
              <w:rFonts w:ascii="Times New Roman" w:eastAsia="Times New Roman" w:hAnsi="Times New Roman" w:cs="David" w:hint="cs"/>
              <w:sz w:val="24"/>
              <w:szCs w:val="24"/>
              <w:rtl/>
              <w:lang w:eastAsia="he-IL"/>
            </w:rPr>
            <w:delText>ג</w:delText>
          </w:r>
          <w:r w:rsidRPr="006D2AE3" w:rsidDel="00710452">
            <w:rPr>
              <w:rFonts w:ascii="Times New Roman" w:eastAsia="Times New Roman" w:hAnsi="Times New Roman" w:cs="David"/>
              <w:sz w:val="24"/>
              <w:szCs w:val="24"/>
              <w:rtl/>
              <w:lang w:eastAsia="he-IL"/>
            </w:rPr>
            <w:delText>.</w:delText>
          </w:r>
          <w:r w:rsidRPr="006D2AE3" w:rsidDel="00710452">
            <w:rPr>
              <w:rFonts w:ascii="Times New Roman" w:eastAsia="Times New Roman" w:hAnsi="Times New Roman" w:cs="David"/>
              <w:sz w:val="24"/>
              <w:szCs w:val="24"/>
              <w:rtl/>
              <w:lang w:eastAsia="he-IL"/>
            </w:rPr>
            <w:tab/>
            <w:delText>המהנדס הבכיר יקדיש את כל הזמן הדרוש לתאומים עם האדריכלים והיועצים, כולל בישיבות פרטניות שיוזמן אליהן, מבלי לדחות את השתתפותו.</w:delText>
          </w:r>
        </w:del>
      </w:ins>
    </w:p>
    <w:p w14:paraId="1CACF15D" w14:textId="55759B78" w:rsidR="00346281" w:rsidRPr="006D2AE3" w:rsidDel="00710452" w:rsidRDefault="00346281" w:rsidP="00346281">
      <w:pPr>
        <w:widowControl w:val="0"/>
        <w:bidi w:val="0"/>
        <w:spacing w:before="0" w:beforeAutospacing="0" w:after="0" w:afterAutospacing="0" w:line="240" w:lineRule="auto"/>
        <w:rPr>
          <w:ins w:id="286" w:author="Meryl Etman" w:date="2022-12-18T11:45:00Z"/>
          <w:del w:id="287" w:author="Meryl Etman [2]" w:date="2023-02-08T18:26:00Z"/>
          <w:rFonts w:ascii="Times New Roman" w:eastAsia="Times New Roman" w:hAnsi="Times New Roman" w:cs="David"/>
          <w:sz w:val="20"/>
          <w:szCs w:val="20"/>
          <w:lang w:eastAsia="he-IL"/>
        </w:rPr>
      </w:pPr>
    </w:p>
    <w:p w14:paraId="31B439B4" w14:textId="7E4A3C2A" w:rsidR="00346281" w:rsidRPr="006D2AE3" w:rsidDel="00710452" w:rsidRDefault="00346281" w:rsidP="00346281">
      <w:pPr>
        <w:widowControl w:val="0"/>
        <w:spacing w:before="0" w:beforeAutospacing="0" w:after="0" w:afterAutospacing="0" w:line="276" w:lineRule="auto"/>
        <w:ind w:left="1440" w:hanging="720"/>
        <w:jc w:val="both"/>
        <w:rPr>
          <w:ins w:id="288" w:author="Meryl Etman" w:date="2022-12-18T11:45:00Z"/>
          <w:del w:id="289" w:author="Meryl Etman [2]" w:date="2023-02-08T18:26:00Z"/>
          <w:rFonts w:ascii="Times New Roman" w:eastAsia="Times New Roman" w:hAnsi="Times New Roman" w:cs="David"/>
          <w:sz w:val="24"/>
          <w:szCs w:val="24"/>
          <w:rtl/>
          <w:lang w:eastAsia="he-IL"/>
        </w:rPr>
      </w:pPr>
      <w:ins w:id="290" w:author="Meryl Etman" w:date="2022-12-18T11:45:00Z">
        <w:del w:id="291" w:author="Meryl Etman [2]" w:date="2023-02-08T18:26:00Z">
          <w:r w:rsidRPr="006D2AE3" w:rsidDel="00710452">
            <w:rPr>
              <w:rFonts w:ascii="Times New Roman" w:eastAsia="Times New Roman" w:hAnsi="Times New Roman" w:cs="David"/>
              <w:sz w:val="24"/>
              <w:szCs w:val="24"/>
              <w:rtl/>
              <w:lang w:eastAsia="he-IL"/>
            </w:rPr>
            <w:delText>1.</w:delText>
          </w:r>
          <w:r w:rsidRPr="006D2AE3" w:rsidDel="00710452">
            <w:rPr>
              <w:rFonts w:ascii="Times New Roman" w:eastAsia="Times New Roman" w:hAnsi="Times New Roman" w:cs="David" w:hint="cs"/>
              <w:sz w:val="24"/>
              <w:szCs w:val="24"/>
              <w:rtl/>
              <w:lang w:eastAsia="he-IL"/>
            </w:rPr>
            <w:delText>3</w:delText>
          </w:r>
          <w:r w:rsidRPr="006D2AE3" w:rsidDel="00710452">
            <w:rPr>
              <w:rFonts w:ascii="Times New Roman" w:eastAsia="Times New Roman" w:hAnsi="Times New Roman" w:cs="David"/>
              <w:sz w:val="24"/>
              <w:szCs w:val="24"/>
              <w:rtl/>
              <w:lang w:eastAsia="he-IL"/>
            </w:rPr>
            <w:tab/>
            <w:delText xml:space="preserve">על </w:delText>
          </w:r>
          <w:r w:rsidRPr="006D2AE3" w:rsidDel="00710452">
            <w:rPr>
              <w:rFonts w:ascii="Times New Roman" w:eastAsia="Times New Roman" w:hAnsi="Times New Roman" w:cs="David" w:hint="cs"/>
              <w:sz w:val="24"/>
              <w:szCs w:val="24"/>
              <w:rtl/>
              <w:lang w:eastAsia="he-IL"/>
            </w:rPr>
            <w:delText xml:space="preserve">היועץ </w:delText>
          </w:r>
          <w:r w:rsidRPr="006D2AE3" w:rsidDel="00710452">
            <w:rPr>
              <w:rFonts w:ascii="Times New Roman" w:eastAsia="Times New Roman" w:hAnsi="Times New Roman" w:cs="David"/>
              <w:sz w:val="24"/>
              <w:szCs w:val="24"/>
              <w:rtl/>
              <w:lang w:eastAsia="he-IL"/>
            </w:rPr>
            <w:delText>לקבל א</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שור בכתב מאת המנהל לפני התחלת כל קטע וכל שלב ולפני כל ש</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רות חלקי.</w:delText>
          </w:r>
          <w:r w:rsidRPr="006D2AE3" w:rsidDel="00710452">
            <w:rPr>
              <w:rFonts w:ascii="Times New Roman" w:eastAsia="Times New Roman" w:hAnsi="Times New Roman" w:cs="David" w:hint="cs"/>
              <w:sz w:val="24"/>
              <w:szCs w:val="24"/>
              <w:rtl/>
              <w:lang w:eastAsia="he-IL"/>
            </w:rPr>
            <w:delText xml:space="preserve"> אישור כאמור לא יהווה אישור לשכר נוסף במקרה של בדיקות נוספות או עבודה נוספת שיידרשו לאחר התקדמות התכנון לשלב הבא. </w:delText>
          </w:r>
        </w:del>
      </w:ins>
    </w:p>
    <w:p w14:paraId="6A167BB7" w14:textId="00F31F1B" w:rsidR="00346281" w:rsidRPr="006D2AE3" w:rsidDel="00710452" w:rsidRDefault="00346281" w:rsidP="00346281">
      <w:pPr>
        <w:widowControl w:val="0"/>
        <w:spacing w:before="0" w:beforeAutospacing="0" w:after="0" w:afterAutospacing="0" w:line="276" w:lineRule="auto"/>
        <w:ind w:left="1440" w:hanging="720"/>
        <w:jc w:val="both"/>
        <w:rPr>
          <w:ins w:id="292" w:author="Meryl Etman" w:date="2022-12-18T11:45:00Z"/>
          <w:del w:id="293" w:author="Meryl Etman [2]" w:date="2023-02-08T18:26:00Z"/>
          <w:rFonts w:ascii="Times New Roman" w:eastAsia="Times New Roman" w:hAnsi="Times New Roman" w:cs="David"/>
          <w:sz w:val="24"/>
          <w:szCs w:val="24"/>
          <w:rtl/>
          <w:lang w:eastAsia="he-IL"/>
        </w:rPr>
      </w:pPr>
    </w:p>
    <w:p w14:paraId="7B9506B3" w14:textId="0754AC9E" w:rsidR="00346281" w:rsidRPr="006D2AE3" w:rsidDel="00710452" w:rsidRDefault="00346281" w:rsidP="00346281">
      <w:pPr>
        <w:widowControl w:val="0"/>
        <w:tabs>
          <w:tab w:val="left" w:pos="720"/>
          <w:tab w:val="center" w:pos="4153"/>
          <w:tab w:val="right" w:pos="8306"/>
        </w:tabs>
        <w:spacing w:before="0" w:beforeAutospacing="0" w:after="0" w:afterAutospacing="0" w:line="276" w:lineRule="auto"/>
        <w:ind w:left="1431" w:hanging="700"/>
        <w:jc w:val="both"/>
        <w:rPr>
          <w:ins w:id="294" w:author="Meryl Etman" w:date="2022-12-18T11:45:00Z"/>
          <w:del w:id="295" w:author="Meryl Etman [2]" w:date="2023-02-08T18:26:00Z"/>
          <w:rFonts w:ascii="Times New Roman" w:eastAsia="Times New Roman" w:hAnsi="Times New Roman" w:cs="David"/>
          <w:sz w:val="24"/>
          <w:szCs w:val="24"/>
          <w:rtl/>
          <w:lang w:eastAsia="he-IL"/>
        </w:rPr>
      </w:pPr>
      <w:ins w:id="296" w:author="Meryl Etman" w:date="2022-12-18T11:45:00Z">
        <w:del w:id="297" w:author="Meryl Etman [2]" w:date="2023-02-08T18:26:00Z">
          <w:r w:rsidRPr="006D2AE3" w:rsidDel="00710452">
            <w:rPr>
              <w:rFonts w:ascii="Times New Roman" w:eastAsia="Times New Roman" w:hAnsi="Times New Roman" w:cs="David"/>
              <w:sz w:val="24"/>
              <w:szCs w:val="24"/>
              <w:rtl/>
              <w:lang w:eastAsia="he-IL"/>
            </w:rPr>
            <w:delText>1.</w:delText>
          </w:r>
          <w:r w:rsidRPr="006D2AE3" w:rsidDel="00710452">
            <w:rPr>
              <w:rFonts w:ascii="Times New Roman" w:eastAsia="Times New Roman" w:hAnsi="Times New Roman" w:cs="David" w:hint="cs"/>
              <w:sz w:val="24"/>
              <w:szCs w:val="24"/>
              <w:rtl/>
              <w:lang w:eastAsia="he-IL"/>
            </w:rPr>
            <w:delText>4</w:delText>
          </w:r>
          <w:r w:rsidRPr="006D2AE3" w:rsidDel="00710452">
            <w:rPr>
              <w:rFonts w:ascii="Times New Roman" w:eastAsia="Times New Roman" w:hAnsi="Times New Roman" w:cs="David"/>
              <w:sz w:val="24"/>
              <w:szCs w:val="24"/>
              <w:rtl/>
              <w:lang w:eastAsia="he-IL"/>
            </w:rPr>
            <w:tab/>
          </w:r>
          <w:r w:rsidRPr="006D2AE3" w:rsidDel="00710452">
            <w:rPr>
              <w:rFonts w:ascii="Times New Roman" w:eastAsia="Times New Roman" w:hAnsi="Times New Roman" w:cs="David"/>
              <w:sz w:val="24"/>
              <w:szCs w:val="24"/>
              <w:lang w:eastAsia="he-IL"/>
            </w:rPr>
            <w:tab/>
          </w:r>
          <w:r w:rsidRPr="006D2AE3" w:rsidDel="00710452">
            <w:rPr>
              <w:rFonts w:ascii="Times New Roman" w:eastAsia="Times New Roman" w:hAnsi="Times New Roman" w:cs="David" w:hint="cs"/>
              <w:sz w:val="24"/>
              <w:szCs w:val="24"/>
              <w:rtl/>
              <w:lang w:eastAsia="he-IL"/>
            </w:rPr>
            <w:delText>היועץ</w:delText>
          </w:r>
          <w:r w:rsidRPr="006D2AE3" w:rsidDel="00710452">
            <w:rPr>
              <w:rFonts w:ascii="Times New Roman" w:eastAsia="Times New Roman" w:hAnsi="Times New Roman" w:cs="David"/>
              <w:sz w:val="24"/>
              <w:szCs w:val="24"/>
              <w:rtl/>
              <w:lang w:eastAsia="he-IL"/>
            </w:rPr>
            <w:delText xml:space="preserve"> יידרש לבצע את </w:delText>
          </w:r>
          <w:r w:rsidRPr="006D2AE3" w:rsidDel="00710452">
            <w:rPr>
              <w:rFonts w:ascii="Times New Roman" w:eastAsia="Times New Roman" w:hAnsi="Times New Roman" w:cs="David" w:hint="cs"/>
              <w:sz w:val="24"/>
              <w:szCs w:val="24"/>
              <w:rtl/>
              <w:lang w:eastAsia="he-IL"/>
            </w:rPr>
            <w:delText>ייעוץ</w:delText>
          </w:r>
          <w:r w:rsidRPr="006D2AE3" w:rsidDel="00710452">
            <w:rPr>
              <w:rFonts w:ascii="Times New Roman" w:eastAsia="Times New Roman" w:hAnsi="Times New Roman" w:cs="David"/>
              <w:sz w:val="24"/>
              <w:szCs w:val="24"/>
              <w:rtl/>
              <w:lang w:eastAsia="he-IL"/>
            </w:rPr>
            <w:delText xml:space="preserve"> </w:delText>
          </w:r>
          <w:r w:rsidRPr="006D2AE3" w:rsidDel="00710452">
            <w:rPr>
              <w:rFonts w:ascii="Times New Roman" w:eastAsia="Times New Roman" w:hAnsi="Times New Roman" w:cs="David" w:hint="cs"/>
              <w:sz w:val="24"/>
              <w:szCs w:val="24"/>
              <w:rtl/>
              <w:lang w:eastAsia="he-IL"/>
            </w:rPr>
            <w:delText xml:space="preserve">תיאום המערכות </w:delText>
          </w:r>
          <w:r w:rsidRPr="006D2AE3" w:rsidDel="00710452">
            <w:rPr>
              <w:rFonts w:ascii="Times New Roman" w:eastAsia="Times New Roman" w:hAnsi="Times New Roman" w:cs="David"/>
              <w:sz w:val="24"/>
              <w:szCs w:val="24"/>
              <w:rtl/>
              <w:lang w:eastAsia="he-IL"/>
            </w:rPr>
            <w:delText>גם על סקיצות אדריכליות, גם על תכנון מוקדם וגם על תכנון לא סופי, וזאת לרמה שתידרש ותוגדר ע"י האדריכל ו/או מנהל הפרויקט</w:delText>
          </w:r>
          <w:r w:rsidRPr="006D2AE3" w:rsidDel="00710452">
            <w:rPr>
              <w:rFonts w:ascii="Times New Roman" w:eastAsia="Times New Roman" w:hAnsi="Times New Roman" w:cs="David" w:hint="cs"/>
              <w:sz w:val="24"/>
              <w:szCs w:val="24"/>
              <w:rtl/>
              <w:lang w:eastAsia="he-IL"/>
            </w:rPr>
            <w:delText>.</w:delText>
          </w:r>
        </w:del>
      </w:ins>
    </w:p>
    <w:p w14:paraId="1F2EFE76" w14:textId="566EE14B" w:rsidR="00346281" w:rsidRPr="006D2AE3" w:rsidDel="00710452" w:rsidRDefault="00346281" w:rsidP="00346281">
      <w:pPr>
        <w:widowControl w:val="0"/>
        <w:tabs>
          <w:tab w:val="left" w:pos="720"/>
          <w:tab w:val="center" w:pos="4153"/>
          <w:tab w:val="right" w:pos="8306"/>
        </w:tabs>
        <w:spacing w:before="0" w:beforeAutospacing="0" w:after="0" w:afterAutospacing="0" w:line="276" w:lineRule="auto"/>
        <w:ind w:left="1431" w:hanging="700"/>
        <w:jc w:val="both"/>
        <w:rPr>
          <w:ins w:id="298" w:author="Meryl Etman" w:date="2022-12-18T11:45:00Z"/>
          <w:del w:id="299" w:author="Meryl Etman [2]" w:date="2023-02-08T18:26:00Z"/>
          <w:rFonts w:ascii="Times New Roman" w:eastAsia="Times New Roman" w:hAnsi="Times New Roman" w:cs="David"/>
          <w:sz w:val="24"/>
          <w:szCs w:val="24"/>
          <w:rtl/>
          <w:lang w:eastAsia="he-IL"/>
        </w:rPr>
      </w:pPr>
    </w:p>
    <w:p w14:paraId="68E4AB0A" w14:textId="70FF2C4A" w:rsidR="00346281" w:rsidRPr="006D2AE3" w:rsidDel="00710452" w:rsidRDefault="00346281" w:rsidP="00346281">
      <w:pPr>
        <w:widowControl w:val="0"/>
        <w:tabs>
          <w:tab w:val="left" w:pos="720"/>
          <w:tab w:val="center" w:pos="4153"/>
          <w:tab w:val="right" w:pos="8306"/>
        </w:tabs>
        <w:spacing w:before="0" w:beforeAutospacing="0" w:after="0" w:afterAutospacing="0" w:line="276" w:lineRule="auto"/>
        <w:ind w:left="1431" w:hanging="700"/>
        <w:jc w:val="both"/>
        <w:rPr>
          <w:ins w:id="300" w:author="Meryl Etman" w:date="2022-12-18T11:45:00Z"/>
          <w:del w:id="301" w:author="Meryl Etman [2]" w:date="2023-02-08T18:26:00Z"/>
          <w:rFonts w:ascii="Times New Roman" w:eastAsia="Times New Roman" w:hAnsi="Times New Roman" w:cs="David"/>
          <w:sz w:val="24"/>
          <w:szCs w:val="24"/>
          <w:rtl/>
          <w:lang w:eastAsia="he-IL"/>
        </w:rPr>
      </w:pPr>
      <w:ins w:id="302" w:author="Meryl Etman" w:date="2022-12-18T11:45:00Z">
        <w:del w:id="303" w:author="Meryl Etman [2]" w:date="2023-02-08T18:26:00Z">
          <w:r w:rsidRPr="006D2AE3" w:rsidDel="00710452">
            <w:rPr>
              <w:rFonts w:ascii="Times New Roman" w:eastAsia="Times New Roman" w:hAnsi="Times New Roman" w:cs="David"/>
              <w:sz w:val="24"/>
              <w:szCs w:val="24"/>
              <w:rtl/>
              <w:lang w:eastAsia="he-IL"/>
            </w:rPr>
            <w:delText>1.</w:delText>
          </w:r>
          <w:r w:rsidRPr="006D2AE3" w:rsidDel="00710452">
            <w:rPr>
              <w:rFonts w:ascii="Times New Roman" w:eastAsia="Times New Roman" w:hAnsi="Times New Roman" w:cs="David" w:hint="cs"/>
              <w:sz w:val="24"/>
              <w:szCs w:val="24"/>
              <w:rtl/>
              <w:lang w:eastAsia="he-IL"/>
            </w:rPr>
            <w:delText>5</w:delText>
          </w:r>
          <w:r w:rsidRPr="006D2AE3" w:rsidDel="00710452">
            <w:rPr>
              <w:rFonts w:ascii="Times New Roman" w:eastAsia="Times New Roman" w:hAnsi="Times New Roman" w:cs="David"/>
              <w:sz w:val="24"/>
              <w:szCs w:val="24"/>
              <w:rtl/>
              <w:lang w:eastAsia="he-IL"/>
            </w:rPr>
            <w:tab/>
          </w:r>
          <w:r w:rsidRPr="006D2AE3" w:rsidDel="00710452">
            <w:rPr>
              <w:rFonts w:ascii="Times New Roman" w:eastAsia="Times New Roman" w:hAnsi="Times New Roman" w:cs="David"/>
              <w:sz w:val="24"/>
              <w:szCs w:val="24"/>
              <w:lang w:eastAsia="he-IL"/>
            </w:rPr>
            <w:tab/>
          </w:r>
          <w:r w:rsidRPr="006D2AE3" w:rsidDel="00710452">
            <w:rPr>
              <w:rFonts w:ascii="Times New Roman" w:eastAsia="Times New Roman" w:hAnsi="Times New Roman" w:cs="David" w:hint="cs"/>
              <w:sz w:val="24"/>
              <w:szCs w:val="24"/>
              <w:rtl/>
              <w:lang w:eastAsia="he-IL"/>
            </w:rPr>
            <w:delText>יועץ תיאום המערכות</w:delText>
          </w:r>
          <w:r w:rsidRPr="006D2AE3" w:rsidDel="00710452">
            <w:rPr>
              <w:rFonts w:ascii="Times New Roman" w:eastAsia="Times New Roman" w:hAnsi="Times New Roman" w:cs="David"/>
              <w:sz w:val="24"/>
              <w:szCs w:val="24"/>
              <w:rtl/>
              <w:lang w:eastAsia="he-IL"/>
            </w:rPr>
            <w:delText xml:space="preserve"> יציג אלטרנטיבות </w:delText>
          </w:r>
          <w:r w:rsidRPr="006D2AE3" w:rsidDel="00710452">
            <w:rPr>
              <w:rFonts w:ascii="Times New Roman" w:eastAsia="Times New Roman" w:hAnsi="Times New Roman" w:cs="David" w:hint="cs"/>
              <w:sz w:val="24"/>
              <w:szCs w:val="24"/>
              <w:rtl/>
              <w:lang w:eastAsia="he-IL"/>
            </w:rPr>
            <w:delText xml:space="preserve">תכנוניות הכוללות </w:delText>
          </w:r>
        </w:del>
        <w:del w:id="304" w:author="Meryl Etman [2]" w:date="2023-02-08T17:32:00Z">
          <w:r w:rsidRPr="006D2AE3" w:rsidDel="007D59F5">
            <w:rPr>
              <w:rFonts w:ascii="Times New Roman" w:eastAsia="Times New Roman" w:hAnsi="Times New Roman" w:cs="David"/>
              <w:sz w:val="24"/>
              <w:szCs w:val="24"/>
              <w:rtl/>
              <w:lang w:eastAsia="he-IL"/>
            </w:rPr>
            <w:delText xml:space="preserve">אומדנים </w:delText>
          </w:r>
        </w:del>
        <w:del w:id="305" w:author="Meryl Etman [2]" w:date="2023-02-08T18:26:00Z">
          <w:r w:rsidRPr="006D2AE3" w:rsidDel="00710452">
            <w:rPr>
              <w:rFonts w:ascii="Times New Roman" w:eastAsia="Times New Roman" w:hAnsi="Times New Roman" w:cs="David"/>
              <w:sz w:val="24"/>
              <w:szCs w:val="24"/>
              <w:rtl/>
              <w:lang w:eastAsia="he-IL"/>
            </w:rPr>
            <w:delText>לקבלת החלטות על חלופות</w:delText>
          </w:r>
          <w:r w:rsidRPr="006D2AE3" w:rsidDel="00710452">
            <w:rPr>
              <w:rFonts w:ascii="Times New Roman" w:eastAsia="Times New Roman" w:hAnsi="Times New Roman" w:cs="David" w:hint="cs"/>
              <w:sz w:val="24"/>
              <w:szCs w:val="24"/>
              <w:rtl/>
              <w:lang w:eastAsia="he-IL"/>
            </w:rPr>
            <w:delText xml:space="preserve"> לתכנון המערכות.</w:delText>
          </w:r>
        </w:del>
      </w:ins>
    </w:p>
    <w:p w14:paraId="278284FD" w14:textId="08530C7F" w:rsidR="00346281" w:rsidRPr="006D2AE3" w:rsidDel="00710452" w:rsidRDefault="00346281" w:rsidP="00346281">
      <w:pPr>
        <w:widowControl w:val="0"/>
        <w:tabs>
          <w:tab w:val="left" w:pos="720"/>
          <w:tab w:val="center" w:pos="4153"/>
          <w:tab w:val="right" w:pos="8306"/>
        </w:tabs>
        <w:spacing w:before="0" w:beforeAutospacing="0" w:after="0" w:afterAutospacing="0" w:line="276" w:lineRule="auto"/>
        <w:ind w:left="1431" w:hanging="700"/>
        <w:jc w:val="both"/>
        <w:rPr>
          <w:ins w:id="306" w:author="Meryl Etman" w:date="2022-12-18T11:45:00Z"/>
          <w:del w:id="307" w:author="Meryl Etman [2]" w:date="2023-02-08T18:26:00Z"/>
          <w:rFonts w:ascii="Times New Roman" w:eastAsia="Times New Roman" w:hAnsi="Times New Roman" w:cs="David"/>
          <w:sz w:val="24"/>
          <w:szCs w:val="24"/>
          <w:rtl/>
          <w:lang w:eastAsia="he-IL"/>
        </w:rPr>
      </w:pPr>
    </w:p>
    <w:p w14:paraId="55349608" w14:textId="67E9754A" w:rsidR="00346281" w:rsidRPr="006D2AE3" w:rsidDel="00710452" w:rsidRDefault="00346281" w:rsidP="00346281">
      <w:pPr>
        <w:widowControl w:val="0"/>
        <w:tabs>
          <w:tab w:val="left" w:pos="720"/>
          <w:tab w:val="center" w:pos="4153"/>
          <w:tab w:val="right" w:pos="8306"/>
        </w:tabs>
        <w:spacing w:before="0" w:beforeAutospacing="0" w:after="0" w:afterAutospacing="0" w:line="276" w:lineRule="auto"/>
        <w:ind w:left="1431" w:hanging="700"/>
        <w:jc w:val="both"/>
        <w:rPr>
          <w:ins w:id="308" w:author="Meryl Etman" w:date="2022-12-18T11:45:00Z"/>
          <w:del w:id="309" w:author="Meryl Etman [2]" w:date="2023-02-08T18:26:00Z"/>
          <w:rFonts w:ascii="Times New Roman" w:eastAsia="Times New Roman" w:hAnsi="Times New Roman" w:cs="David"/>
          <w:sz w:val="24"/>
          <w:szCs w:val="24"/>
          <w:rtl/>
          <w:lang w:eastAsia="he-IL"/>
        </w:rPr>
      </w:pPr>
      <w:ins w:id="310" w:author="Meryl Etman" w:date="2022-12-18T11:45:00Z">
        <w:del w:id="311" w:author="Meryl Etman [2]" w:date="2023-02-08T18:26:00Z">
          <w:r w:rsidRPr="006D2AE3" w:rsidDel="00710452">
            <w:rPr>
              <w:rFonts w:ascii="Times New Roman" w:eastAsia="Times New Roman" w:hAnsi="Times New Roman" w:cs="David" w:hint="cs"/>
              <w:sz w:val="24"/>
              <w:szCs w:val="24"/>
              <w:rtl/>
              <w:lang w:eastAsia="he-IL"/>
            </w:rPr>
            <w:delText>1.</w:delText>
          </w:r>
        </w:del>
        <w:del w:id="312" w:author="Meryl Etman [2]" w:date="2023-02-08T18:14:00Z">
          <w:r w:rsidRPr="006D2AE3" w:rsidDel="00DF78E8">
            <w:rPr>
              <w:rFonts w:ascii="Times New Roman" w:eastAsia="Times New Roman" w:hAnsi="Times New Roman" w:cs="David" w:hint="cs"/>
              <w:sz w:val="24"/>
              <w:szCs w:val="24"/>
              <w:rtl/>
              <w:lang w:eastAsia="he-IL"/>
            </w:rPr>
            <w:delText>12</w:delText>
          </w:r>
        </w:del>
        <w:del w:id="313" w:author="Meryl Etman [2]" w:date="2023-02-08T18:26:00Z">
          <w:r w:rsidRPr="006D2AE3" w:rsidDel="00710452">
            <w:rPr>
              <w:rFonts w:ascii="Times New Roman" w:eastAsia="Times New Roman" w:hAnsi="Times New Roman" w:cs="David" w:hint="cs"/>
              <w:sz w:val="24"/>
              <w:szCs w:val="24"/>
              <w:rtl/>
              <w:lang w:eastAsia="he-IL"/>
            </w:rPr>
            <w:tab/>
          </w:r>
          <w:r w:rsidRPr="006D2AE3" w:rsidDel="00710452">
            <w:rPr>
              <w:rFonts w:ascii="Times New Roman" w:eastAsia="Times New Roman" w:hAnsi="Times New Roman" w:cs="David"/>
              <w:sz w:val="24"/>
              <w:szCs w:val="24"/>
              <w:rtl/>
              <w:lang w:eastAsia="he-IL"/>
            </w:rPr>
            <w:delText xml:space="preserve">זכותו המלאה של המזמין להחליף את </w:delText>
          </w:r>
          <w:r w:rsidDel="00710452">
            <w:rPr>
              <w:rFonts w:ascii="Times New Roman" w:eastAsia="Times New Roman" w:hAnsi="Times New Roman" w:cs="David"/>
              <w:sz w:val="24"/>
              <w:szCs w:val="24"/>
              <w:rtl/>
              <w:lang w:eastAsia="he-IL"/>
            </w:rPr>
            <w:delText>היועץ</w:delText>
          </w:r>
          <w:r w:rsidRPr="006D2AE3" w:rsidDel="00710452">
            <w:rPr>
              <w:rFonts w:ascii="Times New Roman" w:eastAsia="Times New Roman" w:hAnsi="Times New Roman" w:cs="David"/>
              <w:sz w:val="24"/>
              <w:szCs w:val="24"/>
              <w:rtl/>
              <w:lang w:eastAsia="he-IL"/>
            </w:rPr>
            <w:delText xml:space="preserve"> במקרה של אי עמידה בתנאים </w:delText>
          </w:r>
          <w:r w:rsidRPr="006D2AE3" w:rsidDel="00710452">
            <w:rPr>
              <w:rFonts w:ascii="Times New Roman" w:eastAsia="Times New Roman" w:hAnsi="Times New Roman" w:cs="David" w:hint="cs"/>
              <w:sz w:val="24"/>
              <w:szCs w:val="24"/>
              <w:rtl/>
              <w:lang w:eastAsia="he-IL"/>
            </w:rPr>
            <w:delText xml:space="preserve">המפורטים בנספחים א'-ח', ללא כל זכות לטענה ו/או דרישת פיצוי ע"י </w:delText>
          </w:r>
          <w:r w:rsidDel="00710452">
            <w:rPr>
              <w:rFonts w:ascii="Times New Roman" w:eastAsia="Times New Roman" w:hAnsi="Times New Roman" w:cs="David" w:hint="cs"/>
              <w:sz w:val="24"/>
              <w:szCs w:val="24"/>
              <w:rtl/>
              <w:lang w:eastAsia="he-IL"/>
            </w:rPr>
            <w:delText>היועץ</w:delText>
          </w:r>
          <w:r w:rsidRPr="006D2AE3" w:rsidDel="00710452">
            <w:rPr>
              <w:rFonts w:ascii="Times New Roman" w:eastAsia="Times New Roman" w:hAnsi="Times New Roman" w:cs="David" w:hint="cs"/>
              <w:sz w:val="24"/>
              <w:szCs w:val="24"/>
              <w:rtl/>
              <w:lang w:eastAsia="he-IL"/>
            </w:rPr>
            <w:delText>.</w:delText>
          </w:r>
        </w:del>
      </w:ins>
    </w:p>
    <w:p w14:paraId="5D6C8C9E" w14:textId="02457BFE" w:rsidR="00346281" w:rsidRPr="006D2AE3" w:rsidDel="00710452" w:rsidRDefault="00346281" w:rsidP="00346281">
      <w:pPr>
        <w:widowControl w:val="0"/>
        <w:tabs>
          <w:tab w:val="left" w:pos="720"/>
          <w:tab w:val="center" w:pos="4153"/>
          <w:tab w:val="right" w:pos="8306"/>
        </w:tabs>
        <w:spacing w:before="0" w:beforeAutospacing="0" w:after="0" w:afterAutospacing="0" w:line="276" w:lineRule="auto"/>
        <w:ind w:left="1431" w:hanging="700"/>
        <w:jc w:val="both"/>
        <w:rPr>
          <w:ins w:id="314" w:author="Meryl Etman" w:date="2022-12-18T11:45:00Z"/>
          <w:del w:id="315" w:author="Meryl Etman [2]" w:date="2023-02-08T18:26:00Z"/>
          <w:rFonts w:ascii="Times New Roman" w:eastAsia="Times New Roman" w:hAnsi="Times New Roman" w:cs="David"/>
          <w:sz w:val="24"/>
          <w:szCs w:val="24"/>
          <w:rtl/>
          <w:lang w:eastAsia="he-IL"/>
        </w:rPr>
      </w:pPr>
    </w:p>
    <w:p w14:paraId="285B6FD4" w14:textId="24BD76B9" w:rsidR="00346281" w:rsidRPr="006D2AE3" w:rsidDel="00710452" w:rsidRDefault="00346281" w:rsidP="00346281">
      <w:pPr>
        <w:widowControl w:val="0"/>
        <w:tabs>
          <w:tab w:val="left" w:pos="720"/>
          <w:tab w:val="center" w:pos="4153"/>
          <w:tab w:val="right" w:pos="8306"/>
        </w:tabs>
        <w:spacing w:before="0" w:beforeAutospacing="0" w:after="0" w:afterAutospacing="0" w:line="276" w:lineRule="auto"/>
        <w:ind w:left="1431" w:hanging="700"/>
        <w:jc w:val="both"/>
        <w:rPr>
          <w:ins w:id="316" w:author="Meryl Etman" w:date="2022-12-18T11:45:00Z"/>
          <w:del w:id="317" w:author="Meryl Etman [2]" w:date="2023-02-08T18:26:00Z"/>
          <w:rFonts w:ascii="Times New Roman" w:eastAsia="Times New Roman" w:hAnsi="Times New Roman" w:cs="David"/>
          <w:sz w:val="24"/>
          <w:szCs w:val="24"/>
          <w:rtl/>
          <w:lang w:eastAsia="he-IL"/>
        </w:rPr>
      </w:pPr>
      <w:ins w:id="318" w:author="Meryl Etman" w:date="2022-12-18T11:45:00Z">
        <w:del w:id="319" w:author="Meryl Etman [2]" w:date="2023-02-08T18:26:00Z">
          <w:r w:rsidRPr="006D2AE3" w:rsidDel="00710452">
            <w:rPr>
              <w:rFonts w:ascii="Times New Roman" w:eastAsia="Times New Roman" w:hAnsi="Times New Roman" w:cs="David" w:hint="cs"/>
              <w:sz w:val="24"/>
              <w:szCs w:val="24"/>
              <w:rtl/>
              <w:lang w:eastAsia="he-IL"/>
            </w:rPr>
            <w:delText>1.</w:delText>
          </w:r>
        </w:del>
        <w:del w:id="320" w:author="Meryl Etman [2]" w:date="2023-02-08T18:14:00Z">
          <w:r w:rsidRPr="006D2AE3" w:rsidDel="00DF78E8">
            <w:rPr>
              <w:rFonts w:ascii="Times New Roman" w:eastAsia="Times New Roman" w:hAnsi="Times New Roman" w:cs="David" w:hint="cs"/>
              <w:sz w:val="24"/>
              <w:szCs w:val="24"/>
              <w:rtl/>
              <w:lang w:eastAsia="he-IL"/>
            </w:rPr>
            <w:delText>13</w:delText>
          </w:r>
        </w:del>
        <w:del w:id="321" w:author="Meryl Etman [2]" w:date="2023-02-08T18:26:00Z">
          <w:r w:rsidRPr="006D2AE3" w:rsidDel="00710452">
            <w:rPr>
              <w:rFonts w:ascii="Times New Roman" w:eastAsia="Times New Roman" w:hAnsi="Times New Roman" w:cs="David" w:hint="cs"/>
              <w:sz w:val="24"/>
              <w:szCs w:val="24"/>
              <w:rtl/>
              <w:lang w:eastAsia="he-IL"/>
            </w:rPr>
            <w:tab/>
          </w:r>
          <w:r w:rsidRPr="006D2AE3" w:rsidDel="00710452">
            <w:rPr>
              <w:rFonts w:ascii="Times New Roman" w:eastAsia="Times New Roman" w:hAnsi="Times New Roman" w:cs="David"/>
              <w:sz w:val="24"/>
              <w:szCs w:val="24"/>
              <w:rtl/>
              <w:lang w:eastAsia="he-IL"/>
            </w:rPr>
            <w:delText xml:space="preserve">קיימת אפשרות למזמין לקיזוז / מתן קנסות עקב עי עמידה בתנאים </w:delText>
          </w:r>
          <w:r w:rsidRPr="006D2AE3" w:rsidDel="00710452">
            <w:rPr>
              <w:rFonts w:ascii="Times New Roman" w:eastAsia="Times New Roman" w:hAnsi="Times New Roman" w:cs="David" w:hint="cs"/>
              <w:sz w:val="24"/>
              <w:szCs w:val="24"/>
              <w:rtl/>
              <w:lang w:eastAsia="he-IL"/>
            </w:rPr>
            <w:delText>המפורטים בנספחים א'-ח'.</w:delText>
          </w:r>
        </w:del>
      </w:ins>
    </w:p>
    <w:p w14:paraId="56DDD71B" w14:textId="13806955" w:rsidR="00346281" w:rsidRPr="006D2AE3" w:rsidDel="00710452" w:rsidRDefault="00346281" w:rsidP="00346281">
      <w:pPr>
        <w:widowControl w:val="0"/>
        <w:tabs>
          <w:tab w:val="left" w:pos="720"/>
          <w:tab w:val="center" w:pos="4153"/>
          <w:tab w:val="right" w:pos="8306"/>
        </w:tabs>
        <w:spacing w:before="0" w:beforeAutospacing="0" w:after="0" w:afterAutospacing="0" w:line="240" w:lineRule="auto"/>
        <w:jc w:val="both"/>
        <w:rPr>
          <w:ins w:id="322" w:author="Meryl Etman" w:date="2022-12-18T11:45:00Z"/>
          <w:del w:id="323" w:author="Meryl Etman [2]" w:date="2023-02-08T18:26:00Z"/>
          <w:rFonts w:ascii="Times New Roman" w:eastAsia="Times New Roman" w:hAnsi="Times New Roman" w:cs="David"/>
          <w:sz w:val="24"/>
          <w:szCs w:val="24"/>
          <w:rtl/>
          <w:lang w:eastAsia="he-IL"/>
        </w:rPr>
      </w:pPr>
    </w:p>
    <w:p w14:paraId="1791FE67" w14:textId="5675C67D" w:rsidR="00346281" w:rsidRPr="006D2AE3" w:rsidDel="00710452" w:rsidRDefault="00346281" w:rsidP="00346281">
      <w:pPr>
        <w:widowControl w:val="0"/>
        <w:spacing w:before="0" w:beforeAutospacing="0" w:after="0" w:afterAutospacing="0" w:line="240" w:lineRule="auto"/>
        <w:jc w:val="both"/>
        <w:rPr>
          <w:ins w:id="324" w:author="Meryl Etman" w:date="2022-12-18T11:45:00Z"/>
          <w:del w:id="325" w:author="Meryl Etman [2]" w:date="2023-02-08T18:26:00Z"/>
          <w:rFonts w:ascii="Times New Roman" w:eastAsia="Times New Roman" w:hAnsi="Times New Roman" w:cs="David"/>
          <w:sz w:val="24"/>
          <w:szCs w:val="24"/>
          <w:u w:val="single"/>
          <w:rtl/>
          <w:lang w:eastAsia="he-IL"/>
        </w:rPr>
      </w:pPr>
      <w:ins w:id="326" w:author="Meryl Etman" w:date="2022-12-18T11:45:00Z">
        <w:del w:id="327" w:author="Meryl Etman [2]" w:date="2023-02-08T18:26:00Z">
          <w:r w:rsidRPr="006D2AE3" w:rsidDel="00710452">
            <w:rPr>
              <w:rFonts w:ascii="Times New Roman" w:eastAsia="Times New Roman" w:hAnsi="Times New Roman" w:cs="David"/>
              <w:sz w:val="24"/>
              <w:szCs w:val="24"/>
              <w:rtl/>
              <w:lang w:eastAsia="he-IL"/>
            </w:rPr>
            <w:delText>2.</w:delText>
          </w:r>
          <w:r w:rsidRPr="006D2AE3" w:rsidDel="00710452">
            <w:rPr>
              <w:rFonts w:ascii="Times New Roman" w:eastAsia="Times New Roman" w:hAnsi="Times New Roman" w:cs="David"/>
              <w:sz w:val="24"/>
              <w:szCs w:val="24"/>
              <w:rtl/>
              <w:lang w:eastAsia="he-IL"/>
            </w:rPr>
            <w:tab/>
          </w:r>
          <w:r w:rsidRPr="006D2AE3" w:rsidDel="00710452">
            <w:rPr>
              <w:rFonts w:ascii="Times New Roman" w:eastAsia="Times New Roman" w:hAnsi="Times New Roman" w:cs="David"/>
              <w:b/>
              <w:bCs/>
              <w:sz w:val="24"/>
              <w:szCs w:val="24"/>
              <w:u w:val="single"/>
              <w:rtl/>
              <w:lang w:eastAsia="he-IL"/>
            </w:rPr>
            <w:delText>הגדרות</w:delText>
          </w:r>
          <w:r w:rsidRPr="006D2AE3" w:rsidDel="00710452">
            <w:rPr>
              <w:rFonts w:ascii="Times New Roman" w:eastAsia="Times New Roman" w:hAnsi="Times New Roman" w:cs="David"/>
              <w:b/>
              <w:bCs/>
              <w:sz w:val="24"/>
              <w:szCs w:val="24"/>
              <w:rtl/>
              <w:lang w:eastAsia="he-IL"/>
            </w:rPr>
            <w:delText>:</w:delText>
          </w:r>
        </w:del>
      </w:ins>
    </w:p>
    <w:p w14:paraId="56D975DB" w14:textId="7F4C81BF" w:rsidR="00346281" w:rsidRPr="006D2AE3" w:rsidDel="00710452" w:rsidRDefault="00346281" w:rsidP="00346281">
      <w:pPr>
        <w:widowControl w:val="0"/>
        <w:spacing w:before="0" w:beforeAutospacing="0" w:after="0" w:afterAutospacing="0" w:line="240" w:lineRule="auto"/>
        <w:ind w:left="720"/>
        <w:jc w:val="both"/>
        <w:rPr>
          <w:ins w:id="328" w:author="Meryl Etman" w:date="2022-12-18T11:45:00Z"/>
          <w:del w:id="329" w:author="Meryl Etman [2]" w:date="2023-02-08T18:26:00Z"/>
          <w:rFonts w:ascii="Times New Roman" w:eastAsia="Times New Roman" w:hAnsi="Times New Roman" w:cs="David"/>
          <w:sz w:val="24"/>
          <w:szCs w:val="24"/>
          <w:u w:val="single"/>
          <w:rtl/>
          <w:lang w:eastAsia="he-IL"/>
        </w:rPr>
      </w:pPr>
    </w:p>
    <w:p w14:paraId="6F8B347D" w14:textId="2F1BDE59" w:rsidR="00346281" w:rsidRPr="006D2AE3" w:rsidDel="00710452" w:rsidRDefault="00346281" w:rsidP="00346281">
      <w:pPr>
        <w:widowControl w:val="0"/>
        <w:spacing w:before="0" w:beforeAutospacing="0" w:after="0" w:afterAutospacing="0" w:line="276" w:lineRule="auto"/>
        <w:ind w:left="1440" w:hanging="720"/>
        <w:jc w:val="both"/>
        <w:rPr>
          <w:ins w:id="330" w:author="Meryl Etman" w:date="2022-12-18T11:45:00Z"/>
          <w:del w:id="331" w:author="Meryl Etman [2]" w:date="2023-02-08T18:26:00Z"/>
          <w:rFonts w:ascii="Times New Roman" w:eastAsia="Times New Roman" w:hAnsi="Times New Roman" w:cs="David"/>
          <w:sz w:val="24"/>
          <w:szCs w:val="24"/>
          <w:rtl/>
          <w:lang w:eastAsia="he-IL"/>
        </w:rPr>
      </w:pPr>
      <w:ins w:id="332" w:author="Meryl Etman" w:date="2022-12-18T11:45:00Z">
        <w:del w:id="333" w:author="Meryl Etman [2]" w:date="2023-02-08T18:26:00Z">
          <w:r w:rsidRPr="006D2AE3" w:rsidDel="00710452">
            <w:rPr>
              <w:rFonts w:ascii="Times New Roman" w:eastAsia="Times New Roman" w:hAnsi="Times New Roman" w:cs="David"/>
              <w:sz w:val="24"/>
              <w:szCs w:val="24"/>
              <w:rtl/>
              <w:lang w:eastAsia="he-IL"/>
            </w:rPr>
            <w:delText>2.1</w:delText>
          </w:r>
          <w:r w:rsidRPr="006D2AE3" w:rsidDel="00710452">
            <w:rPr>
              <w:rFonts w:ascii="Times New Roman" w:eastAsia="Times New Roman" w:hAnsi="Times New Roman" w:cs="David"/>
              <w:sz w:val="24"/>
              <w:szCs w:val="24"/>
              <w:rtl/>
              <w:lang w:eastAsia="he-IL"/>
            </w:rPr>
            <w:tab/>
          </w:r>
          <w:r w:rsidRPr="006D2AE3" w:rsidDel="00710452">
            <w:rPr>
              <w:rFonts w:ascii="Times New Roman" w:eastAsia="Times New Roman" w:hAnsi="Times New Roman" w:cs="David" w:hint="cs"/>
              <w:sz w:val="24"/>
              <w:szCs w:val="24"/>
              <w:rtl/>
              <w:lang w:eastAsia="he-IL"/>
            </w:rPr>
            <w:delText>"ייעוץ</w:delText>
          </w:r>
          <w:r w:rsidRPr="006D2AE3" w:rsidDel="00710452">
            <w:rPr>
              <w:rFonts w:ascii="Times New Roman" w:eastAsia="Times New Roman" w:hAnsi="Times New Roman" w:cs="David"/>
              <w:sz w:val="24"/>
              <w:szCs w:val="24"/>
              <w:rtl/>
              <w:lang w:eastAsia="he-IL"/>
            </w:rPr>
            <w:delText xml:space="preserve"> מוקדם</w:delText>
          </w:r>
          <w:r w:rsidRPr="006D2AE3" w:rsidDel="00710452">
            <w:rPr>
              <w:rFonts w:ascii="Times New Roman" w:eastAsia="Times New Roman" w:hAnsi="Times New Roman" w:cs="David" w:hint="cs"/>
              <w:sz w:val="24"/>
              <w:szCs w:val="24"/>
              <w:rtl/>
              <w:lang w:eastAsia="he-IL"/>
            </w:rPr>
            <w:delText>"</w:delText>
          </w:r>
          <w:r w:rsidRPr="006D2AE3" w:rsidDel="00710452">
            <w:rPr>
              <w:rFonts w:ascii="Times New Roman" w:eastAsia="Times New Roman" w:hAnsi="Times New Roman" w:cs="David"/>
              <w:sz w:val="24"/>
              <w:szCs w:val="24"/>
              <w:rtl/>
              <w:lang w:eastAsia="he-IL"/>
            </w:rPr>
            <w:delText xml:space="preserve"> </w:delText>
          </w:r>
          <w:r w:rsidRPr="006D2AE3" w:rsidDel="00710452">
            <w:rPr>
              <w:rFonts w:ascii="Times New Roman" w:eastAsia="Times New Roman" w:hAnsi="Times New Roman" w:cs="David"/>
              <w:sz w:val="24"/>
              <w:szCs w:val="24"/>
              <w:lang w:eastAsia="he-IL"/>
            </w:rPr>
            <w:delText>–</w:delText>
          </w:r>
          <w:r w:rsidRPr="006D2AE3" w:rsidDel="00710452">
            <w:rPr>
              <w:rFonts w:ascii="Times New Roman" w:eastAsia="Times New Roman" w:hAnsi="Times New Roman" w:cs="David"/>
              <w:sz w:val="24"/>
              <w:szCs w:val="24"/>
              <w:rtl/>
              <w:lang w:eastAsia="he-IL"/>
            </w:rPr>
            <w:delText xml:space="preserve"> סכמה המתארת את המערכת </w:delText>
          </w:r>
          <w:r w:rsidRPr="006D2AE3" w:rsidDel="00710452">
            <w:rPr>
              <w:rFonts w:ascii="Times New Roman" w:eastAsia="Times New Roman" w:hAnsi="Times New Roman" w:cs="David" w:hint="cs"/>
              <w:sz w:val="24"/>
              <w:szCs w:val="24"/>
              <w:rtl/>
              <w:lang w:eastAsia="he-IL"/>
            </w:rPr>
            <w:delText xml:space="preserve">האדריכל, </w:delText>
          </w:r>
          <w:r w:rsidRPr="006D2AE3" w:rsidDel="00710452">
            <w:rPr>
              <w:rFonts w:ascii="Times New Roman" w:eastAsia="Times New Roman" w:hAnsi="Times New Roman" w:cs="David"/>
              <w:sz w:val="24"/>
              <w:szCs w:val="24"/>
              <w:rtl/>
              <w:lang w:eastAsia="he-IL"/>
            </w:rPr>
            <w:delText xml:space="preserve">הקונסטרוקטיבית </w:delText>
          </w:r>
          <w:r w:rsidRPr="006D2AE3" w:rsidDel="00710452">
            <w:rPr>
              <w:rFonts w:ascii="Times New Roman" w:eastAsia="Times New Roman" w:hAnsi="Times New Roman" w:cs="David" w:hint="cs"/>
              <w:sz w:val="24"/>
              <w:szCs w:val="24"/>
              <w:rtl/>
              <w:lang w:eastAsia="he-IL"/>
            </w:rPr>
            <w:delText xml:space="preserve">כולל המערכות האלקטרו-מכאניות </w:delText>
          </w:r>
          <w:r w:rsidRPr="006D2AE3" w:rsidDel="00710452">
            <w:rPr>
              <w:rFonts w:ascii="Times New Roman" w:eastAsia="Times New Roman" w:hAnsi="Times New Roman" w:cs="David"/>
              <w:sz w:val="24"/>
              <w:szCs w:val="24"/>
              <w:rtl/>
              <w:lang w:eastAsia="he-IL"/>
            </w:rPr>
            <w:delText>של המבנה ואת חומרי הבניה של חלקי השלד.</w:delText>
          </w:r>
        </w:del>
      </w:ins>
    </w:p>
    <w:p w14:paraId="4A6988C2" w14:textId="5B2DD138" w:rsidR="00346281" w:rsidRPr="006D2AE3" w:rsidDel="00710452" w:rsidRDefault="00346281" w:rsidP="00346281">
      <w:pPr>
        <w:widowControl w:val="0"/>
        <w:spacing w:before="0" w:beforeAutospacing="0" w:after="0" w:afterAutospacing="0" w:line="276" w:lineRule="auto"/>
        <w:ind w:left="720"/>
        <w:jc w:val="both"/>
        <w:rPr>
          <w:ins w:id="334" w:author="Meryl Etman" w:date="2022-12-18T11:45:00Z"/>
          <w:del w:id="335" w:author="Meryl Etman [2]" w:date="2023-02-08T18:26:00Z"/>
          <w:rFonts w:ascii="Times New Roman" w:eastAsia="Times New Roman" w:hAnsi="Times New Roman" w:cs="David"/>
          <w:sz w:val="24"/>
          <w:szCs w:val="24"/>
          <w:rtl/>
          <w:lang w:eastAsia="he-IL"/>
        </w:rPr>
      </w:pPr>
    </w:p>
    <w:p w14:paraId="4DB0634D" w14:textId="458EAFCB" w:rsidR="00346281" w:rsidRPr="006D2AE3" w:rsidDel="00710452" w:rsidRDefault="00346281" w:rsidP="00346281">
      <w:pPr>
        <w:widowControl w:val="0"/>
        <w:spacing w:before="0" w:beforeAutospacing="0" w:after="0" w:afterAutospacing="0" w:line="276" w:lineRule="auto"/>
        <w:ind w:left="1440" w:hanging="720"/>
        <w:jc w:val="both"/>
        <w:rPr>
          <w:ins w:id="336" w:author="Meryl Etman" w:date="2022-12-18T11:45:00Z"/>
          <w:del w:id="337" w:author="Meryl Etman [2]" w:date="2023-02-08T18:26:00Z"/>
          <w:rFonts w:ascii="Times New Roman" w:eastAsia="Times New Roman" w:hAnsi="Times New Roman" w:cs="David"/>
          <w:sz w:val="24"/>
          <w:szCs w:val="24"/>
          <w:rtl/>
          <w:lang w:eastAsia="he-IL"/>
        </w:rPr>
      </w:pPr>
      <w:ins w:id="338" w:author="Meryl Etman" w:date="2022-12-18T11:45:00Z">
        <w:del w:id="339" w:author="Meryl Etman [2]" w:date="2023-02-08T18:26:00Z">
          <w:r w:rsidRPr="006D2AE3" w:rsidDel="00710452">
            <w:rPr>
              <w:rFonts w:ascii="Times New Roman" w:eastAsia="Times New Roman" w:hAnsi="Times New Roman" w:cs="David"/>
              <w:sz w:val="24"/>
              <w:szCs w:val="24"/>
              <w:rtl/>
              <w:lang w:eastAsia="he-IL"/>
            </w:rPr>
            <w:delText>2.2</w:delText>
          </w:r>
          <w:r w:rsidRPr="006D2AE3" w:rsidDel="00710452">
            <w:rPr>
              <w:rFonts w:ascii="Times New Roman" w:eastAsia="Times New Roman" w:hAnsi="Times New Roman" w:cs="David"/>
              <w:sz w:val="24"/>
              <w:szCs w:val="24"/>
              <w:rtl/>
              <w:lang w:eastAsia="he-IL"/>
            </w:rPr>
            <w:tab/>
          </w:r>
          <w:r w:rsidRPr="006D2AE3" w:rsidDel="00710452">
            <w:rPr>
              <w:rFonts w:ascii="Times New Roman" w:eastAsia="Times New Roman" w:hAnsi="Times New Roman" w:cs="David" w:hint="cs"/>
              <w:sz w:val="24"/>
              <w:szCs w:val="24"/>
              <w:rtl/>
              <w:lang w:eastAsia="he-IL"/>
            </w:rPr>
            <w:delText>"ייעוץ</w:delText>
          </w:r>
          <w:r w:rsidRPr="006D2AE3" w:rsidDel="00710452">
            <w:rPr>
              <w:rFonts w:ascii="Times New Roman" w:eastAsia="Times New Roman" w:hAnsi="Times New Roman" w:cs="David"/>
              <w:sz w:val="24"/>
              <w:szCs w:val="24"/>
              <w:rtl/>
              <w:lang w:eastAsia="he-IL"/>
            </w:rPr>
            <w:delText xml:space="preserve"> סופי</w:delText>
          </w:r>
          <w:r w:rsidRPr="006D2AE3" w:rsidDel="00710452">
            <w:rPr>
              <w:rFonts w:ascii="Times New Roman" w:eastAsia="Times New Roman" w:hAnsi="Times New Roman" w:cs="David" w:hint="cs"/>
              <w:sz w:val="24"/>
              <w:szCs w:val="24"/>
              <w:rtl/>
              <w:lang w:eastAsia="he-IL"/>
            </w:rPr>
            <w:delText>" -</w:delText>
          </w:r>
          <w:r w:rsidRPr="006D2AE3" w:rsidDel="00710452">
            <w:rPr>
              <w:rFonts w:ascii="Times New Roman" w:eastAsia="Times New Roman" w:hAnsi="Times New Roman" w:cs="David"/>
              <w:sz w:val="24"/>
              <w:szCs w:val="24"/>
              <w:rtl/>
              <w:lang w:eastAsia="he-IL"/>
            </w:rPr>
            <w:delText xml:space="preserve"> חלופות לפי סוגי הבניה השונים ערוך בהתאם לחוק התכנון והבניה, בהתאם לתקנים הישראליים ובינלאומיים ובהתאם להנחיות והוראות המזמין. </w:delText>
          </w:r>
        </w:del>
        <w:del w:id="340" w:author="Meryl Etman [2]" w:date="2023-02-08T17:32:00Z">
          <w:r w:rsidRPr="006D2AE3" w:rsidDel="007D59F5">
            <w:rPr>
              <w:rFonts w:ascii="Times New Roman" w:eastAsia="Times New Roman" w:hAnsi="Times New Roman" w:cs="David"/>
              <w:sz w:val="24"/>
              <w:szCs w:val="24"/>
              <w:rtl/>
              <w:lang w:eastAsia="he-IL"/>
            </w:rPr>
            <w:delText xml:space="preserve">הכנת חישוב </w:delText>
          </w:r>
          <w:r w:rsidRPr="006D2AE3" w:rsidDel="007D59F5">
            <w:rPr>
              <w:rFonts w:ascii="Times New Roman" w:eastAsia="Times New Roman" w:hAnsi="Times New Roman" w:cs="David" w:hint="cs"/>
              <w:sz w:val="24"/>
              <w:szCs w:val="24"/>
              <w:rtl/>
              <w:lang w:eastAsia="he-IL"/>
            </w:rPr>
            <w:delText>המיגון</w:delText>
          </w:r>
          <w:r w:rsidRPr="006D2AE3" w:rsidDel="007D59F5">
            <w:rPr>
              <w:rFonts w:ascii="Times New Roman" w:eastAsia="Times New Roman" w:hAnsi="Times New Roman" w:cs="David"/>
              <w:sz w:val="24"/>
              <w:szCs w:val="24"/>
              <w:rtl/>
              <w:lang w:eastAsia="he-IL"/>
            </w:rPr>
            <w:delText xml:space="preserve"> ל</w:delText>
          </w:r>
          <w:r w:rsidRPr="006D2AE3" w:rsidDel="007D59F5">
            <w:rPr>
              <w:rFonts w:ascii="Times New Roman" w:eastAsia="Times New Roman" w:hAnsi="Times New Roman" w:cs="David" w:hint="cs"/>
              <w:sz w:val="24"/>
              <w:szCs w:val="24"/>
              <w:rtl/>
              <w:lang w:eastAsia="he-IL"/>
            </w:rPr>
            <w:delText>פיקוד העורף</w:delText>
          </w:r>
          <w:r w:rsidRPr="006D2AE3" w:rsidDel="007D59F5">
            <w:rPr>
              <w:rFonts w:ascii="Times New Roman" w:eastAsia="Times New Roman" w:hAnsi="Times New Roman" w:cs="David"/>
              <w:sz w:val="24"/>
              <w:szCs w:val="24"/>
              <w:rtl/>
              <w:lang w:eastAsia="he-IL"/>
            </w:rPr>
            <w:delText xml:space="preserve"> תידרש לפי חוקי התכנון והבניה כולל חתימת </w:delText>
          </w:r>
          <w:r w:rsidDel="007D59F5">
            <w:rPr>
              <w:rFonts w:ascii="Times New Roman" w:eastAsia="Times New Roman" w:hAnsi="Times New Roman" w:cs="David"/>
              <w:sz w:val="24"/>
              <w:szCs w:val="24"/>
              <w:rtl/>
              <w:lang w:eastAsia="he-IL"/>
            </w:rPr>
            <w:delText>היועץ</w:delText>
          </w:r>
          <w:r w:rsidRPr="006D2AE3" w:rsidDel="007D59F5">
            <w:rPr>
              <w:rFonts w:ascii="Times New Roman" w:eastAsia="Times New Roman" w:hAnsi="Times New Roman" w:cs="David"/>
              <w:sz w:val="24"/>
              <w:szCs w:val="24"/>
              <w:rtl/>
              <w:lang w:eastAsia="he-IL"/>
            </w:rPr>
            <w:delText xml:space="preserve"> על החישובים הנ"ל.</w:delText>
          </w:r>
        </w:del>
      </w:ins>
    </w:p>
    <w:p w14:paraId="02DE5F3D" w14:textId="0DFADF42" w:rsidR="00346281" w:rsidRPr="006D2AE3" w:rsidDel="00710452" w:rsidRDefault="00346281" w:rsidP="00346281">
      <w:pPr>
        <w:widowControl w:val="0"/>
        <w:spacing w:before="0" w:beforeAutospacing="0" w:after="0" w:afterAutospacing="0" w:line="276" w:lineRule="auto"/>
        <w:jc w:val="both"/>
        <w:rPr>
          <w:ins w:id="341" w:author="Meryl Etman" w:date="2022-12-18T11:45:00Z"/>
          <w:del w:id="342" w:author="Meryl Etman [2]" w:date="2023-02-08T18:26:00Z"/>
          <w:rFonts w:ascii="Times New Roman" w:eastAsia="Times New Roman" w:hAnsi="Times New Roman" w:cs="David"/>
          <w:sz w:val="24"/>
          <w:szCs w:val="24"/>
          <w:rtl/>
          <w:lang w:eastAsia="he-IL"/>
        </w:rPr>
      </w:pPr>
    </w:p>
    <w:p w14:paraId="27F8479B" w14:textId="59B2B653" w:rsidR="00346281" w:rsidRPr="006D2AE3" w:rsidDel="00710452" w:rsidRDefault="00346281" w:rsidP="00346281">
      <w:pPr>
        <w:widowControl w:val="0"/>
        <w:spacing w:before="0" w:beforeAutospacing="0" w:after="0" w:afterAutospacing="0" w:line="276" w:lineRule="auto"/>
        <w:ind w:left="1440" w:hanging="720"/>
        <w:jc w:val="both"/>
        <w:rPr>
          <w:ins w:id="343" w:author="Meryl Etman" w:date="2022-12-18T11:45:00Z"/>
          <w:del w:id="344" w:author="Meryl Etman [2]" w:date="2023-02-08T18:26:00Z"/>
          <w:rFonts w:ascii="Times New Roman" w:eastAsia="Times New Roman" w:hAnsi="Times New Roman" w:cs="David"/>
          <w:sz w:val="24"/>
          <w:szCs w:val="24"/>
          <w:lang w:eastAsia="he-IL"/>
        </w:rPr>
      </w:pPr>
      <w:ins w:id="345" w:author="Meryl Etman" w:date="2022-12-18T11:45:00Z">
        <w:del w:id="346" w:author="Meryl Etman [2]" w:date="2023-02-08T18:26:00Z">
          <w:r w:rsidRPr="006D2AE3" w:rsidDel="00710452">
            <w:rPr>
              <w:rFonts w:ascii="Times New Roman" w:eastAsia="Times New Roman" w:hAnsi="Times New Roman" w:cs="David"/>
              <w:sz w:val="24"/>
              <w:szCs w:val="24"/>
              <w:rtl/>
              <w:lang w:eastAsia="he-IL"/>
            </w:rPr>
            <w:delText>2.3</w:delText>
          </w:r>
          <w:r w:rsidRPr="006D2AE3" w:rsidDel="00710452">
            <w:rPr>
              <w:rFonts w:ascii="Times New Roman" w:eastAsia="Times New Roman" w:hAnsi="Times New Roman" w:cs="David"/>
              <w:sz w:val="24"/>
              <w:szCs w:val="24"/>
              <w:rtl/>
              <w:lang w:eastAsia="he-IL"/>
            </w:rPr>
            <w:tab/>
            <w:delText xml:space="preserve">"תכניות סופיות" </w:delText>
          </w:r>
          <w:r w:rsidRPr="006D2AE3" w:rsidDel="00710452">
            <w:rPr>
              <w:rFonts w:ascii="Times New Roman" w:eastAsia="Times New Roman" w:hAnsi="Times New Roman" w:cs="David"/>
              <w:sz w:val="24"/>
              <w:szCs w:val="24"/>
              <w:lang w:eastAsia="he-IL"/>
            </w:rPr>
            <w:delText>–</w:delText>
          </w:r>
          <w:r w:rsidDel="00710452">
            <w:rPr>
              <w:rFonts w:ascii="Times New Roman" w:eastAsia="Times New Roman" w:hAnsi="Times New Roman" w:cs="David"/>
              <w:sz w:val="24"/>
              <w:szCs w:val="24"/>
              <w:rtl/>
              <w:lang w:eastAsia="he-IL"/>
            </w:rPr>
            <w:delText xml:space="preserve"> ת</w:delText>
          </w:r>
          <w:r w:rsidRPr="006D2AE3" w:rsidDel="00710452">
            <w:rPr>
              <w:rFonts w:ascii="Times New Roman" w:eastAsia="Times New Roman" w:hAnsi="Times New Roman" w:cs="David"/>
              <w:sz w:val="24"/>
              <w:szCs w:val="24"/>
              <w:rtl/>
              <w:lang w:eastAsia="he-IL"/>
            </w:rPr>
            <w:delText>כניות שלאחר אישורן ניתן יהיה לעבד את המסמכים הטכניים לביצוע המבנה.</w:delText>
          </w:r>
        </w:del>
      </w:ins>
    </w:p>
    <w:p w14:paraId="7ADFD1BC" w14:textId="38097D0C" w:rsidR="00346281" w:rsidRPr="006D2AE3" w:rsidDel="00710452" w:rsidRDefault="00346281" w:rsidP="00346281">
      <w:pPr>
        <w:widowControl w:val="0"/>
        <w:spacing w:before="0" w:beforeAutospacing="0" w:after="0" w:afterAutospacing="0" w:line="276" w:lineRule="auto"/>
        <w:jc w:val="both"/>
        <w:rPr>
          <w:ins w:id="347" w:author="Meryl Etman" w:date="2022-12-18T11:45:00Z"/>
          <w:del w:id="348" w:author="Meryl Etman [2]" w:date="2023-02-08T18:26:00Z"/>
          <w:rFonts w:ascii="Times New Roman" w:eastAsia="Times New Roman" w:hAnsi="Times New Roman" w:cs="David"/>
          <w:sz w:val="24"/>
          <w:szCs w:val="24"/>
          <w:rtl/>
          <w:lang w:eastAsia="he-IL"/>
        </w:rPr>
      </w:pPr>
    </w:p>
    <w:p w14:paraId="777E14A0" w14:textId="01225D4B" w:rsidR="00346281" w:rsidRPr="006D2AE3" w:rsidDel="00710452" w:rsidRDefault="00346281" w:rsidP="00346281">
      <w:pPr>
        <w:widowControl w:val="0"/>
        <w:spacing w:before="0" w:beforeAutospacing="0" w:after="0" w:afterAutospacing="0" w:line="276" w:lineRule="auto"/>
        <w:ind w:left="1440" w:hanging="720"/>
        <w:jc w:val="both"/>
        <w:rPr>
          <w:ins w:id="349" w:author="Meryl Etman" w:date="2022-12-18T11:45:00Z"/>
          <w:del w:id="350" w:author="Meryl Etman [2]" w:date="2023-02-08T18:26:00Z"/>
          <w:rFonts w:ascii="Times New Roman" w:eastAsia="Times New Roman" w:hAnsi="Times New Roman" w:cs="David"/>
          <w:sz w:val="24"/>
          <w:szCs w:val="24"/>
          <w:lang w:eastAsia="he-IL"/>
        </w:rPr>
      </w:pPr>
      <w:ins w:id="351" w:author="Meryl Etman" w:date="2022-12-18T11:45:00Z">
        <w:del w:id="352" w:author="Meryl Etman [2]" w:date="2023-02-08T18:26:00Z">
          <w:r w:rsidRPr="006D2AE3" w:rsidDel="00710452">
            <w:rPr>
              <w:rFonts w:ascii="Times New Roman" w:eastAsia="Times New Roman" w:hAnsi="Times New Roman" w:cs="David"/>
              <w:sz w:val="24"/>
              <w:szCs w:val="24"/>
              <w:rtl/>
              <w:lang w:eastAsia="he-IL"/>
            </w:rPr>
            <w:delText>2.4</w:delText>
          </w:r>
          <w:r w:rsidRPr="006D2AE3" w:rsidDel="00710452">
            <w:rPr>
              <w:rFonts w:ascii="Times New Roman" w:eastAsia="Times New Roman" w:hAnsi="Times New Roman" w:cs="David"/>
              <w:sz w:val="24"/>
              <w:szCs w:val="24"/>
              <w:rtl/>
              <w:lang w:eastAsia="he-IL"/>
            </w:rPr>
            <w:tab/>
            <w:delText>"</w:delText>
          </w:r>
          <w:r w:rsidRPr="006D2AE3" w:rsidDel="00710452">
            <w:rPr>
              <w:rFonts w:ascii="Times New Roman" w:eastAsia="Times New Roman" w:hAnsi="Times New Roman" w:cs="David" w:hint="cs"/>
              <w:sz w:val="24"/>
              <w:szCs w:val="24"/>
              <w:rtl/>
              <w:lang w:eastAsia="he-IL"/>
            </w:rPr>
            <w:delText>ייעוץ</w:delText>
          </w:r>
          <w:r w:rsidRPr="006D2AE3" w:rsidDel="00710452">
            <w:rPr>
              <w:rFonts w:ascii="Times New Roman" w:eastAsia="Times New Roman" w:hAnsi="Times New Roman" w:cs="David"/>
              <w:sz w:val="24"/>
              <w:szCs w:val="24"/>
              <w:rtl/>
              <w:lang w:eastAsia="he-IL"/>
            </w:rPr>
            <w:delText xml:space="preserve"> מפורט" </w:delText>
          </w:r>
          <w:r w:rsidRPr="006D2AE3" w:rsidDel="00710452">
            <w:rPr>
              <w:rFonts w:ascii="Times New Roman" w:eastAsia="Times New Roman" w:hAnsi="Times New Roman" w:cs="David"/>
              <w:sz w:val="24"/>
              <w:szCs w:val="24"/>
              <w:lang w:eastAsia="he-IL"/>
            </w:rPr>
            <w:delText>–</w:delText>
          </w:r>
          <w:r w:rsidRPr="006D2AE3" w:rsidDel="00710452">
            <w:rPr>
              <w:rFonts w:ascii="Times New Roman" w:eastAsia="Times New Roman" w:hAnsi="Times New Roman" w:cs="David"/>
              <w:sz w:val="24"/>
              <w:szCs w:val="24"/>
              <w:rtl/>
              <w:lang w:eastAsia="he-IL"/>
            </w:rPr>
            <w:delText xml:space="preserve"> תכניות מפורטות, פרטים, </w:delText>
          </w:r>
          <w:r w:rsidRPr="006D2AE3" w:rsidDel="00710452">
            <w:rPr>
              <w:rFonts w:ascii="Times New Roman" w:eastAsia="Times New Roman" w:hAnsi="Times New Roman" w:cs="David" w:hint="cs"/>
              <w:sz w:val="24"/>
              <w:szCs w:val="24"/>
              <w:rtl/>
              <w:lang w:eastAsia="he-IL"/>
            </w:rPr>
            <w:delText>חתכים</w:delText>
          </w:r>
          <w:r w:rsidRPr="006D2AE3" w:rsidDel="00710452">
            <w:rPr>
              <w:rFonts w:ascii="Times New Roman" w:eastAsia="Times New Roman" w:hAnsi="Times New Roman" w:cs="David"/>
              <w:sz w:val="24"/>
              <w:szCs w:val="24"/>
              <w:rtl/>
              <w:lang w:eastAsia="he-IL"/>
            </w:rPr>
            <w:delText>, והמסמכים וכל הדרוש לביצוע מכרזים בין הקבלנים ו/או לביצוע המבנים בשטח.</w:delText>
          </w:r>
        </w:del>
      </w:ins>
    </w:p>
    <w:p w14:paraId="3AEA3DBB" w14:textId="1E61BEBF" w:rsidR="00346281" w:rsidRPr="006D2AE3" w:rsidDel="00710452" w:rsidRDefault="00346281" w:rsidP="00346281">
      <w:pPr>
        <w:widowControl w:val="0"/>
        <w:spacing w:before="0" w:beforeAutospacing="0" w:after="0" w:afterAutospacing="0" w:line="276" w:lineRule="auto"/>
        <w:jc w:val="both"/>
        <w:rPr>
          <w:ins w:id="353" w:author="Meryl Etman" w:date="2022-12-18T11:45:00Z"/>
          <w:del w:id="354" w:author="Meryl Etman [2]" w:date="2023-02-08T18:26:00Z"/>
          <w:rFonts w:ascii="Times New Roman" w:eastAsia="Times New Roman" w:hAnsi="Times New Roman" w:cs="David"/>
          <w:sz w:val="24"/>
          <w:szCs w:val="24"/>
          <w:rtl/>
          <w:lang w:eastAsia="he-IL"/>
        </w:rPr>
      </w:pPr>
    </w:p>
    <w:p w14:paraId="474EEF4C" w14:textId="23FDCB11" w:rsidR="00346281" w:rsidRPr="006D2AE3" w:rsidDel="00710452" w:rsidRDefault="00346281" w:rsidP="00346281">
      <w:pPr>
        <w:widowControl w:val="0"/>
        <w:spacing w:before="0" w:beforeAutospacing="0" w:after="0" w:afterAutospacing="0" w:line="276" w:lineRule="auto"/>
        <w:ind w:left="1440" w:hanging="720"/>
        <w:jc w:val="both"/>
        <w:rPr>
          <w:ins w:id="355" w:author="Meryl Etman" w:date="2022-12-18T11:45:00Z"/>
          <w:del w:id="356" w:author="Meryl Etman [2]" w:date="2023-02-08T18:26:00Z"/>
          <w:rFonts w:ascii="Times New Roman" w:eastAsia="Times New Roman" w:hAnsi="Times New Roman" w:cs="David"/>
          <w:sz w:val="24"/>
          <w:szCs w:val="24"/>
          <w:rtl/>
          <w:lang w:eastAsia="he-IL"/>
        </w:rPr>
      </w:pPr>
      <w:ins w:id="357" w:author="Meryl Etman" w:date="2022-12-18T11:45:00Z">
        <w:del w:id="358" w:author="Meryl Etman [2]" w:date="2023-02-08T18:26:00Z">
          <w:r w:rsidRPr="006D2AE3" w:rsidDel="00710452">
            <w:rPr>
              <w:rFonts w:ascii="Times New Roman" w:eastAsia="Times New Roman" w:hAnsi="Times New Roman" w:cs="David"/>
              <w:sz w:val="24"/>
              <w:szCs w:val="24"/>
              <w:rtl/>
              <w:lang w:eastAsia="he-IL"/>
            </w:rPr>
            <w:delText>2.5</w:delText>
          </w:r>
          <w:r w:rsidRPr="006D2AE3" w:rsidDel="00710452">
            <w:rPr>
              <w:rFonts w:ascii="Times New Roman" w:eastAsia="Times New Roman" w:hAnsi="Times New Roman" w:cs="David"/>
              <w:sz w:val="24"/>
              <w:szCs w:val="24"/>
              <w:rtl/>
              <w:lang w:eastAsia="he-IL"/>
            </w:rPr>
            <w:tab/>
            <w:delText xml:space="preserve">"פיקוח עליון" </w:delText>
          </w:r>
          <w:r w:rsidRPr="006D2AE3" w:rsidDel="00710452">
            <w:rPr>
              <w:rFonts w:ascii="Times New Roman" w:eastAsia="Times New Roman" w:hAnsi="Times New Roman" w:cs="David"/>
              <w:sz w:val="24"/>
              <w:szCs w:val="24"/>
              <w:lang w:eastAsia="he-IL"/>
            </w:rPr>
            <w:delText>–</w:delText>
          </w:r>
          <w:r w:rsidRPr="006D2AE3" w:rsidDel="00710452">
            <w:rPr>
              <w:rFonts w:ascii="Times New Roman" w:eastAsia="Times New Roman" w:hAnsi="Times New Roman" w:cs="David"/>
              <w:sz w:val="24"/>
              <w:szCs w:val="24"/>
              <w:rtl/>
              <w:lang w:eastAsia="he-IL"/>
            </w:rPr>
            <w:delText xml:space="preserve"> פיקוח עליון על הקמת </w:delText>
          </w:r>
          <w:r w:rsidRPr="006D2AE3" w:rsidDel="00710452">
            <w:rPr>
              <w:rFonts w:ascii="Times New Roman" w:eastAsia="Times New Roman" w:hAnsi="Times New Roman" w:cs="David" w:hint="cs"/>
              <w:sz w:val="24"/>
              <w:szCs w:val="24"/>
              <w:rtl/>
              <w:lang w:eastAsia="he-IL"/>
            </w:rPr>
            <w:delText>מערכות האלקטרו-מכאניות בהתאם למודל, כולל מתן פתרונות בשטח.</w:delText>
          </w:r>
        </w:del>
      </w:ins>
    </w:p>
    <w:p w14:paraId="3A3F1193" w14:textId="5A641DBF" w:rsidR="00346281" w:rsidRPr="006D2AE3" w:rsidDel="00710452" w:rsidRDefault="00346281" w:rsidP="00346281">
      <w:pPr>
        <w:widowControl w:val="0"/>
        <w:spacing w:before="0" w:beforeAutospacing="0" w:after="0" w:afterAutospacing="0" w:line="276" w:lineRule="auto"/>
        <w:ind w:left="1440" w:hanging="720"/>
        <w:jc w:val="both"/>
        <w:rPr>
          <w:ins w:id="359" w:author="Meryl Etman" w:date="2022-12-18T11:45:00Z"/>
          <w:del w:id="360" w:author="Meryl Etman [2]" w:date="2023-02-08T18:26:00Z"/>
          <w:rFonts w:ascii="Times New Roman" w:eastAsia="Times New Roman" w:hAnsi="Times New Roman" w:cs="David"/>
          <w:sz w:val="24"/>
          <w:szCs w:val="24"/>
          <w:lang w:eastAsia="he-IL"/>
        </w:rPr>
      </w:pPr>
    </w:p>
    <w:p w14:paraId="2091FB83" w14:textId="6572598C" w:rsidR="00346281" w:rsidRPr="006D2AE3" w:rsidDel="00710452" w:rsidRDefault="00346281" w:rsidP="00346281">
      <w:pPr>
        <w:widowControl w:val="0"/>
        <w:spacing w:before="0" w:beforeAutospacing="0" w:after="0" w:afterAutospacing="0" w:line="240" w:lineRule="auto"/>
        <w:rPr>
          <w:ins w:id="361" w:author="Meryl Etman" w:date="2022-12-18T11:45:00Z"/>
          <w:del w:id="362" w:author="Meryl Etman [2]" w:date="2023-02-08T18:26:00Z"/>
          <w:rFonts w:ascii="Times New Roman" w:eastAsia="Times New Roman" w:hAnsi="Times New Roman" w:cs="David"/>
          <w:sz w:val="24"/>
          <w:szCs w:val="24"/>
          <w:rtl/>
          <w:lang w:eastAsia="he-IL"/>
        </w:rPr>
      </w:pPr>
      <w:ins w:id="363" w:author="Meryl Etman" w:date="2022-12-18T11:45:00Z">
        <w:del w:id="364" w:author="Meryl Etman [2]" w:date="2023-02-08T18:26:00Z">
          <w:r w:rsidRPr="006D2AE3" w:rsidDel="00710452">
            <w:rPr>
              <w:rFonts w:ascii="Times New Roman" w:eastAsia="Times New Roman" w:hAnsi="Times New Roman" w:cs="David"/>
              <w:sz w:val="24"/>
              <w:szCs w:val="24"/>
              <w:rtl/>
              <w:lang w:eastAsia="he-IL"/>
            </w:rPr>
            <w:delText>3.</w:delText>
          </w:r>
          <w:r w:rsidRPr="006D2AE3" w:rsidDel="00710452">
            <w:rPr>
              <w:rFonts w:ascii="Times New Roman" w:eastAsia="Times New Roman" w:hAnsi="Times New Roman" w:cs="David"/>
              <w:sz w:val="24"/>
              <w:szCs w:val="24"/>
              <w:rtl/>
              <w:lang w:eastAsia="he-IL"/>
            </w:rPr>
            <w:tab/>
          </w:r>
          <w:r w:rsidRPr="006D2AE3" w:rsidDel="00710452">
            <w:rPr>
              <w:rFonts w:ascii="Times New Roman" w:eastAsia="Times New Roman" w:hAnsi="Times New Roman" w:cs="David"/>
              <w:b/>
              <w:bCs/>
              <w:sz w:val="24"/>
              <w:szCs w:val="24"/>
              <w:u w:val="single"/>
              <w:rtl/>
              <w:lang w:eastAsia="he-IL"/>
            </w:rPr>
            <w:delText>שלבי העבודה ההנדסית ופ</w:delText>
          </w:r>
          <w:r w:rsidRPr="006D2AE3" w:rsidDel="00710452">
            <w:rPr>
              <w:rFonts w:ascii="Times New Roman" w:eastAsia="Times New Roman" w:hAnsi="Times New Roman" w:cs="David" w:hint="cs"/>
              <w:b/>
              <w:bCs/>
              <w:sz w:val="24"/>
              <w:szCs w:val="24"/>
              <w:u w:val="single"/>
              <w:rtl/>
              <w:lang w:eastAsia="he-IL"/>
            </w:rPr>
            <w:delText>י</w:delText>
          </w:r>
          <w:r w:rsidRPr="006D2AE3" w:rsidDel="00710452">
            <w:rPr>
              <w:rFonts w:ascii="Times New Roman" w:eastAsia="Times New Roman" w:hAnsi="Times New Roman" w:cs="David"/>
              <w:b/>
              <w:bCs/>
              <w:sz w:val="24"/>
              <w:szCs w:val="24"/>
              <w:u w:val="single"/>
              <w:rtl/>
              <w:lang w:eastAsia="he-IL"/>
            </w:rPr>
            <w:delText>רוט הש</w:delText>
          </w:r>
          <w:r w:rsidRPr="006D2AE3" w:rsidDel="00710452">
            <w:rPr>
              <w:rFonts w:ascii="Times New Roman" w:eastAsia="Times New Roman" w:hAnsi="Times New Roman" w:cs="David" w:hint="cs"/>
              <w:b/>
              <w:bCs/>
              <w:sz w:val="24"/>
              <w:szCs w:val="24"/>
              <w:u w:val="single"/>
              <w:rtl/>
              <w:lang w:eastAsia="he-IL"/>
            </w:rPr>
            <w:delText>י</w:delText>
          </w:r>
          <w:r w:rsidRPr="006D2AE3" w:rsidDel="00710452">
            <w:rPr>
              <w:rFonts w:ascii="Times New Roman" w:eastAsia="Times New Roman" w:hAnsi="Times New Roman" w:cs="David"/>
              <w:b/>
              <w:bCs/>
              <w:sz w:val="24"/>
              <w:szCs w:val="24"/>
              <w:u w:val="single"/>
              <w:rtl/>
              <w:lang w:eastAsia="he-IL"/>
            </w:rPr>
            <w:delText>רותים</w:delText>
          </w:r>
          <w:r w:rsidDel="00710452">
            <w:rPr>
              <w:rFonts w:ascii="Times New Roman" w:eastAsia="Times New Roman" w:hAnsi="Times New Roman" w:cs="David"/>
              <w:sz w:val="24"/>
              <w:szCs w:val="24"/>
              <w:rtl/>
              <w:lang w:eastAsia="he-IL"/>
            </w:rPr>
            <w:delText>:</w:delText>
          </w:r>
          <w:r w:rsidDel="00710452">
            <w:rPr>
              <w:rFonts w:ascii="Times New Roman" w:eastAsia="Times New Roman" w:hAnsi="Times New Roman" w:cs="David"/>
              <w:sz w:val="24"/>
              <w:szCs w:val="24"/>
              <w:rtl/>
              <w:lang w:eastAsia="he-IL"/>
            </w:rPr>
            <w:tab/>
          </w:r>
        </w:del>
      </w:ins>
    </w:p>
    <w:p w14:paraId="1B6A9288" w14:textId="7AC48BE1" w:rsidR="00346281" w:rsidDel="00710452" w:rsidRDefault="00346281" w:rsidP="00346281">
      <w:pPr>
        <w:widowControl w:val="0"/>
        <w:spacing w:before="0" w:beforeAutospacing="0" w:after="0" w:afterAutospacing="0" w:line="360" w:lineRule="auto"/>
        <w:ind w:left="720"/>
        <w:rPr>
          <w:ins w:id="365" w:author="Meryl Etman" w:date="2022-12-18T11:45:00Z"/>
          <w:del w:id="366" w:author="Meryl Etman [2]" w:date="2023-02-08T18:26:00Z"/>
          <w:rFonts w:ascii="Times New Roman" w:eastAsia="Times New Roman" w:hAnsi="Times New Roman" w:cs="David"/>
          <w:sz w:val="24"/>
          <w:szCs w:val="24"/>
          <w:rtl/>
          <w:lang w:eastAsia="he-IL"/>
        </w:rPr>
      </w:pPr>
      <w:ins w:id="367" w:author="Meryl Etman" w:date="2022-12-18T11:45:00Z">
        <w:del w:id="368" w:author="Meryl Etman [2]" w:date="2023-02-08T18:26:00Z">
          <w:r w:rsidRPr="006D2AE3" w:rsidDel="00710452">
            <w:rPr>
              <w:rFonts w:ascii="Times New Roman" w:eastAsia="Times New Roman" w:hAnsi="Times New Roman" w:cs="David"/>
              <w:sz w:val="24"/>
              <w:szCs w:val="24"/>
              <w:rtl/>
              <w:lang w:eastAsia="he-IL"/>
            </w:rPr>
            <w:delText xml:space="preserve">העבודה תבוצע בקטעים לפי התקדמות הפרויקט והנחיות המנהל, לרבות להסדרי ביניים לבניה ואכלוס בשלבים. </w:delText>
          </w:r>
        </w:del>
      </w:ins>
    </w:p>
    <w:p w14:paraId="628418E3" w14:textId="61372927" w:rsidR="00346281" w:rsidDel="00710452" w:rsidRDefault="00346281" w:rsidP="00346281">
      <w:pPr>
        <w:widowControl w:val="0"/>
        <w:spacing w:before="0" w:beforeAutospacing="0" w:after="0" w:afterAutospacing="0" w:line="360" w:lineRule="auto"/>
        <w:ind w:left="720"/>
        <w:rPr>
          <w:ins w:id="369" w:author="Meryl Etman" w:date="2022-12-18T11:45:00Z"/>
          <w:del w:id="370" w:author="Meryl Etman [2]" w:date="2023-02-08T18:26:00Z"/>
          <w:rFonts w:ascii="Times New Roman" w:eastAsia="Times New Roman" w:hAnsi="Times New Roman" w:cs="David"/>
          <w:sz w:val="24"/>
          <w:szCs w:val="24"/>
          <w:rtl/>
          <w:lang w:eastAsia="he-IL"/>
        </w:rPr>
      </w:pPr>
    </w:p>
    <w:p w14:paraId="00BBA020" w14:textId="1D8A6276" w:rsidR="00346281" w:rsidRPr="006D2AE3" w:rsidDel="00E20CEF" w:rsidRDefault="00346281">
      <w:pPr>
        <w:widowControl w:val="0"/>
        <w:spacing w:before="0" w:beforeAutospacing="0" w:after="0" w:afterAutospacing="0" w:line="360" w:lineRule="auto"/>
        <w:rPr>
          <w:ins w:id="371" w:author="Meryl Etman" w:date="2022-12-18T11:45:00Z"/>
          <w:del w:id="372" w:author="Meryl Etman [2]" w:date="2023-02-08T17:38:00Z"/>
          <w:rFonts w:ascii="Times New Roman" w:eastAsia="Times New Roman" w:hAnsi="Times New Roman" w:cs="David"/>
          <w:sz w:val="24"/>
          <w:szCs w:val="24"/>
          <w:rtl/>
          <w:lang w:eastAsia="he-IL"/>
        </w:rPr>
        <w:pPrChange w:id="373" w:author="Meryl Etman [2]" w:date="2023-02-08T17:33:00Z">
          <w:pPr>
            <w:widowControl w:val="0"/>
            <w:spacing w:before="0" w:beforeAutospacing="0" w:after="0" w:afterAutospacing="0" w:line="360" w:lineRule="auto"/>
            <w:ind w:left="720"/>
          </w:pPr>
        </w:pPrChange>
      </w:pPr>
    </w:p>
    <w:p w14:paraId="38FA8F11" w14:textId="63D4A4C2" w:rsidR="00346281" w:rsidRPr="006D2AE3" w:rsidDel="00710452" w:rsidRDefault="00346281" w:rsidP="00346281">
      <w:pPr>
        <w:widowControl w:val="0"/>
        <w:spacing w:before="0" w:beforeAutospacing="0" w:after="0" w:afterAutospacing="0" w:line="360" w:lineRule="auto"/>
        <w:ind w:firstLine="720"/>
        <w:rPr>
          <w:ins w:id="374" w:author="Meryl Etman" w:date="2022-12-18T11:45:00Z"/>
          <w:del w:id="375" w:author="Meryl Etman [2]" w:date="2023-02-08T18:26:00Z"/>
          <w:rFonts w:ascii="Times New Roman" w:eastAsia="Times New Roman" w:hAnsi="Times New Roman" w:cs="David"/>
          <w:sz w:val="24"/>
          <w:szCs w:val="24"/>
          <w:rtl/>
          <w:lang w:eastAsia="he-IL"/>
        </w:rPr>
      </w:pPr>
      <w:ins w:id="376" w:author="Meryl Etman" w:date="2022-12-18T11:45:00Z">
        <w:del w:id="377" w:author="Meryl Etman [2]" w:date="2023-02-08T18:26:00Z">
          <w:r w:rsidRPr="006D2AE3" w:rsidDel="00710452">
            <w:rPr>
              <w:rFonts w:ascii="Times New Roman" w:eastAsia="Times New Roman" w:hAnsi="Times New Roman" w:cs="David"/>
              <w:sz w:val="24"/>
              <w:szCs w:val="24"/>
              <w:rtl/>
              <w:lang w:eastAsia="he-IL"/>
            </w:rPr>
            <w:delText>העבודה תבוצע בשלבים הכוללים את הש</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רותים כלהלן:</w:delText>
          </w:r>
        </w:del>
      </w:ins>
    </w:p>
    <w:p w14:paraId="7F4F55CA" w14:textId="77A7087D" w:rsidR="00346281" w:rsidRPr="00E20CEF" w:rsidDel="00710452" w:rsidRDefault="00346281">
      <w:pPr>
        <w:pStyle w:val="ListParagraph"/>
        <w:widowControl w:val="0"/>
        <w:numPr>
          <w:ilvl w:val="1"/>
          <w:numId w:val="19"/>
        </w:numPr>
        <w:spacing w:line="240" w:lineRule="auto"/>
        <w:rPr>
          <w:ins w:id="378" w:author="Meryl Etman" w:date="2022-12-18T11:45:00Z"/>
          <w:del w:id="379" w:author="Meryl Etman [2]" w:date="2023-02-08T18:26:00Z"/>
          <w:sz w:val="24"/>
          <w:szCs w:val="24"/>
          <w:u w:val="single"/>
          <w:rtl/>
          <w:lang w:eastAsia="he-IL"/>
          <w:rPrChange w:id="380" w:author="Meryl Etman [2]" w:date="2023-02-08T17:43:00Z">
            <w:rPr>
              <w:ins w:id="381" w:author="Meryl Etman" w:date="2022-12-18T11:45:00Z"/>
              <w:del w:id="382" w:author="Meryl Etman [2]" w:date="2023-02-08T18:26:00Z"/>
              <w:rtl/>
              <w:lang w:eastAsia="he-IL"/>
            </w:rPr>
          </w:rPrChange>
        </w:rPr>
        <w:pPrChange w:id="383" w:author="Meryl Etman [2]" w:date="2023-02-08T17:43:00Z">
          <w:pPr>
            <w:widowControl w:val="0"/>
            <w:spacing w:before="0" w:beforeAutospacing="0" w:after="0" w:afterAutospacing="0" w:line="240" w:lineRule="auto"/>
            <w:ind w:left="720"/>
          </w:pPr>
        </w:pPrChange>
      </w:pPr>
      <w:ins w:id="384" w:author="Meryl Etman" w:date="2022-12-18T11:45:00Z">
        <w:del w:id="385" w:author="Meryl Etman [2]" w:date="2023-02-08T17:43:00Z">
          <w:r w:rsidRPr="00E20CEF" w:rsidDel="00E20CEF">
            <w:rPr>
              <w:sz w:val="24"/>
              <w:szCs w:val="24"/>
              <w:rtl/>
              <w:lang w:eastAsia="he-IL"/>
              <w:rPrChange w:id="386" w:author="Meryl Etman [2]" w:date="2023-02-08T17:43:00Z">
                <w:rPr>
                  <w:rtl/>
                  <w:lang w:eastAsia="he-IL"/>
                </w:rPr>
              </w:rPrChange>
            </w:rPr>
            <w:delText>3.1</w:delText>
          </w:r>
          <w:r w:rsidRPr="00E20CEF" w:rsidDel="00E20CEF">
            <w:rPr>
              <w:sz w:val="24"/>
              <w:szCs w:val="24"/>
              <w:rtl/>
              <w:lang w:eastAsia="he-IL"/>
              <w:rPrChange w:id="387" w:author="Meryl Etman [2]" w:date="2023-02-08T17:43:00Z">
                <w:rPr>
                  <w:rtl/>
                  <w:lang w:eastAsia="he-IL"/>
                </w:rPr>
              </w:rPrChange>
            </w:rPr>
            <w:tab/>
          </w:r>
        </w:del>
        <w:del w:id="388" w:author="Meryl Etman [2]" w:date="2023-02-08T18:26:00Z">
          <w:r w:rsidRPr="00E20CEF" w:rsidDel="00710452">
            <w:rPr>
              <w:rFonts w:hint="eastAsia"/>
              <w:sz w:val="24"/>
              <w:szCs w:val="24"/>
              <w:u w:val="single"/>
              <w:rtl/>
              <w:lang w:eastAsia="he-IL"/>
              <w:rPrChange w:id="389" w:author="Meryl Etman [2]" w:date="2023-02-08T17:43:00Z">
                <w:rPr>
                  <w:rFonts w:hint="eastAsia"/>
                  <w:rtl/>
                  <w:lang w:eastAsia="he-IL"/>
                </w:rPr>
              </w:rPrChange>
            </w:rPr>
            <w:delText>ייעוץ</w:delText>
          </w:r>
          <w:r w:rsidRPr="00E20CEF" w:rsidDel="00710452">
            <w:rPr>
              <w:sz w:val="24"/>
              <w:szCs w:val="24"/>
              <w:u w:val="single"/>
              <w:rtl/>
              <w:lang w:eastAsia="he-IL"/>
              <w:rPrChange w:id="390" w:author="Meryl Etman [2]" w:date="2023-02-08T17:43:00Z">
                <w:rPr>
                  <w:rtl/>
                  <w:lang w:eastAsia="he-IL"/>
                </w:rPr>
              </w:rPrChange>
            </w:rPr>
            <w:delText xml:space="preserve"> מוקדם</w:delText>
          </w:r>
          <w:r w:rsidRPr="00E20CEF" w:rsidDel="00710452">
            <w:rPr>
              <w:sz w:val="24"/>
              <w:szCs w:val="24"/>
              <w:rtl/>
              <w:lang w:eastAsia="he-IL"/>
              <w:rPrChange w:id="391" w:author="Meryl Etman [2]" w:date="2023-02-08T17:43:00Z">
                <w:rPr>
                  <w:rtl/>
                  <w:lang w:eastAsia="he-IL"/>
                </w:rPr>
              </w:rPrChange>
            </w:rPr>
            <w:delText>:</w:delText>
          </w:r>
        </w:del>
      </w:ins>
    </w:p>
    <w:p w14:paraId="219B3127" w14:textId="66F34A59" w:rsidR="00346281" w:rsidRPr="00E20CEF" w:rsidDel="00710452" w:rsidRDefault="00346281">
      <w:pPr>
        <w:pStyle w:val="ListParagraph"/>
        <w:widowControl w:val="0"/>
        <w:numPr>
          <w:ilvl w:val="0"/>
          <w:numId w:val="20"/>
        </w:numPr>
        <w:spacing w:after="240" w:line="240" w:lineRule="auto"/>
        <w:rPr>
          <w:ins w:id="392" w:author="Meryl Etman" w:date="2022-12-18T11:45:00Z"/>
          <w:del w:id="393" w:author="Meryl Etman [2]" w:date="2023-02-08T18:26:00Z"/>
          <w:sz w:val="24"/>
          <w:szCs w:val="24"/>
          <w:rtl/>
          <w:lang w:eastAsia="he-IL"/>
          <w:rPrChange w:id="394" w:author="Meryl Etman [2]" w:date="2023-02-08T17:43:00Z">
            <w:rPr>
              <w:ins w:id="395" w:author="Meryl Etman" w:date="2022-12-18T11:45:00Z"/>
              <w:del w:id="396" w:author="Meryl Etman [2]" w:date="2023-02-08T18:26:00Z"/>
              <w:rtl/>
              <w:lang w:eastAsia="he-IL"/>
            </w:rPr>
          </w:rPrChange>
        </w:rPr>
        <w:pPrChange w:id="397" w:author="Meryl Etman [2]" w:date="2023-02-08T17:43:00Z">
          <w:pPr>
            <w:widowControl w:val="0"/>
            <w:numPr>
              <w:numId w:val="7"/>
            </w:numPr>
            <w:tabs>
              <w:tab w:val="num" w:pos="2160"/>
            </w:tabs>
            <w:spacing w:before="0" w:beforeAutospacing="0" w:after="0" w:afterAutospacing="0" w:line="240" w:lineRule="auto"/>
            <w:ind w:left="2160" w:hanging="720"/>
            <w:jc w:val="both"/>
          </w:pPr>
        </w:pPrChange>
      </w:pPr>
      <w:ins w:id="398" w:author="Meryl Etman" w:date="2022-12-18T11:45:00Z">
        <w:del w:id="399" w:author="Meryl Etman [2]" w:date="2023-02-08T18:26:00Z">
          <w:r w:rsidRPr="00E20CEF" w:rsidDel="00710452">
            <w:rPr>
              <w:sz w:val="24"/>
              <w:szCs w:val="24"/>
              <w:rtl/>
              <w:lang w:eastAsia="he-IL"/>
              <w:rPrChange w:id="400" w:author="Meryl Etman [2]" w:date="2023-02-08T17:43:00Z">
                <w:rPr>
                  <w:rtl/>
                  <w:lang w:eastAsia="he-IL"/>
                </w:rPr>
              </w:rPrChange>
            </w:rPr>
            <w:delText>קבלת תדריך תכנון מנציג המזמין.</w:delText>
          </w:r>
        </w:del>
      </w:ins>
    </w:p>
    <w:p w14:paraId="59B967EE" w14:textId="1E782B6D" w:rsidR="00346281" w:rsidRPr="006D2AE3" w:rsidDel="00710452" w:rsidRDefault="00346281" w:rsidP="00346281">
      <w:pPr>
        <w:widowControl w:val="0"/>
        <w:spacing w:before="0" w:beforeAutospacing="0" w:after="0" w:afterAutospacing="0" w:line="240" w:lineRule="auto"/>
        <w:ind w:left="1440"/>
        <w:rPr>
          <w:ins w:id="401" w:author="Meryl Etman" w:date="2022-12-18T11:45:00Z"/>
          <w:del w:id="402" w:author="Meryl Etman [2]" w:date="2023-02-08T18:26:00Z"/>
          <w:rFonts w:ascii="Times New Roman" w:eastAsia="Times New Roman" w:hAnsi="Times New Roman" w:cs="David"/>
          <w:sz w:val="24"/>
          <w:szCs w:val="24"/>
          <w:rtl/>
          <w:lang w:eastAsia="he-IL"/>
        </w:rPr>
      </w:pPr>
    </w:p>
    <w:p w14:paraId="38D4E93B" w14:textId="1504024C" w:rsidR="00346281" w:rsidRPr="00572B5D" w:rsidDel="00710452" w:rsidRDefault="00346281">
      <w:pPr>
        <w:pStyle w:val="ListParagraph"/>
        <w:widowControl w:val="0"/>
        <w:numPr>
          <w:ilvl w:val="0"/>
          <w:numId w:val="20"/>
        </w:numPr>
        <w:spacing w:after="240" w:line="240" w:lineRule="auto"/>
        <w:rPr>
          <w:ins w:id="403" w:author="Meryl Etman" w:date="2022-12-18T11:45:00Z"/>
          <w:del w:id="404" w:author="Meryl Etman [2]" w:date="2023-02-08T18:26:00Z"/>
          <w:sz w:val="24"/>
          <w:szCs w:val="24"/>
          <w:rtl/>
          <w:lang w:eastAsia="he-IL"/>
        </w:rPr>
        <w:pPrChange w:id="405" w:author="Meryl Etman [2]" w:date="2023-02-08T17:43:00Z">
          <w:pPr>
            <w:widowControl w:val="0"/>
            <w:numPr>
              <w:numId w:val="7"/>
            </w:numPr>
            <w:tabs>
              <w:tab w:val="num" w:pos="2160"/>
            </w:tabs>
            <w:spacing w:before="0" w:beforeAutospacing="0" w:after="240" w:afterAutospacing="0" w:line="240" w:lineRule="auto"/>
            <w:ind w:left="2160" w:hanging="720"/>
            <w:jc w:val="both"/>
          </w:pPr>
        </w:pPrChange>
      </w:pPr>
      <w:ins w:id="406" w:author="Meryl Etman" w:date="2022-12-18T11:45:00Z">
        <w:del w:id="407" w:author="Meryl Etman [2]" w:date="2023-02-08T18:26:00Z">
          <w:r w:rsidRPr="006D2AE3" w:rsidDel="00710452">
            <w:rPr>
              <w:sz w:val="24"/>
              <w:szCs w:val="24"/>
              <w:rtl/>
              <w:lang w:eastAsia="he-IL"/>
            </w:rPr>
            <w:delText>ב</w:delText>
          </w:r>
          <w:r w:rsidRPr="006D2AE3" w:rsidDel="00710452">
            <w:rPr>
              <w:rFonts w:hint="cs"/>
              <w:sz w:val="24"/>
              <w:szCs w:val="24"/>
              <w:rtl/>
              <w:lang w:eastAsia="he-IL"/>
            </w:rPr>
            <w:delText>י</w:delText>
          </w:r>
          <w:r w:rsidRPr="006D2AE3" w:rsidDel="00710452">
            <w:rPr>
              <w:sz w:val="24"/>
              <w:szCs w:val="24"/>
              <w:rtl/>
              <w:lang w:eastAsia="he-IL"/>
            </w:rPr>
            <w:delText>רור</w:delText>
          </w:r>
          <w:r w:rsidRPr="006D2AE3" w:rsidDel="00710452">
            <w:rPr>
              <w:rFonts w:hint="cs"/>
              <w:sz w:val="24"/>
              <w:szCs w:val="24"/>
              <w:rtl/>
              <w:lang w:eastAsia="he-IL"/>
            </w:rPr>
            <w:delText xml:space="preserve"> הפרוגרמה</w:delText>
          </w:r>
          <w:r w:rsidRPr="006D2AE3" w:rsidDel="00710452">
            <w:rPr>
              <w:sz w:val="24"/>
              <w:szCs w:val="24"/>
              <w:rtl/>
              <w:lang w:eastAsia="he-IL"/>
            </w:rPr>
            <w:delText xml:space="preserve"> עם נציג המזמין</w:delText>
          </w:r>
          <w:r w:rsidRPr="006D2AE3" w:rsidDel="00710452">
            <w:rPr>
              <w:rFonts w:hint="cs"/>
              <w:sz w:val="24"/>
              <w:szCs w:val="24"/>
              <w:rtl/>
              <w:lang w:eastAsia="he-IL"/>
            </w:rPr>
            <w:delText xml:space="preserve">, </w:delText>
          </w:r>
          <w:r w:rsidRPr="006D2AE3" w:rsidDel="00710452">
            <w:rPr>
              <w:sz w:val="24"/>
              <w:szCs w:val="24"/>
              <w:rtl/>
              <w:lang w:eastAsia="he-IL"/>
            </w:rPr>
            <w:delText xml:space="preserve">האדריכל </w:delText>
          </w:r>
          <w:r w:rsidRPr="006D2AE3" w:rsidDel="00710452">
            <w:rPr>
              <w:rFonts w:hint="cs"/>
              <w:sz w:val="24"/>
              <w:szCs w:val="24"/>
              <w:rtl/>
              <w:lang w:eastAsia="he-IL"/>
            </w:rPr>
            <w:delText>והקונסטרוקטור</w:delText>
          </w:r>
          <w:r w:rsidRPr="006D2AE3" w:rsidDel="00710452">
            <w:rPr>
              <w:sz w:val="24"/>
              <w:szCs w:val="24"/>
              <w:rtl/>
              <w:lang w:eastAsia="he-IL"/>
            </w:rPr>
            <w:delText xml:space="preserve"> בכל הקשור למערכת הקונסטרוקטיבית</w:delText>
          </w:r>
          <w:r w:rsidRPr="006D2AE3" w:rsidDel="00710452">
            <w:rPr>
              <w:rFonts w:hint="cs"/>
              <w:sz w:val="24"/>
              <w:szCs w:val="24"/>
              <w:rtl/>
              <w:lang w:eastAsia="he-IL"/>
            </w:rPr>
            <w:delText xml:space="preserve"> </w:delText>
          </w:r>
          <w:r w:rsidRPr="006D2AE3" w:rsidDel="00710452">
            <w:rPr>
              <w:sz w:val="24"/>
              <w:szCs w:val="24"/>
              <w:rtl/>
              <w:lang w:eastAsia="he-IL"/>
            </w:rPr>
            <w:delText xml:space="preserve">של המבנה, </w:delText>
          </w:r>
          <w:r w:rsidRPr="006D2AE3" w:rsidDel="00710452">
            <w:rPr>
              <w:rFonts w:hint="cs"/>
              <w:sz w:val="24"/>
              <w:szCs w:val="24"/>
              <w:rtl/>
              <w:lang w:eastAsia="he-IL"/>
            </w:rPr>
            <w:delText xml:space="preserve">ועם המתכננים האלקטרו-מכאניים בכל הקשור למערכות האלקטרו-מכאניות והתשתיות, </w:delText>
          </w:r>
          <w:r w:rsidRPr="006D2AE3" w:rsidDel="00710452">
            <w:rPr>
              <w:sz w:val="24"/>
              <w:szCs w:val="24"/>
              <w:rtl/>
              <w:lang w:eastAsia="he-IL"/>
            </w:rPr>
            <w:delText>בירורים באתר במידת הצורך, חקירות מוקדמות, התייעצות ותיאום עם היועצים האחרים.</w:delText>
          </w:r>
        </w:del>
      </w:ins>
    </w:p>
    <w:p w14:paraId="5B04591E" w14:textId="75D27F9A" w:rsidR="00346281" w:rsidRPr="006D2AE3" w:rsidDel="00710452" w:rsidRDefault="00346281">
      <w:pPr>
        <w:pStyle w:val="ListParagraph"/>
        <w:widowControl w:val="0"/>
        <w:numPr>
          <w:ilvl w:val="0"/>
          <w:numId w:val="20"/>
        </w:numPr>
        <w:spacing w:after="240" w:line="240" w:lineRule="auto"/>
        <w:rPr>
          <w:ins w:id="408" w:author="Meryl Etman" w:date="2022-12-18T11:45:00Z"/>
          <w:del w:id="409" w:author="Meryl Etman [2]" w:date="2023-02-08T18:26:00Z"/>
          <w:sz w:val="24"/>
          <w:szCs w:val="24"/>
          <w:lang w:eastAsia="he-IL"/>
        </w:rPr>
        <w:pPrChange w:id="410" w:author="Meryl Etman [2]" w:date="2023-02-08T17:43:00Z">
          <w:pPr>
            <w:widowControl w:val="0"/>
            <w:numPr>
              <w:numId w:val="7"/>
            </w:numPr>
            <w:tabs>
              <w:tab w:val="num" w:pos="2160"/>
            </w:tabs>
            <w:spacing w:before="0" w:beforeAutospacing="0" w:after="240" w:afterAutospacing="0" w:line="240" w:lineRule="auto"/>
            <w:ind w:left="2160" w:hanging="720"/>
            <w:jc w:val="both"/>
          </w:pPr>
        </w:pPrChange>
      </w:pPr>
      <w:ins w:id="411" w:author="Meryl Etman" w:date="2022-12-18T11:45:00Z">
        <w:del w:id="412" w:author="Meryl Etman [2]" w:date="2023-02-08T18:26:00Z">
          <w:r w:rsidRPr="006D2AE3" w:rsidDel="00710452">
            <w:rPr>
              <w:rFonts w:hint="cs"/>
              <w:sz w:val="24"/>
              <w:szCs w:val="24"/>
              <w:rtl/>
              <w:lang w:eastAsia="he-IL"/>
            </w:rPr>
            <w:delText>ייעוץ, מתן הנחיות וקביעת עקרונות לצוות התכנון בנוגע להעברת המערכות האלקטרו-מכאניות.</w:delText>
          </w:r>
        </w:del>
      </w:ins>
    </w:p>
    <w:p w14:paraId="50DBC830" w14:textId="27761F2C" w:rsidR="00346281" w:rsidRPr="006D2AE3" w:rsidDel="00710452" w:rsidRDefault="00346281" w:rsidP="00346281">
      <w:pPr>
        <w:spacing w:before="0" w:beforeAutospacing="0" w:after="0" w:afterAutospacing="0" w:line="240" w:lineRule="auto"/>
        <w:ind w:left="2160"/>
        <w:jc w:val="both"/>
        <w:rPr>
          <w:ins w:id="413" w:author="Meryl Etman" w:date="2022-12-18T11:45:00Z"/>
          <w:del w:id="414" w:author="Meryl Etman [2]" w:date="2023-02-08T18:26:00Z"/>
          <w:rFonts w:ascii="Times New Roman" w:eastAsia="Times New Roman" w:hAnsi="Times New Roman" w:cs="David"/>
          <w:sz w:val="24"/>
          <w:szCs w:val="24"/>
          <w:lang w:eastAsia="he-IL"/>
        </w:rPr>
      </w:pPr>
    </w:p>
    <w:p w14:paraId="1A9BAFAF" w14:textId="6A4F7356" w:rsidR="00346281" w:rsidRPr="00415999" w:rsidDel="00710452" w:rsidRDefault="00346281">
      <w:pPr>
        <w:pStyle w:val="ListParagraph"/>
        <w:widowControl w:val="0"/>
        <w:numPr>
          <w:ilvl w:val="0"/>
          <w:numId w:val="20"/>
        </w:numPr>
        <w:spacing w:after="240" w:line="240" w:lineRule="auto"/>
        <w:rPr>
          <w:ins w:id="415" w:author="Meryl Etman" w:date="2022-12-18T11:45:00Z"/>
          <w:del w:id="416" w:author="Meryl Etman [2]" w:date="2023-02-08T18:26:00Z"/>
          <w:sz w:val="24"/>
          <w:szCs w:val="24"/>
          <w:rtl/>
          <w:lang w:eastAsia="he-IL"/>
        </w:rPr>
        <w:pPrChange w:id="417" w:author="Meryl Etman [2]" w:date="2023-02-08T17:43:00Z">
          <w:pPr>
            <w:widowControl w:val="0"/>
            <w:numPr>
              <w:numId w:val="7"/>
            </w:numPr>
            <w:tabs>
              <w:tab w:val="num" w:pos="2160"/>
            </w:tabs>
            <w:spacing w:before="240" w:beforeAutospacing="0" w:after="0" w:afterAutospacing="0" w:line="240" w:lineRule="auto"/>
            <w:ind w:left="2160" w:hanging="720"/>
            <w:jc w:val="both"/>
          </w:pPr>
        </w:pPrChange>
      </w:pPr>
      <w:ins w:id="418" w:author="Meryl Etman" w:date="2022-12-18T11:45:00Z">
        <w:del w:id="419" w:author="Meryl Etman [2]" w:date="2023-02-08T18:26:00Z">
          <w:r w:rsidRPr="006D2AE3" w:rsidDel="00710452">
            <w:rPr>
              <w:rFonts w:hint="cs"/>
              <w:sz w:val="24"/>
              <w:szCs w:val="24"/>
              <w:rtl/>
              <w:lang w:eastAsia="he-IL"/>
            </w:rPr>
            <w:delText>הכנ</w:delText>
          </w:r>
          <w:r w:rsidDel="00710452">
            <w:rPr>
              <w:rFonts w:hint="cs"/>
              <w:sz w:val="24"/>
              <w:szCs w:val="24"/>
              <w:rtl/>
              <w:lang w:eastAsia="he-IL"/>
            </w:rPr>
            <w:delText xml:space="preserve">ת מודל תלת ממדי ראשוני בתכנת </w:delText>
          </w:r>
          <w:r w:rsidRPr="006D2AE3" w:rsidDel="00710452">
            <w:rPr>
              <w:sz w:val="24"/>
              <w:szCs w:val="24"/>
              <w:lang w:eastAsia="he-IL"/>
            </w:rPr>
            <w:delText>REVIT</w:delText>
          </w:r>
          <w:r w:rsidDel="00710452">
            <w:rPr>
              <w:rFonts w:hint="cs"/>
              <w:sz w:val="24"/>
              <w:szCs w:val="24"/>
              <w:rtl/>
              <w:lang w:eastAsia="he-IL"/>
            </w:rPr>
            <w:delText xml:space="preserve"> וב </w:delText>
          </w:r>
          <w:r w:rsidDel="00710452">
            <w:rPr>
              <w:rFonts w:hint="cs"/>
              <w:sz w:val="24"/>
              <w:szCs w:val="24"/>
              <w:lang w:eastAsia="he-IL"/>
            </w:rPr>
            <w:delText>BIM</w:delText>
          </w:r>
          <w:r w:rsidDel="00710452">
            <w:rPr>
              <w:rFonts w:hint="cs"/>
              <w:sz w:val="24"/>
              <w:szCs w:val="24"/>
              <w:rtl/>
              <w:lang w:eastAsia="he-IL"/>
            </w:rPr>
            <w:delText>, הכולל את ת</w:delText>
          </w:r>
          <w:r w:rsidRPr="006D2AE3" w:rsidDel="00710452">
            <w:rPr>
              <w:rFonts w:hint="cs"/>
              <w:sz w:val="24"/>
              <w:szCs w:val="24"/>
              <w:rtl/>
              <w:lang w:eastAsia="he-IL"/>
            </w:rPr>
            <w:delText>כניות האדריכלות והסכמה הקונסטרוקטיבית הראשונית.</w:delText>
          </w:r>
        </w:del>
      </w:ins>
    </w:p>
    <w:p w14:paraId="61AF82AC" w14:textId="1D1B037F" w:rsidR="00346281" w:rsidRPr="00415999" w:rsidDel="00710452" w:rsidRDefault="00346281">
      <w:pPr>
        <w:pStyle w:val="ListParagraph"/>
        <w:widowControl w:val="0"/>
        <w:numPr>
          <w:ilvl w:val="0"/>
          <w:numId w:val="20"/>
        </w:numPr>
        <w:spacing w:after="240" w:line="240" w:lineRule="auto"/>
        <w:rPr>
          <w:ins w:id="420" w:author="Meryl Etman" w:date="2022-12-18T11:45:00Z"/>
          <w:del w:id="421" w:author="Meryl Etman [2]" w:date="2023-02-08T18:26:00Z"/>
          <w:sz w:val="24"/>
          <w:szCs w:val="24"/>
          <w:lang w:eastAsia="he-IL"/>
        </w:rPr>
        <w:pPrChange w:id="422" w:author="Meryl Etman [2]" w:date="2023-02-08T17:43:00Z">
          <w:pPr>
            <w:widowControl w:val="0"/>
            <w:numPr>
              <w:numId w:val="7"/>
            </w:numPr>
            <w:tabs>
              <w:tab w:val="num" w:pos="2160"/>
            </w:tabs>
            <w:spacing w:before="240" w:beforeAutospacing="0" w:after="0" w:afterAutospacing="0" w:line="240" w:lineRule="auto"/>
            <w:ind w:left="2160" w:hanging="720"/>
            <w:jc w:val="both"/>
          </w:pPr>
        </w:pPrChange>
      </w:pPr>
      <w:ins w:id="423" w:author="Meryl Etman" w:date="2022-12-18T11:45:00Z">
        <w:del w:id="424" w:author="Meryl Etman [2]" w:date="2023-02-08T17:44:00Z">
          <w:r w:rsidRPr="006D2AE3" w:rsidDel="00A44F14">
            <w:rPr>
              <w:rFonts w:hint="cs"/>
              <w:sz w:val="24"/>
              <w:szCs w:val="24"/>
              <w:rtl/>
              <w:lang w:eastAsia="he-IL"/>
            </w:rPr>
            <w:delText xml:space="preserve">הכנת פרוגראמה </w:delText>
          </w:r>
          <w:r w:rsidRPr="00415999" w:rsidDel="00A44F14">
            <w:rPr>
              <w:sz w:val="24"/>
              <w:szCs w:val="24"/>
              <w:rtl/>
              <w:lang w:eastAsia="he-IL"/>
            </w:rPr>
            <w:delText xml:space="preserve">של האלטרנטיבות השונות, </w:delText>
          </w:r>
        </w:del>
        <w:del w:id="425" w:author="Meryl Etman [2]" w:date="2023-02-08T18:26:00Z">
          <w:r w:rsidRPr="00415999" w:rsidDel="00710452">
            <w:rPr>
              <w:sz w:val="24"/>
              <w:szCs w:val="24"/>
              <w:rtl/>
              <w:lang w:eastAsia="he-IL"/>
            </w:rPr>
            <w:delText xml:space="preserve">המצאת דו"ח הכולל תיאור השיטות, יתרונות וחסרונות, </w:delText>
          </w:r>
        </w:del>
        <w:del w:id="426" w:author="Meryl Etman [2]" w:date="2023-02-08T17:44:00Z">
          <w:r w:rsidRPr="00415999" w:rsidDel="00A44F14">
            <w:rPr>
              <w:sz w:val="24"/>
              <w:szCs w:val="24"/>
              <w:rtl/>
              <w:lang w:eastAsia="he-IL"/>
            </w:rPr>
            <w:delText xml:space="preserve">עלויות הקמה, עלויות תפעול </w:delText>
          </w:r>
        </w:del>
        <w:del w:id="427" w:author="Meryl Etman [2]" w:date="2023-02-08T18:26:00Z">
          <w:r w:rsidRPr="00415999" w:rsidDel="00710452">
            <w:rPr>
              <w:sz w:val="24"/>
              <w:szCs w:val="24"/>
              <w:rtl/>
              <w:lang w:eastAsia="he-IL"/>
            </w:rPr>
            <w:delText>והיבטי נגישות, תפעול ותחזוקה וכיו"ב.</w:delText>
          </w:r>
        </w:del>
      </w:ins>
    </w:p>
    <w:p w14:paraId="2534DFDF" w14:textId="58D733B9" w:rsidR="00346281" w:rsidRPr="00415999" w:rsidDel="00710452" w:rsidRDefault="00346281">
      <w:pPr>
        <w:pStyle w:val="ListParagraph"/>
        <w:widowControl w:val="0"/>
        <w:numPr>
          <w:ilvl w:val="0"/>
          <w:numId w:val="20"/>
        </w:numPr>
        <w:spacing w:after="240" w:line="240" w:lineRule="auto"/>
        <w:rPr>
          <w:ins w:id="428" w:author="Meryl Etman" w:date="2022-12-18T11:45:00Z"/>
          <w:del w:id="429" w:author="Meryl Etman [2]" w:date="2023-02-08T18:26:00Z"/>
          <w:sz w:val="24"/>
          <w:szCs w:val="24"/>
          <w:lang w:eastAsia="he-IL"/>
        </w:rPr>
        <w:pPrChange w:id="430" w:author="Meryl Etman [2]" w:date="2023-02-08T17:43:00Z">
          <w:pPr>
            <w:widowControl w:val="0"/>
            <w:numPr>
              <w:numId w:val="7"/>
            </w:numPr>
            <w:tabs>
              <w:tab w:val="num" w:pos="2160"/>
            </w:tabs>
            <w:spacing w:before="240" w:beforeAutospacing="0" w:after="0" w:afterAutospacing="0" w:line="240" w:lineRule="auto"/>
            <w:ind w:left="2160" w:hanging="720"/>
            <w:jc w:val="both"/>
          </w:pPr>
        </w:pPrChange>
      </w:pPr>
      <w:ins w:id="431" w:author="Meryl Etman" w:date="2022-12-18T11:45:00Z">
        <w:del w:id="432" w:author="Meryl Etman [2]" w:date="2023-02-08T18:26:00Z">
          <w:r w:rsidRPr="00415999" w:rsidDel="00710452">
            <w:rPr>
              <w:sz w:val="24"/>
              <w:szCs w:val="24"/>
              <w:rtl/>
              <w:lang w:eastAsia="he-IL"/>
            </w:rPr>
            <w:delTex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delText>
          </w:r>
        </w:del>
      </w:ins>
    </w:p>
    <w:p w14:paraId="787D2A40" w14:textId="4540AF49" w:rsidR="00346281" w:rsidRPr="006D2AE3" w:rsidDel="00710452" w:rsidRDefault="00346281">
      <w:pPr>
        <w:pStyle w:val="ListParagraph"/>
        <w:widowControl w:val="0"/>
        <w:numPr>
          <w:ilvl w:val="0"/>
          <w:numId w:val="20"/>
        </w:numPr>
        <w:spacing w:after="240" w:line="240" w:lineRule="auto"/>
        <w:rPr>
          <w:ins w:id="433" w:author="Meryl Etman" w:date="2022-12-18T11:45:00Z"/>
          <w:del w:id="434" w:author="Meryl Etman [2]" w:date="2023-02-08T18:26:00Z"/>
          <w:sz w:val="24"/>
          <w:szCs w:val="24"/>
          <w:rtl/>
          <w:lang w:eastAsia="he-IL"/>
        </w:rPr>
        <w:pPrChange w:id="435" w:author="Meryl Etman [2]" w:date="2023-02-08T17:43:00Z">
          <w:pPr>
            <w:widowControl w:val="0"/>
            <w:numPr>
              <w:numId w:val="7"/>
            </w:numPr>
            <w:tabs>
              <w:tab w:val="num" w:pos="2160"/>
            </w:tabs>
            <w:spacing w:before="240" w:beforeAutospacing="0" w:after="0" w:afterAutospacing="0" w:line="240" w:lineRule="auto"/>
            <w:ind w:left="2160" w:hanging="720"/>
            <w:jc w:val="both"/>
          </w:pPr>
        </w:pPrChange>
      </w:pPr>
      <w:ins w:id="436" w:author="Meryl Etman" w:date="2022-12-18T11:45:00Z">
        <w:del w:id="437" w:author="Meryl Etman [2]" w:date="2023-02-08T18:26:00Z">
          <w:r w:rsidRPr="00415999" w:rsidDel="00710452">
            <w:rPr>
              <w:sz w:val="24"/>
              <w:szCs w:val="24"/>
              <w:rtl/>
              <w:lang w:eastAsia="he-IL"/>
            </w:rPr>
            <w:delText>מסירת הנתונים, הפרוגראמה</w:delText>
          </w:r>
          <w:r w:rsidRPr="006D2AE3" w:rsidDel="00710452">
            <w:rPr>
              <w:rFonts w:hint="cs"/>
              <w:sz w:val="24"/>
              <w:szCs w:val="24"/>
              <w:rtl/>
              <w:lang w:eastAsia="he-IL"/>
            </w:rPr>
            <w:delText xml:space="preserve"> וחוות הדעת למזמין, ל</w:delText>
          </w:r>
          <w:r w:rsidDel="00710452">
            <w:rPr>
              <w:rFonts w:hint="cs"/>
              <w:sz w:val="24"/>
              <w:szCs w:val="24"/>
              <w:rtl/>
              <w:lang w:eastAsia="he-IL"/>
            </w:rPr>
            <w:delText>יועץ</w:delText>
          </w:r>
          <w:r w:rsidRPr="006D2AE3" w:rsidDel="00710452">
            <w:rPr>
              <w:rFonts w:hint="cs"/>
              <w:sz w:val="24"/>
              <w:szCs w:val="24"/>
              <w:rtl/>
              <w:lang w:eastAsia="he-IL"/>
            </w:rPr>
            <w:delText xml:space="preserve"> וכן ליועצים ולמתכננים ולכל גורם אחר שייקבע על ידי המזמין.</w:delText>
          </w:r>
        </w:del>
      </w:ins>
    </w:p>
    <w:p w14:paraId="74CADAF3" w14:textId="5D915C88" w:rsidR="00346281" w:rsidRPr="006D2AE3" w:rsidDel="00710452" w:rsidRDefault="00346281" w:rsidP="00346281">
      <w:pPr>
        <w:widowControl w:val="0"/>
        <w:spacing w:before="0" w:beforeAutospacing="0" w:after="0" w:afterAutospacing="0" w:line="240" w:lineRule="auto"/>
        <w:ind w:left="2160" w:hanging="720"/>
        <w:jc w:val="both"/>
        <w:rPr>
          <w:ins w:id="438" w:author="Meryl Etman" w:date="2022-12-18T11:45:00Z"/>
          <w:del w:id="439" w:author="Meryl Etman [2]" w:date="2023-02-08T18:26:00Z"/>
          <w:rFonts w:ascii="Times New Roman" w:eastAsia="Times New Roman" w:hAnsi="Times New Roman" w:cs="David"/>
          <w:sz w:val="24"/>
          <w:szCs w:val="24"/>
          <w:rtl/>
          <w:lang w:eastAsia="he-IL"/>
        </w:rPr>
      </w:pPr>
    </w:p>
    <w:p w14:paraId="253E864E" w14:textId="5581394F" w:rsidR="00346281" w:rsidRPr="006D2AE3" w:rsidDel="00710452" w:rsidRDefault="00346281" w:rsidP="00346281">
      <w:pPr>
        <w:widowControl w:val="0"/>
        <w:spacing w:before="0" w:beforeAutospacing="0" w:after="0" w:afterAutospacing="0" w:line="240" w:lineRule="auto"/>
        <w:ind w:left="1440"/>
        <w:jc w:val="both"/>
        <w:rPr>
          <w:ins w:id="440" w:author="Meryl Etman" w:date="2022-12-18T11:45:00Z"/>
          <w:del w:id="441" w:author="Meryl Etman [2]" w:date="2023-02-08T18:26:00Z"/>
          <w:rFonts w:ascii="Times New Roman" w:eastAsia="Times New Roman" w:hAnsi="Times New Roman" w:cs="David"/>
          <w:sz w:val="24"/>
          <w:szCs w:val="24"/>
          <w:rtl/>
          <w:lang w:eastAsia="he-IL"/>
        </w:rPr>
      </w:pPr>
      <w:ins w:id="442" w:author="Meryl Etman" w:date="2022-12-18T11:45:00Z">
        <w:del w:id="443" w:author="Meryl Etman [2]" w:date="2023-02-08T18:26:00Z">
          <w:r w:rsidRPr="006D2AE3" w:rsidDel="00710452">
            <w:rPr>
              <w:rFonts w:ascii="Times New Roman" w:eastAsia="Times New Roman" w:hAnsi="Times New Roman" w:cs="David"/>
              <w:sz w:val="24"/>
              <w:szCs w:val="24"/>
              <w:rtl/>
              <w:lang w:eastAsia="he-IL"/>
            </w:rPr>
            <w:tab/>
          </w:r>
        </w:del>
      </w:ins>
    </w:p>
    <w:p w14:paraId="6AB312B5" w14:textId="12FFCBF4" w:rsidR="00346281" w:rsidRPr="006D2AE3" w:rsidDel="00710452" w:rsidRDefault="00346281" w:rsidP="00346281">
      <w:pPr>
        <w:widowControl w:val="0"/>
        <w:spacing w:before="0" w:beforeAutospacing="0" w:after="0" w:afterAutospacing="0" w:line="240" w:lineRule="auto"/>
        <w:ind w:left="720"/>
        <w:jc w:val="both"/>
        <w:rPr>
          <w:ins w:id="444" w:author="Meryl Etman" w:date="2022-12-18T11:45:00Z"/>
          <w:del w:id="445" w:author="Meryl Etman [2]" w:date="2023-02-08T18:26:00Z"/>
          <w:rFonts w:ascii="Times New Roman" w:eastAsia="Times New Roman" w:hAnsi="Times New Roman" w:cs="David"/>
          <w:sz w:val="24"/>
          <w:szCs w:val="24"/>
          <w:rtl/>
          <w:lang w:eastAsia="he-IL"/>
        </w:rPr>
      </w:pPr>
      <w:ins w:id="446" w:author="Meryl Etman" w:date="2022-12-18T11:45:00Z">
        <w:del w:id="447" w:author="Meryl Etman [2]" w:date="2023-02-08T18:26:00Z">
          <w:r w:rsidRPr="006D2AE3" w:rsidDel="00710452">
            <w:rPr>
              <w:rFonts w:ascii="Times New Roman" w:eastAsia="Times New Roman" w:hAnsi="Times New Roman" w:cs="David"/>
              <w:sz w:val="24"/>
              <w:szCs w:val="24"/>
              <w:rtl/>
              <w:lang w:eastAsia="he-IL"/>
            </w:rPr>
            <w:delText>3.2</w:delText>
          </w:r>
          <w:r w:rsidRPr="006D2AE3" w:rsidDel="00710452">
            <w:rPr>
              <w:rFonts w:ascii="Times New Roman" w:eastAsia="Times New Roman" w:hAnsi="Times New Roman" w:cs="David"/>
              <w:sz w:val="24"/>
              <w:szCs w:val="24"/>
              <w:rtl/>
              <w:lang w:eastAsia="he-IL"/>
            </w:rPr>
            <w:tab/>
          </w:r>
          <w:r w:rsidRPr="006D2AE3" w:rsidDel="00710452">
            <w:rPr>
              <w:rFonts w:ascii="Times New Roman" w:eastAsia="Times New Roman" w:hAnsi="Times New Roman" w:cs="David" w:hint="cs"/>
              <w:sz w:val="24"/>
              <w:szCs w:val="24"/>
              <w:u w:val="single"/>
              <w:rtl/>
              <w:lang w:eastAsia="he-IL"/>
            </w:rPr>
            <w:delText>ייעוץ</w:delText>
          </w:r>
          <w:r w:rsidRPr="006D2AE3" w:rsidDel="00710452">
            <w:rPr>
              <w:rFonts w:ascii="Times New Roman" w:eastAsia="Times New Roman" w:hAnsi="Times New Roman" w:cs="David"/>
              <w:sz w:val="24"/>
              <w:szCs w:val="24"/>
              <w:u w:val="single"/>
              <w:rtl/>
              <w:lang w:eastAsia="he-IL"/>
            </w:rPr>
            <w:delText xml:space="preserve"> סופי</w:delText>
          </w:r>
          <w:r w:rsidRPr="006D2AE3" w:rsidDel="00710452">
            <w:rPr>
              <w:rFonts w:ascii="Times New Roman" w:eastAsia="Times New Roman" w:hAnsi="Times New Roman" w:cs="David"/>
              <w:sz w:val="24"/>
              <w:szCs w:val="24"/>
              <w:rtl/>
              <w:lang w:eastAsia="he-IL"/>
            </w:rPr>
            <w:delText>:</w:delText>
          </w:r>
        </w:del>
      </w:ins>
    </w:p>
    <w:p w14:paraId="72E1A8AE" w14:textId="312B20F3" w:rsidR="00346281" w:rsidRPr="006D2AE3" w:rsidDel="00710452" w:rsidRDefault="00346281" w:rsidP="00A44F14">
      <w:pPr>
        <w:widowControl w:val="0"/>
        <w:numPr>
          <w:ilvl w:val="0"/>
          <w:numId w:val="12"/>
        </w:numPr>
        <w:spacing w:before="240" w:beforeAutospacing="0" w:after="0" w:afterAutospacing="0" w:line="240" w:lineRule="auto"/>
        <w:jc w:val="both"/>
        <w:rPr>
          <w:ins w:id="448" w:author="Meryl Etman" w:date="2022-12-18T11:45:00Z"/>
          <w:del w:id="449" w:author="Meryl Etman [2]" w:date="2023-02-08T18:26:00Z"/>
          <w:rFonts w:ascii="Times New Roman" w:eastAsia="Times New Roman" w:hAnsi="Times New Roman" w:cs="David"/>
          <w:sz w:val="24"/>
          <w:szCs w:val="24"/>
          <w:lang w:eastAsia="he-IL"/>
        </w:rPr>
      </w:pPr>
      <w:ins w:id="450" w:author="Meryl Etman" w:date="2022-12-18T11:45:00Z">
        <w:del w:id="451" w:author="Meryl Etman [2]" w:date="2023-02-08T18:26:00Z">
          <w:r w:rsidRPr="006D2AE3" w:rsidDel="00710452">
            <w:rPr>
              <w:rFonts w:ascii="Times New Roman" w:eastAsia="Times New Roman" w:hAnsi="Times New Roman" w:cs="David" w:hint="cs"/>
              <w:sz w:val="24"/>
              <w:szCs w:val="24"/>
              <w:rtl/>
              <w:lang w:eastAsia="he-IL"/>
            </w:rPr>
            <w:delTex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delText>
          </w:r>
        </w:del>
      </w:ins>
    </w:p>
    <w:p w14:paraId="56110FE0" w14:textId="5E9BE5D7" w:rsidR="00346281" w:rsidRPr="006D2AE3" w:rsidDel="00710452" w:rsidRDefault="00346281" w:rsidP="00346281">
      <w:pPr>
        <w:spacing w:before="0" w:beforeAutospacing="0" w:after="0" w:afterAutospacing="0" w:line="240" w:lineRule="auto"/>
        <w:ind w:left="1440"/>
        <w:jc w:val="both"/>
        <w:rPr>
          <w:ins w:id="452" w:author="Meryl Etman" w:date="2022-12-18T11:45:00Z"/>
          <w:del w:id="453" w:author="Meryl Etman [2]" w:date="2023-02-08T18:26:00Z"/>
          <w:rFonts w:ascii="Times New Roman" w:eastAsia="Times New Roman" w:hAnsi="Times New Roman" w:cs="David"/>
          <w:sz w:val="24"/>
          <w:szCs w:val="24"/>
          <w:lang w:eastAsia="he-IL"/>
        </w:rPr>
      </w:pPr>
    </w:p>
    <w:p w14:paraId="679AD72B" w14:textId="0D895449" w:rsidR="00346281" w:rsidRPr="006D2AE3" w:rsidDel="00710452" w:rsidRDefault="00346281" w:rsidP="00346281">
      <w:pPr>
        <w:widowControl w:val="0"/>
        <w:numPr>
          <w:ilvl w:val="0"/>
          <w:numId w:val="12"/>
        </w:numPr>
        <w:spacing w:before="0" w:beforeAutospacing="0" w:after="0" w:afterAutospacing="0" w:line="240" w:lineRule="auto"/>
        <w:jc w:val="both"/>
        <w:rPr>
          <w:ins w:id="454" w:author="Meryl Etman" w:date="2022-12-18T11:45:00Z"/>
          <w:del w:id="455" w:author="Meryl Etman [2]" w:date="2023-02-08T18:26:00Z"/>
          <w:rFonts w:ascii="Times New Roman" w:eastAsia="Times New Roman" w:hAnsi="Times New Roman" w:cs="David"/>
          <w:sz w:val="24"/>
          <w:szCs w:val="24"/>
          <w:lang w:eastAsia="he-IL"/>
        </w:rPr>
      </w:pPr>
      <w:ins w:id="456" w:author="Meryl Etman" w:date="2022-12-18T11:45:00Z">
        <w:del w:id="457" w:author="Meryl Etman [2]" w:date="2023-02-08T18:26:00Z">
          <w:r w:rsidDel="00710452">
            <w:rPr>
              <w:rFonts w:ascii="Times New Roman" w:eastAsia="Times New Roman" w:hAnsi="Times New Roman" w:cs="David" w:hint="cs"/>
              <w:sz w:val="24"/>
              <w:szCs w:val="24"/>
              <w:rtl/>
              <w:lang w:eastAsia="he-IL"/>
            </w:rPr>
            <w:delText>עדכון מודל תלת מ</w:delText>
          </w:r>
          <w:r w:rsidRPr="006D2AE3" w:rsidDel="00710452">
            <w:rPr>
              <w:rFonts w:ascii="Times New Roman" w:eastAsia="Times New Roman" w:hAnsi="Times New Roman" w:cs="David" w:hint="cs"/>
              <w:sz w:val="24"/>
              <w:szCs w:val="24"/>
              <w:rtl/>
              <w:lang w:eastAsia="he-IL"/>
            </w:rPr>
            <w:delText>מדי לשלב סופי בהתאם לאלטרנטיבה שנבחרה בת</w:delText>
          </w:r>
          <w:r w:rsidDel="00710452">
            <w:rPr>
              <w:rFonts w:ascii="Times New Roman" w:eastAsia="Times New Roman" w:hAnsi="Times New Roman" w:cs="David" w:hint="cs"/>
              <w:sz w:val="24"/>
              <w:szCs w:val="24"/>
              <w:rtl/>
              <w:lang w:eastAsia="he-IL"/>
            </w:rPr>
            <w:delText>כנת</w:delText>
          </w:r>
          <w:r w:rsidRPr="006D2AE3" w:rsidDel="00710452">
            <w:rPr>
              <w:rFonts w:ascii="Times New Roman" w:eastAsia="Times New Roman" w:hAnsi="Times New Roman" w:cs="David" w:hint="cs"/>
              <w:sz w:val="24"/>
              <w:szCs w:val="24"/>
              <w:rtl/>
              <w:lang w:eastAsia="he-IL"/>
            </w:rPr>
            <w:delText xml:space="preserve"> </w:delText>
          </w:r>
          <w:r w:rsidRPr="006D2AE3" w:rsidDel="00710452">
            <w:rPr>
              <w:rFonts w:ascii="Times New Roman" w:eastAsia="Times New Roman" w:hAnsi="Times New Roman" w:cs="David"/>
              <w:sz w:val="24"/>
              <w:szCs w:val="24"/>
              <w:lang w:eastAsia="he-IL"/>
            </w:rPr>
            <w:delText>REVIT</w:delText>
          </w:r>
          <w:r w:rsidDel="00710452">
            <w:rPr>
              <w:rFonts w:ascii="Times New Roman" w:eastAsia="Times New Roman" w:hAnsi="Times New Roman" w:cs="David" w:hint="cs"/>
              <w:sz w:val="24"/>
              <w:szCs w:val="24"/>
              <w:rtl/>
              <w:lang w:eastAsia="he-IL"/>
            </w:rPr>
            <w:delText xml:space="preserve"> וב </w:delText>
          </w:r>
          <w:r w:rsidDel="00710452">
            <w:rPr>
              <w:rFonts w:ascii="Times New Roman" w:eastAsia="Times New Roman" w:hAnsi="Times New Roman" w:cs="David" w:hint="cs"/>
              <w:sz w:val="24"/>
              <w:szCs w:val="24"/>
              <w:lang w:eastAsia="he-IL"/>
            </w:rPr>
            <w:delText>BIM</w:delText>
          </w:r>
          <w:r w:rsidDel="00710452">
            <w:rPr>
              <w:rFonts w:ascii="Times New Roman" w:eastAsia="Times New Roman" w:hAnsi="Times New Roman" w:cs="David" w:hint="cs"/>
              <w:sz w:val="24"/>
              <w:szCs w:val="24"/>
              <w:rtl/>
              <w:lang w:eastAsia="he-IL"/>
            </w:rPr>
            <w:delText>, הכולל את ת</w:delText>
          </w:r>
          <w:r w:rsidRPr="006D2AE3" w:rsidDel="00710452">
            <w:rPr>
              <w:rFonts w:ascii="Times New Roman" w:eastAsia="Times New Roman" w:hAnsi="Times New Roman" w:cs="David" w:hint="cs"/>
              <w:sz w:val="24"/>
              <w:szCs w:val="24"/>
              <w:rtl/>
              <w:lang w:eastAsia="he-IL"/>
            </w:rPr>
            <w:delText>כניות האדריכלות, הקונסטרוקציה והמערכות האלקטרו-מכאניות הסופיות.</w:delText>
          </w:r>
        </w:del>
      </w:ins>
    </w:p>
    <w:p w14:paraId="3A3D81CF" w14:textId="269E1E9E" w:rsidR="00346281" w:rsidRPr="006D2AE3" w:rsidDel="00710452" w:rsidRDefault="00346281" w:rsidP="00346281">
      <w:pPr>
        <w:widowControl w:val="0"/>
        <w:numPr>
          <w:ilvl w:val="0"/>
          <w:numId w:val="12"/>
        </w:numPr>
        <w:spacing w:before="240" w:beforeAutospacing="0" w:after="0" w:afterAutospacing="0" w:line="240" w:lineRule="auto"/>
        <w:jc w:val="both"/>
        <w:rPr>
          <w:ins w:id="458" w:author="Meryl Etman" w:date="2022-12-18T11:45:00Z"/>
          <w:del w:id="459" w:author="Meryl Etman [2]" w:date="2023-02-08T18:26:00Z"/>
          <w:rFonts w:ascii="Times New Roman" w:eastAsia="Times New Roman" w:hAnsi="Times New Roman" w:cs="David"/>
          <w:sz w:val="24"/>
          <w:szCs w:val="24"/>
          <w:lang w:eastAsia="he-IL"/>
        </w:rPr>
      </w:pPr>
      <w:ins w:id="460" w:author="Meryl Etman" w:date="2022-12-18T11:45:00Z">
        <w:del w:id="461" w:author="Meryl Etman [2]" w:date="2023-02-08T18:26:00Z">
          <w:r w:rsidRPr="006D2AE3" w:rsidDel="00710452">
            <w:rPr>
              <w:rFonts w:ascii="Times New Roman" w:eastAsia="Times New Roman" w:hAnsi="Times New Roman" w:cs="David" w:hint="cs"/>
              <w:sz w:val="24"/>
              <w:szCs w:val="24"/>
              <w:rtl/>
              <w:lang w:eastAsia="he-IL"/>
            </w:rPr>
            <w:delText>מתן המלצות לאדריכל, לקונסטרוקטור ולמתכננים האלקטרו-מכאניים לתיאום המערכות למזמין ולמתכננים בכתב ו/או על ידי שרטוטים, חתכים כולל פתרון פרטים ייעודיים.</w:delText>
          </w:r>
        </w:del>
      </w:ins>
    </w:p>
    <w:p w14:paraId="64A9BF55" w14:textId="4AECB373" w:rsidR="00346281" w:rsidRPr="006D2AE3" w:rsidDel="00710452" w:rsidRDefault="00346281" w:rsidP="00346281">
      <w:pPr>
        <w:widowControl w:val="0"/>
        <w:numPr>
          <w:ilvl w:val="0"/>
          <w:numId w:val="12"/>
        </w:numPr>
        <w:spacing w:before="240" w:beforeAutospacing="0" w:after="0" w:afterAutospacing="0" w:line="240" w:lineRule="auto"/>
        <w:jc w:val="both"/>
        <w:rPr>
          <w:ins w:id="462" w:author="Meryl Etman" w:date="2022-12-18T11:45:00Z"/>
          <w:del w:id="463" w:author="Meryl Etman [2]" w:date="2023-02-08T18:26:00Z"/>
          <w:rFonts w:ascii="Times New Roman" w:eastAsia="Times New Roman" w:hAnsi="Times New Roman" w:cs="David"/>
          <w:sz w:val="24"/>
          <w:szCs w:val="24"/>
          <w:lang w:eastAsia="he-IL"/>
        </w:rPr>
      </w:pPr>
      <w:ins w:id="464" w:author="Meryl Etman" w:date="2022-12-18T11:45:00Z">
        <w:del w:id="465" w:author="Meryl Etman [2]" w:date="2023-02-08T18:26:00Z">
          <w:r w:rsidRPr="006D2AE3" w:rsidDel="00710452">
            <w:rPr>
              <w:rFonts w:ascii="Times New Roman" w:eastAsia="Times New Roman" w:hAnsi="Times New Roman" w:cs="David" w:hint="cs"/>
              <w:sz w:val="24"/>
              <w:szCs w:val="24"/>
              <w:rtl/>
              <w:lang w:eastAsia="he-IL"/>
            </w:rPr>
            <w:delText>ייעוץ לאדריכל, לקונסטרוקטור ולמתכננים האלקטרו-מכאניים להכנת</w:delText>
          </w:r>
          <w:r w:rsidDel="00710452">
            <w:rPr>
              <w:rFonts w:ascii="Times New Roman" w:eastAsia="Times New Roman" w:hAnsi="Times New Roman" w:cs="David"/>
              <w:sz w:val="24"/>
              <w:szCs w:val="24"/>
              <w:rtl/>
              <w:lang w:eastAsia="he-IL"/>
            </w:rPr>
            <w:delText xml:space="preserve"> ת</w:delText>
          </w:r>
          <w:r w:rsidRPr="006D2AE3" w:rsidDel="00710452">
            <w:rPr>
              <w:rFonts w:ascii="Times New Roman" w:eastAsia="Times New Roman" w:hAnsi="Times New Roman" w:cs="David"/>
              <w:sz w:val="24"/>
              <w:szCs w:val="24"/>
              <w:rtl/>
              <w:lang w:eastAsia="he-IL"/>
            </w:rPr>
            <w:delText>כניות לא</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שור סופי של המזמין לפני התחלת שלב תכניות עבודה.</w:delText>
          </w:r>
        </w:del>
      </w:ins>
    </w:p>
    <w:p w14:paraId="5F1E179D" w14:textId="5A6AABEB" w:rsidR="00346281" w:rsidRPr="006D2AE3" w:rsidDel="00710452" w:rsidRDefault="00346281" w:rsidP="00346281">
      <w:pPr>
        <w:widowControl w:val="0"/>
        <w:numPr>
          <w:ilvl w:val="0"/>
          <w:numId w:val="12"/>
        </w:numPr>
        <w:spacing w:before="240" w:beforeAutospacing="0" w:after="0" w:afterAutospacing="0" w:line="240" w:lineRule="auto"/>
        <w:jc w:val="both"/>
        <w:rPr>
          <w:ins w:id="466" w:author="Meryl Etman" w:date="2022-12-18T11:45:00Z"/>
          <w:del w:id="467" w:author="Meryl Etman [2]" w:date="2023-02-08T18:26:00Z"/>
          <w:rFonts w:ascii="Times New Roman" w:eastAsia="Times New Roman" w:hAnsi="Times New Roman" w:cs="David"/>
          <w:sz w:val="24"/>
          <w:szCs w:val="24"/>
          <w:rtl/>
          <w:lang w:eastAsia="he-IL"/>
        </w:rPr>
      </w:pPr>
      <w:ins w:id="468" w:author="Meryl Etman" w:date="2022-12-18T11:45:00Z">
        <w:del w:id="469" w:author="Meryl Etman [2]" w:date="2023-02-08T18:26:00Z">
          <w:r w:rsidRPr="006D2AE3" w:rsidDel="00710452">
            <w:rPr>
              <w:rFonts w:ascii="Times New Roman" w:eastAsia="Times New Roman" w:hAnsi="Times New Roman" w:cs="David" w:hint="cs"/>
              <w:sz w:val="24"/>
              <w:szCs w:val="24"/>
              <w:rtl/>
              <w:lang w:eastAsia="he-IL"/>
            </w:rPr>
            <w:delText xml:space="preserve">תיאום התכנון המוקדם מול כל </w:delText>
          </w:r>
        </w:del>
        <w:del w:id="470" w:author="Meryl Etman [2]" w:date="2023-02-08T17:46:00Z">
          <w:r w:rsidRPr="006D2AE3" w:rsidDel="00A44F14">
            <w:rPr>
              <w:rFonts w:ascii="Times New Roman" w:eastAsia="Times New Roman" w:hAnsi="Times New Roman" w:cs="David" w:hint="cs"/>
              <w:sz w:val="24"/>
              <w:szCs w:val="24"/>
              <w:rtl/>
              <w:lang w:eastAsia="he-IL"/>
            </w:rPr>
            <w:delText xml:space="preserve">רשויות התכנון והבניה, הרשויות הרלוונטיות וכל יתר </w:delText>
          </w:r>
        </w:del>
        <w:del w:id="471" w:author="Meryl Etman [2]" w:date="2023-02-08T18:26:00Z">
          <w:r w:rsidRPr="006D2AE3" w:rsidDel="00710452">
            <w:rPr>
              <w:rFonts w:ascii="Times New Roman" w:eastAsia="Times New Roman" w:hAnsi="Times New Roman" w:cs="David" w:hint="cs"/>
              <w:sz w:val="24"/>
              <w:szCs w:val="24"/>
              <w:rtl/>
              <w:lang w:eastAsia="he-IL"/>
            </w:rPr>
            <w:delText>הגורמים הנדרשים כהכנת רקע לתכנון היועץ ו</w:delText>
          </w:r>
          <w:r w:rsidRPr="006D2AE3" w:rsidDel="00710452">
            <w:rPr>
              <w:rFonts w:ascii="Times New Roman" w:eastAsia="Times New Roman" w:hAnsi="Times New Roman" w:cs="David"/>
              <w:sz w:val="24"/>
              <w:szCs w:val="24"/>
              <w:rtl/>
              <w:lang w:eastAsia="he-IL"/>
            </w:rPr>
            <w:delText>א</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שור התכנון הסופי של היועצים.</w:delText>
          </w:r>
        </w:del>
      </w:ins>
    </w:p>
    <w:p w14:paraId="207CC5EB" w14:textId="4952318F" w:rsidR="00346281" w:rsidRPr="006D2AE3" w:rsidDel="00710452" w:rsidRDefault="00346281" w:rsidP="00346281">
      <w:pPr>
        <w:widowControl w:val="0"/>
        <w:spacing w:before="0" w:beforeAutospacing="0" w:after="0" w:afterAutospacing="0" w:line="240" w:lineRule="auto"/>
        <w:ind w:left="720"/>
        <w:jc w:val="both"/>
        <w:rPr>
          <w:ins w:id="472" w:author="Meryl Etman" w:date="2022-12-18T11:45:00Z"/>
          <w:del w:id="473" w:author="Meryl Etman [2]" w:date="2023-02-08T18:26:00Z"/>
          <w:rFonts w:ascii="Times New Roman" w:eastAsia="Times New Roman" w:hAnsi="Times New Roman" w:cs="David"/>
          <w:sz w:val="24"/>
          <w:szCs w:val="24"/>
          <w:rtl/>
          <w:lang w:eastAsia="he-IL"/>
        </w:rPr>
      </w:pPr>
    </w:p>
    <w:p w14:paraId="6DC180B7" w14:textId="7A520060" w:rsidR="00346281" w:rsidRPr="006D2AE3" w:rsidDel="00710452" w:rsidRDefault="00346281" w:rsidP="00346281">
      <w:pPr>
        <w:widowControl w:val="0"/>
        <w:numPr>
          <w:ilvl w:val="0"/>
          <w:numId w:val="12"/>
        </w:numPr>
        <w:spacing w:before="0" w:beforeAutospacing="0" w:after="0" w:afterAutospacing="0" w:line="240" w:lineRule="auto"/>
        <w:jc w:val="both"/>
        <w:rPr>
          <w:ins w:id="474" w:author="Meryl Etman" w:date="2022-12-18T11:45:00Z"/>
          <w:del w:id="475" w:author="Meryl Etman [2]" w:date="2023-02-08T18:26:00Z"/>
          <w:rFonts w:ascii="Times New Roman" w:eastAsia="Times New Roman" w:hAnsi="Times New Roman" w:cs="David"/>
          <w:sz w:val="24"/>
          <w:szCs w:val="24"/>
          <w:lang w:eastAsia="he-IL"/>
        </w:rPr>
      </w:pPr>
      <w:ins w:id="476" w:author="Meryl Etman" w:date="2022-12-18T11:45:00Z">
        <w:del w:id="477" w:author="Meryl Etman [2]" w:date="2023-02-08T18:26:00Z">
          <w:r w:rsidRPr="006D2AE3" w:rsidDel="00710452">
            <w:rPr>
              <w:rFonts w:ascii="Times New Roman" w:eastAsia="Times New Roman" w:hAnsi="Times New Roman" w:cs="David"/>
              <w:sz w:val="24"/>
              <w:szCs w:val="24"/>
              <w:rtl/>
              <w:lang w:eastAsia="he-IL"/>
            </w:rPr>
            <w:delText>כל יתר הדרוש לתכנון סופי.</w:delText>
          </w:r>
        </w:del>
      </w:ins>
    </w:p>
    <w:p w14:paraId="3373DD19" w14:textId="36E5694C" w:rsidR="00346281" w:rsidDel="00710452" w:rsidRDefault="00346281" w:rsidP="00346281">
      <w:pPr>
        <w:widowControl w:val="0"/>
        <w:spacing w:before="0" w:beforeAutospacing="0" w:after="0" w:afterAutospacing="0" w:line="240" w:lineRule="auto"/>
        <w:ind w:left="720"/>
        <w:jc w:val="both"/>
        <w:rPr>
          <w:ins w:id="478" w:author="Meryl Etman" w:date="2022-12-18T11:45:00Z"/>
          <w:del w:id="479" w:author="Meryl Etman [2]" w:date="2023-02-08T18:26:00Z"/>
          <w:rFonts w:ascii="Times New Roman" w:eastAsia="Times New Roman" w:hAnsi="Times New Roman" w:cs="David"/>
          <w:sz w:val="24"/>
          <w:szCs w:val="24"/>
          <w:rtl/>
          <w:lang w:eastAsia="he-IL"/>
        </w:rPr>
      </w:pPr>
    </w:p>
    <w:p w14:paraId="7EF5E238" w14:textId="1A055D5B" w:rsidR="00346281" w:rsidRPr="006D2AE3" w:rsidDel="00710452" w:rsidRDefault="00346281" w:rsidP="00346281">
      <w:pPr>
        <w:widowControl w:val="0"/>
        <w:spacing w:before="0" w:beforeAutospacing="0" w:after="0" w:afterAutospacing="0" w:line="240" w:lineRule="auto"/>
        <w:ind w:left="720"/>
        <w:jc w:val="both"/>
        <w:rPr>
          <w:ins w:id="480" w:author="Meryl Etman" w:date="2022-12-18T11:45:00Z"/>
          <w:del w:id="481" w:author="Meryl Etman [2]" w:date="2023-02-08T18:26:00Z"/>
          <w:rFonts w:ascii="Times New Roman" w:eastAsia="Times New Roman" w:hAnsi="Times New Roman" w:cs="David"/>
          <w:sz w:val="24"/>
          <w:szCs w:val="24"/>
          <w:rtl/>
          <w:lang w:eastAsia="he-IL"/>
        </w:rPr>
      </w:pPr>
    </w:p>
    <w:p w14:paraId="39F46BE4" w14:textId="5ADB303E" w:rsidR="00346281" w:rsidRPr="006D2AE3" w:rsidDel="00710452" w:rsidRDefault="00346281" w:rsidP="00346281">
      <w:pPr>
        <w:widowControl w:val="0"/>
        <w:spacing w:before="0" w:beforeAutospacing="0" w:after="0" w:afterAutospacing="0" w:line="240" w:lineRule="auto"/>
        <w:ind w:left="720"/>
        <w:jc w:val="both"/>
        <w:rPr>
          <w:ins w:id="482" w:author="Meryl Etman" w:date="2022-12-18T11:45:00Z"/>
          <w:del w:id="483" w:author="Meryl Etman [2]" w:date="2023-02-08T18:26:00Z"/>
          <w:rFonts w:ascii="Times New Roman" w:eastAsia="Times New Roman" w:hAnsi="Times New Roman" w:cs="David"/>
          <w:sz w:val="24"/>
          <w:szCs w:val="24"/>
          <w:rtl/>
          <w:lang w:eastAsia="he-IL"/>
        </w:rPr>
      </w:pPr>
    </w:p>
    <w:p w14:paraId="70DBD2E1" w14:textId="4AA4C7D5" w:rsidR="00346281" w:rsidRPr="006D2AE3" w:rsidDel="00710452" w:rsidRDefault="00346281" w:rsidP="00346281">
      <w:pPr>
        <w:widowControl w:val="0"/>
        <w:spacing w:before="0" w:beforeAutospacing="0" w:after="0" w:afterAutospacing="0" w:line="240" w:lineRule="auto"/>
        <w:ind w:left="720"/>
        <w:jc w:val="both"/>
        <w:rPr>
          <w:ins w:id="484" w:author="Meryl Etman" w:date="2022-12-18T11:45:00Z"/>
          <w:del w:id="485" w:author="Meryl Etman [2]" w:date="2023-02-08T18:26:00Z"/>
          <w:rFonts w:ascii="Times New Roman" w:eastAsia="Times New Roman" w:hAnsi="Times New Roman" w:cs="David"/>
          <w:sz w:val="24"/>
          <w:szCs w:val="24"/>
          <w:rtl/>
          <w:lang w:eastAsia="he-IL"/>
        </w:rPr>
      </w:pPr>
      <w:ins w:id="486" w:author="Meryl Etman" w:date="2022-12-18T11:45:00Z">
        <w:del w:id="487" w:author="Meryl Etman [2]" w:date="2023-02-08T18:26:00Z">
          <w:r w:rsidRPr="006D2AE3" w:rsidDel="00710452">
            <w:rPr>
              <w:rFonts w:ascii="Times New Roman" w:eastAsia="Times New Roman" w:hAnsi="Times New Roman" w:cs="David"/>
              <w:sz w:val="24"/>
              <w:szCs w:val="24"/>
              <w:rtl/>
              <w:lang w:eastAsia="he-IL"/>
            </w:rPr>
            <w:delText>3.3</w:delText>
          </w:r>
          <w:r w:rsidRPr="006D2AE3" w:rsidDel="00710452">
            <w:rPr>
              <w:rFonts w:ascii="Times New Roman" w:eastAsia="Times New Roman" w:hAnsi="Times New Roman" w:cs="David"/>
              <w:sz w:val="24"/>
              <w:szCs w:val="24"/>
              <w:rtl/>
              <w:lang w:eastAsia="he-IL"/>
            </w:rPr>
            <w:tab/>
          </w:r>
          <w:r w:rsidRPr="006D2AE3" w:rsidDel="00710452">
            <w:rPr>
              <w:rFonts w:ascii="Times New Roman" w:eastAsia="Times New Roman" w:hAnsi="Times New Roman" w:cs="David"/>
              <w:sz w:val="24"/>
              <w:szCs w:val="24"/>
              <w:u w:val="single"/>
              <w:rtl/>
              <w:lang w:eastAsia="he-IL"/>
            </w:rPr>
            <w:delText>תכנון מפורט</w:delText>
          </w:r>
          <w:r w:rsidRPr="006D2AE3" w:rsidDel="00710452">
            <w:rPr>
              <w:rFonts w:ascii="Times New Roman" w:eastAsia="Times New Roman" w:hAnsi="Times New Roman" w:cs="David"/>
              <w:sz w:val="24"/>
              <w:szCs w:val="24"/>
              <w:rtl/>
              <w:lang w:eastAsia="he-IL"/>
            </w:rPr>
            <w:delText>:</w:delText>
          </w:r>
        </w:del>
      </w:ins>
    </w:p>
    <w:p w14:paraId="3C3605C3" w14:textId="2E930AF9" w:rsidR="00346281" w:rsidRPr="006D2AE3" w:rsidDel="00710452" w:rsidRDefault="00346281" w:rsidP="00346281">
      <w:pPr>
        <w:widowControl w:val="0"/>
        <w:spacing w:before="0" w:beforeAutospacing="0" w:after="0" w:afterAutospacing="0" w:line="240" w:lineRule="auto"/>
        <w:ind w:left="720"/>
        <w:jc w:val="both"/>
        <w:rPr>
          <w:ins w:id="488" w:author="Meryl Etman" w:date="2022-12-18T11:45:00Z"/>
          <w:del w:id="489" w:author="Meryl Etman [2]" w:date="2023-02-08T18:26:00Z"/>
          <w:rFonts w:ascii="Times New Roman" w:eastAsia="Times New Roman" w:hAnsi="Times New Roman" w:cs="David"/>
          <w:sz w:val="24"/>
          <w:szCs w:val="24"/>
          <w:rtl/>
          <w:lang w:eastAsia="he-IL"/>
        </w:rPr>
      </w:pPr>
    </w:p>
    <w:p w14:paraId="7F87E5C6" w14:textId="322300A2" w:rsidR="00346281" w:rsidRPr="006D2AE3" w:rsidDel="00710452" w:rsidRDefault="00346281" w:rsidP="00346281">
      <w:pPr>
        <w:widowControl w:val="0"/>
        <w:numPr>
          <w:ilvl w:val="0"/>
          <w:numId w:val="13"/>
        </w:numPr>
        <w:spacing w:before="0" w:beforeAutospacing="0" w:after="0" w:afterAutospacing="0" w:line="240" w:lineRule="auto"/>
        <w:jc w:val="both"/>
        <w:rPr>
          <w:ins w:id="490" w:author="Meryl Etman" w:date="2022-12-18T11:45:00Z"/>
          <w:del w:id="491" w:author="Meryl Etman [2]" w:date="2023-02-08T18:26:00Z"/>
          <w:rFonts w:ascii="Times New Roman" w:eastAsia="Times New Roman" w:hAnsi="Times New Roman" w:cs="David"/>
          <w:sz w:val="24"/>
          <w:szCs w:val="24"/>
          <w:rtl/>
          <w:lang w:eastAsia="he-IL"/>
        </w:rPr>
      </w:pPr>
      <w:ins w:id="492" w:author="Meryl Etman" w:date="2022-12-18T11:45:00Z">
        <w:del w:id="493" w:author="Meryl Etman [2]" w:date="2023-02-08T18:26:00Z">
          <w:r w:rsidRPr="006D2AE3" w:rsidDel="00710452">
            <w:rPr>
              <w:rFonts w:ascii="Times New Roman" w:eastAsia="Times New Roman" w:hAnsi="Times New Roman" w:cs="David"/>
              <w:sz w:val="24"/>
              <w:szCs w:val="24"/>
              <w:rtl/>
              <w:lang w:eastAsia="he-IL"/>
            </w:rPr>
            <w:delText xml:space="preserve">קבלה וקליטת תכניות </w:delText>
          </w:r>
          <w:r w:rsidRPr="006D2AE3" w:rsidDel="00710452">
            <w:rPr>
              <w:rFonts w:ascii="Times New Roman" w:eastAsia="Times New Roman" w:hAnsi="Times New Roman" w:cs="David" w:hint="cs"/>
              <w:sz w:val="24"/>
              <w:szCs w:val="24"/>
              <w:rtl/>
              <w:lang w:eastAsia="he-IL"/>
            </w:rPr>
            <w:delText>ממוחשבות של ה</w:delText>
          </w:r>
          <w:r w:rsidRPr="006D2AE3" w:rsidDel="00710452">
            <w:rPr>
              <w:rFonts w:ascii="Times New Roman" w:eastAsia="Times New Roman" w:hAnsi="Times New Roman" w:cs="David"/>
              <w:sz w:val="24"/>
              <w:szCs w:val="24"/>
              <w:rtl/>
              <w:lang w:eastAsia="he-IL"/>
            </w:rPr>
            <w:delText xml:space="preserve">אדריכל, </w:delText>
          </w:r>
          <w:r w:rsidRPr="006D2AE3" w:rsidDel="00710452">
            <w:rPr>
              <w:rFonts w:ascii="Times New Roman" w:eastAsia="Times New Roman" w:hAnsi="Times New Roman" w:cs="David" w:hint="cs"/>
              <w:sz w:val="24"/>
              <w:szCs w:val="24"/>
              <w:rtl/>
              <w:lang w:eastAsia="he-IL"/>
            </w:rPr>
            <w:delText>ה</w:delText>
          </w:r>
          <w:r w:rsidRPr="006D2AE3" w:rsidDel="00710452">
            <w:rPr>
              <w:rFonts w:ascii="Times New Roman" w:eastAsia="Times New Roman" w:hAnsi="Times New Roman" w:cs="David"/>
              <w:sz w:val="24"/>
              <w:szCs w:val="24"/>
              <w:rtl/>
              <w:lang w:eastAsia="he-IL"/>
            </w:rPr>
            <w:delText>קונסטרוקטור ו</w:delText>
          </w:r>
          <w:r w:rsidRPr="006D2AE3" w:rsidDel="00710452">
            <w:rPr>
              <w:rFonts w:ascii="Times New Roman" w:eastAsia="Times New Roman" w:hAnsi="Times New Roman" w:cs="David" w:hint="cs"/>
              <w:sz w:val="24"/>
              <w:szCs w:val="24"/>
              <w:rtl/>
              <w:lang w:eastAsia="he-IL"/>
            </w:rPr>
            <w:delText>ה</w:delText>
          </w:r>
          <w:r w:rsidRPr="006D2AE3" w:rsidDel="00710452">
            <w:rPr>
              <w:rFonts w:ascii="Times New Roman" w:eastAsia="Times New Roman" w:hAnsi="Times New Roman" w:cs="David"/>
              <w:sz w:val="24"/>
              <w:szCs w:val="24"/>
              <w:rtl/>
              <w:lang w:eastAsia="he-IL"/>
            </w:rPr>
            <w:delText>מתכננים האלקטרו-מכאניים</w:delText>
          </w:r>
          <w:r w:rsidRPr="006D2AE3" w:rsidDel="00710452">
            <w:rPr>
              <w:rFonts w:ascii="Times New Roman" w:eastAsia="Times New Roman" w:hAnsi="Times New Roman" w:cs="David" w:hint="cs"/>
              <w:sz w:val="24"/>
              <w:szCs w:val="24"/>
              <w:rtl/>
              <w:lang w:eastAsia="he-IL"/>
            </w:rPr>
            <w:delText>.</w:delText>
          </w:r>
        </w:del>
      </w:ins>
    </w:p>
    <w:p w14:paraId="1B86D844" w14:textId="03DC1395" w:rsidR="00346281" w:rsidRPr="006D2AE3" w:rsidDel="00710452" w:rsidRDefault="00346281" w:rsidP="00346281">
      <w:pPr>
        <w:widowControl w:val="0"/>
        <w:spacing w:before="0" w:beforeAutospacing="0" w:after="0" w:afterAutospacing="0" w:line="240" w:lineRule="auto"/>
        <w:ind w:left="2160"/>
        <w:jc w:val="both"/>
        <w:rPr>
          <w:ins w:id="494" w:author="Meryl Etman" w:date="2022-12-18T11:45:00Z"/>
          <w:del w:id="495" w:author="Meryl Etman [2]" w:date="2023-02-08T18:26:00Z"/>
          <w:rFonts w:ascii="Times New Roman" w:eastAsia="Times New Roman" w:hAnsi="Times New Roman" w:cs="David"/>
          <w:sz w:val="24"/>
          <w:szCs w:val="24"/>
          <w:rtl/>
          <w:lang w:eastAsia="he-IL"/>
        </w:rPr>
      </w:pPr>
    </w:p>
    <w:p w14:paraId="1F235B95" w14:textId="161D9BE8" w:rsidR="00346281" w:rsidRPr="006D2AE3" w:rsidDel="00710452" w:rsidRDefault="00346281" w:rsidP="00346281">
      <w:pPr>
        <w:widowControl w:val="0"/>
        <w:numPr>
          <w:ilvl w:val="0"/>
          <w:numId w:val="12"/>
        </w:numPr>
        <w:spacing w:before="0" w:beforeAutospacing="0" w:after="0" w:afterAutospacing="0" w:line="240" w:lineRule="auto"/>
        <w:jc w:val="both"/>
        <w:rPr>
          <w:ins w:id="496" w:author="Meryl Etman" w:date="2022-12-18T11:45:00Z"/>
          <w:del w:id="497" w:author="Meryl Etman [2]" w:date="2023-02-08T18:26:00Z"/>
          <w:rFonts w:ascii="Times New Roman" w:eastAsia="Times New Roman" w:hAnsi="Times New Roman" w:cs="David"/>
          <w:sz w:val="24"/>
          <w:szCs w:val="24"/>
          <w:lang w:eastAsia="he-IL"/>
        </w:rPr>
      </w:pPr>
      <w:ins w:id="498" w:author="Meryl Etman" w:date="2022-12-18T11:45:00Z">
        <w:del w:id="499" w:author="Meryl Etman [2]" w:date="2023-02-08T18:26:00Z">
          <w:r w:rsidDel="00710452">
            <w:rPr>
              <w:rFonts w:ascii="Times New Roman" w:eastAsia="Times New Roman" w:hAnsi="Times New Roman" w:cs="David" w:hint="cs"/>
              <w:sz w:val="24"/>
              <w:szCs w:val="24"/>
              <w:rtl/>
              <w:lang w:eastAsia="he-IL"/>
            </w:rPr>
            <w:delText>עדכון מודל תלת מ</w:delText>
          </w:r>
          <w:r w:rsidRPr="006D2AE3" w:rsidDel="00710452">
            <w:rPr>
              <w:rFonts w:ascii="Times New Roman" w:eastAsia="Times New Roman" w:hAnsi="Times New Roman" w:cs="David" w:hint="cs"/>
              <w:sz w:val="24"/>
              <w:szCs w:val="24"/>
              <w:rtl/>
              <w:lang w:eastAsia="he-IL"/>
            </w:rPr>
            <w:delText xml:space="preserve">מדי לשלב מפורט לביצוע בתוכנית </w:delText>
          </w:r>
          <w:r w:rsidRPr="006D2AE3" w:rsidDel="00710452">
            <w:rPr>
              <w:rFonts w:ascii="Times New Roman" w:eastAsia="Times New Roman" w:hAnsi="Times New Roman" w:cs="David"/>
              <w:sz w:val="24"/>
              <w:szCs w:val="24"/>
              <w:lang w:eastAsia="he-IL"/>
            </w:rPr>
            <w:delText>REVIT</w:delText>
          </w:r>
          <w:r w:rsidDel="00710452">
            <w:rPr>
              <w:rFonts w:ascii="Times New Roman" w:eastAsia="Times New Roman" w:hAnsi="Times New Roman" w:cs="David" w:hint="cs"/>
              <w:sz w:val="24"/>
              <w:szCs w:val="24"/>
              <w:rtl/>
              <w:lang w:eastAsia="he-IL"/>
            </w:rPr>
            <w:delText xml:space="preserve"> וב </w:delText>
          </w:r>
          <w:r w:rsidDel="00710452">
            <w:rPr>
              <w:rFonts w:ascii="Times New Roman" w:eastAsia="Times New Roman" w:hAnsi="Times New Roman" w:cs="David" w:hint="cs"/>
              <w:sz w:val="24"/>
              <w:szCs w:val="24"/>
              <w:lang w:eastAsia="he-IL"/>
            </w:rPr>
            <w:delText>BIM</w:delText>
          </w:r>
          <w:r w:rsidDel="00710452">
            <w:rPr>
              <w:rFonts w:ascii="Times New Roman" w:eastAsia="Times New Roman" w:hAnsi="Times New Roman" w:cs="David" w:hint="cs"/>
              <w:sz w:val="24"/>
              <w:szCs w:val="24"/>
              <w:rtl/>
              <w:lang w:eastAsia="he-IL"/>
            </w:rPr>
            <w:delText>, הכולל את ת</w:delText>
          </w:r>
          <w:r w:rsidRPr="006D2AE3" w:rsidDel="00710452">
            <w:rPr>
              <w:rFonts w:ascii="Times New Roman" w:eastAsia="Times New Roman" w:hAnsi="Times New Roman" w:cs="David" w:hint="cs"/>
              <w:sz w:val="24"/>
              <w:szCs w:val="24"/>
              <w:rtl/>
              <w:lang w:eastAsia="he-IL"/>
            </w:rPr>
            <w:delText>כניות האדריכלות, הקונסטרוקציה והמערכות האלקטרו-מכאניות המפורטות לביצוע.</w:delText>
          </w:r>
        </w:del>
      </w:ins>
    </w:p>
    <w:p w14:paraId="2A7D236B" w14:textId="08F2DE5D" w:rsidR="00346281" w:rsidRPr="006D2AE3" w:rsidDel="00710452" w:rsidRDefault="00346281" w:rsidP="00346281">
      <w:pPr>
        <w:widowControl w:val="0"/>
        <w:bidi w:val="0"/>
        <w:spacing w:before="0" w:beforeAutospacing="0" w:after="0" w:afterAutospacing="0" w:line="240" w:lineRule="auto"/>
        <w:ind w:left="720"/>
        <w:rPr>
          <w:ins w:id="500" w:author="Meryl Etman" w:date="2022-12-18T11:45:00Z"/>
          <w:del w:id="501" w:author="Meryl Etman [2]" w:date="2023-02-08T18:26:00Z"/>
          <w:rFonts w:ascii="Times New Roman" w:eastAsia="Times New Roman" w:hAnsi="Times New Roman" w:cs="David"/>
          <w:sz w:val="24"/>
          <w:szCs w:val="24"/>
          <w:rtl/>
          <w:lang w:eastAsia="he-IL"/>
        </w:rPr>
      </w:pPr>
    </w:p>
    <w:p w14:paraId="1DC493DE" w14:textId="683F7B6A" w:rsidR="00346281" w:rsidRPr="006D2AE3" w:rsidDel="00710452" w:rsidRDefault="00346281" w:rsidP="00346281">
      <w:pPr>
        <w:widowControl w:val="0"/>
        <w:numPr>
          <w:ilvl w:val="0"/>
          <w:numId w:val="13"/>
        </w:numPr>
        <w:spacing w:before="0" w:beforeAutospacing="0" w:after="0" w:afterAutospacing="0" w:line="240" w:lineRule="auto"/>
        <w:jc w:val="both"/>
        <w:rPr>
          <w:ins w:id="502" w:author="Meryl Etman" w:date="2022-12-18T11:45:00Z"/>
          <w:del w:id="503" w:author="Meryl Etman [2]" w:date="2023-02-08T18:26:00Z"/>
          <w:rFonts w:ascii="Times New Roman" w:eastAsia="Times New Roman" w:hAnsi="Times New Roman" w:cs="David"/>
          <w:sz w:val="24"/>
          <w:szCs w:val="24"/>
          <w:rtl/>
          <w:lang w:eastAsia="he-IL"/>
        </w:rPr>
      </w:pPr>
      <w:ins w:id="504" w:author="Meryl Etman" w:date="2022-12-18T11:45:00Z">
        <w:del w:id="505" w:author="Meryl Etman [2]" w:date="2023-02-08T18:26:00Z">
          <w:r w:rsidRPr="006D2AE3" w:rsidDel="00710452">
            <w:rPr>
              <w:rFonts w:ascii="Times New Roman" w:eastAsia="Times New Roman" w:hAnsi="Times New Roman" w:cs="David" w:hint="cs"/>
              <w:sz w:val="24"/>
              <w:szCs w:val="24"/>
              <w:rtl/>
              <w:lang w:eastAsia="he-IL"/>
            </w:rPr>
            <w:delText>הפקת</w:delText>
          </w:r>
          <w:r w:rsidRPr="006D2AE3" w:rsidDel="00710452">
            <w:rPr>
              <w:rFonts w:ascii="Times New Roman" w:eastAsia="Times New Roman" w:hAnsi="Times New Roman" w:cs="David"/>
              <w:sz w:val="24"/>
              <w:szCs w:val="24"/>
              <w:rtl/>
              <w:lang w:eastAsia="he-IL"/>
            </w:rPr>
            <w:delText xml:space="preserve"> תכניות </w:delText>
          </w:r>
          <w:r w:rsidRPr="006D2AE3" w:rsidDel="00710452">
            <w:rPr>
              <w:rFonts w:ascii="Times New Roman" w:eastAsia="Times New Roman" w:hAnsi="Times New Roman" w:cs="David" w:hint="cs"/>
              <w:sz w:val="24"/>
              <w:szCs w:val="24"/>
              <w:rtl/>
              <w:lang w:eastAsia="he-IL"/>
            </w:rPr>
            <w:delText>תיאום מערכות</w:delText>
          </w:r>
          <w:r w:rsidRPr="006D2AE3" w:rsidDel="00710452">
            <w:rPr>
              <w:rFonts w:ascii="Times New Roman" w:eastAsia="Times New Roman" w:hAnsi="Times New Roman" w:cs="David"/>
              <w:sz w:val="24"/>
              <w:szCs w:val="24"/>
              <w:rtl/>
              <w:lang w:eastAsia="he-IL"/>
            </w:rPr>
            <w:delText xml:space="preserve"> ממוחשבות</w:delText>
          </w:r>
          <w:r w:rsidRPr="006D2AE3" w:rsidDel="00710452">
            <w:rPr>
              <w:rFonts w:ascii="Times New Roman" w:eastAsia="Times New Roman" w:hAnsi="Times New Roman" w:cs="David" w:hint="cs"/>
              <w:sz w:val="24"/>
              <w:szCs w:val="24"/>
              <w:rtl/>
              <w:lang w:eastAsia="he-IL"/>
            </w:rPr>
            <w:delText xml:space="preserve"> הנ</w:delText>
          </w:r>
          <w:r w:rsidDel="00710452">
            <w:rPr>
              <w:rFonts w:ascii="Times New Roman" w:eastAsia="Times New Roman" w:hAnsi="Times New Roman" w:cs="David" w:hint="cs"/>
              <w:sz w:val="24"/>
              <w:szCs w:val="24"/>
              <w:rtl/>
              <w:lang w:eastAsia="he-IL"/>
            </w:rPr>
            <w:delText>גזרות מתוך המודל התלת מ</w:delText>
          </w:r>
          <w:r w:rsidRPr="006D2AE3" w:rsidDel="00710452">
            <w:rPr>
              <w:rFonts w:ascii="Times New Roman" w:eastAsia="Times New Roman" w:hAnsi="Times New Roman" w:cs="David" w:hint="cs"/>
              <w:sz w:val="24"/>
              <w:szCs w:val="24"/>
              <w:rtl/>
              <w:lang w:eastAsia="he-IL"/>
            </w:rPr>
            <w:delText>מדי</w:delText>
          </w:r>
          <w:r w:rsidRPr="006D2AE3" w:rsidDel="00710452">
            <w:rPr>
              <w:rFonts w:ascii="Times New Roman" w:eastAsia="Times New Roman" w:hAnsi="Times New Roman" w:cs="David"/>
              <w:sz w:val="24"/>
              <w:szCs w:val="24"/>
              <w:rtl/>
              <w:lang w:eastAsia="he-IL"/>
            </w:rPr>
            <w:delText xml:space="preserve"> והצעת פתרונות טכניים של שילוב מערכות בצמתים בעייתיים, תוך התחשבות במגבלות אדריכליות וקונסטרוקטיביות</w:delText>
          </w:r>
          <w:r w:rsidRPr="006D2AE3" w:rsidDel="00710452">
            <w:rPr>
              <w:rFonts w:ascii="Times New Roman" w:eastAsia="Times New Roman" w:hAnsi="Times New Roman" w:cs="David" w:hint="cs"/>
              <w:sz w:val="24"/>
              <w:szCs w:val="24"/>
              <w:rtl/>
              <w:lang w:eastAsia="he-IL"/>
            </w:rPr>
            <w:delText>.</w:delText>
          </w:r>
        </w:del>
      </w:ins>
    </w:p>
    <w:p w14:paraId="196976E1" w14:textId="666E8233" w:rsidR="00346281" w:rsidRPr="006D2AE3" w:rsidDel="00710452" w:rsidRDefault="00346281" w:rsidP="00346281">
      <w:pPr>
        <w:widowControl w:val="0"/>
        <w:spacing w:before="0" w:beforeAutospacing="0" w:after="0" w:afterAutospacing="0" w:line="240" w:lineRule="auto"/>
        <w:ind w:left="2160"/>
        <w:jc w:val="both"/>
        <w:rPr>
          <w:ins w:id="506" w:author="Meryl Etman" w:date="2022-12-18T11:45:00Z"/>
          <w:del w:id="507" w:author="Meryl Etman [2]" w:date="2023-02-08T18:26:00Z"/>
          <w:rFonts w:ascii="Times New Roman" w:eastAsia="Times New Roman" w:hAnsi="Times New Roman" w:cs="David"/>
          <w:sz w:val="24"/>
          <w:szCs w:val="24"/>
          <w:rtl/>
          <w:lang w:eastAsia="he-IL"/>
        </w:rPr>
      </w:pPr>
    </w:p>
    <w:p w14:paraId="7E02574C" w14:textId="27102CF1" w:rsidR="00346281" w:rsidRPr="006D2AE3" w:rsidDel="00710452" w:rsidRDefault="00346281" w:rsidP="00346281">
      <w:pPr>
        <w:widowControl w:val="0"/>
        <w:numPr>
          <w:ilvl w:val="0"/>
          <w:numId w:val="13"/>
        </w:numPr>
        <w:spacing w:before="0" w:beforeAutospacing="0" w:after="0" w:afterAutospacing="0" w:line="240" w:lineRule="auto"/>
        <w:jc w:val="both"/>
        <w:rPr>
          <w:ins w:id="508" w:author="Meryl Etman" w:date="2022-12-18T11:45:00Z"/>
          <w:del w:id="509" w:author="Meryl Etman [2]" w:date="2023-02-08T18:26:00Z"/>
          <w:rFonts w:ascii="Times New Roman" w:eastAsia="Times New Roman" w:hAnsi="Times New Roman" w:cs="David"/>
          <w:sz w:val="24"/>
          <w:szCs w:val="24"/>
          <w:rtl/>
          <w:lang w:eastAsia="he-IL"/>
        </w:rPr>
      </w:pPr>
      <w:ins w:id="510" w:author="Meryl Etman" w:date="2022-12-18T11:45:00Z">
        <w:del w:id="511" w:author="Meryl Etman [2]" w:date="2023-02-08T18:26:00Z">
          <w:r w:rsidRPr="006D2AE3" w:rsidDel="00710452">
            <w:rPr>
              <w:rFonts w:ascii="Times New Roman" w:eastAsia="Times New Roman" w:hAnsi="Times New Roman" w:cs="David"/>
              <w:sz w:val="24"/>
              <w:szCs w:val="24"/>
              <w:rtl/>
              <w:lang w:eastAsia="he-IL"/>
            </w:rPr>
            <w:delText xml:space="preserve">הכנת חתכים </w:delText>
          </w:r>
          <w:r w:rsidRPr="006D2AE3" w:rsidDel="00710452">
            <w:rPr>
              <w:rFonts w:ascii="Times New Roman" w:eastAsia="Times New Roman" w:hAnsi="Times New Roman" w:cs="David" w:hint="cs"/>
              <w:sz w:val="24"/>
              <w:szCs w:val="24"/>
              <w:rtl/>
              <w:lang w:eastAsia="he-IL"/>
            </w:rPr>
            <w:delText>וורטיקליי</w:delText>
          </w:r>
          <w:r w:rsidRPr="006D2AE3" w:rsidDel="00710452">
            <w:rPr>
              <w:rFonts w:ascii="Times New Roman" w:eastAsia="Times New Roman" w:hAnsi="Times New Roman" w:cs="David" w:hint="eastAsia"/>
              <w:sz w:val="24"/>
              <w:szCs w:val="24"/>
              <w:rtl/>
              <w:lang w:eastAsia="he-IL"/>
            </w:rPr>
            <w:delText>ם</w:delText>
          </w:r>
          <w:r w:rsidRPr="006D2AE3" w:rsidDel="00710452">
            <w:rPr>
              <w:rFonts w:ascii="Times New Roman" w:eastAsia="Times New Roman" w:hAnsi="Times New Roman" w:cs="David"/>
              <w:sz w:val="24"/>
              <w:szCs w:val="24"/>
              <w:rtl/>
              <w:lang w:eastAsia="he-IL"/>
            </w:rPr>
            <w:delText xml:space="preserve"> למעבר מערכות במקומות בעייתיים וטיפוסיים</w:delText>
          </w:r>
          <w:r w:rsidRPr="006D2AE3" w:rsidDel="00710452">
            <w:rPr>
              <w:rFonts w:ascii="Times New Roman" w:eastAsia="Times New Roman" w:hAnsi="Times New Roman" w:cs="David" w:hint="cs"/>
              <w:sz w:val="24"/>
              <w:szCs w:val="24"/>
              <w:rtl/>
              <w:lang w:eastAsia="he-IL"/>
            </w:rPr>
            <w:delText>.</w:delText>
          </w:r>
        </w:del>
      </w:ins>
    </w:p>
    <w:p w14:paraId="3ADBFC57" w14:textId="3298DF76" w:rsidR="00346281" w:rsidRPr="006D2AE3" w:rsidDel="00710452" w:rsidRDefault="00346281" w:rsidP="00346281">
      <w:pPr>
        <w:widowControl w:val="0"/>
        <w:spacing w:before="0" w:beforeAutospacing="0" w:after="0" w:afterAutospacing="0" w:line="240" w:lineRule="auto"/>
        <w:ind w:left="2160"/>
        <w:jc w:val="both"/>
        <w:rPr>
          <w:ins w:id="512" w:author="Meryl Etman" w:date="2022-12-18T11:45:00Z"/>
          <w:del w:id="513" w:author="Meryl Etman [2]" w:date="2023-02-08T18:26:00Z"/>
          <w:rFonts w:ascii="Times New Roman" w:eastAsia="Times New Roman" w:hAnsi="Times New Roman" w:cs="David"/>
          <w:sz w:val="24"/>
          <w:szCs w:val="24"/>
          <w:lang w:eastAsia="he-IL"/>
        </w:rPr>
      </w:pPr>
    </w:p>
    <w:p w14:paraId="246C67A7" w14:textId="1F6EF337" w:rsidR="00346281" w:rsidRPr="006D2AE3" w:rsidDel="00710452" w:rsidRDefault="00346281" w:rsidP="00346281">
      <w:pPr>
        <w:widowControl w:val="0"/>
        <w:numPr>
          <w:ilvl w:val="0"/>
          <w:numId w:val="13"/>
        </w:numPr>
        <w:spacing w:before="0" w:beforeAutospacing="0" w:after="0" w:afterAutospacing="0" w:line="240" w:lineRule="auto"/>
        <w:jc w:val="both"/>
        <w:rPr>
          <w:ins w:id="514" w:author="Meryl Etman" w:date="2022-12-18T11:45:00Z"/>
          <w:del w:id="515" w:author="Meryl Etman [2]" w:date="2023-02-08T18:26:00Z"/>
          <w:rFonts w:ascii="Times New Roman" w:eastAsia="Times New Roman" w:hAnsi="Times New Roman" w:cs="David"/>
          <w:sz w:val="24"/>
          <w:szCs w:val="24"/>
          <w:lang w:eastAsia="he-IL"/>
        </w:rPr>
      </w:pPr>
      <w:ins w:id="516" w:author="Meryl Etman" w:date="2022-12-18T11:45:00Z">
        <w:del w:id="517" w:author="Meryl Etman [2]" w:date="2023-02-08T18:26:00Z">
          <w:r w:rsidRPr="006D2AE3" w:rsidDel="00710452">
            <w:rPr>
              <w:rFonts w:ascii="Times New Roman" w:eastAsia="Times New Roman" w:hAnsi="Times New Roman" w:cs="David"/>
              <w:sz w:val="24"/>
              <w:szCs w:val="24"/>
              <w:rtl/>
              <w:lang w:eastAsia="he-IL"/>
            </w:rPr>
            <w:delText>בדיקת תכניות המתכננים מהיבט אחזקה</w:delText>
          </w:r>
          <w:r w:rsidRPr="006D2AE3" w:rsidDel="00710452">
            <w:rPr>
              <w:rFonts w:ascii="Times New Roman" w:eastAsia="Times New Roman" w:hAnsi="Times New Roman" w:cs="David" w:hint="cs"/>
              <w:sz w:val="24"/>
              <w:szCs w:val="24"/>
              <w:rtl/>
              <w:lang w:eastAsia="he-IL"/>
            </w:rPr>
            <w:delText xml:space="preserve"> ונגישות לאחזקה</w:delText>
          </w:r>
          <w:r w:rsidRPr="006D2AE3" w:rsidDel="00710452">
            <w:rPr>
              <w:rFonts w:ascii="Times New Roman" w:eastAsia="Times New Roman" w:hAnsi="Times New Roman" w:cs="David"/>
              <w:sz w:val="24"/>
              <w:szCs w:val="24"/>
              <w:rtl/>
              <w:lang w:eastAsia="he-IL"/>
            </w:rPr>
            <w:delText xml:space="preserve"> והצגת דרישות לביצוע שינויים בהתאם</w:delText>
          </w:r>
          <w:r w:rsidRPr="006D2AE3" w:rsidDel="00710452">
            <w:rPr>
              <w:rFonts w:ascii="Times New Roman" w:eastAsia="Times New Roman" w:hAnsi="Times New Roman" w:cs="David" w:hint="cs"/>
              <w:sz w:val="24"/>
              <w:szCs w:val="24"/>
              <w:rtl/>
              <w:lang w:eastAsia="he-IL"/>
            </w:rPr>
            <w:delText>.</w:delText>
          </w:r>
        </w:del>
      </w:ins>
    </w:p>
    <w:p w14:paraId="6DD14789" w14:textId="7E7537B4" w:rsidR="00346281" w:rsidRPr="006D2AE3" w:rsidDel="00710452" w:rsidRDefault="00346281" w:rsidP="00346281">
      <w:pPr>
        <w:widowControl w:val="0"/>
        <w:bidi w:val="0"/>
        <w:spacing w:before="0" w:beforeAutospacing="0" w:after="0" w:afterAutospacing="0" w:line="240" w:lineRule="auto"/>
        <w:ind w:left="720"/>
        <w:rPr>
          <w:ins w:id="518" w:author="Meryl Etman" w:date="2022-12-18T11:45:00Z"/>
          <w:del w:id="519" w:author="Meryl Etman [2]" w:date="2023-02-08T18:26:00Z"/>
          <w:rFonts w:ascii="Times New Roman" w:eastAsia="Times New Roman" w:hAnsi="Times New Roman" w:cs="David"/>
          <w:sz w:val="24"/>
          <w:szCs w:val="24"/>
          <w:rtl/>
          <w:lang w:eastAsia="he-IL"/>
        </w:rPr>
      </w:pPr>
    </w:p>
    <w:p w14:paraId="10B232C2" w14:textId="44171ED5" w:rsidR="00346281" w:rsidRPr="006D2AE3" w:rsidDel="00710452" w:rsidRDefault="00346281" w:rsidP="00346281">
      <w:pPr>
        <w:widowControl w:val="0"/>
        <w:numPr>
          <w:ilvl w:val="0"/>
          <w:numId w:val="13"/>
        </w:numPr>
        <w:spacing w:before="0" w:beforeAutospacing="0" w:after="0" w:afterAutospacing="0" w:line="240" w:lineRule="auto"/>
        <w:jc w:val="both"/>
        <w:rPr>
          <w:ins w:id="520" w:author="Meryl Etman" w:date="2022-12-18T11:45:00Z"/>
          <w:del w:id="521" w:author="Meryl Etman [2]" w:date="2023-02-08T18:26:00Z"/>
          <w:rFonts w:ascii="Times New Roman" w:eastAsia="Times New Roman" w:hAnsi="Times New Roman" w:cs="David"/>
          <w:sz w:val="32"/>
          <w:szCs w:val="32"/>
          <w:u w:val="single"/>
          <w:rtl/>
          <w:lang w:eastAsia="he-IL"/>
        </w:rPr>
      </w:pPr>
      <w:ins w:id="522" w:author="Meryl Etman" w:date="2022-12-18T11:45:00Z">
        <w:del w:id="523" w:author="Meryl Etman [2]" w:date="2023-02-08T18:26:00Z">
          <w:r w:rsidRPr="006D2AE3" w:rsidDel="00710452">
            <w:rPr>
              <w:rFonts w:ascii="Times New Roman" w:eastAsia="Times New Roman" w:hAnsi="Times New Roman" w:cs="David" w:hint="cs"/>
              <w:sz w:val="24"/>
              <w:szCs w:val="24"/>
              <w:rtl/>
              <w:lang w:eastAsia="he-IL"/>
            </w:rPr>
            <w:delText>ייעוץ לאדריכל וליועצים האחרים בקשר לפירים, להכנות הבינוי, לתשתיות וכיוב'.</w:delText>
          </w:r>
        </w:del>
      </w:ins>
    </w:p>
    <w:p w14:paraId="1F51E3D1" w14:textId="46069BEF" w:rsidR="00346281" w:rsidRPr="006D2AE3" w:rsidDel="00710452" w:rsidRDefault="00346281" w:rsidP="00346281">
      <w:pPr>
        <w:widowControl w:val="0"/>
        <w:spacing w:before="0" w:beforeAutospacing="0" w:after="0" w:afterAutospacing="0" w:line="240" w:lineRule="auto"/>
        <w:ind w:left="2160"/>
        <w:jc w:val="both"/>
        <w:rPr>
          <w:ins w:id="524" w:author="Meryl Etman" w:date="2022-12-18T11:45:00Z"/>
          <w:del w:id="525" w:author="Meryl Etman [2]" w:date="2023-02-08T18:26:00Z"/>
          <w:rFonts w:ascii="Times New Roman" w:eastAsia="Times New Roman" w:hAnsi="Times New Roman" w:cs="David"/>
          <w:sz w:val="24"/>
          <w:szCs w:val="24"/>
          <w:rtl/>
          <w:lang w:eastAsia="he-IL"/>
        </w:rPr>
      </w:pPr>
    </w:p>
    <w:p w14:paraId="239D8A44" w14:textId="086A6A55" w:rsidR="00346281" w:rsidRPr="006D2AE3" w:rsidDel="00710452" w:rsidRDefault="00346281" w:rsidP="00346281">
      <w:pPr>
        <w:widowControl w:val="0"/>
        <w:numPr>
          <w:ilvl w:val="0"/>
          <w:numId w:val="13"/>
        </w:numPr>
        <w:spacing w:before="0" w:beforeAutospacing="0" w:after="0" w:afterAutospacing="0" w:line="240" w:lineRule="auto"/>
        <w:jc w:val="both"/>
        <w:rPr>
          <w:ins w:id="526" w:author="Meryl Etman" w:date="2022-12-18T11:45:00Z"/>
          <w:del w:id="527" w:author="Meryl Etman [2]" w:date="2023-02-08T18:26:00Z"/>
          <w:rFonts w:ascii="Times New Roman" w:eastAsia="Times New Roman" w:hAnsi="Times New Roman" w:cs="David"/>
          <w:sz w:val="24"/>
          <w:szCs w:val="24"/>
          <w:rtl/>
          <w:lang w:eastAsia="he-IL"/>
        </w:rPr>
      </w:pPr>
      <w:ins w:id="528" w:author="Meryl Etman" w:date="2022-12-18T11:45:00Z">
        <w:del w:id="529" w:author="Meryl Etman [2]" w:date="2023-02-08T18:26:00Z">
          <w:r w:rsidRPr="006D2AE3" w:rsidDel="00710452">
            <w:rPr>
              <w:rFonts w:ascii="Times New Roman" w:eastAsia="Times New Roman" w:hAnsi="Times New Roman" w:cs="David"/>
              <w:sz w:val="24"/>
              <w:szCs w:val="24"/>
              <w:rtl/>
              <w:lang w:eastAsia="he-IL"/>
            </w:rPr>
            <w:delText>הפצת חומר לכל יועץ בנפרד וטיפול עד למציאת פתרונות סופיים ומאושרים</w:delText>
          </w:r>
          <w:r w:rsidRPr="006D2AE3" w:rsidDel="00710452">
            <w:rPr>
              <w:rFonts w:ascii="Times New Roman" w:eastAsia="Times New Roman" w:hAnsi="Times New Roman" w:cs="David" w:hint="cs"/>
              <w:sz w:val="24"/>
              <w:szCs w:val="24"/>
              <w:rtl/>
              <w:lang w:eastAsia="he-IL"/>
            </w:rPr>
            <w:delText xml:space="preserve"> לביצוע.</w:delText>
          </w:r>
        </w:del>
      </w:ins>
    </w:p>
    <w:p w14:paraId="6DCE1529" w14:textId="757E0023" w:rsidR="00346281" w:rsidRPr="006D2AE3" w:rsidDel="00710452" w:rsidRDefault="00346281" w:rsidP="00346281">
      <w:pPr>
        <w:widowControl w:val="0"/>
        <w:spacing w:before="0" w:beforeAutospacing="0" w:after="0" w:afterAutospacing="0" w:line="240" w:lineRule="auto"/>
        <w:ind w:left="2160"/>
        <w:jc w:val="both"/>
        <w:rPr>
          <w:ins w:id="530" w:author="Meryl Etman" w:date="2022-12-18T11:45:00Z"/>
          <w:del w:id="531" w:author="Meryl Etman [2]" w:date="2023-02-08T18:26:00Z"/>
          <w:rFonts w:ascii="Times New Roman" w:eastAsia="Times New Roman" w:hAnsi="Times New Roman" w:cs="David"/>
          <w:sz w:val="24"/>
          <w:szCs w:val="24"/>
          <w:rtl/>
          <w:lang w:eastAsia="he-IL"/>
        </w:rPr>
      </w:pPr>
    </w:p>
    <w:p w14:paraId="160ECA85" w14:textId="17D38526" w:rsidR="00346281" w:rsidRPr="006D2AE3" w:rsidDel="00710452" w:rsidRDefault="00346281" w:rsidP="00346281">
      <w:pPr>
        <w:widowControl w:val="0"/>
        <w:numPr>
          <w:ilvl w:val="0"/>
          <w:numId w:val="13"/>
        </w:numPr>
        <w:spacing w:before="0" w:beforeAutospacing="0" w:after="0" w:afterAutospacing="0" w:line="240" w:lineRule="auto"/>
        <w:jc w:val="both"/>
        <w:rPr>
          <w:ins w:id="532" w:author="Meryl Etman" w:date="2022-12-18T11:45:00Z"/>
          <w:del w:id="533" w:author="Meryl Etman [2]" w:date="2023-02-08T18:26:00Z"/>
          <w:rFonts w:ascii="Times New Roman" w:eastAsia="Times New Roman" w:hAnsi="Times New Roman" w:cs="David"/>
          <w:sz w:val="24"/>
          <w:szCs w:val="24"/>
          <w:lang w:eastAsia="he-IL"/>
        </w:rPr>
      </w:pPr>
      <w:ins w:id="534" w:author="Meryl Etman" w:date="2022-12-18T11:45:00Z">
        <w:del w:id="535" w:author="Meryl Etman [2]" w:date="2023-02-08T18:26:00Z">
          <w:r w:rsidRPr="006D2AE3" w:rsidDel="00710452">
            <w:rPr>
              <w:rFonts w:ascii="Times New Roman" w:eastAsia="Times New Roman" w:hAnsi="Times New Roman" w:cs="David"/>
              <w:sz w:val="24"/>
              <w:szCs w:val="24"/>
              <w:rtl/>
              <w:lang w:eastAsia="he-IL"/>
            </w:rPr>
            <w:delText>ב</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 xml:space="preserve">קורת כל התכניות </w:delText>
          </w:r>
        </w:del>
        <w:del w:id="536" w:author="Meryl Etman [2]" w:date="2023-02-08T17:47:00Z">
          <w:r w:rsidRPr="006D2AE3" w:rsidDel="00A44F14">
            <w:rPr>
              <w:rFonts w:ascii="Times New Roman" w:eastAsia="Times New Roman" w:hAnsi="Times New Roman" w:cs="David"/>
              <w:sz w:val="24"/>
              <w:szCs w:val="24"/>
              <w:rtl/>
              <w:lang w:eastAsia="he-IL"/>
            </w:rPr>
            <w:delText xml:space="preserve">והמפרטים </w:delText>
          </w:r>
        </w:del>
        <w:del w:id="537" w:author="Meryl Etman [2]" w:date="2023-02-08T18:26:00Z">
          <w:r w:rsidRPr="006D2AE3" w:rsidDel="00710452">
            <w:rPr>
              <w:rFonts w:ascii="Times New Roman" w:eastAsia="Times New Roman" w:hAnsi="Times New Roman" w:cs="David"/>
              <w:sz w:val="24"/>
              <w:szCs w:val="24"/>
              <w:rtl/>
              <w:lang w:eastAsia="he-IL"/>
            </w:rPr>
            <w:delText>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delText>
          </w:r>
        </w:del>
      </w:ins>
    </w:p>
    <w:p w14:paraId="507C1746" w14:textId="28A7CCFC" w:rsidR="00346281" w:rsidRPr="006D2AE3" w:rsidDel="00710452" w:rsidRDefault="00346281" w:rsidP="00346281">
      <w:pPr>
        <w:widowControl w:val="0"/>
        <w:spacing w:before="0" w:beforeAutospacing="0" w:after="0" w:afterAutospacing="0" w:line="240" w:lineRule="auto"/>
        <w:jc w:val="both"/>
        <w:rPr>
          <w:ins w:id="538" w:author="Meryl Etman" w:date="2022-12-18T11:45:00Z"/>
          <w:del w:id="539" w:author="Meryl Etman [2]" w:date="2023-02-08T18:26:00Z"/>
          <w:rFonts w:ascii="Times New Roman" w:eastAsia="Times New Roman" w:hAnsi="Times New Roman" w:cs="David"/>
          <w:sz w:val="24"/>
          <w:szCs w:val="24"/>
          <w:lang w:eastAsia="he-IL"/>
        </w:rPr>
      </w:pPr>
    </w:p>
    <w:p w14:paraId="4395B2CB" w14:textId="2C86F872" w:rsidR="00346281" w:rsidRPr="006D2AE3" w:rsidDel="00710452" w:rsidRDefault="00346281" w:rsidP="00346281">
      <w:pPr>
        <w:widowControl w:val="0"/>
        <w:numPr>
          <w:ilvl w:val="0"/>
          <w:numId w:val="13"/>
        </w:numPr>
        <w:spacing w:before="0" w:beforeAutospacing="0" w:after="0" w:afterAutospacing="0" w:line="240" w:lineRule="auto"/>
        <w:jc w:val="both"/>
        <w:rPr>
          <w:ins w:id="540" w:author="Meryl Etman" w:date="2022-12-18T11:45:00Z"/>
          <w:del w:id="541" w:author="Meryl Etman [2]" w:date="2023-02-08T18:26:00Z"/>
          <w:rFonts w:ascii="Times New Roman" w:eastAsia="Times New Roman" w:hAnsi="Times New Roman" w:cs="David"/>
          <w:sz w:val="24"/>
          <w:szCs w:val="24"/>
          <w:lang w:eastAsia="he-IL"/>
        </w:rPr>
      </w:pPr>
      <w:ins w:id="542" w:author="Meryl Etman" w:date="2022-12-18T11:45:00Z">
        <w:del w:id="543" w:author="Meryl Etman [2]" w:date="2023-02-08T17:47:00Z">
          <w:r w:rsidRPr="006D2AE3" w:rsidDel="00A44F14">
            <w:rPr>
              <w:rFonts w:ascii="Times New Roman" w:eastAsia="Times New Roman" w:hAnsi="Times New Roman" w:cs="David" w:hint="cs"/>
              <w:sz w:val="24"/>
              <w:szCs w:val="24"/>
              <w:rtl/>
              <w:lang w:eastAsia="he-IL"/>
            </w:rPr>
            <w:delText>בדיקת</w:delText>
          </w:r>
          <w:r w:rsidRPr="006D2AE3" w:rsidDel="00A44F14">
            <w:rPr>
              <w:rFonts w:ascii="Times New Roman" w:eastAsia="Times New Roman" w:hAnsi="Times New Roman" w:cs="David"/>
              <w:sz w:val="24"/>
              <w:szCs w:val="24"/>
              <w:rtl/>
              <w:lang w:eastAsia="he-IL"/>
            </w:rPr>
            <w:delText xml:space="preserve"> </w:delText>
          </w:r>
          <w:r w:rsidRPr="006D2AE3" w:rsidDel="00A44F14">
            <w:rPr>
              <w:rFonts w:ascii="Times New Roman" w:eastAsia="Times New Roman" w:hAnsi="Times New Roman" w:cs="David" w:hint="cs"/>
              <w:sz w:val="24"/>
              <w:szCs w:val="24"/>
              <w:rtl/>
              <w:lang w:eastAsia="he-IL"/>
            </w:rPr>
            <w:delText>ה</w:delText>
          </w:r>
          <w:r w:rsidRPr="006D2AE3" w:rsidDel="00A44F14">
            <w:rPr>
              <w:rFonts w:ascii="Times New Roman" w:eastAsia="Times New Roman" w:hAnsi="Times New Roman" w:cs="David"/>
              <w:sz w:val="24"/>
              <w:szCs w:val="24"/>
              <w:rtl/>
              <w:lang w:eastAsia="he-IL"/>
            </w:rPr>
            <w:delText>שינויים בתוכניות ככל שיתחייב להתאמת הפרויקט למסגרת התקציבית כפי שיקבע ע"י המזמין</w:delText>
          </w:r>
        </w:del>
        <w:del w:id="544" w:author="Meryl Etman [2]" w:date="2023-02-08T18:26:00Z">
          <w:r w:rsidRPr="006D2AE3" w:rsidDel="00710452">
            <w:rPr>
              <w:rFonts w:ascii="Times New Roman" w:eastAsia="Times New Roman" w:hAnsi="Times New Roman" w:cs="David"/>
              <w:sz w:val="24"/>
              <w:szCs w:val="24"/>
              <w:rtl/>
              <w:lang w:eastAsia="he-IL"/>
            </w:rPr>
            <w:delText>.</w:delText>
          </w:r>
        </w:del>
      </w:ins>
    </w:p>
    <w:p w14:paraId="60F8F1D5" w14:textId="50F60049" w:rsidR="00346281" w:rsidRPr="006D2AE3" w:rsidDel="00710452" w:rsidRDefault="00346281" w:rsidP="00346281">
      <w:pPr>
        <w:widowControl w:val="0"/>
        <w:spacing w:before="0" w:beforeAutospacing="0" w:after="0" w:afterAutospacing="0" w:line="240" w:lineRule="auto"/>
        <w:jc w:val="both"/>
        <w:rPr>
          <w:ins w:id="545" w:author="Meryl Etman" w:date="2022-12-18T11:45:00Z"/>
          <w:del w:id="546" w:author="Meryl Etman [2]" w:date="2023-02-08T18:26:00Z"/>
          <w:rFonts w:ascii="Times New Roman" w:eastAsia="Times New Roman" w:hAnsi="Times New Roman" w:cs="David"/>
          <w:sz w:val="24"/>
          <w:szCs w:val="24"/>
          <w:lang w:eastAsia="he-IL"/>
        </w:rPr>
      </w:pPr>
    </w:p>
    <w:p w14:paraId="49625B49" w14:textId="073EBCF3" w:rsidR="00346281" w:rsidRPr="006D2AE3" w:rsidDel="00710452" w:rsidRDefault="00346281" w:rsidP="00346281">
      <w:pPr>
        <w:widowControl w:val="0"/>
        <w:numPr>
          <w:ilvl w:val="0"/>
          <w:numId w:val="13"/>
        </w:numPr>
        <w:spacing w:before="0" w:beforeAutospacing="0" w:after="0" w:afterAutospacing="0" w:line="240" w:lineRule="auto"/>
        <w:jc w:val="both"/>
        <w:rPr>
          <w:ins w:id="547" w:author="Meryl Etman" w:date="2022-12-18T11:45:00Z"/>
          <w:del w:id="548" w:author="Meryl Etman [2]" w:date="2023-02-08T18:26:00Z"/>
          <w:rFonts w:ascii="Times New Roman" w:eastAsia="Times New Roman" w:hAnsi="Times New Roman" w:cs="David"/>
          <w:sz w:val="24"/>
          <w:szCs w:val="24"/>
          <w:rtl/>
          <w:lang w:eastAsia="he-IL"/>
        </w:rPr>
      </w:pPr>
      <w:ins w:id="549" w:author="Meryl Etman" w:date="2022-12-18T11:45:00Z">
        <w:del w:id="550" w:author="Meryl Etman [2]" w:date="2023-02-08T18:26:00Z">
          <w:r w:rsidRPr="006D2AE3" w:rsidDel="00710452">
            <w:rPr>
              <w:rFonts w:ascii="Times New Roman" w:eastAsia="Times New Roman" w:hAnsi="Times New Roman" w:cs="David"/>
              <w:sz w:val="24"/>
              <w:szCs w:val="24"/>
              <w:rtl/>
              <w:lang w:eastAsia="he-IL"/>
            </w:rPr>
            <w:delText xml:space="preserve">אישור תכניות </w:delText>
          </w:r>
          <w:r w:rsidRPr="006D2AE3" w:rsidDel="00710452">
            <w:rPr>
              <w:rFonts w:ascii="Times New Roman" w:eastAsia="Times New Roman" w:hAnsi="Times New Roman" w:cs="David" w:hint="cs"/>
              <w:sz w:val="24"/>
              <w:szCs w:val="24"/>
              <w:rtl/>
              <w:lang w:eastAsia="he-IL"/>
            </w:rPr>
            <w:delText>מפורטות</w:delText>
          </w:r>
          <w:r w:rsidRPr="006D2AE3" w:rsidDel="00710452">
            <w:rPr>
              <w:rFonts w:ascii="Times New Roman" w:eastAsia="Times New Roman" w:hAnsi="Times New Roman" w:cs="David"/>
              <w:sz w:val="24"/>
              <w:szCs w:val="24"/>
              <w:rtl/>
              <w:lang w:eastAsia="he-IL"/>
            </w:rPr>
            <w:delText xml:space="preserve"> לביצוע</w:delText>
          </w:r>
          <w:r w:rsidRPr="006D2AE3" w:rsidDel="00710452">
            <w:rPr>
              <w:rFonts w:ascii="Times New Roman" w:eastAsia="Times New Roman" w:hAnsi="Times New Roman" w:cs="David" w:hint="cs"/>
              <w:sz w:val="24"/>
              <w:szCs w:val="24"/>
              <w:rtl/>
              <w:lang w:eastAsia="he-IL"/>
            </w:rPr>
            <w:delText>.</w:delText>
          </w:r>
        </w:del>
      </w:ins>
    </w:p>
    <w:p w14:paraId="5D54D05E" w14:textId="0CE36D34" w:rsidR="00346281" w:rsidRPr="006D2AE3" w:rsidDel="00710452" w:rsidRDefault="00346281" w:rsidP="00346281">
      <w:pPr>
        <w:widowControl w:val="0"/>
        <w:spacing w:before="0" w:beforeAutospacing="0" w:after="0" w:afterAutospacing="0" w:line="240" w:lineRule="auto"/>
        <w:ind w:left="2160"/>
        <w:jc w:val="both"/>
        <w:rPr>
          <w:ins w:id="551" w:author="Meryl Etman" w:date="2022-12-18T11:45:00Z"/>
          <w:del w:id="552" w:author="Meryl Etman [2]" w:date="2023-02-08T18:26:00Z"/>
          <w:rFonts w:ascii="Times New Roman" w:eastAsia="Times New Roman" w:hAnsi="Times New Roman" w:cs="David"/>
          <w:sz w:val="24"/>
          <w:szCs w:val="24"/>
          <w:rtl/>
          <w:lang w:eastAsia="he-IL"/>
        </w:rPr>
      </w:pPr>
    </w:p>
    <w:p w14:paraId="19CA7F9E" w14:textId="0F067DB3" w:rsidR="00346281" w:rsidRPr="006D2AE3" w:rsidDel="00710452" w:rsidRDefault="00346281" w:rsidP="00346281">
      <w:pPr>
        <w:widowControl w:val="0"/>
        <w:numPr>
          <w:ilvl w:val="0"/>
          <w:numId w:val="13"/>
        </w:numPr>
        <w:spacing w:before="0" w:beforeAutospacing="0" w:after="0" w:afterAutospacing="0" w:line="240" w:lineRule="auto"/>
        <w:jc w:val="both"/>
        <w:rPr>
          <w:ins w:id="553" w:author="Meryl Etman" w:date="2022-12-18T11:45:00Z"/>
          <w:del w:id="554" w:author="Meryl Etman [2]" w:date="2023-02-08T18:26:00Z"/>
          <w:rFonts w:ascii="Times New Roman" w:eastAsia="Times New Roman" w:hAnsi="Times New Roman" w:cs="David"/>
          <w:sz w:val="24"/>
          <w:szCs w:val="24"/>
          <w:rtl/>
          <w:lang w:eastAsia="he-IL"/>
        </w:rPr>
      </w:pPr>
      <w:ins w:id="555" w:author="Meryl Etman" w:date="2022-12-18T11:45:00Z">
        <w:del w:id="556" w:author="Meryl Etman [2]" w:date="2023-02-08T18:26:00Z">
          <w:r w:rsidRPr="006D2AE3" w:rsidDel="00710452">
            <w:rPr>
              <w:rFonts w:ascii="Times New Roman" w:eastAsia="Times New Roman" w:hAnsi="Times New Roman" w:cs="David"/>
              <w:sz w:val="24"/>
              <w:szCs w:val="24"/>
              <w:rtl/>
              <w:lang w:eastAsia="he-IL"/>
            </w:rPr>
            <w:delText>הפקה והפצת תכניות וחתכים צבעוניים לביצוע באתר</w:delText>
          </w:r>
          <w:r w:rsidRPr="006D2AE3" w:rsidDel="00710452">
            <w:rPr>
              <w:rFonts w:ascii="Times New Roman" w:eastAsia="Times New Roman" w:hAnsi="Times New Roman" w:cs="David" w:hint="cs"/>
              <w:sz w:val="24"/>
              <w:szCs w:val="24"/>
              <w:rtl/>
              <w:lang w:eastAsia="he-IL"/>
            </w:rPr>
            <w:delText>.</w:delText>
          </w:r>
        </w:del>
      </w:ins>
    </w:p>
    <w:p w14:paraId="088E7F3B" w14:textId="0710FF3E" w:rsidR="00346281" w:rsidRPr="006D2AE3" w:rsidDel="00710452" w:rsidRDefault="00346281" w:rsidP="00346281">
      <w:pPr>
        <w:widowControl w:val="0"/>
        <w:spacing w:before="0" w:beforeAutospacing="0" w:after="0" w:afterAutospacing="0" w:line="240" w:lineRule="auto"/>
        <w:ind w:left="2160"/>
        <w:jc w:val="both"/>
        <w:rPr>
          <w:ins w:id="557" w:author="Meryl Etman" w:date="2022-12-18T11:45:00Z"/>
          <w:del w:id="558" w:author="Meryl Etman [2]" w:date="2023-02-08T18:26:00Z"/>
          <w:rFonts w:ascii="Times New Roman" w:eastAsia="Times New Roman" w:hAnsi="Times New Roman" w:cs="David"/>
          <w:sz w:val="24"/>
          <w:szCs w:val="24"/>
          <w:rtl/>
          <w:lang w:eastAsia="he-IL"/>
        </w:rPr>
      </w:pPr>
    </w:p>
    <w:p w14:paraId="5DB3C210" w14:textId="5C8B7BB3" w:rsidR="00346281" w:rsidRPr="006D2AE3" w:rsidDel="00710452" w:rsidRDefault="00346281" w:rsidP="00346281">
      <w:pPr>
        <w:widowControl w:val="0"/>
        <w:numPr>
          <w:ilvl w:val="0"/>
          <w:numId w:val="13"/>
        </w:numPr>
        <w:spacing w:before="0" w:beforeAutospacing="0" w:after="0" w:afterAutospacing="0" w:line="240" w:lineRule="auto"/>
        <w:jc w:val="both"/>
        <w:rPr>
          <w:ins w:id="559" w:author="Meryl Etman" w:date="2022-12-18T11:45:00Z"/>
          <w:del w:id="560" w:author="Meryl Etman [2]" w:date="2023-02-08T18:26:00Z"/>
          <w:rFonts w:ascii="Times New Roman" w:eastAsia="Times New Roman" w:hAnsi="Times New Roman" w:cs="David"/>
          <w:sz w:val="24"/>
          <w:szCs w:val="24"/>
          <w:rtl/>
          <w:lang w:eastAsia="he-IL"/>
        </w:rPr>
      </w:pPr>
      <w:ins w:id="561" w:author="Meryl Etman" w:date="2022-12-18T11:45:00Z">
        <w:del w:id="562" w:author="Meryl Etman [2]" w:date="2023-02-08T17:47:00Z">
          <w:r w:rsidRPr="006D2AE3" w:rsidDel="00A44F14">
            <w:rPr>
              <w:rFonts w:ascii="Times New Roman" w:eastAsia="Times New Roman" w:hAnsi="Times New Roman" w:cs="David"/>
              <w:sz w:val="24"/>
              <w:szCs w:val="24"/>
              <w:rtl/>
              <w:lang w:eastAsia="he-IL"/>
            </w:rPr>
            <w:delText>מתן חוות דעת טכנית וי</w:delText>
          </w:r>
          <w:r w:rsidRPr="006D2AE3" w:rsidDel="00A44F14">
            <w:rPr>
              <w:rFonts w:ascii="Times New Roman" w:eastAsia="Times New Roman" w:hAnsi="Times New Roman" w:cs="David" w:hint="cs"/>
              <w:sz w:val="24"/>
              <w:szCs w:val="24"/>
              <w:rtl/>
              <w:lang w:eastAsia="he-IL"/>
            </w:rPr>
            <w:delText>י</w:delText>
          </w:r>
          <w:r w:rsidRPr="006D2AE3" w:rsidDel="00A44F14">
            <w:rPr>
              <w:rFonts w:ascii="Times New Roman" w:eastAsia="Times New Roman" w:hAnsi="Times New Roman" w:cs="David"/>
              <w:sz w:val="24"/>
              <w:szCs w:val="24"/>
              <w:rtl/>
              <w:lang w:eastAsia="he-IL"/>
            </w:rPr>
            <w:delText>עוץ בכל הקשור בהכנת המכרזים ופרסומם</w:delText>
          </w:r>
        </w:del>
        <w:del w:id="563" w:author="Meryl Etman [2]" w:date="2023-02-08T18:26:00Z">
          <w:r w:rsidRPr="006D2AE3" w:rsidDel="00710452">
            <w:rPr>
              <w:rFonts w:ascii="Times New Roman" w:eastAsia="Times New Roman" w:hAnsi="Times New Roman" w:cs="David"/>
              <w:sz w:val="24"/>
              <w:szCs w:val="24"/>
              <w:rtl/>
              <w:lang w:eastAsia="he-IL"/>
            </w:rPr>
            <w:delText>.</w:delText>
          </w:r>
        </w:del>
      </w:ins>
    </w:p>
    <w:p w14:paraId="5428D287" w14:textId="6E156980" w:rsidR="00346281" w:rsidRPr="006D2AE3" w:rsidDel="00710452" w:rsidRDefault="00346281" w:rsidP="00346281">
      <w:pPr>
        <w:widowControl w:val="0"/>
        <w:spacing w:before="0" w:beforeAutospacing="0" w:after="0" w:afterAutospacing="0" w:line="240" w:lineRule="auto"/>
        <w:jc w:val="both"/>
        <w:rPr>
          <w:ins w:id="564" w:author="Meryl Etman" w:date="2022-12-18T11:45:00Z"/>
          <w:del w:id="565" w:author="Meryl Etman [2]" w:date="2023-02-08T18:26:00Z"/>
          <w:rFonts w:ascii="Times New Roman" w:eastAsia="Times New Roman" w:hAnsi="Times New Roman" w:cs="David"/>
          <w:sz w:val="24"/>
          <w:szCs w:val="24"/>
          <w:rtl/>
          <w:lang w:eastAsia="he-IL"/>
        </w:rPr>
      </w:pPr>
    </w:p>
    <w:p w14:paraId="3D216267" w14:textId="24987BD7" w:rsidR="00346281" w:rsidRPr="00415999" w:rsidDel="00710452" w:rsidRDefault="00346281" w:rsidP="00346281">
      <w:pPr>
        <w:widowControl w:val="0"/>
        <w:numPr>
          <w:ilvl w:val="0"/>
          <w:numId w:val="13"/>
        </w:numPr>
        <w:spacing w:before="0" w:beforeAutospacing="0" w:after="0" w:afterAutospacing="0" w:line="240" w:lineRule="auto"/>
        <w:jc w:val="both"/>
        <w:rPr>
          <w:ins w:id="566" w:author="Meryl Etman" w:date="2022-12-18T11:45:00Z"/>
          <w:del w:id="567" w:author="Meryl Etman [2]" w:date="2023-02-08T18:26:00Z"/>
          <w:rFonts w:ascii="Times New Roman" w:eastAsia="Times New Roman" w:hAnsi="Times New Roman" w:cs="David"/>
          <w:sz w:val="24"/>
          <w:szCs w:val="24"/>
          <w:rtl/>
          <w:lang w:eastAsia="he-IL"/>
        </w:rPr>
      </w:pPr>
      <w:ins w:id="568" w:author="Meryl Etman" w:date="2022-12-18T11:45:00Z">
        <w:del w:id="569" w:author="Meryl Etman [2]" w:date="2023-02-08T17:48:00Z">
          <w:r w:rsidRPr="006D2AE3" w:rsidDel="00A44F14">
            <w:rPr>
              <w:rFonts w:ascii="Times New Roman" w:eastAsia="Times New Roman" w:hAnsi="Times New Roman" w:cs="David"/>
              <w:sz w:val="24"/>
              <w:szCs w:val="24"/>
              <w:rtl/>
              <w:lang w:eastAsia="he-IL"/>
            </w:rPr>
            <w:delText>מתן חוות דעת טכנית, בכל הקשור להצעות הקבלנים</w:delText>
          </w:r>
        </w:del>
        <w:del w:id="570" w:author="Meryl Etman [2]" w:date="2023-02-08T18:26:00Z">
          <w:r w:rsidRPr="006D2AE3" w:rsidDel="00710452">
            <w:rPr>
              <w:rFonts w:ascii="Times New Roman" w:eastAsia="Times New Roman" w:hAnsi="Times New Roman" w:cs="David"/>
              <w:sz w:val="24"/>
              <w:szCs w:val="24"/>
              <w:rtl/>
              <w:lang w:eastAsia="he-IL"/>
            </w:rPr>
            <w:delText>.</w:delText>
          </w:r>
        </w:del>
      </w:ins>
    </w:p>
    <w:p w14:paraId="44C8EFB2" w14:textId="08D3BE1A" w:rsidR="00346281" w:rsidRPr="006D2AE3" w:rsidDel="00710452" w:rsidRDefault="00346281" w:rsidP="00346281">
      <w:pPr>
        <w:widowControl w:val="0"/>
        <w:spacing w:before="0" w:beforeAutospacing="0" w:after="0" w:afterAutospacing="0" w:line="240" w:lineRule="auto"/>
        <w:ind w:left="1440"/>
        <w:jc w:val="both"/>
        <w:rPr>
          <w:ins w:id="571" w:author="Meryl Etman" w:date="2022-12-18T11:45:00Z"/>
          <w:del w:id="572" w:author="Meryl Etman [2]" w:date="2023-02-08T18:26:00Z"/>
          <w:rFonts w:ascii="Times New Roman" w:eastAsia="Times New Roman" w:hAnsi="Times New Roman" w:cs="David"/>
          <w:sz w:val="24"/>
          <w:szCs w:val="24"/>
          <w:rtl/>
          <w:lang w:eastAsia="he-IL"/>
        </w:rPr>
      </w:pPr>
    </w:p>
    <w:p w14:paraId="6BA0572E" w14:textId="303D65FF" w:rsidR="00346281" w:rsidRPr="006D2AE3" w:rsidDel="00A44F14" w:rsidRDefault="00346281" w:rsidP="00346281">
      <w:pPr>
        <w:widowControl w:val="0"/>
        <w:spacing w:before="0" w:beforeAutospacing="0" w:after="120" w:afterAutospacing="0" w:line="240" w:lineRule="auto"/>
        <w:ind w:left="1440"/>
        <w:rPr>
          <w:ins w:id="573" w:author="Meryl Etman" w:date="2022-12-18T11:45:00Z"/>
          <w:del w:id="574" w:author="Meryl Etman [2]" w:date="2023-02-08T17:48:00Z"/>
          <w:rFonts w:ascii="Times New Roman" w:eastAsia="Times New Roman" w:hAnsi="Times New Roman" w:cs="David"/>
          <w:sz w:val="24"/>
          <w:szCs w:val="24"/>
          <w:rtl/>
          <w:lang w:eastAsia="he-IL"/>
        </w:rPr>
      </w:pPr>
      <w:ins w:id="575" w:author="Meryl Etman" w:date="2022-12-18T11:45:00Z">
        <w:del w:id="576" w:author="Meryl Etman [2]" w:date="2023-02-08T17:48:00Z">
          <w:r w:rsidRPr="006D2AE3" w:rsidDel="00A44F14">
            <w:rPr>
              <w:rFonts w:ascii="Times New Roman" w:eastAsia="Times New Roman" w:hAnsi="Times New Roman" w:cs="David"/>
              <w:sz w:val="24"/>
              <w:szCs w:val="24"/>
              <w:rtl/>
              <w:lang w:eastAsia="he-IL"/>
            </w:rPr>
            <w:delText>מובהר בזאת שה</w:delText>
          </w:r>
          <w:r w:rsidRPr="006D2AE3" w:rsidDel="00A44F14">
            <w:rPr>
              <w:rFonts w:ascii="Times New Roman" w:eastAsia="Times New Roman" w:hAnsi="Times New Roman" w:cs="David" w:hint="cs"/>
              <w:sz w:val="24"/>
              <w:szCs w:val="24"/>
              <w:rtl/>
              <w:lang w:eastAsia="he-IL"/>
            </w:rPr>
            <w:delText>יועץ</w:delText>
          </w:r>
          <w:r w:rsidRPr="006D2AE3" w:rsidDel="00A44F14">
            <w:rPr>
              <w:rFonts w:ascii="Times New Roman" w:eastAsia="Times New Roman" w:hAnsi="Times New Roman" w:cs="David"/>
              <w:sz w:val="24"/>
              <w:szCs w:val="24"/>
              <w:rtl/>
              <w:lang w:eastAsia="he-IL"/>
            </w:rPr>
            <w:delText xml:space="preserve"> יכין, באם י</w:delText>
          </w:r>
          <w:r w:rsidRPr="006D2AE3" w:rsidDel="00A44F14">
            <w:rPr>
              <w:rFonts w:ascii="Times New Roman" w:eastAsia="Times New Roman" w:hAnsi="Times New Roman" w:cs="David" w:hint="cs"/>
              <w:sz w:val="24"/>
              <w:szCs w:val="24"/>
              <w:rtl/>
              <w:lang w:eastAsia="he-IL"/>
            </w:rPr>
            <w:delText>י</w:delText>
          </w:r>
          <w:r w:rsidRPr="006D2AE3" w:rsidDel="00A44F14">
            <w:rPr>
              <w:rFonts w:ascii="Times New Roman" w:eastAsia="Times New Roman" w:hAnsi="Times New Roman" w:cs="David"/>
              <w:sz w:val="24"/>
              <w:szCs w:val="24"/>
              <w:rtl/>
              <w:lang w:eastAsia="he-IL"/>
            </w:rPr>
            <w:delText>דרש מסמכים למכרזים, עוד לפני השלמת המסמכים המפורטים לב</w:delText>
          </w:r>
          <w:r w:rsidRPr="006D2AE3" w:rsidDel="00A44F14">
            <w:rPr>
              <w:rFonts w:ascii="Times New Roman" w:eastAsia="Times New Roman" w:hAnsi="Times New Roman" w:cs="David" w:hint="cs"/>
              <w:sz w:val="24"/>
              <w:szCs w:val="24"/>
              <w:rtl/>
              <w:lang w:eastAsia="he-IL"/>
            </w:rPr>
            <w:delText>י</w:delText>
          </w:r>
          <w:r w:rsidRPr="006D2AE3" w:rsidDel="00A44F14">
            <w:rPr>
              <w:rFonts w:ascii="Times New Roman" w:eastAsia="Times New Roman" w:hAnsi="Times New Roman" w:cs="David"/>
              <w:sz w:val="24"/>
              <w:szCs w:val="24"/>
              <w:rtl/>
              <w:lang w:eastAsia="he-IL"/>
            </w:rPr>
            <w:delText>צוע.</w:delText>
          </w:r>
        </w:del>
      </w:ins>
    </w:p>
    <w:p w14:paraId="013D5F8C" w14:textId="3E309A80" w:rsidR="00346281" w:rsidRPr="006D2AE3" w:rsidDel="00710452" w:rsidRDefault="00346281" w:rsidP="00346281">
      <w:pPr>
        <w:widowControl w:val="0"/>
        <w:spacing w:before="0" w:beforeAutospacing="0" w:after="0" w:afterAutospacing="0" w:line="240" w:lineRule="auto"/>
        <w:rPr>
          <w:ins w:id="577" w:author="Meryl Etman" w:date="2022-12-18T11:45:00Z"/>
          <w:del w:id="578" w:author="Meryl Etman [2]" w:date="2023-02-08T18:26:00Z"/>
          <w:rFonts w:ascii="Times New Roman" w:eastAsia="Times New Roman" w:hAnsi="Times New Roman" w:cs="David"/>
          <w:sz w:val="24"/>
          <w:szCs w:val="24"/>
          <w:rtl/>
          <w:lang w:eastAsia="he-IL"/>
        </w:rPr>
      </w:pPr>
    </w:p>
    <w:p w14:paraId="2A873DA0" w14:textId="62655E99" w:rsidR="00346281" w:rsidRPr="006D2AE3" w:rsidDel="00710452" w:rsidRDefault="00346281" w:rsidP="00346281">
      <w:pPr>
        <w:widowControl w:val="0"/>
        <w:spacing w:before="0" w:beforeAutospacing="0" w:after="0" w:afterAutospacing="0" w:line="240" w:lineRule="auto"/>
        <w:ind w:left="1440" w:hanging="720"/>
        <w:jc w:val="both"/>
        <w:rPr>
          <w:ins w:id="579" w:author="Meryl Etman" w:date="2022-12-18T11:45:00Z"/>
          <w:del w:id="580" w:author="Meryl Etman [2]" w:date="2023-02-08T18:26:00Z"/>
          <w:rFonts w:ascii="Times New Roman" w:eastAsia="Times New Roman" w:hAnsi="Times New Roman" w:cs="David"/>
          <w:b/>
          <w:bCs/>
          <w:sz w:val="24"/>
          <w:szCs w:val="24"/>
          <w:u w:val="single"/>
          <w:rtl/>
          <w:lang w:eastAsia="he-IL"/>
        </w:rPr>
      </w:pPr>
      <w:ins w:id="581" w:author="Meryl Etman" w:date="2022-12-18T11:45:00Z">
        <w:del w:id="582" w:author="Meryl Etman [2]" w:date="2023-02-08T18:26:00Z">
          <w:r w:rsidRPr="006D2AE3" w:rsidDel="00710452">
            <w:rPr>
              <w:rFonts w:ascii="Times New Roman" w:eastAsia="Times New Roman" w:hAnsi="Times New Roman" w:cs="David"/>
              <w:sz w:val="24"/>
              <w:szCs w:val="24"/>
              <w:rtl/>
              <w:lang w:eastAsia="he-IL"/>
            </w:rPr>
            <w:delText>3.4</w:delText>
          </w:r>
          <w:r w:rsidRPr="006D2AE3" w:rsidDel="00710452">
            <w:rPr>
              <w:rFonts w:ascii="Times New Roman" w:eastAsia="Times New Roman" w:hAnsi="Times New Roman" w:cs="David"/>
              <w:sz w:val="24"/>
              <w:szCs w:val="24"/>
              <w:rtl/>
              <w:lang w:eastAsia="he-IL"/>
            </w:rPr>
            <w:tab/>
          </w:r>
          <w:r w:rsidRPr="006D2AE3" w:rsidDel="00710452">
            <w:rPr>
              <w:rFonts w:ascii="Times New Roman" w:eastAsia="Times New Roman" w:hAnsi="Times New Roman" w:cs="David"/>
              <w:sz w:val="24"/>
              <w:szCs w:val="24"/>
              <w:u w:val="single"/>
              <w:rtl/>
              <w:lang w:eastAsia="he-IL"/>
            </w:rPr>
            <w:delText>פיקוח עליון</w:delText>
          </w:r>
          <w:r w:rsidRPr="006D2AE3" w:rsidDel="00710452">
            <w:rPr>
              <w:rFonts w:ascii="Times New Roman" w:eastAsia="Times New Roman" w:hAnsi="Times New Roman" w:cs="David"/>
              <w:sz w:val="24"/>
              <w:szCs w:val="24"/>
              <w:rtl/>
              <w:lang w:eastAsia="he-IL"/>
            </w:rPr>
            <w:delText>:</w:delText>
          </w:r>
        </w:del>
      </w:ins>
    </w:p>
    <w:p w14:paraId="2153ECB5" w14:textId="65EAFA02" w:rsidR="00346281" w:rsidRPr="006D2AE3" w:rsidDel="00710452" w:rsidRDefault="00346281" w:rsidP="00346281">
      <w:pPr>
        <w:widowControl w:val="0"/>
        <w:spacing w:before="0" w:beforeAutospacing="0" w:after="0" w:afterAutospacing="0" w:line="240" w:lineRule="auto"/>
        <w:ind w:left="720" w:hanging="720"/>
        <w:jc w:val="both"/>
        <w:rPr>
          <w:ins w:id="583" w:author="Meryl Etman" w:date="2022-12-18T11:45:00Z"/>
          <w:del w:id="584" w:author="Meryl Etman [2]" w:date="2023-02-08T18:26:00Z"/>
          <w:rFonts w:ascii="Times New Roman" w:eastAsia="Times New Roman" w:hAnsi="Times New Roman" w:cs="David"/>
          <w:b/>
          <w:bCs/>
          <w:sz w:val="24"/>
          <w:szCs w:val="24"/>
          <w:u w:val="single"/>
          <w:rtl/>
          <w:lang w:eastAsia="he-IL"/>
        </w:rPr>
      </w:pPr>
    </w:p>
    <w:p w14:paraId="2BACA8F8" w14:textId="4D8249BD" w:rsidR="00346281" w:rsidRPr="006D2AE3" w:rsidDel="00710452" w:rsidRDefault="00346281" w:rsidP="00346281">
      <w:pPr>
        <w:widowControl w:val="0"/>
        <w:spacing w:before="0" w:beforeAutospacing="0" w:after="0" w:afterAutospacing="0" w:line="240" w:lineRule="auto"/>
        <w:ind w:left="2096" w:hanging="720"/>
        <w:jc w:val="both"/>
        <w:rPr>
          <w:ins w:id="585" w:author="Meryl Etman" w:date="2022-12-18T11:45:00Z"/>
          <w:del w:id="586" w:author="Meryl Etman [2]" w:date="2023-02-08T18:26:00Z"/>
          <w:rFonts w:ascii="Times New Roman" w:eastAsia="Times New Roman" w:hAnsi="Times New Roman" w:cs="David"/>
          <w:sz w:val="24"/>
          <w:szCs w:val="24"/>
          <w:rtl/>
          <w:lang w:eastAsia="he-IL"/>
        </w:rPr>
      </w:pPr>
      <w:ins w:id="587" w:author="Meryl Etman" w:date="2022-12-18T11:45:00Z">
        <w:del w:id="588" w:author="Meryl Etman [2]" w:date="2023-02-08T18:26:00Z">
          <w:r w:rsidRPr="006D2AE3" w:rsidDel="00710452">
            <w:rPr>
              <w:rFonts w:ascii="Times New Roman" w:eastAsia="Times New Roman" w:hAnsi="Times New Roman" w:cs="David"/>
              <w:sz w:val="24"/>
              <w:szCs w:val="24"/>
              <w:rtl/>
              <w:lang w:eastAsia="he-IL"/>
            </w:rPr>
            <w:delText>א.</w:delText>
          </w:r>
          <w:r w:rsidRPr="006D2AE3" w:rsidDel="00710452">
            <w:rPr>
              <w:rFonts w:ascii="Times New Roman" w:eastAsia="Times New Roman" w:hAnsi="Times New Roman" w:cs="David"/>
              <w:sz w:val="24"/>
              <w:szCs w:val="24"/>
              <w:rtl/>
              <w:lang w:eastAsia="he-IL"/>
            </w:rPr>
            <w:tab/>
            <w:delText>הפ</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קוח העליון של ה</w:delText>
          </w:r>
          <w:r w:rsidRPr="006D2AE3" w:rsidDel="00710452">
            <w:rPr>
              <w:rFonts w:ascii="Times New Roman" w:eastAsia="Times New Roman" w:hAnsi="Times New Roman" w:cs="David" w:hint="cs"/>
              <w:sz w:val="24"/>
              <w:szCs w:val="24"/>
              <w:rtl/>
              <w:lang w:eastAsia="he-IL"/>
            </w:rPr>
            <w:delText>יועץ</w:delText>
          </w:r>
          <w:r w:rsidRPr="006D2AE3" w:rsidDel="00710452">
            <w:rPr>
              <w:rFonts w:ascii="Times New Roman" w:eastAsia="Times New Roman" w:hAnsi="Times New Roman" w:cs="David"/>
              <w:sz w:val="24"/>
              <w:szCs w:val="24"/>
              <w:rtl/>
              <w:lang w:eastAsia="he-IL"/>
            </w:rPr>
            <w:delText xml:space="preserve"> על ב</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צוע העבודות יכלול:</w:delText>
          </w:r>
        </w:del>
      </w:ins>
    </w:p>
    <w:p w14:paraId="19DAFFAF" w14:textId="1A53AE81" w:rsidR="00346281" w:rsidRPr="006D2AE3" w:rsidDel="00710452" w:rsidRDefault="00346281" w:rsidP="00346281">
      <w:pPr>
        <w:widowControl w:val="0"/>
        <w:spacing w:before="0" w:beforeAutospacing="0" w:after="0" w:afterAutospacing="0" w:line="240" w:lineRule="auto"/>
        <w:ind w:left="2880" w:hanging="720"/>
        <w:jc w:val="both"/>
        <w:rPr>
          <w:ins w:id="589" w:author="Meryl Etman" w:date="2022-12-18T11:45:00Z"/>
          <w:del w:id="590" w:author="Meryl Etman [2]" w:date="2023-02-08T18:26:00Z"/>
          <w:rFonts w:ascii="Times New Roman" w:eastAsia="Times New Roman" w:hAnsi="Times New Roman" w:cs="David"/>
          <w:sz w:val="24"/>
          <w:szCs w:val="24"/>
          <w:rtl/>
          <w:lang w:eastAsia="he-IL"/>
        </w:rPr>
      </w:pPr>
    </w:p>
    <w:p w14:paraId="018FA6A5" w14:textId="016D7E04" w:rsidR="00346281" w:rsidRPr="006D2AE3" w:rsidDel="00710452" w:rsidRDefault="00346281" w:rsidP="00346281">
      <w:pPr>
        <w:widowControl w:val="0"/>
        <w:numPr>
          <w:ilvl w:val="0"/>
          <w:numId w:val="8"/>
        </w:numPr>
        <w:tabs>
          <w:tab w:val="num" w:pos="2522"/>
        </w:tabs>
        <w:spacing w:before="0" w:beforeAutospacing="0" w:after="0" w:afterAutospacing="0" w:line="240" w:lineRule="auto"/>
        <w:ind w:left="2522" w:hanging="362"/>
        <w:jc w:val="both"/>
        <w:rPr>
          <w:ins w:id="591" w:author="Meryl Etman" w:date="2022-12-18T11:45:00Z"/>
          <w:del w:id="592" w:author="Meryl Etman [2]" w:date="2023-02-08T18:26:00Z"/>
          <w:rFonts w:ascii="Times New Roman" w:eastAsia="Times New Roman" w:hAnsi="Times New Roman" w:cs="David"/>
          <w:sz w:val="24"/>
          <w:szCs w:val="24"/>
          <w:rtl/>
          <w:lang w:eastAsia="he-IL"/>
        </w:rPr>
      </w:pPr>
      <w:ins w:id="593" w:author="Meryl Etman" w:date="2022-12-18T11:45:00Z">
        <w:del w:id="594" w:author="Meryl Etman [2]" w:date="2023-02-08T18:26:00Z">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 xml:space="preserve">יעוץ והמלצה </w:delText>
          </w:r>
          <w:r w:rsidRPr="006D2AE3" w:rsidDel="00710452">
            <w:rPr>
              <w:rFonts w:ascii="Times New Roman" w:eastAsia="Times New Roman" w:hAnsi="Times New Roman" w:cs="David" w:hint="cs"/>
              <w:sz w:val="24"/>
              <w:szCs w:val="24"/>
              <w:rtl/>
              <w:lang w:eastAsia="he-IL"/>
            </w:rPr>
            <w:delText xml:space="preserve">למנהל </w:delText>
          </w:r>
          <w:r w:rsidRPr="006D2AE3" w:rsidDel="00710452">
            <w:rPr>
              <w:rFonts w:ascii="Times New Roman" w:eastAsia="Times New Roman" w:hAnsi="Times New Roman" w:cs="David"/>
              <w:sz w:val="24"/>
              <w:szCs w:val="24"/>
              <w:rtl/>
              <w:lang w:eastAsia="he-IL"/>
            </w:rPr>
            <w:delText xml:space="preserve">לגבי </w:delText>
          </w:r>
          <w:r w:rsidRPr="006D2AE3" w:rsidDel="00710452">
            <w:rPr>
              <w:rFonts w:ascii="Times New Roman" w:eastAsia="Times New Roman" w:hAnsi="Times New Roman" w:cs="David" w:hint="cs"/>
              <w:sz w:val="24"/>
              <w:szCs w:val="24"/>
              <w:rtl/>
              <w:lang w:eastAsia="he-IL"/>
            </w:rPr>
            <w:delText>פתרונות לפתרון תיאום מערכות באזורים שהקבלן מתריע עליהם כבעייתיי</w:delText>
          </w:r>
          <w:r w:rsidRPr="006D2AE3" w:rsidDel="00710452">
            <w:rPr>
              <w:rFonts w:ascii="Times New Roman" w:eastAsia="Times New Roman" w:hAnsi="Times New Roman" w:cs="David" w:hint="eastAsia"/>
              <w:sz w:val="24"/>
              <w:szCs w:val="24"/>
              <w:rtl/>
              <w:lang w:eastAsia="he-IL"/>
            </w:rPr>
            <w:delText>ם</w:delText>
          </w:r>
          <w:r w:rsidRPr="006D2AE3" w:rsidDel="00710452">
            <w:rPr>
              <w:rFonts w:ascii="Times New Roman" w:eastAsia="Times New Roman" w:hAnsi="Times New Roman" w:cs="David"/>
              <w:sz w:val="24"/>
              <w:szCs w:val="24"/>
              <w:rtl/>
              <w:lang w:eastAsia="he-IL"/>
            </w:rPr>
            <w:delText>.</w:delText>
          </w:r>
        </w:del>
      </w:ins>
    </w:p>
    <w:p w14:paraId="7EF8BD66" w14:textId="60880D28" w:rsidR="00346281" w:rsidRPr="006D2AE3" w:rsidDel="00710452" w:rsidRDefault="00346281" w:rsidP="00346281">
      <w:pPr>
        <w:widowControl w:val="0"/>
        <w:spacing w:before="0" w:beforeAutospacing="0" w:after="0" w:afterAutospacing="0" w:line="240" w:lineRule="auto"/>
        <w:ind w:left="2522"/>
        <w:jc w:val="both"/>
        <w:rPr>
          <w:ins w:id="595" w:author="Meryl Etman" w:date="2022-12-18T11:45:00Z"/>
          <w:del w:id="596" w:author="Meryl Etman [2]" w:date="2023-02-08T18:26:00Z"/>
          <w:rFonts w:ascii="Times New Roman" w:eastAsia="Times New Roman" w:hAnsi="Times New Roman" w:cs="David"/>
          <w:sz w:val="24"/>
          <w:szCs w:val="24"/>
          <w:rtl/>
          <w:lang w:eastAsia="he-IL"/>
        </w:rPr>
      </w:pPr>
    </w:p>
    <w:p w14:paraId="2786F61E" w14:textId="40F0D838" w:rsidR="00346281" w:rsidRPr="006D2AE3" w:rsidDel="00A44F14" w:rsidRDefault="00346281" w:rsidP="00346281">
      <w:pPr>
        <w:widowControl w:val="0"/>
        <w:numPr>
          <w:ilvl w:val="0"/>
          <w:numId w:val="8"/>
        </w:numPr>
        <w:tabs>
          <w:tab w:val="num" w:pos="2522"/>
        </w:tabs>
        <w:spacing w:before="0" w:beforeAutospacing="0" w:after="0" w:afterAutospacing="0" w:line="240" w:lineRule="auto"/>
        <w:ind w:left="2522" w:hanging="362"/>
        <w:jc w:val="both"/>
        <w:rPr>
          <w:ins w:id="597" w:author="Meryl Etman" w:date="2022-12-18T11:45:00Z"/>
          <w:del w:id="598" w:author="Meryl Etman [2]" w:date="2023-02-08T17:48:00Z"/>
          <w:rFonts w:ascii="Times New Roman" w:eastAsia="Times New Roman" w:hAnsi="Times New Roman" w:cs="David"/>
          <w:sz w:val="24"/>
          <w:szCs w:val="24"/>
          <w:rtl/>
          <w:lang w:eastAsia="he-IL"/>
        </w:rPr>
      </w:pPr>
      <w:ins w:id="599" w:author="Meryl Etman" w:date="2022-12-18T11:45:00Z">
        <w:del w:id="600" w:author="Meryl Etman [2]" w:date="2023-02-08T17:48:00Z">
          <w:r w:rsidRPr="006D2AE3" w:rsidDel="00A44F14">
            <w:rPr>
              <w:rFonts w:ascii="Times New Roman" w:eastAsia="Times New Roman" w:hAnsi="Times New Roman" w:cs="David"/>
              <w:sz w:val="24"/>
              <w:szCs w:val="24"/>
              <w:rtl/>
              <w:lang w:eastAsia="he-IL"/>
            </w:rPr>
            <w:delText xml:space="preserve">עדכון </w:delText>
          </w:r>
          <w:r w:rsidRPr="006D2AE3" w:rsidDel="00A44F14">
            <w:rPr>
              <w:rFonts w:ascii="Times New Roman" w:eastAsia="Times New Roman" w:hAnsi="Times New Roman" w:cs="David" w:hint="cs"/>
              <w:sz w:val="24"/>
              <w:szCs w:val="24"/>
              <w:rtl/>
              <w:lang w:eastAsia="he-IL"/>
            </w:rPr>
            <w:delText>מודל</w:delText>
          </w:r>
          <w:r w:rsidRPr="006D2AE3" w:rsidDel="00A44F14">
            <w:rPr>
              <w:rFonts w:ascii="Times New Roman" w:eastAsia="Times New Roman" w:hAnsi="Times New Roman" w:cs="David"/>
              <w:sz w:val="24"/>
              <w:szCs w:val="24"/>
              <w:rtl/>
              <w:lang w:eastAsia="he-IL"/>
            </w:rPr>
            <w:delText xml:space="preserve"> </w:delText>
          </w:r>
          <w:r w:rsidRPr="006D2AE3" w:rsidDel="00A44F14">
            <w:rPr>
              <w:rFonts w:ascii="Times New Roman" w:eastAsia="Times New Roman" w:hAnsi="Times New Roman" w:cs="David" w:hint="cs"/>
              <w:sz w:val="24"/>
              <w:szCs w:val="24"/>
              <w:rtl/>
              <w:lang w:eastAsia="he-IL"/>
            </w:rPr>
            <w:delText xml:space="preserve">תיאום המערכות, החתכים </w:delText>
          </w:r>
          <w:r w:rsidRPr="006D2AE3" w:rsidDel="00A44F14">
            <w:rPr>
              <w:rFonts w:ascii="Times New Roman" w:eastAsia="Times New Roman" w:hAnsi="Times New Roman" w:cs="David"/>
              <w:sz w:val="24"/>
              <w:szCs w:val="24"/>
              <w:rtl/>
              <w:lang w:eastAsia="he-IL"/>
            </w:rPr>
            <w:delText>והפרטים בהתאם לשינויים שיתחייבו מבעיות שיופיעו במהלך ב</w:delText>
          </w:r>
          <w:r w:rsidRPr="006D2AE3" w:rsidDel="00A44F14">
            <w:rPr>
              <w:rFonts w:ascii="Times New Roman" w:eastAsia="Times New Roman" w:hAnsi="Times New Roman" w:cs="David" w:hint="cs"/>
              <w:sz w:val="24"/>
              <w:szCs w:val="24"/>
              <w:rtl/>
              <w:lang w:eastAsia="he-IL"/>
            </w:rPr>
            <w:delText>י</w:delText>
          </w:r>
          <w:r w:rsidRPr="006D2AE3" w:rsidDel="00A44F14">
            <w:rPr>
              <w:rFonts w:ascii="Times New Roman" w:eastAsia="Times New Roman" w:hAnsi="Times New Roman" w:cs="David"/>
              <w:sz w:val="24"/>
              <w:szCs w:val="24"/>
              <w:rtl/>
              <w:lang w:eastAsia="he-IL"/>
            </w:rPr>
            <w:delText xml:space="preserve">צוע העבודות </w:delText>
          </w:r>
          <w:r w:rsidRPr="006D2AE3" w:rsidDel="00A44F14">
            <w:rPr>
              <w:rFonts w:ascii="Times New Roman" w:eastAsia="Times New Roman" w:hAnsi="Times New Roman" w:cs="David" w:hint="cs"/>
              <w:sz w:val="24"/>
              <w:szCs w:val="24"/>
              <w:rtl/>
              <w:lang w:eastAsia="he-IL"/>
            </w:rPr>
            <w:delText>ע"י</w:delText>
          </w:r>
          <w:r w:rsidRPr="006D2AE3" w:rsidDel="00A44F14">
            <w:rPr>
              <w:rFonts w:ascii="Times New Roman" w:eastAsia="Times New Roman" w:hAnsi="Times New Roman" w:cs="David"/>
              <w:sz w:val="24"/>
              <w:szCs w:val="24"/>
              <w:rtl/>
              <w:lang w:eastAsia="he-IL"/>
            </w:rPr>
            <w:delText xml:space="preserve"> </w:delText>
          </w:r>
          <w:r w:rsidRPr="006D2AE3" w:rsidDel="00A44F14">
            <w:rPr>
              <w:rFonts w:ascii="Times New Roman" w:eastAsia="Times New Roman" w:hAnsi="Times New Roman" w:cs="David" w:hint="cs"/>
              <w:sz w:val="24"/>
              <w:szCs w:val="24"/>
              <w:rtl/>
              <w:lang w:eastAsia="he-IL"/>
            </w:rPr>
            <w:delText>הקבלן, אשר אושרו מראש ע"י המזמין והמנהל.</w:delText>
          </w:r>
          <w:r w:rsidRPr="006D2AE3" w:rsidDel="00A44F14">
            <w:rPr>
              <w:rFonts w:ascii="Times New Roman" w:eastAsia="Times New Roman" w:hAnsi="Times New Roman" w:cs="David"/>
              <w:sz w:val="24"/>
              <w:szCs w:val="24"/>
              <w:rtl/>
              <w:lang w:eastAsia="he-IL"/>
            </w:rPr>
            <w:delText xml:space="preserve"> כל עדכון יבוצע בתאום עם המנהל בכתב.</w:delText>
          </w:r>
        </w:del>
      </w:ins>
    </w:p>
    <w:p w14:paraId="7F9CB47C" w14:textId="72A3A89E" w:rsidR="00346281" w:rsidRPr="006D2AE3" w:rsidDel="00A44F14" w:rsidRDefault="00346281" w:rsidP="00346281">
      <w:pPr>
        <w:widowControl w:val="0"/>
        <w:spacing w:before="0" w:beforeAutospacing="0" w:after="0" w:afterAutospacing="0" w:line="240" w:lineRule="auto"/>
        <w:ind w:left="2522"/>
        <w:jc w:val="both"/>
        <w:rPr>
          <w:ins w:id="601" w:author="Meryl Etman" w:date="2022-12-18T11:45:00Z"/>
          <w:del w:id="602" w:author="Meryl Etman [2]" w:date="2023-02-08T17:48:00Z"/>
          <w:rFonts w:ascii="Times New Roman" w:eastAsia="Times New Roman" w:hAnsi="Times New Roman" w:cs="David"/>
          <w:sz w:val="24"/>
          <w:szCs w:val="24"/>
          <w:rtl/>
          <w:lang w:eastAsia="he-IL"/>
        </w:rPr>
      </w:pPr>
    </w:p>
    <w:p w14:paraId="39C50636" w14:textId="16276CA5" w:rsidR="00346281" w:rsidRPr="006D2AE3" w:rsidDel="00A44F14" w:rsidRDefault="00346281" w:rsidP="00346281">
      <w:pPr>
        <w:widowControl w:val="0"/>
        <w:numPr>
          <w:ilvl w:val="0"/>
          <w:numId w:val="8"/>
        </w:numPr>
        <w:tabs>
          <w:tab w:val="num" w:pos="2522"/>
        </w:tabs>
        <w:spacing w:before="0" w:beforeAutospacing="0" w:after="0" w:afterAutospacing="0" w:line="240" w:lineRule="auto"/>
        <w:ind w:left="2522" w:hanging="362"/>
        <w:jc w:val="both"/>
        <w:rPr>
          <w:ins w:id="603" w:author="Meryl Etman" w:date="2022-12-18T11:45:00Z"/>
          <w:del w:id="604" w:author="Meryl Etman [2]" w:date="2023-02-08T17:48:00Z"/>
          <w:rFonts w:ascii="Times New Roman" w:eastAsia="Times New Roman" w:hAnsi="Times New Roman" w:cs="David"/>
          <w:sz w:val="24"/>
          <w:szCs w:val="24"/>
          <w:rtl/>
          <w:lang w:eastAsia="he-IL"/>
        </w:rPr>
      </w:pPr>
      <w:ins w:id="605" w:author="Meryl Etman" w:date="2022-12-18T11:45:00Z">
        <w:del w:id="606" w:author="Meryl Etman [2]" w:date="2023-02-08T17:48:00Z">
          <w:r w:rsidRPr="006D2AE3" w:rsidDel="00A44F14">
            <w:rPr>
              <w:rFonts w:ascii="Times New Roman" w:eastAsia="Times New Roman" w:hAnsi="Times New Roman" w:cs="David"/>
              <w:sz w:val="24"/>
              <w:szCs w:val="24"/>
              <w:rtl/>
              <w:lang w:eastAsia="he-IL"/>
            </w:rPr>
            <w:delText>השתתפות בקבלת העבודות ואישור גמר ביצוע העבודות, בתאום עם היועצים. העברת רשימות ליקויים לתיקון.</w:delText>
          </w:r>
        </w:del>
      </w:ins>
    </w:p>
    <w:p w14:paraId="568C278C" w14:textId="5E6DB017" w:rsidR="00346281" w:rsidRPr="006D2AE3" w:rsidDel="00710452" w:rsidRDefault="00346281" w:rsidP="00346281">
      <w:pPr>
        <w:widowControl w:val="0"/>
        <w:spacing w:before="0" w:beforeAutospacing="0" w:after="0" w:afterAutospacing="0" w:line="240" w:lineRule="auto"/>
        <w:ind w:left="2522"/>
        <w:jc w:val="both"/>
        <w:rPr>
          <w:ins w:id="607" w:author="Meryl Etman" w:date="2022-12-18T11:45:00Z"/>
          <w:del w:id="608" w:author="Meryl Etman [2]" w:date="2023-02-08T18:26:00Z"/>
          <w:rFonts w:ascii="Times New Roman" w:eastAsia="Times New Roman" w:hAnsi="Times New Roman" w:cs="David"/>
          <w:sz w:val="24"/>
          <w:szCs w:val="24"/>
          <w:rtl/>
          <w:lang w:eastAsia="he-IL"/>
        </w:rPr>
      </w:pPr>
    </w:p>
    <w:p w14:paraId="59D60F35" w14:textId="3D7E06DD" w:rsidR="00346281" w:rsidRPr="006D2AE3" w:rsidDel="00710452" w:rsidRDefault="00346281" w:rsidP="00346281">
      <w:pPr>
        <w:widowControl w:val="0"/>
        <w:numPr>
          <w:ilvl w:val="0"/>
          <w:numId w:val="8"/>
        </w:numPr>
        <w:tabs>
          <w:tab w:val="num" w:pos="2522"/>
        </w:tabs>
        <w:spacing w:before="0" w:beforeAutospacing="0" w:after="0" w:afterAutospacing="0" w:line="240" w:lineRule="auto"/>
        <w:ind w:left="2522" w:hanging="362"/>
        <w:jc w:val="both"/>
        <w:rPr>
          <w:ins w:id="609" w:author="Meryl Etman" w:date="2022-12-18T11:45:00Z"/>
          <w:del w:id="610" w:author="Meryl Etman [2]" w:date="2023-02-08T18:26:00Z"/>
          <w:rFonts w:ascii="Times New Roman" w:eastAsia="Times New Roman" w:hAnsi="Times New Roman" w:cs="David"/>
          <w:sz w:val="24"/>
          <w:szCs w:val="24"/>
          <w:rtl/>
          <w:lang w:eastAsia="he-IL"/>
        </w:rPr>
      </w:pPr>
      <w:ins w:id="611" w:author="Meryl Etman" w:date="2022-12-18T11:45:00Z">
        <w:del w:id="612" w:author="Meryl Etman [2]" w:date="2023-02-08T18:26:00Z">
          <w:r w:rsidRPr="006D2AE3" w:rsidDel="00710452">
            <w:rPr>
              <w:rFonts w:ascii="Times New Roman" w:eastAsia="Times New Roman" w:hAnsi="Times New Roman" w:cs="David"/>
              <w:sz w:val="24"/>
              <w:szCs w:val="24"/>
              <w:rtl/>
              <w:lang w:eastAsia="he-IL"/>
            </w:rPr>
            <w:delText>ייעוץ למנהל והשתתפות בדיונים ובברורים עם הקבלנים בקשר עם ביצוע העבודות ובפיקוח העליון עליהן</w:delText>
          </w:r>
        </w:del>
        <w:del w:id="613" w:author="Meryl Etman [2]" w:date="2023-02-08T17:48:00Z">
          <w:r w:rsidRPr="006D2AE3" w:rsidDel="00A44F14">
            <w:rPr>
              <w:rFonts w:ascii="Times New Roman" w:eastAsia="Times New Roman" w:hAnsi="Times New Roman" w:cs="David"/>
              <w:sz w:val="24"/>
              <w:szCs w:val="24"/>
              <w:rtl/>
              <w:lang w:eastAsia="he-IL"/>
            </w:rPr>
            <w:delText xml:space="preserve"> ועל התאמתן לתנאי החוזים עם קבלני העבודות, הן לפני מסירת העבודה והן בתקופת הבדק</w:delText>
          </w:r>
        </w:del>
        <w:del w:id="614" w:author="Meryl Etman [2]" w:date="2023-02-08T18:26:00Z">
          <w:r w:rsidRPr="006D2AE3" w:rsidDel="00710452">
            <w:rPr>
              <w:rFonts w:ascii="Times New Roman" w:eastAsia="Times New Roman" w:hAnsi="Times New Roman" w:cs="David"/>
              <w:sz w:val="24"/>
              <w:szCs w:val="24"/>
              <w:rtl/>
              <w:lang w:eastAsia="he-IL"/>
            </w:rPr>
            <w:delText>.</w:delText>
          </w:r>
        </w:del>
      </w:ins>
    </w:p>
    <w:p w14:paraId="04124CEF" w14:textId="26DA1292" w:rsidR="00346281" w:rsidRPr="006D2AE3" w:rsidDel="00710452" w:rsidRDefault="00346281" w:rsidP="00346281">
      <w:pPr>
        <w:widowControl w:val="0"/>
        <w:spacing w:before="0" w:beforeAutospacing="0" w:after="0" w:afterAutospacing="0" w:line="240" w:lineRule="auto"/>
        <w:ind w:left="2522"/>
        <w:jc w:val="both"/>
        <w:rPr>
          <w:ins w:id="615" w:author="Meryl Etman" w:date="2022-12-18T11:45:00Z"/>
          <w:del w:id="616" w:author="Meryl Etman [2]" w:date="2023-02-08T18:26:00Z"/>
          <w:rFonts w:ascii="Times New Roman" w:eastAsia="Times New Roman" w:hAnsi="Times New Roman" w:cs="David"/>
          <w:sz w:val="24"/>
          <w:szCs w:val="24"/>
          <w:rtl/>
          <w:lang w:eastAsia="he-IL"/>
        </w:rPr>
      </w:pPr>
    </w:p>
    <w:p w14:paraId="4D1E16C9" w14:textId="2FC8BB84" w:rsidR="00346281" w:rsidRPr="006D2AE3" w:rsidDel="00710452" w:rsidRDefault="00346281" w:rsidP="00346281">
      <w:pPr>
        <w:widowControl w:val="0"/>
        <w:numPr>
          <w:ilvl w:val="0"/>
          <w:numId w:val="8"/>
        </w:numPr>
        <w:tabs>
          <w:tab w:val="num" w:pos="2522"/>
        </w:tabs>
        <w:spacing w:before="0" w:beforeAutospacing="0" w:after="0" w:afterAutospacing="0" w:line="240" w:lineRule="auto"/>
        <w:ind w:left="2522" w:hanging="362"/>
        <w:jc w:val="both"/>
        <w:rPr>
          <w:ins w:id="617" w:author="Meryl Etman" w:date="2022-12-18T11:45:00Z"/>
          <w:del w:id="618" w:author="Meryl Etman [2]" w:date="2023-02-08T18:26:00Z"/>
          <w:rFonts w:ascii="Times New Roman" w:eastAsia="Times New Roman" w:hAnsi="Times New Roman" w:cs="David"/>
          <w:sz w:val="24"/>
          <w:szCs w:val="24"/>
          <w:rtl/>
          <w:lang w:eastAsia="he-IL"/>
        </w:rPr>
      </w:pPr>
      <w:ins w:id="619" w:author="Meryl Etman" w:date="2022-12-18T11:45:00Z">
        <w:del w:id="620" w:author="Meryl Etman [2]" w:date="2023-02-08T18:26:00Z">
          <w:r w:rsidRPr="006D2AE3" w:rsidDel="00710452">
            <w:rPr>
              <w:rFonts w:ascii="Times New Roman" w:eastAsia="Times New Roman" w:hAnsi="Times New Roman" w:cs="David"/>
              <w:sz w:val="24"/>
              <w:szCs w:val="24"/>
              <w:rtl/>
              <w:lang w:eastAsia="he-IL"/>
            </w:rPr>
            <w:delText>מתן י</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עוץ לפתרונות במקרים של כשלים בבצוע העבודות לעומת התכנון.</w:delText>
          </w:r>
        </w:del>
      </w:ins>
    </w:p>
    <w:p w14:paraId="165CEC12" w14:textId="42CE8A0C" w:rsidR="00346281" w:rsidRPr="006D2AE3" w:rsidDel="00710452" w:rsidRDefault="00346281" w:rsidP="00346281">
      <w:pPr>
        <w:widowControl w:val="0"/>
        <w:spacing w:before="0" w:beforeAutospacing="0" w:after="0" w:afterAutospacing="0" w:line="240" w:lineRule="auto"/>
        <w:ind w:left="2522"/>
        <w:jc w:val="both"/>
        <w:rPr>
          <w:ins w:id="621" w:author="Meryl Etman" w:date="2022-12-18T11:45:00Z"/>
          <w:del w:id="622" w:author="Meryl Etman [2]" w:date="2023-02-08T18:26:00Z"/>
          <w:rFonts w:ascii="Times New Roman" w:eastAsia="Times New Roman" w:hAnsi="Times New Roman" w:cs="David"/>
          <w:sz w:val="24"/>
          <w:szCs w:val="24"/>
          <w:rtl/>
          <w:lang w:eastAsia="he-IL"/>
        </w:rPr>
      </w:pPr>
    </w:p>
    <w:p w14:paraId="05D93A38" w14:textId="049DE11B" w:rsidR="00346281" w:rsidRPr="006D2AE3" w:rsidDel="00710452" w:rsidRDefault="00346281" w:rsidP="00346281">
      <w:pPr>
        <w:widowControl w:val="0"/>
        <w:numPr>
          <w:ilvl w:val="0"/>
          <w:numId w:val="8"/>
        </w:numPr>
        <w:tabs>
          <w:tab w:val="num" w:pos="2522"/>
        </w:tabs>
        <w:spacing w:before="0" w:beforeAutospacing="0" w:after="0" w:afterAutospacing="0" w:line="240" w:lineRule="auto"/>
        <w:ind w:left="2522" w:hanging="362"/>
        <w:jc w:val="both"/>
        <w:rPr>
          <w:ins w:id="623" w:author="Meryl Etman" w:date="2022-12-18T11:45:00Z"/>
          <w:del w:id="624" w:author="Meryl Etman [2]" w:date="2023-02-08T18:26:00Z"/>
          <w:rFonts w:ascii="Times New Roman" w:eastAsia="Times New Roman" w:hAnsi="Times New Roman" w:cs="David"/>
          <w:sz w:val="24"/>
          <w:szCs w:val="24"/>
          <w:rtl/>
          <w:lang w:eastAsia="he-IL"/>
        </w:rPr>
      </w:pPr>
      <w:ins w:id="625" w:author="Meryl Etman" w:date="2022-12-18T11:45:00Z">
        <w:del w:id="626" w:author="Meryl Etman [2]" w:date="2023-02-08T18:26:00Z">
          <w:r w:rsidRPr="006D2AE3" w:rsidDel="00710452">
            <w:rPr>
              <w:rFonts w:ascii="Times New Roman" w:eastAsia="Times New Roman" w:hAnsi="Times New Roman" w:cs="David"/>
              <w:sz w:val="24"/>
              <w:szCs w:val="24"/>
              <w:rtl/>
              <w:lang w:eastAsia="he-IL"/>
            </w:rPr>
            <w:delText xml:space="preserve">סיוע למזמין במתן מענה לפניות אליו בקשר לתכנון ובצוע העבודות. </w:delText>
          </w:r>
        </w:del>
      </w:ins>
    </w:p>
    <w:p w14:paraId="799B3B59" w14:textId="402F3D49" w:rsidR="00346281" w:rsidRPr="006D2AE3" w:rsidDel="00A44F14" w:rsidRDefault="00346281" w:rsidP="00346281">
      <w:pPr>
        <w:widowControl w:val="0"/>
        <w:spacing w:before="0" w:beforeAutospacing="0" w:after="0" w:afterAutospacing="0" w:line="240" w:lineRule="auto"/>
        <w:ind w:left="2522"/>
        <w:jc w:val="both"/>
        <w:rPr>
          <w:ins w:id="627" w:author="Meryl Etman" w:date="2022-12-18T11:45:00Z"/>
          <w:del w:id="628" w:author="Meryl Etman [2]" w:date="2023-02-08T17:49:00Z"/>
          <w:rFonts w:ascii="Times New Roman" w:eastAsia="Times New Roman" w:hAnsi="Times New Roman" w:cs="David"/>
          <w:sz w:val="24"/>
          <w:szCs w:val="24"/>
          <w:rtl/>
          <w:lang w:eastAsia="he-IL"/>
        </w:rPr>
      </w:pPr>
    </w:p>
    <w:p w14:paraId="5340D0B3" w14:textId="3FCF8E2B" w:rsidR="00346281" w:rsidRPr="006D2AE3" w:rsidDel="00710452" w:rsidRDefault="00346281" w:rsidP="00346281">
      <w:pPr>
        <w:widowControl w:val="0"/>
        <w:numPr>
          <w:ilvl w:val="0"/>
          <w:numId w:val="8"/>
        </w:numPr>
        <w:tabs>
          <w:tab w:val="num" w:pos="2522"/>
        </w:tabs>
        <w:spacing w:before="0" w:beforeAutospacing="0" w:after="0" w:afterAutospacing="0" w:line="240" w:lineRule="auto"/>
        <w:ind w:left="2522" w:hanging="362"/>
        <w:jc w:val="both"/>
        <w:rPr>
          <w:ins w:id="629" w:author="Meryl Etman" w:date="2022-12-18T11:45:00Z"/>
          <w:del w:id="630" w:author="Meryl Etman [2]" w:date="2023-02-08T18:26:00Z"/>
          <w:rFonts w:ascii="Times New Roman" w:eastAsia="Times New Roman" w:hAnsi="Times New Roman" w:cs="David"/>
          <w:sz w:val="24"/>
          <w:szCs w:val="24"/>
          <w:rtl/>
          <w:lang w:eastAsia="he-IL"/>
        </w:rPr>
      </w:pPr>
      <w:ins w:id="631" w:author="Meryl Etman" w:date="2022-12-18T11:45:00Z">
        <w:del w:id="632" w:author="Meryl Etman [2]" w:date="2023-02-08T18:26:00Z">
          <w:r w:rsidRPr="006D2AE3" w:rsidDel="00710452">
            <w:rPr>
              <w:rFonts w:ascii="Times New Roman" w:eastAsia="Times New Roman" w:hAnsi="Times New Roman" w:cs="David"/>
              <w:sz w:val="24"/>
              <w:szCs w:val="24"/>
              <w:rtl/>
              <w:lang w:eastAsia="he-IL"/>
            </w:rPr>
            <w:delText>השתתפות עם המזמין בהגנה בפני תביעות בקשר עם תכנון ובצוע העבודות</w:delText>
          </w:r>
          <w:r w:rsidRPr="006D2AE3" w:rsidDel="00710452">
            <w:rPr>
              <w:rFonts w:ascii="Times New Roman" w:eastAsia="Times New Roman" w:hAnsi="Times New Roman" w:cs="David" w:hint="cs"/>
              <w:sz w:val="24"/>
              <w:szCs w:val="24"/>
              <w:rtl/>
              <w:lang w:eastAsia="he-IL"/>
            </w:rPr>
            <w:delText xml:space="preserve"> ומתן חוות דעת מקצועית במסגרת תביעות משפטיות שיוגשו, אם יוגשו, נגד המזמין בקשר לפרויקט ולאתר</w:delText>
          </w:r>
          <w:r w:rsidRPr="006D2AE3" w:rsidDel="00710452">
            <w:rPr>
              <w:rFonts w:ascii="Times New Roman" w:eastAsia="Times New Roman" w:hAnsi="Times New Roman" w:cs="David"/>
              <w:sz w:val="24"/>
              <w:szCs w:val="24"/>
              <w:rtl/>
              <w:lang w:eastAsia="he-IL"/>
            </w:rPr>
            <w:delText>.</w:delText>
          </w:r>
        </w:del>
      </w:ins>
    </w:p>
    <w:p w14:paraId="7893372B" w14:textId="188DE7FB" w:rsidR="00346281" w:rsidRPr="006D2AE3" w:rsidDel="00710452" w:rsidRDefault="00346281" w:rsidP="00346281">
      <w:pPr>
        <w:widowControl w:val="0"/>
        <w:spacing w:before="0" w:beforeAutospacing="0" w:after="0" w:afterAutospacing="0" w:line="240" w:lineRule="auto"/>
        <w:ind w:left="2522"/>
        <w:jc w:val="both"/>
        <w:rPr>
          <w:ins w:id="633" w:author="Meryl Etman" w:date="2022-12-18T11:45:00Z"/>
          <w:del w:id="634" w:author="Meryl Etman [2]" w:date="2023-02-08T18:26:00Z"/>
          <w:rFonts w:ascii="Times New Roman" w:eastAsia="Times New Roman" w:hAnsi="Times New Roman" w:cs="David"/>
          <w:sz w:val="24"/>
          <w:szCs w:val="24"/>
          <w:rtl/>
          <w:lang w:eastAsia="he-IL"/>
        </w:rPr>
      </w:pPr>
    </w:p>
    <w:p w14:paraId="42B86C26" w14:textId="1709524A" w:rsidR="00346281" w:rsidRPr="006D2AE3" w:rsidDel="00DF78E8" w:rsidRDefault="00346281" w:rsidP="00346281">
      <w:pPr>
        <w:widowControl w:val="0"/>
        <w:numPr>
          <w:ilvl w:val="0"/>
          <w:numId w:val="8"/>
        </w:numPr>
        <w:tabs>
          <w:tab w:val="num" w:pos="2522"/>
        </w:tabs>
        <w:spacing w:before="0" w:beforeAutospacing="0" w:after="0" w:afterAutospacing="0" w:line="240" w:lineRule="auto"/>
        <w:ind w:left="2522" w:hanging="362"/>
        <w:jc w:val="both"/>
        <w:rPr>
          <w:ins w:id="635" w:author="Meryl Etman" w:date="2022-12-18T11:45:00Z"/>
          <w:del w:id="636" w:author="Meryl Etman [2]" w:date="2023-02-08T18:15:00Z"/>
          <w:rFonts w:ascii="Times New Roman" w:eastAsia="Times New Roman" w:hAnsi="Times New Roman" w:cs="David"/>
          <w:sz w:val="24"/>
          <w:szCs w:val="24"/>
          <w:rtl/>
          <w:lang w:eastAsia="he-IL"/>
        </w:rPr>
      </w:pPr>
      <w:ins w:id="637" w:author="Meryl Etman" w:date="2022-12-18T11:45:00Z">
        <w:del w:id="638" w:author="Meryl Etman [2]" w:date="2023-02-08T18:26:00Z">
          <w:r w:rsidRPr="006D2AE3" w:rsidDel="00710452">
            <w:rPr>
              <w:rFonts w:ascii="Times New Roman" w:eastAsia="Times New Roman" w:hAnsi="Times New Roman" w:cs="David"/>
              <w:sz w:val="24"/>
              <w:szCs w:val="24"/>
              <w:rtl/>
              <w:lang w:eastAsia="he-IL"/>
            </w:rPr>
            <w:delText>כל יתר הדרוש לפיקוח עליון, ולביקורת על הבניה.</w:delText>
          </w:r>
        </w:del>
      </w:ins>
    </w:p>
    <w:p w14:paraId="3819CDA4" w14:textId="21CCFF48" w:rsidR="00346281" w:rsidRPr="00DF78E8" w:rsidDel="00DF78E8" w:rsidRDefault="00346281">
      <w:pPr>
        <w:widowControl w:val="0"/>
        <w:numPr>
          <w:ilvl w:val="0"/>
          <w:numId w:val="8"/>
        </w:numPr>
        <w:tabs>
          <w:tab w:val="num" w:pos="2522"/>
        </w:tabs>
        <w:spacing w:before="0" w:beforeAutospacing="0" w:after="0" w:afterAutospacing="0" w:line="240" w:lineRule="auto"/>
        <w:ind w:left="2522" w:hanging="362"/>
        <w:jc w:val="both"/>
        <w:rPr>
          <w:ins w:id="639" w:author="Meryl Etman" w:date="2022-12-18T11:45:00Z"/>
          <w:del w:id="640" w:author="Meryl Etman [2]" w:date="2023-02-08T18:15:00Z"/>
          <w:rFonts w:ascii="Times New Roman" w:eastAsia="Times New Roman" w:hAnsi="Times New Roman" w:cs="David"/>
          <w:sz w:val="24"/>
          <w:szCs w:val="24"/>
          <w:rtl/>
          <w:lang w:eastAsia="he-IL"/>
        </w:rPr>
        <w:pPrChange w:id="641" w:author="Meryl Etman [2]" w:date="2023-02-08T18:15:00Z">
          <w:pPr>
            <w:widowControl w:val="0"/>
            <w:spacing w:before="0" w:beforeAutospacing="0" w:after="0" w:afterAutospacing="0" w:line="240" w:lineRule="auto"/>
            <w:ind w:left="2522"/>
            <w:jc w:val="both"/>
          </w:pPr>
        </w:pPrChange>
      </w:pPr>
    </w:p>
    <w:p w14:paraId="50F2CC44" w14:textId="34B28B72" w:rsidR="00346281" w:rsidRPr="006D2AE3" w:rsidDel="00A44F14" w:rsidRDefault="00346281">
      <w:pPr>
        <w:widowControl w:val="0"/>
        <w:numPr>
          <w:ilvl w:val="0"/>
          <w:numId w:val="8"/>
        </w:numPr>
        <w:tabs>
          <w:tab w:val="num" w:pos="2522"/>
        </w:tabs>
        <w:spacing w:before="0" w:beforeAutospacing="0" w:after="0" w:afterAutospacing="0" w:line="240" w:lineRule="auto"/>
        <w:ind w:left="0" w:firstLine="0"/>
        <w:jc w:val="both"/>
        <w:rPr>
          <w:ins w:id="642" w:author="Meryl Etman" w:date="2022-12-18T11:45:00Z"/>
          <w:del w:id="643" w:author="Meryl Etman [2]" w:date="2023-02-08T17:49:00Z"/>
          <w:rFonts w:ascii="Times New Roman" w:eastAsia="Times New Roman" w:hAnsi="Times New Roman" w:cs="David"/>
          <w:sz w:val="24"/>
          <w:szCs w:val="24"/>
          <w:rtl/>
          <w:lang w:eastAsia="he-IL"/>
        </w:rPr>
        <w:pPrChange w:id="644" w:author="Meryl Etman [2]" w:date="2023-02-08T18:15:00Z">
          <w:pPr>
            <w:widowControl w:val="0"/>
            <w:numPr>
              <w:numId w:val="8"/>
            </w:numPr>
            <w:tabs>
              <w:tab w:val="num" w:pos="2522"/>
              <w:tab w:val="num" w:pos="2880"/>
            </w:tabs>
            <w:spacing w:before="0" w:beforeAutospacing="0" w:after="0" w:afterAutospacing="0" w:line="240" w:lineRule="auto"/>
            <w:ind w:left="2522" w:hanging="362"/>
            <w:jc w:val="both"/>
          </w:pPr>
        </w:pPrChange>
      </w:pPr>
      <w:ins w:id="645" w:author="Meryl Etman" w:date="2022-12-18T11:45:00Z">
        <w:del w:id="646" w:author="Meryl Etman [2]" w:date="2023-02-08T17:49:00Z">
          <w:r w:rsidRPr="006D2AE3" w:rsidDel="00A44F14">
            <w:rPr>
              <w:rFonts w:ascii="Times New Roman" w:eastAsia="Times New Roman" w:hAnsi="Times New Roman" w:cs="David"/>
              <w:sz w:val="24"/>
              <w:szCs w:val="24"/>
              <w:rtl/>
              <w:lang w:eastAsia="he-IL"/>
            </w:rPr>
            <w:delText>עיבוד תכניות הפרויקט כפי שבוצעו למעשה (</w:delText>
          </w:r>
          <w:r w:rsidRPr="006D2AE3" w:rsidDel="00A44F14">
            <w:rPr>
              <w:rFonts w:ascii="Times New Roman" w:eastAsia="Times New Roman" w:hAnsi="Times New Roman" w:cs="David"/>
              <w:sz w:val="24"/>
              <w:szCs w:val="24"/>
              <w:lang w:eastAsia="he-IL"/>
            </w:rPr>
            <w:delText>AS-MADE</w:delText>
          </w:r>
          <w:r w:rsidRPr="006D2AE3" w:rsidDel="00A44F14">
            <w:rPr>
              <w:rFonts w:ascii="Times New Roman" w:eastAsia="Times New Roman" w:hAnsi="Times New Roman" w:cs="David"/>
              <w:sz w:val="24"/>
              <w:szCs w:val="24"/>
              <w:rtl/>
              <w:lang w:eastAsia="he-IL"/>
            </w:rPr>
            <w:delText xml:space="preserve">) על בסיס תכניות </w:delText>
          </w:r>
          <w:r w:rsidRPr="006D2AE3" w:rsidDel="00A44F14">
            <w:rPr>
              <w:rFonts w:ascii="Times New Roman" w:eastAsia="Times New Roman" w:hAnsi="Times New Roman" w:cs="David"/>
              <w:sz w:val="24"/>
              <w:szCs w:val="24"/>
              <w:lang w:eastAsia="he-IL"/>
            </w:rPr>
            <w:delText>AS-MADE</w:delText>
          </w:r>
          <w:r w:rsidRPr="006D2AE3" w:rsidDel="00A44F14">
            <w:rPr>
              <w:rFonts w:ascii="Times New Roman" w:eastAsia="Times New Roman" w:hAnsi="Times New Roman" w:cs="David"/>
              <w:sz w:val="24"/>
              <w:szCs w:val="24"/>
              <w:rtl/>
              <w:lang w:eastAsia="he-IL"/>
            </w:rPr>
            <w:delText xml:space="preserve"> שימסור הקבלן תוך ציון כל השינויים שחלו בזמן הביצוע, ומסירתם למזמין ע"ג דיסקט.</w:delText>
          </w:r>
        </w:del>
      </w:ins>
    </w:p>
    <w:p w14:paraId="0D9335AE" w14:textId="5BA6AD02" w:rsidR="00346281" w:rsidRPr="006D2AE3" w:rsidDel="00710452" w:rsidRDefault="00346281">
      <w:pPr>
        <w:widowControl w:val="0"/>
        <w:numPr>
          <w:ilvl w:val="0"/>
          <w:numId w:val="8"/>
        </w:numPr>
        <w:tabs>
          <w:tab w:val="num" w:pos="2522"/>
        </w:tabs>
        <w:spacing w:before="0" w:beforeAutospacing="0" w:after="0" w:afterAutospacing="0" w:line="240" w:lineRule="auto"/>
        <w:ind w:left="2522" w:hanging="362"/>
        <w:jc w:val="both"/>
        <w:rPr>
          <w:ins w:id="647" w:author="Meryl Etman" w:date="2022-12-18T11:45:00Z"/>
          <w:del w:id="648" w:author="Meryl Etman [2]" w:date="2023-02-08T18:26:00Z"/>
          <w:rFonts w:ascii="Times New Roman" w:eastAsia="Times New Roman" w:hAnsi="Times New Roman" w:cs="David"/>
          <w:sz w:val="24"/>
          <w:szCs w:val="24"/>
          <w:rtl/>
          <w:lang w:eastAsia="he-IL"/>
        </w:rPr>
        <w:pPrChange w:id="649" w:author="Meryl Etman [2]" w:date="2023-02-08T18:15:00Z">
          <w:pPr>
            <w:widowControl w:val="0"/>
            <w:spacing w:before="0" w:beforeAutospacing="0" w:after="0" w:afterAutospacing="0" w:line="240" w:lineRule="auto"/>
            <w:ind w:left="2160" w:hanging="720"/>
            <w:jc w:val="both"/>
          </w:pPr>
        </w:pPrChange>
      </w:pPr>
    </w:p>
    <w:p w14:paraId="637F1A0B" w14:textId="2448148C" w:rsidR="00346281" w:rsidRPr="006D2AE3" w:rsidDel="00710452" w:rsidRDefault="00346281" w:rsidP="00346281">
      <w:pPr>
        <w:widowControl w:val="0"/>
        <w:spacing w:before="0" w:beforeAutospacing="0" w:after="0" w:afterAutospacing="0" w:line="276" w:lineRule="auto"/>
        <w:ind w:left="2160"/>
        <w:jc w:val="both"/>
        <w:rPr>
          <w:ins w:id="650" w:author="Meryl Etman" w:date="2022-12-18T11:45:00Z"/>
          <w:del w:id="651" w:author="Meryl Etman [2]" w:date="2023-02-08T18:26:00Z"/>
          <w:rFonts w:ascii="Times New Roman" w:eastAsia="Times New Roman" w:hAnsi="Times New Roman" w:cs="David"/>
          <w:sz w:val="24"/>
          <w:szCs w:val="24"/>
          <w:rtl/>
          <w:lang w:eastAsia="he-IL"/>
        </w:rPr>
      </w:pPr>
    </w:p>
    <w:p w14:paraId="1E16FCED" w14:textId="2CFBDD4A" w:rsidR="00346281" w:rsidRPr="006D2AE3" w:rsidDel="00710452" w:rsidRDefault="00346281" w:rsidP="00346281">
      <w:pPr>
        <w:widowControl w:val="0"/>
        <w:numPr>
          <w:ilvl w:val="0"/>
          <w:numId w:val="8"/>
        </w:numPr>
        <w:tabs>
          <w:tab w:val="num" w:pos="2522"/>
        </w:tabs>
        <w:spacing w:before="0" w:beforeAutospacing="0" w:after="0" w:afterAutospacing="0" w:line="276" w:lineRule="auto"/>
        <w:ind w:left="2522" w:hanging="362"/>
        <w:jc w:val="both"/>
        <w:rPr>
          <w:ins w:id="652" w:author="Meryl Etman" w:date="2022-12-18T11:45:00Z"/>
          <w:del w:id="653" w:author="Meryl Etman [2]" w:date="2023-02-08T18:26:00Z"/>
          <w:rFonts w:ascii="Times New Roman" w:eastAsia="Times New Roman" w:hAnsi="Times New Roman" w:cs="David"/>
          <w:sz w:val="24"/>
          <w:szCs w:val="24"/>
          <w:lang w:eastAsia="he-IL"/>
        </w:rPr>
      </w:pPr>
      <w:ins w:id="654" w:author="Meryl Etman" w:date="2022-12-18T11:45:00Z">
        <w:del w:id="655" w:author="Meryl Etman [2]" w:date="2023-02-08T18:26:00Z">
          <w:r w:rsidRPr="006D2AE3" w:rsidDel="00710452">
            <w:rPr>
              <w:rFonts w:ascii="Times New Roman" w:eastAsia="Times New Roman" w:hAnsi="Times New Roman" w:cs="David" w:hint="cs"/>
              <w:sz w:val="24"/>
              <w:szCs w:val="24"/>
              <w:rtl/>
              <w:lang w:eastAsia="he-IL"/>
            </w:rPr>
            <w:delText xml:space="preserve">השתתפות </w:delText>
          </w:r>
          <w:r w:rsidRPr="006D2AE3" w:rsidDel="00710452">
            <w:rPr>
              <w:rFonts w:ascii="Times New Roman" w:eastAsia="Times New Roman" w:hAnsi="Times New Roman" w:cs="David"/>
              <w:sz w:val="24"/>
              <w:szCs w:val="24"/>
              <w:rtl/>
              <w:lang w:eastAsia="he-IL"/>
            </w:rPr>
            <w:delText>בישיבות ת</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אום תקופ</w:delText>
          </w:r>
          <w:r w:rsidRPr="006D2AE3" w:rsidDel="00710452">
            <w:rPr>
              <w:rFonts w:ascii="Times New Roman" w:eastAsia="Times New Roman" w:hAnsi="Times New Roman" w:cs="David" w:hint="cs"/>
              <w:sz w:val="24"/>
              <w:szCs w:val="24"/>
              <w:rtl/>
              <w:lang w:eastAsia="he-IL"/>
            </w:rPr>
            <w:delText>ת</w:delText>
          </w:r>
          <w:r w:rsidRPr="006D2AE3" w:rsidDel="00710452">
            <w:rPr>
              <w:rFonts w:ascii="Times New Roman" w:eastAsia="Times New Roman" w:hAnsi="Times New Roman" w:cs="David"/>
              <w:sz w:val="24"/>
              <w:szCs w:val="24"/>
              <w:rtl/>
              <w:lang w:eastAsia="he-IL"/>
            </w:rPr>
            <w:delText xml:space="preserve">יות. </w:delText>
          </w:r>
        </w:del>
      </w:ins>
    </w:p>
    <w:p w14:paraId="72F1DD45" w14:textId="556530A8" w:rsidR="00346281" w:rsidRPr="006D2AE3" w:rsidDel="00710452" w:rsidRDefault="00346281" w:rsidP="00346281">
      <w:pPr>
        <w:widowControl w:val="0"/>
        <w:spacing w:before="0" w:beforeAutospacing="0" w:after="0" w:afterAutospacing="0" w:line="276" w:lineRule="auto"/>
        <w:ind w:left="2522"/>
        <w:jc w:val="both"/>
        <w:rPr>
          <w:ins w:id="656" w:author="Meryl Etman" w:date="2022-12-18T11:45:00Z"/>
          <w:del w:id="657" w:author="Meryl Etman [2]" w:date="2023-02-08T18:26:00Z"/>
          <w:rFonts w:ascii="Times New Roman" w:eastAsia="Times New Roman" w:hAnsi="Times New Roman" w:cs="David"/>
          <w:sz w:val="24"/>
          <w:szCs w:val="24"/>
          <w:rtl/>
          <w:lang w:eastAsia="he-IL"/>
        </w:rPr>
      </w:pPr>
    </w:p>
    <w:p w14:paraId="43C2A3B7" w14:textId="3EDEA198" w:rsidR="00346281" w:rsidRPr="006D2AE3" w:rsidDel="00710452" w:rsidRDefault="00346281" w:rsidP="00346281">
      <w:pPr>
        <w:widowControl w:val="0"/>
        <w:spacing w:before="0" w:beforeAutospacing="0" w:after="0" w:afterAutospacing="0" w:line="360" w:lineRule="auto"/>
        <w:ind w:left="2160" w:hanging="720"/>
        <w:jc w:val="both"/>
        <w:rPr>
          <w:ins w:id="658" w:author="Meryl Etman" w:date="2022-12-18T11:45:00Z"/>
          <w:del w:id="659" w:author="Meryl Etman [2]" w:date="2023-02-08T18:26:00Z"/>
          <w:rFonts w:ascii="Times New Roman" w:eastAsia="Times New Roman" w:hAnsi="Times New Roman" w:cs="David"/>
          <w:sz w:val="24"/>
          <w:szCs w:val="24"/>
          <w:lang w:eastAsia="he-IL"/>
        </w:rPr>
      </w:pPr>
      <w:ins w:id="660" w:author="Meryl Etman" w:date="2022-12-18T11:45:00Z">
        <w:del w:id="661" w:author="Meryl Etman [2]" w:date="2023-02-08T18:15:00Z">
          <w:r w:rsidRPr="006D2AE3" w:rsidDel="00DF78E8">
            <w:rPr>
              <w:rFonts w:ascii="Times New Roman" w:eastAsia="Times New Roman" w:hAnsi="Times New Roman" w:cs="David"/>
              <w:sz w:val="24"/>
              <w:szCs w:val="24"/>
              <w:rtl/>
              <w:lang w:eastAsia="he-IL"/>
            </w:rPr>
            <w:delText>ג</w:delText>
          </w:r>
        </w:del>
        <w:del w:id="662" w:author="Meryl Etman [2]" w:date="2023-02-08T18:26:00Z">
          <w:r w:rsidRPr="006D2AE3" w:rsidDel="00710452">
            <w:rPr>
              <w:rFonts w:ascii="Times New Roman" w:eastAsia="Times New Roman" w:hAnsi="Times New Roman" w:cs="David"/>
              <w:sz w:val="24"/>
              <w:szCs w:val="24"/>
              <w:rtl/>
              <w:lang w:eastAsia="he-IL"/>
            </w:rPr>
            <w:delText>.</w:delText>
          </w:r>
          <w:r w:rsidRPr="006D2AE3" w:rsidDel="00710452">
            <w:rPr>
              <w:rFonts w:ascii="Times New Roman" w:eastAsia="Times New Roman" w:hAnsi="Times New Roman" w:cs="David"/>
              <w:sz w:val="24"/>
              <w:szCs w:val="24"/>
              <w:rtl/>
              <w:lang w:eastAsia="he-IL"/>
            </w:rPr>
            <w:tab/>
            <w:delText xml:space="preserve">אין </w:delText>
          </w:r>
          <w:r w:rsidDel="00710452">
            <w:rPr>
              <w:rFonts w:ascii="Times New Roman" w:eastAsia="Times New Roman" w:hAnsi="Times New Roman" w:cs="David"/>
              <w:sz w:val="24"/>
              <w:szCs w:val="24"/>
              <w:rtl/>
              <w:lang w:eastAsia="he-IL"/>
            </w:rPr>
            <w:delText>היועץ</w:delText>
          </w:r>
          <w:r w:rsidRPr="006D2AE3" w:rsidDel="00710452">
            <w:rPr>
              <w:rFonts w:ascii="Times New Roman" w:eastAsia="Times New Roman" w:hAnsi="Times New Roman" w:cs="David"/>
              <w:sz w:val="24"/>
              <w:szCs w:val="24"/>
              <w:rtl/>
              <w:lang w:eastAsia="he-IL"/>
            </w:rPr>
            <w:delText xml:space="preserve"> רשאי לתת הוראות במישרין לקבלנים או לנהל משא ומתן עם הקבלנים ביחס למחירים או לדרכי ביצוע אלא באמצעות נציג המזמין.</w:delText>
          </w:r>
        </w:del>
      </w:ins>
    </w:p>
    <w:p w14:paraId="1D0F82DE" w14:textId="7DEA289F" w:rsidR="00346281" w:rsidRPr="006D2AE3" w:rsidDel="00DF78E8" w:rsidRDefault="00346281" w:rsidP="00346281">
      <w:pPr>
        <w:widowControl w:val="0"/>
        <w:spacing w:before="0" w:beforeAutospacing="0" w:after="0" w:afterAutospacing="0" w:line="276" w:lineRule="auto"/>
        <w:ind w:left="2160" w:hanging="720"/>
        <w:jc w:val="both"/>
        <w:rPr>
          <w:ins w:id="663" w:author="Meryl Etman" w:date="2022-12-18T11:45:00Z"/>
          <w:del w:id="664" w:author="Meryl Etman [2]" w:date="2023-02-08T18:15:00Z"/>
          <w:rFonts w:ascii="Times New Roman" w:eastAsia="Times New Roman" w:hAnsi="Times New Roman" w:cs="David"/>
          <w:sz w:val="24"/>
          <w:szCs w:val="24"/>
          <w:rtl/>
          <w:lang w:eastAsia="he-IL"/>
        </w:rPr>
      </w:pPr>
      <w:ins w:id="665" w:author="Meryl Etman" w:date="2022-12-18T11:45:00Z">
        <w:del w:id="666" w:author="Meryl Etman [2]" w:date="2023-02-08T18:26:00Z">
          <w:r w:rsidRPr="006D2AE3" w:rsidDel="00710452">
            <w:rPr>
              <w:rFonts w:ascii="Times New Roman" w:eastAsia="Times New Roman" w:hAnsi="Times New Roman" w:cs="David"/>
              <w:sz w:val="24"/>
              <w:szCs w:val="24"/>
              <w:rtl/>
              <w:lang w:eastAsia="he-IL"/>
            </w:rPr>
            <w:tab/>
          </w:r>
        </w:del>
        <w:del w:id="667" w:author="Meryl Etman [2]" w:date="2023-02-08T18:15:00Z">
          <w:r w:rsidRPr="006D2AE3" w:rsidDel="00DF78E8">
            <w:rPr>
              <w:rFonts w:ascii="Times New Roman" w:eastAsia="Times New Roman" w:hAnsi="Times New Roman" w:cs="David"/>
              <w:sz w:val="24"/>
              <w:szCs w:val="24"/>
              <w:rtl/>
              <w:lang w:eastAsia="he-IL"/>
            </w:rPr>
            <w:delText xml:space="preserve"> </w:delText>
          </w:r>
        </w:del>
      </w:ins>
    </w:p>
    <w:p w14:paraId="771C3AE3" w14:textId="1B2544E4" w:rsidR="00346281" w:rsidRPr="006D2AE3" w:rsidDel="00710452" w:rsidRDefault="00346281" w:rsidP="00DF78E8">
      <w:pPr>
        <w:widowControl w:val="0"/>
        <w:spacing w:before="0" w:beforeAutospacing="0" w:after="0" w:afterAutospacing="0" w:line="276" w:lineRule="auto"/>
        <w:ind w:left="2160" w:hanging="720"/>
        <w:jc w:val="both"/>
        <w:rPr>
          <w:ins w:id="668" w:author="Meryl Etman" w:date="2022-12-18T11:45:00Z"/>
          <w:del w:id="669" w:author="Meryl Etman [2]" w:date="2023-02-08T18:26:00Z"/>
          <w:rFonts w:ascii="Times New Roman" w:eastAsia="Times New Roman" w:hAnsi="Times New Roman" w:cs="David"/>
          <w:sz w:val="24"/>
          <w:szCs w:val="24"/>
          <w:rtl/>
          <w:lang w:eastAsia="he-IL"/>
        </w:rPr>
      </w:pPr>
    </w:p>
    <w:p w14:paraId="110C182B" w14:textId="6F858882" w:rsidR="00346281" w:rsidRPr="006D2AE3" w:rsidDel="00710452" w:rsidRDefault="00346281" w:rsidP="00346281">
      <w:pPr>
        <w:widowControl w:val="0"/>
        <w:spacing w:before="0" w:beforeAutospacing="0" w:after="0" w:afterAutospacing="0" w:line="276" w:lineRule="auto"/>
        <w:ind w:left="2160" w:hanging="720"/>
        <w:jc w:val="both"/>
        <w:rPr>
          <w:ins w:id="670" w:author="Meryl Etman" w:date="2022-12-18T11:45:00Z"/>
          <w:del w:id="671" w:author="Meryl Etman [2]" w:date="2023-02-08T18:26:00Z"/>
          <w:rFonts w:ascii="Times New Roman" w:eastAsia="Times New Roman" w:hAnsi="Times New Roman" w:cs="David"/>
          <w:sz w:val="24"/>
          <w:szCs w:val="24"/>
          <w:rtl/>
          <w:lang w:eastAsia="he-IL"/>
        </w:rPr>
      </w:pPr>
      <w:ins w:id="672" w:author="Meryl Etman" w:date="2022-12-18T11:45:00Z">
        <w:del w:id="673" w:author="Meryl Etman [2]" w:date="2023-02-08T18:15:00Z">
          <w:r w:rsidRPr="006D2AE3" w:rsidDel="00DF78E8">
            <w:rPr>
              <w:rFonts w:ascii="Times New Roman" w:eastAsia="Times New Roman" w:hAnsi="Times New Roman" w:cs="David"/>
              <w:sz w:val="24"/>
              <w:szCs w:val="24"/>
              <w:rtl/>
              <w:lang w:eastAsia="he-IL"/>
            </w:rPr>
            <w:delText>ה</w:delText>
          </w:r>
        </w:del>
        <w:del w:id="674" w:author="Meryl Etman [2]" w:date="2023-02-08T18:26:00Z">
          <w:r w:rsidRPr="006D2AE3" w:rsidDel="00710452">
            <w:rPr>
              <w:rFonts w:ascii="Times New Roman" w:eastAsia="Times New Roman" w:hAnsi="Times New Roman" w:cs="David"/>
              <w:sz w:val="24"/>
              <w:szCs w:val="24"/>
              <w:rtl/>
              <w:lang w:eastAsia="he-IL"/>
            </w:rPr>
            <w:delText>.</w:delText>
          </w:r>
          <w:r w:rsidRPr="006D2AE3" w:rsidDel="00710452">
            <w:rPr>
              <w:rFonts w:ascii="Times New Roman" w:eastAsia="Times New Roman" w:hAnsi="Times New Roman" w:cs="David"/>
              <w:sz w:val="24"/>
              <w:szCs w:val="24"/>
              <w:rtl/>
              <w:lang w:eastAsia="he-IL"/>
            </w:rPr>
            <w:tab/>
            <w:delText>י</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עוץ למזמין בדבר אחזקת המתקן.</w:delText>
          </w:r>
        </w:del>
      </w:ins>
    </w:p>
    <w:p w14:paraId="1807ED49" w14:textId="70D2D125" w:rsidR="00346281" w:rsidRPr="006D2AE3" w:rsidDel="00710452" w:rsidRDefault="00346281" w:rsidP="00346281">
      <w:pPr>
        <w:widowControl w:val="0"/>
        <w:spacing w:before="0" w:beforeAutospacing="0" w:after="0" w:afterAutospacing="0" w:line="240" w:lineRule="auto"/>
        <w:ind w:left="720" w:hanging="720"/>
        <w:jc w:val="both"/>
        <w:rPr>
          <w:ins w:id="675" w:author="Meryl Etman" w:date="2022-12-18T11:45:00Z"/>
          <w:del w:id="676" w:author="Meryl Etman [2]" w:date="2023-02-08T18:26:00Z"/>
          <w:rFonts w:ascii="Times New Roman" w:eastAsia="Times New Roman" w:hAnsi="Times New Roman" w:cs="David"/>
          <w:sz w:val="24"/>
          <w:szCs w:val="24"/>
          <w:rtl/>
          <w:lang w:eastAsia="he-IL"/>
        </w:rPr>
      </w:pPr>
    </w:p>
    <w:p w14:paraId="0326BDD3" w14:textId="2B06B190" w:rsidR="00346281" w:rsidRPr="006D2AE3" w:rsidDel="00710452" w:rsidRDefault="00346281" w:rsidP="00346281">
      <w:pPr>
        <w:widowControl w:val="0"/>
        <w:spacing w:before="0" w:beforeAutospacing="0" w:after="0" w:afterAutospacing="0" w:line="240" w:lineRule="auto"/>
        <w:ind w:left="-58" w:firstLine="142"/>
        <w:jc w:val="both"/>
        <w:rPr>
          <w:ins w:id="677" w:author="Meryl Etman" w:date="2022-12-18T11:45:00Z"/>
          <w:del w:id="678" w:author="Meryl Etman [2]" w:date="2023-02-08T18:26:00Z"/>
          <w:rFonts w:ascii="Times New Roman" w:eastAsia="Times New Roman" w:hAnsi="Times New Roman" w:cs="David"/>
          <w:b/>
          <w:bCs/>
          <w:sz w:val="24"/>
          <w:szCs w:val="24"/>
          <w:rtl/>
          <w:lang w:eastAsia="he-IL"/>
        </w:rPr>
      </w:pPr>
      <w:ins w:id="679" w:author="Meryl Etman" w:date="2022-12-18T11:45:00Z">
        <w:del w:id="680" w:author="Meryl Etman [2]" w:date="2023-02-08T18:26:00Z">
          <w:r w:rsidRPr="006D2AE3" w:rsidDel="00710452">
            <w:rPr>
              <w:rFonts w:ascii="Times New Roman" w:eastAsia="Times New Roman" w:hAnsi="Times New Roman" w:cs="David"/>
              <w:b/>
              <w:bCs/>
              <w:sz w:val="24"/>
              <w:szCs w:val="24"/>
              <w:rtl/>
              <w:lang w:eastAsia="he-IL"/>
            </w:rPr>
            <w:delText>4.</w:delText>
          </w:r>
          <w:r w:rsidRPr="006D2AE3" w:rsidDel="00710452">
            <w:rPr>
              <w:rFonts w:ascii="Times New Roman" w:eastAsia="Times New Roman" w:hAnsi="Times New Roman" w:cs="David"/>
              <w:b/>
              <w:bCs/>
              <w:sz w:val="24"/>
              <w:szCs w:val="24"/>
              <w:rtl/>
              <w:lang w:eastAsia="he-IL"/>
            </w:rPr>
            <w:tab/>
          </w:r>
          <w:r w:rsidRPr="006D2AE3" w:rsidDel="00710452">
            <w:rPr>
              <w:rFonts w:ascii="Times New Roman" w:eastAsia="Times New Roman" w:hAnsi="Times New Roman" w:cs="David"/>
              <w:b/>
              <w:bCs/>
              <w:sz w:val="24"/>
              <w:szCs w:val="24"/>
              <w:u w:val="single"/>
              <w:rtl/>
              <w:lang w:eastAsia="he-IL"/>
            </w:rPr>
            <w:delText>אופציה לבחירת המזמין</w:delText>
          </w:r>
          <w:r w:rsidRPr="006D2AE3" w:rsidDel="00710452">
            <w:rPr>
              <w:rFonts w:ascii="Times New Roman" w:eastAsia="Times New Roman" w:hAnsi="Times New Roman" w:cs="David"/>
              <w:b/>
              <w:bCs/>
              <w:sz w:val="24"/>
              <w:szCs w:val="24"/>
              <w:rtl/>
              <w:lang w:eastAsia="he-IL"/>
            </w:rPr>
            <w:delText>:</w:delText>
          </w:r>
        </w:del>
      </w:ins>
    </w:p>
    <w:p w14:paraId="004CF2E4" w14:textId="77777777" w:rsidR="00346281" w:rsidRPr="006D2AE3" w:rsidDel="00DF78E8" w:rsidRDefault="00346281" w:rsidP="00346281">
      <w:pPr>
        <w:widowControl w:val="0"/>
        <w:spacing w:before="0" w:beforeAutospacing="0" w:after="0" w:afterAutospacing="0" w:line="240" w:lineRule="auto"/>
        <w:ind w:left="-58" w:firstLine="142"/>
        <w:jc w:val="both"/>
        <w:rPr>
          <w:ins w:id="681" w:author="Meryl Etman" w:date="2022-12-18T11:45:00Z"/>
          <w:del w:id="682" w:author="Meryl Etman [2]" w:date="2023-02-08T18:16:00Z"/>
          <w:rFonts w:ascii="Times New Roman" w:eastAsia="Times New Roman" w:hAnsi="Times New Roman" w:cs="David"/>
          <w:sz w:val="24"/>
          <w:szCs w:val="24"/>
          <w:rtl/>
          <w:lang w:eastAsia="he-IL"/>
        </w:rPr>
      </w:pPr>
    </w:p>
    <w:p w14:paraId="230EC0E4" w14:textId="589A9293" w:rsidR="00346281" w:rsidRPr="006D2AE3" w:rsidDel="00710452" w:rsidRDefault="00346281">
      <w:pPr>
        <w:widowControl w:val="0"/>
        <w:tabs>
          <w:tab w:val="left" w:pos="2096"/>
        </w:tabs>
        <w:spacing w:before="0" w:beforeAutospacing="0" w:after="0" w:afterAutospacing="0" w:line="360" w:lineRule="auto"/>
        <w:jc w:val="both"/>
        <w:rPr>
          <w:ins w:id="683" w:author="Meryl Etman" w:date="2022-12-18T11:45:00Z"/>
          <w:del w:id="684" w:author="Meryl Etman [2]" w:date="2023-02-08T18:26:00Z"/>
          <w:rFonts w:ascii="Times New Roman" w:eastAsia="Times New Roman" w:hAnsi="Times New Roman" w:cs="David"/>
          <w:sz w:val="24"/>
          <w:szCs w:val="24"/>
          <w:rtl/>
          <w:lang w:eastAsia="he-IL"/>
        </w:rPr>
        <w:pPrChange w:id="685" w:author="Meryl Etman [2]" w:date="2023-02-08T18:16:00Z">
          <w:pPr>
            <w:widowControl w:val="0"/>
            <w:tabs>
              <w:tab w:val="left" w:pos="2096"/>
            </w:tabs>
            <w:spacing w:before="0" w:beforeAutospacing="0" w:after="0" w:afterAutospacing="0" w:line="360" w:lineRule="auto"/>
            <w:ind w:left="2096" w:hanging="708"/>
            <w:jc w:val="both"/>
          </w:pPr>
        </w:pPrChange>
      </w:pPr>
      <w:ins w:id="686" w:author="Meryl Etman" w:date="2022-12-18T11:45:00Z">
        <w:del w:id="687" w:author="Meryl Etman [2]" w:date="2023-02-08T18:16:00Z">
          <w:r w:rsidRPr="006D2AE3" w:rsidDel="00DF78E8">
            <w:rPr>
              <w:rFonts w:ascii="Times New Roman" w:eastAsia="Times New Roman" w:hAnsi="Times New Roman" w:cs="David" w:hint="cs"/>
              <w:sz w:val="24"/>
              <w:szCs w:val="24"/>
              <w:rtl/>
              <w:lang w:eastAsia="he-IL"/>
            </w:rPr>
            <w:delText xml:space="preserve">א. </w:delText>
          </w:r>
        </w:del>
        <w:del w:id="688" w:author="Meryl Etman [2]" w:date="2023-02-08T18:26:00Z">
          <w:r w:rsidRPr="006D2AE3" w:rsidDel="00710452">
            <w:rPr>
              <w:rFonts w:ascii="Times New Roman" w:eastAsia="Times New Roman" w:hAnsi="Times New Roman" w:cs="David" w:hint="cs"/>
              <w:sz w:val="24"/>
              <w:szCs w:val="24"/>
              <w:rtl/>
              <w:lang w:eastAsia="he-IL"/>
            </w:rPr>
            <w:tab/>
          </w:r>
        </w:del>
      </w:ins>
    </w:p>
    <w:p w14:paraId="080AADD0" w14:textId="7DC84FEA" w:rsidR="00346281" w:rsidRPr="006D2AE3" w:rsidDel="00710452" w:rsidRDefault="00346281" w:rsidP="00346281">
      <w:pPr>
        <w:widowControl w:val="0"/>
        <w:spacing w:before="0" w:beforeAutospacing="0" w:after="0" w:afterAutospacing="0" w:line="360" w:lineRule="auto"/>
        <w:ind w:left="2096" w:hanging="708"/>
        <w:jc w:val="both"/>
        <w:rPr>
          <w:ins w:id="689" w:author="Meryl Etman" w:date="2022-12-18T11:45:00Z"/>
          <w:del w:id="690" w:author="Meryl Etman [2]" w:date="2023-02-08T18:26:00Z"/>
          <w:rFonts w:ascii="Times New Roman" w:eastAsia="Times New Roman" w:hAnsi="Times New Roman" w:cs="David"/>
          <w:sz w:val="24"/>
          <w:szCs w:val="24"/>
          <w:rtl/>
          <w:lang w:eastAsia="he-IL"/>
        </w:rPr>
      </w:pPr>
      <w:ins w:id="691" w:author="Meryl Etman" w:date="2022-12-18T11:45:00Z">
        <w:del w:id="692" w:author="Meryl Etman [2]" w:date="2023-02-08T18:16:00Z">
          <w:r w:rsidRPr="006D2AE3" w:rsidDel="00DF78E8">
            <w:rPr>
              <w:rFonts w:ascii="Times New Roman" w:eastAsia="Times New Roman" w:hAnsi="Times New Roman" w:cs="David" w:hint="cs"/>
              <w:sz w:val="24"/>
              <w:szCs w:val="24"/>
              <w:rtl/>
              <w:lang w:eastAsia="he-IL"/>
            </w:rPr>
            <w:delText>ב</w:delText>
          </w:r>
        </w:del>
        <w:del w:id="693" w:author="Meryl Etman [2]" w:date="2023-02-08T18:26:00Z">
          <w:r w:rsidRPr="006D2AE3" w:rsidDel="00710452">
            <w:rPr>
              <w:rFonts w:ascii="Times New Roman" w:eastAsia="Times New Roman" w:hAnsi="Times New Roman" w:cs="David" w:hint="cs"/>
              <w:sz w:val="24"/>
              <w:szCs w:val="24"/>
              <w:rtl/>
              <w:lang w:eastAsia="he-IL"/>
            </w:rPr>
            <w:delText xml:space="preserve">. </w:delText>
          </w:r>
          <w:r w:rsidRPr="006D2AE3" w:rsidDel="00710452">
            <w:rPr>
              <w:rFonts w:ascii="Times New Roman" w:eastAsia="Times New Roman" w:hAnsi="Times New Roman" w:cs="David" w:hint="cs"/>
              <w:sz w:val="24"/>
              <w:szCs w:val="24"/>
              <w:rtl/>
              <w:lang w:eastAsia="he-IL"/>
            </w:rPr>
            <w:tab/>
          </w:r>
          <w:r w:rsidRPr="006D2AE3" w:rsidDel="00710452">
            <w:rPr>
              <w:rFonts w:ascii="Times New Roman" w:eastAsia="Times New Roman" w:hAnsi="Times New Roman" w:cs="David"/>
              <w:sz w:val="24"/>
              <w:szCs w:val="24"/>
              <w:rtl/>
              <w:lang w:eastAsia="he-IL"/>
            </w:rPr>
            <w:delText>הקבלנים יהיו רשאים להציע פתרונות אדריכליים</w:delText>
          </w:r>
          <w:r w:rsidRPr="006D2AE3" w:rsidDel="00710452">
            <w:rPr>
              <w:rFonts w:ascii="Times New Roman" w:eastAsia="Times New Roman" w:hAnsi="Times New Roman" w:cs="David" w:hint="cs"/>
              <w:sz w:val="24"/>
              <w:szCs w:val="24"/>
              <w:rtl/>
              <w:lang w:eastAsia="he-IL"/>
            </w:rPr>
            <w:delText xml:space="preserve">, </w:delText>
          </w:r>
          <w:r w:rsidRPr="006D2AE3" w:rsidDel="00710452">
            <w:rPr>
              <w:rFonts w:ascii="Times New Roman" w:eastAsia="Times New Roman" w:hAnsi="Times New Roman" w:cs="David"/>
              <w:sz w:val="24"/>
              <w:szCs w:val="24"/>
              <w:rtl/>
              <w:lang w:eastAsia="he-IL"/>
            </w:rPr>
            <w:delText>קונסטרוקטיביים</w:delText>
          </w:r>
          <w:r w:rsidRPr="006D2AE3" w:rsidDel="00710452">
            <w:rPr>
              <w:rFonts w:ascii="Times New Roman" w:eastAsia="Times New Roman" w:hAnsi="Times New Roman" w:cs="David" w:hint="cs"/>
              <w:sz w:val="24"/>
              <w:szCs w:val="24"/>
              <w:rtl/>
              <w:lang w:eastAsia="he-IL"/>
            </w:rPr>
            <w:delText xml:space="preserve"> ואלקטרו-מכאניים</w:delText>
          </w:r>
          <w:r w:rsidRPr="006D2AE3" w:rsidDel="00710452">
            <w:rPr>
              <w:rFonts w:ascii="Times New Roman" w:eastAsia="Times New Roman" w:hAnsi="Times New Roman" w:cs="David"/>
              <w:sz w:val="24"/>
              <w:szCs w:val="24"/>
              <w:rtl/>
              <w:lang w:eastAsia="he-IL"/>
            </w:rPr>
            <w:delText xml:space="preserve">, פתרונות שונים מהפתרונות שהוצעו ע"י </w:delText>
          </w:r>
          <w:r w:rsidDel="00710452">
            <w:rPr>
              <w:rFonts w:ascii="Times New Roman" w:eastAsia="Times New Roman" w:hAnsi="Times New Roman" w:cs="David"/>
              <w:sz w:val="24"/>
              <w:szCs w:val="24"/>
              <w:rtl/>
              <w:lang w:eastAsia="he-IL"/>
            </w:rPr>
            <w:delText>היועץ</w:delText>
          </w:r>
          <w:r w:rsidRPr="006D2AE3" w:rsidDel="00710452">
            <w:rPr>
              <w:rFonts w:ascii="Times New Roman" w:eastAsia="Times New Roman" w:hAnsi="Times New Roman" w:cs="David"/>
              <w:sz w:val="24"/>
              <w:szCs w:val="24"/>
              <w:rtl/>
              <w:lang w:eastAsia="he-IL"/>
            </w:rPr>
            <w:delText>. ה</w:delText>
          </w:r>
          <w:r w:rsidRPr="006D2AE3" w:rsidDel="00710452">
            <w:rPr>
              <w:rFonts w:ascii="Times New Roman" w:eastAsia="Times New Roman" w:hAnsi="Times New Roman" w:cs="David" w:hint="cs"/>
              <w:sz w:val="24"/>
              <w:szCs w:val="24"/>
              <w:rtl/>
              <w:lang w:eastAsia="he-IL"/>
            </w:rPr>
            <w:delText>יועץ</w:delText>
          </w:r>
          <w:r w:rsidRPr="006D2AE3" w:rsidDel="00710452">
            <w:rPr>
              <w:rFonts w:ascii="Times New Roman" w:eastAsia="Times New Roman" w:hAnsi="Times New Roman" w:cs="David"/>
              <w:sz w:val="24"/>
              <w:szCs w:val="24"/>
              <w:rtl/>
              <w:lang w:eastAsia="he-IL"/>
            </w:rPr>
            <w:delText xml:space="preserve"> ייעץ למזמין בבחינת הצעות הקבלנים ולאחר בחירת הקבלנים יסייע למזמין באשור התכנון שיוגש ע"י מהנדס מטעם הקבלן ובפקוח על הב</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 xml:space="preserve">צוע. לצורך כך ישתתף </w:delText>
          </w:r>
          <w:r w:rsidRPr="006D2AE3" w:rsidDel="00710452">
            <w:rPr>
              <w:rFonts w:ascii="Times New Roman" w:eastAsia="Times New Roman" w:hAnsi="Times New Roman" w:cs="David" w:hint="cs"/>
              <w:sz w:val="24"/>
              <w:szCs w:val="24"/>
              <w:rtl/>
              <w:lang w:eastAsia="he-IL"/>
            </w:rPr>
            <w:delText>היועץ</w:delText>
          </w:r>
          <w:r w:rsidDel="00710452">
            <w:rPr>
              <w:rFonts w:ascii="Times New Roman" w:eastAsia="Times New Roman" w:hAnsi="Times New Roman" w:cs="David"/>
              <w:sz w:val="24"/>
              <w:szCs w:val="24"/>
              <w:rtl/>
              <w:lang w:eastAsia="he-IL"/>
            </w:rPr>
            <w:delText xml:space="preserve"> בפגישות, יבדוק ת</w:delText>
          </w:r>
          <w:r w:rsidRPr="006D2AE3" w:rsidDel="00710452">
            <w:rPr>
              <w:rFonts w:ascii="Times New Roman" w:eastAsia="Times New Roman" w:hAnsi="Times New Roman" w:cs="David"/>
              <w:sz w:val="24"/>
              <w:szCs w:val="24"/>
              <w:rtl/>
              <w:lang w:eastAsia="he-IL"/>
            </w:rPr>
            <w:delText>כניות ומסמכים אחרים שיוגשו ע"י הקבלן, יעביר את המלצותיו לדחייתם/לא</w:delText>
          </w:r>
          <w:r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שורם ו/או את הערותיו לתכנון המוצע,</w:delText>
          </w:r>
          <w:r w:rsidRPr="006D2AE3" w:rsidDel="00710452">
            <w:rPr>
              <w:rFonts w:ascii="Times New Roman" w:eastAsia="Times New Roman" w:hAnsi="Times New Roman" w:cs="David" w:hint="cs"/>
              <w:sz w:val="24"/>
              <w:szCs w:val="24"/>
              <w:rtl/>
              <w:lang w:eastAsia="he-IL"/>
            </w:rPr>
            <w:delText xml:space="preserve"> </w:delText>
          </w:r>
          <w:r w:rsidRPr="006D2AE3" w:rsidDel="00710452">
            <w:rPr>
              <w:rFonts w:ascii="Times New Roman" w:eastAsia="Times New Roman" w:hAnsi="Times New Roman" w:cs="David"/>
              <w:sz w:val="24"/>
              <w:szCs w:val="24"/>
              <w:rtl/>
              <w:lang w:eastAsia="he-IL"/>
            </w:rPr>
            <w:delText>ויבצע פ</w:delText>
          </w:r>
          <w:r w:rsidRPr="006D2AE3" w:rsidDel="00710452">
            <w:rPr>
              <w:rFonts w:ascii="Times New Roman" w:eastAsia="Times New Roman" w:hAnsi="Times New Roman" w:cs="David" w:hint="cs"/>
              <w:sz w:val="24"/>
              <w:szCs w:val="24"/>
              <w:rtl/>
              <w:lang w:eastAsia="he-IL"/>
            </w:rPr>
            <w:delText>י</w:delText>
          </w:r>
          <w:r w:rsidRPr="006D2AE3" w:rsidDel="00710452">
            <w:rPr>
              <w:rFonts w:ascii="Times New Roman" w:eastAsia="Times New Roman" w:hAnsi="Times New Roman" w:cs="David"/>
              <w:sz w:val="24"/>
              <w:szCs w:val="24"/>
              <w:rtl/>
              <w:lang w:eastAsia="he-IL"/>
            </w:rPr>
            <w:delText>קוח עליון.</w:delText>
          </w:r>
        </w:del>
      </w:ins>
    </w:p>
    <w:p w14:paraId="1CBAB69E" w14:textId="08AEC02B" w:rsidR="00346281" w:rsidRPr="006D2AE3" w:rsidDel="00710452" w:rsidRDefault="00346281" w:rsidP="00346281">
      <w:pPr>
        <w:widowControl w:val="0"/>
        <w:spacing w:before="0" w:beforeAutospacing="0" w:after="0" w:afterAutospacing="0" w:line="360" w:lineRule="auto"/>
        <w:ind w:left="2096" w:hanging="708"/>
        <w:jc w:val="both"/>
        <w:rPr>
          <w:ins w:id="694" w:author="Meryl Etman" w:date="2022-12-18T11:45:00Z"/>
          <w:del w:id="695" w:author="Meryl Etman [2]" w:date="2023-02-08T18:26:00Z"/>
          <w:rFonts w:ascii="Times New Roman" w:eastAsia="Times New Roman" w:hAnsi="Times New Roman" w:cs="David"/>
          <w:sz w:val="24"/>
          <w:szCs w:val="24"/>
          <w:rtl/>
          <w:lang w:eastAsia="he-IL"/>
        </w:rPr>
      </w:pPr>
    </w:p>
    <w:p w14:paraId="41FC8BC3" w14:textId="1301FD6C" w:rsidR="00346281" w:rsidRPr="006D2AE3" w:rsidDel="00710452" w:rsidRDefault="00346281" w:rsidP="00346281">
      <w:pPr>
        <w:widowControl w:val="0"/>
        <w:spacing w:before="0" w:beforeAutospacing="0" w:after="0" w:afterAutospacing="0" w:line="360" w:lineRule="auto"/>
        <w:ind w:left="720" w:hanging="720"/>
        <w:jc w:val="both"/>
        <w:rPr>
          <w:ins w:id="696" w:author="Meryl Etman" w:date="2022-12-18T11:45:00Z"/>
          <w:del w:id="697" w:author="Meryl Etman [2]" w:date="2023-02-08T18:26:00Z"/>
          <w:rFonts w:ascii="Times New Roman" w:eastAsia="Times New Roman" w:hAnsi="Times New Roman" w:cs="David"/>
          <w:sz w:val="24"/>
          <w:szCs w:val="24"/>
          <w:rtl/>
          <w:lang w:eastAsia="he-IL"/>
        </w:rPr>
      </w:pPr>
      <w:ins w:id="698" w:author="Meryl Etman" w:date="2022-12-18T11:45:00Z">
        <w:del w:id="699" w:author="Meryl Etman [2]" w:date="2023-02-08T18:17:00Z">
          <w:r w:rsidRPr="006D2AE3" w:rsidDel="00DF78E8">
            <w:rPr>
              <w:rFonts w:ascii="Times New Roman" w:eastAsia="Times New Roman" w:hAnsi="Times New Roman" w:cs="David"/>
              <w:sz w:val="24"/>
              <w:szCs w:val="24"/>
              <w:rtl/>
              <w:lang w:eastAsia="he-IL"/>
            </w:rPr>
            <w:delText xml:space="preserve"> </w:delText>
          </w:r>
          <w:r w:rsidRPr="006D2AE3" w:rsidDel="00DF78E8">
            <w:rPr>
              <w:rFonts w:ascii="Times New Roman" w:eastAsia="Times New Roman" w:hAnsi="Times New Roman" w:cs="David" w:hint="cs"/>
              <w:sz w:val="24"/>
              <w:szCs w:val="24"/>
              <w:rtl/>
              <w:lang w:eastAsia="he-IL"/>
            </w:rPr>
            <w:delText>6</w:delText>
          </w:r>
        </w:del>
        <w:del w:id="700" w:author="Meryl Etman [2]" w:date="2023-02-08T18:26:00Z">
          <w:r w:rsidRPr="006D2AE3" w:rsidDel="00710452">
            <w:rPr>
              <w:rFonts w:ascii="Times New Roman" w:eastAsia="Times New Roman" w:hAnsi="Times New Roman" w:cs="David"/>
              <w:sz w:val="24"/>
              <w:szCs w:val="24"/>
              <w:rtl/>
              <w:lang w:eastAsia="he-IL"/>
            </w:rPr>
            <w:delText>.</w:delText>
          </w:r>
          <w:r w:rsidRPr="006D2AE3" w:rsidDel="00710452">
            <w:rPr>
              <w:rFonts w:ascii="Times New Roman" w:eastAsia="Times New Roman" w:hAnsi="Times New Roman" w:cs="David"/>
              <w:sz w:val="24"/>
              <w:szCs w:val="24"/>
              <w:rtl/>
              <w:lang w:eastAsia="he-IL"/>
            </w:rPr>
            <w:tab/>
            <w:delText>ה</w:delText>
          </w:r>
          <w:r w:rsidRPr="006D2AE3" w:rsidDel="00710452">
            <w:rPr>
              <w:rFonts w:ascii="Times New Roman" w:eastAsia="Times New Roman" w:hAnsi="Times New Roman" w:cs="David" w:hint="cs"/>
              <w:sz w:val="24"/>
              <w:szCs w:val="24"/>
              <w:rtl/>
              <w:lang w:eastAsia="he-IL"/>
            </w:rPr>
            <w:delText>יועץ</w:delText>
          </w:r>
          <w:r w:rsidRPr="006D2AE3" w:rsidDel="00710452">
            <w:rPr>
              <w:rFonts w:ascii="Times New Roman" w:eastAsia="Times New Roman" w:hAnsi="Times New Roman" w:cs="David"/>
              <w:sz w:val="24"/>
              <w:szCs w:val="24"/>
              <w:rtl/>
              <w:lang w:eastAsia="he-IL"/>
            </w:rPr>
            <w:delTex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delText>
          </w:r>
        </w:del>
      </w:ins>
    </w:p>
    <w:p w14:paraId="108A92CE" w14:textId="2E0B8DCB" w:rsidR="00346281" w:rsidRPr="006D2AE3" w:rsidDel="00710452" w:rsidRDefault="00346281" w:rsidP="00346281">
      <w:pPr>
        <w:widowControl w:val="0"/>
        <w:spacing w:before="0" w:beforeAutospacing="0" w:after="0" w:afterAutospacing="0" w:line="360" w:lineRule="auto"/>
        <w:ind w:left="720" w:hanging="778"/>
        <w:jc w:val="both"/>
        <w:rPr>
          <w:ins w:id="701" w:author="Meryl Etman" w:date="2022-12-18T11:45:00Z"/>
          <w:del w:id="702" w:author="Meryl Etman [2]" w:date="2023-02-08T18:26:00Z"/>
          <w:rFonts w:ascii="Times New Roman" w:eastAsia="Times New Roman" w:hAnsi="Times New Roman" w:cs="David"/>
          <w:sz w:val="24"/>
          <w:szCs w:val="24"/>
          <w:rtl/>
          <w:lang w:eastAsia="he-IL"/>
        </w:rPr>
      </w:pPr>
      <w:ins w:id="703" w:author="Meryl Etman" w:date="2022-12-18T11:45:00Z">
        <w:del w:id="704" w:author="Meryl Etman [2]" w:date="2023-02-08T18:26:00Z">
          <w:r w:rsidRPr="006D2AE3" w:rsidDel="00710452">
            <w:rPr>
              <w:rFonts w:ascii="Times New Roman" w:eastAsia="Times New Roman" w:hAnsi="Times New Roman" w:cs="David"/>
              <w:sz w:val="24"/>
              <w:szCs w:val="24"/>
              <w:rtl/>
              <w:lang w:eastAsia="he-IL"/>
            </w:rPr>
            <w:delText xml:space="preserve"> </w:delText>
          </w:r>
        </w:del>
        <w:del w:id="705" w:author="Meryl Etman [2]" w:date="2023-02-08T18:17:00Z">
          <w:r w:rsidRPr="006D2AE3" w:rsidDel="00DF78E8">
            <w:rPr>
              <w:rFonts w:ascii="Times New Roman" w:eastAsia="Times New Roman" w:hAnsi="Times New Roman" w:cs="David" w:hint="cs"/>
              <w:sz w:val="24"/>
              <w:szCs w:val="24"/>
              <w:rtl/>
              <w:lang w:eastAsia="he-IL"/>
            </w:rPr>
            <w:delText>7</w:delText>
          </w:r>
        </w:del>
        <w:del w:id="706" w:author="Meryl Etman [2]" w:date="2023-02-08T18:26:00Z">
          <w:r w:rsidRPr="006D2AE3" w:rsidDel="00710452">
            <w:rPr>
              <w:rFonts w:ascii="Times New Roman" w:eastAsia="Times New Roman" w:hAnsi="Times New Roman" w:cs="David"/>
              <w:sz w:val="24"/>
              <w:szCs w:val="24"/>
              <w:rtl/>
              <w:lang w:eastAsia="he-IL"/>
            </w:rPr>
            <w:delText>.</w:delText>
          </w:r>
          <w:r w:rsidRPr="006D2AE3" w:rsidDel="00710452">
            <w:rPr>
              <w:rFonts w:ascii="Times New Roman" w:eastAsia="Times New Roman" w:hAnsi="Times New Roman" w:cs="David"/>
              <w:sz w:val="24"/>
              <w:szCs w:val="24"/>
              <w:rtl/>
              <w:lang w:eastAsia="he-IL"/>
            </w:rPr>
            <w:tab/>
            <w:delText>נציג המזמין רשאי להזמין מ</w:delText>
          </w:r>
          <w:r w:rsidDel="00710452">
            <w:rPr>
              <w:rFonts w:ascii="Times New Roman" w:eastAsia="Times New Roman" w:hAnsi="Times New Roman" w:cs="David"/>
              <w:sz w:val="24"/>
              <w:szCs w:val="24"/>
              <w:rtl/>
              <w:lang w:eastAsia="he-IL"/>
            </w:rPr>
            <w:delText>היועץ</w:delText>
          </w:r>
          <w:r w:rsidRPr="006D2AE3" w:rsidDel="00710452">
            <w:rPr>
              <w:rFonts w:ascii="Times New Roman" w:eastAsia="Times New Roman" w:hAnsi="Times New Roman" w:cs="David"/>
              <w:sz w:val="24"/>
              <w:szCs w:val="24"/>
              <w:rtl/>
              <w:lang w:eastAsia="he-IL"/>
            </w:rPr>
            <w:delText xml:space="preserve"> את כל שלבי העבודות המפורטות בנספח זה ו/או חלק מהן  ו/או עבודות נוספות להן, הכל כפי שיפורט בנספח ד'.</w:delText>
          </w:r>
        </w:del>
      </w:ins>
    </w:p>
    <w:p w14:paraId="2F2EAFF2" w14:textId="7869DAEB" w:rsidR="00346281" w:rsidRPr="006D2AE3" w:rsidDel="00710452" w:rsidRDefault="00346281" w:rsidP="00346281">
      <w:pPr>
        <w:widowControl w:val="0"/>
        <w:spacing w:before="0" w:beforeAutospacing="0" w:after="0" w:afterAutospacing="0" w:line="360" w:lineRule="auto"/>
        <w:ind w:left="720" w:hanging="778"/>
        <w:jc w:val="both"/>
        <w:rPr>
          <w:ins w:id="707" w:author="Meryl Etman" w:date="2022-12-18T11:45:00Z"/>
          <w:del w:id="708" w:author="Meryl Etman [2]" w:date="2023-02-08T18:26:00Z"/>
          <w:rFonts w:ascii="Times New Roman" w:eastAsia="Times New Roman" w:hAnsi="Times New Roman" w:cs="David"/>
          <w:sz w:val="24"/>
          <w:szCs w:val="24"/>
          <w:rtl/>
          <w:lang w:eastAsia="he-IL"/>
        </w:rPr>
      </w:pPr>
      <w:ins w:id="709" w:author="Meryl Etman" w:date="2022-12-18T11:45:00Z">
        <w:del w:id="710" w:author="Meryl Etman [2]" w:date="2023-02-08T18:17:00Z">
          <w:r w:rsidRPr="006D2AE3" w:rsidDel="00DF78E8">
            <w:rPr>
              <w:rFonts w:ascii="Times New Roman" w:eastAsia="Times New Roman" w:hAnsi="Times New Roman" w:cs="David" w:hint="cs"/>
              <w:sz w:val="24"/>
              <w:szCs w:val="24"/>
              <w:rtl/>
              <w:lang w:eastAsia="he-IL"/>
            </w:rPr>
            <w:delText>8</w:delText>
          </w:r>
        </w:del>
        <w:del w:id="711" w:author="Meryl Etman [2]" w:date="2023-02-08T18:26:00Z">
          <w:r w:rsidRPr="006D2AE3" w:rsidDel="00710452">
            <w:rPr>
              <w:rFonts w:ascii="Times New Roman" w:eastAsia="Times New Roman" w:hAnsi="Times New Roman" w:cs="David" w:hint="cs"/>
              <w:sz w:val="24"/>
              <w:szCs w:val="24"/>
              <w:rtl/>
              <w:lang w:eastAsia="he-IL"/>
            </w:rPr>
            <w:delText>.</w:delText>
          </w:r>
          <w:r w:rsidRPr="006D2AE3" w:rsidDel="00710452">
            <w:rPr>
              <w:rFonts w:ascii="Times New Roman" w:eastAsia="Times New Roman" w:hAnsi="Times New Roman" w:cs="David" w:hint="cs"/>
              <w:sz w:val="24"/>
              <w:szCs w:val="24"/>
              <w:rtl/>
              <w:lang w:eastAsia="he-IL"/>
            </w:rPr>
            <w:tab/>
            <w:delText>יובהר כדלקמן:</w:delText>
          </w:r>
        </w:del>
      </w:ins>
    </w:p>
    <w:p w14:paraId="2D2098DA" w14:textId="1489F6F0" w:rsidR="00346281" w:rsidRPr="00DF78E8" w:rsidDel="00710452" w:rsidRDefault="00346281">
      <w:pPr>
        <w:pStyle w:val="ListParagraph"/>
        <w:widowControl w:val="0"/>
        <w:numPr>
          <w:ilvl w:val="0"/>
          <w:numId w:val="21"/>
        </w:numPr>
        <w:spacing w:line="240" w:lineRule="auto"/>
        <w:rPr>
          <w:ins w:id="712" w:author="Meryl Etman" w:date="2022-12-18T11:45:00Z"/>
          <w:del w:id="713" w:author="Meryl Etman [2]" w:date="2023-02-08T18:26:00Z"/>
          <w:sz w:val="24"/>
          <w:szCs w:val="24"/>
          <w:lang w:eastAsia="he-IL"/>
          <w:rPrChange w:id="714" w:author="Meryl Etman [2]" w:date="2023-02-08T18:17:00Z">
            <w:rPr>
              <w:ins w:id="715" w:author="Meryl Etman" w:date="2022-12-18T11:45:00Z"/>
              <w:del w:id="716" w:author="Meryl Etman [2]" w:date="2023-02-08T18:26:00Z"/>
              <w:lang w:eastAsia="he-IL"/>
            </w:rPr>
          </w:rPrChange>
        </w:rPr>
        <w:pPrChange w:id="717" w:author="Meryl Etman [2]" w:date="2023-02-08T18:17:00Z">
          <w:pPr>
            <w:widowControl w:val="0"/>
            <w:numPr>
              <w:numId w:val="6"/>
            </w:numPr>
            <w:spacing w:before="0" w:beforeAutospacing="0" w:after="0" w:afterAutospacing="0" w:line="240" w:lineRule="auto"/>
            <w:ind w:left="720" w:hanging="360"/>
            <w:jc w:val="both"/>
          </w:pPr>
        </w:pPrChange>
      </w:pPr>
      <w:ins w:id="718" w:author="Meryl Etman" w:date="2022-12-18T11:45:00Z">
        <w:del w:id="719" w:author="Meryl Etman [2]" w:date="2023-02-08T18:26:00Z">
          <w:r w:rsidRPr="00DF78E8" w:rsidDel="00710452">
            <w:rPr>
              <w:sz w:val="24"/>
              <w:szCs w:val="24"/>
              <w:rtl/>
              <w:lang w:eastAsia="he-IL"/>
              <w:rPrChange w:id="720" w:author="Meryl Etman [2]" w:date="2023-02-08T18:17:00Z">
                <w:rPr>
                  <w:rtl/>
                  <w:lang w:eastAsia="he-IL"/>
                </w:rPr>
              </w:rPrChange>
            </w:rPr>
            <w:delText xml:space="preserve">העבודה הממוחשבת בפרויקט תיערך בתכנת </w:delText>
          </w:r>
          <w:r w:rsidRPr="00DF78E8" w:rsidDel="00710452">
            <w:rPr>
              <w:sz w:val="24"/>
              <w:szCs w:val="24"/>
              <w:lang w:eastAsia="he-IL"/>
              <w:rPrChange w:id="721" w:author="Meryl Etman [2]" w:date="2023-02-08T18:17:00Z">
                <w:rPr>
                  <w:lang w:eastAsia="he-IL"/>
                </w:rPr>
              </w:rPrChange>
            </w:rPr>
            <w:delText>REVIT</w:delText>
          </w:r>
          <w:r w:rsidRPr="00DF78E8" w:rsidDel="00710452">
            <w:rPr>
              <w:sz w:val="24"/>
              <w:szCs w:val="24"/>
              <w:rtl/>
              <w:lang w:eastAsia="he-IL"/>
              <w:rPrChange w:id="722" w:author="Meryl Etman [2]" w:date="2023-02-08T18:17:00Z">
                <w:rPr>
                  <w:rtl/>
                  <w:lang w:eastAsia="he-IL"/>
                </w:rPr>
              </w:rPrChange>
            </w:rPr>
            <w:delText xml:space="preserve"> </w:delText>
          </w:r>
          <w:r w:rsidRPr="00DF78E8" w:rsidDel="00710452">
            <w:rPr>
              <w:rFonts w:hint="eastAsia"/>
              <w:sz w:val="24"/>
              <w:szCs w:val="24"/>
              <w:rtl/>
              <w:lang w:eastAsia="he-IL"/>
              <w:rPrChange w:id="723" w:author="Meryl Etman [2]" w:date="2023-02-08T18:17:00Z">
                <w:rPr>
                  <w:rFonts w:hint="eastAsia"/>
                  <w:rtl/>
                  <w:lang w:eastAsia="he-IL"/>
                </w:rPr>
              </w:rPrChange>
            </w:rPr>
            <w:delText>ו</w:delText>
          </w:r>
          <w:r w:rsidRPr="00DF78E8" w:rsidDel="00710452">
            <w:rPr>
              <w:sz w:val="24"/>
              <w:szCs w:val="24"/>
              <w:rtl/>
              <w:lang w:eastAsia="he-IL"/>
              <w:rPrChange w:id="724" w:author="Meryl Etman [2]" w:date="2023-02-08T18:17:00Z">
                <w:rPr>
                  <w:rtl/>
                  <w:lang w:eastAsia="he-IL"/>
                </w:rPr>
              </w:rPrChange>
            </w:rPr>
            <w:delText xml:space="preserve"> </w:delText>
          </w:r>
          <w:r w:rsidRPr="00DF78E8" w:rsidDel="00710452">
            <w:rPr>
              <w:sz w:val="24"/>
              <w:szCs w:val="24"/>
              <w:lang w:eastAsia="he-IL"/>
              <w:rPrChange w:id="725" w:author="Meryl Etman [2]" w:date="2023-02-08T18:17:00Z">
                <w:rPr>
                  <w:lang w:eastAsia="he-IL"/>
                </w:rPr>
              </w:rPrChange>
            </w:rPr>
            <w:delText>BIM</w:delText>
          </w:r>
          <w:r w:rsidRPr="00DF78E8" w:rsidDel="00710452">
            <w:rPr>
              <w:sz w:val="24"/>
              <w:szCs w:val="24"/>
              <w:rtl/>
              <w:lang w:eastAsia="he-IL"/>
              <w:rPrChange w:id="726" w:author="Meryl Etman [2]" w:date="2023-02-08T18:17:00Z">
                <w:rPr>
                  <w:rtl/>
                  <w:lang w:eastAsia="he-IL"/>
                </w:rPr>
              </w:rPrChange>
            </w:rPr>
            <w:delText xml:space="preserve"> על </w:delText>
          </w:r>
          <w:r w:rsidRPr="00DF78E8" w:rsidDel="00710452">
            <w:rPr>
              <w:rFonts w:hint="eastAsia"/>
              <w:sz w:val="24"/>
              <w:szCs w:val="24"/>
              <w:rtl/>
              <w:lang w:eastAsia="he-IL"/>
              <w:rPrChange w:id="727" w:author="Meryl Etman [2]" w:date="2023-02-08T18:17:00Z">
                <w:rPr>
                  <w:rFonts w:hint="eastAsia"/>
                  <w:rtl/>
                  <w:lang w:eastAsia="he-IL"/>
                </w:rPr>
              </w:rPrChange>
            </w:rPr>
            <w:delText>היועץ</w:delText>
          </w:r>
          <w:r w:rsidRPr="00DF78E8" w:rsidDel="00710452">
            <w:rPr>
              <w:sz w:val="24"/>
              <w:szCs w:val="24"/>
              <w:rtl/>
              <w:lang w:eastAsia="he-IL"/>
              <w:rPrChange w:id="728" w:author="Meryl Etman [2]" w:date="2023-02-08T18:17:00Z">
                <w:rPr>
                  <w:rtl/>
                  <w:lang w:eastAsia="he-IL"/>
                </w:rPr>
              </w:rPrChange>
            </w:rPr>
            <w:delText xml:space="preserve"> לדאוג לעמדות עבודה וכ"א מוכשר במשרדו בהתאם.</w:delText>
          </w:r>
        </w:del>
      </w:ins>
    </w:p>
    <w:p w14:paraId="5694B70A" w14:textId="22D2EE2D" w:rsidR="00346281" w:rsidRPr="00447566" w:rsidDel="00710452" w:rsidRDefault="00346281">
      <w:pPr>
        <w:pStyle w:val="ListParagraph"/>
        <w:widowControl w:val="0"/>
        <w:numPr>
          <w:ilvl w:val="0"/>
          <w:numId w:val="21"/>
        </w:numPr>
        <w:spacing w:line="240" w:lineRule="auto"/>
        <w:rPr>
          <w:ins w:id="729" w:author="Meryl Etman" w:date="2022-12-18T11:45:00Z"/>
          <w:del w:id="730" w:author="Meryl Etman [2]" w:date="2023-02-08T18:26:00Z"/>
          <w:sz w:val="24"/>
          <w:szCs w:val="24"/>
          <w:rtl/>
          <w:lang w:eastAsia="he-IL"/>
        </w:rPr>
        <w:pPrChange w:id="731" w:author="Meryl Etman [2]" w:date="2023-02-08T18:17:00Z">
          <w:pPr>
            <w:widowControl w:val="0"/>
            <w:numPr>
              <w:numId w:val="6"/>
            </w:numPr>
            <w:spacing w:before="0" w:beforeAutospacing="0" w:after="0" w:afterAutospacing="0" w:line="240" w:lineRule="auto"/>
            <w:ind w:left="720" w:hanging="360"/>
            <w:jc w:val="both"/>
          </w:pPr>
        </w:pPrChange>
      </w:pPr>
      <w:ins w:id="732" w:author="Meryl Etman" w:date="2022-12-18T11:45:00Z">
        <w:del w:id="733" w:author="Meryl Etman [2]" w:date="2023-02-08T18:26:00Z">
          <w:r w:rsidRPr="00447566" w:rsidDel="00710452">
            <w:rPr>
              <w:sz w:val="24"/>
              <w:szCs w:val="24"/>
              <w:rtl/>
              <w:lang w:eastAsia="he-IL"/>
            </w:rPr>
            <w:delText>כל קבצי התכנון והמסמכים השונים יוטענו למערכת</w:delText>
          </w:r>
          <w:r w:rsidRPr="00447566" w:rsidDel="00710452">
            <w:rPr>
              <w:rFonts w:hint="cs"/>
              <w:sz w:val="24"/>
              <w:szCs w:val="24"/>
              <w:rtl/>
              <w:lang w:eastAsia="he-IL"/>
            </w:rPr>
            <w:delText xml:space="preserve"> </w:delText>
          </w:r>
          <w:r w:rsidDel="00710452">
            <w:rPr>
              <w:rFonts w:hint="cs"/>
              <w:sz w:val="24"/>
              <w:szCs w:val="24"/>
              <w:rtl/>
              <w:lang w:eastAsia="he-IL"/>
            </w:rPr>
            <w:delText>ה</w:delText>
          </w:r>
          <w:r w:rsidRPr="00447566" w:rsidDel="00710452">
            <w:rPr>
              <w:rFonts w:hint="cs"/>
              <w:sz w:val="24"/>
              <w:szCs w:val="24"/>
              <w:lang w:eastAsia="he-IL"/>
            </w:rPr>
            <w:delText>BIM</w:delText>
          </w:r>
          <w:r w:rsidDel="00710452">
            <w:rPr>
              <w:sz w:val="24"/>
              <w:szCs w:val="24"/>
              <w:lang w:eastAsia="he-IL"/>
            </w:rPr>
            <w:delText xml:space="preserve"> </w:delText>
          </w:r>
          <w:r w:rsidRPr="00447566" w:rsidDel="00710452">
            <w:rPr>
              <w:rFonts w:hint="cs"/>
              <w:sz w:val="24"/>
              <w:szCs w:val="24"/>
              <w:rtl/>
              <w:lang w:eastAsia="he-IL"/>
            </w:rPr>
            <w:delText xml:space="preserve"> ול </w:delText>
          </w:r>
          <w:r w:rsidRPr="00447566" w:rsidDel="00710452">
            <w:rPr>
              <w:sz w:val="24"/>
              <w:szCs w:val="24"/>
              <w:rtl/>
              <w:lang w:eastAsia="he-IL"/>
            </w:rPr>
            <w:delText>-</w:delText>
          </w:r>
          <w:r w:rsidRPr="00447566" w:rsidDel="00710452">
            <w:rPr>
              <w:sz w:val="24"/>
              <w:szCs w:val="24"/>
              <w:lang w:eastAsia="he-IL"/>
            </w:rPr>
            <w:delText>@view</w:delText>
          </w:r>
          <w:r w:rsidRPr="00447566" w:rsidDel="00710452">
            <w:rPr>
              <w:sz w:val="24"/>
              <w:szCs w:val="24"/>
              <w:rtl/>
              <w:lang w:eastAsia="he-IL"/>
            </w:rPr>
            <w:delText xml:space="preserve">, </w:delText>
          </w:r>
          <w:r w:rsidDel="00710452">
            <w:rPr>
              <w:rFonts w:hint="cs"/>
              <w:sz w:val="24"/>
              <w:szCs w:val="24"/>
              <w:rtl/>
              <w:lang w:eastAsia="he-IL"/>
            </w:rPr>
            <w:delText>תעבורת</w:delText>
          </w:r>
          <w:r w:rsidRPr="00447566" w:rsidDel="00710452">
            <w:rPr>
              <w:sz w:val="24"/>
              <w:szCs w:val="24"/>
              <w:rtl/>
              <w:lang w:eastAsia="he-IL"/>
            </w:rPr>
            <w:delText xml:space="preserve"> המידע היחיד</w:delText>
          </w:r>
          <w:r w:rsidRPr="00447566" w:rsidDel="00710452">
            <w:rPr>
              <w:rFonts w:hint="cs"/>
              <w:sz w:val="24"/>
              <w:szCs w:val="24"/>
              <w:rtl/>
              <w:lang w:eastAsia="he-IL"/>
            </w:rPr>
            <w:delText>ות</w:delText>
          </w:r>
          <w:r w:rsidRPr="00447566" w:rsidDel="00710452">
            <w:rPr>
              <w:sz w:val="24"/>
              <w:szCs w:val="24"/>
              <w:rtl/>
              <w:lang w:eastAsia="he-IL"/>
            </w:rPr>
            <w:delText xml:space="preserve"> הקביל</w:delText>
          </w:r>
          <w:r w:rsidRPr="00447566" w:rsidDel="00710452">
            <w:rPr>
              <w:rFonts w:hint="cs"/>
              <w:sz w:val="24"/>
              <w:szCs w:val="24"/>
              <w:rtl/>
              <w:lang w:eastAsia="he-IL"/>
            </w:rPr>
            <w:delText>ות</w:delText>
          </w:r>
          <w:r w:rsidRPr="00447566" w:rsidDel="00710452">
            <w:rPr>
              <w:sz w:val="24"/>
              <w:szCs w:val="24"/>
              <w:rtl/>
              <w:lang w:eastAsia="he-IL"/>
            </w:rPr>
            <w:delText xml:space="preserve"> בפרויקט. </w:delText>
          </w:r>
        </w:del>
      </w:ins>
    </w:p>
    <w:p w14:paraId="6218B258" w14:textId="77777777" w:rsidR="000B6234" w:rsidRPr="006D2AE3" w:rsidRDefault="000B6234" w:rsidP="000B6234">
      <w:pPr>
        <w:widowControl w:val="0"/>
        <w:spacing w:before="0" w:beforeAutospacing="0" w:after="0" w:afterAutospacing="0" w:line="240" w:lineRule="auto"/>
        <w:jc w:val="center"/>
        <w:rPr>
          <w:ins w:id="734" w:author="Meryl Etman [2]" w:date="2022-12-18T11:43:00Z"/>
          <w:rFonts w:ascii="Times New Roman" w:eastAsia="Times New Roman" w:hAnsi="Times New Roman" w:cs="David"/>
          <w:bCs/>
          <w:sz w:val="20"/>
          <w:szCs w:val="24"/>
          <w:u w:val="single"/>
          <w:rtl/>
          <w:lang w:eastAsia="he-IL"/>
        </w:rPr>
      </w:pPr>
    </w:p>
    <w:p w14:paraId="5B17EC1B" w14:textId="59324968"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del w:id="735" w:author="Meryl Etman [2]" w:date="2023-02-08T18:27:00Z">
        <w:r w:rsidRPr="006D2AE3" w:rsidDel="00710452">
          <w:rPr>
            <w:rFonts w:ascii="Times New Roman" w:eastAsia="Times New Roman" w:hAnsi="Times New Roman" w:cs="David"/>
            <w:bCs/>
            <w:sz w:val="20"/>
            <w:szCs w:val="24"/>
            <w:u w:val="single"/>
            <w:rtl/>
            <w:lang w:eastAsia="he-IL"/>
          </w:rPr>
          <w:delText>נ</w:delText>
        </w:r>
      </w:del>
      <w:ins w:id="736" w:author="Meryl Etman [2]" w:date="2023-02-08T18:27:00Z">
        <w:r w:rsidR="00710452">
          <w:rPr>
            <w:rFonts w:ascii="Times New Roman" w:eastAsia="Times New Roman" w:hAnsi="Times New Roman" w:cs="David" w:hint="cs"/>
            <w:bCs/>
            <w:sz w:val="20"/>
            <w:szCs w:val="24"/>
            <w:u w:val="single"/>
            <w:rtl/>
            <w:lang w:eastAsia="he-IL"/>
          </w:rPr>
          <w:t>נ</w:t>
        </w:r>
      </w:ins>
      <w:r w:rsidRPr="006D2AE3">
        <w:rPr>
          <w:rFonts w:ascii="Times New Roman" w:eastAsia="Times New Roman" w:hAnsi="Times New Roman" w:cs="David"/>
          <w:bCs/>
          <w:sz w:val="20"/>
          <w:szCs w:val="24"/>
          <w:u w:val="single"/>
          <w:rtl/>
          <w:lang w:eastAsia="he-IL"/>
        </w:rPr>
        <w:t xml:space="preserve">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3FC9AC3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6E07CB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5D1E58C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041406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251B041"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2E35D7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86873C"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0EFEE82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641E0F51"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703E71C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9F2FCA"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43F92C3A"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2290BA"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4E16F96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69AE7E"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0B57F0B8"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47BA6742" w14:textId="52AC28A2" w:rsidR="006D2AE3" w:rsidRPr="006D2AE3" w:rsidDel="00C66F9F" w:rsidRDefault="006D2AE3" w:rsidP="006D2AE3">
      <w:pPr>
        <w:widowControl w:val="0"/>
        <w:numPr>
          <w:ilvl w:val="0"/>
          <w:numId w:val="5"/>
        </w:numPr>
        <w:spacing w:before="0" w:beforeAutospacing="0" w:after="0" w:afterAutospacing="0" w:line="240" w:lineRule="auto"/>
        <w:ind w:hanging="608"/>
        <w:jc w:val="both"/>
        <w:rPr>
          <w:del w:id="737" w:author="Meryl Etman [2]" w:date="2022-12-18T12:14:00Z"/>
          <w:rFonts w:ascii="Times New Roman" w:eastAsia="Times New Roman" w:hAnsi="Times New Roman" w:cs="David"/>
          <w:sz w:val="20"/>
          <w:szCs w:val="24"/>
          <w:lang w:eastAsia="he-IL"/>
        </w:rPr>
      </w:pPr>
      <w:del w:id="738" w:author="Meryl Etman [2]" w:date="2022-12-18T12:14:00Z">
        <w:r w:rsidRPr="006D2AE3" w:rsidDel="00C66F9F">
          <w:rPr>
            <w:rFonts w:ascii="Times New Roman" w:eastAsia="Times New Roman" w:hAnsi="Times New Roman" w:cs="David" w:hint="cs"/>
            <w:sz w:val="20"/>
            <w:szCs w:val="24"/>
            <w:u w:val="single"/>
            <w:rtl/>
            <w:lang w:eastAsia="he-IL"/>
          </w:rPr>
          <w:delText>לו"ז עקרוני</w:delText>
        </w:r>
        <w:r w:rsidRPr="006D2AE3" w:rsidDel="00C66F9F">
          <w:rPr>
            <w:rFonts w:ascii="Times New Roman" w:eastAsia="Times New Roman" w:hAnsi="Times New Roman" w:cs="David" w:hint="cs"/>
            <w:sz w:val="20"/>
            <w:szCs w:val="24"/>
            <w:rtl/>
            <w:lang w:eastAsia="he-IL"/>
          </w:rPr>
          <w:delText>:</w:delText>
        </w:r>
      </w:del>
    </w:p>
    <w:p w14:paraId="55183374" w14:textId="319FADDD" w:rsidR="006D2AE3" w:rsidRPr="006D2AE3" w:rsidDel="00C66F9F" w:rsidRDefault="006D2AE3" w:rsidP="006D2AE3">
      <w:pPr>
        <w:widowControl w:val="0"/>
        <w:bidi w:val="0"/>
        <w:spacing w:before="0" w:beforeAutospacing="0" w:after="0" w:afterAutospacing="0" w:line="240" w:lineRule="auto"/>
        <w:ind w:left="720"/>
        <w:rPr>
          <w:del w:id="739" w:author="Meryl Etman [2]" w:date="2022-12-18T12:14:00Z"/>
          <w:rFonts w:ascii="Times New Roman" w:eastAsia="Times New Roman" w:hAnsi="Times New Roman" w:cs="David"/>
          <w:sz w:val="20"/>
          <w:szCs w:val="24"/>
          <w:rtl/>
          <w:lang w:eastAsia="he-IL"/>
        </w:rPr>
      </w:pPr>
    </w:p>
    <w:p w14:paraId="1C7AD93C" w14:textId="2AEB256A" w:rsidR="006D2AE3" w:rsidRPr="006D2AE3" w:rsidDel="00C66F9F" w:rsidRDefault="006D2AE3" w:rsidP="006D2AE3">
      <w:pPr>
        <w:widowControl w:val="0"/>
        <w:numPr>
          <w:ilvl w:val="1"/>
          <w:numId w:val="5"/>
        </w:numPr>
        <w:spacing w:before="0" w:beforeAutospacing="0" w:after="0" w:afterAutospacing="0" w:line="240" w:lineRule="auto"/>
        <w:jc w:val="both"/>
        <w:rPr>
          <w:del w:id="740" w:author="Meryl Etman [2]" w:date="2022-12-18T12:14:00Z"/>
          <w:rFonts w:ascii="Times New Roman" w:eastAsia="Times New Roman" w:hAnsi="Times New Roman" w:cs="David"/>
          <w:sz w:val="20"/>
          <w:szCs w:val="24"/>
          <w:lang w:eastAsia="he-IL"/>
        </w:rPr>
      </w:pPr>
      <w:del w:id="741" w:author="Meryl Etman [2]" w:date="2022-12-18T12:14:00Z">
        <w:r w:rsidRPr="006D2AE3" w:rsidDel="00C66F9F">
          <w:rPr>
            <w:rFonts w:ascii="Times New Roman" w:eastAsia="Times New Roman" w:hAnsi="Times New Roman" w:cs="David" w:hint="cs"/>
            <w:sz w:val="20"/>
            <w:szCs w:val="24"/>
            <w:rtl/>
            <w:lang w:eastAsia="he-IL"/>
          </w:rPr>
          <w:delText xml:space="preserve">השלמת תכנון מוקדם </w:delText>
        </w:r>
        <w:r w:rsidRPr="006D2AE3" w:rsidDel="00C66F9F">
          <w:rPr>
            <w:rFonts w:ascii="Times New Roman" w:eastAsia="Times New Roman" w:hAnsi="Times New Roman" w:cs="David"/>
            <w:sz w:val="20"/>
            <w:szCs w:val="24"/>
            <w:rtl/>
            <w:lang w:eastAsia="he-IL"/>
          </w:rPr>
          <w:delText>–</w:delText>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lang w:eastAsia="he-IL"/>
          </w:rPr>
          <w:delText>XX/XXXX</w:delText>
        </w:r>
      </w:del>
    </w:p>
    <w:p w14:paraId="2FECA272" w14:textId="635552B1" w:rsidR="006D2AE3" w:rsidRPr="006D2AE3" w:rsidDel="00C66F9F" w:rsidRDefault="006D2AE3" w:rsidP="006D2AE3">
      <w:pPr>
        <w:widowControl w:val="0"/>
        <w:numPr>
          <w:ilvl w:val="1"/>
          <w:numId w:val="5"/>
        </w:numPr>
        <w:spacing w:before="0" w:beforeAutospacing="0" w:after="0" w:afterAutospacing="0" w:line="240" w:lineRule="auto"/>
        <w:jc w:val="both"/>
        <w:rPr>
          <w:del w:id="742" w:author="Meryl Etman [2]" w:date="2022-12-18T12:14:00Z"/>
          <w:rFonts w:ascii="Times New Roman" w:eastAsia="Times New Roman" w:hAnsi="Times New Roman" w:cs="David"/>
          <w:sz w:val="20"/>
          <w:szCs w:val="24"/>
          <w:lang w:eastAsia="he-IL"/>
        </w:rPr>
      </w:pPr>
      <w:del w:id="743" w:author="Meryl Etman [2]" w:date="2022-12-18T12:14:00Z">
        <w:r w:rsidRPr="006D2AE3" w:rsidDel="00C66F9F">
          <w:rPr>
            <w:rFonts w:ascii="Times New Roman" w:eastAsia="Times New Roman" w:hAnsi="Times New Roman" w:cs="David" w:hint="cs"/>
            <w:sz w:val="20"/>
            <w:szCs w:val="24"/>
            <w:rtl/>
            <w:lang w:eastAsia="he-IL"/>
          </w:rPr>
          <w:delText xml:space="preserve">השלמת תכנון סופי להיתרים </w:delText>
        </w:r>
        <w:r w:rsidRPr="006D2AE3" w:rsidDel="00C66F9F">
          <w:rPr>
            <w:rFonts w:ascii="Times New Roman" w:eastAsia="Times New Roman" w:hAnsi="Times New Roman" w:cs="David"/>
            <w:sz w:val="20"/>
            <w:szCs w:val="24"/>
            <w:rtl/>
            <w:lang w:eastAsia="he-IL"/>
          </w:rPr>
          <w:delText>–</w:delText>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lang w:eastAsia="he-IL"/>
          </w:rPr>
          <w:delText>XX/XXXX</w:delText>
        </w:r>
        <w:r w:rsidRPr="006D2AE3" w:rsidDel="00C66F9F">
          <w:rPr>
            <w:rFonts w:ascii="Times New Roman" w:eastAsia="Times New Roman" w:hAnsi="Times New Roman" w:cs="David" w:hint="cs"/>
            <w:sz w:val="20"/>
            <w:szCs w:val="24"/>
            <w:rtl/>
            <w:lang w:eastAsia="he-IL"/>
          </w:rPr>
          <w:delText xml:space="preserve"> </w:delText>
        </w:r>
      </w:del>
    </w:p>
    <w:p w14:paraId="2420CC7A" w14:textId="7D11855F" w:rsidR="006D2AE3" w:rsidRPr="006D2AE3" w:rsidDel="00C66F9F" w:rsidRDefault="006D2AE3" w:rsidP="006D2AE3">
      <w:pPr>
        <w:widowControl w:val="0"/>
        <w:numPr>
          <w:ilvl w:val="1"/>
          <w:numId w:val="5"/>
        </w:numPr>
        <w:spacing w:before="0" w:beforeAutospacing="0" w:after="0" w:afterAutospacing="0" w:line="240" w:lineRule="auto"/>
        <w:jc w:val="both"/>
        <w:rPr>
          <w:del w:id="744" w:author="Meryl Etman [2]" w:date="2022-12-18T12:14:00Z"/>
          <w:rFonts w:ascii="Times New Roman" w:eastAsia="Times New Roman" w:hAnsi="Times New Roman" w:cs="David"/>
          <w:sz w:val="20"/>
          <w:szCs w:val="24"/>
          <w:lang w:eastAsia="he-IL"/>
        </w:rPr>
      </w:pPr>
      <w:del w:id="745" w:author="Meryl Etman [2]" w:date="2022-12-18T12:14:00Z">
        <w:r w:rsidRPr="006D2AE3" w:rsidDel="00C66F9F">
          <w:rPr>
            <w:rFonts w:ascii="Times New Roman" w:eastAsia="Times New Roman" w:hAnsi="Times New Roman" w:cs="David" w:hint="cs"/>
            <w:sz w:val="20"/>
            <w:szCs w:val="24"/>
            <w:rtl/>
            <w:lang w:eastAsia="he-IL"/>
          </w:rPr>
          <w:delText xml:space="preserve">השלמת תכנון מפורט למכרזים </w:delText>
        </w:r>
        <w:r w:rsidRPr="006D2AE3" w:rsidDel="00C66F9F">
          <w:rPr>
            <w:rFonts w:ascii="Times New Roman" w:eastAsia="Times New Roman" w:hAnsi="Times New Roman" w:cs="David"/>
            <w:sz w:val="20"/>
            <w:szCs w:val="24"/>
            <w:rtl/>
            <w:lang w:eastAsia="he-IL"/>
          </w:rPr>
          <w:delText>–</w:delText>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lang w:eastAsia="he-IL"/>
          </w:rPr>
          <w:delText>XX/XXXX</w:delText>
        </w:r>
        <w:r w:rsidRPr="006D2AE3" w:rsidDel="00C66F9F">
          <w:rPr>
            <w:rFonts w:ascii="Times New Roman" w:eastAsia="Times New Roman" w:hAnsi="Times New Roman" w:cs="David" w:hint="cs"/>
            <w:sz w:val="20"/>
            <w:szCs w:val="24"/>
            <w:rtl/>
            <w:lang w:eastAsia="he-IL"/>
          </w:rPr>
          <w:delText xml:space="preserve"> </w:delText>
        </w:r>
      </w:del>
    </w:p>
    <w:p w14:paraId="19512EBA" w14:textId="0AA437AA" w:rsidR="006D2AE3" w:rsidRPr="006D2AE3" w:rsidDel="00C66F9F" w:rsidRDefault="006D2AE3" w:rsidP="006D2AE3">
      <w:pPr>
        <w:widowControl w:val="0"/>
        <w:numPr>
          <w:ilvl w:val="1"/>
          <w:numId w:val="5"/>
        </w:numPr>
        <w:spacing w:before="0" w:beforeAutospacing="0" w:after="0" w:afterAutospacing="0" w:line="240" w:lineRule="auto"/>
        <w:jc w:val="both"/>
        <w:rPr>
          <w:del w:id="746" w:author="Meryl Etman [2]" w:date="2022-12-18T12:14:00Z"/>
          <w:rFonts w:ascii="Times New Roman" w:eastAsia="Times New Roman" w:hAnsi="Times New Roman" w:cs="David"/>
          <w:sz w:val="20"/>
          <w:szCs w:val="24"/>
          <w:lang w:eastAsia="he-IL"/>
        </w:rPr>
      </w:pPr>
      <w:del w:id="747" w:author="Meryl Etman [2]" w:date="2022-12-18T12:14:00Z">
        <w:r w:rsidRPr="006D2AE3" w:rsidDel="00C66F9F">
          <w:rPr>
            <w:rFonts w:ascii="Times New Roman" w:eastAsia="Times New Roman" w:hAnsi="Times New Roman" w:cs="David" w:hint="cs"/>
            <w:sz w:val="20"/>
            <w:szCs w:val="24"/>
            <w:rtl/>
            <w:lang w:eastAsia="he-IL"/>
          </w:rPr>
          <w:delText xml:space="preserve">יציאה למכרזים </w:delText>
        </w:r>
        <w:r w:rsidRPr="006D2AE3" w:rsidDel="00C66F9F">
          <w:rPr>
            <w:rFonts w:ascii="Times New Roman" w:eastAsia="Times New Roman" w:hAnsi="Times New Roman" w:cs="David"/>
            <w:sz w:val="20"/>
            <w:szCs w:val="24"/>
            <w:rtl/>
            <w:lang w:eastAsia="he-IL"/>
          </w:rPr>
          <w:delText>–</w:delText>
        </w:r>
        <w:r w:rsidRPr="006D2AE3" w:rsidDel="00C66F9F">
          <w:rPr>
            <w:rFonts w:ascii="Times New Roman" w:eastAsia="Times New Roman" w:hAnsi="Times New Roman" w:cs="David" w:hint="cs"/>
            <w:sz w:val="20"/>
            <w:szCs w:val="24"/>
            <w:rtl/>
            <w:lang w:eastAsia="he-IL"/>
          </w:rPr>
          <w:delText xml:space="preserve"> </w:delText>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lang w:eastAsia="he-IL"/>
          </w:rPr>
          <w:delText>XX/XXXX</w:delText>
        </w:r>
        <w:r w:rsidRPr="006D2AE3" w:rsidDel="00C66F9F">
          <w:rPr>
            <w:rFonts w:ascii="Times New Roman" w:eastAsia="Times New Roman" w:hAnsi="Times New Roman" w:cs="David" w:hint="cs"/>
            <w:sz w:val="20"/>
            <w:szCs w:val="24"/>
            <w:rtl/>
            <w:lang w:eastAsia="he-IL"/>
          </w:rPr>
          <w:delText xml:space="preserve"> </w:delText>
        </w:r>
      </w:del>
    </w:p>
    <w:p w14:paraId="5A7A5735" w14:textId="4232DBB0" w:rsidR="006D2AE3" w:rsidRPr="006D2AE3" w:rsidDel="00C66F9F" w:rsidRDefault="006D2AE3" w:rsidP="006D2AE3">
      <w:pPr>
        <w:widowControl w:val="0"/>
        <w:numPr>
          <w:ilvl w:val="1"/>
          <w:numId w:val="5"/>
        </w:numPr>
        <w:spacing w:before="0" w:beforeAutospacing="0" w:after="0" w:afterAutospacing="0" w:line="240" w:lineRule="auto"/>
        <w:jc w:val="both"/>
        <w:rPr>
          <w:del w:id="748" w:author="Meryl Etman [2]" w:date="2022-12-18T12:14:00Z"/>
          <w:rFonts w:ascii="Times New Roman" w:eastAsia="Times New Roman" w:hAnsi="Times New Roman" w:cs="David"/>
          <w:sz w:val="20"/>
          <w:szCs w:val="24"/>
          <w:rtl/>
          <w:lang w:eastAsia="he-IL"/>
        </w:rPr>
      </w:pPr>
      <w:del w:id="749" w:author="Meryl Etman [2]" w:date="2022-12-18T12:14:00Z">
        <w:r w:rsidRPr="006D2AE3" w:rsidDel="00C66F9F">
          <w:rPr>
            <w:rFonts w:ascii="Times New Roman" w:eastAsia="Times New Roman" w:hAnsi="Times New Roman" w:cs="David" w:hint="cs"/>
            <w:sz w:val="20"/>
            <w:szCs w:val="24"/>
            <w:rtl/>
            <w:lang w:eastAsia="he-IL"/>
          </w:rPr>
          <w:delText xml:space="preserve">השלמת תכנון לביצוע </w:delText>
        </w:r>
        <w:r w:rsidRPr="006D2AE3" w:rsidDel="00C66F9F">
          <w:rPr>
            <w:rFonts w:ascii="Times New Roman" w:eastAsia="Times New Roman" w:hAnsi="Times New Roman" w:cs="David"/>
            <w:sz w:val="20"/>
            <w:szCs w:val="24"/>
            <w:rtl/>
            <w:lang w:eastAsia="he-IL"/>
          </w:rPr>
          <w:delText>–</w:delText>
        </w:r>
        <w:r w:rsidRPr="006D2AE3" w:rsidDel="00C66F9F">
          <w:rPr>
            <w:rFonts w:ascii="Times New Roman" w:eastAsia="Times New Roman" w:hAnsi="Times New Roman" w:cs="David" w:hint="cs"/>
            <w:sz w:val="20"/>
            <w:szCs w:val="24"/>
            <w:rtl/>
            <w:lang w:eastAsia="he-IL"/>
          </w:rPr>
          <w:delText xml:space="preserve"> </w:delText>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rtl/>
            <w:lang w:eastAsia="he-IL"/>
          </w:rPr>
          <w:tab/>
        </w:r>
        <w:r w:rsidRPr="006D2AE3" w:rsidDel="00C66F9F">
          <w:rPr>
            <w:rFonts w:ascii="Times New Roman" w:eastAsia="Times New Roman" w:hAnsi="Times New Roman" w:cs="David" w:hint="cs"/>
            <w:sz w:val="20"/>
            <w:szCs w:val="24"/>
            <w:lang w:eastAsia="he-IL"/>
          </w:rPr>
          <w:delText>XX/XXXX</w:delText>
        </w:r>
        <w:r w:rsidRPr="006D2AE3" w:rsidDel="00C66F9F">
          <w:rPr>
            <w:rFonts w:ascii="Times New Roman" w:eastAsia="Times New Roman" w:hAnsi="Times New Roman" w:cs="David" w:hint="cs"/>
            <w:sz w:val="20"/>
            <w:szCs w:val="24"/>
            <w:rtl/>
            <w:lang w:eastAsia="he-IL"/>
          </w:rPr>
          <w:delText xml:space="preserve"> </w:delText>
        </w:r>
      </w:del>
    </w:p>
    <w:p w14:paraId="22706A97" w14:textId="77777777" w:rsidR="006D2AE3" w:rsidRPr="006D2AE3"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4DB5F0A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7DD3F2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DCCC63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DDCA6F"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lastRenderedPageBreak/>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3EABC79C"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5F1589DB"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58567CC2" w14:textId="63AA0663" w:rsidR="006D2AE3" w:rsidRDefault="006D2AE3" w:rsidP="006D2AE3">
      <w:pPr>
        <w:widowControl w:val="0"/>
        <w:spacing w:before="120" w:beforeAutospacing="0" w:after="60" w:afterAutospacing="0" w:line="240" w:lineRule="auto"/>
        <w:ind w:left="1440" w:hanging="720"/>
        <w:jc w:val="both"/>
        <w:rPr>
          <w:ins w:id="750" w:author="Meryl Etman [2]" w:date="2022-12-18T11:53: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w:t>
      </w:r>
      <w:del w:id="751" w:author="Meryl Etman [2]" w:date="2022-12-18T11:51:00Z">
        <w:r w:rsidRPr="006D2AE3" w:rsidDel="00B306DF">
          <w:rPr>
            <w:rFonts w:ascii="Times New Roman" w:eastAsia="Times New Roman" w:hAnsi="Times New Roman" w:cs="David"/>
            <w:sz w:val="24"/>
            <w:szCs w:val="24"/>
            <w:rtl/>
            <w:lang w:eastAsia="he-IL"/>
          </w:rPr>
          <w:delText xml:space="preserve">_________ </w:delText>
        </w:r>
      </w:del>
      <w:ins w:id="752" w:author="Meryl Etman [2]" w:date="2022-12-18T11:51:00Z">
        <w:r w:rsidR="00B306DF">
          <w:rPr>
            <w:rFonts w:ascii="Times New Roman" w:eastAsia="Times New Roman" w:hAnsi="Times New Roman" w:cs="David" w:hint="cs"/>
            <w:sz w:val="24"/>
            <w:szCs w:val="24"/>
            <w:rtl/>
            <w:lang w:eastAsia="he-IL"/>
          </w:rPr>
          <w:t>170,500</w:t>
        </w:r>
        <w:r w:rsidR="00B306DF"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 xml:space="preserve">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(במילים </w:t>
      </w:r>
      <w:del w:id="753" w:author="Meryl Etman [2]" w:date="2022-12-18T11:52:00Z">
        <w:r w:rsidRPr="006D2AE3" w:rsidDel="00B306DF">
          <w:rPr>
            <w:rFonts w:ascii="Times New Roman" w:eastAsia="Times New Roman" w:hAnsi="Times New Roman" w:cs="David"/>
            <w:sz w:val="24"/>
            <w:szCs w:val="24"/>
            <w:rtl/>
            <w:lang w:eastAsia="he-IL"/>
          </w:rPr>
          <w:delText xml:space="preserve">______________  </w:delText>
        </w:r>
      </w:del>
      <w:ins w:id="754" w:author="Meryl Etman [2]" w:date="2022-12-18T11:52:00Z">
        <w:r w:rsidR="00B306DF">
          <w:rPr>
            <w:rFonts w:ascii="Times New Roman" w:eastAsia="Times New Roman" w:hAnsi="Times New Roman" w:cs="David" w:hint="cs"/>
            <w:sz w:val="24"/>
            <w:szCs w:val="24"/>
            <w:rtl/>
            <w:lang w:eastAsia="he-IL"/>
          </w:rPr>
          <w:t>מאה ושבעים אלף וחמש מאות</w:t>
        </w:r>
        <w:r w:rsidR="00B306DF"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ש"ח)</w:t>
      </w:r>
      <w:r w:rsidRPr="006D2AE3">
        <w:rPr>
          <w:rFonts w:ascii="Times New Roman" w:eastAsia="Times New Roman" w:hAnsi="Times New Roman" w:cs="David" w:hint="cs"/>
          <w:sz w:val="24"/>
          <w:szCs w:val="24"/>
          <w:rtl/>
          <w:lang w:eastAsia="he-IL"/>
        </w:rPr>
        <w:t xml:space="preserve"> </w:t>
      </w:r>
      <w:del w:id="755" w:author="Meryl Etman [2]" w:date="2022-12-18T11:52:00Z">
        <w:r w:rsidRPr="006D2AE3" w:rsidDel="00B306DF">
          <w:rPr>
            <w:rFonts w:ascii="Times New Roman" w:eastAsia="Times New Roman" w:hAnsi="Times New Roman" w:cs="David"/>
            <w:sz w:val="24"/>
            <w:szCs w:val="24"/>
            <w:rtl/>
            <w:lang w:eastAsia="he-IL"/>
          </w:rPr>
          <w:delText>לכל מבנה ראשוני</w:delText>
        </w:r>
      </w:del>
      <w:ins w:id="756" w:author="Meryl Etman [2]" w:date="2022-12-18T11:52:00Z">
        <w:r w:rsidR="00B306DF">
          <w:rPr>
            <w:rFonts w:ascii="Times New Roman" w:eastAsia="Times New Roman" w:hAnsi="Times New Roman" w:cs="David" w:hint="cs"/>
            <w:sz w:val="24"/>
            <w:szCs w:val="24"/>
            <w:rtl/>
            <w:lang w:eastAsia="he-IL"/>
          </w:rPr>
          <w:t>סה"כ,</w:t>
        </w:r>
      </w:ins>
      <w:r w:rsidRPr="006D2AE3">
        <w:rPr>
          <w:rFonts w:ascii="Times New Roman" w:eastAsia="Times New Roman" w:hAnsi="Times New Roman" w:cs="David" w:hint="cs"/>
          <w:sz w:val="24"/>
          <w:szCs w:val="24"/>
          <w:rtl/>
          <w:lang w:eastAsia="he-IL"/>
        </w:rPr>
        <w:t xml:space="preserve"> הכולל:</w:t>
      </w:r>
    </w:p>
    <w:p w14:paraId="0CC3E467" w14:textId="62546409" w:rsidR="00B306DF" w:rsidRDefault="00B306DF" w:rsidP="006D2AE3">
      <w:pPr>
        <w:widowControl w:val="0"/>
        <w:spacing w:before="120" w:beforeAutospacing="0" w:after="60" w:afterAutospacing="0" w:line="240" w:lineRule="auto"/>
        <w:ind w:left="1440" w:hanging="720"/>
        <w:jc w:val="both"/>
        <w:rPr>
          <w:ins w:id="757" w:author="Meryl Etman [2]" w:date="2022-12-18T11:54:00Z"/>
          <w:rFonts w:ascii="Times New Roman" w:eastAsia="Times New Roman" w:hAnsi="Times New Roman" w:cs="David"/>
          <w:sz w:val="24"/>
          <w:szCs w:val="24"/>
          <w:rtl/>
          <w:lang w:eastAsia="he-IL"/>
        </w:rPr>
      </w:pPr>
      <w:ins w:id="758" w:author="Meryl Etman [2]" w:date="2022-12-18T11:53:00Z">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עבור ניהול מודל הפ</w:t>
        </w:r>
      </w:ins>
      <w:ins w:id="759" w:author="Meryl Etman [2]" w:date="2022-12-18T11:54:00Z">
        <w:r>
          <w:rPr>
            <w:rFonts w:ascii="Times New Roman" w:eastAsia="Times New Roman" w:hAnsi="Times New Roman" w:cs="David" w:hint="cs"/>
            <w:sz w:val="24"/>
            <w:szCs w:val="24"/>
            <w:rtl/>
            <w:lang w:eastAsia="he-IL"/>
          </w:rPr>
          <w:t xml:space="preserve">רויקט וליווי תאום המערכות: </w:t>
        </w:r>
      </w:ins>
      <w:ins w:id="760" w:author="Meryl Etman [2]" w:date="2022-12-18T11:55:00Z">
        <w:r>
          <w:rPr>
            <w:rFonts w:ascii="Times New Roman" w:eastAsia="Times New Roman" w:hAnsi="Times New Roman" w:cs="David"/>
            <w:sz w:val="24"/>
            <w:szCs w:val="24"/>
            <w:rtl/>
            <w:lang w:eastAsia="he-IL"/>
          </w:rPr>
          <w:tab/>
        </w:r>
      </w:ins>
      <w:ins w:id="761" w:author="Meryl Etman [2]" w:date="2022-12-18T11:54:00Z">
        <w:r>
          <w:rPr>
            <w:rFonts w:ascii="Times New Roman" w:eastAsia="Times New Roman" w:hAnsi="Times New Roman" w:cs="David" w:hint="cs"/>
            <w:sz w:val="24"/>
            <w:szCs w:val="24"/>
            <w:rtl/>
            <w:lang w:eastAsia="he-IL"/>
          </w:rPr>
          <w:t>95,50</w:t>
        </w:r>
      </w:ins>
      <w:ins w:id="762" w:author="Meryl Etman [2]" w:date="2022-12-18T11:55:00Z">
        <w:r>
          <w:rPr>
            <w:rFonts w:ascii="Times New Roman" w:eastAsia="Times New Roman" w:hAnsi="Times New Roman" w:cs="David" w:hint="cs"/>
            <w:sz w:val="24"/>
            <w:szCs w:val="24"/>
            <w:rtl/>
            <w:lang w:eastAsia="he-IL"/>
          </w:rPr>
          <w:t xml:space="preserve">0 </w:t>
        </w:r>
      </w:ins>
      <w:ins w:id="763" w:author="Meryl Etman [2]" w:date="2022-12-18T11:54:00Z">
        <w:r>
          <w:rPr>
            <w:rFonts w:ascii="Times New Roman" w:eastAsia="Times New Roman" w:hAnsi="Times New Roman" w:cs="David" w:hint="cs"/>
            <w:sz w:val="24"/>
            <w:szCs w:val="24"/>
            <w:rtl/>
            <w:lang w:eastAsia="he-IL"/>
          </w:rPr>
          <w:t xml:space="preserve"> </w:t>
        </w:r>
      </w:ins>
      <w:ins w:id="764" w:author="Meryl Etman [2]" w:date="2022-12-18T11:55:00Z">
        <w:r>
          <w:rPr>
            <w:rFonts w:ascii="Times New Roman" w:eastAsia="Times New Roman" w:hAnsi="Times New Roman" w:cs="David" w:hint="cs"/>
            <w:sz w:val="24"/>
            <w:szCs w:val="24"/>
            <w:rtl/>
            <w:lang w:eastAsia="he-IL"/>
          </w:rPr>
          <w:t>ש"ח</w:t>
        </w:r>
      </w:ins>
    </w:p>
    <w:p w14:paraId="32086F59" w14:textId="6C475932" w:rsidR="00B306DF" w:rsidRDefault="00B306DF" w:rsidP="006D2AE3">
      <w:pPr>
        <w:widowControl w:val="0"/>
        <w:spacing w:before="120" w:beforeAutospacing="0" w:after="60" w:afterAutospacing="0" w:line="240" w:lineRule="auto"/>
        <w:ind w:left="1440" w:hanging="720"/>
        <w:jc w:val="both"/>
        <w:rPr>
          <w:ins w:id="765" w:author="Meryl Etman [2]" w:date="2022-12-18T11:55:00Z"/>
          <w:rFonts w:ascii="Times New Roman" w:eastAsia="Times New Roman" w:hAnsi="Times New Roman" w:cs="David"/>
          <w:sz w:val="24"/>
          <w:szCs w:val="24"/>
          <w:rtl/>
          <w:lang w:eastAsia="he-IL"/>
        </w:rPr>
      </w:pPr>
      <w:ins w:id="766" w:author="Meryl Etman [2]" w:date="2022-12-18T11:54:00Z">
        <w:r>
          <w:rPr>
            <w:rFonts w:ascii="Times New Roman" w:eastAsia="Times New Roman" w:hAnsi="Times New Roman" w:cs="David"/>
            <w:sz w:val="24"/>
            <w:szCs w:val="24"/>
            <w:rtl/>
            <w:lang w:eastAsia="he-IL"/>
          </w:rPr>
          <w:tab/>
        </w:r>
      </w:ins>
      <w:ins w:id="767" w:author="Meryl Etman [2]" w:date="2022-12-18T12:00:00Z">
        <w:r w:rsidR="00F444FC">
          <w:rPr>
            <w:rFonts w:ascii="Times New Roman" w:eastAsia="Times New Roman" w:hAnsi="Times New Roman" w:cs="David" w:hint="cs"/>
            <w:sz w:val="24"/>
            <w:szCs w:val="24"/>
            <w:rtl/>
            <w:lang w:eastAsia="he-IL"/>
          </w:rPr>
          <w:t xml:space="preserve">עבור </w:t>
        </w:r>
      </w:ins>
      <w:ins w:id="768" w:author="Meryl Etman [2]" w:date="2022-12-18T11:54:00Z">
        <w:r>
          <w:rPr>
            <w:rFonts w:ascii="Times New Roman" w:eastAsia="Times New Roman" w:hAnsi="Times New Roman" w:cs="David" w:hint="cs"/>
            <w:sz w:val="24"/>
            <w:szCs w:val="24"/>
            <w:rtl/>
            <w:lang w:eastAsia="he-IL"/>
          </w:rPr>
          <w:t>ניהול המודל התלת-מימדי בפלטפורמת 360-</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w:t>
        </w:r>
        <w:r>
          <w:rPr>
            <w:rFonts w:ascii="Times New Roman" w:eastAsia="Times New Roman" w:hAnsi="Times New Roman" w:cs="David"/>
            <w:sz w:val="24"/>
            <w:szCs w:val="24"/>
            <w:rtl/>
            <w:lang w:eastAsia="he-IL"/>
          </w:rPr>
          <w:tab/>
        </w:r>
      </w:ins>
      <w:ins w:id="769" w:author="Meryl Etman [2]" w:date="2022-12-18T11:55:00Z">
        <w:r>
          <w:rPr>
            <w:rFonts w:ascii="Times New Roman" w:eastAsia="Times New Roman" w:hAnsi="Times New Roman" w:cs="David" w:hint="cs"/>
            <w:sz w:val="24"/>
            <w:szCs w:val="24"/>
            <w:rtl/>
            <w:lang w:eastAsia="he-IL"/>
          </w:rPr>
          <w:t>75,000 ₪</w:t>
        </w:r>
      </w:ins>
    </w:p>
    <w:p w14:paraId="3DF97A83" w14:textId="66EE3F94" w:rsidR="00B306DF" w:rsidRPr="006D2AE3" w:rsidRDefault="00B306DF">
      <w:pPr>
        <w:widowControl w:val="0"/>
        <w:spacing w:before="120" w:beforeAutospacing="0" w:after="60" w:afterAutospacing="0" w:line="240" w:lineRule="auto"/>
        <w:jc w:val="both"/>
        <w:rPr>
          <w:rFonts w:ascii="Times New Roman" w:eastAsia="Times New Roman" w:hAnsi="Times New Roman" w:cs="David"/>
          <w:sz w:val="24"/>
          <w:szCs w:val="24"/>
          <w:rtl/>
          <w:lang w:eastAsia="he-IL"/>
        </w:rPr>
        <w:pPrChange w:id="770" w:author="Meryl Etman [2]" w:date="2022-12-18T11:55:00Z">
          <w:pPr>
            <w:widowControl w:val="0"/>
            <w:spacing w:before="120" w:beforeAutospacing="0" w:after="60" w:afterAutospacing="0" w:line="240" w:lineRule="auto"/>
            <w:ind w:left="1440" w:hanging="720"/>
            <w:jc w:val="both"/>
          </w:pPr>
        </w:pPrChange>
      </w:pPr>
      <w:ins w:id="771" w:author="Meryl Etman [2]" w:date="2022-12-18T11:55: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ins>
      <w:ins w:id="772" w:author="Meryl Etman [2]" w:date="2022-12-18T11:56:00Z">
        <w:r>
          <w:rPr>
            <w:rFonts w:ascii="Times New Roman" w:eastAsia="Times New Roman" w:hAnsi="Times New Roman" w:cs="David" w:hint="cs"/>
            <w:sz w:val="24"/>
            <w:szCs w:val="24"/>
            <w:rtl/>
            <w:lang w:eastAsia="he-IL"/>
          </w:rPr>
          <w:t>חלוקת התמחור לפי שימושים:</w:t>
        </w:r>
      </w:ins>
    </w:p>
    <w:p w14:paraId="08FD1564" w14:textId="5593A2D4" w:rsidR="006D2AE3" w:rsidRPr="006D2AE3" w:rsidDel="00F444FC" w:rsidRDefault="006D2AE3" w:rsidP="00415999">
      <w:pPr>
        <w:widowControl w:val="0"/>
        <w:spacing w:before="120" w:beforeAutospacing="0" w:after="60" w:afterAutospacing="0" w:line="240" w:lineRule="auto"/>
        <w:ind w:left="2160" w:hanging="720"/>
        <w:jc w:val="both"/>
        <w:rPr>
          <w:del w:id="773" w:author="Meryl Etman [2]" w:date="2022-12-18T11:57:00Z"/>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1.1.1 תאום מערכות </w:t>
      </w:r>
      <w:del w:id="774" w:author="Meryl Etman [2]" w:date="2022-12-18T11:57:00Z">
        <w:r w:rsidRPr="006D2AE3" w:rsidDel="00F444FC">
          <w:rPr>
            <w:rFonts w:ascii="Times New Roman" w:eastAsia="Times New Roman" w:hAnsi="Times New Roman" w:cs="David" w:hint="cs"/>
            <w:sz w:val="24"/>
            <w:szCs w:val="24"/>
            <w:rtl/>
            <w:lang w:eastAsia="he-IL"/>
          </w:rPr>
          <w:delText>תת קרקעיות</w:delText>
        </w:r>
      </w:del>
      <w:ins w:id="775" w:author="Meryl Etman [2]" w:date="2022-12-18T11:57:00Z">
        <w:r w:rsidR="00F444FC">
          <w:rPr>
            <w:rFonts w:ascii="Times New Roman" w:eastAsia="Times New Roman" w:hAnsi="Times New Roman" w:cs="David" w:hint="cs"/>
            <w:sz w:val="24"/>
            <w:szCs w:val="24"/>
            <w:rtl/>
            <w:lang w:eastAsia="he-IL"/>
          </w:rPr>
          <w:t>חניונים</w:t>
        </w:r>
      </w:ins>
      <w:r w:rsidRPr="006D2AE3">
        <w:rPr>
          <w:rFonts w:ascii="Times New Roman" w:eastAsia="Times New Roman" w:hAnsi="Times New Roman" w:cs="David" w:hint="cs"/>
          <w:sz w:val="24"/>
          <w:szCs w:val="24"/>
          <w:rtl/>
          <w:lang w:eastAsia="he-IL"/>
        </w:rPr>
        <w:t xml:space="preserve">  </w:t>
      </w:r>
      <w:del w:id="776" w:author="Meryl Etman [2]" w:date="2022-12-18T11:56:00Z">
        <w:r w:rsidRPr="006D2AE3" w:rsidDel="00B306DF">
          <w:rPr>
            <w:rFonts w:ascii="Times New Roman" w:eastAsia="Times New Roman" w:hAnsi="Times New Roman" w:cs="David" w:hint="cs"/>
            <w:sz w:val="24"/>
            <w:szCs w:val="24"/>
            <w:rtl/>
            <w:lang w:eastAsia="he-IL"/>
          </w:rPr>
          <w:delText>................................</w:delText>
        </w:r>
        <w:r w:rsidR="00415999" w:rsidDel="00B306DF">
          <w:rPr>
            <w:rFonts w:ascii="Times New Roman" w:eastAsia="Times New Roman" w:hAnsi="Times New Roman" w:cs="David" w:hint="cs"/>
            <w:sz w:val="24"/>
            <w:szCs w:val="24"/>
            <w:rtl/>
            <w:lang w:eastAsia="he-IL"/>
          </w:rPr>
          <w:delText>.</w:delText>
        </w:r>
        <w:r w:rsidRPr="006D2AE3" w:rsidDel="00B306DF">
          <w:rPr>
            <w:rFonts w:ascii="Times New Roman" w:eastAsia="Times New Roman" w:hAnsi="Times New Roman" w:cs="David" w:hint="cs"/>
            <w:sz w:val="24"/>
            <w:szCs w:val="24"/>
            <w:rtl/>
            <w:lang w:eastAsia="he-IL"/>
          </w:rPr>
          <w:delText xml:space="preserve">......................... </w:delText>
        </w:r>
      </w:del>
      <w:ins w:id="777" w:author="Meryl Etman [2]" w:date="2022-12-18T11:56:00Z">
        <w:r w:rsidR="00B306DF" w:rsidRPr="006D2AE3">
          <w:rPr>
            <w:rFonts w:ascii="Times New Roman" w:eastAsia="Times New Roman" w:hAnsi="Times New Roman" w:cs="David" w:hint="cs"/>
            <w:sz w:val="24"/>
            <w:szCs w:val="24"/>
            <w:rtl/>
            <w:lang w:eastAsia="he-IL"/>
          </w:rPr>
          <w:t>......................</w:t>
        </w:r>
      </w:ins>
      <w:ins w:id="778" w:author="Meryl Etman [2]" w:date="2022-12-18T11:57:00Z">
        <w:r w:rsidR="00F444FC">
          <w:rPr>
            <w:rFonts w:ascii="Times New Roman" w:eastAsia="Times New Roman" w:hAnsi="Times New Roman" w:cs="David" w:hint="cs"/>
            <w:sz w:val="24"/>
            <w:szCs w:val="24"/>
            <w:rtl/>
            <w:lang w:eastAsia="he-IL"/>
          </w:rPr>
          <w:t>........</w:t>
        </w:r>
      </w:ins>
      <w:ins w:id="779" w:author="Meryl Etman [2]" w:date="2022-12-18T11:56:00Z">
        <w:r w:rsidR="00B306DF" w:rsidRPr="006D2AE3">
          <w:rPr>
            <w:rFonts w:ascii="Times New Roman" w:eastAsia="Times New Roman" w:hAnsi="Times New Roman" w:cs="David" w:hint="cs"/>
            <w:sz w:val="24"/>
            <w:szCs w:val="24"/>
            <w:rtl/>
            <w:lang w:eastAsia="he-IL"/>
          </w:rPr>
          <w:t>.....</w:t>
        </w:r>
      </w:ins>
      <w:ins w:id="780" w:author="Meryl Etman [2]" w:date="2022-12-18T11:57:00Z">
        <w:r w:rsidR="00F444FC">
          <w:rPr>
            <w:rFonts w:ascii="Times New Roman" w:eastAsia="Times New Roman" w:hAnsi="Times New Roman" w:cs="David" w:hint="cs"/>
            <w:sz w:val="24"/>
            <w:szCs w:val="24"/>
            <w:rtl/>
            <w:lang w:eastAsia="he-IL"/>
          </w:rPr>
          <w:t>..........</w:t>
        </w:r>
      </w:ins>
      <w:ins w:id="781" w:author="Meryl Etman [2]" w:date="2022-12-18T11:56:00Z">
        <w:r w:rsidR="00B306DF" w:rsidRPr="006D2AE3">
          <w:rPr>
            <w:rFonts w:ascii="Times New Roman" w:eastAsia="Times New Roman" w:hAnsi="Times New Roman" w:cs="David" w:hint="cs"/>
            <w:sz w:val="24"/>
            <w:szCs w:val="24"/>
            <w:rtl/>
            <w:lang w:eastAsia="he-IL"/>
          </w:rPr>
          <w:t>.....</w:t>
        </w:r>
        <w:r w:rsidR="00B306DF">
          <w:rPr>
            <w:rFonts w:ascii="Times New Roman" w:eastAsia="Times New Roman" w:hAnsi="Times New Roman" w:cs="David" w:hint="cs"/>
            <w:sz w:val="24"/>
            <w:szCs w:val="24"/>
            <w:rtl/>
            <w:lang w:eastAsia="he-IL"/>
          </w:rPr>
          <w:t>.</w:t>
        </w:r>
        <w:r w:rsidR="00B306DF" w:rsidRPr="006D2AE3">
          <w:rPr>
            <w:rFonts w:ascii="Times New Roman" w:eastAsia="Times New Roman" w:hAnsi="Times New Roman" w:cs="David" w:hint="cs"/>
            <w:sz w:val="24"/>
            <w:szCs w:val="24"/>
            <w:rtl/>
            <w:lang w:eastAsia="he-IL"/>
          </w:rPr>
          <w:t>...</w:t>
        </w:r>
        <w:r w:rsidR="00B306DF">
          <w:rPr>
            <w:rFonts w:ascii="Times New Roman" w:eastAsia="Times New Roman" w:hAnsi="Times New Roman" w:cs="David" w:hint="cs"/>
            <w:sz w:val="24"/>
            <w:szCs w:val="24"/>
            <w:rtl/>
            <w:lang w:eastAsia="he-IL"/>
          </w:rPr>
          <w:t>1</w:t>
        </w:r>
      </w:ins>
      <w:ins w:id="782" w:author="Meryl Etman [2]" w:date="2022-12-18T11:57:00Z">
        <w:r w:rsidR="00F444FC">
          <w:rPr>
            <w:rFonts w:ascii="Times New Roman" w:eastAsia="Times New Roman" w:hAnsi="Times New Roman" w:cs="David" w:hint="cs"/>
            <w:sz w:val="24"/>
            <w:szCs w:val="24"/>
            <w:rtl/>
            <w:lang w:eastAsia="he-IL"/>
          </w:rPr>
          <w:t>33,000</w:t>
        </w:r>
      </w:ins>
      <w:ins w:id="783" w:author="Meryl Etman [2]" w:date="2022-12-18T11:56:00Z">
        <w:r w:rsidR="00B306DF" w:rsidRPr="006D2AE3">
          <w:rPr>
            <w:rFonts w:ascii="Times New Roman" w:eastAsia="Times New Roman" w:hAnsi="Times New Roman" w:cs="David" w:hint="cs"/>
            <w:sz w:val="24"/>
            <w:szCs w:val="24"/>
            <w:rtl/>
            <w:lang w:eastAsia="he-IL"/>
          </w:rPr>
          <w:t xml:space="preserve"> </w:t>
        </w:r>
      </w:ins>
      <w:r w:rsidRPr="006D2AE3">
        <w:rPr>
          <w:rFonts w:ascii="Times New Roman" w:eastAsia="Times New Roman" w:hAnsi="Times New Roman" w:cs="David" w:hint="cs"/>
          <w:sz w:val="24"/>
          <w:szCs w:val="24"/>
          <w:rtl/>
          <w:lang w:eastAsia="he-IL"/>
        </w:rPr>
        <w:t>₪</w:t>
      </w:r>
    </w:p>
    <w:p w14:paraId="702A5AEB" w14:textId="58872EFD" w:rsidR="006D2AE3" w:rsidRPr="006D2AE3" w:rsidDel="00F444FC" w:rsidRDefault="006D2AE3">
      <w:pPr>
        <w:widowControl w:val="0"/>
        <w:spacing w:before="120" w:beforeAutospacing="0" w:after="60" w:afterAutospacing="0" w:line="240" w:lineRule="auto"/>
        <w:jc w:val="both"/>
        <w:rPr>
          <w:del w:id="784" w:author="Meryl Etman [2]" w:date="2022-12-18T11:57:00Z"/>
          <w:rFonts w:ascii="Times New Roman" w:eastAsia="Times New Roman" w:hAnsi="Times New Roman" w:cs="David"/>
          <w:sz w:val="24"/>
          <w:szCs w:val="24"/>
          <w:lang w:eastAsia="he-IL"/>
        </w:rPr>
        <w:pPrChange w:id="785" w:author="Meryl Etman [2]" w:date="2022-12-18T11:57:00Z">
          <w:pPr>
            <w:widowControl w:val="0"/>
            <w:spacing w:before="120" w:beforeAutospacing="0" w:after="60" w:afterAutospacing="0" w:line="240" w:lineRule="auto"/>
            <w:ind w:left="1440"/>
            <w:jc w:val="both"/>
          </w:pPr>
        </w:pPrChange>
      </w:pPr>
      <w:del w:id="786" w:author="Meryl Etman [2]" w:date="2022-12-18T11:57:00Z">
        <w:r w:rsidRPr="006D2AE3" w:rsidDel="00F444FC">
          <w:rPr>
            <w:rFonts w:ascii="Times New Roman" w:eastAsia="Times New Roman" w:hAnsi="Times New Roman" w:cs="David" w:hint="cs"/>
            <w:sz w:val="24"/>
            <w:szCs w:val="24"/>
            <w:rtl/>
            <w:lang w:eastAsia="he-IL"/>
          </w:rPr>
          <w:delText>1.1.2 תאום קומות מרתף.............................................</w:delText>
        </w:r>
        <w:r w:rsidR="00415999" w:rsidDel="00F444FC">
          <w:rPr>
            <w:rFonts w:ascii="Times New Roman" w:eastAsia="Times New Roman" w:hAnsi="Times New Roman" w:cs="David" w:hint="cs"/>
            <w:sz w:val="24"/>
            <w:szCs w:val="24"/>
            <w:rtl/>
            <w:lang w:eastAsia="he-IL"/>
          </w:rPr>
          <w:delText>.</w:delText>
        </w:r>
        <w:r w:rsidRPr="006D2AE3" w:rsidDel="00F444FC">
          <w:rPr>
            <w:rFonts w:ascii="Times New Roman" w:eastAsia="Times New Roman" w:hAnsi="Times New Roman" w:cs="David" w:hint="cs"/>
            <w:sz w:val="24"/>
            <w:szCs w:val="24"/>
            <w:rtl/>
            <w:lang w:eastAsia="he-IL"/>
          </w:rPr>
          <w:delText>.......................... ₪</w:delText>
        </w:r>
      </w:del>
    </w:p>
    <w:p w14:paraId="23EECF0D" w14:textId="17478744" w:rsidR="006D2AE3" w:rsidRPr="006D2AE3" w:rsidRDefault="006D2AE3">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Change w:id="787" w:author="Meryl Etman [2]" w:date="2022-12-18T11:57:00Z">
          <w:pPr>
            <w:widowControl w:val="0"/>
            <w:spacing w:before="120" w:beforeAutospacing="0" w:after="60" w:afterAutospacing="0" w:line="240" w:lineRule="auto"/>
            <w:ind w:left="1440"/>
            <w:jc w:val="both"/>
          </w:pPr>
        </w:pPrChange>
      </w:pPr>
      <w:del w:id="788" w:author="Meryl Etman [2]" w:date="2022-12-18T11:57:00Z">
        <w:r w:rsidRPr="006D2AE3" w:rsidDel="00F444FC">
          <w:rPr>
            <w:rFonts w:ascii="Times New Roman" w:eastAsia="Times New Roman" w:hAnsi="Times New Roman" w:cs="David" w:hint="cs"/>
            <w:sz w:val="24"/>
            <w:szCs w:val="24"/>
            <w:rtl/>
            <w:lang w:eastAsia="he-IL"/>
          </w:rPr>
          <w:delText>1.1.3 תאום קומות חניון.............................................</w:delText>
        </w:r>
        <w:r w:rsidR="00415999" w:rsidDel="00F444FC">
          <w:rPr>
            <w:rFonts w:ascii="Times New Roman" w:eastAsia="Times New Roman" w:hAnsi="Times New Roman" w:cs="David" w:hint="cs"/>
            <w:sz w:val="24"/>
            <w:szCs w:val="24"/>
            <w:rtl/>
            <w:lang w:eastAsia="he-IL"/>
          </w:rPr>
          <w:delText>.</w:delText>
        </w:r>
        <w:r w:rsidRPr="006D2AE3" w:rsidDel="00F444FC">
          <w:rPr>
            <w:rFonts w:ascii="Times New Roman" w:eastAsia="Times New Roman" w:hAnsi="Times New Roman" w:cs="David" w:hint="cs"/>
            <w:sz w:val="24"/>
            <w:szCs w:val="24"/>
            <w:rtl/>
            <w:lang w:eastAsia="he-IL"/>
          </w:rPr>
          <w:delText>...</w:delText>
        </w:r>
        <w:r w:rsidR="00415999" w:rsidDel="00F444FC">
          <w:rPr>
            <w:rFonts w:ascii="Times New Roman" w:eastAsia="Times New Roman" w:hAnsi="Times New Roman" w:cs="David" w:hint="cs"/>
            <w:sz w:val="24"/>
            <w:szCs w:val="24"/>
            <w:rtl/>
            <w:lang w:eastAsia="he-IL"/>
          </w:rPr>
          <w:delText>.</w:delText>
        </w:r>
        <w:r w:rsidRPr="006D2AE3" w:rsidDel="00F444FC">
          <w:rPr>
            <w:rFonts w:ascii="Times New Roman" w:eastAsia="Times New Roman" w:hAnsi="Times New Roman" w:cs="David" w:hint="cs"/>
            <w:sz w:val="24"/>
            <w:szCs w:val="24"/>
            <w:rtl/>
            <w:lang w:eastAsia="he-IL"/>
          </w:rPr>
          <w:delText xml:space="preserve">........................ ₪ </w:delText>
        </w:r>
      </w:del>
    </w:p>
    <w:p w14:paraId="1B89EBEF" w14:textId="70BAB388"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w:t>
      </w:r>
      <w:del w:id="789" w:author="Meryl Etman [2]" w:date="2022-12-18T11:57:00Z">
        <w:r w:rsidRPr="006D2AE3" w:rsidDel="00F444FC">
          <w:rPr>
            <w:rFonts w:ascii="Times New Roman" w:eastAsia="Times New Roman" w:hAnsi="Times New Roman" w:cs="David" w:hint="cs"/>
            <w:sz w:val="24"/>
            <w:szCs w:val="24"/>
            <w:rtl/>
            <w:lang w:eastAsia="he-IL"/>
          </w:rPr>
          <w:delText xml:space="preserve">4 </w:delText>
        </w:r>
      </w:del>
      <w:ins w:id="790" w:author="Meryl Etman [2]" w:date="2022-12-18T11:57:00Z">
        <w:r w:rsidR="00F444FC">
          <w:rPr>
            <w:rFonts w:ascii="Times New Roman" w:eastAsia="Times New Roman" w:hAnsi="Times New Roman" w:cs="David" w:hint="cs"/>
            <w:sz w:val="24"/>
            <w:szCs w:val="24"/>
            <w:rtl/>
            <w:lang w:eastAsia="he-IL"/>
          </w:rPr>
          <w:t>2</w:t>
        </w:r>
        <w:r w:rsidR="00F444FC" w:rsidRPr="006D2AE3">
          <w:rPr>
            <w:rFonts w:ascii="Times New Roman" w:eastAsia="Times New Roman" w:hAnsi="Times New Roman" w:cs="David" w:hint="cs"/>
            <w:sz w:val="24"/>
            <w:szCs w:val="24"/>
            <w:rtl/>
            <w:lang w:eastAsia="he-IL"/>
          </w:rPr>
          <w:t xml:space="preserve"> </w:t>
        </w:r>
      </w:ins>
      <w:r w:rsidRPr="006D2AE3">
        <w:rPr>
          <w:rFonts w:ascii="Times New Roman" w:eastAsia="Times New Roman" w:hAnsi="Times New Roman" w:cs="David" w:hint="cs"/>
          <w:sz w:val="24"/>
          <w:szCs w:val="24"/>
          <w:rtl/>
          <w:lang w:eastAsia="he-IL"/>
        </w:rPr>
        <w:t xml:space="preserve">תאום </w:t>
      </w:r>
      <w:del w:id="791" w:author="Meryl Etman [2]" w:date="2022-12-18T11:58:00Z">
        <w:r w:rsidRPr="006D2AE3" w:rsidDel="00F444FC">
          <w:rPr>
            <w:rFonts w:ascii="Times New Roman" w:eastAsia="Times New Roman" w:hAnsi="Times New Roman" w:cs="David" w:hint="cs"/>
            <w:sz w:val="24"/>
            <w:szCs w:val="24"/>
            <w:rtl/>
            <w:lang w:eastAsia="he-IL"/>
          </w:rPr>
          <w:delText>קומת קרקע ולובי ראשי</w:delText>
        </w:r>
      </w:del>
      <w:ins w:id="792" w:author="Meryl Etman [2]" w:date="2022-12-18T11:58:00Z">
        <w:r w:rsidR="00F444FC">
          <w:rPr>
            <w:rFonts w:ascii="Times New Roman" w:eastAsia="Times New Roman" w:hAnsi="Times New Roman" w:cs="David" w:hint="cs"/>
            <w:sz w:val="24"/>
            <w:szCs w:val="24"/>
            <w:rtl/>
            <w:lang w:eastAsia="he-IL"/>
          </w:rPr>
          <w:t xml:space="preserve">שטחי מסחר </w:t>
        </w:r>
      </w:ins>
      <w:del w:id="793" w:author="Meryl Etman [2]" w:date="2022-12-18T11:58:00Z">
        <w:r w:rsidRPr="006D2AE3" w:rsidDel="00F444FC">
          <w:rPr>
            <w:rFonts w:ascii="Times New Roman" w:eastAsia="Times New Roman" w:hAnsi="Times New Roman" w:cs="David" w:hint="cs"/>
            <w:sz w:val="24"/>
            <w:szCs w:val="24"/>
            <w:rtl/>
            <w:lang w:eastAsia="he-IL"/>
          </w:rPr>
          <w:delText>.................................</w:delText>
        </w:r>
        <w:r w:rsidR="00415999" w:rsidDel="00F444FC">
          <w:rPr>
            <w:rFonts w:ascii="Times New Roman" w:eastAsia="Times New Roman" w:hAnsi="Times New Roman" w:cs="David" w:hint="cs"/>
            <w:sz w:val="24"/>
            <w:szCs w:val="24"/>
            <w:rtl/>
            <w:lang w:eastAsia="he-IL"/>
          </w:rPr>
          <w:delText>.</w:delText>
        </w:r>
        <w:r w:rsidRPr="006D2AE3" w:rsidDel="00F444FC">
          <w:rPr>
            <w:rFonts w:ascii="Times New Roman" w:eastAsia="Times New Roman" w:hAnsi="Times New Roman" w:cs="David" w:hint="cs"/>
            <w:sz w:val="24"/>
            <w:szCs w:val="24"/>
            <w:rtl/>
            <w:lang w:eastAsia="he-IL"/>
          </w:rPr>
          <w:delText xml:space="preserve">....................... </w:delText>
        </w:r>
      </w:del>
      <w:ins w:id="794" w:author="Meryl Etman [2]" w:date="2022-12-18T11:58:00Z">
        <w:r w:rsidR="00F444FC" w:rsidRPr="006D2AE3">
          <w:rPr>
            <w:rFonts w:ascii="Times New Roman" w:eastAsia="Times New Roman" w:hAnsi="Times New Roman" w:cs="David" w:hint="cs"/>
            <w:sz w:val="24"/>
            <w:szCs w:val="24"/>
            <w:rtl/>
            <w:lang w:eastAsia="he-IL"/>
          </w:rPr>
          <w:t>................................</w:t>
        </w:r>
        <w:r w:rsidR="00F444FC">
          <w:rPr>
            <w:rFonts w:ascii="Times New Roman" w:eastAsia="Times New Roman" w:hAnsi="Times New Roman" w:cs="David" w:hint="cs"/>
            <w:sz w:val="24"/>
            <w:szCs w:val="24"/>
            <w:rtl/>
            <w:lang w:eastAsia="he-IL"/>
          </w:rPr>
          <w:t>..................</w:t>
        </w:r>
        <w:r w:rsidR="00F444FC" w:rsidRPr="006D2AE3">
          <w:rPr>
            <w:rFonts w:ascii="Times New Roman" w:eastAsia="Times New Roman" w:hAnsi="Times New Roman" w:cs="David" w:hint="cs"/>
            <w:sz w:val="24"/>
            <w:szCs w:val="24"/>
            <w:rtl/>
            <w:lang w:eastAsia="he-IL"/>
          </w:rPr>
          <w:t>.</w:t>
        </w:r>
        <w:r w:rsidR="00F444FC">
          <w:rPr>
            <w:rFonts w:ascii="Times New Roman" w:eastAsia="Times New Roman" w:hAnsi="Times New Roman" w:cs="David" w:hint="cs"/>
            <w:sz w:val="24"/>
            <w:szCs w:val="24"/>
            <w:rtl/>
            <w:lang w:eastAsia="he-IL"/>
          </w:rPr>
          <w:t>.</w:t>
        </w:r>
        <w:r w:rsidR="00F444FC" w:rsidRPr="006D2AE3">
          <w:rPr>
            <w:rFonts w:ascii="Times New Roman" w:eastAsia="Times New Roman" w:hAnsi="Times New Roman" w:cs="David" w:hint="cs"/>
            <w:sz w:val="24"/>
            <w:szCs w:val="24"/>
            <w:rtl/>
            <w:lang w:eastAsia="he-IL"/>
          </w:rPr>
          <w:t>..........</w:t>
        </w:r>
        <w:r w:rsidR="00F444FC">
          <w:rPr>
            <w:rFonts w:ascii="Times New Roman" w:eastAsia="Times New Roman" w:hAnsi="Times New Roman" w:cs="David" w:hint="cs"/>
            <w:sz w:val="24"/>
            <w:szCs w:val="24"/>
            <w:rtl/>
            <w:lang w:eastAsia="he-IL"/>
          </w:rPr>
          <w:t>12,500</w:t>
        </w:r>
        <w:r w:rsidR="00F444FC" w:rsidRPr="006D2AE3">
          <w:rPr>
            <w:rFonts w:ascii="Times New Roman" w:eastAsia="Times New Roman" w:hAnsi="Times New Roman" w:cs="David" w:hint="cs"/>
            <w:sz w:val="24"/>
            <w:szCs w:val="24"/>
            <w:rtl/>
            <w:lang w:eastAsia="he-IL"/>
          </w:rPr>
          <w:t xml:space="preserve"> </w:t>
        </w:r>
      </w:ins>
      <w:r w:rsidRPr="006D2AE3">
        <w:rPr>
          <w:rFonts w:ascii="Times New Roman" w:eastAsia="Times New Roman" w:hAnsi="Times New Roman" w:cs="David" w:hint="cs"/>
          <w:sz w:val="24"/>
          <w:szCs w:val="24"/>
          <w:rtl/>
          <w:lang w:eastAsia="he-IL"/>
        </w:rPr>
        <w:t>₪</w:t>
      </w:r>
    </w:p>
    <w:p w14:paraId="152CEADF" w14:textId="40ED64B5"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w:t>
      </w:r>
      <w:del w:id="795" w:author="Meryl Etman [2]" w:date="2022-12-18T11:58:00Z">
        <w:r w:rsidRPr="006D2AE3" w:rsidDel="00F444FC">
          <w:rPr>
            <w:rFonts w:ascii="Times New Roman" w:eastAsia="Times New Roman" w:hAnsi="Times New Roman" w:cs="David" w:hint="cs"/>
            <w:sz w:val="24"/>
            <w:szCs w:val="24"/>
            <w:rtl/>
            <w:lang w:eastAsia="he-IL"/>
          </w:rPr>
          <w:delText xml:space="preserve">5 </w:delText>
        </w:r>
      </w:del>
      <w:ins w:id="796" w:author="Meryl Etman [2]" w:date="2022-12-18T11:58:00Z">
        <w:r w:rsidR="00F444FC">
          <w:rPr>
            <w:rFonts w:ascii="Times New Roman" w:eastAsia="Times New Roman" w:hAnsi="Times New Roman" w:cs="David" w:hint="cs"/>
            <w:sz w:val="24"/>
            <w:szCs w:val="24"/>
            <w:rtl/>
            <w:lang w:eastAsia="he-IL"/>
          </w:rPr>
          <w:t>3</w:t>
        </w:r>
        <w:r w:rsidR="00F444FC" w:rsidRPr="006D2AE3">
          <w:rPr>
            <w:rFonts w:ascii="Times New Roman" w:eastAsia="Times New Roman" w:hAnsi="Times New Roman" w:cs="David" w:hint="cs"/>
            <w:sz w:val="24"/>
            <w:szCs w:val="24"/>
            <w:rtl/>
            <w:lang w:eastAsia="he-IL"/>
          </w:rPr>
          <w:t xml:space="preserve"> </w:t>
        </w:r>
      </w:ins>
      <w:r w:rsidRPr="006D2AE3">
        <w:rPr>
          <w:rFonts w:ascii="Times New Roman" w:eastAsia="Times New Roman" w:hAnsi="Times New Roman" w:cs="David" w:hint="cs"/>
          <w:sz w:val="24"/>
          <w:szCs w:val="24"/>
          <w:rtl/>
          <w:lang w:eastAsia="he-IL"/>
        </w:rPr>
        <w:t xml:space="preserve">תאום </w:t>
      </w:r>
      <w:del w:id="797" w:author="Meryl Etman [2]" w:date="2022-12-18T11:58:00Z">
        <w:r w:rsidRPr="006D2AE3" w:rsidDel="00F444FC">
          <w:rPr>
            <w:rFonts w:ascii="Times New Roman" w:eastAsia="Times New Roman" w:hAnsi="Times New Roman" w:cs="David" w:hint="cs"/>
            <w:sz w:val="24"/>
            <w:szCs w:val="24"/>
            <w:rtl/>
            <w:lang w:eastAsia="he-IL"/>
          </w:rPr>
          <w:delText>קומות המסחר</w:delText>
        </w:r>
      </w:del>
      <w:ins w:id="798" w:author="Meryl Etman [2]" w:date="2022-12-18T11:58:00Z">
        <w:r w:rsidR="00F444FC">
          <w:rPr>
            <w:rFonts w:ascii="Times New Roman" w:eastAsia="Times New Roman" w:hAnsi="Times New Roman" w:cs="David" w:hint="cs"/>
            <w:sz w:val="24"/>
            <w:szCs w:val="24"/>
            <w:rtl/>
            <w:lang w:eastAsia="he-IL"/>
          </w:rPr>
          <w:t>מבואות ושטחים משותפים</w:t>
        </w:r>
      </w:ins>
      <w:del w:id="799" w:author="Meryl Etman [2]" w:date="2022-12-18T11:58:00Z">
        <w:r w:rsidRPr="006D2AE3" w:rsidDel="00F444FC">
          <w:rPr>
            <w:rFonts w:ascii="Times New Roman" w:eastAsia="Times New Roman" w:hAnsi="Times New Roman" w:cs="David" w:hint="cs"/>
            <w:sz w:val="24"/>
            <w:szCs w:val="24"/>
            <w:rtl/>
            <w:lang w:eastAsia="he-IL"/>
          </w:rPr>
          <w:delText>...............................................</w:delText>
        </w:r>
        <w:r w:rsidR="00415999" w:rsidDel="00F444FC">
          <w:rPr>
            <w:rFonts w:ascii="Times New Roman" w:eastAsia="Times New Roman" w:hAnsi="Times New Roman" w:cs="David" w:hint="cs"/>
            <w:sz w:val="24"/>
            <w:szCs w:val="24"/>
            <w:rtl/>
            <w:lang w:eastAsia="he-IL"/>
          </w:rPr>
          <w:delText>.</w:delText>
        </w:r>
        <w:r w:rsidRPr="006D2AE3" w:rsidDel="00F444FC">
          <w:rPr>
            <w:rFonts w:ascii="Times New Roman" w:eastAsia="Times New Roman" w:hAnsi="Times New Roman" w:cs="David" w:hint="cs"/>
            <w:sz w:val="24"/>
            <w:szCs w:val="24"/>
            <w:rtl/>
            <w:lang w:eastAsia="he-IL"/>
          </w:rPr>
          <w:delText xml:space="preserve">...................... </w:delText>
        </w:r>
      </w:del>
      <w:ins w:id="800" w:author="Meryl Etman [2]" w:date="2022-12-18T11:58:00Z">
        <w:r w:rsidR="00F444FC" w:rsidRPr="006D2AE3">
          <w:rPr>
            <w:rFonts w:ascii="Times New Roman" w:eastAsia="Times New Roman" w:hAnsi="Times New Roman" w:cs="David" w:hint="cs"/>
            <w:sz w:val="24"/>
            <w:szCs w:val="24"/>
            <w:rtl/>
            <w:lang w:eastAsia="he-IL"/>
          </w:rPr>
          <w:t>.....................................</w:t>
        </w:r>
        <w:r w:rsidR="00F444FC">
          <w:rPr>
            <w:rFonts w:ascii="Times New Roman" w:eastAsia="Times New Roman" w:hAnsi="Times New Roman" w:cs="David" w:hint="cs"/>
            <w:sz w:val="24"/>
            <w:szCs w:val="24"/>
            <w:rtl/>
            <w:lang w:eastAsia="he-IL"/>
          </w:rPr>
          <w:t>.</w:t>
        </w:r>
        <w:r w:rsidR="00F444FC" w:rsidRPr="006D2AE3">
          <w:rPr>
            <w:rFonts w:ascii="Times New Roman" w:eastAsia="Times New Roman" w:hAnsi="Times New Roman" w:cs="David" w:hint="cs"/>
            <w:sz w:val="24"/>
            <w:szCs w:val="24"/>
            <w:rtl/>
            <w:lang w:eastAsia="he-IL"/>
          </w:rPr>
          <w:t>....</w:t>
        </w:r>
        <w:r w:rsidR="00F444FC">
          <w:rPr>
            <w:rFonts w:ascii="Times New Roman" w:eastAsia="Times New Roman" w:hAnsi="Times New Roman" w:cs="David" w:hint="cs"/>
            <w:sz w:val="24"/>
            <w:szCs w:val="24"/>
            <w:rtl/>
            <w:lang w:eastAsia="he-IL"/>
          </w:rPr>
          <w:t>15,0</w:t>
        </w:r>
      </w:ins>
      <w:ins w:id="801" w:author="Meryl Etman [2]" w:date="2022-12-18T11:59:00Z">
        <w:r w:rsidR="00F444FC">
          <w:rPr>
            <w:rFonts w:ascii="Times New Roman" w:eastAsia="Times New Roman" w:hAnsi="Times New Roman" w:cs="David" w:hint="cs"/>
            <w:sz w:val="24"/>
            <w:szCs w:val="24"/>
            <w:rtl/>
            <w:lang w:eastAsia="he-IL"/>
          </w:rPr>
          <w:t>00</w:t>
        </w:r>
      </w:ins>
      <w:ins w:id="802" w:author="Meryl Etman [2]" w:date="2022-12-18T11:58:00Z">
        <w:r w:rsidR="00F444FC" w:rsidRPr="006D2AE3">
          <w:rPr>
            <w:rFonts w:ascii="Times New Roman" w:eastAsia="Times New Roman" w:hAnsi="Times New Roman" w:cs="David" w:hint="cs"/>
            <w:sz w:val="24"/>
            <w:szCs w:val="24"/>
            <w:rtl/>
            <w:lang w:eastAsia="he-IL"/>
          </w:rPr>
          <w:t xml:space="preserve"> </w:t>
        </w:r>
      </w:ins>
      <w:r w:rsidRPr="006D2AE3">
        <w:rPr>
          <w:rFonts w:ascii="Times New Roman" w:eastAsia="Times New Roman" w:hAnsi="Times New Roman" w:cs="David" w:hint="cs"/>
          <w:sz w:val="24"/>
          <w:szCs w:val="24"/>
          <w:rtl/>
          <w:lang w:eastAsia="he-IL"/>
        </w:rPr>
        <w:t xml:space="preserve">₪ </w:t>
      </w:r>
    </w:p>
    <w:p w14:paraId="773B2594" w14:textId="12DFEF39" w:rsidR="006D2AE3" w:rsidRPr="006D2AE3" w:rsidDel="00F444FC" w:rsidRDefault="006D2AE3" w:rsidP="006D2AE3">
      <w:pPr>
        <w:widowControl w:val="0"/>
        <w:spacing w:before="120" w:beforeAutospacing="0" w:after="60" w:afterAutospacing="0" w:line="240" w:lineRule="auto"/>
        <w:ind w:left="1440"/>
        <w:jc w:val="both"/>
        <w:rPr>
          <w:del w:id="803" w:author="Meryl Etman [2]" w:date="2022-12-18T11:59:00Z"/>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w:t>
      </w:r>
      <w:del w:id="804" w:author="Meryl Etman [2]" w:date="2022-12-18T11:59:00Z">
        <w:r w:rsidRPr="006D2AE3" w:rsidDel="00F444FC">
          <w:rPr>
            <w:rFonts w:ascii="Times New Roman" w:eastAsia="Times New Roman" w:hAnsi="Times New Roman" w:cs="David" w:hint="cs"/>
            <w:sz w:val="24"/>
            <w:szCs w:val="24"/>
            <w:rtl/>
            <w:lang w:eastAsia="he-IL"/>
          </w:rPr>
          <w:delText xml:space="preserve">6 </w:delText>
        </w:r>
      </w:del>
      <w:ins w:id="805" w:author="Meryl Etman [2]" w:date="2022-12-18T11:59:00Z">
        <w:r w:rsidR="00F444FC">
          <w:rPr>
            <w:rFonts w:ascii="Times New Roman" w:eastAsia="Times New Roman" w:hAnsi="Times New Roman" w:cs="David" w:hint="cs"/>
            <w:sz w:val="24"/>
            <w:szCs w:val="24"/>
            <w:rtl/>
            <w:lang w:eastAsia="he-IL"/>
          </w:rPr>
          <w:t>4</w:t>
        </w:r>
        <w:r w:rsidR="00F444FC" w:rsidRPr="006D2AE3">
          <w:rPr>
            <w:rFonts w:ascii="Times New Roman" w:eastAsia="Times New Roman" w:hAnsi="Times New Roman" w:cs="David" w:hint="cs"/>
            <w:sz w:val="24"/>
            <w:szCs w:val="24"/>
            <w:rtl/>
            <w:lang w:eastAsia="he-IL"/>
          </w:rPr>
          <w:t xml:space="preserve"> </w:t>
        </w:r>
      </w:ins>
      <w:r w:rsidRPr="006D2AE3">
        <w:rPr>
          <w:rFonts w:ascii="Times New Roman" w:eastAsia="Times New Roman" w:hAnsi="Times New Roman" w:cs="David" w:hint="cs"/>
          <w:sz w:val="24"/>
          <w:szCs w:val="24"/>
          <w:rtl/>
          <w:lang w:eastAsia="he-IL"/>
        </w:rPr>
        <w:t xml:space="preserve">תאום </w:t>
      </w:r>
      <w:del w:id="806" w:author="Meryl Etman [2]" w:date="2022-12-18T11:59:00Z">
        <w:r w:rsidRPr="006D2AE3" w:rsidDel="00F444FC">
          <w:rPr>
            <w:rFonts w:ascii="Times New Roman" w:eastAsia="Times New Roman" w:hAnsi="Times New Roman" w:cs="David" w:hint="cs"/>
            <w:sz w:val="24"/>
            <w:szCs w:val="24"/>
            <w:rtl/>
            <w:lang w:eastAsia="he-IL"/>
          </w:rPr>
          <w:delText>קומות המגורים</w:delText>
        </w:r>
      </w:del>
      <w:ins w:id="807" w:author="Meryl Etman [2]" w:date="2022-12-18T11:59:00Z">
        <w:r w:rsidR="00F444FC">
          <w:rPr>
            <w:rFonts w:ascii="Times New Roman" w:eastAsia="Times New Roman" w:hAnsi="Times New Roman" w:cs="David" w:hint="cs"/>
            <w:sz w:val="24"/>
            <w:szCs w:val="24"/>
            <w:rtl/>
            <w:lang w:eastAsia="he-IL"/>
          </w:rPr>
          <w:t>מערכות מגרשים/קרקע</w:t>
        </w:r>
      </w:ins>
      <w:del w:id="808" w:author="Meryl Etman [2]" w:date="2022-12-18T11:59:00Z">
        <w:r w:rsidRPr="006D2AE3" w:rsidDel="00F444FC">
          <w:rPr>
            <w:rFonts w:ascii="Times New Roman" w:eastAsia="Times New Roman" w:hAnsi="Times New Roman" w:cs="David" w:hint="cs"/>
            <w:sz w:val="24"/>
            <w:szCs w:val="24"/>
            <w:rtl/>
            <w:lang w:eastAsia="he-IL"/>
          </w:rPr>
          <w:delText>...............................................</w:delText>
        </w:r>
        <w:r w:rsidR="00415999" w:rsidDel="00F444FC">
          <w:rPr>
            <w:rFonts w:ascii="Times New Roman" w:eastAsia="Times New Roman" w:hAnsi="Times New Roman" w:cs="David" w:hint="cs"/>
            <w:sz w:val="24"/>
            <w:szCs w:val="24"/>
            <w:rtl/>
            <w:lang w:eastAsia="he-IL"/>
          </w:rPr>
          <w:delText>.</w:delText>
        </w:r>
        <w:r w:rsidRPr="006D2AE3" w:rsidDel="00F444FC">
          <w:rPr>
            <w:rFonts w:ascii="Times New Roman" w:eastAsia="Times New Roman" w:hAnsi="Times New Roman" w:cs="David" w:hint="cs"/>
            <w:sz w:val="24"/>
            <w:szCs w:val="24"/>
            <w:rtl/>
            <w:lang w:eastAsia="he-IL"/>
          </w:rPr>
          <w:delText xml:space="preserve">....................  </w:delText>
        </w:r>
      </w:del>
      <w:ins w:id="809" w:author="Meryl Etman [2]" w:date="2022-12-18T11:59:00Z">
        <w:r w:rsidR="00F444FC" w:rsidRPr="006D2AE3">
          <w:rPr>
            <w:rFonts w:ascii="Times New Roman" w:eastAsia="Times New Roman" w:hAnsi="Times New Roman" w:cs="David" w:hint="cs"/>
            <w:sz w:val="24"/>
            <w:szCs w:val="24"/>
            <w:rtl/>
            <w:lang w:eastAsia="he-IL"/>
          </w:rPr>
          <w:t>...............................................</w:t>
        </w:r>
        <w:r w:rsidR="00F444FC">
          <w:rPr>
            <w:rFonts w:ascii="Times New Roman" w:eastAsia="Times New Roman" w:hAnsi="Times New Roman" w:cs="David" w:hint="cs"/>
            <w:sz w:val="24"/>
            <w:szCs w:val="24"/>
            <w:rtl/>
            <w:lang w:eastAsia="he-IL"/>
          </w:rPr>
          <w:t>10,000</w:t>
        </w:r>
        <w:r w:rsidR="00F444FC" w:rsidRPr="006D2AE3">
          <w:rPr>
            <w:rFonts w:ascii="Times New Roman" w:eastAsia="Times New Roman" w:hAnsi="Times New Roman" w:cs="David" w:hint="cs"/>
            <w:sz w:val="24"/>
            <w:szCs w:val="24"/>
            <w:rtl/>
            <w:lang w:eastAsia="he-IL"/>
          </w:rPr>
          <w:t xml:space="preserve">  </w:t>
        </w:r>
      </w:ins>
      <w:r w:rsidRPr="006D2AE3">
        <w:rPr>
          <w:rFonts w:ascii="Times New Roman" w:eastAsia="Times New Roman" w:hAnsi="Times New Roman" w:cs="David" w:hint="cs"/>
          <w:sz w:val="24"/>
          <w:szCs w:val="24"/>
          <w:rtl/>
          <w:lang w:eastAsia="he-IL"/>
        </w:rPr>
        <w:t>₪</w:t>
      </w:r>
    </w:p>
    <w:p w14:paraId="331DA44A" w14:textId="53682154" w:rsidR="006D2AE3" w:rsidRPr="006D2AE3" w:rsidDel="00F444FC" w:rsidRDefault="006D2AE3">
      <w:pPr>
        <w:widowControl w:val="0"/>
        <w:spacing w:before="120" w:beforeAutospacing="0" w:after="60" w:afterAutospacing="0" w:line="240" w:lineRule="auto"/>
        <w:jc w:val="both"/>
        <w:rPr>
          <w:del w:id="810" w:author="Meryl Etman [2]" w:date="2022-12-18T11:59:00Z"/>
          <w:rFonts w:ascii="Times New Roman" w:eastAsia="Times New Roman" w:hAnsi="Times New Roman" w:cs="David"/>
          <w:sz w:val="24"/>
          <w:szCs w:val="24"/>
          <w:lang w:eastAsia="he-IL"/>
        </w:rPr>
        <w:pPrChange w:id="811" w:author="Meryl Etman [2]" w:date="2022-12-18T11:59:00Z">
          <w:pPr>
            <w:widowControl w:val="0"/>
            <w:spacing w:before="120" w:beforeAutospacing="0" w:after="60" w:afterAutospacing="0" w:line="240" w:lineRule="auto"/>
            <w:ind w:left="1440"/>
            <w:jc w:val="both"/>
          </w:pPr>
        </w:pPrChange>
      </w:pPr>
      <w:del w:id="812" w:author="Meryl Etman [2]" w:date="2022-12-18T11:59:00Z">
        <w:r w:rsidRPr="006D2AE3" w:rsidDel="00F444FC">
          <w:rPr>
            <w:rFonts w:ascii="Times New Roman" w:eastAsia="Times New Roman" w:hAnsi="Times New Roman" w:cs="David" w:hint="cs"/>
            <w:sz w:val="24"/>
            <w:szCs w:val="24"/>
            <w:rtl/>
            <w:lang w:eastAsia="he-IL"/>
          </w:rPr>
          <w:delText>1.1.7 תאום מערכות גג המגורים..........................................</w:delText>
        </w:r>
        <w:r w:rsidR="00415999" w:rsidDel="00F444FC">
          <w:rPr>
            <w:rFonts w:ascii="Times New Roman" w:eastAsia="Times New Roman" w:hAnsi="Times New Roman" w:cs="David" w:hint="cs"/>
            <w:sz w:val="24"/>
            <w:szCs w:val="24"/>
            <w:rtl/>
            <w:lang w:eastAsia="he-IL"/>
          </w:rPr>
          <w:delText>.</w:delText>
        </w:r>
        <w:r w:rsidRPr="006D2AE3" w:rsidDel="00F444FC">
          <w:rPr>
            <w:rFonts w:ascii="Times New Roman" w:eastAsia="Times New Roman" w:hAnsi="Times New Roman" w:cs="David" w:hint="cs"/>
            <w:sz w:val="24"/>
            <w:szCs w:val="24"/>
            <w:rtl/>
            <w:lang w:eastAsia="he-IL"/>
          </w:rPr>
          <w:delText xml:space="preserve">...................  ₪ </w:delText>
        </w:r>
      </w:del>
    </w:p>
    <w:p w14:paraId="133478BD" w14:textId="68BC4E3A" w:rsidR="006D2AE3" w:rsidRPr="006D2AE3" w:rsidDel="00F444FC" w:rsidRDefault="006D2AE3">
      <w:pPr>
        <w:widowControl w:val="0"/>
        <w:spacing w:before="120" w:beforeAutospacing="0" w:after="60" w:afterAutospacing="0" w:line="240" w:lineRule="auto"/>
        <w:jc w:val="both"/>
        <w:rPr>
          <w:del w:id="813" w:author="Meryl Etman [2]" w:date="2022-12-18T11:59:00Z"/>
          <w:rFonts w:ascii="Times New Roman" w:eastAsia="Times New Roman" w:hAnsi="Times New Roman" w:cs="David"/>
          <w:sz w:val="24"/>
          <w:szCs w:val="24"/>
          <w:rtl/>
          <w:lang w:eastAsia="he-IL"/>
        </w:rPr>
        <w:pPrChange w:id="814" w:author="Meryl Etman [2]" w:date="2022-12-18T11:59:00Z">
          <w:pPr>
            <w:widowControl w:val="0"/>
            <w:spacing w:before="120" w:beforeAutospacing="0" w:after="60" w:afterAutospacing="0" w:line="240" w:lineRule="auto"/>
            <w:ind w:left="1440"/>
            <w:jc w:val="both"/>
          </w:pPr>
        </w:pPrChange>
      </w:pPr>
      <w:del w:id="815" w:author="Meryl Etman [2]" w:date="2022-12-18T11:59:00Z">
        <w:r w:rsidRPr="006D2AE3" w:rsidDel="00F444FC">
          <w:rPr>
            <w:rFonts w:ascii="Times New Roman" w:eastAsia="Times New Roman" w:hAnsi="Times New Roman" w:cs="David" w:hint="cs"/>
            <w:sz w:val="24"/>
            <w:szCs w:val="24"/>
            <w:rtl/>
            <w:lang w:eastAsia="he-IL"/>
          </w:rPr>
          <w:delText>1.1.8 תאום מערכות גג המסחר.............................................</w:delText>
        </w:r>
        <w:r w:rsidR="00415999" w:rsidDel="00F444FC">
          <w:rPr>
            <w:rFonts w:ascii="Times New Roman" w:eastAsia="Times New Roman" w:hAnsi="Times New Roman" w:cs="David" w:hint="cs"/>
            <w:sz w:val="24"/>
            <w:szCs w:val="24"/>
            <w:rtl/>
            <w:lang w:eastAsia="he-IL"/>
          </w:rPr>
          <w:delText>..</w:delText>
        </w:r>
        <w:r w:rsidRPr="006D2AE3" w:rsidDel="00F444FC">
          <w:rPr>
            <w:rFonts w:ascii="Times New Roman" w:eastAsia="Times New Roman" w:hAnsi="Times New Roman" w:cs="David" w:hint="cs"/>
            <w:sz w:val="24"/>
            <w:szCs w:val="24"/>
            <w:rtl/>
            <w:lang w:eastAsia="he-IL"/>
          </w:rPr>
          <w:delText>.................. ₪</w:delText>
        </w:r>
      </w:del>
    </w:p>
    <w:p w14:paraId="5F089392" w14:textId="1B11ED33" w:rsidR="006D2AE3" w:rsidRPr="006D2AE3" w:rsidRDefault="006D2AE3" w:rsidP="00F444FC">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del w:id="816" w:author="Meryl Etman [2]" w:date="2022-12-18T11:59:00Z">
        <w:r w:rsidRPr="006D2AE3" w:rsidDel="00F444FC">
          <w:rPr>
            <w:rFonts w:ascii="Times New Roman" w:eastAsia="Times New Roman" w:hAnsi="Times New Roman" w:cs="David" w:hint="cs"/>
            <w:sz w:val="24"/>
            <w:szCs w:val="24"/>
            <w:rtl/>
            <w:lang w:eastAsia="he-IL"/>
          </w:rPr>
          <w:delText>*מחק את המיותר</w:delText>
        </w:r>
      </w:del>
    </w:p>
    <w:p w14:paraId="6712289F" w14:textId="34AC0D80"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w:t>
      </w:r>
      <w:ins w:id="817" w:author="Meryl Etman [2]" w:date="2022-12-18T12:00:00Z">
        <w:r w:rsidR="00F444FC">
          <w:rPr>
            <w:rFonts w:ascii="Times New Roman" w:eastAsia="Times New Roman" w:hAnsi="Times New Roman" w:cs="David" w:hint="cs"/>
            <w:b/>
            <w:bCs/>
            <w:sz w:val="24"/>
            <w:szCs w:val="24"/>
            <w:rtl/>
            <w:lang w:eastAsia="he-IL"/>
          </w:rPr>
          <w:t xml:space="preserve">        </w:t>
        </w:r>
      </w:ins>
      <w:r w:rsidRPr="006D2AE3">
        <w:rPr>
          <w:rFonts w:ascii="Times New Roman" w:eastAsia="Times New Roman" w:hAnsi="Times New Roman" w:cs="David" w:hint="cs"/>
          <w:b/>
          <w:bCs/>
          <w:sz w:val="24"/>
          <w:szCs w:val="24"/>
          <w:rtl/>
          <w:lang w:eastAsia="he-IL"/>
        </w:rPr>
        <w:t xml:space="preserve"> סה"כ: </w:t>
      </w:r>
      <w:del w:id="818" w:author="Meryl Etman [2]" w:date="2022-12-18T12:00:00Z">
        <w:r w:rsidRPr="006D2AE3" w:rsidDel="00F444FC">
          <w:rPr>
            <w:rFonts w:ascii="Times New Roman" w:eastAsia="Times New Roman" w:hAnsi="Times New Roman" w:cs="David" w:hint="cs"/>
            <w:b/>
            <w:bCs/>
            <w:sz w:val="24"/>
            <w:szCs w:val="24"/>
            <w:rtl/>
            <w:lang w:eastAsia="he-IL"/>
          </w:rPr>
          <w:delText>______ ___</w:delText>
        </w:r>
      </w:del>
      <w:ins w:id="819" w:author="Meryl Etman [2]" w:date="2022-12-18T12:00:00Z">
        <w:r w:rsidR="00F444FC">
          <w:rPr>
            <w:rFonts w:ascii="Times New Roman" w:eastAsia="Times New Roman" w:hAnsi="Times New Roman" w:cs="David" w:hint="cs"/>
            <w:b/>
            <w:bCs/>
            <w:sz w:val="24"/>
            <w:szCs w:val="24"/>
            <w:rtl/>
            <w:lang w:eastAsia="he-IL"/>
          </w:rPr>
          <w:t xml:space="preserve">170,500 </w:t>
        </w:r>
      </w:ins>
      <w:r w:rsidRPr="006D2AE3">
        <w:rPr>
          <w:rFonts w:ascii="Times New Roman" w:eastAsia="Times New Roman" w:hAnsi="Times New Roman" w:cs="David" w:hint="cs"/>
          <w:b/>
          <w:bCs/>
          <w:sz w:val="24"/>
          <w:szCs w:val="24"/>
          <w:rtl/>
          <w:lang w:eastAsia="he-IL"/>
        </w:rPr>
        <w:t>₪</w:t>
      </w:r>
    </w:p>
    <w:p w14:paraId="3EAD3AC5" w14:textId="6B710551" w:rsidR="006D2AE3" w:rsidRDefault="006D2AE3" w:rsidP="006D2AE3">
      <w:pPr>
        <w:widowControl w:val="0"/>
        <w:spacing w:before="120" w:beforeAutospacing="0" w:after="60" w:afterAutospacing="0" w:line="240" w:lineRule="auto"/>
        <w:ind w:left="1440" w:hanging="720"/>
        <w:jc w:val="both"/>
        <w:rPr>
          <w:ins w:id="820" w:author="Meryl Etman [2]" w:date="2022-12-18T12:01: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del w:id="821" w:author="Meryl Etman [2]" w:date="2022-12-18T12:00:00Z">
        <w:r w:rsidRPr="006D2AE3" w:rsidDel="00F444FC">
          <w:rPr>
            <w:rFonts w:ascii="Times New Roman" w:eastAsia="Times New Roman" w:hAnsi="Times New Roman" w:cs="David" w:hint="cs"/>
            <w:sz w:val="24"/>
            <w:szCs w:val="24"/>
            <w:rtl/>
            <w:lang w:eastAsia="he-IL"/>
          </w:rPr>
          <w:delText xml:space="preserve">תמורת ביצוע שירותי היועץ ישולם </w:delText>
        </w:r>
        <w:r w:rsidRPr="006D2AE3" w:rsidDel="00F444FC">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ins w:id="822" w:author="Meryl Etman [2]" w:date="2022-12-18T12:00:00Z">
        <w:r w:rsidR="00F444FC">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 xml:space="preserve">. </w:t>
      </w:r>
      <w:ins w:id="823" w:author="Meryl Etman [2]" w:date="2022-12-18T12:01:00Z">
        <w:r w:rsidR="00F444FC">
          <w:rPr>
            <w:rFonts w:ascii="Times New Roman" w:eastAsia="Times New Roman" w:hAnsi="Times New Roman" w:cs="David" w:hint="cs"/>
            <w:sz w:val="24"/>
            <w:szCs w:val="24"/>
            <w:rtl/>
            <w:lang w:eastAsia="he-IL"/>
          </w:rPr>
          <w:t xml:space="preserve">   </w:t>
        </w:r>
      </w:ins>
    </w:p>
    <w:p w14:paraId="69E5E69D" w14:textId="77777777" w:rsidR="00F444FC" w:rsidRPr="006D2AE3" w:rsidRDefault="00F444FC"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16B47DB2" w14:textId="0F8A71E8" w:rsidR="00415999" w:rsidRPr="00DE118F" w:rsidDel="00F444FC" w:rsidRDefault="00415999" w:rsidP="00415999">
      <w:pPr>
        <w:widowControl w:val="0"/>
        <w:spacing w:before="120" w:beforeAutospacing="0" w:after="60" w:afterAutospacing="0" w:line="240" w:lineRule="auto"/>
        <w:ind w:left="720" w:right="-181"/>
        <w:rPr>
          <w:del w:id="824" w:author="Meryl Etman [2]" w:date="2022-12-18T12:01:00Z"/>
          <w:rFonts w:ascii="Times New Roman" w:eastAsia="Times New Roman" w:hAnsi="Times New Roman" w:cs="David"/>
          <w:sz w:val="24"/>
          <w:szCs w:val="24"/>
          <w:rtl/>
          <w:lang w:eastAsia="he-IL"/>
        </w:rPr>
      </w:pPr>
      <w:del w:id="825" w:author="Meryl Etman [2]" w:date="2022-12-18T12:01:00Z">
        <w:r w:rsidRPr="00DE118F" w:rsidDel="00F444FC">
          <w:rPr>
            <w:rFonts w:ascii="Times New Roman" w:eastAsia="Times New Roman" w:hAnsi="Times New Roman" w:cs="David"/>
            <w:sz w:val="24"/>
            <w:szCs w:val="24"/>
            <w:rtl/>
            <w:lang w:eastAsia="he-IL"/>
          </w:rPr>
          <w:delText>בסעיף זה:</w:delText>
        </w:r>
      </w:del>
    </w:p>
    <w:p w14:paraId="2546DF3F" w14:textId="34FB7ADB" w:rsidR="00415999" w:rsidRPr="00DE118F" w:rsidDel="00F444FC" w:rsidRDefault="00415999" w:rsidP="00415999">
      <w:pPr>
        <w:widowControl w:val="0"/>
        <w:spacing w:before="120" w:beforeAutospacing="0" w:after="60" w:afterAutospacing="0" w:line="240" w:lineRule="auto"/>
        <w:ind w:left="720" w:right="-181"/>
        <w:jc w:val="both"/>
        <w:rPr>
          <w:del w:id="826" w:author="Meryl Etman [2]" w:date="2022-12-18T12:01:00Z"/>
          <w:rFonts w:ascii="Times New Roman" w:eastAsia="Times New Roman" w:hAnsi="Times New Roman" w:cs="David"/>
          <w:sz w:val="24"/>
          <w:szCs w:val="24"/>
          <w:rtl/>
          <w:lang w:eastAsia="he-IL"/>
        </w:rPr>
      </w:pPr>
      <w:del w:id="827" w:author="Meryl Etman [2]" w:date="2022-12-18T12:01:00Z">
        <w:r w:rsidRPr="00DE118F" w:rsidDel="00F444FC">
          <w:rPr>
            <w:rFonts w:ascii="Times New Roman" w:eastAsia="Times New Roman" w:hAnsi="Times New Roman" w:cs="David"/>
            <w:sz w:val="24"/>
            <w:szCs w:val="24"/>
            <w:rtl/>
            <w:lang w:eastAsia="he-IL"/>
          </w:rPr>
          <w:delText xml:space="preserve">מבנה ראשוני - המבנה שהוקם לראשונה עפ"י תכניותיו של </w:delText>
        </w:r>
        <w:r w:rsidR="009F6985" w:rsidDel="00F444FC">
          <w:rPr>
            <w:rFonts w:ascii="Times New Roman" w:eastAsia="Times New Roman" w:hAnsi="Times New Roman" w:cs="David"/>
            <w:sz w:val="24"/>
            <w:szCs w:val="24"/>
            <w:rtl/>
            <w:lang w:eastAsia="he-IL"/>
          </w:rPr>
          <w:delText>היועץ</w:delText>
        </w:r>
        <w:r w:rsidRPr="00DE118F" w:rsidDel="00F444FC">
          <w:rPr>
            <w:rFonts w:ascii="Times New Roman" w:eastAsia="Times New Roman" w:hAnsi="Times New Roman" w:cs="David"/>
            <w:sz w:val="24"/>
            <w:szCs w:val="24"/>
            <w:rtl/>
            <w:lang w:eastAsia="he-IL"/>
          </w:rPr>
          <w:delText xml:space="preserve">. </w:delText>
        </w:r>
      </w:del>
    </w:p>
    <w:p w14:paraId="2AEF359A" w14:textId="091BB4EE" w:rsidR="00415999" w:rsidRPr="00DE118F" w:rsidDel="00F444FC" w:rsidRDefault="00415999" w:rsidP="00415999">
      <w:pPr>
        <w:widowControl w:val="0"/>
        <w:spacing w:before="120" w:beforeAutospacing="0" w:after="60" w:afterAutospacing="0" w:line="240" w:lineRule="auto"/>
        <w:ind w:left="720" w:right="-181"/>
        <w:jc w:val="both"/>
        <w:rPr>
          <w:del w:id="828" w:author="Meryl Etman [2]" w:date="2022-12-18T12:01:00Z"/>
          <w:rFonts w:ascii="Times New Roman" w:eastAsia="Times New Roman" w:hAnsi="Times New Roman" w:cs="David"/>
          <w:sz w:val="24"/>
          <w:szCs w:val="24"/>
          <w:rtl/>
          <w:lang w:eastAsia="he-IL"/>
        </w:rPr>
      </w:pPr>
      <w:del w:id="829" w:author="Meryl Etman [2]" w:date="2022-12-18T12:01:00Z">
        <w:r w:rsidRPr="00DE118F" w:rsidDel="00F444FC">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35E813E3" w14:textId="43CECE76" w:rsidR="00415999" w:rsidRPr="00DE118F" w:rsidDel="00F444FC" w:rsidRDefault="00415999" w:rsidP="00415999">
      <w:pPr>
        <w:widowControl w:val="0"/>
        <w:spacing w:before="120" w:beforeAutospacing="0" w:after="60" w:afterAutospacing="0" w:line="240" w:lineRule="auto"/>
        <w:ind w:left="720" w:right="-181"/>
        <w:jc w:val="both"/>
        <w:rPr>
          <w:del w:id="830" w:author="Meryl Etman [2]" w:date="2022-12-18T12:01:00Z"/>
          <w:rFonts w:ascii="Times New Roman" w:eastAsia="Times New Roman" w:hAnsi="Times New Roman" w:cs="David"/>
          <w:sz w:val="24"/>
          <w:szCs w:val="24"/>
          <w:rtl/>
          <w:lang w:eastAsia="he-IL"/>
        </w:rPr>
      </w:pPr>
      <w:del w:id="831" w:author="Meryl Etman [2]" w:date="2022-12-18T12:01:00Z">
        <w:r w:rsidRPr="00DE118F" w:rsidDel="00F444FC">
          <w:rPr>
            <w:rFonts w:ascii="Times New Roman" w:eastAsia="Times New Roman" w:hAnsi="Times New Roman" w:cs="David"/>
            <w:sz w:val="24"/>
            <w:szCs w:val="24"/>
            <w:rtl/>
            <w:lang w:eastAsia="he-IL"/>
          </w:rPr>
          <w:delText xml:space="preserve">מבנה חוזר - מבנה נוסף המוקם בשלמותו או בחלקו עפ"י תכניותיו של </w:delText>
        </w:r>
        <w:r w:rsidR="009F6985" w:rsidDel="00F444FC">
          <w:rPr>
            <w:rFonts w:ascii="Times New Roman" w:eastAsia="Times New Roman" w:hAnsi="Times New Roman" w:cs="David"/>
            <w:sz w:val="24"/>
            <w:szCs w:val="24"/>
            <w:rtl/>
            <w:lang w:eastAsia="he-IL"/>
          </w:rPr>
          <w:delText>היועץ</w:delText>
        </w:r>
        <w:r w:rsidRPr="00DE118F" w:rsidDel="00F444FC">
          <w:rPr>
            <w:rFonts w:ascii="Times New Roman" w:eastAsia="Times New Roman" w:hAnsi="Times New Roman" w:cs="David"/>
            <w:sz w:val="24"/>
            <w:szCs w:val="24"/>
            <w:rtl/>
            <w:lang w:eastAsia="he-IL"/>
          </w:rPr>
          <w:delText xml:space="preserve">, על אותו המגרש או במגרש אחר, בין אם על פי תכניות קיימות על כל פרטיהן ובין אם לצורך הקמתו התבקש </w:delText>
        </w:r>
        <w:r w:rsidR="007902DF" w:rsidDel="00F444FC">
          <w:rPr>
            <w:rFonts w:ascii="Times New Roman" w:eastAsia="Times New Roman" w:hAnsi="Times New Roman" w:cs="David"/>
            <w:sz w:val="24"/>
            <w:szCs w:val="24"/>
            <w:rtl/>
            <w:lang w:eastAsia="he-IL"/>
          </w:rPr>
          <w:delText>יועץ</w:delText>
        </w:r>
        <w:r w:rsidRPr="00DE118F" w:rsidDel="00F444FC">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234FB51F" w14:textId="421B25E5" w:rsidR="00415999" w:rsidRPr="00DE118F" w:rsidDel="00F444FC" w:rsidRDefault="00415999" w:rsidP="00415999">
      <w:pPr>
        <w:widowControl w:val="0"/>
        <w:spacing w:before="120" w:beforeAutospacing="0" w:after="60" w:afterAutospacing="0" w:line="240" w:lineRule="auto"/>
        <w:ind w:left="720" w:right="-181"/>
        <w:jc w:val="both"/>
        <w:rPr>
          <w:del w:id="832" w:author="Meryl Etman [2]" w:date="2022-12-18T12:01:00Z"/>
          <w:rFonts w:ascii="Times New Roman" w:eastAsia="Times New Roman" w:hAnsi="Times New Roman" w:cs="David"/>
          <w:sz w:val="24"/>
          <w:szCs w:val="24"/>
          <w:rtl/>
          <w:lang w:eastAsia="he-IL"/>
        </w:rPr>
      </w:pPr>
      <w:del w:id="833" w:author="Meryl Etman [2]" w:date="2022-12-18T12:01:00Z">
        <w:r w:rsidRPr="00DE118F" w:rsidDel="00F444FC">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43E42EF1" w14:textId="0BA1BF64" w:rsidR="00415999" w:rsidRPr="00DE118F"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834" w:author="Meryl Etman" w:date="2022-12-18T11:28:00Z">
            <w:r w:rsidR="0095443A">
              <w:rPr>
                <w:rFonts w:ascii="Times New Roman" w:eastAsia="Times New Roman" w:hAnsi="Times New Roman" w:cs="David" w:hint="cs"/>
                <w:color w:val="008000"/>
                <w:sz w:val="24"/>
                <w:szCs w:val="24"/>
                <w:rtl/>
              </w:rPr>
              <w:t>מדד המחירים לצרכן</w:t>
            </w:r>
          </w:ins>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835" w:author="Meryl Etman" w:date="2022-12-18T11:29:00Z">
            <w:r w:rsidR="0095443A">
              <w:rPr>
                <w:rFonts w:ascii="Times New Roman" w:eastAsia="Times New Roman" w:hAnsi="Times New Roman" w:cs="David" w:hint="cs"/>
                <w:color w:val="008000"/>
                <w:sz w:val="24"/>
                <w:szCs w:val="24"/>
                <w:rtl/>
              </w:rPr>
              <w:t>בגין</w:t>
            </w:r>
          </w:ins>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7-07T00:00:00Z">
            <w:dateFormat w:val="dd/MM/yyyy"/>
            <w:lid w:val="he-IL"/>
            <w:storeMappedDataAs w:val="dateTime"/>
            <w:calendar w:val="gregorian"/>
          </w:date>
        </w:sdtPr>
        <w:sdtEndPr/>
        <w:sdtContent>
          <w:ins w:id="836" w:author="Meryl Etman" w:date="2022-12-18T11:29:00Z">
            <w:r w:rsidR="0095443A">
              <w:rPr>
                <w:rFonts w:ascii="Times New Roman" w:eastAsia="Times New Roman" w:hAnsi="Times New Roman" w:cs="David" w:hint="cs"/>
                <w:color w:val="008000"/>
                <w:sz w:val="24"/>
                <w:szCs w:val="24"/>
                <w:rtl/>
              </w:rPr>
              <w:t>‏07/07/2022</w:t>
            </w:r>
          </w:ins>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837" w:author="Meryl Etman" w:date="2022-12-18T11:29:00Z">
            <w:r w:rsidR="0095443A">
              <w:rPr>
                <w:rFonts w:ascii="Times New Roman" w:eastAsia="Times New Roman" w:hAnsi="Times New Roman" w:cs="David" w:hint="cs"/>
                <w:color w:val="008000"/>
                <w:sz w:val="24"/>
                <w:szCs w:val="24"/>
                <w:rtl/>
              </w:rPr>
              <w:t>239.4331</w:t>
            </w:r>
          </w:ins>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w:t>
      </w:r>
      <w:r w:rsidRPr="00DE118F">
        <w:rPr>
          <w:rFonts w:ascii="Times New Roman" w:eastAsia="Times New Roman" w:hAnsi="Times New Roman" w:cs="David" w:hint="cs"/>
          <w:sz w:val="24"/>
          <w:szCs w:val="24"/>
          <w:rtl/>
          <w:lang w:eastAsia="he-IL"/>
        </w:rPr>
        <w:lastRenderedPageBreak/>
        <w:t>חשבון.</w:t>
      </w:r>
    </w:p>
    <w:p w14:paraId="23E9B4BC"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57C75A53"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15E10DAD"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75D6726C"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EF08B80"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2D24877E" w14:textId="77777777"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6D6EA604" w14:textId="77777777"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4A0CA7EC" w14:textId="77777777" w:rsidR="00F444FC" w:rsidRDefault="00F444FC">
      <w:pPr>
        <w:bidi w:val="0"/>
        <w:spacing w:before="0" w:beforeAutospacing="0" w:after="160" w:afterAutospacing="0" w:line="259" w:lineRule="auto"/>
        <w:rPr>
          <w:ins w:id="838" w:author="Meryl Etman [2]" w:date="2022-12-18T12:01:00Z"/>
          <w:rFonts w:ascii="Times New Roman" w:eastAsia="Times New Roman" w:hAnsi="Times New Roman" w:cs="David"/>
          <w:bCs/>
          <w:sz w:val="24"/>
          <w:szCs w:val="24"/>
          <w:u w:val="single"/>
          <w:rtl/>
          <w:lang w:eastAsia="he-IL"/>
        </w:rPr>
      </w:pPr>
      <w:ins w:id="839" w:author="Meryl Etman [2]" w:date="2022-12-18T12:01:00Z">
        <w:r>
          <w:rPr>
            <w:rFonts w:ascii="Times New Roman" w:eastAsia="Times New Roman" w:hAnsi="Times New Roman" w:cs="David"/>
            <w:bCs/>
            <w:sz w:val="24"/>
            <w:szCs w:val="24"/>
            <w:u w:val="single"/>
            <w:rtl/>
            <w:lang w:eastAsia="he-IL"/>
          </w:rPr>
          <w:br w:type="page"/>
        </w:r>
      </w:ins>
    </w:p>
    <w:p w14:paraId="48E3DEF7" w14:textId="5AECD0A1"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bookmarkStart w:id="840" w:name="_GoBack"/>
      <w:bookmarkEnd w:id="840"/>
      <w:r w:rsidRPr="006D2AE3">
        <w:rPr>
          <w:rFonts w:ascii="Times New Roman" w:eastAsia="Times New Roman" w:hAnsi="Times New Roman" w:cs="David"/>
          <w:bCs/>
          <w:sz w:val="24"/>
          <w:szCs w:val="24"/>
          <w:u w:val="single"/>
          <w:rtl/>
          <w:lang w:eastAsia="he-IL"/>
        </w:rPr>
        <w:lastRenderedPageBreak/>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68ED78C7"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3F5C55"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0EC61441"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003C054"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AF631A2"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1586"/>
        <w:gridCol w:w="5413"/>
        <w:gridCol w:w="488"/>
        <w:gridCol w:w="863"/>
        <w:gridCol w:w="413"/>
      </w:tblGrid>
      <w:tr w:rsidR="00B1628C" w:rsidRPr="006D2AE3" w14:paraId="5254B343" w14:textId="77777777" w:rsidTr="00144C6E">
        <w:trPr>
          <w:gridAfter w:val="1"/>
          <w:wAfter w:w="567" w:type="dxa"/>
        </w:trPr>
        <w:tc>
          <w:tcPr>
            <w:tcW w:w="993" w:type="dxa"/>
            <w:vAlign w:val="bottom"/>
          </w:tcPr>
          <w:p w14:paraId="21DAC289"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6065BB76"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39D598D3"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B1628C" w:rsidRPr="006D2AE3" w14:paraId="7E7A3837" w14:textId="77777777" w:rsidTr="00144C6E">
        <w:trPr>
          <w:trHeight w:val="340"/>
        </w:trPr>
        <w:tc>
          <w:tcPr>
            <w:tcW w:w="993" w:type="dxa"/>
          </w:tcPr>
          <w:p w14:paraId="166DFEAA" w14:textId="3F3F89F1" w:rsidR="006D2AE3" w:rsidRPr="006D2AE3" w:rsidRDefault="006D2AE3" w:rsidP="00EF743E">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del w:id="841" w:author="Meryl Etman [2]" w:date="2022-12-18T12:05:00Z">
              <w:r w:rsidRPr="006D2AE3" w:rsidDel="003D40D2">
                <w:rPr>
                  <w:rFonts w:ascii="Times New Roman" w:eastAsia="Times New Roman" w:hAnsi="Times New Roman" w:cs="David" w:hint="cs"/>
                  <w:sz w:val="24"/>
                  <w:szCs w:val="24"/>
                  <w:rtl/>
                  <w:lang w:eastAsia="he-IL"/>
                </w:rPr>
                <w:delText>10</w:delText>
              </w:r>
            </w:del>
            <w:ins w:id="842" w:author="Meryl Etman [2]" w:date="2022-12-18T12:05:00Z">
              <w:del w:id="843" w:author="Meryl Etman" w:date="2023-07-19T15:45:00Z">
                <w:r w:rsidR="003D40D2" w:rsidDel="00EF743E">
                  <w:rPr>
                    <w:rFonts w:ascii="Times New Roman" w:eastAsia="Times New Roman" w:hAnsi="Times New Roman" w:cs="David" w:hint="cs"/>
                    <w:sz w:val="24"/>
                    <w:szCs w:val="24"/>
                    <w:rtl/>
                    <w:lang w:eastAsia="he-IL"/>
                  </w:rPr>
                  <w:delText>3</w:delText>
                </w:r>
              </w:del>
            </w:ins>
            <w:ins w:id="844" w:author="Meryl Etman" w:date="2023-07-19T15:45:00Z">
              <w:r w:rsidR="00EF743E">
                <w:rPr>
                  <w:rFonts w:ascii="Times New Roman" w:eastAsia="Times New Roman" w:hAnsi="Times New Roman" w:cs="David" w:hint="cs"/>
                  <w:sz w:val="24"/>
                  <w:szCs w:val="24"/>
                  <w:rtl/>
                  <w:lang w:eastAsia="he-IL"/>
                </w:rPr>
                <w:t>10%</w:t>
              </w:r>
            </w:ins>
            <w:ins w:id="845" w:author="Meryl Etman [2]" w:date="2022-12-18T12:05:00Z">
              <w:del w:id="846" w:author="Meryl Etman" w:date="2023-07-19T15:46:00Z">
                <w:r w:rsidR="003D40D2" w:rsidRPr="006D2AE3" w:rsidDel="00EF743E">
                  <w:rPr>
                    <w:rFonts w:ascii="Times New Roman" w:eastAsia="Times New Roman" w:hAnsi="Times New Roman" w:cs="David" w:hint="cs"/>
                    <w:sz w:val="24"/>
                    <w:szCs w:val="24"/>
                    <w:rtl/>
                    <w:lang w:eastAsia="he-IL"/>
                  </w:rPr>
                  <w:delText>0</w:delText>
                </w:r>
              </w:del>
            </w:ins>
            <w:del w:id="847" w:author="Meryl Etman" w:date="2023-07-19T15:46:00Z">
              <w:r w:rsidRPr="006D2AE3" w:rsidDel="00EF743E">
                <w:rPr>
                  <w:rFonts w:ascii="Times New Roman" w:eastAsia="Times New Roman" w:hAnsi="Times New Roman" w:cs="David" w:hint="cs"/>
                  <w:sz w:val="24"/>
                  <w:szCs w:val="24"/>
                  <w:rtl/>
                  <w:lang w:eastAsia="he-IL"/>
                </w:rPr>
                <w:delText>%</w:delText>
              </w:r>
            </w:del>
          </w:p>
        </w:tc>
        <w:tc>
          <w:tcPr>
            <w:tcW w:w="6237" w:type="dxa"/>
            <w:gridSpan w:val="2"/>
          </w:tcPr>
          <w:p w14:paraId="14CF73C3" w14:textId="738565AB"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del w:id="848" w:author="Meryl Etman" w:date="2023-07-19T15:45:00Z">
              <w:r w:rsidRPr="006D2AE3" w:rsidDel="00EF743E">
                <w:rPr>
                  <w:rFonts w:ascii="Times New Roman" w:eastAsia="Times New Roman" w:hAnsi="Times New Roman" w:cs="David"/>
                  <w:sz w:val="24"/>
                  <w:szCs w:val="24"/>
                  <w:rtl/>
                  <w:lang w:eastAsia="he-IL"/>
                </w:rPr>
                <w:delText>לאחר גמר הי</w:delText>
              </w:r>
              <w:r w:rsidRPr="006D2AE3" w:rsidDel="00EF743E">
                <w:rPr>
                  <w:rFonts w:ascii="Times New Roman" w:eastAsia="Times New Roman" w:hAnsi="Times New Roman" w:cs="David" w:hint="cs"/>
                  <w:sz w:val="24"/>
                  <w:szCs w:val="24"/>
                  <w:rtl/>
                  <w:lang w:eastAsia="he-IL"/>
                </w:rPr>
                <w:delText>י</w:delText>
              </w:r>
              <w:r w:rsidRPr="006D2AE3" w:rsidDel="00EF743E">
                <w:rPr>
                  <w:rFonts w:ascii="Times New Roman" w:eastAsia="Times New Roman" w:hAnsi="Times New Roman" w:cs="David"/>
                  <w:sz w:val="24"/>
                  <w:szCs w:val="24"/>
                  <w:rtl/>
                  <w:lang w:eastAsia="he-IL"/>
                </w:rPr>
                <w:delText>עוץ המוקדם</w:delText>
              </w:r>
              <w:r w:rsidRPr="006D2AE3" w:rsidDel="00EF743E">
                <w:rPr>
                  <w:rFonts w:ascii="Times New Roman" w:eastAsia="Times New Roman" w:hAnsi="Times New Roman" w:cs="David" w:hint="cs"/>
                  <w:sz w:val="24"/>
                  <w:szCs w:val="24"/>
                  <w:rtl/>
                  <w:lang w:eastAsia="he-IL"/>
                </w:rPr>
                <w:delText xml:space="preserve"> לתיאום מערכות</w:delText>
              </w:r>
            </w:del>
            <w:ins w:id="849" w:author="Meryl Etman [2]" w:date="2022-12-18T12:05:00Z">
              <w:del w:id="850" w:author="Meryl Etman" w:date="2023-07-19T15:45:00Z">
                <w:r w:rsidR="003D40D2" w:rsidDel="00EF743E">
                  <w:rPr>
                    <w:rFonts w:ascii="Times New Roman" w:eastAsia="Times New Roman" w:hAnsi="Times New Roman" w:cs="David" w:hint="cs"/>
                    <w:sz w:val="24"/>
                    <w:szCs w:val="24"/>
                    <w:rtl/>
                    <w:lang w:eastAsia="he-IL"/>
                  </w:rPr>
                  <w:delText xml:space="preserve">הפקת דוח התנגשויות ראשוני לתיאום מערכות </w:delText>
                </w:r>
              </w:del>
            </w:ins>
            <w:ins w:id="851" w:author="Meryl Etman [2]" w:date="2022-12-18T12:07:00Z">
              <w:del w:id="852" w:author="Meryl Etman" w:date="2023-07-19T15:45:00Z">
                <w:r w:rsidR="00B1628C" w:rsidDel="00EF743E">
                  <w:rPr>
                    <w:rFonts w:ascii="Times New Roman" w:eastAsia="Times New Roman" w:hAnsi="Times New Roman" w:cs="David" w:hint="cs"/>
                    <w:sz w:val="24"/>
                    <w:szCs w:val="24"/>
                    <w:rtl/>
                    <w:lang w:eastAsia="he-IL"/>
                  </w:rPr>
                  <w:delText>בחניונים</w:delText>
                </w:r>
              </w:del>
            </w:ins>
            <w:ins w:id="853" w:author="Meryl Etman" w:date="2023-07-19T15:45:00Z">
              <w:r w:rsidR="00EF743E">
                <w:rPr>
                  <w:rFonts w:ascii="Times New Roman" w:eastAsia="Times New Roman" w:hAnsi="Times New Roman" w:cs="David" w:hint="cs"/>
                  <w:sz w:val="24"/>
                  <w:szCs w:val="24"/>
                  <w:rtl/>
                  <w:lang w:eastAsia="he-IL"/>
                </w:rPr>
                <w:t>לאחר הפקת</w:t>
              </w:r>
            </w:ins>
            <w:ins w:id="854" w:author="Meryl Etman" w:date="2023-07-19T15:49:00Z">
              <w:r w:rsidR="00EF743E">
                <w:rPr>
                  <w:rFonts w:ascii="Times New Roman" w:eastAsia="Times New Roman" w:hAnsi="Times New Roman" w:cs="David" w:hint="cs"/>
                  <w:sz w:val="24"/>
                  <w:szCs w:val="24"/>
                  <w:rtl/>
                  <w:lang w:eastAsia="he-IL"/>
                </w:rPr>
                <w:t xml:space="preserve"> </w:t>
              </w:r>
            </w:ins>
            <w:ins w:id="855" w:author="Meryl Etman" w:date="2023-07-19T15:45:00Z">
              <w:r w:rsidR="00EF743E">
                <w:rPr>
                  <w:rFonts w:ascii="Times New Roman" w:eastAsia="Times New Roman" w:hAnsi="Times New Roman" w:cs="David" w:hint="cs"/>
                  <w:sz w:val="24"/>
                  <w:szCs w:val="24"/>
                  <w:rtl/>
                  <w:lang w:eastAsia="he-IL"/>
                </w:rPr>
                <w:t xml:space="preserve">הנחיות לבניית המודל מול היועצים בפורמט </w:t>
              </w:r>
              <w:r w:rsidR="00EF743E">
                <w:rPr>
                  <w:rFonts w:ascii="Times New Roman" w:eastAsia="Times New Roman" w:hAnsi="Times New Roman" w:cs="David" w:hint="cs"/>
                  <w:sz w:val="24"/>
                  <w:szCs w:val="24"/>
                  <w:lang w:eastAsia="he-IL"/>
                </w:rPr>
                <w:t>BIM</w:t>
              </w:r>
            </w:ins>
            <w:ins w:id="856" w:author="Meryl Etman [2]" w:date="2022-12-18T12:07:00Z">
              <w:r w:rsidR="00B1628C">
                <w:rPr>
                  <w:rFonts w:ascii="Times New Roman" w:eastAsia="Times New Roman" w:hAnsi="Times New Roman" w:cs="David" w:hint="cs"/>
                  <w:sz w:val="24"/>
                  <w:szCs w:val="24"/>
                  <w:rtl/>
                  <w:lang w:eastAsia="he-IL"/>
                </w:rPr>
                <w:t xml:space="preserve"> </w:t>
              </w:r>
            </w:ins>
            <w:del w:id="857" w:author="Meryl Etman [2]" w:date="2022-12-18T12:07:00Z">
              <w:r w:rsidR="00415999" w:rsidDel="00B1628C">
                <w:rPr>
                  <w:rFonts w:ascii="Times New Roman" w:eastAsia="Times New Roman" w:hAnsi="Times New Roman" w:cs="David" w:hint="cs"/>
                  <w:sz w:val="24"/>
                  <w:szCs w:val="24"/>
                  <w:rtl/>
                </w:rPr>
                <w:delText>............................</w:delText>
              </w:r>
              <w:r w:rsidR="00144C6E" w:rsidDel="00B1628C">
                <w:rPr>
                  <w:rFonts w:ascii="Times New Roman" w:eastAsia="Times New Roman" w:hAnsi="Times New Roman" w:cs="David" w:hint="cs"/>
                  <w:sz w:val="24"/>
                  <w:szCs w:val="24"/>
                  <w:rtl/>
                </w:rPr>
                <w:delText>.........</w:delText>
              </w:r>
            </w:del>
          </w:p>
        </w:tc>
        <w:tc>
          <w:tcPr>
            <w:tcW w:w="1533" w:type="dxa"/>
            <w:gridSpan w:val="2"/>
          </w:tcPr>
          <w:p w14:paraId="7598B58F"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B1628C" w:rsidRPr="006D2AE3" w14:paraId="3BB9B414" w14:textId="77777777" w:rsidTr="00144C6E">
        <w:trPr>
          <w:trHeight w:val="340"/>
        </w:trPr>
        <w:tc>
          <w:tcPr>
            <w:tcW w:w="993" w:type="dxa"/>
          </w:tcPr>
          <w:p w14:paraId="31CB8D31" w14:textId="27BB96E1" w:rsidR="006D2AE3" w:rsidRPr="006D2AE3" w:rsidRDefault="006D2AE3" w:rsidP="00EF743E">
            <w:pPr>
              <w:widowControl w:val="0"/>
              <w:spacing w:before="0" w:beforeAutospacing="0" w:after="0" w:afterAutospacing="0" w:line="240" w:lineRule="auto"/>
              <w:ind w:right="360"/>
              <w:jc w:val="center"/>
              <w:rPr>
                <w:rFonts w:ascii="Times New Roman" w:eastAsia="Times New Roman" w:hAnsi="Times New Roman" w:cs="David"/>
                <w:sz w:val="24"/>
                <w:szCs w:val="24"/>
              </w:rPr>
            </w:pPr>
            <w:del w:id="858" w:author="Meryl Etman [2]" w:date="2022-12-18T12:06:00Z">
              <w:r w:rsidRPr="006D2AE3" w:rsidDel="003D40D2">
                <w:rPr>
                  <w:rFonts w:ascii="Times New Roman" w:eastAsia="Times New Roman" w:hAnsi="Times New Roman" w:cs="David" w:hint="cs"/>
                  <w:sz w:val="24"/>
                  <w:szCs w:val="24"/>
                  <w:rtl/>
                  <w:lang w:eastAsia="he-IL"/>
                </w:rPr>
                <w:delText>25</w:delText>
              </w:r>
            </w:del>
            <w:ins w:id="859" w:author="Meryl Etman [2]" w:date="2022-12-18T12:06:00Z">
              <w:del w:id="860" w:author="Meryl Etman" w:date="2023-07-19T15:46:00Z">
                <w:r w:rsidR="003D40D2" w:rsidDel="00EF743E">
                  <w:rPr>
                    <w:rFonts w:ascii="Times New Roman" w:eastAsia="Times New Roman" w:hAnsi="Times New Roman" w:cs="David" w:hint="cs"/>
                    <w:sz w:val="24"/>
                    <w:szCs w:val="24"/>
                    <w:rtl/>
                    <w:lang w:eastAsia="he-IL"/>
                  </w:rPr>
                  <w:delText>3</w:delText>
                </w:r>
              </w:del>
            </w:ins>
            <w:ins w:id="861" w:author="Meryl Etman" w:date="2023-07-19T15:46:00Z">
              <w:r w:rsidR="00EF743E">
                <w:rPr>
                  <w:rFonts w:ascii="Times New Roman" w:eastAsia="Times New Roman" w:hAnsi="Times New Roman" w:cs="David" w:hint="cs"/>
                  <w:sz w:val="24"/>
                  <w:szCs w:val="24"/>
                  <w:rtl/>
                  <w:lang w:eastAsia="he-IL"/>
                </w:rPr>
                <w:t>40%</w:t>
              </w:r>
            </w:ins>
            <w:ins w:id="862" w:author="Meryl Etman [2]" w:date="2022-12-18T12:06:00Z">
              <w:del w:id="863" w:author="Meryl Etman" w:date="2023-07-19T15:46:00Z">
                <w:r w:rsidR="003D40D2" w:rsidDel="00EF743E">
                  <w:rPr>
                    <w:rFonts w:ascii="Times New Roman" w:eastAsia="Times New Roman" w:hAnsi="Times New Roman" w:cs="David" w:hint="cs"/>
                    <w:sz w:val="24"/>
                    <w:szCs w:val="24"/>
                    <w:rtl/>
                    <w:lang w:eastAsia="he-IL"/>
                  </w:rPr>
                  <w:delText>0</w:delText>
                </w:r>
              </w:del>
            </w:ins>
            <w:del w:id="864" w:author="Meryl Etman" w:date="2023-07-19T15:46:00Z">
              <w:r w:rsidRPr="006D2AE3" w:rsidDel="00EF743E">
                <w:rPr>
                  <w:rFonts w:ascii="Times New Roman" w:eastAsia="Times New Roman" w:hAnsi="Times New Roman" w:cs="David" w:hint="cs"/>
                  <w:sz w:val="24"/>
                  <w:szCs w:val="24"/>
                  <w:rtl/>
                  <w:lang w:eastAsia="he-IL"/>
                </w:rPr>
                <w:delText>%</w:delText>
              </w:r>
            </w:del>
          </w:p>
        </w:tc>
        <w:tc>
          <w:tcPr>
            <w:tcW w:w="6237" w:type="dxa"/>
            <w:gridSpan w:val="2"/>
          </w:tcPr>
          <w:p w14:paraId="68F46A57" w14:textId="07782485"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del w:id="865" w:author="Meryl Etman" w:date="2023-07-19T15:46:00Z">
              <w:r w:rsidRPr="006D2AE3" w:rsidDel="00EF743E">
                <w:rPr>
                  <w:rFonts w:ascii="Times New Roman" w:eastAsia="Times New Roman" w:hAnsi="Times New Roman" w:cs="David"/>
                  <w:sz w:val="24"/>
                  <w:szCs w:val="24"/>
                  <w:rtl/>
                  <w:lang w:eastAsia="he-IL"/>
                </w:rPr>
                <w:delText xml:space="preserve">לאחר גמר </w:delText>
              </w:r>
              <w:r w:rsidRPr="006D2AE3" w:rsidDel="00EF743E">
                <w:rPr>
                  <w:rFonts w:ascii="Times New Roman" w:eastAsia="Times New Roman" w:hAnsi="Times New Roman" w:cs="David" w:hint="cs"/>
                  <w:sz w:val="24"/>
                  <w:szCs w:val="24"/>
                  <w:rtl/>
                  <w:lang w:eastAsia="he-IL"/>
                </w:rPr>
                <w:delText xml:space="preserve">הפקת תכניות </w:delText>
              </w:r>
              <w:r w:rsidRPr="006D2AE3" w:rsidDel="00EF743E">
                <w:rPr>
                  <w:rFonts w:ascii="Times New Roman" w:eastAsia="Times New Roman" w:hAnsi="Times New Roman" w:cs="David" w:hint="cs"/>
                  <w:sz w:val="24"/>
                  <w:szCs w:val="24"/>
                  <w:rtl/>
                </w:rPr>
                <w:delText xml:space="preserve"> לתיאום מערכות כולל חתכים </w:delText>
              </w:r>
              <w:r w:rsidR="00144C6E" w:rsidDel="00EF743E">
                <w:rPr>
                  <w:rFonts w:ascii="Times New Roman" w:eastAsia="Times New Roman" w:hAnsi="Times New Roman" w:cs="David" w:hint="cs"/>
                  <w:sz w:val="24"/>
                  <w:szCs w:val="24"/>
                  <w:rtl/>
                </w:rPr>
                <w:delText xml:space="preserve">סבב </w:delText>
              </w:r>
              <w:r w:rsidRPr="006D2AE3" w:rsidDel="00EF743E">
                <w:rPr>
                  <w:rFonts w:ascii="Times New Roman" w:eastAsia="Times New Roman" w:hAnsi="Times New Roman" w:cs="David" w:hint="cs"/>
                  <w:sz w:val="24"/>
                  <w:szCs w:val="24"/>
                  <w:rtl/>
                </w:rPr>
                <w:delText>ראשון</w:delText>
              </w:r>
            </w:del>
            <w:ins w:id="866" w:author="Meryl Etman [2]" w:date="2022-12-18T12:05:00Z">
              <w:del w:id="867" w:author="Meryl Etman" w:date="2023-07-19T15:46:00Z">
                <w:r w:rsidR="003D40D2" w:rsidDel="00EF743E">
                  <w:rPr>
                    <w:rFonts w:ascii="Times New Roman" w:eastAsia="Times New Roman" w:hAnsi="Times New Roman" w:cs="David" w:hint="cs"/>
                    <w:sz w:val="24"/>
                    <w:szCs w:val="24"/>
                    <w:rtl/>
                  </w:rPr>
                  <w:delText>לאחר תיקון ח</w:delText>
                </w:r>
              </w:del>
            </w:ins>
            <w:ins w:id="868" w:author="Meryl Etman [2]" w:date="2022-12-18T12:06:00Z">
              <w:del w:id="869" w:author="Meryl Etman" w:date="2023-07-19T15:46:00Z">
                <w:r w:rsidR="003D40D2" w:rsidDel="00EF743E">
                  <w:rPr>
                    <w:rFonts w:ascii="Times New Roman" w:eastAsia="Times New Roman" w:hAnsi="Times New Roman" w:cs="David" w:hint="cs"/>
                    <w:sz w:val="24"/>
                    <w:szCs w:val="24"/>
                    <w:rtl/>
                  </w:rPr>
                  <w:delText>ניונים ומבואות</w:delText>
                </w:r>
              </w:del>
            </w:ins>
            <w:ins w:id="870" w:author="Meryl Etman" w:date="2023-07-19T15:46:00Z">
              <w:r w:rsidR="00EF743E">
                <w:rPr>
                  <w:rFonts w:ascii="Times New Roman" w:eastAsia="Times New Roman" w:hAnsi="Times New Roman" w:cs="David" w:hint="cs"/>
                  <w:sz w:val="24"/>
                  <w:szCs w:val="24"/>
                  <w:rtl/>
                  <w:lang w:eastAsia="he-IL"/>
                </w:rPr>
                <w:t>עם בניית מודל המ</w:t>
              </w:r>
              <w:r w:rsidR="00EF743E">
                <w:rPr>
                  <w:rFonts w:ascii="Times New Roman" w:eastAsia="Times New Roman" w:hAnsi="Times New Roman" w:cs="David" w:hint="cs"/>
                  <w:sz w:val="24"/>
                  <w:szCs w:val="24"/>
                  <w:rtl/>
                </w:rPr>
                <w:t>בנה והמערכות והפקת דו"ח התנגשויות בחניונים</w:t>
              </w:r>
            </w:ins>
            <w:del w:id="871" w:author="Meryl Etman" w:date="2023-07-19T15:46:00Z">
              <w:r w:rsidRPr="006D2AE3" w:rsidDel="00EF743E">
                <w:rPr>
                  <w:rFonts w:ascii="Times New Roman" w:eastAsia="Times New Roman" w:hAnsi="Times New Roman" w:cs="David" w:hint="cs"/>
                  <w:sz w:val="24"/>
                  <w:szCs w:val="24"/>
                  <w:rtl/>
                </w:rPr>
                <w:delText xml:space="preserve"> </w:delText>
              </w:r>
            </w:del>
            <w:del w:id="872" w:author="Meryl Etman [2]" w:date="2022-12-18T12:07:00Z">
              <w:r w:rsidR="00144C6E" w:rsidDel="00B1628C">
                <w:rPr>
                  <w:rFonts w:ascii="Times New Roman" w:eastAsia="Times New Roman" w:hAnsi="Times New Roman" w:cs="David" w:hint="cs"/>
                  <w:sz w:val="24"/>
                  <w:szCs w:val="24"/>
                  <w:rtl/>
                </w:rPr>
                <w:delText>...</w:delText>
              </w:r>
            </w:del>
          </w:p>
        </w:tc>
        <w:tc>
          <w:tcPr>
            <w:tcW w:w="1533" w:type="dxa"/>
            <w:gridSpan w:val="2"/>
          </w:tcPr>
          <w:p w14:paraId="03A067C5"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B1628C" w:rsidRPr="006D2AE3" w14:paraId="2D37B1A5" w14:textId="77777777" w:rsidTr="00144C6E">
        <w:trPr>
          <w:trHeight w:val="340"/>
        </w:trPr>
        <w:tc>
          <w:tcPr>
            <w:tcW w:w="993" w:type="dxa"/>
          </w:tcPr>
          <w:p w14:paraId="5E3E2FFE" w14:textId="4A7F0380" w:rsidR="006D2AE3" w:rsidRPr="006D2AE3" w:rsidRDefault="006D2AE3" w:rsidP="00EF743E">
            <w:pPr>
              <w:widowControl w:val="0"/>
              <w:spacing w:before="0" w:beforeAutospacing="0" w:after="0" w:afterAutospacing="0" w:line="240" w:lineRule="auto"/>
              <w:ind w:right="360"/>
              <w:jc w:val="center"/>
              <w:rPr>
                <w:rFonts w:ascii="Times New Roman" w:eastAsia="Times New Roman" w:hAnsi="Times New Roman" w:cs="David"/>
                <w:sz w:val="24"/>
                <w:szCs w:val="24"/>
              </w:rPr>
            </w:pPr>
            <w:del w:id="873" w:author="Meryl Etman [2]" w:date="2022-12-18T12:06:00Z">
              <w:r w:rsidRPr="006D2AE3" w:rsidDel="003D40D2">
                <w:rPr>
                  <w:rFonts w:ascii="Times New Roman" w:eastAsia="Times New Roman" w:hAnsi="Times New Roman" w:cs="David" w:hint="cs"/>
                  <w:sz w:val="24"/>
                  <w:szCs w:val="24"/>
                  <w:rtl/>
                  <w:lang w:eastAsia="he-IL"/>
                </w:rPr>
                <w:delText>55</w:delText>
              </w:r>
            </w:del>
            <w:ins w:id="874" w:author="Meryl Etman [2]" w:date="2022-12-18T12:06:00Z">
              <w:del w:id="875" w:author="Meryl Etman" w:date="2023-07-19T15:48:00Z">
                <w:r w:rsidR="003D40D2" w:rsidDel="00EF743E">
                  <w:rPr>
                    <w:rFonts w:ascii="Times New Roman" w:eastAsia="Times New Roman" w:hAnsi="Times New Roman" w:cs="David" w:hint="cs"/>
                    <w:sz w:val="24"/>
                    <w:szCs w:val="24"/>
                    <w:rtl/>
                    <w:lang w:eastAsia="he-IL"/>
                  </w:rPr>
                  <w:delText>3</w:delText>
                </w:r>
              </w:del>
            </w:ins>
            <w:ins w:id="876" w:author="Meryl Etman" w:date="2023-07-19T15:48:00Z">
              <w:r w:rsidR="00EF743E">
                <w:rPr>
                  <w:rFonts w:ascii="Times New Roman" w:eastAsia="Times New Roman" w:hAnsi="Times New Roman" w:cs="David" w:hint="cs"/>
                  <w:sz w:val="24"/>
                  <w:szCs w:val="24"/>
                  <w:rtl/>
                  <w:lang w:eastAsia="he-IL"/>
                </w:rPr>
                <w:t>40%</w:t>
              </w:r>
            </w:ins>
            <w:ins w:id="877" w:author="Meryl Etman [2]" w:date="2022-12-18T12:06:00Z">
              <w:del w:id="878" w:author="Meryl Etman" w:date="2023-07-19T15:48:00Z">
                <w:r w:rsidR="003D40D2" w:rsidDel="00EF743E">
                  <w:rPr>
                    <w:rFonts w:ascii="Times New Roman" w:eastAsia="Times New Roman" w:hAnsi="Times New Roman" w:cs="David" w:hint="cs"/>
                    <w:sz w:val="24"/>
                    <w:szCs w:val="24"/>
                    <w:rtl/>
                    <w:lang w:eastAsia="he-IL"/>
                  </w:rPr>
                  <w:delText>0</w:delText>
                </w:r>
              </w:del>
            </w:ins>
            <w:del w:id="879" w:author="Meryl Etman" w:date="2023-07-19T15:48:00Z">
              <w:r w:rsidRPr="006D2AE3" w:rsidDel="00EF743E">
                <w:rPr>
                  <w:rFonts w:ascii="Times New Roman" w:eastAsia="Times New Roman" w:hAnsi="Times New Roman" w:cs="David" w:hint="cs"/>
                  <w:sz w:val="24"/>
                  <w:szCs w:val="24"/>
                  <w:rtl/>
                  <w:lang w:eastAsia="he-IL"/>
                </w:rPr>
                <w:delText>%</w:delText>
              </w:r>
            </w:del>
          </w:p>
        </w:tc>
        <w:tc>
          <w:tcPr>
            <w:tcW w:w="6237" w:type="dxa"/>
            <w:gridSpan w:val="2"/>
          </w:tcPr>
          <w:p w14:paraId="12C3FD1E" w14:textId="118C10CF" w:rsidR="006D2AE3" w:rsidRPr="006D2AE3" w:rsidRDefault="006D2AE3" w:rsidP="00EF743E">
            <w:pPr>
              <w:widowControl w:val="0"/>
              <w:spacing w:before="0" w:beforeAutospacing="0" w:after="0" w:afterAutospacing="0" w:line="240" w:lineRule="auto"/>
              <w:rPr>
                <w:rFonts w:ascii="Times New Roman" w:eastAsia="Times New Roman" w:hAnsi="Times New Roman" w:cs="David"/>
                <w:sz w:val="24"/>
                <w:szCs w:val="24"/>
              </w:rPr>
            </w:pPr>
            <w:del w:id="880" w:author="Meryl Etman" w:date="2023-07-19T15:47:00Z">
              <w:r w:rsidRPr="006D2AE3" w:rsidDel="00EF743E">
                <w:rPr>
                  <w:rFonts w:ascii="Times New Roman" w:eastAsia="Times New Roman" w:hAnsi="Times New Roman" w:cs="David"/>
                  <w:sz w:val="24"/>
                  <w:szCs w:val="24"/>
                  <w:rtl/>
                  <w:lang w:eastAsia="he-IL"/>
                </w:rPr>
                <w:delText xml:space="preserve">לאחר גמר </w:delText>
              </w:r>
              <w:r w:rsidRPr="006D2AE3" w:rsidDel="00EF743E">
                <w:rPr>
                  <w:rFonts w:ascii="Times New Roman" w:eastAsia="Times New Roman" w:hAnsi="Times New Roman" w:cs="David" w:hint="cs"/>
                  <w:sz w:val="24"/>
                  <w:szCs w:val="24"/>
                  <w:rtl/>
                  <w:lang w:eastAsia="he-IL"/>
                </w:rPr>
                <w:delText xml:space="preserve">הפקת תכניות </w:delText>
              </w:r>
            </w:del>
            <w:ins w:id="881" w:author="Meryl Etman [2]" w:date="2022-12-18T12:06:00Z">
              <w:del w:id="882" w:author="Meryl Etman" w:date="2023-07-19T15:47:00Z">
                <w:r w:rsidR="003D40D2" w:rsidDel="00EF743E">
                  <w:rPr>
                    <w:rFonts w:ascii="Times New Roman" w:eastAsia="Times New Roman" w:hAnsi="Times New Roman" w:cs="David" w:hint="cs"/>
                    <w:sz w:val="24"/>
                    <w:szCs w:val="24"/>
                    <w:rtl/>
                    <w:lang w:eastAsia="he-IL"/>
                  </w:rPr>
                  <w:delText xml:space="preserve">תיאום מערכות </w:delText>
                </w:r>
              </w:del>
            </w:ins>
            <w:del w:id="883" w:author="Meryl Etman" w:date="2023-07-19T15:47:00Z">
              <w:r w:rsidRPr="006D2AE3" w:rsidDel="00EF743E">
                <w:rPr>
                  <w:rFonts w:ascii="Times New Roman" w:eastAsia="Times New Roman" w:hAnsi="Times New Roman" w:cs="David" w:hint="cs"/>
                  <w:sz w:val="24"/>
                  <w:szCs w:val="24"/>
                  <w:rtl/>
                  <w:lang w:eastAsia="he-IL"/>
                </w:rPr>
                <w:delText xml:space="preserve">סופיות </w:delText>
              </w:r>
            </w:del>
            <w:ins w:id="884" w:author="Meryl Etman [2]" w:date="2022-12-18T12:07:00Z">
              <w:del w:id="885" w:author="Meryl Etman" w:date="2023-07-19T15:47:00Z">
                <w:r w:rsidR="00B1628C" w:rsidDel="00EF743E">
                  <w:rPr>
                    <w:rFonts w:ascii="Times New Roman" w:eastAsia="Times New Roman" w:hAnsi="Times New Roman" w:cs="David" w:hint="cs"/>
                    <w:sz w:val="24"/>
                    <w:szCs w:val="24"/>
                    <w:rtl/>
                    <w:lang w:eastAsia="he-IL"/>
                  </w:rPr>
                  <w:delText>לביצוע</w:delText>
                </w:r>
              </w:del>
            </w:ins>
            <w:ins w:id="886" w:author="Meryl Etman" w:date="2023-07-19T15:47:00Z">
              <w:r w:rsidR="00EF743E">
                <w:rPr>
                  <w:rFonts w:ascii="Times New Roman" w:eastAsia="Times New Roman" w:hAnsi="Times New Roman" w:cs="David" w:hint="cs"/>
                  <w:sz w:val="24"/>
                  <w:szCs w:val="24"/>
                  <w:rtl/>
                  <w:lang w:eastAsia="he-IL"/>
                </w:rPr>
                <w:t xml:space="preserve">לאחר גמר עדכון המודל על פי חתכים </w:t>
              </w:r>
            </w:ins>
            <w:ins w:id="887" w:author="Meryl Etman" w:date="2023-07-19T15:48:00Z">
              <w:r w:rsidR="00EF743E">
                <w:rPr>
                  <w:rFonts w:ascii="Times New Roman" w:eastAsia="Times New Roman" w:hAnsi="Times New Roman" w:cs="David" w:hint="cs"/>
                  <w:sz w:val="24"/>
                  <w:szCs w:val="24"/>
                  <w:rtl/>
                  <w:lang w:eastAsia="he-IL"/>
                </w:rPr>
                <w:t xml:space="preserve">ופתרונות תאום </w:t>
              </w:r>
            </w:ins>
            <w:ins w:id="888" w:author="Meryl Etman" w:date="2023-07-19T15:49:00Z">
              <w:r w:rsidR="00EF743E">
                <w:rPr>
                  <w:rFonts w:ascii="Times New Roman" w:eastAsia="Times New Roman" w:hAnsi="Times New Roman" w:cs="David" w:hint="cs"/>
                  <w:sz w:val="24"/>
                  <w:szCs w:val="24"/>
                  <w:rtl/>
                  <w:lang w:eastAsia="he-IL"/>
                </w:rPr>
                <w:t>ה</w:t>
              </w:r>
            </w:ins>
            <w:ins w:id="889" w:author="Meryl Etman" w:date="2023-07-19T15:48:00Z">
              <w:r w:rsidR="00EF743E">
                <w:rPr>
                  <w:rFonts w:ascii="Times New Roman" w:eastAsia="Times New Roman" w:hAnsi="Times New Roman" w:cs="David" w:hint="cs"/>
                  <w:sz w:val="24"/>
                  <w:szCs w:val="24"/>
                  <w:rtl/>
                  <w:lang w:eastAsia="he-IL"/>
                </w:rPr>
                <w:t>מערכות וה</w:t>
              </w:r>
            </w:ins>
            <w:ins w:id="890" w:author="Meryl Etman" w:date="2023-07-19T15:49:00Z">
              <w:r w:rsidR="00EF743E">
                <w:rPr>
                  <w:rFonts w:ascii="Times New Roman" w:eastAsia="Times New Roman" w:hAnsi="Times New Roman" w:cs="David" w:hint="cs"/>
                  <w:sz w:val="24"/>
                  <w:szCs w:val="24"/>
                  <w:rtl/>
                  <w:lang w:eastAsia="he-IL"/>
                </w:rPr>
                <w:t xml:space="preserve">שלמת </w:t>
              </w:r>
            </w:ins>
            <w:ins w:id="891" w:author="Meryl Etman" w:date="2023-07-19T15:48:00Z">
              <w:r w:rsidR="00EF743E">
                <w:rPr>
                  <w:rFonts w:ascii="Times New Roman" w:eastAsia="Times New Roman" w:hAnsi="Times New Roman" w:cs="David" w:hint="cs"/>
                  <w:sz w:val="24"/>
                  <w:szCs w:val="24"/>
                  <w:rtl/>
                  <w:lang w:eastAsia="he-IL"/>
                </w:rPr>
                <w:t>תכניות לביצוע</w:t>
              </w:r>
            </w:ins>
            <w:ins w:id="892" w:author="Meryl Etman [2]" w:date="2022-12-18T12:07:00Z">
              <w:r w:rsidR="00B1628C">
                <w:rPr>
                  <w:rFonts w:ascii="Times New Roman" w:eastAsia="Times New Roman" w:hAnsi="Times New Roman" w:cs="David" w:hint="cs"/>
                  <w:sz w:val="24"/>
                  <w:szCs w:val="24"/>
                  <w:rtl/>
                  <w:lang w:eastAsia="he-IL"/>
                </w:rPr>
                <w:t xml:space="preserve"> </w:t>
              </w:r>
            </w:ins>
            <w:del w:id="893" w:author="Meryl Etman [2]" w:date="2022-12-18T12:07:00Z">
              <w:r w:rsidRPr="006D2AE3" w:rsidDel="00B1628C">
                <w:rPr>
                  <w:rFonts w:ascii="Times New Roman" w:eastAsia="Times New Roman" w:hAnsi="Times New Roman" w:cs="David" w:hint="cs"/>
                  <w:sz w:val="24"/>
                  <w:szCs w:val="24"/>
                  <w:rtl/>
                  <w:lang w:eastAsia="he-IL"/>
                </w:rPr>
                <w:delText>לביצוע</w:delText>
              </w:r>
              <w:r w:rsidR="00144C6E" w:rsidDel="00B1628C">
                <w:rPr>
                  <w:rFonts w:ascii="Times New Roman" w:eastAsia="Times New Roman" w:hAnsi="Times New Roman" w:cs="David" w:hint="cs"/>
                  <w:sz w:val="24"/>
                  <w:szCs w:val="24"/>
                  <w:rtl/>
                </w:rPr>
                <w:delText>...........................................</w:delText>
              </w:r>
            </w:del>
          </w:p>
        </w:tc>
        <w:tc>
          <w:tcPr>
            <w:tcW w:w="1533" w:type="dxa"/>
            <w:gridSpan w:val="2"/>
          </w:tcPr>
          <w:p w14:paraId="03D21336"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B1628C" w:rsidRPr="006D2AE3" w14:paraId="5AAF5014" w14:textId="77777777" w:rsidTr="00144C6E">
        <w:trPr>
          <w:trHeight w:val="340"/>
        </w:trPr>
        <w:tc>
          <w:tcPr>
            <w:tcW w:w="993" w:type="dxa"/>
          </w:tcPr>
          <w:p w14:paraId="4CA6D52B"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374C9E60" w14:textId="0C5B650A"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במהלך הפיקוח </w:t>
            </w:r>
            <w:del w:id="894" w:author="Meryl Etman [2]" w:date="2022-12-18T12:07:00Z">
              <w:r w:rsidRPr="006D2AE3" w:rsidDel="00B1628C">
                <w:rPr>
                  <w:rFonts w:ascii="Times New Roman" w:eastAsia="Times New Roman" w:hAnsi="Times New Roman" w:cs="David"/>
                  <w:sz w:val="24"/>
                  <w:szCs w:val="24"/>
                  <w:rtl/>
                  <w:lang w:eastAsia="he-IL"/>
                </w:rPr>
                <w:delText>העליון</w:delText>
              </w:r>
              <w:r w:rsidR="00144C6E" w:rsidDel="00B1628C">
                <w:rPr>
                  <w:rFonts w:ascii="Times New Roman" w:eastAsia="Times New Roman" w:hAnsi="Times New Roman" w:cs="David" w:hint="cs"/>
                  <w:sz w:val="24"/>
                  <w:szCs w:val="24"/>
                  <w:rtl/>
                </w:rPr>
                <w:delText>....................................................................</w:delText>
              </w:r>
            </w:del>
            <w:ins w:id="895" w:author="Meryl Etman [2]" w:date="2022-12-18T12:08:00Z">
              <w:r w:rsidR="00B1628C">
                <w:rPr>
                  <w:rFonts w:ascii="Times New Roman" w:eastAsia="Times New Roman" w:hAnsi="Times New Roman" w:cs="David" w:hint="cs"/>
                  <w:sz w:val="24"/>
                  <w:szCs w:val="24"/>
                  <w:rtl/>
                </w:rPr>
                <w:t>העליון</w:t>
              </w:r>
            </w:ins>
          </w:p>
        </w:tc>
        <w:tc>
          <w:tcPr>
            <w:tcW w:w="1533" w:type="dxa"/>
            <w:gridSpan w:val="2"/>
          </w:tcPr>
          <w:p w14:paraId="116494DB"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B1628C" w:rsidRPr="006D2AE3" w14:paraId="1C80A2BC" w14:textId="77777777" w:rsidTr="00144C6E">
        <w:trPr>
          <w:gridAfter w:val="1"/>
          <w:wAfter w:w="567" w:type="dxa"/>
        </w:trPr>
        <w:tc>
          <w:tcPr>
            <w:tcW w:w="993" w:type="dxa"/>
          </w:tcPr>
          <w:p w14:paraId="129FE3CA"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1AF26BAA"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611923D6"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0DEFBF8C" w14:textId="76A1402D" w:rsidR="006D2AE3" w:rsidRPr="006D2AE3" w:rsidRDefault="006D2AE3">
      <w:pPr>
        <w:widowControl w:val="0"/>
        <w:spacing w:before="0" w:beforeAutospacing="0" w:after="0" w:afterAutospacing="0" w:line="240" w:lineRule="auto"/>
        <w:ind w:right="360"/>
        <w:rPr>
          <w:rFonts w:ascii="Times New Roman" w:eastAsia="Times New Roman" w:hAnsi="Times New Roman" w:cs="David"/>
          <w:color w:val="008000"/>
          <w:sz w:val="24"/>
          <w:szCs w:val="24"/>
          <w:rtl/>
          <w:lang w:eastAsia="he-IL"/>
        </w:rPr>
        <w:pPrChange w:id="896" w:author="Meryl Etman" w:date="2023-07-19T15:47:00Z">
          <w:pPr>
            <w:widowControl w:val="0"/>
            <w:spacing w:before="0" w:beforeAutospacing="0" w:after="0" w:afterAutospacing="0" w:line="240" w:lineRule="auto"/>
            <w:ind w:left="720" w:right="360"/>
          </w:pPr>
        </w:pPrChange>
      </w:pPr>
    </w:p>
    <w:p w14:paraId="419408A5"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71C70EA"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4924AC15"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1EEA6AC3"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220E791B"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2048D87A"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A587BB"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5A54C861"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1981AF7"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34F348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09EB466"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lastRenderedPageBreak/>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737B8970" w14:textId="278C7F69"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7-19T00:00:00Z">
            <w:dateFormat w:val="dd/MM/yyyy"/>
            <w:lid w:val="he-IL"/>
            <w:storeMappedDataAs w:val="dateTime"/>
            <w:calendar w:val="gregorian"/>
          </w:date>
        </w:sdtPr>
        <w:sdtEndPr>
          <w:rPr>
            <w:rFonts w:hint="cs"/>
          </w:rPr>
        </w:sdtEndPr>
        <w:sdtContent>
          <w:ins w:id="897" w:author="Meryl Etman" w:date="2023-07-19T15:52:00Z">
            <w:r w:rsidR="00A15667">
              <w:rPr>
                <w:rFonts w:ascii="Times New Roman" w:eastAsia="Times New Roman" w:hAnsi="Times New Roman" w:cs="David" w:hint="cs"/>
                <w:color w:val="008000"/>
                <w:sz w:val="24"/>
                <w:szCs w:val="24"/>
                <w:rtl/>
                <w:lang w:eastAsia="he-IL"/>
              </w:rPr>
              <w:t>‏19/07/2023</w:t>
            </w:r>
          </w:ins>
        </w:sdtContent>
      </w:sdt>
      <w:r w:rsidRPr="00B27B4C">
        <w:rPr>
          <w:rFonts w:ascii="Times New Roman" w:eastAsia="Times New Roman" w:hAnsi="Times New Roman" w:cs="David" w:hint="cs"/>
          <w:bCs/>
          <w:color w:val="FF0000"/>
          <w:sz w:val="24"/>
          <w:szCs w:val="24"/>
          <w:rtl/>
          <w:lang w:eastAsia="he-IL"/>
        </w:rPr>
        <w:br/>
      </w:r>
    </w:p>
    <w:p w14:paraId="65548C77"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79D97F4" w14:textId="3A7D3A05" w:rsidR="00BE2283" w:rsidRPr="00B27B4C" w:rsidRDefault="001073C7">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898" w:author="Meryl Etman [2]" w:date="2022-12-18T12:08:00Z">
              <w:pPr>
                <w:widowControl w:val="0"/>
                <w:spacing w:before="0" w:beforeAutospacing="0" w:after="0" w:afterAutospacing="0" w:line="240" w:lineRule="auto"/>
                <w:jc w:val="both"/>
              </w:pPr>
            </w:pPrChange>
          </w:pPr>
          <w:ins w:id="899" w:author="Meryl Etman" w:date="2022-12-13T17:39: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73DB6CF7"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3F02D5A" w14:textId="77777777" w:rsidR="00BE2283" w:rsidRPr="00B27B4C" w:rsidDel="00B1628C" w:rsidRDefault="00BE2283" w:rsidP="00BE2283">
      <w:pPr>
        <w:widowControl w:val="0"/>
        <w:spacing w:before="0" w:beforeAutospacing="0" w:after="0" w:afterAutospacing="0" w:line="240" w:lineRule="auto"/>
        <w:jc w:val="both"/>
        <w:rPr>
          <w:del w:id="900" w:author="Meryl Etman [2]" w:date="2022-12-18T12:08: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008A5A4" w14:textId="77777777" w:rsidR="00BE2283" w:rsidRPr="00B27B4C" w:rsidRDefault="00BE2283" w:rsidP="00B1628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6C77D84"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E26EB05"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131641" w14:textId="7437882D"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01" w:author="Meryl Etman" w:date="2022-12-13T17:40:00Z">
            <w:r w:rsidR="001073C7">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02" w:author="Meryl Etman" w:date="2022-12-13T17:40:00Z">
            <w:r w:rsidR="001073C7">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03" w:author="Meryl Etman" w:date="2022-12-13T17:40:00Z">
            <w:r w:rsidR="001073C7">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54983C6"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050F355" w14:textId="3F24F6E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04" w:author="Meryl Etman" w:date="2022-12-13T17:40:00Z">
            <w:r w:rsidR="001073C7">
              <w:rPr>
                <w:rFonts w:ascii="Times New Roman" w:eastAsia="Times New Roman" w:hAnsi="Times New Roman" w:cs="David"/>
                <w:color w:val="008000"/>
                <w:sz w:val="24"/>
                <w:szCs w:val="24"/>
                <w:rtl/>
                <w:lang w:eastAsia="he-IL"/>
              </w:rPr>
              <w:t>גיא כ"ץ</w:t>
            </w:r>
          </w:ins>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707BE1">
            <w:rPr>
              <w:rFonts w:ascii="Times New Roman" w:eastAsia="Times New Roman" w:hAnsi="Times New Roman" w:cs="David" w:hint="cs"/>
              <w:bCs/>
              <w:color w:val="00B0F0"/>
              <w:sz w:val="24"/>
              <w:szCs w:val="24"/>
              <w:rtl/>
              <w:lang w:eastAsia="he-IL"/>
            </w:rPr>
            <w:t>מנהל מודל</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905" w:author="Meryl Etman" w:date="2022-12-18T11:27:00Z">
            <w:r w:rsidR="0095443A">
              <w:rPr>
                <w:rFonts w:ascii="Times New Roman" w:eastAsia="Times New Roman" w:hAnsi="Times New Roman" w:cs="David" w:hint="cs"/>
                <w:bCs/>
                <w:color w:val="008000"/>
                <w:sz w:val="24"/>
                <w:szCs w:val="24"/>
                <w:rtl/>
                <w:lang w:eastAsia="he-IL"/>
              </w:rPr>
              <w:t>סביוני גבעת שמואל מגרשים 1006-1007</w:t>
            </w:r>
          </w:ins>
        </w:sdtContent>
      </w:sdt>
      <w:r w:rsidRPr="00B27B4C">
        <w:rPr>
          <w:rFonts w:ascii="Times New Roman" w:eastAsia="Times New Roman" w:hAnsi="Times New Roman" w:cs="David" w:hint="cs"/>
          <w:color w:val="008000"/>
          <w:sz w:val="24"/>
          <w:szCs w:val="24"/>
          <w:rtl/>
          <w:lang w:eastAsia="he-IL"/>
        </w:rPr>
        <w:t>.</w:t>
      </w:r>
    </w:p>
    <w:p w14:paraId="7C93EAC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A1D703" w14:textId="171C1A0B"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06" w:author="Meryl Etman" w:date="2022-12-13T17:40:00Z">
            <w:r w:rsidR="001073C7">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8C27351"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6CED379" w14:textId="15439FF0"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w:t>
      </w:r>
      <w:r w:rsidRPr="009130F0">
        <w:rPr>
          <w:rFonts w:ascii="Times New Roman" w:eastAsia="Times New Roman" w:hAnsi="Times New Roman" w:cs="David" w:hint="cs"/>
          <w:sz w:val="24"/>
          <w:szCs w:val="24"/>
          <w:rtl/>
          <w:lang w:eastAsia="he-IL"/>
        </w:rPr>
        <w:lastRenderedPageBreak/>
        <w:t xml:space="preserve">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07" w:author="Meryl Etman" w:date="2022-12-13T17:40:00Z">
            <w:r w:rsidR="001073C7">
              <w:rPr>
                <w:rFonts w:ascii="Times New Roman" w:eastAsia="Times New Roman" w:hAnsi="Times New Roman" w:cs="David"/>
                <w:color w:val="008000"/>
                <w:sz w:val="24"/>
                <w:szCs w:val="24"/>
                <w:rtl/>
                <w:lang w:eastAsia="he-IL"/>
              </w:rPr>
              <w:t>גיא כ"ץ</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793BC20"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9A4D211"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31BCA16"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24AE20"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638A61D"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64991FB"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F72364D"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B9A2C5F"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4A510DA" w14:textId="77777777" w:rsidR="00BE2283" w:rsidRPr="00435A20"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B845AF5"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FA221B9" w14:textId="7A977648"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08" w:author="Meryl Etman" w:date="2022-12-13T17:40:00Z">
            <w:r w:rsidR="001073C7">
              <w:rPr>
                <w:rFonts w:ascii="Times New Roman" w:eastAsia="Times New Roman" w:hAnsi="Times New Roman" w:cs="David"/>
                <w:color w:val="008000"/>
                <w:sz w:val="24"/>
                <w:szCs w:val="24"/>
                <w:rtl/>
                <w:lang w:eastAsia="he-IL"/>
              </w:rPr>
              <w:t>גיא כ"ץ</w:t>
            </w:r>
          </w:ins>
        </w:sdtContent>
      </w:sdt>
    </w:p>
    <w:p w14:paraId="39F4A34E"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929ACCB"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ED6D032"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1FDF019"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5F0B212" w14:textId="375173B8" w:rsidR="00B1628C" w:rsidRDefault="00BE2283" w:rsidP="00B1628C">
      <w:pPr>
        <w:widowControl w:val="0"/>
        <w:spacing w:before="0" w:beforeAutospacing="0" w:after="0" w:afterAutospacing="0" w:line="240" w:lineRule="auto"/>
        <w:ind w:left="1151" w:hanging="1151"/>
        <w:jc w:val="both"/>
        <w:rPr>
          <w:ins w:id="909" w:author="Meryl Etman [2]" w:date="2022-12-18T12:08:00Z"/>
          <w:rFonts w:ascii="Times New Roman" w:eastAsia="Times New Roman" w:hAnsi="Times New Roman" w:cs="David"/>
          <w:sz w:val="24"/>
          <w:szCs w:val="24"/>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4AD1369B" w14:textId="77777777" w:rsidR="00B1628C" w:rsidRDefault="00B1628C">
      <w:pPr>
        <w:bidi w:val="0"/>
        <w:spacing w:before="0" w:beforeAutospacing="0" w:after="160" w:afterAutospacing="0" w:line="259" w:lineRule="auto"/>
        <w:rPr>
          <w:ins w:id="910" w:author="Meryl Etman [2]" w:date="2022-12-18T12:08:00Z"/>
          <w:rFonts w:ascii="Times New Roman" w:eastAsia="Times New Roman" w:hAnsi="Times New Roman" w:cs="David"/>
          <w:sz w:val="24"/>
          <w:szCs w:val="24"/>
          <w:rtl/>
          <w:lang w:eastAsia="he-IL"/>
        </w:rPr>
      </w:pPr>
      <w:ins w:id="911" w:author="Meryl Etman [2]" w:date="2022-12-18T12:08:00Z">
        <w:r>
          <w:rPr>
            <w:rFonts w:ascii="Times New Roman" w:eastAsia="Times New Roman" w:hAnsi="Times New Roman" w:cs="David"/>
            <w:sz w:val="24"/>
            <w:szCs w:val="24"/>
            <w:rtl/>
            <w:lang w:eastAsia="he-IL"/>
          </w:rPr>
          <w:br w:type="page"/>
        </w:r>
      </w:ins>
    </w:p>
    <w:p w14:paraId="4C7ECB7E" w14:textId="77777777" w:rsidR="00BE2283" w:rsidRPr="00B27B4C" w:rsidDel="00B1628C" w:rsidRDefault="00BE2283" w:rsidP="00BE2283">
      <w:pPr>
        <w:widowControl w:val="0"/>
        <w:spacing w:before="0" w:beforeAutospacing="0" w:after="0" w:afterAutospacing="0" w:line="240" w:lineRule="auto"/>
        <w:ind w:left="1151" w:hanging="1151"/>
        <w:jc w:val="both"/>
        <w:rPr>
          <w:del w:id="912" w:author="Meryl Etman [2]" w:date="2022-12-18T12:08:00Z"/>
          <w:rFonts w:ascii="Times New Roman" w:eastAsia="Times New Roman" w:hAnsi="Times New Roman" w:cs="David"/>
          <w:bCs/>
          <w:sz w:val="24"/>
          <w:szCs w:val="24"/>
          <w:u w:val="single"/>
          <w:rtl/>
          <w:lang w:eastAsia="he-IL"/>
        </w:rPr>
      </w:pPr>
    </w:p>
    <w:p w14:paraId="1DEC1EDA" w14:textId="616F6524" w:rsidR="00BE2283" w:rsidRPr="00776496" w:rsidDel="00B1628C" w:rsidRDefault="00BE2283">
      <w:pPr>
        <w:widowControl w:val="0"/>
        <w:spacing w:before="120" w:beforeAutospacing="0" w:after="60" w:afterAutospacing="0" w:line="240" w:lineRule="auto"/>
        <w:rPr>
          <w:del w:id="913" w:author="Meryl Etman [2]" w:date="2022-12-18T12:08:00Z"/>
          <w:rFonts w:ascii="Times New Roman" w:eastAsia="Times New Roman" w:hAnsi="Times New Roman" w:cs="David"/>
          <w:sz w:val="24"/>
          <w:szCs w:val="24"/>
          <w:rtl/>
          <w:lang w:eastAsia="he-IL"/>
        </w:rPr>
        <w:pPrChange w:id="914" w:author="Meryl Etman [2]" w:date="2022-12-18T12:08:00Z">
          <w:pPr>
            <w:widowControl w:val="0"/>
            <w:spacing w:before="120" w:beforeAutospacing="0" w:after="60" w:afterAutospacing="0" w:line="240" w:lineRule="auto"/>
            <w:jc w:val="center"/>
          </w:pPr>
        </w:pPrChange>
      </w:pPr>
    </w:p>
    <w:p w14:paraId="06686186" w14:textId="0987EF9F" w:rsidR="00BE2283" w:rsidDel="00B1628C" w:rsidRDefault="00BE2283">
      <w:pPr>
        <w:widowControl w:val="0"/>
        <w:spacing w:before="0" w:beforeAutospacing="0" w:after="0" w:afterAutospacing="0" w:line="240" w:lineRule="auto"/>
        <w:rPr>
          <w:del w:id="915" w:author="Meryl Etman [2]" w:date="2022-12-18T12:08:00Z"/>
          <w:rFonts w:ascii="Times New Roman" w:eastAsia="Times New Roman" w:hAnsi="Times New Roman" w:cs="David"/>
          <w:bCs/>
          <w:sz w:val="24"/>
          <w:szCs w:val="24"/>
          <w:u w:val="single"/>
          <w:rtl/>
          <w:lang w:eastAsia="he-IL"/>
        </w:rPr>
        <w:pPrChange w:id="916" w:author="Meryl Etman [2]" w:date="2022-12-18T12:08:00Z">
          <w:pPr>
            <w:widowControl w:val="0"/>
            <w:spacing w:before="0" w:beforeAutospacing="0" w:after="0" w:afterAutospacing="0" w:line="240" w:lineRule="auto"/>
            <w:jc w:val="center"/>
          </w:pPr>
        </w:pPrChange>
      </w:pPr>
    </w:p>
    <w:p w14:paraId="6D71FA5D" w14:textId="3F005C90" w:rsidR="00BE2283" w:rsidDel="00B1628C" w:rsidRDefault="00BE2283">
      <w:pPr>
        <w:widowControl w:val="0"/>
        <w:spacing w:before="0" w:beforeAutospacing="0" w:after="0" w:afterAutospacing="0" w:line="240" w:lineRule="auto"/>
        <w:rPr>
          <w:del w:id="917" w:author="Meryl Etman [2]" w:date="2022-12-18T12:08:00Z"/>
          <w:rFonts w:ascii="Times New Roman" w:eastAsia="Times New Roman" w:hAnsi="Times New Roman" w:cs="David"/>
          <w:bCs/>
          <w:sz w:val="20"/>
          <w:szCs w:val="24"/>
          <w:u w:val="single"/>
          <w:rtl/>
          <w:lang w:eastAsia="he-IL"/>
        </w:rPr>
        <w:pPrChange w:id="918" w:author="Meryl Etman [2]" w:date="2022-12-18T12:08:00Z">
          <w:pPr>
            <w:widowControl w:val="0"/>
            <w:spacing w:before="0" w:beforeAutospacing="0" w:after="0" w:afterAutospacing="0" w:line="240" w:lineRule="auto"/>
            <w:jc w:val="center"/>
          </w:pPr>
        </w:pPrChange>
      </w:pPr>
    </w:p>
    <w:p w14:paraId="489EB3D3" w14:textId="0BEBC3D4" w:rsidR="00BE2283" w:rsidDel="00B1628C" w:rsidRDefault="00BE2283">
      <w:pPr>
        <w:widowControl w:val="0"/>
        <w:spacing w:before="0" w:beforeAutospacing="0" w:after="0" w:afterAutospacing="0" w:line="240" w:lineRule="auto"/>
        <w:rPr>
          <w:del w:id="919" w:author="Meryl Etman [2]" w:date="2022-12-18T12:08:00Z"/>
          <w:rFonts w:ascii="Times New Roman" w:eastAsia="Times New Roman" w:hAnsi="Times New Roman" w:cs="David"/>
          <w:bCs/>
          <w:sz w:val="20"/>
          <w:szCs w:val="24"/>
          <w:u w:val="single"/>
          <w:rtl/>
          <w:lang w:eastAsia="he-IL"/>
        </w:rPr>
        <w:pPrChange w:id="920" w:author="Meryl Etman [2]" w:date="2022-12-18T12:08:00Z">
          <w:pPr>
            <w:widowControl w:val="0"/>
            <w:spacing w:before="0" w:beforeAutospacing="0" w:after="0" w:afterAutospacing="0" w:line="240" w:lineRule="auto"/>
            <w:jc w:val="center"/>
          </w:pPr>
        </w:pPrChange>
      </w:pPr>
    </w:p>
    <w:p w14:paraId="0B65912E" w14:textId="6EC44260" w:rsidR="00BE2283" w:rsidDel="00B1628C" w:rsidRDefault="00BE2283">
      <w:pPr>
        <w:widowControl w:val="0"/>
        <w:spacing w:before="0" w:beforeAutospacing="0" w:after="0" w:afterAutospacing="0" w:line="240" w:lineRule="auto"/>
        <w:rPr>
          <w:del w:id="921" w:author="Meryl Etman [2]" w:date="2022-12-18T12:08:00Z"/>
          <w:rFonts w:ascii="Times New Roman" w:eastAsia="Times New Roman" w:hAnsi="Times New Roman" w:cs="David"/>
          <w:bCs/>
          <w:sz w:val="20"/>
          <w:szCs w:val="24"/>
          <w:u w:val="single"/>
          <w:rtl/>
          <w:lang w:eastAsia="he-IL"/>
        </w:rPr>
        <w:pPrChange w:id="922" w:author="Meryl Etman [2]" w:date="2022-12-18T12:08:00Z">
          <w:pPr>
            <w:widowControl w:val="0"/>
            <w:spacing w:before="0" w:beforeAutospacing="0" w:after="0" w:afterAutospacing="0" w:line="240" w:lineRule="auto"/>
            <w:jc w:val="center"/>
          </w:pPr>
        </w:pPrChange>
      </w:pPr>
    </w:p>
    <w:p w14:paraId="527F37EC" w14:textId="77777777" w:rsidR="00BE2283" w:rsidRDefault="00BE2283">
      <w:pPr>
        <w:widowControl w:val="0"/>
        <w:spacing w:before="0" w:beforeAutospacing="0" w:after="0" w:afterAutospacing="0" w:line="240" w:lineRule="auto"/>
        <w:ind w:left="1151" w:hanging="1151"/>
        <w:jc w:val="both"/>
        <w:rPr>
          <w:rFonts w:ascii="Times New Roman" w:eastAsia="Times New Roman" w:hAnsi="Times New Roman" w:cs="David"/>
          <w:bCs/>
          <w:sz w:val="20"/>
          <w:szCs w:val="24"/>
          <w:u w:val="single"/>
          <w:rtl/>
          <w:lang w:eastAsia="he-IL"/>
        </w:rPr>
        <w:pPrChange w:id="923" w:author="Meryl Etman [2]" w:date="2022-12-18T12:08:00Z">
          <w:pPr>
            <w:widowControl w:val="0"/>
            <w:spacing w:before="0" w:beforeAutospacing="0" w:after="0" w:afterAutospacing="0" w:line="240" w:lineRule="auto"/>
            <w:jc w:val="center"/>
          </w:pPr>
        </w:pPrChange>
      </w:pPr>
    </w:p>
    <w:p w14:paraId="75914AFF" w14:textId="77777777" w:rsidR="008872EF" w:rsidRPr="00232692" w:rsidRDefault="008872EF" w:rsidP="008872E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61F718EA" w14:textId="77777777" w:rsidR="008872EF" w:rsidRPr="0009511C" w:rsidRDefault="008872EF" w:rsidP="008872EF">
      <w:pPr>
        <w:widowControl w:val="0"/>
        <w:spacing w:before="0" w:beforeAutospacing="0" w:after="0" w:afterAutospacing="0" w:line="240" w:lineRule="auto"/>
        <w:jc w:val="center"/>
        <w:rPr>
          <w:rFonts w:ascii="David" w:eastAsia="Times New Roman" w:hAnsi="David" w:cs="David"/>
          <w:sz w:val="24"/>
          <w:szCs w:val="24"/>
          <w:lang w:eastAsia="he-IL"/>
        </w:rPr>
      </w:pPr>
    </w:p>
    <w:p w14:paraId="5F83A1A5" w14:textId="77777777" w:rsidR="008872EF" w:rsidRPr="002419E5" w:rsidRDefault="008872EF" w:rsidP="008872E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7DD3292" w14:textId="77777777" w:rsidR="008872EF" w:rsidRPr="0009511C" w:rsidRDefault="008872EF" w:rsidP="008872E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BEA0000"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3B0EEE98"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6E41AF4"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7EAE566"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lastRenderedPageBreak/>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96F3CF7"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4B82B170"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6FDDEA21"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2F6BE907"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59D780E4"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3B789261"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B946E21"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113E417" w14:textId="77777777" w:rsidR="00E81764" w:rsidRDefault="00E81764">
      <w:pPr>
        <w:bidi w:val="0"/>
        <w:spacing w:before="0" w:beforeAutospacing="0" w:after="160" w:afterAutospacing="0" w:line="259" w:lineRule="auto"/>
        <w:rPr>
          <w:ins w:id="924" w:author="Meryl Etman [2]" w:date="2023-02-09T13:13:00Z"/>
          <w:rFonts w:ascii="David" w:eastAsia="Calibri" w:hAnsi="David" w:cs="David"/>
          <w:sz w:val="24"/>
          <w:szCs w:val="24"/>
          <w:rtl/>
        </w:rPr>
      </w:pPr>
      <w:ins w:id="925" w:author="Meryl Etman [2]" w:date="2023-02-09T13:13:00Z">
        <w:r>
          <w:rPr>
            <w:rFonts w:ascii="David" w:eastAsia="Calibri" w:hAnsi="David" w:cs="David"/>
            <w:sz w:val="24"/>
            <w:szCs w:val="24"/>
            <w:rtl/>
          </w:rPr>
          <w:br w:type="page"/>
        </w:r>
      </w:ins>
    </w:p>
    <w:p w14:paraId="2851A821" w14:textId="52123F51" w:rsidR="008872EF" w:rsidRPr="002419E5" w:rsidRDefault="008872EF" w:rsidP="008872E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FABC00B" w14:textId="77777777" w:rsidR="008872EF" w:rsidRDefault="008872EF" w:rsidP="008872E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5AF35FD4" w14:textId="77777777" w:rsidR="008872EF" w:rsidRPr="00400B84" w:rsidRDefault="008872EF" w:rsidP="008872E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8872EF" w:rsidRPr="0009511C" w14:paraId="4C78715C" w14:textId="77777777" w:rsidTr="00EF743E">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5B02F31"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30F4937"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8872EF" w:rsidRPr="0009511C" w14:paraId="2F74CF2C" w14:textId="77777777" w:rsidTr="00EF743E">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3A1C0F8"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8872EF" w:rsidRPr="0009511C" w14:paraId="53B6113B" w14:textId="77777777" w:rsidTr="00EF743E">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F3CA619"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4BCE220"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D3BC5AF"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91B9F2C"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8872EF" w:rsidRPr="0009511C" w14:paraId="0926A25D" w14:textId="77777777" w:rsidTr="00EF743E">
        <w:trPr>
          <w:trHeight w:val="551"/>
        </w:trPr>
        <w:tc>
          <w:tcPr>
            <w:tcW w:w="4068" w:type="dxa"/>
            <w:tcBorders>
              <w:top w:val="single" w:sz="4" w:space="0" w:color="auto"/>
              <w:left w:val="single" w:sz="4" w:space="0" w:color="auto"/>
              <w:bottom w:val="single" w:sz="4" w:space="0" w:color="auto"/>
              <w:right w:val="single" w:sz="4" w:space="0" w:color="auto"/>
            </w:tcBorders>
            <w:hideMark/>
          </w:tcPr>
          <w:p w14:paraId="0ABFF1C2"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0AA537B"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1514B69"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6C6B7B0" w14:textId="77777777" w:rsidR="008872EF" w:rsidRPr="0009511C" w:rsidRDefault="008872EF" w:rsidP="00EF743E">
            <w:pPr>
              <w:spacing w:before="0" w:beforeAutospacing="0" w:after="0" w:afterAutospacing="0" w:line="240" w:lineRule="auto"/>
              <w:ind w:left="50" w:right="78"/>
              <w:rPr>
                <w:rFonts w:ascii="David" w:eastAsia="Calibri" w:hAnsi="David" w:cs="David"/>
                <w:b/>
                <w:sz w:val="24"/>
                <w:szCs w:val="24"/>
                <w:rtl/>
                <w:lang w:eastAsia="he-IL"/>
              </w:rPr>
            </w:pPr>
          </w:p>
          <w:p w14:paraId="5081B749" w14:textId="77777777" w:rsidR="008872EF" w:rsidRPr="0009511C" w:rsidRDefault="008872EF" w:rsidP="00EF743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B6153AC" w14:textId="77777777" w:rsidR="008872EF" w:rsidRPr="0009511C" w:rsidRDefault="008872EF" w:rsidP="00EF743E">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FD3B364" w14:textId="77777777" w:rsidR="008872EF" w:rsidRPr="0009511C" w:rsidRDefault="008872EF" w:rsidP="00EF743E">
            <w:pPr>
              <w:spacing w:before="0" w:beforeAutospacing="0" w:after="0" w:afterAutospacing="0" w:line="240" w:lineRule="auto"/>
              <w:ind w:left="50" w:right="78"/>
              <w:rPr>
                <w:rFonts w:ascii="David" w:eastAsia="Calibri" w:hAnsi="David" w:cs="David"/>
                <w:b/>
                <w:sz w:val="24"/>
                <w:szCs w:val="24"/>
                <w:rtl/>
                <w:lang w:eastAsia="he-IL"/>
              </w:rPr>
            </w:pPr>
          </w:p>
          <w:p w14:paraId="7795EF39" w14:textId="77777777" w:rsidR="008872EF" w:rsidRPr="0009511C" w:rsidRDefault="008872EF" w:rsidP="00EF743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E074D20" w14:textId="77777777" w:rsidR="008872EF" w:rsidRPr="0009511C" w:rsidRDefault="008872EF" w:rsidP="00EF743E">
            <w:pPr>
              <w:spacing w:before="0" w:beforeAutospacing="0" w:after="0" w:afterAutospacing="0" w:line="240" w:lineRule="auto"/>
              <w:ind w:left="50" w:right="78"/>
              <w:rPr>
                <w:rFonts w:ascii="David" w:eastAsia="Calibri" w:hAnsi="David" w:cs="David"/>
                <w:b/>
                <w:sz w:val="24"/>
                <w:szCs w:val="24"/>
                <w:rtl/>
                <w:lang w:eastAsia="he-IL"/>
              </w:rPr>
            </w:pPr>
          </w:p>
        </w:tc>
      </w:tr>
      <w:tr w:rsidR="008872EF" w:rsidRPr="0009511C" w14:paraId="196339E7" w14:textId="77777777" w:rsidTr="00EF743E">
        <w:trPr>
          <w:trHeight w:val="571"/>
        </w:trPr>
        <w:tc>
          <w:tcPr>
            <w:tcW w:w="4068" w:type="dxa"/>
            <w:tcBorders>
              <w:top w:val="single" w:sz="4" w:space="0" w:color="auto"/>
              <w:left w:val="single" w:sz="4" w:space="0" w:color="auto"/>
              <w:bottom w:val="single" w:sz="4" w:space="0" w:color="auto"/>
              <w:right w:val="single" w:sz="4" w:space="0" w:color="auto"/>
            </w:tcBorders>
            <w:hideMark/>
          </w:tcPr>
          <w:p w14:paraId="2A2F862E"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C3B559E"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B509679"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A94E0A" w14:textId="77777777" w:rsidR="008872EF" w:rsidRPr="0009511C" w:rsidRDefault="008872EF" w:rsidP="00EF743E">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23A44F" w14:textId="77777777" w:rsidR="008872EF" w:rsidRPr="0009511C" w:rsidRDefault="008872EF" w:rsidP="00EF743E">
            <w:pPr>
              <w:spacing w:before="0" w:beforeAutospacing="0" w:after="0" w:afterAutospacing="0" w:line="256" w:lineRule="auto"/>
              <w:rPr>
                <w:rFonts w:ascii="David" w:eastAsia="Calibri" w:hAnsi="David" w:cs="David"/>
                <w:b/>
                <w:sz w:val="24"/>
                <w:szCs w:val="24"/>
                <w:lang w:eastAsia="he-IL"/>
              </w:rPr>
            </w:pPr>
          </w:p>
        </w:tc>
      </w:tr>
      <w:tr w:rsidR="008872EF" w:rsidRPr="0009511C" w14:paraId="1C6443CB" w14:textId="77777777" w:rsidTr="00EF743E">
        <w:trPr>
          <w:trHeight w:val="391"/>
        </w:trPr>
        <w:tc>
          <w:tcPr>
            <w:tcW w:w="4068" w:type="dxa"/>
            <w:tcBorders>
              <w:top w:val="single" w:sz="4" w:space="0" w:color="auto"/>
              <w:left w:val="single" w:sz="4" w:space="0" w:color="auto"/>
              <w:bottom w:val="single" w:sz="4" w:space="0" w:color="auto"/>
              <w:right w:val="single" w:sz="4" w:space="0" w:color="auto"/>
            </w:tcBorders>
            <w:hideMark/>
          </w:tcPr>
          <w:p w14:paraId="0EB1062C"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84682C1"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412E582" w14:textId="77777777" w:rsidR="008872EF" w:rsidRPr="0009511C" w:rsidRDefault="008872EF" w:rsidP="00EF743E">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FB52F6" w14:textId="77777777" w:rsidR="008872EF" w:rsidRPr="0009511C" w:rsidRDefault="008872EF" w:rsidP="00EF743E">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AAA40C" w14:textId="77777777" w:rsidR="008872EF" w:rsidRPr="0009511C" w:rsidRDefault="008872EF" w:rsidP="00EF743E">
            <w:pPr>
              <w:spacing w:before="0" w:beforeAutospacing="0" w:after="0" w:afterAutospacing="0" w:line="256" w:lineRule="auto"/>
              <w:rPr>
                <w:rFonts w:ascii="David" w:eastAsia="Calibri" w:hAnsi="David" w:cs="David"/>
                <w:b/>
                <w:sz w:val="24"/>
                <w:szCs w:val="24"/>
                <w:lang w:eastAsia="he-IL"/>
              </w:rPr>
            </w:pPr>
          </w:p>
        </w:tc>
      </w:tr>
    </w:tbl>
    <w:p w14:paraId="4D8977A5" w14:textId="77777777" w:rsidR="008872EF" w:rsidRPr="0009511C" w:rsidRDefault="008872EF" w:rsidP="008872E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8872EF" w:rsidRPr="0009511C" w14:paraId="33CB508D" w14:textId="77777777" w:rsidTr="00EF743E">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DBFD7EC"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8872EF" w:rsidRPr="0009511C" w14:paraId="63A9FC86" w14:textId="77777777" w:rsidTr="00EF743E">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9DE0692"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5AEBE3E"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p>
          <w:p w14:paraId="4BC53AFF"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87526D2"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15F2C7D"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B3AAE52"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53E63D1"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58835A7"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57EEA49"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0EEC937"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8872EF" w:rsidRPr="0009511C" w14:paraId="73222F9F" w14:textId="77777777" w:rsidTr="00EF743E">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B498DB4" w14:textId="77777777" w:rsidR="008872EF" w:rsidRPr="0009511C" w:rsidRDefault="008872EF" w:rsidP="00EF743E">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FCDFC59" w14:textId="77777777" w:rsidR="008872EF" w:rsidRPr="0009511C" w:rsidRDefault="008872EF" w:rsidP="00EF743E">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C56A086" w14:textId="77777777" w:rsidR="008872EF" w:rsidRPr="0009511C" w:rsidRDefault="008872EF" w:rsidP="00EF743E">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2590560" w14:textId="77777777" w:rsidR="008872EF" w:rsidRPr="0009511C" w:rsidRDefault="008872EF" w:rsidP="00EF743E">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C3025C5" w14:textId="77777777" w:rsidR="008872EF" w:rsidRPr="0009511C" w:rsidRDefault="008872EF" w:rsidP="00EF743E">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E25ADA4"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6833375"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25A0944" w14:textId="77777777" w:rsidR="008872EF" w:rsidRPr="0009511C" w:rsidRDefault="008872EF" w:rsidP="00EF743E">
            <w:pPr>
              <w:spacing w:before="0" w:beforeAutospacing="0" w:after="0" w:afterAutospacing="0" w:line="256" w:lineRule="auto"/>
              <w:rPr>
                <w:rFonts w:ascii="David" w:eastAsia="Calibri" w:hAnsi="David" w:cs="David"/>
                <w:sz w:val="24"/>
                <w:szCs w:val="24"/>
                <w:lang w:eastAsia="he-IL"/>
              </w:rPr>
            </w:pPr>
          </w:p>
        </w:tc>
      </w:tr>
      <w:tr w:rsidR="008872EF" w:rsidRPr="0009511C" w14:paraId="12D2D238" w14:textId="77777777" w:rsidTr="00EF743E">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189D044"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F076A97"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A90EAEF"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491D47D"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99192CF"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0B9C90C"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2628D86"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9DC4869" w14:textId="77777777" w:rsidR="008872EF" w:rsidRPr="0009511C" w:rsidRDefault="008872EF" w:rsidP="00EF743E">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8872EF" w:rsidRPr="0009511C" w14:paraId="2CD54708" w14:textId="77777777" w:rsidTr="00EF743E">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CD75B60"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CD95216"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82ED229"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7414344"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DBE4F6A"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8F94277"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D77A878"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286EA3F" w14:textId="77777777" w:rsidR="008872EF" w:rsidRPr="0009511C" w:rsidRDefault="008872EF" w:rsidP="00EF743E">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8872EF" w:rsidRPr="0009511C" w14:paraId="5AA927C5" w14:textId="77777777" w:rsidTr="00EF743E">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D12D713"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lastRenderedPageBreak/>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6D1AD39" w14:textId="77777777" w:rsidR="008872EF" w:rsidRPr="0009511C" w:rsidRDefault="008872EF" w:rsidP="00EF743E">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4EF3BD2" w14:textId="77777777" w:rsidR="008872EF" w:rsidRPr="0009511C" w:rsidRDefault="008872EF" w:rsidP="00EF743E">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8D6D881" w14:textId="77777777" w:rsidR="008872EF" w:rsidRPr="0009511C" w:rsidRDefault="008872EF" w:rsidP="00EF743E">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53CB84F" w14:textId="77777777" w:rsidR="008872EF" w:rsidRPr="0009511C" w:rsidRDefault="008872EF" w:rsidP="00EF743E">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5779AD2" w14:textId="77777777" w:rsidR="008872EF" w:rsidRPr="0009511C" w:rsidRDefault="008872EF" w:rsidP="00EF743E">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87B4840" w14:textId="77777777" w:rsidR="008872EF" w:rsidRPr="0009511C" w:rsidRDefault="008872EF" w:rsidP="00EF743E">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C8F908B" w14:textId="77777777" w:rsidR="008872EF" w:rsidRPr="0009511C" w:rsidRDefault="008872EF" w:rsidP="00EF743E">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6679366" w14:textId="77777777" w:rsidR="008872EF" w:rsidRPr="0009511C" w:rsidRDefault="008872EF" w:rsidP="008872E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09511C" w14:paraId="6AE8A368" w14:textId="77777777" w:rsidTr="00EF743E">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E8E79EE" w14:textId="77777777" w:rsidR="008872EF" w:rsidRPr="0009511C" w:rsidRDefault="008872EF" w:rsidP="00EF743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8872EF" w:rsidRPr="0009511C" w14:paraId="7FF3F9D3" w14:textId="77777777" w:rsidTr="00EF743E">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9D1C809" w14:textId="77777777" w:rsidR="008872EF" w:rsidRPr="0009511C" w:rsidRDefault="008872EF" w:rsidP="00EF743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DC41DE5" w14:textId="77777777" w:rsidR="008872EF" w:rsidRPr="0009511C" w:rsidRDefault="008872EF" w:rsidP="008872E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09511C" w14:paraId="77B4200A" w14:textId="77777777" w:rsidTr="00EF743E">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7BBB8F9" w14:textId="77777777" w:rsidR="008872EF" w:rsidRPr="0009511C" w:rsidRDefault="008872EF" w:rsidP="00EF743E">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8872EF" w:rsidRPr="0009511C" w14:paraId="6DC2AD36" w14:textId="77777777" w:rsidTr="00EF743E">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43E1BF0" w14:textId="77777777" w:rsidR="008872EF" w:rsidRPr="0009511C" w:rsidRDefault="008872EF" w:rsidP="00EF743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07BE774"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0C6B2A48"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371F2" w:rsidRPr="0009511C" w14:paraId="221CAA24" w14:textId="77777777" w:rsidTr="00EF743E">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641B72B" w14:textId="77777777" w:rsidR="003371F2" w:rsidRPr="0009511C" w:rsidRDefault="003371F2" w:rsidP="00EF743E">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3371F2" w:rsidRPr="0009511C" w14:paraId="690322D9" w14:textId="77777777" w:rsidTr="00EF743E">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0B7DF6D" w14:textId="77777777" w:rsidR="003371F2" w:rsidRPr="0009511C" w:rsidRDefault="003371F2" w:rsidP="00EF743E">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85CDF43"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5DEDCD8D" w14:textId="77777777" w:rsidR="008872EF" w:rsidRPr="0009511C" w:rsidRDefault="008872EF" w:rsidP="008872E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6F38D9E" w14:textId="77777777" w:rsidR="006D2AE3" w:rsidRPr="006D2AE3" w:rsidRDefault="006D2AE3" w:rsidP="006D2AE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88C8F62" w14:textId="77777777" w:rsidR="003371F2" w:rsidRDefault="003371F2"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3658A2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7971D50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07609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791146E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DA527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209AF9A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4681B4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EBB262" w14:textId="77777777"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hint="cs"/>
          <w:sz w:val="24"/>
          <w:szCs w:val="24"/>
          <w:rtl/>
          <w:lang w:eastAsia="he-IL"/>
        </w:rPr>
        <w:t xml:space="preserve">וב </w:t>
      </w:r>
      <w:r w:rsidR="001743FC">
        <w:rPr>
          <w:rFonts w:ascii="Times New Roman" w:eastAsia="Times New Roman" w:hAnsi="Times New Roman" w:cs="David" w:hint="cs"/>
          <w:sz w:val="24"/>
          <w:szCs w:val="24"/>
          <w:lang w:eastAsia="he-IL"/>
        </w:rPr>
        <w:t>BIM</w:t>
      </w:r>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sz w:val="24"/>
          <w:szCs w:val="24"/>
          <w:rtl/>
          <w:lang w:eastAsia="he-IL"/>
        </w:rPr>
        <w:t>הכולל את ת</w:t>
      </w:r>
      <w:r w:rsidRPr="006D2AE3">
        <w:rPr>
          <w:rFonts w:ascii="Times New Roman" w:eastAsia="Times New Roman" w:hAnsi="Times New Roman" w:cs="David"/>
          <w:sz w:val="24"/>
          <w:szCs w:val="24"/>
          <w:rtl/>
          <w:lang w:eastAsia="he-IL"/>
        </w:rPr>
        <w:t>כניות כל המתכננים והיועצים</w:t>
      </w:r>
      <w:r w:rsidRPr="006D2AE3">
        <w:rPr>
          <w:rFonts w:ascii="Times New Roman" w:eastAsia="Times New Roman" w:hAnsi="Times New Roman" w:cs="David" w:hint="cs"/>
          <w:sz w:val="24"/>
          <w:szCs w:val="24"/>
          <w:rtl/>
          <w:lang w:eastAsia="he-IL"/>
        </w:rPr>
        <w:t>.</w:t>
      </w:r>
    </w:p>
    <w:p w14:paraId="652744F9"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2E8DE976" w14:textId="77777777"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 xml:space="preserve">כניות, חתכים ופרטים של </w:t>
      </w:r>
      <w:r w:rsidR="00E2151E">
        <w:rPr>
          <w:rFonts w:ascii="Times New Roman" w:eastAsia="Times New Roman" w:hAnsi="Times New Roman" w:cs="David" w:hint="cs"/>
          <w:sz w:val="24"/>
          <w:szCs w:val="24"/>
          <w:rtl/>
          <w:lang w:eastAsia="he-IL"/>
        </w:rPr>
        <w:t>תיאום המערכות מתוך המודל התלת מ</w:t>
      </w:r>
      <w:r w:rsidR="006D2AE3" w:rsidRPr="006D2AE3">
        <w:rPr>
          <w:rFonts w:ascii="Times New Roman" w:eastAsia="Times New Roman" w:hAnsi="Times New Roman" w:cs="David" w:hint="cs"/>
          <w:sz w:val="24"/>
          <w:szCs w:val="24"/>
          <w:rtl/>
          <w:lang w:eastAsia="he-IL"/>
        </w:rPr>
        <w:t>מדי.</w:t>
      </w:r>
    </w:p>
    <w:p w14:paraId="15422804"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2605D442"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48ACA14C"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1B4B8BA"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2D1F826D"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DB54AF"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754C832E"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lastRenderedPageBreak/>
        <w:t>נספח "ט"</w:t>
      </w:r>
    </w:p>
    <w:p w14:paraId="1351721A"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693029F"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0D869EC"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646C9C"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A76966"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8347E5"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069EDDE" w14:textId="2E1F8472" w:rsidR="00E2151E" w:rsidRPr="00B27B4C" w:rsidRDefault="00A15667"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926" w:author="Meryl Etman" w:date="2022-12-13T17:39:00Z">
            <w:r w:rsidR="001073C7">
              <w:rPr>
                <w:rFonts w:ascii="Times New Roman" w:eastAsia="Times New Roman" w:hAnsi="Times New Roman" w:cs="David" w:hint="cs"/>
                <w:color w:val="008000"/>
                <w:sz w:val="24"/>
                <w:szCs w:val="24"/>
                <w:rtl/>
                <w:lang w:eastAsia="he-IL"/>
              </w:rPr>
              <w:br/>
              <w:t>גבעת שמואל החדשה בע"מ</w:t>
            </w:r>
            <w:r w:rsidR="001073C7">
              <w:rPr>
                <w:rFonts w:ascii="Times New Roman" w:eastAsia="Times New Roman" w:hAnsi="Times New Roman" w:cs="David" w:hint="cs"/>
                <w:color w:val="008000"/>
                <w:sz w:val="24"/>
                <w:szCs w:val="24"/>
                <w:rtl/>
                <w:lang w:eastAsia="he-IL"/>
              </w:rPr>
              <w:br/>
              <w:t>יהונתן נתניהו 1ג', אור יהודה</w:t>
            </w:r>
            <w:r w:rsidR="001073C7">
              <w:rPr>
                <w:rFonts w:ascii="Times New Roman" w:eastAsia="Times New Roman" w:hAnsi="Times New Roman" w:cs="David" w:hint="cs"/>
                <w:color w:val="008000"/>
                <w:sz w:val="24"/>
                <w:szCs w:val="24"/>
                <w:rtl/>
                <w:lang w:eastAsia="he-IL"/>
              </w:rPr>
              <w:br/>
              <w:t>514677533</w:t>
            </w:r>
            <w:r w:rsidR="001073C7">
              <w:rPr>
                <w:rFonts w:ascii="Times New Roman" w:eastAsia="Times New Roman" w:hAnsi="Times New Roman" w:cs="David" w:hint="cs"/>
                <w:color w:val="008000"/>
                <w:sz w:val="24"/>
                <w:szCs w:val="24"/>
                <w:rtl/>
                <w:lang w:eastAsia="he-IL"/>
              </w:rPr>
              <w:br/>
            </w:r>
          </w:ins>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1AD710AD"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7A78B13"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18F23A9"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B57B002"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081D9D" w14:textId="21C8F312"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927" w:author="Meryl Etman" w:date="2022-12-13T17:40:00Z">
            <w:r w:rsidR="001073C7">
              <w:rPr>
                <w:rFonts w:ascii="Times New Roman" w:eastAsia="Times New Roman" w:hAnsi="Times New Roman" w:cs="David"/>
                <w:color w:val="008000"/>
                <w:sz w:val="24"/>
                <w:szCs w:val="24"/>
                <w:rtl/>
                <w:lang w:eastAsia="he-IL"/>
              </w:rPr>
              <w:t>גיא כ"ץ</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928" w:author="Meryl Etman" w:date="2022-12-18T11:27:00Z">
            <w:r w:rsidR="0095443A">
              <w:rPr>
                <w:rFonts w:ascii="Times New Roman" w:eastAsia="Times New Roman" w:hAnsi="Times New Roman" w:cs="David"/>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929" w:author="Meryl Etman" w:date="2022-12-18T11:28:00Z">
            <w:r w:rsidR="0095443A">
              <w:rPr>
                <w:rFonts w:ascii="Times New Roman" w:eastAsia="Times New Roman" w:hAnsi="Times New Roman" w:cs="David" w:hint="cs"/>
                <w:color w:val="008000"/>
                <w:sz w:val="24"/>
                <w:szCs w:val="24"/>
                <w:rtl/>
              </w:rPr>
              <w:t>תיאום מערכות וניהול מודל בים</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864C9CE"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D9EBF67"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21848C"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E6B632"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E84CA4"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D11D6B"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6629D03"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2E61C4"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6988B3"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AE1577"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E7A5949" w14:textId="189629C9" w:rsidR="00E2151E" w:rsidRPr="00B27B4C" w:rsidRDefault="00A15667"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30" w:author="Meryl Etman" w:date="2022-12-13T17:40:00Z">
            <w:r w:rsidR="001073C7">
              <w:rPr>
                <w:rFonts w:ascii="Times New Roman" w:eastAsia="Times New Roman" w:hAnsi="Times New Roman" w:cs="David"/>
                <w:color w:val="008000"/>
                <w:sz w:val="24"/>
                <w:szCs w:val="24"/>
                <w:rtl/>
                <w:lang w:eastAsia="he-IL"/>
              </w:rPr>
              <w:t>גיא כ"ץ</w:t>
            </w:r>
          </w:ins>
        </w:sdtContent>
      </w:sdt>
    </w:p>
    <w:p w14:paraId="76C02473"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443554D"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62C38D2"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98CC5ED"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891F5AE" w14:textId="7777777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28AF338"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7A19179" w14:textId="07964736"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931" w:author="Meryl Etman" w:date="2022-12-13T17:39:00Z">
            <w:r w:rsidR="001073C7">
              <w:rPr>
                <w:rFonts w:ascii="Times New Roman" w:eastAsia="Times New Roman" w:hAnsi="Times New Roman" w:cs="David" w:hint="cs"/>
                <w:color w:val="008000"/>
                <w:sz w:val="24"/>
                <w:szCs w:val="24"/>
                <w:rtl/>
                <w:lang w:eastAsia="he-IL"/>
              </w:rPr>
              <w:br/>
              <w:t>גבעת שמואל החדשה בע"מ</w:t>
            </w:r>
            <w:r w:rsidR="001073C7">
              <w:rPr>
                <w:rFonts w:ascii="Times New Roman" w:eastAsia="Times New Roman" w:hAnsi="Times New Roman" w:cs="David" w:hint="cs"/>
                <w:color w:val="008000"/>
                <w:sz w:val="24"/>
                <w:szCs w:val="24"/>
                <w:rtl/>
                <w:lang w:eastAsia="he-IL"/>
              </w:rPr>
              <w:br/>
              <w:t>יהונתן נתניהו 1ג', אור יהודה</w:t>
            </w:r>
            <w:r w:rsidR="001073C7">
              <w:rPr>
                <w:rFonts w:ascii="Times New Roman" w:eastAsia="Times New Roman" w:hAnsi="Times New Roman" w:cs="David" w:hint="cs"/>
                <w:color w:val="008000"/>
                <w:sz w:val="24"/>
                <w:szCs w:val="24"/>
                <w:rtl/>
                <w:lang w:eastAsia="he-IL"/>
              </w:rPr>
              <w:br/>
              <w:t>514677533</w:t>
            </w:r>
            <w:r w:rsidR="001073C7">
              <w:rPr>
                <w:rFonts w:ascii="Times New Roman" w:eastAsia="Times New Roman" w:hAnsi="Times New Roman" w:cs="David" w:hint="cs"/>
                <w:color w:val="008000"/>
                <w:sz w:val="24"/>
                <w:szCs w:val="24"/>
                <w:rtl/>
                <w:lang w:eastAsia="he-IL"/>
              </w:rPr>
              <w:br/>
            </w:r>
          </w:ins>
        </w:sdtContent>
      </w:sdt>
    </w:p>
    <w:p w14:paraId="4C569889"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26A7D9"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301EEC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C31EB95" w14:textId="01E10F22"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32" w:author="Meryl Etman" w:date="2022-12-18T11:27:00Z">
            <w:r w:rsidR="0095443A">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7-19T00:00:00Z">
            <w:dateFormat w:val="dd/MM/yyyy"/>
            <w:lid w:val="he-IL"/>
            <w:storeMappedDataAs w:val="dateTime"/>
            <w:calendar w:val="gregorian"/>
          </w:date>
        </w:sdtPr>
        <w:sdtEndPr>
          <w:rPr>
            <w:rFonts w:hint="cs"/>
          </w:rPr>
        </w:sdtEndPr>
        <w:sdtContent>
          <w:ins w:id="933" w:author="Meryl Etman" w:date="2023-07-19T15:52:00Z">
            <w:r w:rsidR="00A15667">
              <w:rPr>
                <w:rFonts w:ascii="Times New Roman" w:eastAsia="Times New Roman" w:hAnsi="Times New Roman" w:cs="David" w:hint="cs"/>
                <w:color w:val="008000"/>
                <w:sz w:val="24"/>
                <w:szCs w:val="24"/>
                <w:rtl/>
                <w:lang w:eastAsia="he-IL"/>
              </w:rPr>
              <w:t>‏19/07/2023</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227A22C"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585535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DA226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966399C"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1BCE31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601BB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014A7E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793F7F"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D85E66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4E482E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7E224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AF588C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88E3B9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3905018"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25D6C74"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05167FC7"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B309C7B"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2EFF473"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A81AA7B" w14:textId="781AFC58"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934" w:author="Meryl Etman" w:date="2022-12-13T17:40:00Z">
            <w:r w:rsidR="001073C7">
              <w:rPr>
                <w:rFonts w:ascii="Times New Roman" w:eastAsia="Times New Roman" w:hAnsi="Times New Roman" w:cs="David"/>
                <w:color w:val="008000"/>
                <w:sz w:val="24"/>
                <w:szCs w:val="24"/>
                <w:rtl/>
                <w:lang w:eastAsia="he-IL"/>
              </w:rPr>
              <w:t>גיא כ"ץ</w:t>
            </w:r>
          </w:ins>
        </w:sdtContent>
      </w:sdt>
    </w:p>
    <w:p w14:paraId="0B760E33"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B0B620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EBC02B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DC17A2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278092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204E97A"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17DB6E7"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EDE7DA1"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8866ECB"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85536DD"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826A350"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6D540488"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4B3ED8C1"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50E4DFD" w14:textId="77777777" w:rsidR="00E2151E" w:rsidRPr="0047052D" w:rsidDel="00F44EE6" w:rsidRDefault="00E2151E" w:rsidP="00E2151E">
      <w:pPr>
        <w:widowControl w:val="0"/>
        <w:spacing w:before="0" w:beforeAutospacing="0" w:after="0" w:afterAutospacing="0" w:line="240" w:lineRule="auto"/>
        <w:jc w:val="both"/>
        <w:rPr>
          <w:del w:id="935" w:author="Meryl Etman [2]" w:date="2022-12-18T12:10:00Z"/>
        </w:rPr>
      </w:pPr>
    </w:p>
    <w:p w14:paraId="50D2AFA3" w14:textId="77777777" w:rsidR="001A69D5" w:rsidRPr="006D2AE3" w:rsidRDefault="001A69D5">
      <w:pPr>
        <w:widowControl w:val="0"/>
        <w:spacing w:before="0" w:beforeAutospacing="0" w:after="0" w:afterAutospacing="0" w:line="240" w:lineRule="auto"/>
        <w:outlineLvl w:val="7"/>
        <w:rPr>
          <w:rtl/>
        </w:rPr>
        <w:pPrChange w:id="936" w:author="Meryl Etman [2]" w:date="2022-12-18T12:10:00Z">
          <w:pPr>
            <w:widowControl w:val="0"/>
            <w:spacing w:before="0" w:beforeAutospacing="0" w:after="0" w:afterAutospacing="0" w:line="240" w:lineRule="auto"/>
            <w:jc w:val="center"/>
            <w:outlineLvl w:val="7"/>
          </w:pPr>
        </w:pPrChange>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BBBDEC" w14:textId="77777777" w:rsidR="00EF743E" w:rsidRDefault="00EF743E" w:rsidP="00AF234B">
      <w:pPr>
        <w:spacing w:before="0" w:after="0" w:line="240" w:lineRule="auto"/>
      </w:pPr>
      <w:r>
        <w:separator/>
      </w:r>
    </w:p>
  </w:endnote>
  <w:endnote w:type="continuationSeparator" w:id="0">
    <w:p w14:paraId="25F90730" w14:textId="77777777" w:rsidR="00EF743E" w:rsidRDefault="00EF743E" w:rsidP="00AF234B">
      <w:pPr>
        <w:spacing w:before="0" w:after="0" w:line="240" w:lineRule="auto"/>
      </w:pPr>
      <w:r>
        <w:continuationSeparator/>
      </w:r>
    </w:p>
  </w:endnote>
  <w:endnote w:type="continuationNotice" w:id="1">
    <w:p w14:paraId="4DFAFBBE" w14:textId="77777777" w:rsidR="00EF743E" w:rsidRDefault="00EF743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3"/>
      <w:gridCol w:w="2810"/>
      <w:gridCol w:w="232"/>
      <w:gridCol w:w="1038"/>
      <w:gridCol w:w="1813"/>
    </w:tblGrid>
    <w:tr w:rsidR="00EF743E" w:rsidRPr="00F9528C" w14:paraId="5D76E3AD" w14:textId="77777777" w:rsidTr="00E53410">
      <w:tc>
        <w:tcPr>
          <w:tcW w:w="753" w:type="dxa"/>
        </w:tcPr>
        <w:p w14:paraId="6CE57EB8"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B3B5B4B" w14:textId="757E5D82" w:rsidR="00EF743E" w:rsidRPr="00F9528C" w:rsidRDefault="00EF743E" w:rsidP="00E53410">
              <w:pPr>
                <w:tabs>
                  <w:tab w:val="center" w:pos="4153"/>
                  <w:tab w:val="right" w:pos="8306"/>
                </w:tabs>
                <w:spacing w:before="0" w:after="0" w:line="240" w:lineRule="auto"/>
                <w:rPr>
                  <w:rFonts w:ascii="David" w:hAnsi="David"/>
                  <w:color w:val="00B0F0"/>
                  <w:sz w:val="20"/>
                  <w:szCs w:val="20"/>
                  <w:rtl/>
                </w:rPr>
              </w:pPr>
              <w:ins w:id="937" w:author="Meryl Etman" w:date="2022-12-18T11:27:00Z">
                <w:r>
                  <w:rPr>
                    <w:rFonts w:ascii="David" w:hAnsi="David"/>
                    <w:color w:val="00B0F0"/>
                    <w:sz w:val="20"/>
                    <w:szCs w:val="20"/>
                    <w:rtl/>
                  </w:rPr>
                  <w:t>סביוני גבעת שמואל מגרשים 1006-1007</w:t>
                </w:r>
              </w:ins>
            </w:p>
          </w:tc>
        </w:sdtContent>
      </w:sdt>
      <w:tc>
        <w:tcPr>
          <w:tcW w:w="2232" w:type="dxa"/>
        </w:tcPr>
        <w:p w14:paraId="6F2A2F39"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מנהל מודל</w:t>
              </w:r>
            </w:sdtContent>
          </w:sdt>
        </w:p>
      </w:tc>
      <w:tc>
        <w:tcPr>
          <w:tcW w:w="236" w:type="dxa"/>
        </w:tcPr>
        <w:p w14:paraId="40629BE3" w14:textId="77777777" w:rsidR="00EF743E" w:rsidRPr="00F9528C" w:rsidRDefault="00EF743E" w:rsidP="00E53410">
          <w:pPr>
            <w:tabs>
              <w:tab w:val="center" w:pos="4153"/>
              <w:tab w:val="right" w:pos="8306"/>
            </w:tabs>
            <w:spacing w:before="0" w:after="0" w:line="240" w:lineRule="auto"/>
            <w:rPr>
              <w:rFonts w:ascii="David" w:hAnsi="David"/>
              <w:sz w:val="16"/>
              <w:szCs w:val="16"/>
              <w:rtl/>
            </w:rPr>
          </w:pPr>
        </w:p>
      </w:tc>
      <w:tc>
        <w:tcPr>
          <w:tcW w:w="1129" w:type="dxa"/>
        </w:tcPr>
        <w:p w14:paraId="220328CF"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E4162C4" w14:textId="052412DF" w:rsidR="00EF743E" w:rsidRPr="00F9528C" w:rsidRDefault="00EF743E" w:rsidP="00E53410">
              <w:pPr>
                <w:tabs>
                  <w:tab w:val="center" w:pos="4153"/>
                  <w:tab w:val="right" w:pos="8306"/>
                </w:tabs>
                <w:spacing w:before="0" w:after="0" w:line="240" w:lineRule="auto"/>
                <w:rPr>
                  <w:rFonts w:ascii="David" w:hAnsi="David"/>
                  <w:sz w:val="20"/>
                  <w:szCs w:val="20"/>
                  <w:rtl/>
                </w:rPr>
              </w:pPr>
              <w:del w:id="938" w:author="Meryl Etman" w:date="2022-12-18T11:26:00Z">
                <w:r w:rsidDel="0095443A">
                  <w:rPr>
                    <w:rFonts w:ascii="David" w:hAnsi="David" w:hint="cs"/>
                    <w:sz w:val="20"/>
                    <w:szCs w:val="20"/>
                  </w:rPr>
                  <w:delText>CONT-5-713</w:delText>
                </w:r>
              </w:del>
              <w:ins w:id="939" w:author="Meryl Etman" w:date="2022-12-18T11:26:00Z">
                <w:r>
                  <w:rPr>
                    <w:rFonts w:ascii="David" w:hAnsi="David" w:hint="cs"/>
                    <w:sz w:val="20"/>
                    <w:szCs w:val="20"/>
                  </w:rPr>
                  <w:t>CO</w:t>
                </w:r>
                <w:r>
                  <w:rPr>
                    <w:rFonts w:ascii="David" w:hAnsi="David" w:hint="cs"/>
                    <w:sz w:val="20"/>
                    <w:szCs w:val="20"/>
                    <w:rtl/>
                  </w:rPr>
                  <w:t>NT-10-2259</w:t>
                </w:r>
              </w:ins>
            </w:p>
          </w:tc>
        </w:sdtContent>
      </w:sdt>
    </w:tr>
    <w:tr w:rsidR="00EF743E" w:rsidRPr="00F9528C" w14:paraId="513F1E8E" w14:textId="77777777" w:rsidTr="00E53410">
      <w:tc>
        <w:tcPr>
          <w:tcW w:w="753" w:type="dxa"/>
        </w:tcPr>
        <w:p w14:paraId="35094209"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F37131C" w14:textId="121B4AF2" w:rsidR="00EF743E" w:rsidRPr="00F9528C" w:rsidRDefault="00EF743E" w:rsidP="00E53410">
              <w:pPr>
                <w:tabs>
                  <w:tab w:val="center" w:pos="4153"/>
                  <w:tab w:val="right" w:pos="8306"/>
                </w:tabs>
                <w:spacing w:before="0" w:after="0" w:line="240" w:lineRule="auto"/>
                <w:rPr>
                  <w:rFonts w:ascii="David" w:hAnsi="David"/>
                  <w:color w:val="00B0F0"/>
                  <w:sz w:val="20"/>
                  <w:szCs w:val="20"/>
                  <w:rtl/>
                </w:rPr>
              </w:pPr>
              <w:ins w:id="940" w:author="Meryl Etman" w:date="2022-12-13T17:40:00Z">
                <w:r>
                  <w:rPr>
                    <w:rFonts w:ascii="David" w:hAnsi="David"/>
                    <w:color w:val="00B0F0"/>
                    <w:sz w:val="20"/>
                    <w:szCs w:val="20"/>
                    <w:rtl/>
                  </w:rPr>
                  <w:t>גיא כ"ץ</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F743E" w:rsidRPr="00F9528C" w14:paraId="332246CA" w14:textId="77777777" w:rsidTr="00E53410">
            <w:trPr>
              <w:trHeight w:val="201"/>
            </w:trPr>
            <w:tc>
              <w:tcPr>
                <w:tcW w:w="926" w:type="dxa"/>
              </w:tcPr>
              <w:p w14:paraId="3EE4E9B8"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EE71BCC" w14:textId="3BDDEC91" w:rsidR="00EF743E" w:rsidRPr="00F9528C" w:rsidRDefault="00A15667" w:rsidP="00E53410">
                    <w:pPr>
                      <w:tabs>
                        <w:tab w:val="center" w:pos="4153"/>
                        <w:tab w:val="right" w:pos="8306"/>
                      </w:tabs>
                      <w:spacing w:before="0" w:after="0" w:line="240" w:lineRule="auto"/>
                      <w:ind w:left="1" w:hanging="1"/>
                      <w:rPr>
                        <w:rFonts w:ascii="David" w:hAnsi="David"/>
                        <w:color w:val="00B0F0"/>
                        <w:sz w:val="20"/>
                        <w:szCs w:val="20"/>
                        <w:rtl/>
                      </w:rPr>
                    </w:pPr>
                    <w:ins w:id="941" w:author="Meryl Etman" w:date="2023-07-19T15:52:00Z">
                      <w:r>
                        <w:rPr>
                          <w:rFonts w:ascii="David" w:hAnsi="David"/>
                          <w:color w:val="00B0F0"/>
                          <w:sz w:val="20"/>
                          <w:szCs w:val="20"/>
                          <w:rtl/>
                        </w:rPr>
                        <w:t>0.15</w:t>
                      </w:r>
                    </w:ins>
                  </w:p>
                </w:tc>
              </w:sdtContent>
            </w:sdt>
          </w:tr>
        </w:tbl>
        <w:p w14:paraId="45027997"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p>
      </w:tc>
      <w:tc>
        <w:tcPr>
          <w:tcW w:w="236" w:type="dxa"/>
        </w:tcPr>
        <w:p w14:paraId="0AFF7744"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p>
      </w:tc>
      <w:tc>
        <w:tcPr>
          <w:tcW w:w="1129" w:type="dxa"/>
        </w:tcPr>
        <w:p w14:paraId="058F2447"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F6F7096" w14:textId="7412ACAA" w:rsidR="00EF743E" w:rsidRPr="00F9528C" w:rsidRDefault="00A15667" w:rsidP="00E5341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942" w:author="Meryl Etman" w:date="2022-12-18T11:27:00Z">
                <w:r w:rsidR="00EF743E">
                  <w:rPr>
                    <w:rFonts w:ascii="David" w:hAnsi="David"/>
                    <w:sz w:val="20"/>
                    <w:szCs w:val="20"/>
                    <w:rtl/>
                  </w:rPr>
                  <w:t>3;#</w:t>
                </w:r>
                <w:r w:rsidR="00EF743E">
                  <w:rPr>
                    <w:rFonts w:ascii="David" w:hAnsi="David"/>
                    <w:sz w:val="20"/>
                    <w:szCs w:val="20"/>
                  </w:rPr>
                  <w:t>Draft</w:t>
                </w:r>
              </w:ins>
            </w:sdtContent>
          </w:sdt>
        </w:p>
      </w:tc>
    </w:tr>
    <w:tr w:rsidR="00EF743E" w:rsidRPr="00F9528C" w14:paraId="640105D5" w14:textId="77777777" w:rsidTr="00E53410">
      <w:trPr>
        <w:trHeight w:val="80"/>
      </w:trPr>
      <w:tc>
        <w:tcPr>
          <w:tcW w:w="753" w:type="dxa"/>
        </w:tcPr>
        <w:p w14:paraId="7D841549"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p>
      </w:tc>
      <w:tc>
        <w:tcPr>
          <w:tcW w:w="1883" w:type="dxa"/>
        </w:tcPr>
        <w:p w14:paraId="4F317A58" w14:textId="77777777" w:rsidR="00EF743E" w:rsidRPr="00F9528C" w:rsidRDefault="00EF743E" w:rsidP="00E53410">
          <w:pPr>
            <w:tabs>
              <w:tab w:val="center" w:pos="4153"/>
              <w:tab w:val="right" w:pos="8306"/>
            </w:tabs>
            <w:spacing w:before="0" w:after="0" w:line="240" w:lineRule="auto"/>
            <w:rPr>
              <w:rFonts w:ascii="David" w:hAnsi="David"/>
              <w:color w:val="00B0F0"/>
              <w:sz w:val="20"/>
              <w:szCs w:val="20"/>
              <w:rtl/>
            </w:rPr>
          </w:pPr>
        </w:p>
      </w:tc>
      <w:tc>
        <w:tcPr>
          <w:tcW w:w="2232" w:type="dxa"/>
        </w:tcPr>
        <w:p w14:paraId="382F604E"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p>
      </w:tc>
      <w:tc>
        <w:tcPr>
          <w:tcW w:w="236" w:type="dxa"/>
        </w:tcPr>
        <w:p w14:paraId="0C8E5E1D"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p>
      </w:tc>
      <w:tc>
        <w:tcPr>
          <w:tcW w:w="1129" w:type="dxa"/>
        </w:tcPr>
        <w:p w14:paraId="4CBD46D7"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p>
      </w:tc>
      <w:tc>
        <w:tcPr>
          <w:tcW w:w="2073" w:type="dxa"/>
        </w:tcPr>
        <w:p w14:paraId="14538AD0" w14:textId="77777777" w:rsidR="00EF743E" w:rsidRPr="00F9528C" w:rsidRDefault="00EF743E" w:rsidP="00E53410">
          <w:pPr>
            <w:tabs>
              <w:tab w:val="center" w:pos="4153"/>
              <w:tab w:val="right" w:pos="8306"/>
            </w:tabs>
            <w:spacing w:before="0" w:after="0" w:line="240" w:lineRule="auto"/>
            <w:rPr>
              <w:rFonts w:ascii="David" w:hAnsi="David"/>
              <w:sz w:val="20"/>
              <w:szCs w:val="20"/>
              <w:rtl/>
            </w:rPr>
          </w:pPr>
        </w:p>
      </w:tc>
    </w:tr>
  </w:tbl>
  <w:p w14:paraId="1649A608" w14:textId="77777777" w:rsidR="00EF743E" w:rsidRPr="00C3505D" w:rsidRDefault="00EF743E" w:rsidP="00C3505D">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5E6DDF" w14:textId="77777777" w:rsidR="00EF743E" w:rsidRDefault="00EF743E" w:rsidP="00AF234B">
      <w:pPr>
        <w:spacing w:before="0" w:after="0" w:line="240" w:lineRule="auto"/>
      </w:pPr>
      <w:r>
        <w:separator/>
      </w:r>
    </w:p>
  </w:footnote>
  <w:footnote w:type="continuationSeparator" w:id="0">
    <w:p w14:paraId="36541BF7" w14:textId="77777777" w:rsidR="00EF743E" w:rsidRDefault="00EF743E" w:rsidP="00AF234B">
      <w:pPr>
        <w:spacing w:before="0" w:after="0" w:line="240" w:lineRule="auto"/>
      </w:pPr>
      <w:r>
        <w:continuationSeparator/>
      </w:r>
    </w:p>
  </w:footnote>
  <w:footnote w:type="continuationNotice" w:id="1">
    <w:p w14:paraId="491A224C" w14:textId="77777777" w:rsidR="00EF743E" w:rsidRDefault="00EF743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27908422"/>
      <w:docPartObj>
        <w:docPartGallery w:val="Page Numbers (Top of Page)"/>
        <w:docPartUnique/>
      </w:docPartObj>
    </w:sdtPr>
    <w:sdtEndPr/>
    <w:sdtContent>
      <w:p w14:paraId="64F19602" w14:textId="77777777" w:rsidR="00EF743E" w:rsidRDefault="00EF743E" w:rsidP="00CF334C">
        <w:pPr>
          <w:pStyle w:val="Header"/>
          <w:jc w:val="center"/>
        </w:pPr>
        <w:r>
          <w:fldChar w:fldCharType="begin"/>
        </w:r>
        <w:r>
          <w:instrText xml:space="preserve"> PAGE   \* MERGEFORMAT </w:instrText>
        </w:r>
        <w:r>
          <w:fldChar w:fldCharType="separate"/>
        </w:r>
        <w:r w:rsidR="00A15667">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0214AC"/>
    <w:multiLevelType w:val="hybridMultilevel"/>
    <w:tmpl w:val="7BBC644E"/>
    <w:lvl w:ilvl="0" w:tplc="D1CC3FE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8C1A44"/>
    <w:multiLevelType w:val="multilevel"/>
    <w:tmpl w:val="AEAC9A1A"/>
    <w:lvl w:ilvl="0">
      <w:start w:val="3"/>
      <w:numFmt w:val="decimal"/>
      <w:lvlText w:val="%1"/>
      <w:lvlJc w:val="left"/>
      <w:pPr>
        <w:ind w:left="360" w:hanging="360"/>
      </w:pPr>
      <w:rPr>
        <w:rFonts w:hint="default"/>
        <w:u w:val="none"/>
      </w:rPr>
    </w:lvl>
    <w:lvl w:ilvl="1">
      <w:start w:val="1"/>
      <w:numFmt w:val="decimal"/>
      <w:lvlText w:val="%1.%2"/>
      <w:lvlJc w:val="left"/>
      <w:pPr>
        <w:ind w:left="1080" w:hanging="36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400" w:hanging="108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200" w:hanging="1440"/>
      </w:pPr>
      <w:rPr>
        <w:rFonts w:hint="default"/>
        <w:u w:val="none"/>
      </w:rPr>
    </w:lvl>
  </w:abstractNum>
  <w:abstractNum w:abstractNumId="2"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15:restartNumberingAfterBreak="0">
    <w:nsid w:val="39291150"/>
    <w:multiLevelType w:val="hybridMultilevel"/>
    <w:tmpl w:val="C05C1DFE"/>
    <w:lvl w:ilvl="0" w:tplc="0A62A18A">
      <w:start w:val="1"/>
      <w:numFmt w:val="decimal"/>
      <w:lvlText w:val="%1."/>
      <w:lvlJc w:val="left"/>
      <w:pPr>
        <w:ind w:left="1080" w:hanging="72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8"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526E1D3D"/>
    <w:multiLevelType w:val="hybridMultilevel"/>
    <w:tmpl w:val="A546ED00"/>
    <w:lvl w:ilvl="0" w:tplc="89447194">
      <w:start w:val="1"/>
      <w:numFmt w:val="hebrew1"/>
      <w:lvlText w:val="%1."/>
      <w:lvlJc w:val="left"/>
      <w:pPr>
        <w:ind w:left="2287" w:hanging="360"/>
      </w:pPr>
      <w:rPr>
        <w:rFonts w:hint="default"/>
      </w:rPr>
    </w:lvl>
    <w:lvl w:ilvl="1" w:tplc="04090019" w:tentative="1">
      <w:start w:val="1"/>
      <w:numFmt w:val="lowerLetter"/>
      <w:lvlText w:val="%2."/>
      <w:lvlJc w:val="left"/>
      <w:pPr>
        <w:ind w:left="3007" w:hanging="360"/>
      </w:pPr>
    </w:lvl>
    <w:lvl w:ilvl="2" w:tplc="0409001B" w:tentative="1">
      <w:start w:val="1"/>
      <w:numFmt w:val="lowerRoman"/>
      <w:lvlText w:val="%3."/>
      <w:lvlJc w:val="right"/>
      <w:pPr>
        <w:ind w:left="3727" w:hanging="180"/>
      </w:pPr>
    </w:lvl>
    <w:lvl w:ilvl="3" w:tplc="0409000F" w:tentative="1">
      <w:start w:val="1"/>
      <w:numFmt w:val="decimal"/>
      <w:lvlText w:val="%4."/>
      <w:lvlJc w:val="left"/>
      <w:pPr>
        <w:ind w:left="4447" w:hanging="360"/>
      </w:pPr>
    </w:lvl>
    <w:lvl w:ilvl="4" w:tplc="04090019" w:tentative="1">
      <w:start w:val="1"/>
      <w:numFmt w:val="lowerLetter"/>
      <w:lvlText w:val="%5."/>
      <w:lvlJc w:val="left"/>
      <w:pPr>
        <w:ind w:left="5167" w:hanging="360"/>
      </w:pPr>
    </w:lvl>
    <w:lvl w:ilvl="5" w:tplc="0409001B" w:tentative="1">
      <w:start w:val="1"/>
      <w:numFmt w:val="lowerRoman"/>
      <w:lvlText w:val="%6."/>
      <w:lvlJc w:val="right"/>
      <w:pPr>
        <w:ind w:left="5887" w:hanging="180"/>
      </w:pPr>
    </w:lvl>
    <w:lvl w:ilvl="6" w:tplc="0409000F" w:tentative="1">
      <w:start w:val="1"/>
      <w:numFmt w:val="decimal"/>
      <w:lvlText w:val="%7."/>
      <w:lvlJc w:val="left"/>
      <w:pPr>
        <w:ind w:left="6607" w:hanging="360"/>
      </w:pPr>
    </w:lvl>
    <w:lvl w:ilvl="7" w:tplc="04090019" w:tentative="1">
      <w:start w:val="1"/>
      <w:numFmt w:val="lowerLetter"/>
      <w:lvlText w:val="%8."/>
      <w:lvlJc w:val="left"/>
      <w:pPr>
        <w:ind w:left="7327" w:hanging="360"/>
      </w:pPr>
    </w:lvl>
    <w:lvl w:ilvl="8" w:tplc="0409001B" w:tentative="1">
      <w:start w:val="1"/>
      <w:numFmt w:val="lowerRoman"/>
      <w:lvlText w:val="%9."/>
      <w:lvlJc w:val="right"/>
      <w:pPr>
        <w:ind w:left="8047" w:hanging="180"/>
      </w:pPr>
    </w:lvl>
  </w:abstractNum>
  <w:abstractNum w:abstractNumId="10"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11"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12"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62D14626"/>
    <w:multiLevelType w:val="hybridMultilevel"/>
    <w:tmpl w:val="291A20D0"/>
    <w:lvl w:ilvl="0" w:tplc="EE446D4A">
      <w:start w:val="1"/>
      <w:numFmt w:val="hebrew1"/>
      <w:lvlText w:val="%1."/>
      <w:lvlJc w:val="left"/>
      <w:pPr>
        <w:ind w:left="2563"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3FB656C"/>
    <w:multiLevelType w:val="hybridMultilevel"/>
    <w:tmpl w:val="AD9009E4"/>
    <w:lvl w:ilvl="0" w:tplc="2B3E76A8">
      <w:start w:val="1"/>
      <w:numFmt w:val="hebrew1"/>
      <w:lvlText w:val="%1."/>
      <w:lvlJc w:val="left"/>
      <w:pPr>
        <w:ind w:left="2923" w:hanging="360"/>
      </w:pPr>
      <w:rPr>
        <w:rFonts w:hint="default"/>
      </w:rPr>
    </w:lvl>
    <w:lvl w:ilvl="1" w:tplc="04090019" w:tentative="1">
      <w:start w:val="1"/>
      <w:numFmt w:val="lowerLetter"/>
      <w:lvlText w:val="%2."/>
      <w:lvlJc w:val="left"/>
      <w:pPr>
        <w:ind w:left="3643" w:hanging="360"/>
      </w:pPr>
    </w:lvl>
    <w:lvl w:ilvl="2" w:tplc="0409001B" w:tentative="1">
      <w:start w:val="1"/>
      <w:numFmt w:val="lowerRoman"/>
      <w:lvlText w:val="%3."/>
      <w:lvlJc w:val="right"/>
      <w:pPr>
        <w:ind w:left="4363" w:hanging="180"/>
      </w:pPr>
    </w:lvl>
    <w:lvl w:ilvl="3" w:tplc="0409000F" w:tentative="1">
      <w:start w:val="1"/>
      <w:numFmt w:val="decimal"/>
      <w:lvlText w:val="%4."/>
      <w:lvlJc w:val="left"/>
      <w:pPr>
        <w:ind w:left="5083" w:hanging="360"/>
      </w:pPr>
    </w:lvl>
    <w:lvl w:ilvl="4" w:tplc="04090019" w:tentative="1">
      <w:start w:val="1"/>
      <w:numFmt w:val="lowerLetter"/>
      <w:lvlText w:val="%5."/>
      <w:lvlJc w:val="left"/>
      <w:pPr>
        <w:ind w:left="5803" w:hanging="360"/>
      </w:pPr>
    </w:lvl>
    <w:lvl w:ilvl="5" w:tplc="0409001B" w:tentative="1">
      <w:start w:val="1"/>
      <w:numFmt w:val="lowerRoman"/>
      <w:lvlText w:val="%6."/>
      <w:lvlJc w:val="right"/>
      <w:pPr>
        <w:ind w:left="6523" w:hanging="180"/>
      </w:pPr>
    </w:lvl>
    <w:lvl w:ilvl="6" w:tplc="0409000F" w:tentative="1">
      <w:start w:val="1"/>
      <w:numFmt w:val="decimal"/>
      <w:lvlText w:val="%7."/>
      <w:lvlJc w:val="left"/>
      <w:pPr>
        <w:ind w:left="7243" w:hanging="360"/>
      </w:pPr>
    </w:lvl>
    <w:lvl w:ilvl="7" w:tplc="04090019" w:tentative="1">
      <w:start w:val="1"/>
      <w:numFmt w:val="lowerLetter"/>
      <w:lvlText w:val="%8."/>
      <w:lvlJc w:val="left"/>
      <w:pPr>
        <w:ind w:left="7963" w:hanging="360"/>
      </w:pPr>
    </w:lvl>
    <w:lvl w:ilvl="8" w:tplc="0409001B" w:tentative="1">
      <w:start w:val="1"/>
      <w:numFmt w:val="lowerRoman"/>
      <w:lvlText w:val="%9."/>
      <w:lvlJc w:val="right"/>
      <w:pPr>
        <w:ind w:left="8683" w:hanging="180"/>
      </w:pPr>
    </w:lvl>
  </w:abstractNum>
  <w:abstractNum w:abstractNumId="15"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7"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9"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7"/>
  </w:num>
  <w:num w:numId="3">
    <w:abstractNumId w:val="5"/>
  </w:num>
  <w:num w:numId="4">
    <w:abstractNumId w:val="4"/>
  </w:num>
  <w:num w:numId="5">
    <w:abstractNumId w:val="17"/>
  </w:num>
  <w:num w:numId="6">
    <w:abstractNumId w:val="12"/>
  </w:num>
  <w:num w:numId="7">
    <w:abstractNumId w:val="10"/>
  </w:num>
  <w:num w:numId="8">
    <w:abstractNumId w:val="16"/>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3"/>
  </w:num>
  <w:num w:numId="12">
    <w:abstractNumId w:val="15"/>
  </w:num>
  <w:num w:numId="13">
    <w:abstractNumId w:val="19"/>
  </w:num>
  <w:num w:numId="14">
    <w:abstractNumId w:val="8"/>
  </w:num>
  <w:num w:numId="15">
    <w:abstractNumId w:val="2"/>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num>
  <w:num w:numId="19">
    <w:abstractNumId w:val="1"/>
  </w:num>
  <w:num w:numId="20">
    <w:abstractNumId w:val="9"/>
  </w:num>
  <w:num w:numId="21">
    <w:abstractNumId w:val="0"/>
  </w:num>
  <w:num w:numId="22">
    <w:abstractNumId w:val="3"/>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2]">
    <w15:presenceInfo w15:providerId="AD" w15:userId="S::meryle@africa-israel.com::5d3372e1-6610-4ed8-96d9-3804caaefa86"/>
  </w15:person>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ocumentProtection w:edit="trackedChanges" w:enforcement="0"/>
  <w:defaultTabStop w:val="720"/>
  <w:characterSpacingControl w:val="doNotCompress"/>
  <w:hdrShapeDefaults>
    <o:shapedefaults v:ext="edit" spidmax="286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4435"/>
    <w:rsid w:val="00096A09"/>
    <w:rsid w:val="000A39FE"/>
    <w:rsid w:val="000B6234"/>
    <w:rsid w:val="001073C7"/>
    <w:rsid w:val="001328C5"/>
    <w:rsid w:val="00134C85"/>
    <w:rsid w:val="00144C6E"/>
    <w:rsid w:val="001743FC"/>
    <w:rsid w:val="00174B59"/>
    <w:rsid w:val="00195F27"/>
    <w:rsid w:val="001A0C3C"/>
    <w:rsid w:val="001A69D5"/>
    <w:rsid w:val="001D14C2"/>
    <w:rsid w:val="001D4EC2"/>
    <w:rsid w:val="001D526A"/>
    <w:rsid w:val="001F119E"/>
    <w:rsid w:val="00201A12"/>
    <w:rsid w:val="00214ACF"/>
    <w:rsid w:val="00227818"/>
    <w:rsid w:val="002436F3"/>
    <w:rsid w:val="00263813"/>
    <w:rsid w:val="00264D14"/>
    <w:rsid w:val="00272745"/>
    <w:rsid w:val="00282052"/>
    <w:rsid w:val="002B2234"/>
    <w:rsid w:val="002B66AF"/>
    <w:rsid w:val="00311C62"/>
    <w:rsid w:val="003317A6"/>
    <w:rsid w:val="003371F2"/>
    <w:rsid w:val="00346281"/>
    <w:rsid w:val="003D40D2"/>
    <w:rsid w:val="003F3C6F"/>
    <w:rsid w:val="004143FC"/>
    <w:rsid w:val="00415999"/>
    <w:rsid w:val="00447566"/>
    <w:rsid w:val="00450A3A"/>
    <w:rsid w:val="0045181B"/>
    <w:rsid w:val="004E28D0"/>
    <w:rsid w:val="00552E11"/>
    <w:rsid w:val="00564FA2"/>
    <w:rsid w:val="00572B5D"/>
    <w:rsid w:val="005A1A78"/>
    <w:rsid w:val="005B6AFF"/>
    <w:rsid w:val="005D185C"/>
    <w:rsid w:val="005D6E29"/>
    <w:rsid w:val="005F1A06"/>
    <w:rsid w:val="006178AD"/>
    <w:rsid w:val="0063116F"/>
    <w:rsid w:val="00650D2D"/>
    <w:rsid w:val="00666119"/>
    <w:rsid w:val="006D2AE3"/>
    <w:rsid w:val="00707BE1"/>
    <w:rsid w:val="00710452"/>
    <w:rsid w:val="0072103C"/>
    <w:rsid w:val="007700CC"/>
    <w:rsid w:val="00771FF6"/>
    <w:rsid w:val="007902DF"/>
    <w:rsid w:val="007D59F5"/>
    <w:rsid w:val="007E2B0D"/>
    <w:rsid w:val="00817648"/>
    <w:rsid w:val="0086233E"/>
    <w:rsid w:val="00872C76"/>
    <w:rsid w:val="00877030"/>
    <w:rsid w:val="008872EF"/>
    <w:rsid w:val="008C64C6"/>
    <w:rsid w:val="008D5512"/>
    <w:rsid w:val="00934362"/>
    <w:rsid w:val="00942177"/>
    <w:rsid w:val="009441B2"/>
    <w:rsid w:val="0095443A"/>
    <w:rsid w:val="009A7DD6"/>
    <w:rsid w:val="009D2BDD"/>
    <w:rsid w:val="009F6985"/>
    <w:rsid w:val="00A12E4C"/>
    <w:rsid w:val="00A15667"/>
    <w:rsid w:val="00A42271"/>
    <w:rsid w:val="00A44F14"/>
    <w:rsid w:val="00AF234B"/>
    <w:rsid w:val="00AF2508"/>
    <w:rsid w:val="00B1628C"/>
    <w:rsid w:val="00B306DF"/>
    <w:rsid w:val="00B404AC"/>
    <w:rsid w:val="00BC2FC0"/>
    <w:rsid w:val="00BD18FB"/>
    <w:rsid w:val="00BD72C4"/>
    <w:rsid w:val="00BE17B4"/>
    <w:rsid w:val="00BE2283"/>
    <w:rsid w:val="00BF0AA7"/>
    <w:rsid w:val="00C3505D"/>
    <w:rsid w:val="00C3509C"/>
    <w:rsid w:val="00C53582"/>
    <w:rsid w:val="00C66F9F"/>
    <w:rsid w:val="00C81171"/>
    <w:rsid w:val="00C903A8"/>
    <w:rsid w:val="00CC012C"/>
    <w:rsid w:val="00CD2C71"/>
    <w:rsid w:val="00CD755B"/>
    <w:rsid w:val="00CF334C"/>
    <w:rsid w:val="00D065DD"/>
    <w:rsid w:val="00D2422A"/>
    <w:rsid w:val="00D60D40"/>
    <w:rsid w:val="00DA086E"/>
    <w:rsid w:val="00DD25CB"/>
    <w:rsid w:val="00DE41CE"/>
    <w:rsid w:val="00DF78E8"/>
    <w:rsid w:val="00E20CEF"/>
    <w:rsid w:val="00E2151E"/>
    <w:rsid w:val="00E44DAC"/>
    <w:rsid w:val="00E53410"/>
    <w:rsid w:val="00E679C7"/>
    <w:rsid w:val="00E81764"/>
    <w:rsid w:val="00E870A8"/>
    <w:rsid w:val="00EB7FF4"/>
    <w:rsid w:val="00EC37B6"/>
    <w:rsid w:val="00ED4793"/>
    <w:rsid w:val="00EF743E"/>
    <w:rsid w:val="00EF74E4"/>
    <w:rsid w:val="00F07DE3"/>
    <w:rsid w:val="00F444FC"/>
    <w:rsid w:val="00F44EE6"/>
    <w:rsid w:val="00FC0AC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0769FD4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6D2AE3"/>
  </w:style>
  <w:style w:type="table" w:customStyle="1" w:styleId="11">
    <w:name w:val="רשת טבלה1"/>
    <w:basedOn w:val="TableNormal"/>
    <w:next w:val="TableGrid"/>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45181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EB7F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PlaceholderText"/>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PlaceholderText"/>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PlaceholderText"/>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PlaceholderText"/>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PlaceholderText"/>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PlaceholderText"/>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PlaceholderText"/>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PlaceholderText"/>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PlaceholderText"/>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PlaceholderText"/>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PlaceholderText"/>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PlaceholderText"/>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PlaceholderText"/>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PlaceholderText"/>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PlaceholderText"/>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PlaceholderText"/>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PlaceholderText"/>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PlaceholderText"/>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PlaceholderText"/>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PlaceholderText"/>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PlaceholderText"/>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PlaceholderText"/>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PlaceholderText"/>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PlaceholderText"/>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PlaceholderText"/>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PlaceholderText"/>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PlaceholderText"/>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PlaceholderText"/>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PlaceholderText"/>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PlaceholderText"/>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PlaceholderText"/>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PlaceholderText"/>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PlaceholderText"/>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PlaceholderText"/>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PlaceholderText"/>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PlaceholderText"/>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PlaceholderText"/>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PlaceholderText"/>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PlaceholderText"/>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PlaceholderText"/>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PlaceholderText"/>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3D3E"/>
    <w:rsid w:val="00015D7F"/>
    <w:rsid w:val="00090C7F"/>
    <w:rsid w:val="000C104F"/>
    <w:rsid w:val="00172407"/>
    <w:rsid w:val="002259C4"/>
    <w:rsid w:val="0032380B"/>
    <w:rsid w:val="00376D53"/>
    <w:rsid w:val="003D3172"/>
    <w:rsid w:val="003F305A"/>
    <w:rsid w:val="00485563"/>
    <w:rsid w:val="0065263E"/>
    <w:rsid w:val="006865A5"/>
    <w:rsid w:val="008276FA"/>
    <w:rsid w:val="00874A5F"/>
    <w:rsid w:val="00993BE6"/>
    <w:rsid w:val="009C21C6"/>
    <w:rsid w:val="00C72368"/>
    <w:rsid w:val="00D62C98"/>
    <w:rsid w:val="00E9649C"/>
    <w:rsid w:val="00F30A15"/>
    <w:rsid w:val="00F84BB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2368"/>
    <w:rPr>
      <w:color w:val="808080"/>
    </w:r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9B9678DC7A6C4D779440614379246A80">
    <w:name w:val="9B9678DC7A6C4D779440614379246A80"/>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E2AC52B-02C6-4E08-B5B3-813FE1825506}">
  <ds:schemaRefs>
    <ds:schemaRef ds:uri="http://schemas.microsoft.com/office/2006/metadata/customXsn"/>
  </ds:schemaRefs>
</ds:datastoreItem>
</file>

<file path=customXml/itemProps2.xml><?xml version="1.0" encoding="utf-8"?>
<ds:datastoreItem xmlns:ds="http://schemas.openxmlformats.org/officeDocument/2006/customXml" ds:itemID="{3555101D-8374-4822-AF68-119C79680B0E}"/>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81709D4C-33DC-48CC-AC7E-130A245806EE}">
  <ds:schemaRef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sharepoint/v3"/>
    <ds:schemaRef ds:uri="http://schemas.microsoft.com/office/2006/documentManagement/types"/>
    <ds:schemaRef ds:uri="http://purl.org/dc/terms/"/>
    <ds:schemaRef ds:uri="http://schemas.microsoft.com/office/infopath/2007/PartnerControls"/>
    <ds:schemaRef ds:uri="http://www.w3.org/XML/1998/namespace"/>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34</Pages>
  <Words>12002</Words>
  <Characters>60012</Characters>
  <Application>Microsoft Office Word</Application>
  <DocSecurity>0</DocSecurity>
  <Lines>500</Lines>
  <Paragraphs>143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71871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30</cp:revision>
  <dcterms:created xsi:type="dcterms:W3CDTF">2022-12-13T15:35:00Z</dcterms:created>
  <dcterms:modified xsi:type="dcterms:W3CDTF">2023-07-19T12:53:00Z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289dcec3-bac6-4069-a2ed-38b240e16bac</vt:lpwstr>
  </property>
</Properties>
</file>