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F91DFB9"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hint="cs"/>
          <w:bCs/>
          <w:i/>
          <w:iCs/>
          <w:noProof/>
          <w:sz w:val="32"/>
          <w:szCs w:val="32"/>
          <w:u w:val="single"/>
          <w:rtl/>
        </w:rPr>
      </w:pPr>
    </w:p>
    <w:p w14:paraId="6A407FF1"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4779222F"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C140D3">
        <w:rPr>
          <w:rFonts w:ascii="Times New Roman" w:eastAsia="Times New Roman" w:hAnsi="Times New Roman" w:cs="David"/>
          <w:bCs/>
          <w:i/>
          <w:iCs/>
          <w:noProof/>
          <w:sz w:val="32"/>
          <w:szCs w:val="32"/>
        </w:rPr>
        <w:drawing>
          <wp:inline distT="0" distB="0" distL="0" distR="0" wp14:anchorId="0273EBE2" wp14:editId="342CDC0C">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0D21328E"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4D9D1E05"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F9574A5" w14:textId="77777777" w:rsidR="007A10F8" w:rsidRDefault="007A10F8"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3A894B7" w14:textId="77777777" w:rsidR="007A10F8" w:rsidRDefault="007A10F8"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55E01DB"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C140D3">
        <w:rPr>
          <w:rFonts w:ascii="Times New Roman" w:eastAsia="Times New Roman" w:hAnsi="Times New Roman" w:cs="David" w:hint="cs"/>
          <w:bCs/>
          <w:sz w:val="32"/>
          <w:szCs w:val="32"/>
          <w:u w:val="single"/>
          <w:rtl/>
          <w:lang w:eastAsia="he-IL"/>
        </w:rPr>
        <w:t>חוזה מתכנן אלומיניום</w:t>
      </w:r>
    </w:p>
    <w:p w14:paraId="7279EC12"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A62739D"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DFA184A"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E82A8F2"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6891D3F194A64F219D01272734FC73E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3598327E" w14:textId="77777777" w:rsidR="007A10F8" w:rsidRPr="00B27B4C" w:rsidRDefault="00F35F34"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hint="cs"/>
              <w:bCs/>
              <w:sz w:val="32"/>
              <w:szCs w:val="32"/>
              <w:u w:val="single"/>
              <w:rtl/>
              <w:lang w:eastAsia="he-IL"/>
            </w:rPr>
            <w:t xml:space="preserve">נרקיסים </w:t>
          </w:r>
        </w:p>
      </w:sdtContent>
    </w:sdt>
    <w:p w14:paraId="2AD5D8CD"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64884484007B405E8800DCF08EB8000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68EAFFD2" w14:textId="489C2F84" w:rsidR="007A10F8" w:rsidRPr="00B27B4C" w:rsidRDefault="00D36402"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hint="cs"/>
              <w:bCs/>
              <w:sz w:val="32"/>
              <w:szCs w:val="32"/>
              <w:u w:val="single"/>
              <w:rtl/>
              <w:lang w:eastAsia="he-IL"/>
            </w:rPr>
            <w:t>נרקיסים</w:t>
          </w:r>
        </w:p>
      </w:sdtContent>
    </w:sdt>
    <w:p w14:paraId="1A6502D8"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02ACCFF"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50712C6"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B68225A"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4FAAA3D"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F61D44E"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71A8EA0"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0DE653F"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EDEE28C"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7A60BB3"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81B88A7"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356321B"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CCCFB91"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EDBC7A3"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0868984"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4564381"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C686854"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C774EC2"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815460F"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32DA8A2"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9AB1A01"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4117953"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D681A46"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DC4E751"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5EAD9E1"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DB56335"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2ABB341"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008BDFF" w14:textId="77777777" w:rsidR="00C140D3" w:rsidRPr="007A10F8" w:rsidRDefault="00C140D3" w:rsidP="009C0249">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7A10F8">
        <w:rPr>
          <w:rFonts w:ascii="Times New Roman" w:eastAsia="Times New Roman" w:hAnsi="Times New Roman" w:cs="David" w:hint="cs"/>
          <w:bCs/>
          <w:sz w:val="32"/>
          <w:szCs w:val="32"/>
          <w:u w:val="single"/>
          <w:rtl/>
          <w:lang w:eastAsia="he-IL"/>
        </w:rPr>
        <w:t>חוזה</w:t>
      </w:r>
      <w:r w:rsidR="007A10F8" w:rsidRPr="007A10F8">
        <w:rPr>
          <w:rFonts w:ascii="Times New Roman" w:eastAsia="Times New Roman" w:hAnsi="Times New Roman" w:cs="David" w:hint="cs"/>
          <w:bCs/>
          <w:sz w:val="32"/>
          <w:szCs w:val="32"/>
          <w:u w:val="single"/>
          <w:rtl/>
          <w:lang w:eastAsia="he-IL"/>
        </w:rPr>
        <w:t xml:space="preserve"> מתכנן </w:t>
      </w:r>
      <w:r w:rsidR="009C0249">
        <w:rPr>
          <w:rFonts w:ascii="Times New Roman" w:eastAsia="Times New Roman" w:hAnsi="Times New Roman" w:cs="David" w:hint="cs"/>
          <w:bCs/>
          <w:sz w:val="32"/>
          <w:szCs w:val="32"/>
          <w:u w:val="single"/>
          <w:rtl/>
          <w:lang w:eastAsia="he-IL"/>
        </w:rPr>
        <w:t>אלומיניום</w:t>
      </w:r>
    </w:p>
    <w:p w14:paraId="2A6DC35E" w14:textId="77777777" w:rsidR="00C140D3" w:rsidRPr="00C140D3" w:rsidRDefault="00C140D3" w:rsidP="00C140D3">
      <w:pPr>
        <w:pStyle w:val="AutoFields"/>
        <w:rPr>
          <w:rtl/>
          <w:lang w:eastAsia="he-IL"/>
        </w:rPr>
      </w:pPr>
    </w:p>
    <w:p w14:paraId="4FECBDEC" w14:textId="77777777" w:rsidR="00C140D3" w:rsidRPr="00C140D3" w:rsidRDefault="00C140D3" w:rsidP="002365CE">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C140D3">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773158314"/>
          <w:placeholder>
            <w:docPart w:val="E11130719A8A491DA8CCC566DC52F590"/>
          </w:placeholder>
          <w:showingPlcHd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7A10F8">
            <w:rPr>
              <w:rStyle w:val="AutoFieldsChar"/>
              <w:color w:val="00B0F0"/>
              <w:rtl/>
            </w:rPr>
            <w:t>[תאריך חתימת חוזה]</w:t>
          </w:r>
        </w:sdtContent>
      </w:sdt>
    </w:p>
    <w:p w14:paraId="483ED93B" w14:textId="77777777" w:rsidR="00C140D3" w:rsidRPr="00C140D3" w:rsidRDefault="00C140D3" w:rsidP="00C140D3">
      <w:pPr>
        <w:widowControl w:val="0"/>
        <w:spacing w:before="0" w:beforeAutospacing="0" w:after="0" w:afterAutospacing="0" w:line="240" w:lineRule="auto"/>
        <w:rPr>
          <w:rFonts w:ascii="Times New Roman" w:eastAsia="Times New Roman" w:hAnsi="Times New Roman" w:cs="Times New Roman"/>
          <w:sz w:val="20"/>
          <w:szCs w:val="20"/>
          <w:rtl/>
        </w:rPr>
      </w:pPr>
    </w:p>
    <w:p w14:paraId="2E2085C0" w14:textId="77777777" w:rsidR="00C140D3" w:rsidRPr="00C140D3" w:rsidRDefault="00C140D3" w:rsidP="00C140D3">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C140D3">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hint="cs"/>
          <w:color w:val="008000"/>
          <w:sz w:val="24"/>
          <w:szCs w:val="24"/>
          <w:rtl/>
        </w:rPr>
        <w:alias w:val="צד א בחוזה"/>
        <w:tag w:val="cntTzadA"/>
        <w:id w:val="-646118443"/>
        <w:placeholder>
          <w:docPart w:val="9E8B3F14D8EB4372A2CBACB622C369F4"/>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TzadA[1]" w:storeItemID="{81709D4C-33DC-48CC-AC7E-130A245806EE}"/>
        <w:text w:multiLine="1"/>
      </w:sdtPr>
      <w:sdtContent>
        <w:p w14:paraId="30B7DE02" w14:textId="38B2330D" w:rsidR="00C140D3" w:rsidRPr="00C140D3" w:rsidRDefault="00A41820" w:rsidP="00C140D3">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Pr>
              <w:rFonts w:ascii="Times New Roman" w:eastAsia="Times New Roman" w:hAnsi="Times New Roman" w:cs="David" w:hint="cs"/>
              <w:color w:val="008000"/>
              <w:sz w:val="24"/>
              <w:szCs w:val="24"/>
              <w:rtl/>
            </w:rPr>
            <w:br/>
            <w:t>א.מ.ד.ס מחיר למשתכן</w:t>
          </w:r>
          <w:r>
            <w:rPr>
              <w:rFonts w:ascii="Times New Roman" w:eastAsia="Times New Roman" w:hAnsi="Times New Roman" w:cs="David" w:hint="cs"/>
              <w:color w:val="008000"/>
              <w:sz w:val="24"/>
              <w:szCs w:val="24"/>
              <w:rtl/>
            </w:rPr>
            <w:br/>
            <w:t>יהונתן נתניהו 1ג', אור יהודה</w:t>
          </w:r>
          <w:r>
            <w:rPr>
              <w:rFonts w:ascii="Times New Roman" w:eastAsia="Times New Roman" w:hAnsi="Times New Roman" w:cs="David" w:hint="cs"/>
              <w:color w:val="008000"/>
              <w:sz w:val="24"/>
              <w:szCs w:val="24"/>
              <w:rtl/>
            </w:rPr>
            <w:br/>
            <w:t>ש.ר 540274883</w:t>
          </w:r>
          <w:r>
            <w:rPr>
              <w:rFonts w:ascii="Times New Roman" w:eastAsia="Times New Roman" w:hAnsi="Times New Roman" w:cs="David" w:hint="cs"/>
              <w:color w:val="008000"/>
              <w:sz w:val="24"/>
              <w:szCs w:val="24"/>
              <w:rtl/>
            </w:rPr>
            <w:br/>
          </w:r>
        </w:p>
      </w:sdtContent>
    </w:sdt>
    <w:p w14:paraId="18CCC29A" w14:textId="77777777" w:rsidR="00C140D3" w:rsidRPr="00C140D3" w:rsidRDefault="00C140D3" w:rsidP="00C140D3">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C140D3">
        <w:rPr>
          <w:rFonts w:ascii="Times New Roman" w:eastAsia="Times New Roman" w:hAnsi="Times New Roman" w:cs="David" w:hint="cs"/>
          <w:sz w:val="20"/>
          <w:szCs w:val="24"/>
          <w:rtl/>
          <w:lang w:eastAsia="he-IL"/>
        </w:rPr>
        <w:t>(להלן: "</w:t>
      </w:r>
      <w:r w:rsidRPr="00C140D3">
        <w:rPr>
          <w:rFonts w:ascii="Times New Roman" w:eastAsia="Times New Roman" w:hAnsi="Times New Roman" w:cs="David" w:hint="cs"/>
          <w:b/>
          <w:bCs/>
          <w:sz w:val="20"/>
          <w:szCs w:val="24"/>
          <w:rtl/>
          <w:lang w:eastAsia="he-IL"/>
        </w:rPr>
        <w:t>המזמין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hint="cs"/>
          <w:bCs/>
          <w:sz w:val="20"/>
          <w:szCs w:val="24"/>
          <w:rtl/>
          <w:lang w:eastAsia="he-IL"/>
        </w:rPr>
        <w:t xml:space="preserve">       </w:t>
      </w:r>
    </w:p>
    <w:p w14:paraId="0252598D" w14:textId="77777777" w:rsidR="00C140D3" w:rsidRPr="00C140D3" w:rsidRDefault="00C140D3" w:rsidP="00C140D3">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C140D3">
        <w:rPr>
          <w:rFonts w:ascii="Times New Roman" w:eastAsia="Times New Roman" w:hAnsi="Times New Roman" w:cs="David" w:hint="cs"/>
          <w:bCs/>
          <w:sz w:val="20"/>
          <w:szCs w:val="24"/>
          <w:rtl/>
          <w:lang w:eastAsia="he-IL"/>
        </w:rPr>
        <w:t xml:space="preserve">         מצד אחד;</w:t>
      </w:r>
    </w:p>
    <w:p w14:paraId="2C423444" w14:textId="77777777" w:rsidR="00C140D3" w:rsidRPr="00C140D3" w:rsidRDefault="00C140D3" w:rsidP="00C140D3">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02DBD778" w14:textId="77777777" w:rsidR="00C140D3" w:rsidRPr="00C140D3" w:rsidRDefault="00C140D3" w:rsidP="00C140D3">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C140D3">
        <w:rPr>
          <w:rFonts w:ascii="Times New Roman" w:eastAsia="Times New Roman" w:hAnsi="Times New Roman" w:cs="David" w:hint="cs"/>
          <w:bCs/>
          <w:sz w:val="20"/>
          <w:szCs w:val="24"/>
          <w:rtl/>
          <w:lang w:eastAsia="he-IL"/>
        </w:rPr>
        <w:t>ל ב י ן</w:t>
      </w:r>
    </w:p>
    <w:p w14:paraId="46E5DB01"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2096591405"/>
        <w:placeholder>
          <w:docPart w:val="8EAC179448B041838EF2C727129E01BE"/>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TzadB_x002c__x0020_cntTzadC_x002c__x0020_cntTzadD[1]" w:storeItemID="{81709D4C-33DC-48CC-AC7E-130A245806EE}"/>
        <w:text w:multiLine="1"/>
      </w:sdtPr>
      <w:sdtContent>
        <w:p w14:paraId="7B0F88FB" w14:textId="77777777" w:rsidR="00C140D3" w:rsidRPr="00C140D3" w:rsidRDefault="00F35F34" w:rsidP="00D3767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Pr>
              <w:rFonts w:ascii="Times New Roman" w:eastAsia="Times New Roman" w:hAnsi="Times New Roman" w:cs="David" w:hint="cs"/>
              <w:color w:val="800080"/>
              <w:sz w:val="24"/>
              <w:szCs w:val="24"/>
              <w:rtl/>
            </w:rPr>
            <w:br/>
            <w:t>א.מ.ג תכנון יעוץ וניהול בע"</w:t>
          </w:r>
          <w:r w:rsidR="00D3767C">
            <w:rPr>
              <w:rFonts w:ascii="Times New Roman" w:eastAsia="Times New Roman" w:hAnsi="Times New Roman" w:cs="David" w:hint="cs"/>
              <w:color w:val="800080"/>
              <w:sz w:val="24"/>
              <w:szCs w:val="24"/>
              <w:rtl/>
            </w:rPr>
            <w:t>מ</w:t>
          </w:r>
          <w:r w:rsidR="00D3767C">
            <w:rPr>
              <w:rFonts w:ascii="Times New Roman" w:eastAsia="Times New Roman" w:hAnsi="Times New Roman" w:cs="David" w:hint="cs"/>
              <w:color w:val="800080"/>
              <w:sz w:val="24"/>
              <w:szCs w:val="24"/>
              <w:rtl/>
            </w:rPr>
            <w:br/>
            <w:t>משה גושן 27</w:t>
          </w:r>
          <w:r>
            <w:rPr>
              <w:rFonts w:ascii="Times New Roman" w:eastAsia="Times New Roman" w:hAnsi="Times New Roman" w:cs="David" w:hint="cs"/>
              <w:color w:val="800080"/>
              <w:sz w:val="24"/>
              <w:szCs w:val="24"/>
              <w:rtl/>
            </w:rPr>
            <w:t xml:space="preserve"> קרית מוצקין</w:t>
          </w:r>
          <w:r w:rsidR="00D3767C">
            <w:rPr>
              <w:rFonts w:ascii="Times New Roman" w:eastAsia="Times New Roman" w:hAnsi="Times New Roman" w:cs="David"/>
              <w:color w:val="800080"/>
              <w:sz w:val="24"/>
              <w:szCs w:val="24"/>
              <w:rtl/>
            </w:rPr>
            <w:br/>
          </w:r>
          <w:r w:rsidR="00D3767C">
            <w:rPr>
              <w:rFonts w:ascii="Times New Roman" w:eastAsia="Times New Roman" w:hAnsi="Times New Roman" w:cs="David" w:hint="cs"/>
              <w:color w:val="800080"/>
              <w:sz w:val="24"/>
              <w:szCs w:val="24"/>
              <w:rtl/>
            </w:rPr>
            <w:t>ח.פ. 513282269</w:t>
          </w:r>
          <w:r>
            <w:rPr>
              <w:rFonts w:ascii="Times New Roman" w:eastAsia="Times New Roman" w:hAnsi="Times New Roman" w:cs="David" w:hint="cs"/>
              <w:color w:val="800080"/>
              <w:sz w:val="24"/>
              <w:szCs w:val="24"/>
              <w:rtl/>
            </w:rPr>
            <w:br/>
          </w:r>
        </w:p>
      </w:sdtContent>
    </w:sdt>
    <w:p w14:paraId="1E07114D" w14:textId="77777777" w:rsidR="00C140D3" w:rsidRPr="00C140D3" w:rsidRDefault="00C140D3" w:rsidP="00C140D3">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C140D3">
        <w:rPr>
          <w:rFonts w:ascii="Times New Roman" w:eastAsia="Times New Roman" w:hAnsi="Times New Roman" w:cs="David" w:hint="cs"/>
          <w:sz w:val="20"/>
          <w:szCs w:val="24"/>
          <w:rtl/>
          <w:lang w:eastAsia="he-IL"/>
        </w:rPr>
        <w:t>(להלן: "</w:t>
      </w:r>
      <w:r w:rsidRPr="00C140D3">
        <w:rPr>
          <w:rFonts w:ascii="Times New Roman" w:eastAsia="Times New Roman" w:hAnsi="Times New Roman" w:cs="David" w:hint="cs"/>
          <w:b/>
          <w:bCs/>
          <w:sz w:val="20"/>
          <w:szCs w:val="24"/>
          <w:rtl/>
          <w:lang w:eastAsia="he-IL"/>
        </w:rPr>
        <w:t>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hint="cs"/>
          <w:bCs/>
          <w:sz w:val="20"/>
          <w:szCs w:val="24"/>
          <w:rtl/>
          <w:lang w:eastAsia="he-IL"/>
        </w:rPr>
        <w:t xml:space="preserve">  </w:t>
      </w:r>
    </w:p>
    <w:p w14:paraId="102F843A" w14:textId="77777777" w:rsidR="00C140D3" w:rsidRPr="00C140D3" w:rsidRDefault="00C140D3" w:rsidP="00C140D3">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C140D3">
        <w:rPr>
          <w:rFonts w:ascii="Times New Roman" w:eastAsia="Times New Roman" w:hAnsi="Times New Roman" w:cs="David" w:hint="cs"/>
          <w:bCs/>
          <w:sz w:val="20"/>
          <w:szCs w:val="24"/>
          <w:rtl/>
          <w:lang w:eastAsia="he-IL"/>
        </w:rPr>
        <w:t xml:space="preserve">         מצד שני;</w:t>
      </w:r>
    </w:p>
    <w:p w14:paraId="09F062F7" w14:textId="77777777" w:rsidR="00C140D3" w:rsidRPr="00C140D3" w:rsidRDefault="00C140D3" w:rsidP="00C140D3">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6611528E" w14:textId="77777777" w:rsidR="00C140D3" w:rsidRPr="00C140D3" w:rsidRDefault="00C140D3" w:rsidP="00C140D3">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והואיל:</w:t>
      </w:r>
      <w:r w:rsidRPr="00C140D3">
        <w:rPr>
          <w:rFonts w:ascii="Times New Roman" w:eastAsia="Times New Roman" w:hAnsi="Times New Roman" w:cs="David"/>
          <w:bCs/>
          <w:sz w:val="20"/>
          <w:szCs w:val="24"/>
          <w:rtl/>
          <w:lang w:eastAsia="he-IL"/>
        </w:rPr>
        <w:tab/>
      </w:r>
      <w:r w:rsidRPr="00C140D3">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4198ED99" w14:textId="77777777" w:rsidR="00C140D3" w:rsidRPr="00C140D3" w:rsidRDefault="00C140D3" w:rsidP="00C140D3">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C140D3">
        <w:rPr>
          <w:rFonts w:ascii="Times New Roman" w:eastAsia="Times New Roman" w:hAnsi="Times New Roman" w:cs="David"/>
          <w:bCs/>
          <w:sz w:val="20"/>
          <w:szCs w:val="24"/>
          <w:rtl/>
          <w:lang w:eastAsia="he-IL"/>
        </w:rPr>
        <w:t>לפיכך הותנה והוסכם בין הצדדים כדלקמן:</w:t>
      </w:r>
    </w:p>
    <w:p w14:paraId="22DFE285" w14:textId="77777777" w:rsidR="00C140D3" w:rsidRPr="00C140D3" w:rsidRDefault="00C140D3" w:rsidP="00C140D3">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u w:val="single"/>
          <w:rtl/>
          <w:lang w:eastAsia="he-IL"/>
        </w:rPr>
        <w:t>מבוא</w:t>
      </w:r>
    </w:p>
    <w:p w14:paraId="0201DD4A" w14:textId="77777777" w:rsidR="00C140D3" w:rsidRPr="00C140D3" w:rsidRDefault="00C140D3" w:rsidP="00C140D3">
      <w:pPr>
        <w:widowControl w:val="0"/>
        <w:numPr>
          <w:ilvl w:val="1"/>
          <w:numId w:val="1"/>
        </w:numPr>
        <w:spacing w:before="0" w:beforeAutospacing="0" w:after="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למונחים הבאים יהא הפרוש הנקוב בצידם דהיינו:</w:t>
      </w:r>
    </w:p>
    <w:p w14:paraId="1C93129D" w14:textId="77777777" w:rsidR="00C140D3" w:rsidRPr="00C140D3" w:rsidRDefault="00C140D3" w:rsidP="00C140D3">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513DC363"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"הפרויקט"</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 xml:space="preserve">כמוגדר בנספח </w:t>
      </w:r>
      <w:r w:rsidRPr="00C140D3">
        <w:rPr>
          <w:rFonts w:ascii="Times New Roman" w:eastAsia="Times New Roman" w:hAnsi="Times New Roman" w:cs="David"/>
          <w:b/>
          <w:bCs/>
          <w:sz w:val="20"/>
          <w:szCs w:val="24"/>
          <w:rtl/>
          <w:lang w:eastAsia="he-IL"/>
        </w:rPr>
        <w:t>א'</w:t>
      </w:r>
      <w:r w:rsidRPr="00C140D3">
        <w:rPr>
          <w:rFonts w:ascii="Times New Roman" w:eastAsia="Times New Roman" w:hAnsi="Times New Roman" w:cs="David"/>
          <w:sz w:val="20"/>
          <w:szCs w:val="24"/>
          <w:rtl/>
          <w:lang w:eastAsia="he-IL"/>
        </w:rPr>
        <w:t xml:space="preserve"> המצ"ב.</w:t>
      </w:r>
    </w:p>
    <w:p w14:paraId="497DA034"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377D2AA"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 xml:space="preserve">"התכנית" </w:t>
      </w:r>
      <w:r w:rsidRPr="00C140D3">
        <w:rPr>
          <w:rFonts w:ascii="Times New Roman" w:eastAsia="Times New Roman" w:hAnsi="Times New Roman" w:cs="David"/>
          <w:sz w:val="20"/>
          <w:szCs w:val="24"/>
          <w:rtl/>
          <w:lang w:eastAsia="he-IL"/>
        </w:rPr>
        <w:t>/</w:t>
      </w:r>
    </w:p>
    <w:p w14:paraId="56D9B38D"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"המקרקעין"</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t xml:space="preserve">כמוגדר בנספח </w:t>
      </w:r>
      <w:r w:rsidRPr="00C140D3">
        <w:rPr>
          <w:rFonts w:ascii="Times New Roman" w:eastAsia="Times New Roman" w:hAnsi="Times New Roman" w:cs="David"/>
          <w:b/>
          <w:bCs/>
          <w:sz w:val="20"/>
          <w:szCs w:val="24"/>
          <w:rtl/>
          <w:lang w:eastAsia="he-IL"/>
        </w:rPr>
        <w:t>א'</w:t>
      </w:r>
      <w:r w:rsidRPr="00C140D3">
        <w:rPr>
          <w:rFonts w:ascii="Times New Roman" w:eastAsia="Times New Roman" w:hAnsi="Times New Roman" w:cs="David"/>
          <w:sz w:val="20"/>
          <w:szCs w:val="24"/>
          <w:rtl/>
          <w:lang w:eastAsia="he-IL"/>
        </w:rPr>
        <w:t xml:space="preserve"> המצ"ב.</w:t>
      </w:r>
    </w:p>
    <w:p w14:paraId="78CA025C"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8C970F7"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"האתר"</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62FFA326"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422C68B"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היועצים</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45277EE3"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73BB3BE"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התכניות</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שרותי המתכנן,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w:t>
      </w:r>
      <w:r w:rsidRPr="00C140D3">
        <w:rPr>
          <w:rFonts w:ascii="Times New Roman" w:eastAsia="Times New Roman" w:hAnsi="Times New Roman" w:cs="David"/>
          <w:sz w:val="20"/>
          <w:szCs w:val="24"/>
          <w:rtl/>
          <w:lang w:eastAsia="he-IL"/>
        </w:rPr>
        <w:lastRenderedPageBreak/>
        <w:t xml:space="preserve">המצוינים ברשימת התכניות ומסמכים המצורפת לחוזה זה במסגרת נספח </w:t>
      </w:r>
      <w:r w:rsidRPr="00C140D3">
        <w:rPr>
          <w:rFonts w:ascii="Times New Roman" w:eastAsia="Times New Roman" w:hAnsi="Times New Roman" w:cs="David"/>
          <w:b/>
          <w:bCs/>
          <w:sz w:val="20"/>
          <w:szCs w:val="24"/>
          <w:rtl/>
          <w:lang w:eastAsia="he-IL"/>
        </w:rPr>
        <w:t>ח'</w:t>
      </w:r>
      <w:r w:rsidRPr="00C140D3">
        <w:rPr>
          <w:rFonts w:ascii="Times New Roman" w:eastAsia="Times New Roman" w:hAnsi="Times New Roman" w:cs="David"/>
          <w:sz w:val="20"/>
          <w:szCs w:val="24"/>
          <w:rtl/>
          <w:lang w:eastAsia="he-IL"/>
        </w:rPr>
        <w:t>. כל המסמכים שיערכו ע"י המתכנן כאמור יערכו בשפה העברית.</w:t>
      </w:r>
    </w:p>
    <w:p w14:paraId="686B3B5D"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4D15997"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שירותי</w:t>
      </w:r>
    </w:p>
    <w:p w14:paraId="1E66EAE5"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 xml:space="preserve"> המתכנן</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p>
    <w:p w14:paraId="6D4E228A"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השירותים</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t xml:space="preserve">השירותים כמוגדר וכמפורט בחוזה זה ובנספח </w:t>
      </w:r>
      <w:r w:rsidRPr="00C140D3">
        <w:rPr>
          <w:rFonts w:ascii="Times New Roman" w:eastAsia="Times New Roman" w:hAnsi="Times New Roman" w:cs="David"/>
          <w:b/>
          <w:bCs/>
          <w:sz w:val="20"/>
          <w:szCs w:val="24"/>
          <w:rtl/>
          <w:lang w:eastAsia="he-IL"/>
        </w:rPr>
        <w:t>ב'</w:t>
      </w:r>
      <w:r w:rsidRPr="00C140D3">
        <w:rPr>
          <w:rFonts w:ascii="Times New Roman" w:eastAsia="Times New Roman" w:hAnsi="Times New Roman" w:cs="David" w:hint="cs"/>
          <w:b/>
          <w:bCs/>
          <w:sz w:val="20"/>
          <w:szCs w:val="24"/>
          <w:rtl/>
          <w:lang w:eastAsia="he-IL"/>
        </w:rPr>
        <w:t xml:space="preserve"> </w:t>
      </w:r>
      <w:r w:rsidRPr="00C140D3">
        <w:rPr>
          <w:rFonts w:ascii="Times New Roman" w:eastAsia="Times New Roman" w:hAnsi="Times New Roman" w:cs="David" w:hint="cs"/>
          <w:sz w:val="20"/>
          <w:szCs w:val="24"/>
          <w:rtl/>
          <w:lang w:eastAsia="he-IL"/>
        </w:rPr>
        <w:t>המצ"ב</w:t>
      </w:r>
      <w:r w:rsidRPr="00C140D3">
        <w:rPr>
          <w:rFonts w:ascii="Times New Roman" w:eastAsia="Times New Roman" w:hAnsi="Times New Roman" w:cs="David"/>
          <w:sz w:val="20"/>
          <w:szCs w:val="24"/>
          <w:rtl/>
          <w:lang w:eastAsia="he-IL"/>
        </w:rPr>
        <w:t>.</w:t>
      </w:r>
    </w:p>
    <w:p w14:paraId="698FEFAE"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1EAE79C"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המנהל</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3BC4401C"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2DC5659"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מקום שמדובר בחוזה זה במזמין - גם המנהל במשמע.</w:t>
      </w:r>
    </w:p>
    <w:p w14:paraId="09E98EEB"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01C8724"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החוזה</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hint="cs"/>
          <w:sz w:val="20"/>
          <w:szCs w:val="24"/>
          <w:rtl/>
          <w:lang w:eastAsia="he-IL"/>
        </w:rPr>
        <w:t>/</w:t>
      </w:r>
    </w:p>
    <w:p w14:paraId="41794BA4"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hint="cs"/>
          <w:b/>
          <w:bCs/>
          <w:sz w:val="20"/>
          <w:szCs w:val="24"/>
          <w:rtl/>
          <w:lang w:eastAsia="he-IL"/>
        </w:rPr>
        <w:t>ההסכם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חוזה זה על נספחיו.</w:t>
      </w:r>
    </w:p>
    <w:p w14:paraId="6557AB11"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6F4A98DE"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הדין</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כהגדרתו בחוק ה</w:t>
      </w:r>
      <w:r w:rsidRPr="00C140D3">
        <w:rPr>
          <w:rFonts w:ascii="Times New Roman" w:eastAsia="Times New Roman" w:hAnsi="Times New Roman" w:cs="David" w:hint="cs"/>
          <w:sz w:val="20"/>
          <w:szCs w:val="24"/>
          <w:rtl/>
          <w:lang w:eastAsia="he-IL"/>
        </w:rPr>
        <w:t>פרשנות, התשמ"א-1981</w:t>
      </w:r>
      <w:r w:rsidRPr="00C140D3">
        <w:rPr>
          <w:rFonts w:ascii="Times New Roman" w:eastAsia="Times New Roman" w:hAnsi="Times New Roman" w:cs="David"/>
          <w:sz w:val="20"/>
          <w:szCs w:val="24"/>
          <w:rtl/>
          <w:lang w:eastAsia="he-IL"/>
        </w:rPr>
        <w:t xml:space="preserve"> לרבות כל </w:t>
      </w:r>
      <w:r w:rsidRPr="00C140D3">
        <w:rPr>
          <w:rFonts w:ascii="Times New Roman" w:eastAsia="Times New Roman" w:hAnsi="Times New Roman" w:cs="David" w:hint="cs"/>
          <w:sz w:val="20"/>
          <w:szCs w:val="24"/>
          <w:rtl/>
          <w:lang w:eastAsia="he-IL"/>
        </w:rPr>
        <w:t xml:space="preserve">תקנה ו/או </w:t>
      </w:r>
      <w:r w:rsidRPr="00C140D3">
        <w:rPr>
          <w:rFonts w:ascii="Times New Roman" w:eastAsia="Times New Roman" w:hAnsi="Times New Roman" w:cs="David"/>
          <w:sz w:val="20"/>
          <w:szCs w:val="24"/>
          <w:rtl/>
          <w:lang w:eastAsia="he-IL"/>
        </w:rPr>
        <w:t>הוראה של רשות מוסמכת בתוקף סמכותה על פי הדין.</w:t>
      </w:r>
    </w:p>
    <w:p w14:paraId="1BD779DB"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46A8E1E"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הרשות</w:t>
      </w:r>
    </w:p>
    <w:p w14:paraId="76DADA47"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 xml:space="preserve"> המקומית</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 xml:space="preserve">כמוגדר בנספח </w:t>
      </w:r>
      <w:r w:rsidRPr="00C140D3">
        <w:rPr>
          <w:rFonts w:ascii="Times New Roman" w:eastAsia="Times New Roman" w:hAnsi="Times New Roman" w:cs="David"/>
          <w:b/>
          <w:bCs/>
          <w:sz w:val="20"/>
          <w:szCs w:val="24"/>
          <w:rtl/>
          <w:lang w:eastAsia="he-IL"/>
        </w:rPr>
        <w:t>א'</w:t>
      </w:r>
      <w:r w:rsidRPr="00C140D3">
        <w:rPr>
          <w:rFonts w:ascii="Times New Roman" w:eastAsia="Times New Roman" w:hAnsi="Times New Roman" w:cs="David"/>
          <w:sz w:val="20"/>
          <w:szCs w:val="24"/>
          <w:rtl/>
          <w:lang w:eastAsia="he-IL"/>
        </w:rPr>
        <w:t xml:space="preserve"> המצ"ב.</w:t>
      </w:r>
    </w:p>
    <w:p w14:paraId="44F4DDA3"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0E79C32"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חוזה</w:t>
      </w:r>
    </w:p>
    <w:p w14:paraId="505FE5CE" w14:textId="77777777" w:rsidR="00C140D3" w:rsidRPr="00C140D3" w:rsidRDefault="00C140D3" w:rsidP="00C140D3">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 xml:space="preserve"> הפיתוח</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 xml:space="preserve">כמוגדר בנספח </w:t>
      </w:r>
      <w:r w:rsidRPr="00C140D3">
        <w:rPr>
          <w:rFonts w:ascii="Times New Roman" w:eastAsia="Times New Roman" w:hAnsi="Times New Roman" w:cs="David"/>
          <w:b/>
          <w:bCs/>
          <w:sz w:val="20"/>
          <w:szCs w:val="24"/>
          <w:rtl/>
          <w:lang w:eastAsia="he-IL"/>
        </w:rPr>
        <w:t>א'</w:t>
      </w:r>
      <w:r w:rsidRPr="00C140D3">
        <w:rPr>
          <w:rFonts w:ascii="Times New Roman" w:eastAsia="Times New Roman" w:hAnsi="Times New Roman" w:cs="David" w:hint="cs"/>
          <w:sz w:val="20"/>
          <w:szCs w:val="24"/>
          <w:rtl/>
          <w:lang w:eastAsia="he-IL"/>
        </w:rPr>
        <w:t xml:space="preserve"> המצ"ב</w:t>
      </w:r>
      <w:r w:rsidRPr="00C140D3">
        <w:rPr>
          <w:rFonts w:ascii="Times New Roman" w:eastAsia="Times New Roman" w:hAnsi="Times New Roman" w:cs="David"/>
          <w:sz w:val="20"/>
          <w:szCs w:val="24"/>
          <w:rtl/>
          <w:lang w:eastAsia="he-IL"/>
        </w:rPr>
        <w:t>.</w:t>
      </w:r>
    </w:p>
    <w:p w14:paraId="0A000029" w14:textId="77777777" w:rsidR="00C140D3" w:rsidRPr="00C140D3" w:rsidRDefault="00C140D3" w:rsidP="00C140D3">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3D12C830"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הכותרות בחוזה זה </w:t>
      </w:r>
      <w:r w:rsidRPr="00C140D3">
        <w:rPr>
          <w:rFonts w:ascii="Times New Roman" w:eastAsia="Times New Roman" w:hAnsi="Times New Roman" w:cs="David" w:hint="cs"/>
          <w:sz w:val="20"/>
          <w:szCs w:val="24"/>
          <w:rtl/>
          <w:lang w:eastAsia="he-IL"/>
        </w:rPr>
        <w:t xml:space="preserve">הינן לנוחיות בלבד ובכל מקרה </w:t>
      </w:r>
      <w:r w:rsidRPr="00C140D3">
        <w:rPr>
          <w:rFonts w:ascii="Times New Roman" w:eastAsia="Times New Roman" w:hAnsi="Times New Roman" w:cs="David"/>
          <w:sz w:val="20"/>
          <w:szCs w:val="24"/>
          <w:rtl/>
          <w:lang w:eastAsia="he-IL"/>
        </w:rPr>
        <w:t xml:space="preserve">לא ישמשו </w:t>
      </w:r>
      <w:r w:rsidRPr="00C140D3">
        <w:rPr>
          <w:rFonts w:ascii="Times New Roman" w:eastAsia="Times New Roman" w:hAnsi="Times New Roman" w:cs="David" w:hint="cs"/>
          <w:sz w:val="20"/>
          <w:szCs w:val="24"/>
          <w:rtl/>
          <w:lang w:eastAsia="he-IL"/>
        </w:rPr>
        <w:t>ל</w:t>
      </w:r>
      <w:r w:rsidRPr="00C140D3">
        <w:rPr>
          <w:rFonts w:ascii="Times New Roman" w:eastAsia="Times New Roman" w:hAnsi="Times New Roman" w:cs="David"/>
          <w:sz w:val="20"/>
          <w:szCs w:val="24"/>
          <w:rtl/>
          <w:lang w:eastAsia="he-IL"/>
        </w:rPr>
        <w:t>פרש</w:t>
      </w:r>
      <w:r w:rsidRPr="00C140D3">
        <w:rPr>
          <w:rFonts w:ascii="Times New Roman" w:eastAsia="Times New Roman" w:hAnsi="Times New Roman" w:cs="David" w:hint="cs"/>
          <w:sz w:val="20"/>
          <w:szCs w:val="24"/>
          <w:rtl/>
          <w:lang w:eastAsia="he-IL"/>
        </w:rPr>
        <w:t>נות</w:t>
      </w:r>
      <w:r w:rsidRPr="00C140D3">
        <w:rPr>
          <w:rFonts w:ascii="Times New Roman" w:eastAsia="Times New Roman" w:hAnsi="Times New Roman" w:cs="David"/>
          <w:sz w:val="20"/>
          <w:szCs w:val="24"/>
          <w:rtl/>
          <w:lang w:eastAsia="he-IL"/>
        </w:rPr>
        <w:t>ו.</w:t>
      </w:r>
    </w:p>
    <w:p w14:paraId="1496A21F"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הנספחים לחוזה זה מהווים חלק בלתי נפרד הימנו ואלה הם:</w:t>
      </w:r>
    </w:p>
    <w:p w14:paraId="71D63A14" w14:textId="77777777" w:rsidR="00C140D3" w:rsidRPr="00C140D3" w:rsidRDefault="00C140D3" w:rsidP="00C140D3">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427F01A9"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 xml:space="preserve">נספח א' </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t>נספח כללי;</w:t>
      </w:r>
    </w:p>
    <w:p w14:paraId="1D6F758E"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נספח ב'</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sz w:val="20"/>
          <w:szCs w:val="24"/>
          <w:rtl/>
          <w:lang w:eastAsia="he-IL"/>
        </w:rPr>
        <w:tab/>
        <w:t>שירותי המתכנן;</w:t>
      </w:r>
    </w:p>
    <w:p w14:paraId="57FD9529"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C140D3">
        <w:rPr>
          <w:rFonts w:ascii="Times New Roman" w:eastAsia="Times New Roman" w:hAnsi="Times New Roman" w:cs="David"/>
          <w:b/>
          <w:bCs/>
          <w:color w:val="000000"/>
          <w:sz w:val="20"/>
          <w:szCs w:val="24"/>
          <w:rtl/>
          <w:lang w:eastAsia="he-IL"/>
        </w:rPr>
        <w:t>נספח ג'</w:t>
      </w:r>
      <w:r w:rsidRPr="00C140D3">
        <w:rPr>
          <w:rFonts w:ascii="Times New Roman" w:eastAsia="Times New Roman" w:hAnsi="Times New Roman" w:cs="David"/>
          <w:color w:val="000000"/>
          <w:sz w:val="20"/>
          <w:szCs w:val="24"/>
          <w:rtl/>
          <w:lang w:eastAsia="he-IL"/>
        </w:rPr>
        <w:t xml:space="preserve"> </w:t>
      </w:r>
      <w:r w:rsidRPr="00C140D3">
        <w:rPr>
          <w:rFonts w:ascii="Times New Roman" w:eastAsia="Times New Roman" w:hAnsi="Times New Roman" w:cs="David"/>
          <w:color w:val="000000"/>
          <w:sz w:val="20"/>
          <w:szCs w:val="24"/>
          <w:lang w:eastAsia="he-IL"/>
        </w:rPr>
        <w:t>–</w:t>
      </w:r>
      <w:r w:rsidRPr="00C140D3">
        <w:rPr>
          <w:rFonts w:ascii="Times New Roman" w:eastAsia="Times New Roman" w:hAnsi="Times New Roman" w:cs="David"/>
          <w:color w:val="000000"/>
          <w:sz w:val="20"/>
          <w:szCs w:val="24"/>
          <w:rtl/>
          <w:lang w:eastAsia="he-IL"/>
        </w:rPr>
        <w:t xml:space="preserve"> </w:t>
      </w:r>
      <w:r w:rsidRPr="00C140D3">
        <w:rPr>
          <w:rFonts w:ascii="Times New Roman" w:eastAsia="Times New Roman" w:hAnsi="Times New Roman" w:cs="David"/>
          <w:color w:val="000000"/>
          <w:sz w:val="20"/>
          <w:szCs w:val="24"/>
          <w:rtl/>
          <w:lang w:eastAsia="he-IL"/>
        </w:rPr>
        <w:tab/>
        <w:t>לוח זמנים;</w:t>
      </w:r>
    </w:p>
    <w:p w14:paraId="36503829"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C140D3">
        <w:rPr>
          <w:rFonts w:ascii="Times New Roman" w:eastAsia="Times New Roman" w:hAnsi="Times New Roman" w:cs="David"/>
          <w:b/>
          <w:bCs/>
          <w:color w:val="000000"/>
          <w:sz w:val="20"/>
          <w:szCs w:val="24"/>
          <w:rtl/>
          <w:lang w:eastAsia="he-IL"/>
        </w:rPr>
        <w:t>נספח ד'</w:t>
      </w:r>
      <w:r w:rsidRPr="00C140D3">
        <w:rPr>
          <w:rFonts w:ascii="Times New Roman" w:eastAsia="Times New Roman" w:hAnsi="Times New Roman" w:cs="David"/>
          <w:color w:val="000000"/>
          <w:sz w:val="20"/>
          <w:szCs w:val="24"/>
          <w:rtl/>
          <w:lang w:eastAsia="he-IL"/>
        </w:rPr>
        <w:t xml:space="preserve"> - </w:t>
      </w:r>
      <w:r w:rsidRPr="00C140D3">
        <w:rPr>
          <w:rFonts w:ascii="Times New Roman" w:eastAsia="Times New Roman" w:hAnsi="Times New Roman" w:cs="David"/>
          <w:color w:val="000000"/>
          <w:sz w:val="20"/>
          <w:szCs w:val="24"/>
          <w:rtl/>
          <w:lang w:eastAsia="he-IL"/>
        </w:rPr>
        <w:tab/>
        <w:t>שכר המתכנן;</w:t>
      </w:r>
    </w:p>
    <w:p w14:paraId="3E8756CF"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C140D3">
        <w:rPr>
          <w:rFonts w:ascii="Times New Roman" w:eastAsia="Times New Roman" w:hAnsi="Times New Roman" w:cs="David"/>
          <w:b/>
          <w:bCs/>
          <w:color w:val="000000"/>
          <w:sz w:val="20"/>
          <w:szCs w:val="24"/>
          <w:rtl/>
          <w:lang w:eastAsia="he-IL"/>
        </w:rPr>
        <w:t>נספח ה'</w:t>
      </w:r>
      <w:r w:rsidRPr="00C140D3">
        <w:rPr>
          <w:rFonts w:ascii="Times New Roman" w:eastAsia="Times New Roman" w:hAnsi="Times New Roman" w:cs="David"/>
          <w:color w:val="000000"/>
          <w:sz w:val="20"/>
          <w:szCs w:val="24"/>
          <w:rtl/>
          <w:lang w:eastAsia="he-IL"/>
        </w:rPr>
        <w:t xml:space="preserve"> - </w:t>
      </w:r>
      <w:r w:rsidRPr="00C140D3">
        <w:rPr>
          <w:rFonts w:ascii="Times New Roman" w:eastAsia="Times New Roman" w:hAnsi="Times New Roman" w:cs="David"/>
          <w:color w:val="000000"/>
          <w:sz w:val="20"/>
          <w:szCs w:val="24"/>
          <w:rtl/>
          <w:lang w:eastAsia="he-IL"/>
        </w:rPr>
        <w:tab/>
        <w:t>תשלומי שכר המתכנן;</w:t>
      </w:r>
    </w:p>
    <w:p w14:paraId="691A1BD6"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 xml:space="preserve">נספח ו </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t>הצהרה והתחייבות לשמירת סודיות;</w:t>
      </w:r>
    </w:p>
    <w:p w14:paraId="29AADC60" w14:textId="77777777" w:rsidR="003811C6" w:rsidRDefault="003811C6" w:rsidP="003811C6">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1AD51D7A" w14:textId="77777777" w:rsidR="003811C6" w:rsidRDefault="003811C6" w:rsidP="003811C6">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7CD8998C"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נספח ח'</w:t>
      </w:r>
      <w:r w:rsidRPr="00C140D3">
        <w:rPr>
          <w:rFonts w:ascii="Times New Roman" w:eastAsia="Times New Roman" w:hAnsi="Times New Roman" w:cs="David"/>
          <w:sz w:val="20"/>
          <w:szCs w:val="24"/>
          <w:rtl/>
          <w:lang w:eastAsia="he-IL"/>
        </w:rPr>
        <w:t xml:space="preserve"> - </w:t>
      </w:r>
      <w:r w:rsidRPr="00C140D3">
        <w:rPr>
          <w:rFonts w:ascii="Times New Roman" w:eastAsia="Times New Roman" w:hAnsi="Times New Roman" w:cs="David"/>
          <w:sz w:val="20"/>
          <w:szCs w:val="24"/>
          <w:rtl/>
          <w:lang w:eastAsia="he-IL"/>
        </w:rPr>
        <w:tab/>
        <w:t>רשימת התכניות והמסמכים שעל המתכנן להנפיק</w:t>
      </w:r>
      <w:r w:rsidR="003811C6">
        <w:rPr>
          <w:rFonts w:ascii="Times New Roman" w:eastAsia="Times New Roman" w:hAnsi="Times New Roman" w:cs="David" w:hint="cs"/>
          <w:sz w:val="20"/>
          <w:szCs w:val="24"/>
          <w:rtl/>
          <w:lang w:eastAsia="he-IL"/>
        </w:rPr>
        <w:t>;</w:t>
      </w:r>
    </w:p>
    <w:p w14:paraId="1C8793F6"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נספח ט'</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sz w:val="20"/>
          <w:szCs w:val="24"/>
          <w:rtl/>
          <w:lang w:eastAsia="he-IL"/>
        </w:rPr>
        <w:tab/>
        <w:t>אישור להשלמת הפרויקט/קטע מהפרויקט</w:t>
      </w:r>
      <w:r w:rsidR="003811C6">
        <w:rPr>
          <w:rFonts w:ascii="Times New Roman" w:eastAsia="Times New Roman" w:hAnsi="Times New Roman" w:cs="David" w:hint="cs"/>
          <w:sz w:val="20"/>
          <w:szCs w:val="24"/>
          <w:rtl/>
          <w:lang w:eastAsia="he-IL"/>
        </w:rPr>
        <w:t>;</w:t>
      </w:r>
    </w:p>
    <w:p w14:paraId="184400D6" w14:textId="77777777" w:rsidR="00C140D3" w:rsidRPr="00C140D3" w:rsidRDefault="00C140D3" w:rsidP="00C140D3">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 xml:space="preserve">נספח י' </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t>נספח היעדר תביעות</w:t>
      </w:r>
      <w:r w:rsidR="003811C6">
        <w:rPr>
          <w:rFonts w:ascii="Times New Roman" w:eastAsia="Times New Roman" w:hAnsi="Times New Roman" w:cs="David" w:hint="cs"/>
          <w:sz w:val="20"/>
          <w:szCs w:val="24"/>
          <w:rtl/>
          <w:lang w:eastAsia="he-IL"/>
        </w:rPr>
        <w:t>;</w:t>
      </w:r>
    </w:p>
    <w:p w14:paraId="03E0DBA0"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שירותי המתכנן</w:t>
      </w:r>
    </w:p>
    <w:p w14:paraId="64564058"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המזמין מוסר בזה למתכנן והמתכנן מקבל על עצמו את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w:t>
      </w:r>
    </w:p>
    <w:p w14:paraId="5BEF6B2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מצהיר ומאשר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הינו מכיר ויודע את כל הנדרש למטרת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רותי המתכנן וכי הינו מורשה על פי </w:t>
      </w:r>
      <w:r w:rsidRPr="00C140D3">
        <w:rPr>
          <w:rFonts w:ascii="Times New Roman" w:eastAsia="Times New Roman" w:hAnsi="Times New Roman" w:cs="David" w:hint="cs"/>
          <w:sz w:val="20"/>
          <w:szCs w:val="24"/>
          <w:rtl/>
          <w:lang w:eastAsia="he-IL"/>
        </w:rPr>
        <w:t xml:space="preserve">כל </w:t>
      </w:r>
      <w:r w:rsidRPr="00C140D3">
        <w:rPr>
          <w:rFonts w:ascii="Times New Roman" w:eastAsia="Times New Roman" w:hAnsi="Times New Roman" w:cs="David"/>
          <w:sz w:val="20"/>
          <w:szCs w:val="24"/>
          <w:rtl/>
          <w:lang w:eastAsia="he-IL"/>
        </w:rPr>
        <w:t>דין למתן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w:t>
      </w:r>
      <w:r w:rsidRPr="00C140D3">
        <w:rPr>
          <w:rFonts w:ascii="Times New Roman" w:eastAsia="Times New Roman" w:hAnsi="Times New Roman" w:cs="David" w:hint="cs"/>
          <w:sz w:val="20"/>
          <w:szCs w:val="24"/>
          <w:rtl/>
          <w:lang w:eastAsia="he-IL"/>
        </w:rPr>
        <w:t xml:space="preserve"> </w:t>
      </w:r>
      <w:r w:rsidRPr="00C140D3">
        <w:rPr>
          <w:rFonts w:ascii="Times New Roman" w:eastAsia="Times New Roman" w:hAnsi="Times New Roman" w:cs="David"/>
          <w:sz w:val="20"/>
          <w:szCs w:val="24"/>
          <w:rtl/>
          <w:lang w:eastAsia="he-IL"/>
        </w:rPr>
        <w:t xml:space="preserve"> המתכנן, לרבות</w:t>
      </w:r>
      <w:r w:rsidRPr="00C140D3">
        <w:rPr>
          <w:rFonts w:ascii="Times New Roman" w:eastAsia="Times New Roman" w:hAnsi="Times New Roman" w:cs="David" w:hint="cs"/>
          <w:sz w:val="20"/>
          <w:szCs w:val="24"/>
          <w:rtl/>
          <w:lang w:eastAsia="he-IL"/>
        </w:rPr>
        <w:t xml:space="preserve"> אך לא רק</w:t>
      </w:r>
      <w:r w:rsidRPr="00C140D3">
        <w:rPr>
          <w:rFonts w:ascii="Times New Roman" w:eastAsia="Times New Roman" w:hAnsi="Times New Roman" w:cs="David"/>
          <w:sz w:val="20"/>
          <w:szCs w:val="24"/>
          <w:rtl/>
          <w:lang w:eastAsia="he-IL"/>
        </w:rPr>
        <w:t>,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חוק המהנדסים והאדריכלים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תשי"ח - 1958, כי יש בידו ר</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שיון </w:t>
      </w:r>
      <w:r w:rsidRPr="00C140D3">
        <w:rPr>
          <w:rFonts w:ascii="Times New Roman" w:eastAsia="Times New Roman" w:hAnsi="Times New Roman" w:cs="David" w:hint="cs"/>
          <w:sz w:val="20"/>
          <w:szCs w:val="24"/>
          <w:rtl/>
          <w:lang w:eastAsia="he-IL"/>
        </w:rPr>
        <w:t xml:space="preserve">בר </w:t>
      </w:r>
      <w:r w:rsidRPr="00C140D3">
        <w:rPr>
          <w:rFonts w:ascii="Times New Roman" w:eastAsia="Times New Roman" w:hAnsi="Times New Roman" w:cs="David"/>
          <w:sz w:val="20"/>
          <w:szCs w:val="24"/>
          <w:rtl/>
          <w:lang w:eastAsia="he-IL"/>
        </w:rPr>
        <w:t>ת</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קף לביצוע שירותי </w:t>
      </w:r>
      <w:r w:rsidRPr="00C140D3">
        <w:rPr>
          <w:rFonts w:ascii="Times New Roman" w:eastAsia="Times New Roman" w:hAnsi="Times New Roman" w:cs="David" w:hint="cs"/>
          <w:sz w:val="20"/>
          <w:szCs w:val="24"/>
          <w:rtl/>
          <w:lang w:eastAsia="he-IL"/>
        </w:rPr>
        <w:t xml:space="preserve"> המתכנן על פי הדין</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כי הוא בעל הכישורים, הר</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שיונות, הידע, הניסיון והאמצעים המאפשרים לו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ביצועם ברמה מקצועית גבוהה ובהתאם למותנה בחוזה.</w:t>
      </w:r>
    </w:p>
    <w:p w14:paraId="0AEE8253"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מצהיר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ידוע לו שש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שיקול דעתו</w:t>
      </w:r>
      <w:r w:rsidRPr="00C140D3">
        <w:rPr>
          <w:rFonts w:ascii="Times New Roman" w:eastAsia="Times New Roman" w:hAnsi="Times New Roman" w:cs="David" w:hint="cs"/>
          <w:sz w:val="20"/>
          <w:szCs w:val="24"/>
          <w:rtl/>
          <w:lang w:eastAsia="he-IL"/>
        </w:rPr>
        <w:t xml:space="preserve"> הבלעדי</w:t>
      </w:r>
      <w:r w:rsidRPr="00C140D3">
        <w:rPr>
          <w:rFonts w:ascii="Times New Roman" w:eastAsia="Times New Roman" w:hAnsi="Times New Roman" w:cs="David"/>
          <w:sz w:val="20"/>
          <w:szCs w:val="24"/>
          <w:rtl/>
          <w:lang w:eastAsia="he-IL"/>
        </w:rPr>
        <w:t xml:space="preserve"> ו</w:t>
      </w:r>
      <w:r w:rsidRPr="00C140D3">
        <w:rPr>
          <w:rFonts w:ascii="Times New Roman" w:eastAsia="Times New Roman" w:hAnsi="Times New Roman" w:cs="David" w:hint="cs"/>
          <w:sz w:val="20"/>
          <w:szCs w:val="24"/>
          <w:rtl/>
          <w:lang w:eastAsia="he-IL"/>
        </w:rPr>
        <w:t xml:space="preserve">כי </w:t>
      </w:r>
      <w:r w:rsidRPr="00C140D3">
        <w:rPr>
          <w:rFonts w:ascii="Times New Roman" w:eastAsia="Times New Roman" w:hAnsi="Times New Roman" w:cs="David"/>
          <w:sz w:val="20"/>
          <w:szCs w:val="24"/>
          <w:rtl/>
          <w:lang w:eastAsia="he-IL"/>
        </w:rPr>
        <w:t xml:space="preserve">הם יינתנו על ידו בשלבי עבודה כמפורט בנספח </w:t>
      </w:r>
      <w:r w:rsidRPr="00C140D3">
        <w:rPr>
          <w:rFonts w:ascii="Times New Roman" w:eastAsia="Times New Roman" w:hAnsi="Times New Roman" w:cs="David"/>
          <w:bCs/>
          <w:sz w:val="20"/>
          <w:szCs w:val="24"/>
          <w:rtl/>
          <w:lang w:eastAsia="he-IL"/>
        </w:rPr>
        <w:t>ב'</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המצ"ב</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עוד</w:t>
      </w:r>
      <w:r w:rsidRPr="00C140D3">
        <w:rPr>
          <w:rFonts w:ascii="Times New Roman" w:eastAsia="Times New Roman" w:hAnsi="Times New Roman" w:cs="David"/>
          <w:sz w:val="20"/>
          <w:szCs w:val="24"/>
          <w:rtl/>
          <w:lang w:eastAsia="he-IL"/>
        </w:rPr>
        <w:t xml:space="preserve"> מוסיף ומצהיר</w:t>
      </w:r>
      <w:r w:rsidRPr="00C140D3">
        <w:rPr>
          <w:rFonts w:ascii="Times New Roman" w:eastAsia="Times New Roman" w:hAnsi="Times New Roman" w:cs="David" w:hint="cs"/>
          <w:sz w:val="20"/>
          <w:szCs w:val="24"/>
          <w:rtl/>
          <w:lang w:eastAsia="he-IL"/>
        </w:rPr>
        <w:t xml:space="preserve"> המתכנן,</w:t>
      </w:r>
      <w:r w:rsidRPr="00C140D3">
        <w:rPr>
          <w:rFonts w:ascii="Times New Roman" w:eastAsia="Times New Roman" w:hAnsi="Times New Roman" w:cs="David"/>
          <w:sz w:val="20"/>
          <w:szCs w:val="24"/>
          <w:rtl/>
          <w:lang w:eastAsia="he-IL"/>
        </w:rPr>
        <w:t xml:space="preserve"> כי ידוע לו שהמזמין אינו מתחייב להזמין מ</w:t>
      </w:r>
      <w:r w:rsidRPr="00C140D3">
        <w:rPr>
          <w:rFonts w:ascii="Times New Roman" w:eastAsia="Times New Roman" w:hAnsi="Times New Roman" w:cs="David" w:hint="cs"/>
          <w:sz w:val="20"/>
          <w:szCs w:val="24"/>
          <w:rtl/>
          <w:lang w:eastAsia="he-IL"/>
        </w:rPr>
        <w:t>מנו</w:t>
      </w:r>
      <w:r w:rsidRPr="00C140D3">
        <w:rPr>
          <w:rFonts w:ascii="Times New Roman" w:eastAsia="Times New Roman" w:hAnsi="Times New Roman" w:cs="David"/>
          <w:sz w:val="20"/>
          <w:szCs w:val="24"/>
          <w:rtl/>
          <w:lang w:eastAsia="he-IL"/>
        </w:rPr>
        <w:t xml:space="preserve"> שירותים נוספים מעבר לנקוב בחוזה זה ו</w:t>
      </w:r>
      <w:r w:rsidRPr="00C140D3">
        <w:rPr>
          <w:rFonts w:ascii="Times New Roman" w:eastAsia="Times New Roman" w:hAnsi="Times New Roman" w:cs="David" w:hint="cs"/>
          <w:sz w:val="20"/>
          <w:szCs w:val="24"/>
          <w:rtl/>
          <w:lang w:eastAsia="he-IL"/>
        </w:rPr>
        <w:t xml:space="preserve">כמפורט </w:t>
      </w:r>
      <w:r w:rsidRPr="00C140D3">
        <w:rPr>
          <w:rFonts w:ascii="Times New Roman" w:eastAsia="Times New Roman" w:hAnsi="Times New Roman" w:cs="David"/>
          <w:sz w:val="20"/>
          <w:szCs w:val="24"/>
          <w:rtl/>
          <w:lang w:eastAsia="he-IL"/>
        </w:rPr>
        <w:t xml:space="preserve">בנספח </w:t>
      </w:r>
      <w:r w:rsidRPr="00C140D3">
        <w:rPr>
          <w:rFonts w:ascii="Times New Roman" w:eastAsia="Times New Roman" w:hAnsi="Times New Roman" w:cs="David"/>
          <w:bCs/>
          <w:sz w:val="20"/>
          <w:szCs w:val="24"/>
          <w:rtl/>
          <w:lang w:eastAsia="he-IL"/>
        </w:rPr>
        <w:t xml:space="preserve">ב' </w:t>
      </w:r>
      <w:r w:rsidRPr="00C140D3">
        <w:rPr>
          <w:rFonts w:ascii="Times New Roman" w:eastAsia="Times New Roman" w:hAnsi="Times New Roman" w:cs="David" w:hint="cs"/>
          <w:sz w:val="20"/>
          <w:szCs w:val="24"/>
          <w:rtl/>
          <w:lang w:eastAsia="he-IL"/>
        </w:rPr>
        <w:t>המצ"ב</w:t>
      </w:r>
      <w:r w:rsidRPr="00C140D3">
        <w:rPr>
          <w:rFonts w:ascii="Times New Roman" w:eastAsia="Times New Roman" w:hAnsi="Times New Roman" w:cs="David"/>
          <w:sz w:val="20"/>
          <w:szCs w:val="24"/>
          <w:rtl/>
          <w:lang w:eastAsia="he-IL"/>
        </w:rPr>
        <w:t>.</w:t>
      </w:r>
    </w:p>
    <w:p w14:paraId="7B0A64BE"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58C7CEDF"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כפי שיקבעו מ</w:t>
      </w:r>
      <w:r w:rsidRPr="00C140D3">
        <w:rPr>
          <w:rFonts w:ascii="Times New Roman" w:eastAsia="Times New Roman" w:hAnsi="Times New Roman" w:cs="David" w:hint="cs"/>
          <w:sz w:val="20"/>
          <w:szCs w:val="24"/>
          <w:rtl/>
          <w:lang w:eastAsia="he-IL"/>
        </w:rPr>
        <w:t>עת לעת</w:t>
      </w:r>
      <w:r w:rsidRPr="00C140D3">
        <w:rPr>
          <w:rFonts w:ascii="Times New Roman" w:eastAsia="Times New Roman" w:hAnsi="Times New Roman" w:cs="David"/>
          <w:sz w:val="20"/>
          <w:szCs w:val="24"/>
          <w:rtl/>
          <w:lang w:eastAsia="he-IL"/>
        </w:rPr>
        <w:t xml:space="preserve"> ע"י המזמין ויהיה חייב לנהוג לפיהם ולקיימם ללא סטייה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אלא אם כן ק</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בל הוראה</w:t>
      </w:r>
      <w:r w:rsidRPr="00C140D3">
        <w:rPr>
          <w:rFonts w:ascii="Times New Roman" w:eastAsia="Times New Roman" w:hAnsi="Times New Roman" w:cs="David" w:hint="cs"/>
          <w:sz w:val="20"/>
          <w:szCs w:val="24"/>
          <w:rtl/>
          <w:lang w:eastAsia="he-IL"/>
        </w:rPr>
        <w:t xml:space="preserve"> מפורשת</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 בכתב מהמזמין.</w:t>
      </w:r>
    </w:p>
    <w:p w14:paraId="045838FA"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רותי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הכל כפי שיקבע ע"י המנהל. כן מתחייב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להשתתף בת</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אום מראש בכל ישיבות התיאום אליהן יוזמן.</w:t>
      </w:r>
    </w:p>
    <w:p w14:paraId="478E7AE1"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ישמור על נוהלי קשר, תיאום, ר</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שום וצורת המסמכים לפי דרישת המנהל.</w:t>
      </w:r>
    </w:p>
    <w:p w14:paraId="400CDC1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כל עוד לא יקבע אחרת ע"י המזמין, יהיה המנהל כ</w:t>
      </w:r>
      <w:r w:rsidRPr="00C140D3">
        <w:rPr>
          <w:rFonts w:ascii="Times New Roman" w:eastAsia="Times New Roman" w:hAnsi="Times New Roman" w:cs="David" w:hint="cs"/>
          <w:sz w:val="20"/>
          <w:szCs w:val="24"/>
          <w:rtl/>
          <w:lang w:eastAsia="he-IL"/>
        </w:rPr>
        <w:t>הגדרתו</w:t>
      </w:r>
      <w:r w:rsidRPr="00C140D3">
        <w:rPr>
          <w:rFonts w:ascii="Times New Roman" w:eastAsia="Times New Roman" w:hAnsi="Times New Roman" w:cs="David"/>
          <w:sz w:val="20"/>
          <w:szCs w:val="24"/>
          <w:rtl/>
          <w:lang w:eastAsia="he-IL"/>
        </w:rPr>
        <w:t xml:space="preserve"> בנספח </w:t>
      </w:r>
      <w:r w:rsidRPr="00C140D3">
        <w:rPr>
          <w:rFonts w:ascii="Times New Roman" w:eastAsia="Times New Roman" w:hAnsi="Times New Roman" w:cs="David"/>
          <w:bCs/>
          <w:sz w:val="20"/>
          <w:szCs w:val="24"/>
          <w:rtl/>
          <w:lang w:eastAsia="he-IL"/>
        </w:rPr>
        <w:t xml:space="preserve">א' </w:t>
      </w:r>
      <w:r w:rsidRPr="00C140D3">
        <w:rPr>
          <w:rFonts w:ascii="Times New Roman" w:eastAsia="Times New Roman" w:hAnsi="Times New Roman" w:cs="David"/>
          <w:sz w:val="20"/>
          <w:szCs w:val="24"/>
          <w:rtl/>
          <w:lang w:eastAsia="he-IL"/>
        </w:rPr>
        <w:t>ועל המתכנן להיות</w:t>
      </w:r>
      <w:r w:rsidRPr="00C140D3">
        <w:rPr>
          <w:rFonts w:ascii="Times New Roman" w:eastAsia="Times New Roman" w:hAnsi="Times New Roman" w:cs="David" w:hint="cs"/>
          <w:sz w:val="20"/>
          <w:szCs w:val="24"/>
          <w:rtl/>
          <w:lang w:eastAsia="he-IL"/>
        </w:rPr>
        <w:t xml:space="preserve"> עמו</w:t>
      </w:r>
      <w:r w:rsidRPr="00C140D3">
        <w:rPr>
          <w:rFonts w:ascii="Times New Roman" w:eastAsia="Times New Roman" w:hAnsi="Times New Roman" w:cs="David"/>
          <w:sz w:val="20"/>
          <w:szCs w:val="24"/>
          <w:rtl/>
          <w:lang w:eastAsia="he-IL"/>
        </w:rPr>
        <w:t xml:space="preserve"> בקשר מתמי</w:t>
      </w:r>
      <w:r w:rsidRPr="00C140D3">
        <w:rPr>
          <w:rFonts w:ascii="Times New Roman" w:eastAsia="Times New Roman" w:hAnsi="Times New Roman" w:cs="David" w:hint="cs"/>
          <w:sz w:val="20"/>
          <w:szCs w:val="24"/>
          <w:rtl/>
          <w:lang w:eastAsia="he-IL"/>
        </w:rPr>
        <w:t>ד</w:t>
      </w:r>
      <w:r w:rsidRPr="00C140D3">
        <w:rPr>
          <w:rFonts w:ascii="Times New Roman" w:eastAsia="Times New Roman" w:hAnsi="Times New Roman" w:cs="David"/>
          <w:sz w:val="20"/>
          <w:szCs w:val="24"/>
          <w:rtl/>
          <w:lang w:eastAsia="he-IL"/>
        </w:rPr>
        <w:t xml:space="preserve"> ולתאם עמו את כל פעולותיו, אלא אם נקבע </w:t>
      </w:r>
      <w:r w:rsidRPr="00C140D3">
        <w:rPr>
          <w:rFonts w:ascii="Times New Roman" w:eastAsia="Times New Roman" w:hAnsi="Times New Roman" w:cs="David" w:hint="cs"/>
          <w:sz w:val="20"/>
          <w:szCs w:val="24"/>
          <w:rtl/>
          <w:lang w:eastAsia="he-IL"/>
        </w:rPr>
        <w:t xml:space="preserve">מפורשות </w:t>
      </w:r>
      <w:r w:rsidRPr="00C140D3">
        <w:rPr>
          <w:rFonts w:ascii="Times New Roman" w:eastAsia="Times New Roman" w:hAnsi="Times New Roman" w:cs="David"/>
          <w:sz w:val="20"/>
          <w:szCs w:val="24"/>
          <w:rtl/>
          <w:lang w:eastAsia="he-IL"/>
        </w:rPr>
        <w:t>אחרת ע"י המזמין.</w:t>
      </w:r>
    </w:p>
    <w:p w14:paraId="4864035F"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מצהיר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ידועות לו הוראות כל התכניות הקיימות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C140D3">
        <w:rPr>
          <w:rFonts w:ascii="Times New Roman" w:eastAsia="Times New Roman" w:hAnsi="Times New Roman" w:cs="David" w:hint="cs"/>
          <w:sz w:val="20"/>
          <w:szCs w:val="24"/>
          <w:rtl/>
          <w:lang w:eastAsia="he-IL"/>
        </w:rPr>
        <w:t>יהם של</w:t>
      </w:r>
      <w:r w:rsidRPr="00C140D3">
        <w:rPr>
          <w:rFonts w:ascii="Times New Roman" w:eastAsia="Times New Roman" w:hAnsi="Times New Roman" w:cs="David"/>
          <w:sz w:val="20"/>
          <w:szCs w:val="24"/>
          <w:rtl/>
          <w:lang w:eastAsia="he-IL"/>
        </w:rPr>
        <w:t xml:space="preserve"> הדין</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הנהלים</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התקנים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התקנות החלים בקשר עם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שרותי המתכנן והוא מתחייב לפעול בהתאם לקבוע בהם. כמו כן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מצהיר המתכנן כי </w:t>
      </w:r>
      <w:r w:rsidRPr="00C140D3">
        <w:rPr>
          <w:rFonts w:ascii="Times New Roman" w:eastAsia="Times New Roman" w:hAnsi="Times New Roman" w:cs="David" w:hint="cs"/>
          <w:sz w:val="20"/>
          <w:szCs w:val="24"/>
          <w:rtl/>
          <w:lang w:eastAsia="he-IL"/>
        </w:rPr>
        <w:t xml:space="preserve">הוא </w:t>
      </w:r>
      <w:r w:rsidRPr="00C140D3">
        <w:rPr>
          <w:rFonts w:ascii="Times New Roman" w:eastAsia="Times New Roman" w:hAnsi="Times New Roman" w:cs="David"/>
          <w:sz w:val="20"/>
          <w:szCs w:val="24"/>
          <w:rtl/>
          <w:lang w:eastAsia="he-IL"/>
        </w:rPr>
        <w:t xml:space="preserve">בדק בעצמו את כל הנושאים הרלוונטיים </w:t>
      </w:r>
      <w:r w:rsidRPr="00C140D3">
        <w:rPr>
          <w:rFonts w:ascii="Times New Roman" w:eastAsia="Times New Roman" w:hAnsi="Times New Roman" w:cs="David" w:hint="cs"/>
          <w:sz w:val="20"/>
          <w:szCs w:val="24"/>
          <w:rtl/>
          <w:lang w:eastAsia="he-IL"/>
        </w:rPr>
        <w:t xml:space="preserve">ו/או </w:t>
      </w:r>
      <w:r w:rsidRPr="00C140D3">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3FE22303"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להפיק את כל התכניות </w:t>
      </w:r>
      <w:r w:rsidRPr="00C140D3">
        <w:rPr>
          <w:rFonts w:ascii="Times New Roman" w:eastAsia="Times New Roman" w:hAnsi="Times New Roman" w:cs="David" w:hint="cs"/>
          <w:sz w:val="20"/>
          <w:szCs w:val="24"/>
          <w:rtl/>
          <w:lang w:eastAsia="he-IL"/>
        </w:rPr>
        <w:t>נשוא</w:t>
      </w:r>
      <w:r w:rsidRPr="00C140D3">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באמצעות מחשב בתוכנה או בקבצים במתכונת הקבועה בנספח </w:t>
      </w:r>
      <w:r w:rsidRPr="00C140D3">
        <w:rPr>
          <w:rFonts w:ascii="Times New Roman" w:eastAsia="Times New Roman" w:hAnsi="Times New Roman" w:cs="David"/>
          <w:b/>
          <w:bCs/>
          <w:sz w:val="20"/>
          <w:szCs w:val="24"/>
          <w:rtl/>
          <w:lang w:eastAsia="he-IL"/>
        </w:rPr>
        <w:t>א'</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 xml:space="preserve">המצ"ב </w:t>
      </w:r>
      <w:r w:rsidRPr="00C140D3">
        <w:rPr>
          <w:rFonts w:ascii="Times New Roman" w:eastAsia="Times New Roman" w:hAnsi="Times New Roman" w:cs="David"/>
          <w:sz w:val="20"/>
          <w:szCs w:val="24"/>
          <w:rtl/>
          <w:lang w:eastAsia="he-IL"/>
        </w:rPr>
        <w:t>וע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C140D3">
        <w:rPr>
          <w:rFonts w:ascii="Times New Roman" w:eastAsia="Times New Roman" w:hAnsi="Times New Roman" w:cs="David" w:hint="cs"/>
          <w:sz w:val="20"/>
          <w:szCs w:val="24"/>
          <w:rtl/>
          <w:lang w:eastAsia="he-IL"/>
        </w:rPr>
        <w:t xml:space="preserve"> בנספח </w:t>
      </w:r>
      <w:r w:rsidRPr="00C140D3">
        <w:rPr>
          <w:rFonts w:ascii="Times New Roman" w:eastAsia="Times New Roman" w:hAnsi="Times New Roman" w:cs="David" w:hint="cs"/>
          <w:b/>
          <w:bCs/>
          <w:sz w:val="20"/>
          <w:szCs w:val="24"/>
          <w:rtl/>
          <w:lang w:eastAsia="he-IL"/>
        </w:rPr>
        <w:t>א'</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כאמור.</w:t>
      </w:r>
    </w:p>
    <w:p w14:paraId="6165F93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לא יגיש ליועצים</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לקבלנים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C140D3">
        <w:rPr>
          <w:rFonts w:ascii="Times New Roman" w:eastAsia="Times New Roman" w:hAnsi="Times New Roman" w:cs="David" w:hint="cs"/>
          <w:sz w:val="20"/>
          <w:szCs w:val="24"/>
          <w:rtl/>
          <w:lang w:eastAsia="he-IL"/>
        </w:rPr>
        <w:t xml:space="preserve">מפורשות על פי </w:t>
      </w:r>
      <w:r w:rsidRPr="00C140D3">
        <w:rPr>
          <w:rFonts w:ascii="Times New Roman" w:eastAsia="Times New Roman" w:hAnsi="Times New Roman" w:cs="David"/>
          <w:sz w:val="20"/>
          <w:szCs w:val="24"/>
          <w:rtl/>
          <w:lang w:eastAsia="he-IL"/>
        </w:rPr>
        <w:t>חוזה זה.</w:t>
      </w:r>
    </w:p>
    <w:p w14:paraId="201685A1"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אין לו ולא תהינה לו </w:t>
      </w:r>
      <w:r w:rsidRPr="00C140D3">
        <w:rPr>
          <w:rFonts w:ascii="Times New Roman" w:eastAsia="Times New Roman" w:hAnsi="Times New Roman" w:cs="David" w:hint="cs"/>
          <w:sz w:val="20"/>
          <w:szCs w:val="24"/>
          <w:rtl/>
          <w:lang w:eastAsia="he-IL"/>
        </w:rPr>
        <w:t xml:space="preserve">כל </w:t>
      </w:r>
      <w:r w:rsidRPr="00C140D3">
        <w:rPr>
          <w:rFonts w:ascii="Times New Roman" w:eastAsia="Times New Roman" w:hAnsi="Times New Roman" w:cs="David"/>
          <w:sz w:val="20"/>
          <w:szCs w:val="24"/>
          <w:rtl/>
          <w:lang w:eastAsia="he-IL"/>
        </w:rPr>
        <w:t>תביעות ו/או טענות</w:t>
      </w:r>
      <w:r w:rsidRPr="00C140D3">
        <w:rPr>
          <w:rFonts w:ascii="Times New Roman" w:eastAsia="Times New Roman" w:hAnsi="Times New Roman" w:cs="David" w:hint="cs"/>
          <w:sz w:val="20"/>
          <w:szCs w:val="24"/>
          <w:rtl/>
          <w:lang w:eastAsia="he-IL"/>
        </w:rPr>
        <w:t xml:space="preserve"> ו/או דרישות ו/או תלונות</w:t>
      </w:r>
      <w:r w:rsidRPr="00C140D3">
        <w:rPr>
          <w:rFonts w:ascii="Times New Roman" w:eastAsia="Times New Roman" w:hAnsi="Times New Roman" w:cs="David"/>
          <w:sz w:val="20"/>
          <w:szCs w:val="24"/>
          <w:rtl/>
          <w:lang w:eastAsia="he-IL"/>
        </w:rPr>
        <w:t xml:space="preserve"> כלפי המזמין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כלפי המתכננים האחרים בגין מסירת העבודות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כאמור. משמסר המזמין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 xml:space="preserve">ביצוע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שירותים כאמור למתכנן אחר, מתחייב המתכנן לשתף עמו פעולה ככל שיידרש.</w:t>
      </w:r>
      <w:r w:rsidR="004A3E8B">
        <w:rPr>
          <w:rFonts w:ascii="Times New Roman" w:eastAsia="Times New Roman" w:hAnsi="Times New Roman" w:cs="David" w:hint="cs"/>
          <w:sz w:val="20"/>
          <w:szCs w:val="24"/>
          <w:rtl/>
          <w:lang w:eastAsia="he-IL"/>
        </w:rPr>
        <w:t xml:space="preserve"> נמסרה על ידי המזמין העבודה או חלק ממנה לצד שלישי אחר ובוצעו בעבודות היועץ שינויים ו/או תוספות  על ידי המצד השלישי האחר תוסר אחריות היועץ לעבודה. </w:t>
      </w:r>
    </w:p>
    <w:p w14:paraId="1B113261"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C140D3">
        <w:rPr>
          <w:rFonts w:ascii="Times New Roman" w:eastAsia="Times New Roman" w:hAnsi="Times New Roman" w:cs="David"/>
          <w:sz w:val="24"/>
          <w:szCs w:val="24"/>
          <w:lang w:eastAsia="he-IL"/>
        </w:rPr>
        <w:t>view</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hint="cs"/>
          <w:sz w:val="20"/>
          <w:szCs w:val="24"/>
          <w:rtl/>
          <w:lang w:eastAsia="he-IL"/>
        </w:rPr>
        <w:t>", "רמדורנט"</w:t>
      </w:r>
      <w:r w:rsidRPr="00C140D3">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C140D3">
        <w:rPr>
          <w:rFonts w:ascii="Times New Roman" w:eastAsia="Times New Roman" w:hAnsi="Times New Roman" w:cs="David" w:hint="cs"/>
          <w:sz w:val="20"/>
          <w:szCs w:val="24"/>
          <w:rtl/>
          <w:lang w:eastAsia="he-IL"/>
        </w:rPr>
        <w:t>.</w:t>
      </w:r>
    </w:p>
    <w:p w14:paraId="7DC67240"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צוות עובדים ואמצעים</w:t>
      </w:r>
    </w:p>
    <w:p w14:paraId="4119F83D"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במשך כל תקופת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שרותי המתכנן יקיים משרד מאויש</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מאורגן ומצויד</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באופן שיאפשר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בהתאם להוראות חוזה זה.</w:t>
      </w:r>
    </w:p>
    <w:p w14:paraId="1C5500B9"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שהרכבם המספרי והמקצועי של צוות עובדיו, כמפורט בנספח </w:t>
      </w:r>
      <w:r w:rsidRPr="00C140D3">
        <w:rPr>
          <w:rFonts w:ascii="Times New Roman" w:eastAsia="Times New Roman" w:hAnsi="Times New Roman" w:cs="David"/>
          <w:bCs/>
          <w:sz w:val="20"/>
          <w:szCs w:val="24"/>
          <w:rtl/>
          <w:lang w:eastAsia="he-IL"/>
        </w:rPr>
        <w:t>א'</w:t>
      </w:r>
      <w:r w:rsidRPr="00C140D3">
        <w:rPr>
          <w:rFonts w:ascii="Times New Roman" w:eastAsia="Times New Roman" w:hAnsi="Times New Roman" w:cs="David" w:hint="cs"/>
          <w:bCs/>
          <w:sz w:val="20"/>
          <w:szCs w:val="24"/>
          <w:rtl/>
          <w:lang w:eastAsia="he-IL"/>
        </w:rPr>
        <w:t xml:space="preserve"> </w:t>
      </w:r>
      <w:r w:rsidRPr="00C140D3">
        <w:rPr>
          <w:rFonts w:ascii="Times New Roman" w:eastAsia="Times New Roman" w:hAnsi="Times New Roman" w:cs="David" w:hint="cs"/>
          <w:b/>
          <w:sz w:val="20"/>
          <w:szCs w:val="24"/>
          <w:rtl/>
          <w:lang w:eastAsia="he-IL"/>
        </w:rPr>
        <w:t>המצ"ב,</w:t>
      </w:r>
      <w:r w:rsidRPr="00C140D3">
        <w:rPr>
          <w:rFonts w:ascii="Times New Roman" w:eastAsia="Times New Roman" w:hAnsi="Times New Roman" w:cs="David"/>
          <w:sz w:val="20"/>
          <w:szCs w:val="24"/>
          <w:rtl/>
          <w:lang w:eastAsia="he-IL"/>
        </w:rPr>
        <w:t xml:space="preserve"> יתאים לביצוע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ברמה ובמועדים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04097468"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C140D3">
        <w:rPr>
          <w:rFonts w:ascii="Times New Roman" w:eastAsia="Times New Roman" w:hAnsi="Times New Roman" w:cs="David" w:hint="cs"/>
          <w:sz w:val="20"/>
          <w:szCs w:val="24"/>
          <w:rtl/>
          <w:lang w:eastAsia="he-IL"/>
        </w:rPr>
        <w:t xml:space="preserve">המוחלט </w:t>
      </w:r>
      <w:r w:rsidRPr="00C140D3">
        <w:rPr>
          <w:rFonts w:ascii="Times New Roman" w:eastAsia="Times New Roman" w:hAnsi="Times New Roman" w:cs="David"/>
          <w:sz w:val="20"/>
          <w:szCs w:val="24"/>
          <w:rtl/>
          <w:lang w:eastAsia="he-IL"/>
        </w:rPr>
        <w:t>- להורות למתכנן מ</w:t>
      </w:r>
      <w:r w:rsidRPr="00C140D3">
        <w:rPr>
          <w:rFonts w:ascii="Times New Roman" w:eastAsia="Times New Roman" w:hAnsi="Times New Roman" w:cs="David" w:hint="cs"/>
          <w:sz w:val="20"/>
          <w:szCs w:val="24"/>
          <w:rtl/>
          <w:lang w:eastAsia="he-IL"/>
        </w:rPr>
        <w:t>עת לעת,</w:t>
      </w:r>
      <w:r w:rsidRPr="00C140D3">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79C359EC"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מוסכם בזה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C140D3">
        <w:rPr>
          <w:rFonts w:ascii="Times New Roman" w:eastAsia="Times New Roman" w:hAnsi="Times New Roman" w:cs="David"/>
          <w:bCs/>
          <w:sz w:val="20"/>
          <w:szCs w:val="24"/>
          <w:rtl/>
          <w:lang w:eastAsia="he-IL"/>
        </w:rPr>
        <w:t>א'</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המצ"ב</w:t>
      </w:r>
      <w:r w:rsidRPr="00C140D3">
        <w:rPr>
          <w:rFonts w:ascii="Times New Roman" w:eastAsia="Times New Roman" w:hAnsi="Times New Roman" w:cs="David"/>
          <w:sz w:val="20"/>
          <w:szCs w:val="24"/>
          <w:rtl/>
          <w:lang w:eastAsia="he-IL"/>
        </w:rPr>
        <w:t>, מנהלו הראשי של המתכנן למטרת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(להלן: "</w:t>
      </w:r>
      <w:r w:rsidRPr="00C140D3">
        <w:rPr>
          <w:rFonts w:ascii="Times New Roman" w:eastAsia="Times New Roman" w:hAnsi="Times New Roman" w:cs="David"/>
          <w:b/>
          <w:bCs/>
          <w:sz w:val="20"/>
          <w:szCs w:val="24"/>
          <w:rtl/>
          <w:lang w:eastAsia="he-IL"/>
        </w:rPr>
        <w:t>המנהל הראשי</w:t>
      </w:r>
      <w:r w:rsidRPr="00C140D3">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C140D3">
        <w:rPr>
          <w:rFonts w:ascii="Times New Roman" w:eastAsia="Times New Roman" w:hAnsi="Times New Roman" w:cs="David" w:hint="cs"/>
          <w:sz w:val="20"/>
          <w:szCs w:val="24"/>
          <w:rtl/>
          <w:lang w:eastAsia="he-IL"/>
        </w:rPr>
        <w:t xml:space="preserve"> מראש ובכתב</w:t>
      </w:r>
      <w:r w:rsidRPr="00C140D3">
        <w:rPr>
          <w:rFonts w:ascii="Times New Roman" w:eastAsia="Times New Roman" w:hAnsi="Times New Roman" w:cs="David"/>
          <w:sz w:val="20"/>
          <w:szCs w:val="24"/>
          <w:rtl/>
          <w:lang w:eastAsia="he-IL"/>
        </w:rPr>
        <w:t>.</w:t>
      </w:r>
    </w:p>
    <w:p w14:paraId="565DB003"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w:t>
      </w:r>
      <w:r w:rsidRPr="00C140D3">
        <w:rPr>
          <w:rFonts w:ascii="Times New Roman" w:eastAsia="Times New Roman" w:hAnsi="Times New Roman" w:cs="David" w:hint="cs"/>
          <w:sz w:val="20"/>
          <w:szCs w:val="24"/>
          <w:rtl/>
          <w:lang w:eastAsia="he-IL"/>
        </w:rPr>
        <w:t>צהיר, כי ידוע לו, ש</w:t>
      </w:r>
      <w:r w:rsidRPr="00C140D3">
        <w:rPr>
          <w:rFonts w:ascii="Times New Roman" w:eastAsia="Times New Roman" w:hAnsi="Times New Roman" w:cs="David"/>
          <w:sz w:val="20"/>
          <w:szCs w:val="24"/>
          <w:rtl/>
          <w:lang w:eastAsia="he-IL"/>
        </w:rPr>
        <w:t>במשך כל ת</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קפ</w:t>
      </w:r>
      <w:r w:rsidRPr="00C140D3">
        <w:rPr>
          <w:rFonts w:ascii="Times New Roman" w:eastAsia="Times New Roman" w:hAnsi="Times New Roman" w:cs="David" w:hint="cs"/>
          <w:sz w:val="20"/>
          <w:szCs w:val="24"/>
          <w:rtl/>
          <w:lang w:eastAsia="he-IL"/>
        </w:rPr>
        <w:t>ו של</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יעמוד המנהל הראשי בראשו, יהיה מעורב אישית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התכנון. מבלי לגרוע מהתחייבויות המתכנן כמתחייב מ</w:t>
      </w:r>
      <w:r w:rsidRPr="00C140D3">
        <w:rPr>
          <w:rFonts w:ascii="Times New Roman" w:eastAsia="Times New Roman" w:hAnsi="Times New Roman" w:cs="David" w:hint="cs"/>
          <w:sz w:val="20"/>
          <w:szCs w:val="24"/>
          <w:rtl/>
          <w:lang w:eastAsia="he-IL"/>
        </w:rPr>
        <w:t>חוזה זה,</w:t>
      </w:r>
      <w:r w:rsidRPr="00C140D3">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633657E7"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p>
    <w:p w14:paraId="36D71994"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hint="cs"/>
          <w:sz w:val="20"/>
          <w:szCs w:val="24"/>
          <w:rtl/>
          <w:lang w:eastAsia="he-IL"/>
        </w:rPr>
        <w:t xml:space="preserve">המזמין רשאי </w:t>
      </w:r>
      <w:r w:rsidRPr="00C140D3">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C140D3">
        <w:rPr>
          <w:rFonts w:ascii="Times New Roman" w:eastAsia="Times New Roman" w:hAnsi="Times New Roman" w:cs="David" w:hint="cs"/>
          <w:sz w:val="20"/>
          <w:szCs w:val="24"/>
          <w:rtl/>
          <w:lang w:eastAsia="he-IL"/>
        </w:rPr>
        <w:t xml:space="preserve">אחר </w:t>
      </w:r>
      <w:r w:rsidRPr="00C140D3">
        <w:rPr>
          <w:rFonts w:ascii="Times New Roman" w:eastAsia="Times New Roman" w:hAnsi="Times New Roman" w:cs="David"/>
          <w:sz w:val="20"/>
          <w:szCs w:val="24"/>
          <w:rtl/>
          <w:lang w:eastAsia="he-IL"/>
        </w:rPr>
        <w:t>דרישת המזמין לאלתר.</w:t>
      </w:r>
    </w:p>
    <w:p w14:paraId="74FD0260"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החלטות המזמין בדבר 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 ו/או החלפת עובד מעובדי המתכנן תינתנה לפי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קול דעתו המוחלט</w:t>
      </w:r>
      <w:r w:rsidRPr="00C140D3">
        <w:rPr>
          <w:rFonts w:ascii="Times New Roman" w:eastAsia="Times New Roman" w:hAnsi="Times New Roman" w:cs="David" w:hint="cs"/>
          <w:sz w:val="20"/>
          <w:szCs w:val="24"/>
          <w:rtl/>
          <w:lang w:eastAsia="he-IL"/>
        </w:rPr>
        <w:t xml:space="preserve"> של המזמין</w:t>
      </w:r>
      <w:r w:rsidRPr="00C140D3">
        <w:rPr>
          <w:rFonts w:ascii="Times New Roman" w:eastAsia="Times New Roman" w:hAnsi="Times New Roman" w:cs="David"/>
          <w:sz w:val="20"/>
          <w:szCs w:val="24"/>
          <w:rtl/>
          <w:lang w:eastAsia="he-IL"/>
        </w:rPr>
        <w:t xml:space="preserve"> וללא צורך במתן נימוקים</w:t>
      </w:r>
      <w:r w:rsidRPr="00C140D3">
        <w:rPr>
          <w:rFonts w:ascii="Times New Roman" w:eastAsia="Times New Roman" w:hAnsi="Times New Roman" w:cs="David" w:hint="cs"/>
          <w:sz w:val="20"/>
          <w:szCs w:val="24"/>
          <w:rtl/>
          <w:lang w:eastAsia="he-IL"/>
        </w:rPr>
        <w:t xml:space="preserve"> כאלה ואחרים</w:t>
      </w:r>
      <w:r w:rsidRPr="00C140D3">
        <w:rPr>
          <w:rFonts w:ascii="Times New Roman" w:eastAsia="Times New Roman" w:hAnsi="Times New Roman" w:cs="David"/>
          <w:sz w:val="20"/>
          <w:szCs w:val="24"/>
          <w:rtl/>
          <w:lang w:eastAsia="he-IL"/>
        </w:rPr>
        <w:t>. אין בהחלטות אלה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כדי לשחרר את המתכנן מאי</w:t>
      </w:r>
      <w:r w:rsidRPr="00C140D3">
        <w:rPr>
          <w:rFonts w:ascii="Times New Roman" w:eastAsia="Times New Roman" w:hAnsi="Times New Roman" w:cs="David" w:hint="cs"/>
          <w:sz w:val="20"/>
          <w:szCs w:val="24"/>
          <w:rtl/>
          <w:lang w:eastAsia="he-IL"/>
        </w:rPr>
        <w:t>לו</w:t>
      </w:r>
      <w:r w:rsidRPr="00C140D3">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C140D3">
        <w:rPr>
          <w:rFonts w:ascii="Times New Roman" w:eastAsia="Times New Roman" w:hAnsi="Times New Roman" w:cs="David" w:hint="cs"/>
          <w:sz w:val="20"/>
          <w:szCs w:val="24"/>
          <w:rtl/>
          <w:lang w:eastAsia="he-IL"/>
        </w:rPr>
        <w:t xml:space="preserve"> ו/או חבות</w:t>
      </w:r>
      <w:r w:rsidRPr="00C140D3">
        <w:rPr>
          <w:rFonts w:ascii="Times New Roman" w:eastAsia="Times New Roman" w:hAnsi="Times New Roman" w:cs="David"/>
          <w:sz w:val="20"/>
          <w:szCs w:val="24"/>
          <w:rtl/>
          <w:lang w:eastAsia="he-IL"/>
        </w:rPr>
        <w:t xml:space="preserve"> שהיא.</w:t>
      </w:r>
    </w:p>
    <w:p w14:paraId="2951253F"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לצייד על חשבונו את צוות עובדיו בכל הציוד הדרוש לב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שרותי המתכנן. </w:t>
      </w:r>
      <w:r w:rsidRPr="00C140D3">
        <w:rPr>
          <w:rFonts w:ascii="Times New Roman" w:eastAsia="Times New Roman" w:hAnsi="Times New Roman" w:cs="David" w:hint="cs"/>
          <w:sz w:val="20"/>
          <w:szCs w:val="24"/>
          <w:rtl/>
          <w:lang w:eastAsia="he-IL"/>
        </w:rPr>
        <w:t>האחריות בגין אחזקת</w:t>
      </w:r>
      <w:r w:rsidRPr="00C140D3">
        <w:rPr>
          <w:rFonts w:ascii="Times New Roman" w:eastAsia="Times New Roman" w:hAnsi="Times New Roman" w:cs="David"/>
          <w:sz w:val="20"/>
          <w:szCs w:val="24"/>
          <w:rtl/>
          <w:lang w:eastAsia="he-IL"/>
        </w:rPr>
        <w:t xml:space="preserve"> ושמיר</w:t>
      </w:r>
      <w:r w:rsidRPr="00C140D3">
        <w:rPr>
          <w:rFonts w:ascii="Times New Roman" w:eastAsia="Times New Roman" w:hAnsi="Times New Roman" w:cs="David" w:hint="cs"/>
          <w:sz w:val="20"/>
          <w:szCs w:val="24"/>
          <w:rtl/>
          <w:lang w:eastAsia="he-IL"/>
        </w:rPr>
        <w:t>ת</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ציוד</w:t>
      </w:r>
      <w:r w:rsidRPr="00C140D3">
        <w:rPr>
          <w:rFonts w:ascii="Times New Roman" w:eastAsia="Times New Roman" w:hAnsi="Times New Roman" w:cs="David" w:hint="cs"/>
          <w:sz w:val="20"/>
          <w:szCs w:val="24"/>
          <w:rtl/>
          <w:lang w:eastAsia="he-IL"/>
        </w:rPr>
        <w:t xml:space="preserve"> כאמור,</w:t>
      </w:r>
      <w:r w:rsidRPr="00C140D3">
        <w:rPr>
          <w:rFonts w:ascii="Times New Roman" w:eastAsia="Times New Roman" w:hAnsi="Times New Roman" w:cs="David"/>
          <w:sz w:val="20"/>
          <w:szCs w:val="24"/>
          <w:rtl/>
          <w:lang w:eastAsia="he-IL"/>
        </w:rPr>
        <w:t xml:space="preserve"> תהיה בידי המתכנן ועל חשבונו, והמזמין לא </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ישא בכל אחריות </w:t>
      </w:r>
      <w:r w:rsidRPr="00C140D3">
        <w:rPr>
          <w:rFonts w:ascii="Times New Roman" w:eastAsia="Times New Roman" w:hAnsi="Times New Roman" w:cs="David" w:hint="cs"/>
          <w:sz w:val="20"/>
          <w:szCs w:val="24"/>
          <w:rtl/>
          <w:lang w:eastAsia="he-IL"/>
        </w:rPr>
        <w:t xml:space="preserve">ו/או חבות </w:t>
      </w:r>
      <w:r w:rsidRPr="00C140D3">
        <w:rPr>
          <w:rFonts w:ascii="Times New Roman" w:eastAsia="Times New Roman" w:hAnsi="Times New Roman" w:cs="David"/>
          <w:sz w:val="20"/>
          <w:szCs w:val="24"/>
          <w:rtl/>
          <w:lang w:eastAsia="he-IL"/>
        </w:rPr>
        <w:t>בגין א</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בדן </w:t>
      </w:r>
      <w:r w:rsidRPr="00C140D3">
        <w:rPr>
          <w:rFonts w:ascii="Times New Roman" w:eastAsia="Times New Roman" w:hAnsi="Times New Roman" w:cs="David" w:hint="cs"/>
          <w:sz w:val="20"/>
          <w:szCs w:val="24"/>
          <w:rtl/>
          <w:lang w:eastAsia="he-IL"/>
        </w:rPr>
        <w:t>ן/</w:t>
      </w:r>
      <w:r w:rsidRPr="00C140D3">
        <w:rPr>
          <w:rFonts w:ascii="Times New Roman" w:eastAsia="Times New Roman" w:hAnsi="Times New Roman" w:cs="David"/>
          <w:sz w:val="20"/>
          <w:szCs w:val="24"/>
          <w:rtl/>
          <w:lang w:eastAsia="he-IL"/>
        </w:rPr>
        <w:t>או נזק</w:t>
      </w:r>
      <w:r w:rsidRPr="00C140D3">
        <w:rPr>
          <w:rFonts w:ascii="Times New Roman" w:eastAsia="Times New Roman" w:hAnsi="Times New Roman" w:cs="David" w:hint="cs"/>
          <w:sz w:val="20"/>
          <w:szCs w:val="24"/>
          <w:rtl/>
          <w:lang w:eastAsia="he-IL"/>
        </w:rPr>
        <w:t xml:space="preserve"> ו/או קלקול</w:t>
      </w:r>
      <w:r w:rsidRPr="00C140D3">
        <w:rPr>
          <w:rFonts w:ascii="Times New Roman" w:eastAsia="Times New Roman" w:hAnsi="Times New Roman" w:cs="David"/>
          <w:sz w:val="20"/>
          <w:szCs w:val="24"/>
          <w:rtl/>
          <w:lang w:eastAsia="he-IL"/>
        </w:rPr>
        <w:t xml:space="preserve"> כלשהו לציוד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לכל חלק ממנו מכל סיבה שהיא.</w:t>
      </w:r>
    </w:p>
    <w:p w14:paraId="290EABD8"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סמכויות המתכנן</w:t>
      </w:r>
    </w:p>
    <w:p w14:paraId="32E33BA9"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במגעים עם רשויות מוסמכות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לרבות עם הרשות המקומית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בכל הנוגע לש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וכל הכרוך בכך</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ובלבד:</w:t>
      </w:r>
    </w:p>
    <w:p w14:paraId="52749317"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שהמתכנן לא יגיש תכניות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תיקונים לתכניות לא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 הרשויות המוסמכות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אלא אם כן אושרו קודם לכן</w:t>
      </w:r>
      <w:r w:rsidRPr="00C140D3">
        <w:rPr>
          <w:rFonts w:ascii="Times New Roman" w:eastAsia="Times New Roman" w:hAnsi="Times New Roman" w:cs="David" w:hint="cs"/>
          <w:sz w:val="20"/>
          <w:szCs w:val="24"/>
          <w:rtl/>
          <w:lang w:eastAsia="he-IL"/>
        </w:rPr>
        <w:t>, מראש ובכתב,</w:t>
      </w:r>
      <w:r w:rsidRPr="00C140D3">
        <w:rPr>
          <w:rFonts w:ascii="Times New Roman" w:eastAsia="Times New Roman" w:hAnsi="Times New Roman" w:cs="David"/>
          <w:sz w:val="20"/>
          <w:szCs w:val="24"/>
          <w:rtl/>
          <w:lang w:eastAsia="he-IL"/>
        </w:rPr>
        <w:t xml:space="preserve"> ע"י המזמין.</w:t>
      </w:r>
    </w:p>
    <w:p w14:paraId="5D3BCB3F"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הכרוך בהתחייבות חוקית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כספית</w:t>
      </w:r>
      <w:r w:rsidRPr="00C140D3">
        <w:rPr>
          <w:rFonts w:ascii="Times New Roman" w:eastAsia="Times New Roman" w:hAnsi="Times New Roman" w:cs="David" w:hint="cs"/>
          <w:sz w:val="20"/>
          <w:szCs w:val="24"/>
          <w:rtl/>
          <w:lang w:eastAsia="he-IL"/>
        </w:rPr>
        <w:t xml:space="preserve"> ו/או אחרת,</w:t>
      </w:r>
      <w:r w:rsidRPr="00C140D3">
        <w:rPr>
          <w:rFonts w:ascii="Times New Roman" w:eastAsia="Times New Roman" w:hAnsi="Times New Roman" w:cs="David"/>
          <w:sz w:val="20"/>
          <w:szCs w:val="24"/>
          <w:rtl/>
          <w:lang w:eastAsia="he-IL"/>
        </w:rPr>
        <w:t xml:space="preserve"> אלא בא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שורו של המזמין</w:t>
      </w:r>
      <w:r w:rsidRPr="00C140D3">
        <w:rPr>
          <w:rFonts w:ascii="Times New Roman" w:eastAsia="Times New Roman" w:hAnsi="Times New Roman" w:cs="David" w:hint="cs"/>
          <w:sz w:val="20"/>
          <w:szCs w:val="24"/>
          <w:rtl/>
          <w:lang w:eastAsia="he-IL"/>
        </w:rPr>
        <w:t xml:space="preserve"> מראש ובכתב</w:t>
      </w:r>
      <w:r w:rsidRPr="00C140D3">
        <w:rPr>
          <w:rFonts w:ascii="Times New Roman" w:eastAsia="Times New Roman" w:hAnsi="Times New Roman" w:cs="David"/>
          <w:sz w:val="20"/>
          <w:szCs w:val="24"/>
          <w:rtl/>
          <w:lang w:eastAsia="he-IL"/>
        </w:rPr>
        <w:t>.</w:t>
      </w:r>
    </w:p>
    <w:p w14:paraId="59F10D52"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hint="cs"/>
          <w:sz w:val="20"/>
          <w:szCs w:val="24"/>
          <w:rtl/>
          <w:lang w:eastAsia="he-IL"/>
        </w:rPr>
        <w:t>זולת אם</w:t>
      </w:r>
      <w:r w:rsidRPr="00C140D3">
        <w:rPr>
          <w:rFonts w:ascii="Times New Roman" w:eastAsia="Times New Roman" w:hAnsi="Times New Roman" w:cs="David"/>
          <w:sz w:val="20"/>
          <w:szCs w:val="24"/>
          <w:rtl/>
          <w:lang w:eastAsia="he-IL"/>
        </w:rPr>
        <w:t xml:space="preserve"> יוסמך לכך ע"י המזמין </w:t>
      </w:r>
      <w:r w:rsidRPr="00C140D3">
        <w:rPr>
          <w:rFonts w:ascii="Times New Roman" w:eastAsia="Times New Roman" w:hAnsi="Times New Roman" w:cs="David" w:hint="cs"/>
          <w:sz w:val="20"/>
          <w:szCs w:val="24"/>
          <w:rtl/>
          <w:lang w:eastAsia="he-IL"/>
        </w:rPr>
        <w:t>מראש ו</w:t>
      </w:r>
      <w:r w:rsidRPr="00C140D3">
        <w:rPr>
          <w:rFonts w:ascii="Times New Roman" w:eastAsia="Times New Roman" w:hAnsi="Times New Roman" w:cs="David"/>
          <w:sz w:val="20"/>
          <w:szCs w:val="24"/>
          <w:rtl/>
          <w:lang w:eastAsia="he-IL"/>
        </w:rPr>
        <w:t>בכתב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לא יהיה המתכנן רשאי ליתן הוראות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הנחיות</w:t>
      </w:r>
      <w:r w:rsidRPr="00C140D3">
        <w:rPr>
          <w:rFonts w:ascii="Times New Roman" w:eastAsia="Times New Roman" w:hAnsi="Times New Roman" w:cs="David" w:hint="cs"/>
          <w:sz w:val="20"/>
          <w:szCs w:val="24"/>
          <w:rtl/>
          <w:lang w:eastAsia="he-IL"/>
        </w:rPr>
        <w:t>, בין</w:t>
      </w:r>
      <w:r w:rsidRPr="00C140D3">
        <w:rPr>
          <w:rFonts w:ascii="Times New Roman" w:eastAsia="Times New Roman" w:hAnsi="Times New Roman" w:cs="David"/>
          <w:sz w:val="20"/>
          <w:szCs w:val="24"/>
          <w:rtl/>
          <w:lang w:eastAsia="he-IL"/>
        </w:rPr>
        <w:t xml:space="preserve"> במישרין</w:t>
      </w:r>
      <w:r w:rsidRPr="00C140D3">
        <w:rPr>
          <w:rFonts w:ascii="Times New Roman" w:eastAsia="Times New Roman" w:hAnsi="Times New Roman" w:cs="David" w:hint="cs"/>
          <w:sz w:val="20"/>
          <w:szCs w:val="24"/>
          <w:rtl/>
          <w:lang w:eastAsia="he-IL"/>
        </w:rPr>
        <w:t xml:space="preserve"> ובין בעקיפין,</w:t>
      </w:r>
      <w:r w:rsidRPr="00C140D3">
        <w:rPr>
          <w:rFonts w:ascii="Times New Roman" w:eastAsia="Times New Roman" w:hAnsi="Times New Roman" w:cs="David"/>
          <w:sz w:val="20"/>
          <w:szCs w:val="24"/>
          <w:rtl/>
          <w:lang w:eastAsia="he-IL"/>
        </w:rPr>
        <w:t xml:space="preserve"> לקבלן הראשי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לקבלן העבודות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לנהל עמם מו"מ ביחס למחירים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w:t>
      </w:r>
      <w:r w:rsidRPr="00C140D3">
        <w:rPr>
          <w:rFonts w:ascii="Times New Roman" w:eastAsia="Times New Roman" w:hAnsi="Times New Roman" w:cs="David" w:hint="cs"/>
          <w:sz w:val="20"/>
          <w:szCs w:val="24"/>
          <w:rtl/>
          <w:lang w:eastAsia="he-IL"/>
        </w:rPr>
        <w:t>ל</w:t>
      </w:r>
      <w:r w:rsidRPr="00C140D3">
        <w:rPr>
          <w:rFonts w:ascii="Times New Roman" w:eastAsia="Times New Roman" w:hAnsi="Times New Roman" w:cs="David"/>
          <w:sz w:val="20"/>
          <w:szCs w:val="24"/>
          <w:rtl/>
          <w:lang w:eastAsia="he-IL"/>
        </w:rPr>
        <w:t>דרכי ביצוע הכרוכים בש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נוי מחירים</w:t>
      </w:r>
      <w:r w:rsidRPr="00C140D3">
        <w:rPr>
          <w:rFonts w:ascii="Times New Roman" w:eastAsia="Times New Roman" w:hAnsi="Times New Roman" w:cs="David" w:hint="cs"/>
          <w:sz w:val="20"/>
          <w:szCs w:val="24"/>
          <w:rtl/>
          <w:lang w:eastAsia="he-IL"/>
        </w:rPr>
        <w:t xml:space="preserve"> ו/או כמויות</w:t>
      </w:r>
      <w:r w:rsidRPr="00C140D3">
        <w:rPr>
          <w:rFonts w:ascii="Times New Roman" w:eastAsia="Times New Roman" w:hAnsi="Times New Roman" w:cs="David"/>
          <w:sz w:val="20"/>
          <w:szCs w:val="24"/>
          <w:rtl/>
          <w:lang w:eastAsia="he-IL"/>
        </w:rPr>
        <w:t>, אלא באמצעות המזמין או המנהל.</w:t>
      </w:r>
    </w:p>
    <w:p w14:paraId="0F98F00A"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סמכויות המנהל</w:t>
      </w:r>
    </w:p>
    <w:p w14:paraId="793D5CA9"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המנהל רשאי לבדוק</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בכל עת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את שרותי המתכנן כולם או </w:t>
      </w:r>
      <w:r w:rsidRPr="00C140D3">
        <w:rPr>
          <w:rFonts w:ascii="Times New Roman" w:eastAsia="Times New Roman" w:hAnsi="Times New Roman" w:cs="David" w:hint="cs"/>
          <w:sz w:val="20"/>
          <w:szCs w:val="24"/>
          <w:rtl/>
          <w:lang w:eastAsia="he-IL"/>
        </w:rPr>
        <w:t>מקצתם</w:t>
      </w:r>
      <w:r w:rsidRPr="00C140D3">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w:t>
      </w:r>
      <w:r w:rsidRPr="00C140D3">
        <w:rPr>
          <w:rFonts w:ascii="Times New Roman" w:eastAsia="Times New Roman" w:hAnsi="Times New Roman" w:cs="David" w:hint="cs"/>
          <w:sz w:val="20"/>
          <w:szCs w:val="24"/>
          <w:rtl/>
          <w:lang w:eastAsia="he-IL"/>
        </w:rPr>
        <w:t xml:space="preserve">על ידי מי </w:t>
      </w:r>
      <w:r w:rsidRPr="00C140D3">
        <w:rPr>
          <w:rFonts w:ascii="Times New Roman" w:eastAsia="Times New Roman" w:hAnsi="Times New Roman" w:cs="David"/>
          <w:sz w:val="20"/>
          <w:szCs w:val="24"/>
          <w:rtl/>
          <w:lang w:eastAsia="he-IL"/>
        </w:rPr>
        <w:t>מטעמו. כן רשאי המנהל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4218C5F7"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C140D3">
        <w:rPr>
          <w:rFonts w:ascii="Times New Roman" w:eastAsia="Times New Roman" w:hAnsi="Times New Roman" w:cs="David"/>
          <w:bCs/>
          <w:sz w:val="20"/>
          <w:szCs w:val="24"/>
          <w:rtl/>
          <w:lang w:eastAsia="he-IL"/>
        </w:rPr>
        <w:t>א'</w:t>
      </w:r>
      <w:r w:rsidRPr="00C140D3">
        <w:rPr>
          <w:rFonts w:ascii="Times New Roman" w:eastAsia="Times New Roman" w:hAnsi="Times New Roman" w:cs="David" w:hint="cs"/>
          <w:b/>
          <w:sz w:val="20"/>
          <w:szCs w:val="24"/>
          <w:rtl/>
          <w:lang w:eastAsia="he-IL"/>
        </w:rPr>
        <w:t xml:space="preserve"> המצ"ב</w:t>
      </w:r>
      <w:r w:rsidRPr="00C140D3">
        <w:rPr>
          <w:rFonts w:ascii="Times New Roman" w:eastAsia="Times New Roman" w:hAnsi="Times New Roman" w:cs="David"/>
          <w:sz w:val="20"/>
          <w:szCs w:val="24"/>
          <w:rtl/>
          <w:lang w:eastAsia="he-IL"/>
        </w:rPr>
        <w:t>.</w:t>
      </w:r>
    </w:p>
    <w:p w14:paraId="4B6F7743"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לצורך הפעלת סמכויותיו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רשאי המנהל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מי מטעמו לבקר במשרד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בכל מקום אחר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C140D3">
        <w:rPr>
          <w:rFonts w:ascii="Times New Roman" w:eastAsia="Times New Roman" w:hAnsi="Times New Roman" w:cs="David" w:hint="cs"/>
          <w:sz w:val="20"/>
          <w:szCs w:val="24"/>
          <w:rtl/>
          <w:lang w:eastAsia="he-IL"/>
        </w:rPr>
        <w:t>י המנהל ו/</w:t>
      </w:r>
      <w:r w:rsidRPr="00C140D3">
        <w:rPr>
          <w:rFonts w:ascii="Times New Roman" w:eastAsia="Times New Roman" w:hAnsi="Times New Roman" w:cs="David"/>
          <w:sz w:val="20"/>
          <w:szCs w:val="24"/>
          <w:rtl/>
          <w:lang w:eastAsia="he-IL"/>
        </w:rPr>
        <w:t xml:space="preserve">או </w:t>
      </w:r>
      <w:r w:rsidRPr="00C140D3">
        <w:rPr>
          <w:rFonts w:ascii="Times New Roman" w:eastAsia="Times New Roman" w:hAnsi="Times New Roman" w:cs="David" w:hint="cs"/>
          <w:sz w:val="20"/>
          <w:szCs w:val="24"/>
          <w:rtl/>
          <w:lang w:eastAsia="he-IL"/>
        </w:rPr>
        <w:t xml:space="preserve">על ידי מי </w:t>
      </w:r>
      <w:r w:rsidRPr="00C140D3">
        <w:rPr>
          <w:rFonts w:ascii="Times New Roman" w:eastAsia="Times New Roman" w:hAnsi="Times New Roman" w:cs="David"/>
          <w:sz w:val="20"/>
          <w:szCs w:val="24"/>
          <w:rtl/>
          <w:lang w:eastAsia="he-IL"/>
        </w:rPr>
        <w:t>מטעמו.</w:t>
      </w:r>
    </w:p>
    <w:p w14:paraId="0E3F19B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אין בהפעלת סמכויות המנהל על פי חוזה 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כדי לגרוע </w:t>
      </w:r>
      <w:r w:rsidRPr="00C140D3">
        <w:rPr>
          <w:rFonts w:ascii="Times New Roman" w:eastAsia="Times New Roman" w:hAnsi="Times New Roman" w:cs="David" w:hint="cs"/>
          <w:sz w:val="20"/>
          <w:szCs w:val="24"/>
          <w:rtl/>
          <w:lang w:eastAsia="he-IL"/>
        </w:rPr>
        <w:t xml:space="preserve">ו/או לשחרר </w:t>
      </w:r>
      <w:r w:rsidRPr="00C140D3">
        <w:rPr>
          <w:rFonts w:ascii="Times New Roman" w:eastAsia="Times New Roman" w:hAnsi="Times New Roman" w:cs="David"/>
          <w:sz w:val="20"/>
          <w:szCs w:val="24"/>
          <w:rtl/>
          <w:lang w:eastAsia="he-IL"/>
        </w:rPr>
        <w:t xml:space="preserve">מאחריות </w:t>
      </w:r>
      <w:r w:rsidRPr="00C140D3">
        <w:rPr>
          <w:rFonts w:ascii="Times New Roman" w:eastAsia="Times New Roman" w:hAnsi="Times New Roman" w:cs="David" w:hint="cs"/>
          <w:sz w:val="20"/>
          <w:szCs w:val="24"/>
          <w:rtl/>
          <w:lang w:eastAsia="he-IL"/>
        </w:rPr>
        <w:t>המתכנן על פי חוזה זה ו/או על פי כל דין.</w:t>
      </w:r>
      <w:r w:rsidRPr="00C140D3">
        <w:rPr>
          <w:rFonts w:ascii="Times New Roman" w:eastAsia="Times New Roman" w:hAnsi="Times New Roman" w:cs="David"/>
          <w:sz w:val="20"/>
          <w:szCs w:val="24"/>
          <w:rtl/>
          <w:lang w:eastAsia="he-IL"/>
        </w:rPr>
        <w:t xml:space="preserve"> בהקשר זה מובהר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25CA22D3"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אישר המנהל תכניות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C140D3">
        <w:rPr>
          <w:rFonts w:ascii="Times New Roman" w:eastAsia="Times New Roman" w:hAnsi="Times New Roman" w:cs="David" w:hint="cs"/>
          <w:sz w:val="20"/>
          <w:szCs w:val="24"/>
          <w:rtl/>
          <w:lang w:eastAsia="he-IL"/>
        </w:rPr>
        <w:t>חוזה</w:t>
      </w:r>
      <w:r w:rsidRPr="00C140D3">
        <w:rPr>
          <w:rFonts w:ascii="Times New Roman" w:eastAsia="Times New Roman" w:hAnsi="Times New Roman" w:cs="David"/>
          <w:sz w:val="20"/>
          <w:szCs w:val="24"/>
          <w:rtl/>
          <w:lang w:eastAsia="he-IL"/>
        </w:rPr>
        <w:t xml:space="preserve"> זה, </w:t>
      </w:r>
      <w:r w:rsidRPr="00C140D3">
        <w:rPr>
          <w:rFonts w:ascii="Times New Roman" w:eastAsia="Times New Roman" w:hAnsi="Times New Roman" w:cs="David" w:hint="cs"/>
          <w:sz w:val="20"/>
          <w:szCs w:val="24"/>
          <w:rtl/>
          <w:lang w:eastAsia="he-IL"/>
        </w:rPr>
        <w:t>לא יהא</w:t>
      </w:r>
      <w:r w:rsidRPr="00C140D3">
        <w:rPr>
          <w:rFonts w:ascii="Times New Roman" w:eastAsia="Times New Roman" w:hAnsi="Times New Roman" w:cs="David"/>
          <w:sz w:val="20"/>
          <w:szCs w:val="24"/>
          <w:rtl/>
          <w:lang w:eastAsia="he-IL"/>
        </w:rPr>
        <w:t xml:space="preserve"> בכך כדי לשחרר את המתכנן מאחריותו המקצועית המלאה ו</w:t>
      </w:r>
      <w:r w:rsidRPr="00C140D3">
        <w:rPr>
          <w:rFonts w:ascii="Times New Roman" w:eastAsia="Times New Roman" w:hAnsi="Times New Roman" w:cs="David" w:hint="cs"/>
          <w:sz w:val="20"/>
          <w:szCs w:val="24"/>
          <w:rtl/>
          <w:lang w:eastAsia="he-IL"/>
        </w:rPr>
        <w:t>לא יהא</w:t>
      </w:r>
      <w:r w:rsidRPr="00C140D3">
        <w:rPr>
          <w:rFonts w:ascii="Times New Roman" w:eastAsia="Times New Roman" w:hAnsi="Times New Roman" w:cs="David"/>
          <w:sz w:val="20"/>
          <w:szCs w:val="24"/>
          <w:rtl/>
          <w:lang w:eastAsia="he-IL"/>
        </w:rPr>
        <w:t xml:space="preserve"> בכך כדי להטיל על המנהל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על המזמין אחריות כלשהי לטיב התכניות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המסמכים האמורים.</w:t>
      </w:r>
    </w:p>
    <w:p w14:paraId="56A6CBF9"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לוח זמנים ושלבי ב</w:t>
      </w:r>
      <w:r w:rsidRPr="00C140D3">
        <w:rPr>
          <w:rFonts w:ascii="Times New Roman" w:eastAsia="Times New Roman" w:hAnsi="Times New Roman" w:cs="David" w:hint="cs"/>
          <w:bCs/>
          <w:sz w:val="20"/>
          <w:szCs w:val="24"/>
          <w:u w:val="single"/>
          <w:rtl/>
          <w:lang w:eastAsia="he-IL"/>
        </w:rPr>
        <w:t>י</w:t>
      </w:r>
      <w:r w:rsidRPr="00C140D3">
        <w:rPr>
          <w:rFonts w:ascii="Times New Roman" w:eastAsia="Times New Roman" w:hAnsi="Times New Roman" w:cs="David"/>
          <w:bCs/>
          <w:sz w:val="20"/>
          <w:szCs w:val="24"/>
          <w:u w:val="single"/>
          <w:rtl/>
          <w:lang w:eastAsia="he-IL"/>
        </w:rPr>
        <w:t>צוע</w:t>
      </w:r>
    </w:p>
    <w:p w14:paraId="57EBE8B2"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C140D3">
        <w:rPr>
          <w:rFonts w:ascii="Times New Roman" w:eastAsia="Times New Roman" w:hAnsi="Times New Roman" w:cs="David"/>
          <w:b/>
          <w:bCs/>
          <w:sz w:val="20"/>
          <w:szCs w:val="24"/>
          <w:rtl/>
          <w:lang w:eastAsia="he-IL"/>
        </w:rPr>
        <w:t>ג'</w:t>
      </w:r>
      <w:r w:rsidRPr="00C140D3">
        <w:rPr>
          <w:rFonts w:ascii="Times New Roman" w:eastAsia="Times New Roman" w:hAnsi="Times New Roman" w:cs="David" w:hint="cs"/>
          <w:sz w:val="20"/>
          <w:szCs w:val="24"/>
          <w:rtl/>
          <w:lang w:eastAsia="he-IL"/>
        </w:rPr>
        <w:t xml:space="preserve"> המצ"ב</w:t>
      </w:r>
      <w:r w:rsidRPr="00C140D3">
        <w:rPr>
          <w:rFonts w:ascii="Times New Roman" w:eastAsia="Times New Roman" w:hAnsi="Times New Roman" w:cs="David"/>
          <w:sz w:val="20"/>
          <w:szCs w:val="24"/>
          <w:rtl/>
          <w:lang w:eastAsia="he-IL"/>
        </w:rPr>
        <w:t xml:space="preserve"> (להלן: "</w:t>
      </w:r>
      <w:r w:rsidRPr="00C140D3">
        <w:rPr>
          <w:rFonts w:ascii="Times New Roman" w:eastAsia="Times New Roman" w:hAnsi="Times New Roman" w:cs="David"/>
          <w:b/>
          <w:bCs/>
          <w:sz w:val="20"/>
          <w:szCs w:val="24"/>
          <w:rtl/>
          <w:lang w:eastAsia="he-IL"/>
        </w:rPr>
        <w:t>לוח הזמנים</w:t>
      </w:r>
      <w:r w:rsidRPr="00C140D3">
        <w:rPr>
          <w:rFonts w:ascii="Times New Roman" w:eastAsia="Times New Roman" w:hAnsi="Times New Roman" w:cs="David"/>
          <w:sz w:val="20"/>
          <w:szCs w:val="24"/>
          <w:rtl/>
          <w:lang w:eastAsia="he-IL"/>
        </w:rPr>
        <w:t>"). כל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 הכלול בשרותי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אשר לא נקבע לו מועד בלוח הזמנים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יבוצע על ידי המתכנן במועד שיהיה דרוש על מנת להבטיח</w:t>
      </w:r>
      <w:r w:rsidRPr="00C140D3">
        <w:rPr>
          <w:rFonts w:ascii="Times New Roman" w:eastAsia="Times New Roman" w:hAnsi="Times New Roman" w:cs="David" w:hint="cs"/>
          <w:sz w:val="20"/>
          <w:szCs w:val="24"/>
          <w:rtl/>
          <w:lang w:eastAsia="he-IL"/>
        </w:rPr>
        <w:t xml:space="preserve"> את</w:t>
      </w:r>
      <w:r w:rsidRPr="00C140D3">
        <w:rPr>
          <w:rFonts w:ascii="Times New Roman" w:eastAsia="Times New Roman" w:hAnsi="Times New Roman" w:cs="David"/>
          <w:sz w:val="20"/>
          <w:szCs w:val="24"/>
          <w:rtl/>
          <w:lang w:eastAsia="he-IL"/>
        </w:rPr>
        <w:t xml:space="preserve">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 xml:space="preserve">קבלנים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אחרים בהתאם ללוח הזמנים המוסכם ע</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מם.</w:t>
      </w:r>
    </w:p>
    <w:p w14:paraId="104ADB52"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לא יתחיל המתכנן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קטע מהפרויקט ו/או שלב משלבי העבודה כמפורט בנספח </w:t>
      </w:r>
      <w:r w:rsidRPr="00C140D3">
        <w:rPr>
          <w:rFonts w:ascii="Times New Roman" w:eastAsia="Times New Roman" w:hAnsi="Times New Roman" w:cs="David"/>
          <w:bCs/>
          <w:sz w:val="20"/>
          <w:szCs w:val="24"/>
          <w:rtl/>
          <w:lang w:eastAsia="he-IL"/>
        </w:rPr>
        <w:t>ב'</w:t>
      </w:r>
      <w:r w:rsidRPr="00C140D3">
        <w:rPr>
          <w:rFonts w:ascii="Times New Roman" w:eastAsia="Times New Roman" w:hAnsi="Times New Roman" w:cs="David"/>
          <w:sz w:val="20"/>
          <w:szCs w:val="24"/>
          <w:rtl/>
          <w:lang w:eastAsia="he-IL"/>
        </w:rPr>
        <w:t xml:space="preserve"> או </w:t>
      </w:r>
      <w:r w:rsidRPr="00C140D3">
        <w:rPr>
          <w:rFonts w:ascii="Times New Roman" w:eastAsia="Times New Roman" w:hAnsi="Times New Roman" w:cs="David"/>
          <w:b/>
          <w:bCs/>
          <w:sz w:val="20"/>
          <w:szCs w:val="24"/>
          <w:rtl/>
          <w:lang w:eastAsia="he-IL"/>
        </w:rPr>
        <w:t xml:space="preserve">ג' </w:t>
      </w:r>
      <w:r w:rsidRPr="00C140D3">
        <w:rPr>
          <w:rFonts w:ascii="Times New Roman" w:eastAsia="Times New Roman" w:hAnsi="Times New Roman" w:cs="David" w:hint="cs"/>
          <w:sz w:val="20"/>
          <w:szCs w:val="24"/>
          <w:rtl/>
          <w:lang w:eastAsia="he-IL"/>
        </w:rPr>
        <w:t xml:space="preserve">המצ"ב, </w:t>
      </w:r>
      <w:r w:rsidRPr="00C140D3">
        <w:rPr>
          <w:rFonts w:ascii="Times New Roman" w:eastAsia="Times New Roman" w:hAnsi="Times New Roman" w:cs="David"/>
          <w:sz w:val="20"/>
          <w:szCs w:val="24"/>
          <w:rtl/>
          <w:lang w:eastAsia="he-IL"/>
        </w:rPr>
        <w:t>אלא אם כן הודיע למזמין תחילה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הגיע לדעתו מועד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שלב זה וק</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בל מהמזמין 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 בכתב לביצועו.</w:t>
      </w:r>
    </w:p>
    <w:p w14:paraId="22CC866C"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יש לראות </w:t>
      </w:r>
      <w:r w:rsidRPr="00C140D3">
        <w:rPr>
          <w:rFonts w:ascii="Times New Roman" w:eastAsia="Times New Roman" w:hAnsi="Times New Roman" w:cs="David" w:hint="cs"/>
          <w:sz w:val="20"/>
          <w:szCs w:val="24"/>
          <w:rtl/>
          <w:lang w:eastAsia="he-IL"/>
        </w:rPr>
        <w:t>ב</w:t>
      </w:r>
      <w:r w:rsidRPr="00C140D3">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1B4DA877"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ידוע למתכנן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התחייבויות היועצים</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הקבלנים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יתר הגורמים, מותנות בכך שיסופקו להם כל התכניות</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ההנחיות</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ההוראות</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הפרטים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הביאורים שידרשו לב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מהקבלנים מלטעון לעיכוב מוצדק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0D449ECC"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עיכוב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שירותי המתכנן יוכר כמוצדק</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אך ו</w:t>
      </w:r>
      <w:r w:rsidRPr="00C140D3">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1C8CA91D"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הוא נובע מכ</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ח עליון או גורם אחר (להלן יחדיו: "</w:t>
      </w:r>
      <w:r w:rsidRPr="00C140D3">
        <w:rPr>
          <w:rFonts w:ascii="Times New Roman" w:eastAsia="Times New Roman" w:hAnsi="Times New Roman" w:cs="David"/>
          <w:b/>
          <w:bCs/>
          <w:sz w:val="20"/>
          <w:szCs w:val="24"/>
          <w:rtl/>
          <w:lang w:eastAsia="he-IL"/>
        </w:rPr>
        <w:t>אירוע דוחה</w:t>
      </w:r>
      <w:r w:rsidRPr="00C140D3">
        <w:rPr>
          <w:rFonts w:ascii="Times New Roman" w:eastAsia="Times New Roman" w:hAnsi="Times New Roman" w:cs="David"/>
          <w:sz w:val="20"/>
          <w:szCs w:val="24"/>
          <w:rtl/>
          <w:lang w:eastAsia="he-IL"/>
        </w:rPr>
        <w:t>") שלדעת המנהל לא הייתה למתכנן שליטה עליו.</w:t>
      </w:r>
    </w:p>
    <w:p w14:paraId="5B408F6E"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56CB5D41"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לא קיבל תכניות, הנחיות, הוראות, פרטים וב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52C56ED6"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המנהל אישר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האירוע הדוחה אכן מצדיק עיכוב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השירות ואת משך הדחייה.</w:t>
      </w:r>
    </w:p>
    <w:p w14:paraId="7B39FAFB" w14:textId="77777777" w:rsidR="00C140D3" w:rsidRPr="00C140D3" w:rsidRDefault="00C140D3" w:rsidP="00C140D3">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מבלי לגרוע מ</w:t>
      </w:r>
      <w:r w:rsidRPr="00C140D3">
        <w:rPr>
          <w:rFonts w:ascii="Times New Roman" w:eastAsia="Times New Roman" w:hAnsi="Times New Roman" w:cs="David" w:hint="cs"/>
          <w:sz w:val="20"/>
          <w:szCs w:val="24"/>
          <w:rtl/>
          <w:lang w:eastAsia="he-IL"/>
        </w:rPr>
        <w:t xml:space="preserve">כלליות </w:t>
      </w:r>
      <w:r w:rsidRPr="00C140D3">
        <w:rPr>
          <w:rFonts w:ascii="Times New Roman" w:eastAsia="Times New Roman" w:hAnsi="Times New Roman" w:cs="David"/>
          <w:sz w:val="20"/>
          <w:szCs w:val="24"/>
          <w:rtl/>
          <w:lang w:eastAsia="he-IL"/>
        </w:rPr>
        <w:t>האמור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מותנה בזה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חור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עבודות תכנון ע"י אחרים לא יהווה עילה לעיכוב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שירותי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אלא בא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שור המנהל </w:t>
      </w:r>
      <w:r w:rsidRPr="00C140D3">
        <w:rPr>
          <w:rFonts w:ascii="Times New Roman" w:eastAsia="Times New Roman" w:hAnsi="Times New Roman" w:cs="David" w:hint="cs"/>
          <w:sz w:val="20"/>
          <w:szCs w:val="24"/>
          <w:rtl/>
          <w:lang w:eastAsia="he-IL"/>
        </w:rPr>
        <w:t>מראש ו</w:t>
      </w:r>
      <w:r w:rsidRPr="00C140D3">
        <w:rPr>
          <w:rFonts w:ascii="Times New Roman" w:eastAsia="Times New Roman" w:hAnsi="Times New Roman" w:cs="David"/>
          <w:sz w:val="20"/>
          <w:szCs w:val="24"/>
          <w:rtl/>
          <w:lang w:eastAsia="he-IL"/>
        </w:rPr>
        <w:t>בכתב.</w:t>
      </w:r>
    </w:p>
    <w:p w14:paraId="7A5E56F5"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 להודיע למנהל מידית, על כל עיכוב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אשר לפי הערכתו עלול לגרום לאיחור בקיום לוח הזמנים.</w:t>
      </w:r>
    </w:p>
    <w:p w14:paraId="103AE4E0"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3E6B2032" w14:textId="77777777" w:rsidR="00C140D3" w:rsidRPr="007A10F8" w:rsidRDefault="00C140D3" w:rsidP="007A10F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המנהל רשאי לבקר במשרד המתכנן ולעיין בהתקדמות ובאופן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שרותי המתכנן, והמתכנן ימסור למנהל כל הסבר </w:t>
      </w:r>
      <w:r w:rsidRPr="00C140D3">
        <w:rPr>
          <w:rFonts w:ascii="Times New Roman" w:eastAsia="Times New Roman" w:hAnsi="Times New Roman" w:cs="David" w:hint="cs"/>
          <w:sz w:val="20"/>
          <w:szCs w:val="24"/>
          <w:rtl/>
          <w:lang w:eastAsia="he-IL"/>
        </w:rPr>
        <w:t xml:space="preserve">ו/או </w:t>
      </w:r>
      <w:r w:rsidRPr="00C140D3">
        <w:rPr>
          <w:rFonts w:ascii="Times New Roman" w:eastAsia="Times New Roman" w:hAnsi="Times New Roman" w:cs="David"/>
          <w:sz w:val="20"/>
          <w:szCs w:val="24"/>
          <w:rtl/>
          <w:lang w:eastAsia="he-IL"/>
        </w:rPr>
        <w:t>פרט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דיווח</w:t>
      </w:r>
      <w:r w:rsidRPr="00C140D3">
        <w:rPr>
          <w:rFonts w:ascii="Times New Roman" w:eastAsia="Times New Roman" w:hAnsi="Times New Roman" w:cs="David" w:hint="cs"/>
          <w:sz w:val="20"/>
          <w:szCs w:val="24"/>
          <w:rtl/>
          <w:lang w:eastAsia="he-IL"/>
        </w:rPr>
        <w:t>, מיד</w:t>
      </w:r>
      <w:r w:rsidRPr="00C140D3">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C140D3">
        <w:rPr>
          <w:rFonts w:ascii="Times New Roman" w:eastAsia="Times New Roman" w:hAnsi="Times New Roman" w:cs="David" w:hint="cs"/>
          <w:sz w:val="20"/>
          <w:szCs w:val="24"/>
          <w:rtl/>
          <w:lang w:eastAsia="he-IL"/>
        </w:rPr>
        <w:t xml:space="preserve"> זה ו/או לפי כל דין</w:t>
      </w:r>
      <w:r w:rsidRPr="00C140D3">
        <w:rPr>
          <w:rFonts w:ascii="Times New Roman" w:eastAsia="Times New Roman" w:hAnsi="Times New Roman" w:cs="David"/>
          <w:sz w:val="20"/>
          <w:szCs w:val="24"/>
          <w:rtl/>
          <w:lang w:eastAsia="he-IL"/>
        </w:rPr>
        <w:t>.</w:t>
      </w:r>
    </w:p>
    <w:p w14:paraId="2EBEE832"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Cs/>
          <w:sz w:val="20"/>
          <w:szCs w:val="24"/>
          <w:u w:val="single"/>
          <w:rtl/>
          <w:lang w:eastAsia="he-IL"/>
        </w:rPr>
      </w:pPr>
      <w:r w:rsidRPr="00C140D3">
        <w:rPr>
          <w:rFonts w:ascii="Times New Roman" w:eastAsia="Times New Roman" w:hAnsi="Times New Roman" w:cs="David"/>
          <w:bCs/>
          <w:sz w:val="20"/>
          <w:szCs w:val="24"/>
          <w:u w:val="single"/>
          <w:rtl/>
          <w:lang w:eastAsia="he-IL"/>
        </w:rPr>
        <w:t>שכר המתכנן</w:t>
      </w:r>
    </w:p>
    <w:p w14:paraId="6CDE8B52"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תמורת שרותי המתכנן וכל יתר התחייבויותיו לפי חוזה 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ישלם המזמין למתכנן שכר כמפורט בנספח </w:t>
      </w:r>
      <w:r w:rsidRPr="00C140D3">
        <w:rPr>
          <w:rFonts w:ascii="Times New Roman" w:eastAsia="Times New Roman" w:hAnsi="Times New Roman" w:cs="David"/>
          <w:bCs/>
          <w:sz w:val="20"/>
          <w:szCs w:val="24"/>
          <w:rtl/>
          <w:lang w:eastAsia="he-IL"/>
        </w:rPr>
        <w:t xml:space="preserve">ד' </w:t>
      </w:r>
      <w:r w:rsidRPr="00C140D3">
        <w:rPr>
          <w:rFonts w:ascii="Times New Roman" w:eastAsia="Times New Roman" w:hAnsi="Times New Roman" w:cs="David" w:hint="cs"/>
          <w:b/>
          <w:sz w:val="20"/>
          <w:szCs w:val="24"/>
          <w:rtl/>
          <w:lang w:eastAsia="he-IL"/>
        </w:rPr>
        <w:t xml:space="preserve">המצ"ב </w:t>
      </w:r>
      <w:r w:rsidRPr="00C140D3">
        <w:rPr>
          <w:rFonts w:ascii="Times New Roman" w:eastAsia="Times New Roman" w:hAnsi="Times New Roman" w:cs="David"/>
          <w:sz w:val="20"/>
          <w:szCs w:val="24"/>
          <w:rtl/>
          <w:lang w:eastAsia="he-IL"/>
        </w:rPr>
        <w:t>(להלן: "</w:t>
      </w:r>
      <w:r w:rsidRPr="00C140D3">
        <w:rPr>
          <w:rFonts w:ascii="Times New Roman" w:eastAsia="Times New Roman" w:hAnsi="Times New Roman" w:cs="David"/>
          <w:b/>
          <w:bCs/>
          <w:sz w:val="20"/>
          <w:szCs w:val="24"/>
          <w:rtl/>
          <w:lang w:eastAsia="he-IL"/>
        </w:rPr>
        <w:t>שכר המתכנן</w:t>
      </w:r>
      <w:r w:rsidRPr="00C140D3">
        <w:rPr>
          <w:rFonts w:ascii="Times New Roman" w:eastAsia="Times New Roman" w:hAnsi="Times New Roman" w:cs="David"/>
          <w:sz w:val="20"/>
          <w:szCs w:val="24"/>
          <w:rtl/>
          <w:lang w:eastAsia="he-IL"/>
        </w:rPr>
        <w:t>").</w:t>
      </w:r>
    </w:p>
    <w:p w14:paraId="3093BBBB"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בהוצאות הממשיות בשרותי העזר המפורטים להלן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שא המזמין:</w:t>
      </w:r>
    </w:p>
    <w:p w14:paraId="2E95C0FD"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הדפסות בתוויין המיועדות להפצה לאחרים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C140D3">
        <w:rPr>
          <w:rFonts w:ascii="Times New Roman" w:eastAsia="Times New Roman" w:hAnsi="Times New Roman" w:cs="David" w:hint="cs"/>
          <w:sz w:val="20"/>
          <w:szCs w:val="24"/>
          <w:rtl/>
          <w:lang w:eastAsia="he-IL"/>
        </w:rPr>
        <w:t>ת</w:t>
      </w:r>
      <w:r w:rsidRPr="00C140D3">
        <w:rPr>
          <w:rFonts w:ascii="Times New Roman" w:eastAsia="Times New Roman" w:hAnsi="Times New Roman" w:cs="David"/>
          <w:sz w:val="20"/>
          <w:szCs w:val="24"/>
          <w:rtl/>
          <w:lang w:eastAsia="he-IL"/>
        </w:rPr>
        <w:t xml:space="preserve"> החזר.</w:t>
      </w:r>
    </w:p>
    <w:p w14:paraId="42196B66"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העתקות שנמסרו ע"י המתכנן למזמין</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לרשויות המוסמכות</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ליועצים, למעט העתקות וצילומים שיפיק המתכנן במשרדו.</w:t>
      </w:r>
    </w:p>
    <w:p w14:paraId="6439F873"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שכפול מסמכים.</w:t>
      </w:r>
    </w:p>
    <w:p w14:paraId="1EFD5029"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76F8FC73"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מדידות וצילומי אויר.</w:t>
      </w:r>
    </w:p>
    <w:p w14:paraId="48F9B386"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קידוחים ובדיקות קרקע.</w:t>
      </w:r>
    </w:p>
    <w:p w14:paraId="2E68FD50"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שליחויות.</w:t>
      </w:r>
    </w:p>
    <w:p w14:paraId="0CCAB38B"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העזר המפורטים בסעיפים 7.2.1 עד 7.2.3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יוזמנו על ידי המתכנן באמצעות מערכת ניהול פרויקטים </w:t>
      </w:r>
      <w:r w:rsidRPr="00C140D3">
        <w:rPr>
          <w:rFonts w:ascii="Times New Roman" w:eastAsia="Times New Roman" w:hAnsi="Times New Roman" w:cs="David"/>
          <w:sz w:val="20"/>
          <w:szCs w:val="24"/>
          <w:lang w:eastAsia="he-IL"/>
        </w:rPr>
        <w:t>VIEW</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 מערכת רמדורנט מודול ניהול מסמכים (</w:t>
      </w:r>
      <w:r w:rsidRPr="00C140D3">
        <w:rPr>
          <w:rFonts w:ascii="Times New Roman" w:eastAsia="Times New Roman" w:hAnsi="Times New Roman" w:cs="David"/>
          <w:sz w:val="20"/>
          <w:szCs w:val="24"/>
          <w:lang w:eastAsia="he-IL"/>
        </w:rPr>
        <w:t>DM</w:t>
      </w:r>
      <w:r w:rsidRPr="00C140D3">
        <w:rPr>
          <w:rFonts w:ascii="Times New Roman" w:eastAsia="Times New Roman" w:hAnsi="Times New Roman" w:cs="David"/>
          <w:sz w:val="20"/>
          <w:szCs w:val="24"/>
          <w:rtl/>
          <w:lang w:eastAsia="he-IL"/>
        </w:rPr>
        <w:t>) רק ממכונים המאושרים ע"י המזמין לבצע עבודות עבורו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575687ED"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על חשבון שכר המתכנן ישולמו למתכנן תשלומי ביניים בש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עורים ובמועדים המפורטים בנספח</w:t>
      </w:r>
      <w:r w:rsidRPr="00C140D3">
        <w:rPr>
          <w:rFonts w:ascii="Times New Roman" w:eastAsia="Times New Roman" w:hAnsi="Times New Roman" w:cs="David"/>
          <w:bCs/>
          <w:sz w:val="20"/>
          <w:szCs w:val="24"/>
          <w:rtl/>
          <w:lang w:eastAsia="he-IL"/>
        </w:rPr>
        <w:t xml:space="preserve"> ה'</w:t>
      </w:r>
      <w:r w:rsidRPr="00C140D3">
        <w:rPr>
          <w:rFonts w:ascii="Times New Roman" w:eastAsia="Times New Roman" w:hAnsi="Times New Roman" w:cs="David" w:hint="cs"/>
          <w:sz w:val="20"/>
          <w:szCs w:val="24"/>
          <w:rtl/>
          <w:lang w:eastAsia="he-IL"/>
        </w:rPr>
        <w:t xml:space="preserve"> המצ"ב,</w:t>
      </w:r>
      <w:r w:rsidRPr="00C140D3">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קול דעתו הבלעדי.</w:t>
      </w:r>
    </w:p>
    <w:p w14:paraId="2DA98449"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כל תשלומי הביניים לפי פסקה זו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שלב משלבי שירותי המתכנן ו/או טיב הש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5B44C1A7"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trike/>
          <w:sz w:val="20"/>
          <w:szCs w:val="24"/>
          <w:rtl/>
          <w:lang w:eastAsia="he-IL"/>
        </w:rPr>
      </w:pPr>
      <w:r w:rsidRPr="00C140D3">
        <w:rPr>
          <w:rFonts w:ascii="Times New Roman" w:eastAsia="Times New Roman" w:hAnsi="Times New Roman" w:cs="David"/>
          <w:sz w:val="20"/>
          <w:szCs w:val="24"/>
          <w:rtl/>
          <w:lang w:eastAsia="he-IL"/>
        </w:rPr>
        <w:t>מוסכם במפורש</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השכר האמור בנספח </w:t>
      </w:r>
      <w:r w:rsidRPr="00C140D3">
        <w:rPr>
          <w:rFonts w:ascii="Times New Roman" w:eastAsia="Times New Roman" w:hAnsi="Times New Roman" w:cs="David"/>
          <w:b/>
          <w:bCs/>
          <w:sz w:val="20"/>
          <w:szCs w:val="24"/>
          <w:rtl/>
          <w:lang w:eastAsia="he-IL"/>
        </w:rPr>
        <w:t xml:space="preserve">ד' </w:t>
      </w:r>
      <w:r w:rsidRPr="00C140D3">
        <w:rPr>
          <w:rFonts w:ascii="Times New Roman" w:eastAsia="Times New Roman" w:hAnsi="Times New Roman" w:cs="David" w:hint="cs"/>
          <w:sz w:val="20"/>
          <w:szCs w:val="24"/>
          <w:rtl/>
          <w:lang w:eastAsia="he-IL"/>
        </w:rPr>
        <w:t xml:space="preserve">המצ"ב, </w:t>
      </w:r>
      <w:r w:rsidRPr="00C140D3">
        <w:rPr>
          <w:rFonts w:ascii="Times New Roman" w:eastAsia="Times New Roman" w:hAnsi="Times New Roman" w:cs="David"/>
          <w:sz w:val="20"/>
          <w:szCs w:val="24"/>
          <w:rtl/>
          <w:lang w:eastAsia="he-IL"/>
        </w:rPr>
        <w:t>ה</w:t>
      </w:r>
      <w:r w:rsidRPr="00C140D3">
        <w:rPr>
          <w:rFonts w:ascii="Times New Roman" w:eastAsia="Times New Roman" w:hAnsi="Times New Roman" w:cs="David" w:hint="cs"/>
          <w:sz w:val="20"/>
          <w:szCs w:val="24"/>
          <w:rtl/>
          <w:lang w:eastAsia="he-IL"/>
        </w:rPr>
        <w:t xml:space="preserve">ינו </w:t>
      </w:r>
      <w:r w:rsidRPr="00C140D3">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C140D3">
        <w:rPr>
          <w:rFonts w:ascii="Times New Roman" w:eastAsia="Times New Roman" w:hAnsi="Times New Roman" w:cs="David" w:hint="cs"/>
          <w:sz w:val="20"/>
          <w:szCs w:val="24"/>
          <w:rtl/>
          <w:lang w:eastAsia="he-IL"/>
        </w:rPr>
        <w:t xml:space="preserve">זה </w:t>
      </w:r>
      <w:r w:rsidRPr="00C140D3">
        <w:rPr>
          <w:rFonts w:ascii="Times New Roman" w:eastAsia="Times New Roman" w:hAnsi="Times New Roman" w:cs="David"/>
          <w:sz w:val="20"/>
          <w:szCs w:val="24"/>
          <w:rtl/>
          <w:lang w:eastAsia="he-IL"/>
        </w:rPr>
        <w:t>במפורש אחרת. תנאי לתשלום שכר המתכנן במלואו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הינו המצאת הצהרה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C140D3">
        <w:rPr>
          <w:rFonts w:ascii="Times New Roman" w:eastAsia="Times New Roman" w:hAnsi="Times New Roman" w:cs="David"/>
          <w:b/>
          <w:bCs/>
          <w:sz w:val="20"/>
          <w:szCs w:val="24"/>
          <w:rtl/>
          <w:lang w:eastAsia="he-IL"/>
        </w:rPr>
        <w:t>ט'</w:t>
      </w:r>
      <w:r w:rsidRPr="00C140D3">
        <w:rPr>
          <w:rFonts w:ascii="Times New Roman" w:eastAsia="Times New Roman" w:hAnsi="Times New Roman" w:cs="David"/>
          <w:sz w:val="20"/>
          <w:szCs w:val="24"/>
          <w:rtl/>
          <w:lang w:eastAsia="he-IL"/>
        </w:rPr>
        <w:t xml:space="preserve"> לחוזה זה וכתב היעדר תביעות המצורף כנספח</w:t>
      </w:r>
      <w:r w:rsidRPr="00C140D3">
        <w:rPr>
          <w:rFonts w:ascii="Times New Roman" w:eastAsia="Times New Roman" w:hAnsi="Times New Roman" w:cs="David"/>
          <w:b/>
          <w:bCs/>
          <w:sz w:val="20"/>
          <w:szCs w:val="24"/>
          <w:rtl/>
          <w:lang w:eastAsia="he-IL"/>
        </w:rPr>
        <w:t xml:space="preserve"> י'</w:t>
      </w:r>
      <w:r w:rsidRPr="00C140D3">
        <w:rPr>
          <w:rFonts w:ascii="Times New Roman" w:eastAsia="Times New Roman" w:hAnsi="Times New Roman" w:cs="David"/>
          <w:sz w:val="20"/>
          <w:szCs w:val="24"/>
          <w:rtl/>
          <w:lang w:eastAsia="he-IL"/>
        </w:rPr>
        <w:t xml:space="preserve"> לחוזה זה למזמין, חתום ע"י המתכנן ומאומת כנדרש בו.</w:t>
      </w:r>
    </w:p>
    <w:p w14:paraId="77C61B6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 xml:space="preserve">מבלי לפגוע בכלליות האמור בסעיף </w:t>
      </w:r>
      <w:r w:rsidRPr="00C140D3">
        <w:rPr>
          <w:rFonts w:ascii="Times New Roman" w:eastAsia="Times New Roman" w:hAnsi="Times New Roman" w:cs="David" w:hint="cs"/>
          <w:sz w:val="20"/>
          <w:szCs w:val="24"/>
          <w:rtl/>
          <w:lang w:eastAsia="he-IL"/>
        </w:rPr>
        <w:t>7 לעיל</w:t>
      </w:r>
      <w:r w:rsidRPr="00C140D3">
        <w:rPr>
          <w:rFonts w:ascii="Times New Roman" w:eastAsia="Times New Roman" w:hAnsi="Times New Roman" w:cs="David"/>
          <w:sz w:val="20"/>
          <w:szCs w:val="24"/>
          <w:rtl/>
          <w:lang w:eastAsia="he-IL"/>
        </w:rPr>
        <w:t>, מוסכם בזה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רכוש ה</w:t>
      </w:r>
      <w:r w:rsidRPr="00C140D3">
        <w:rPr>
          <w:rFonts w:ascii="Times New Roman" w:eastAsia="Times New Roman" w:hAnsi="Times New Roman" w:cs="David" w:hint="cs"/>
          <w:sz w:val="20"/>
          <w:szCs w:val="24"/>
          <w:rtl/>
          <w:lang w:eastAsia="he-IL"/>
        </w:rPr>
        <w:t>מזמין</w:t>
      </w:r>
      <w:r w:rsidRPr="00C140D3">
        <w:rPr>
          <w:rFonts w:ascii="Times New Roman" w:eastAsia="Times New Roman" w:hAnsi="Times New Roman" w:cs="David"/>
          <w:sz w:val="20"/>
          <w:szCs w:val="24"/>
          <w:rtl/>
          <w:lang w:eastAsia="he-IL"/>
        </w:rPr>
        <w:t>. מובהר בזה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הפרת סעיף זה על ידי המתכנן תה</w:t>
      </w:r>
      <w:r w:rsidRPr="00C140D3">
        <w:rPr>
          <w:rFonts w:ascii="Times New Roman" w:eastAsia="Times New Roman" w:hAnsi="Times New Roman" w:cs="David" w:hint="cs"/>
          <w:sz w:val="20"/>
          <w:szCs w:val="24"/>
          <w:rtl/>
          <w:lang w:eastAsia="he-IL"/>
        </w:rPr>
        <w:t>ווה</w:t>
      </w:r>
      <w:r w:rsidRPr="00C140D3">
        <w:rPr>
          <w:rFonts w:ascii="Times New Roman" w:eastAsia="Times New Roman" w:hAnsi="Times New Roman" w:cs="David"/>
          <w:sz w:val="20"/>
          <w:szCs w:val="24"/>
          <w:rtl/>
          <w:lang w:eastAsia="he-IL"/>
        </w:rPr>
        <w:t xml:space="preserve"> הפרה יסודית של חוזה</w:t>
      </w:r>
      <w:r w:rsidRPr="00C140D3">
        <w:rPr>
          <w:rFonts w:ascii="Times New Roman" w:eastAsia="Times New Roman" w:hAnsi="Times New Roman" w:cs="David" w:hint="cs"/>
          <w:sz w:val="20"/>
          <w:szCs w:val="24"/>
          <w:rtl/>
          <w:lang w:eastAsia="he-IL"/>
        </w:rPr>
        <w:t xml:space="preserve"> זה. </w:t>
      </w:r>
    </w:p>
    <w:p w14:paraId="0616224D" w14:textId="77777777" w:rsidR="00C140D3" w:rsidRPr="007A10F8" w:rsidRDefault="00C140D3" w:rsidP="007A10F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תנאים מקדמיים לביצוע תשלום כלשהו ע"ח שכר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הינם הצגת ר</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C140D3">
        <w:rPr>
          <w:rFonts w:ascii="Times New Roman" w:eastAsia="Times New Roman" w:hAnsi="Times New Roman" w:cs="David" w:hint="cs"/>
          <w:sz w:val="20"/>
          <w:szCs w:val="24"/>
          <w:rtl/>
          <w:lang w:eastAsia="he-IL"/>
        </w:rPr>
        <w:t>עובר</w:t>
      </w:r>
      <w:r w:rsidRPr="00C140D3">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1A2E9C65"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שנויים בתכנון</w:t>
      </w:r>
    </w:p>
    <w:p w14:paraId="09329FEB" w14:textId="77777777" w:rsidR="00C140D3" w:rsidRPr="008666C7"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לפי דרישת המנהל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w:t>
      </w:r>
      <w:r w:rsidRPr="008666C7">
        <w:rPr>
          <w:rFonts w:ascii="Times New Roman" w:eastAsia="Times New Roman" w:hAnsi="Times New Roman" w:cs="David"/>
          <w:sz w:val="20"/>
          <w:szCs w:val="24"/>
          <w:rtl/>
          <w:lang w:eastAsia="he-IL"/>
        </w:rPr>
        <w:t>תשלום נוסף בעד עבודות אלו, אלא כפי שנקבע בסעיף 8.2 להלן.</w:t>
      </w:r>
    </w:p>
    <w:p w14:paraId="762DA9F3" w14:textId="77777777" w:rsidR="00C140D3" w:rsidRPr="004A7CFB"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A7CFB">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4A7CFB">
        <w:rPr>
          <w:rFonts w:ascii="Times New Roman" w:eastAsia="Times New Roman" w:hAnsi="Times New Roman" w:cs="David" w:hint="cs"/>
          <w:sz w:val="20"/>
          <w:szCs w:val="24"/>
          <w:rtl/>
          <w:lang w:eastAsia="he-IL"/>
        </w:rPr>
        <w:t>ים</w:t>
      </w:r>
      <w:r w:rsidRPr="004A7CFB">
        <w:rPr>
          <w:rFonts w:ascii="Times New Roman" w:eastAsia="Times New Roman" w:hAnsi="Times New Roman" w:cs="David"/>
          <w:sz w:val="20"/>
          <w:szCs w:val="24"/>
          <w:rtl/>
          <w:lang w:eastAsia="he-IL"/>
        </w:rPr>
        <w:t xml:space="preserve"> </w:t>
      </w:r>
      <w:r w:rsidRPr="004A7CFB">
        <w:rPr>
          <w:rFonts w:ascii="Times New Roman" w:eastAsia="Times New Roman" w:hAnsi="Times New Roman" w:cs="David"/>
          <w:bCs/>
          <w:sz w:val="20"/>
          <w:szCs w:val="24"/>
          <w:rtl/>
          <w:lang w:eastAsia="he-IL"/>
        </w:rPr>
        <w:t>ב' או ג'</w:t>
      </w:r>
      <w:r w:rsidRPr="004A7CFB">
        <w:rPr>
          <w:rFonts w:ascii="Times New Roman" w:eastAsia="Times New Roman" w:hAnsi="Times New Roman" w:cs="David" w:hint="cs"/>
          <w:b/>
          <w:sz w:val="20"/>
          <w:szCs w:val="24"/>
          <w:rtl/>
          <w:lang w:eastAsia="he-IL"/>
        </w:rPr>
        <w:t xml:space="preserve"> המצ"ב</w:t>
      </w:r>
      <w:r w:rsidRPr="004A7CFB">
        <w:rPr>
          <w:rFonts w:ascii="Times New Roman" w:eastAsia="Times New Roman" w:hAnsi="Times New Roman" w:cs="David"/>
          <w:sz w:val="20"/>
          <w:szCs w:val="24"/>
          <w:rtl/>
          <w:lang w:eastAsia="he-IL"/>
        </w:rPr>
        <w:t>, וב</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רותי המתכנן</w:t>
      </w:r>
      <w:r w:rsidRPr="004A7CFB">
        <w:rPr>
          <w:rFonts w:ascii="Times New Roman" w:eastAsia="Times New Roman" w:hAnsi="Times New Roman" w:cs="David" w:hint="cs"/>
          <w:sz w:val="20"/>
          <w:szCs w:val="24"/>
          <w:rtl/>
          <w:lang w:eastAsia="he-IL"/>
        </w:rPr>
        <w:t>,</w:t>
      </w:r>
      <w:r w:rsidRPr="004A7CFB">
        <w:rPr>
          <w:rFonts w:ascii="Times New Roman" w:eastAsia="Times New Roman" w:hAnsi="Times New Roman" w:cs="David"/>
          <w:sz w:val="20"/>
          <w:szCs w:val="24"/>
          <w:rtl/>
          <w:lang w:eastAsia="he-IL"/>
        </w:rPr>
        <w:t xml:space="preserve"> אלמלא השנויים</w:t>
      </w:r>
      <w:r w:rsidRPr="004A7CFB">
        <w:rPr>
          <w:rFonts w:ascii="Times New Roman" w:eastAsia="Times New Roman" w:hAnsi="Times New Roman" w:cs="David" w:hint="cs"/>
          <w:sz w:val="20"/>
          <w:szCs w:val="24"/>
          <w:rtl/>
          <w:lang w:eastAsia="he-IL"/>
        </w:rPr>
        <w:t xml:space="preserve"> כאמור</w:t>
      </w:r>
      <w:r w:rsidRPr="004A7CFB">
        <w:rPr>
          <w:rFonts w:ascii="Times New Roman" w:eastAsia="Times New Roman" w:hAnsi="Times New Roman" w:cs="David"/>
          <w:sz w:val="20"/>
          <w:szCs w:val="24"/>
          <w:rtl/>
          <w:lang w:eastAsia="he-IL"/>
        </w:rPr>
        <w:t>, יהיה</w:t>
      </w:r>
      <w:r w:rsidRPr="004A7CFB">
        <w:rPr>
          <w:rFonts w:ascii="Times New Roman" w:eastAsia="Times New Roman" w:hAnsi="Times New Roman" w:cs="David" w:hint="cs"/>
          <w:sz w:val="20"/>
          <w:szCs w:val="24"/>
          <w:rtl/>
          <w:lang w:eastAsia="he-IL"/>
        </w:rPr>
        <w:t xml:space="preserve"> </w:t>
      </w:r>
      <w:r w:rsidRPr="004A7CFB">
        <w:rPr>
          <w:rFonts w:ascii="Times New Roman" w:eastAsia="Times New Roman" w:hAnsi="Times New Roman" w:cs="David"/>
          <w:sz w:val="20"/>
          <w:szCs w:val="24"/>
          <w:rtl/>
          <w:lang w:eastAsia="he-IL"/>
        </w:rPr>
        <w:t>זכאי לפיצוי בעד העבודה הנוספת שב</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צע עקב השנויים</w:t>
      </w:r>
      <w:r w:rsidRPr="004A7CFB">
        <w:rPr>
          <w:rFonts w:ascii="Times New Roman" w:eastAsia="Times New Roman" w:hAnsi="Times New Roman" w:cs="David" w:hint="cs"/>
          <w:sz w:val="20"/>
          <w:szCs w:val="24"/>
          <w:rtl/>
          <w:lang w:eastAsia="he-IL"/>
        </w:rPr>
        <w:t>,</w:t>
      </w:r>
      <w:r w:rsidRPr="004A7CFB">
        <w:rPr>
          <w:rFonts w:ascii="Times New Roman" w:eastAsia="Times New Roman" w:hAnsi="Times New Roman" w:cs="David"/>
          <w:sz w:val="20"/>
          <w:szCs w:val="24"/>
          <w:rtl/>
          <w:lang w:eastAsia="he-IL"/>
        </w:rPr>
        <w:t xml:space="preserve"> </w:t>
      </w:r>
      <w:r w:rsidRPr="004A7CFB">
        <w:rPr>
          <w:rFonts w:ascii="Times New Roman" w:eastAsia="Times New Roman" w:hAnsi="Times New Roman" w:cs="David" w:hint="cs"/>
          <w:sz w:val="20"/>
          <w:szCs w:val="24"/>
          <w:rtl/>
          <w:lang w:eastAsia="he-IL"/>
        </w:rPr>
        <w:t>כאמור</w:t>
      </w:r>
      <w:r w:rsidRPr="004A7CFB">
        <w:rPr>
          <w:rFonts w:ascii="Times New Roman" w:eastAsia="Times New Roman" w:hAnsi="Times New Roman" w:cs="David"/>
          <w:sz w:val="20"/>
          <w:szCs w:val="24"/>
          <w:rtl/>
          <w:lang w:eastAsia="he-IL"/>
        </w:rPr>
        <w:t>. הפיצוי ישולם בגין העבודה הנוספת שהמתכנן ב</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4A7CFB">
        <w:rPr>
          <w:rFonts w:ascii="Times New Roman" w:eastAsia="Times New Roman" w:hAnsi="Times New Roman" w:cs="David" w:hint="cs"/>
          <w:sz w:val="20"/>
          <w:szCs w:val="24"/>
          <w:rtl/>
          <w:lang w:eastAsia="he-IL"/>
        </w:rPr>
        <w:t xml:space="preserve"> </w:t>
      </w:r>
      <w:r w:rsidRPr="004A7CFB">
        <w:rPr>
          <w:rFonts w:ascii="Times New Roman" w:eastAsia="Times New Roman" w:hAnsi="Times New Roman" w:cs="David"/>
          <w:sz w:val="20"/>
          <w:szCs w:val="24"/>
          <w:rtl/>
          <w:lang w:eastAsia="he-IL"/>
        </w:rPr>
        <w:t xml:space="preserve"> המתכנן ושכר המתכנן. בכל מקרה</w:t>
      </w:r>
      <w:r w:rsidRPr="004A7CFB">
        <w:rPr>
          <w:rFonts w:ascii="Times New Roman" w:eastAsia="Times New Roman" w:hAnsi="Times New Roman" w:cs="David" w:hint="cs"/>
          <w:sz w:val="20"/>
          <w:szCs w:val="24"/>
          <w:rtl/>
          <w:lang w:eastAsia="he-IL"/>
        </w:rPr>
        <w:t>,</w:t>
      </w:r>
      <w:r w:rsidRPr="004A7CFB">
        <w:rPr>
          <w:rFonts w:ascii="Times New Roman" w:eastAsia="Times New Roman" w:hAnsi="Times New Roman" w:cs="David"/>
          <w:sz w:val="20"/>
          <w:szCs w:val="24"/>
          <w:rtl/>
          <w:lang w:eastAsia="he-IL"/>
        </w:rPr>
        <w:t xml:space="preserve"> </w:t>
      </w:r>
      <w:r w:rsidRPr="004A7CFB">
        <w:rPr>
          <w:rFonts w:ascii="Times New Roman" w:eastAsia="Times New Roman" w:hAnsi="Times New Roman" w:cs="David" w:hint="cs"/>
          <w:sz w:val="20"/>
          <w:szCs w:val="24"/>
          <w:rtl/>
          <w:lang w:eastAsia="he-IL"/>
        </w:rPr>
        <w:t>ה</w:t>
      </w:r>
      <w:r w:rsidRPr="004A7CFB">
        <w:rPr>
          <w:rFonts w:ascii="Times New Roman" w:eastAsia="Times New Roman" w:hAnsi="Times New Roman" w:cs="David"/>
          <w:sz w:val="20"/>
          <w:szCs w:val="24"/>
          <w:rtl/>
          <w:lang w:eastAsia="he-IL"/>
        </w:rPr>
        <w:t>שנויים</w:t>
      </w:r>
      <w:r w:rsidRPr="004A7CFB">
        <w:rPr>
          <w:rFonts w:ascii="Times New Roman" w:eastAsia="Times New Roman" w:hAnsi="Times New Roman" w:cs="David" w:hint="cs"/>
          <w:sz w:val="20"/>
          <w:szCs w:val="24"/>
          <w:rtl/>
          <w:lang w:eastAsia="he-IL"/>
        </w:rPr>
        <w:t xml:space="preserve"> כאמור, לא יהוו</w:t>
      </w:r>
      <w:r w:rsidRPr="004A7CFB">
        <w:rPr>
          <w:rFonts w:ascii="Times New Roman" w:eastAsia="Times New Roman" w:hAnsi="Times New Roman" w:cs="David"/>
          <w:sz w:val="20"/>
          <w:szCs w:val="24"/>
          <w:rtl/>
          <w:lang w:eastAsia="he-IL"/>
        </w:rPr>
        <w:t xml:space="preserve"> עילה לש</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נוי בלוח הזמנים</w:t>
      </w:r>
      <w:r w:rsidRPr="004A7CFB">
        <w:rPr>
          <w:rFonts w:ascii="Times New Roman" w:eastAsia="Times New Roman" w:hAnsi="Times New Roman" w:cs="David" w:hint="cs"/>
          <w:sz w:val="20"/>
          <w:szCs w:val="24"/>
          <w:rtl/>
          <w:lang w:eastAsia="he-IL"/>
        </w:rPr>
        <w:t>,</w:t>
      </w:r>
      <w:r w:rsidRPr="004A7CFB">
        <w:rPr>
          <w:rFonts w:ascii="Times New Roman" w:eastAsia="Times New Roman" w:hAnsi="Times New Roman" w:cs="David"/>
          <w:sz w:val="20"/>
          <w:szCs w:val="24"/>
          <w:rtl/>
          <w:lang w:eastAsia="he-IL"/>
        </w:rPr>
        <w:t xml:space="preserve"> אלא בא</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 xml:space="preserve">שור המנהל </w:t>
      </w:r>
      <w:r w:rsidRPr="004A7CFB">
        <w:rPr>
          <w:rFonts w:ascii="Times New Roman" w:eastAsia="Times New Roman" w:hAnsi="Times New Roman" w:cs="David" w:hint="cs"/>
          <w:sz w:val="20"/>
          <w:szCs w:val="24"/>
          <w:rtl/>
          <w:lang w:eastAsia="he-IL"/>
        </w:rPr>
        <w:t>מראש ו</w:t>
      </w:r>
      <w:r w:rsidRPr="004A7CFB">
        <w:rPr>
          <w:rFonts w:ascii="Times New Roman" w:eastAsia="Times New Roman" w:hAnsi="Times New Roman" w:cs="David"/>
          <w:sz w:val="20"/>
          <w:szCs w:val="24"/>
          <w:rtl/>
          <w:lang w:eastAsia="he-IL"/>
        </w:rPr>
        <w:t>בכתב.</w:t>
      </w:r>
    </w:p>
    <w:p w14:paraId="50DDB63A"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hint="cs"/>
          <w:sz w:val="20"/>
          <w:szCs w:val="24"/>
          <w:rtl/>
          <w:lang w:eastAsia="he-IL"/>
        </w:rPr>
        <w:t>על אף</w:t>
      </w:r>
      <w:r w:rsidRPr="00C140D3">
        <w:rPr>
          <w:rFonts w:ascii="Times New Roman" w:eastAsia="Times New Roman" w:hAnsi="Times New Roman" w:cs="David"/>
          <w:sz w:val="20"/>
          <w:szCs w:val="24"/>
          <w:rtl/>
          <w:lang w:eastAsia="he-IL"/>
        </w:rPr>
        <w:t xml:space="preserve"> האמור בסעיף 8.2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לא יגיע למתכנן דבר בגין שינויים הנובעים מ:</w:t>
      </w:r>
    </w:p>
    <w:p w14:paraId="64A4BF16" w14:textId="77777777" w:rsidR="00C140D3" w:rsidRPr="00C140D3" w:rsidRDefault="00C140D3" w:rsidP="007A10F8">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טעות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ל</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קוי בתכנון ו/או באומדן של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של היועצים.</w:t>
      </w:r>
    </w:p>
    <w:p w14:paraId="1F439E0A" w14:textId="77777777" w:rsidR="00C140D3" w:rsidRPr="00C140D3" w:rsidRDefault="00C140D3" w:rsidP="007A10F8">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התכנון אינו התכנון היעיל ביותר.</w:t>
      </w:r>
    </w:p>
    <w:p w14:paraId="0012A075" w14:textId="77777777" w:rsidR="00C140D3" w:rsidRPr="00C140D3" w:rsidRDefault="00C140D3" w:rsidP="007A10F8">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65A24C2B" w14:textId="77777777" w:rsidR="00C140D3" w:rsidRPr="00C140D3" w:rsidRDefault="00C140D3" w:rsidP="007A10F8">
      <w:pPr>
        <w:widowControl w:val="0"/>
        <w:numPr>
          <w:ilvl w:val="2"/>
          <w:numId w:val="1"/>
        </w:numPr>
        <w:tabs>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השינויים מתחייבים מדרישת רשויות מוסמכות. </w:t>
      </w:r>
    </w:p>
    <w:p w14:paraId="083B2D2F" w14:textId="5D5692A3" w:rsidR="007A10F8" w:rsidRPr="00C140D3" w:rsidRDefault="00B85E8E" w:rsidP="00C140D3">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מבוטל. </w:t>
      </w:r>
    </w:p>
    <w:p w14:paraId="614128DB"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lang w:eastAsia="he-IL"/>
        </w:rPr>
      </w:pPr>
      <w:r w:rsidRPr="00C140D3">
        <w:rPr>
          <w:rFonts w:ascii="Times New Roman" w:eastAsia="Times New Roman" w:hAnsi="Times New Roman" w:cs="David"/>
          <w:bCs/>
          <w:sz w:val="20"/>
          <w:szCs w:val="24"/>
          <w:u w:val="single"/>
          <w:rtl/>
          <w:lang w:eastAsia="he-IL"/>
        </w:rPr>
        <w:t>אחריות וביטוח</w:t>
      </w:r>
    </w:p>
    <w:p w14:paraId="1BC95006" w14:textId="77777777" w:rsidR="003811C6" w:rsidRPr="00013687" w:rsidRDefault="003811C6" w:rsidP="003811C6">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150FB054" w14:textId="77777777" w:rsidR="003811C6" w:rsidRPr="00013687" w:rsidRDefault="003811C6" w:rsidP="003811C6">
      <w:pPr>
        <w:pStyle w:val="a5"/>
        <w:numPr>
          <w:ilvl w:val="1"/>
          <w:numId w:val="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15EC3832" w14:textId="77777777" w:rsidR="003811C6" w:rsidRPr="00013687" w:rsidRDefault="003811C6" w:rsidP="003811C6">
      <w:pPr>
        <w:pStyle w:val="a5"/>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22349A0D" w14:textId="77777777" w:rsidR="003811C6" w:rsidRPr="00013687" w:rsidRDefault="003811C6" w:rsidP="003811C6">
      <w:pPr>
        <w:pStyle w:val="a5"/>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5706ADED" w14:textId="77777777" w:rsidR="003811C6" w:rsidRDefault="003811C6" w:rsidP="003811C6">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364B48B2" w14:textId="77777777" w:rsidR="003811C6" w:rsidRPr="00013687" w:rsidRDefault="003811C6" w:rsidP="003811C6">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0130A837" w14:textId="77777777" w:rsidR="003811C6" w:rsidRDefault="003811C6" w:rsidP="003811C6">
      <w:pPr>
        <w:widowControl w:val="0"/>
        <w:numPr>
          <w:ilvl w:val="1"/>
          <w:numId w:val="1"/>
        </w:numPr>
        <w:tabs>
          <w:tab w:val="left" w:pos="8306"/>
        </w:tabs>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המתכנן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המתכנן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המתכנן"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42B1E766"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3E070E58"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
      </w:r>
    </w:p>
    <w:p w14:paraId="2FBE268D"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2CD9CE3C"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3AC99390"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להתחייבויות המתכנן על פי הסכם זה.</w:t>
      </w:r>
    </w:p>
    <w:p w14:paraId="622EC4E4"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374446E8"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לצורך מתן השירותים, ולא תהיה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5160F138"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יש צורך בעריכת ביטוחים נוספים או משלימים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לערוך ולקיים את הביטוחים הנוספים או המשלימים כאמור. </w:t>
      </w:r>
    </w:p>
    <w:p w14:paraId="0F12E15D"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625C7577"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1013376A"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4C41A789"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0DC51E4C"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5E27EFD2" w14:textId="77777777" w:rsidR="003811C6" w:rsidRPr="00A42052"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3D283D8E"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אספקת תכניות</w:t>
      </w:r>
    </w:p>
    <w:p w14:paraId="4BCE4A80"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בכל עת במהלך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וכן בתקופת הבדק של העבודות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C140D3">
        <w:rPr>
          <w:rFonts w:ascii="Times New Roman" w:eastAsia="Times New Roman" w:hAnsi="Times New Roman" w:cs="David"/>
          <w:b/>
          <w:bCs/>
          <w:sz w:val="20"/>
          <w:szCs w:val="24"/>
          <w:rtl/>
          <w:lang w:eastAsia="he-IL"/>
        </w:rPr>
        <w:t>ח'</w:t>
      </w:r>
      <w:r w:rsidRPr="00C140D3">
        <w:rPr>
          <w:rFonts w:ascii="Times New Roman" w:eastAsia="Times New Roman" w:hAnsi="Times New Roman" w:cs="David"/>
          <w:sz w:val="20"/>
          <w:szCs w:val="24"/>
          <w:rtl/>
          <w:lang w:eastAsia="he-IL"/>
        </w:rPr>
        <w:t xml:space="preserve"> לחוזה זה, ובמידה והדרישה מתייחסת לתכניות שאינ</w:t>
      </w:r>
      <w:r w:rsidRPr="00C140D3">
        <w:rPr>
          <w:rFonts w:ascii="Times New Roman" w:eastAsia="Times New Roman" w:hAnsi="Times New Roman" w:cs="David" w:hint="cs"/>
          <w:sz w:val="20"/>
          <w:szCs w:val="24"/>
          <w:rtl/>
          <w:lang w:eastAsia="he-IL"/>
        </w:rPr>
        <w:t>ן</w:t>
      </w:r>
      <w:r w:rsidRPr="00C140D3">
        <w:rPr>
          <w:rFonts w:ascii="Times New Roman" w:eastAsia="Times New Roman" w:hAnsi="Times New Roman" w:cs="David"/>
          <w:sz w:val="20"/>
          <w:szCs w:val="24"/>
          <w:rtl/>
          <w:lang w:eastAsia="he-IL"/>
        </w:rPr>
        <w:t xml:space="preserve"> בידו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יערכ</w:t>
      </w:r>
      <w:r w:rsidRPr="00C140D3">
        <w:rPr>
          <w:rFonts w:ascii="Times New Roman" w:eastAsia="Times New Roman" w:hAnsi="Times New Roman" w:cs="David" w:hint="cs"/>
          <w:sz w:val="20"/>
          <w:szCs w:val="24"/>
          <w:rtl/>
          <w:lang w:eastAsia="he-IL"/>
        </w:rPr>
        <w:t>ן</w:t>
      </w:r>
      <w:r w:rsidRPr="00C140D3">
        <w:rPr>
          <w:rFonts w:ascii="Times New Roman" w:eastAsia="Times New Roman" w:hAnsi="Times New Roman" w:cs="David"/>
          <w:sz w:val="20"/>
          <w:szCs w:val="24"/>
          <w:rtl/>
          <w:lang w:eastAsia="he-IL"/>
        </w:rPr>
        <w:t xml:space="preserve"> המתכנן בהקדם האפשרי וימסר</w:t>
      </w:r>
      <w:r w:rsidRPr="00C140D3">
        <w:rPr>
          <w:rFonts w:ascii="Times New Roman" w:eastAsia="Times New Roman" w:hAnsi="Times New Roman" w:cs="David" w:hint="cs"/>
          <w:sz w:val="20"/>
          <w:szCs w:val="24"/>
          <w:rtl/>
          <w:lang w:eastAsia="he-IL"/>
        </w:rPr>
        <w:t>ן</w:t>
      </w:r>
      <w:r w:rsidRPr="00C140D3">
        <w:rPr>
          <w:rFonts w:ascii="Times New Roman" w:eastAsia="Times New Roman" w:hAnsi="Times New Roman" w:cs="David"/>
          <w:sz w:val="20"/>
          <w:szCs w:val="24"/>
          <w:rtl/>
          <w:lang w:eastAsia="he-IL"/>
        </w:rPr>
        <w:t xml:space="preserve"> למזמין.</w:t>
      </w:r>
    </w:p>
    <w:p w14:paraId="440CE924"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עם גמר שרותי </w:t>
      </w:r>
      <w:r w:rsidRPr="00C140D3">
        <w:rPr>
          <w:rFonts w:ascii="Times New Roman" w:eastAsia="Times New Roman" w:hAnsi="Times New Roman" w:cs="David" w:hint="cs"/>
          <w:sz w:val="20"/>
          <w:szCs w:val="24"/>
          <w:rtl/>
          <w:lang w:eastAsia="he-IL"/>
        </w:rPr>
        <w:t>המתכנן,</w:t>
      </w:r>
      <w:r w:rsidRPr="00C140D3">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הסופי בשטח </w:t>
      </w:r>
      <w:r w:rsidRPr="00C140D3">
        <w:rPr>
          <w:rFonts w:ascii="Times New Roman" w:eastAsia="Times New Roman" w:hAnsi="Times New Roman" w:cs="David"/>
          <w:color w:val="000000"/>
          <w:sz w:val="20"/>
          <w:szCs w:val="24"/>
          <w:lang w:eastAsia="he-IL"/>
        </w:rPr>
        <w:t>(AS MADE)</w:t>
      </w:r>
      <w:r w:rsidRPr="00C140D3">
        <w:rPr>
          <w:rFonts w:ascii="Times New Roman" w:eastAsia="Times New Roman" w:hAnsi="Times New Roman" w:cs="David"/>
          <w:sz w:val="20"/>
          <w:szCs w:val="24"/>
          <w:rtl/>
          <w:lang w:eastAsia="he-IL"/>
        </w:rPr>
        <w:t xml:space="preserve">, למעט שינויי דיירים, </w:t>
      </w:r>
      <w:r w:rsidRPr="00C140D3">
        <w:rPr>
          <w:rFonts w:ascii="Times New Roman" w:eastAsia="Times New Roman" w:hAnsi="Times New Roman" w:cs="David" w:hint="cs"/>
          <w:sz w:val="20"/>
          <w:szCs w:val="24"/>
          <w:rtl/>
          <w:lang w:eastAsia="he-IL"/>
        </w:rPr>
        <w:t xml:space="preserve">וקבצים </w:t>
      </w:r>
      <w:r w:rsidRPr="00C140D3">
        <w:rPr>
          <w:rFonts w:ascii="Times New Roman" w:eastAsia="Times New Roman" w:hAnsi="Times New Roman" w:cs="David"/>
          <w:sz w:val="20"/>
          <w:szCs w:val="24"/>
          <w:rtl/>
          <w:lang w:eastAsia="he-IL"/>
        </w:rPr>
        <w:t>המכילים את התכנון במדיה ממוחשבת.</w:t>
      </w:r>
    </w:p>
    <w:p w14:paraId="3E58DF59"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C140D3">
        <w:rPr>
          <w:rFonts w:ascii="Times New Roman" w:eastAsia="Times New Roman" w:hAnsi="Times New Roman" w:cs="David" w:hint="cs"/>
          <w:sz w:val="20"/>
          <w:szCs w:val="24"/>
          <w:rtl/>
          <w:lang w:eastAsia="he-IL"/>
        </w:rPr>
        <w:t>הקבצים</w:t>
      </w:r>
      <w:r w:rsidRPr="00C140D3">
        <w:rPr>
          <w:rFonts w:ascii="Times New Roman" w:eastAsia="Times New Roman" w:hAnsi="Times New Roman" w:cs="David"/>
          <w:sz w:val="20"/>
          <w:szCs w:val="24"/>
          <w:rtl/>
          <w:lang w:eastAsia="he-IL"/>
        </w:rPr>
        <w:t xml:space="preserve"> כשה</w:t>
      </w:r>
      <w:r w:rsidRPr="00C140D3">
        <w:rPr>
          <w:rFonts w:ascii="Times New Roman" w:eastAsia="Times New Roman" w:hAnsi="Times New Roman" w:cs="David" w:hint="cs"/>
          <w:sz w:val="20"/>
          <w:szCs w:val="24"/>
          <w:rtl/>
          <w:lang w:eastAsia="he-IL"/>
        </w:rPr>
        <w:t>ם</w:t>
      </w:r>
      <w:r w:rsidRPr="00C140D3">
        <w:rPr>
          <w:rFonts w:ascii="Times New Roman" w:eastAsia="Times New Roman" w:hAnsi="Times New Roman" w:cs="David"/>
          <w:sz w:val="20"/>
          <w:szCs w:val="24"/>
          <w:rtl/>
          <w:lang w:eastAsia="he-IL"/>
        </w:rPr>
        <w:t xml:space="preserve"> מעודכנ</w:t>
      </w:r>
      <w:r w:rsidRPr="00C140D3">
        <w:rPr>
          <w:rFonts w:ascii="Times New Roman" w:eastAsia="Times New Roman" w:hAnsi="Times New Roman" w:cs="David" w:hint="cs"/>
          <w:sz w:val="20"/>
          <w:szCs w:val="24"/>
          <w:rtl/>
          <w:lang w:eastAsia="he-IL"/>
        </w:rPr>
        <w:t>ים</w:t>
      </w:r>
      <w:r w:rsidRPr="00C140D3">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727D27EE"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כמו כן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4671C40E"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המתכנן לא יהיה זכאי לכל תשלום נוסף בעד תכניות שימסור למזמין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סעיף 10 זה.</w:t>
      </w:r>
    </w:p>
    <w:p w14:paraId="157B2AD3" w14:textId="77777777" w:rsidR="00C140D3" w:rsidRPr="007A10F8" w:rsidRDefault="00C140D3" w:rsidP="007A10F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זכות הקניין בכל התכניות שייכת למזמין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ובלבד ששולם שכר המתכנן בהתאם להוראות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31269D0C" w14:textId="77777777" w:rsidR="00C140D3" w:rsidRPr="00C140D3" w:rsidRDefault="00C140D3" w:rsidP="00C140D3">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מעמד המתכנן</w:t>
      </w:r>
    </w:p>
    <w:p w14:paraId="3163984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color w:val="000000"/>
          <w:sz w:val="24"/>
          <w:szCs w:val="24"/>
          <w:rtl/>
          <w:lang w:eastAsia="he-IL"/>
        </w:rPr>
        <w:t>מוסכם ומובהר על ידי הצדדים לחוזה זה</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C140D3">
        <w:rPr>
          <w:rFonts w:ascii="Times New Roman" w:eastAsia="Times New Roman" w:hAnsi="Times New Roman" w:cs="David" w:hint="cs"/>
          <w:sz w:val="20"/>
          <w:szCs w:val="24"/>
          <w:rtl/>
          <w:lang w:eastAsia="he-IL"/>
        </w:rPr>
        <w:t xml:space="preserve"> של המתכנן</w:t>
      </w:r>
      <w:r w:rsidRPr="00C140D3">
        <w:rPr>
          <w:rFonts w:ascii="Times New Roman" w:eastAsia="Times New Roman" w:hAnsi="Times New Roman" w:cs="David"/>
          <w:sz w:val="20"/>
          <w:szCs w:val="24"/>
          <w:rtl/>
          <w:lang w:eastAsia="he-IL"/>
        </w:rPr>
        <w:t>.</w:t>
      </w:r>
    </w:p>
    <w:p w14:paraId="54D570C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 xml:space="preserve">אין ולא יהיו יחסי עובד-מעביד בין המזמין ובין </w:t>
      </w:r>
      <w:r w:rsidRPr="00C140D3">
        <w:rPr>
          <w:rFonts w:ascii="Times New Roman" w:eastAsia="Times New Roman" w:hAnsi="Times New Roman" w:cs="David"/>
          <w:color w:val="000000"/>
          <w:sz w:val="24"/>
          <w:szCs w:val="24"/>
          <w:rtl/>
          <w:lang w:eastAsia="he-IL"/>
        </w:rPr>
        <w:t xml:space="preserve">המתכנן ו/או </w:t>
      </w:r>
      <w:r w:rsidRPr="00C140D3">
        <w:rPr>
          <w:rFonts w:ascii="Times New Roman" w:eastAsia="Times New Roman" w:hAnsi="Times New Roman" w:cs="David" w:hint="cs"/>
          <w:color w:val="000000"/>
          <w:sz w:val="24"/>
          <w:szCs w:val="24"/>
          <w:rtl/>
          <w:lang w:eastAsia="he-IL"/>
        </w:rPr>
        <w:t>מי מטעמו ו</w:t>
      </w:r>
      <w:r w:rsidRPr="00C140D3">
        <w:rPr>
          <w:rFonts w:ascii="Times New Roman" w:eastAsia="Times New Roman" w:hAnsi="Times New Roman" w:cs="David"/>
          <w:color w:val="000000"/>
          <w:sz w:val="24"/>
          <w:szCs w:val="24"/>
          <w:rtl/>
          <w:lang w:eastAsia="he-IL"/>
        </w:rPr>
        <w:t xml:space="preserve">בין המזמין לבין עובדי </w:t>
      </w:r>
      <w:r w:rsidRPr="00C140D3">
        <w:rPr>
          <w:rFonts w:ascii="Times New Roman" w:eastAsia="Times New Roman" w:hAnsi="Times New Roman" w:cs="David" w:hint="cs"/>
          <w:color w:val="000000"/>
          <w:sz w:val="24"/>
          <w:szCs w:val="24"/>
          <w:rtl/>
          <w:lang w:eastAsia="he-IL"/>
        </w:rPr>
        <w:t xml:space="preserve"> המתכנן ו/או מי מטעמיהם</w:t>
      </w:r>
      <w:r w:rsidRPr="00C140D3">
        <w:rPr>
          <w:rFonts w:ascii="Times New Roman" w:eastAsia="Times New Roman" w:hAnsi="Times New Roman" w:cs="David"/>
          <w:color w:val="000000"/>
          <w:sz w:val="24"/>
          <w:szCs w:val="24"/>
          <w:rtl/>
          <w:lang w:eastAsia="he-IL"/>
        </w:rPr>
        <w:t xml:space="preserve"> </w:t>
      </w:r>
      <w:r w:rsidRPr="00C140D3">
        <w:rPr>
          <w:rFonts w:ascii="Times New Roman" w:eastAsia="Times New Roman" w:hAnsi="Times New Roman" w:cs="David"/>
          <w:sz w:val="20"/>
          <w:szCs w:val="24"/>
          <w:rtl/>
          <w:lang w:eastAsia="he-IL"/>
        </w:rPr>
        <w:t>ואין בהוראות חוזה 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כדי ליצור בין המתכנן ו/או מי מעובדיו</w:t>
      </w:r>
      <w:r w:rsidRPr="00C140D3">
        <w:rPr>
          <w:rFonts w:ascii="Times New Roman" w:eastAsia="Times New Roman" w:hAnsi="Times New Roman" w:cs="David" w:hint="cs"/>
          <w:sz w:val="20"/>
          <w:szCs w:val="24"/>
          <w:rtl/>
          <w:lang w:eastAsia="he-IL"/>
        </w:rPr>
        <w:t xml:space="preserve"> ו/או מי מטעמו</w:t>
      </w:r>
      <w:r w:rsidRPr="00C140D3">
        <w:rPr>
          <w:rFonts w:ascii="Times New Roman" w:eastAsia="Times New Roman" w:hAnsi="Times New Roman" w:cs="David"/>
          <w:sz w:val="20"/>
          <w:szCs w:val="24"/>
          <w:rtl/>
          <w:lang w:eastAsia="he-IL"/>
        </w:rPr>
        <w:t xml:space="preserve"> לבין המזמין ו/או המנהל ו/או מי מטעמו יחסי עובד מעביד</w:t>
      </w:r>
      <w:r w:rsidRPr="00C140D3">
        <w:rPr>
          <w:rFonts w:ascii="Times New Roman" w:eastAsia="Times New Roman" w:hAnsi="Times New Roman" w:cs="David"/>
          <w:color w:val="000000"/>
          <w:sz w:val="24"/>
          <w:szCs w:val="24"/>
          <w:rtl/>
          <w:lang w:eastAsia="he-IL"/>
        </w:rPr>
        <w:t>, לכל ענין ודבר. בכלל זה</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מוסכם ומובהר בין הצדדים</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C140D3">
        <w:rPr>
          <w:rFonts w:ascii="Times New Roman" w:eastAsia="Times New Roman" w:hAnsi="Times New Roman" w:cs="David" w:hint="cs"/>
          <w:color w:val="000000"/>
          <w:sz w:val="24"/>
          <w:szCs w:val="24"/>
          <w:rtl/>
          <w:lang w:eastAsia="he-IL"/>
        </w:rPr>
        <w:t>ל פ</w:t>
      </w:r>
      <w:r w:rsidRPr="00C140D3">
        <w:rPr>
          <w:rFonts w:ascii="Times New Roman" w:eastAsia="Times New Roman" w:hAnsi="Times New Roman" w:cs="David"/>
          <w:color w:val="000000"/>
          <w:sz w:val="24"/>
          <w:szCs w:val="24"/>
          <w:rtl/>
          <w:lang w:eastAsia="he-IL"/>
        </w:rPr>
        <w:t>י הדין ו/או מכח צו הרחבה ו/או מכח הסכם כלשהו על עובד</w:t>
      </w:r>
      <w:r w:rsidRPr="00C140D3">
        <w:rPr>
          <w:rFonts w:ascii="Times New Roman" w:eastAsia="Times New Roman" w:hAnsi="Times New Roman" w:cs="David" w:hint="cs"/>
          <w:sz w:val="20"/>
          <w:szCs w:val="24"/>
          <w:rtl/>
          <w:lang w:eastAsia="he-IL"/>
        </w:rPr>
        <w:t>.</w:t>
      </w:r>
    </w:p>
    <w:p w14:paraId="1B543060"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color w:val="000000"/>
          <w:sz w:val="24"/>
          <w:szCs w:val="24"/>
          <w:rtl/>
          <w:lang w:eastAsia="he-IL"/>
        </w:rPr>
        <w:t>מוסכם בזה</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כי המתכנן ו/או עובדיו</w:t>
      </w:r>
      <w:r w:rsidRPr="00C140D3">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C140D3">
        <w:rPr>
          <w:rFonts w:ascii="Times New Roman" w:eastAsia="Times New Roman" w:hAnsi="Times New Roman" w:cs="David"/>
          <w:color w:val="000000"/>
          <w:sz w:val="24"/>
          <w:szCs w:val="24"/>
          <w:rtl/>
          <w:lang w:eastAsia="he-IL"/>
        </w:rPr>
        <w:t xml:space="preserve"> מוותרים על כל טענות ו/או</w:t>
      </w:r>
      <w:r w:rsidRPr="00C140D3">
        <w:rPr>
          <w:rFonts w:ascii="Times New Roman" w:eastAsia="Times New Roman" w:hAnsi="Times New Roman" w:cs="David" w:hint="cs"/>
          <w:color w:val="000000"/>
          <w:sz w:val="24"/>
          <w:szCs w:val="24"/>
          <w:rtl/>
          <w:lang w:eastAsia="he-IL"/>
        </w:rPr>
        <w:t xml:space="preserve"> דרישות ו/או תלונות ו/או</w:t>
      </w:r>
      <w:r w:rsidRPr="00C140D3">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07D0A18E"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מצהיר ומתחייב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ישא לבדו </w:t>
      </w:r>
      <w:r w:rsidRPr="00C140D3">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C140D3">
        <w:rPr>
          <w:rFonts w:ascii="Times New Roman" w:eastAsia="Times New Roman" w:hAnsi="Times New Roman" w:cs="David" w:hint="cs"/>
          <w:color w:val="000000"/>
          <w:sz w:val="24"/>
          <w:szCs w:val="24"/>
          <w:rtl/>
          <w:lang w:eastAsia="he-IL"/>
        </w:rPr>
        <w:t>ל פי</w:t>
      </w:r>
      <w:r w:rsidRPr="00C140D3">
        <w:rPr>
          <w:rFonts w:ascii="Times New Roman" w:eastAsia="Times New Roman" w:hAnsi="Times New Roman" w:cs="David"/>
          <w:color w:val="000000"/>
          <w:sz w:val="24"/>
          <w:szCs w:val="24"/>
          <w:rtl/>
          <w:lang w:eastAsia="he-IL"/>
        </w:rPr>
        <w:t xml:space="preserve"> חוזה זה</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ובכלל זה</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sz w:val="20"/>
          <w:szCs w:val="24"/>
          <w:rtl/>
          <w:lang w:eastAsia="he-IL"/>
        </w:rPr>
        <w:t xml:space="preserve"> תשלומי מס הכנסה והב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טוח הלאומי שהוא חב בגין מתן שרותי המתכנן.</w:t>
      </w:r>
    </w:p>
    <w:p w14:paraId="69D26D6B"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המתכנן </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טוח לאומי, תשלומים לקרנות איגודים מקצוע</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48BCA1D9"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color w:val="000000"/>
          <w:sz w:val="24"/>
          <w:szCs w:val="24"/>
          <w:rtl/>
          <w:lang w:eastAsia="he-IL"/>
        </w:rPr>
      </w:pPr>
      <w:r w:rsidRPr="00C140D3">
        <w:rPr>
          <w:rFonts w:ascii="Times New Roman" w:eastAsia="Times New Roman" w:hAnsi="Times New Roman" w:cs="David"/>
          <w:color w:val="000000"/>
          <w:sz w:val="24"/>
          <w:szCs w:val="24"/>
          <w:rtl/>
          <w:lang w:eastAsia="he-IL"/>
        </w:rPr>
        <w:t>מבלי לגרוע מ</w:t>
      </w:r>
      <w:r w:rsidRPr="00C140D3">
        <w:rPr>
          <w:rFonts w:ascii="Times New Roman" w:eastAsia="Times New Roman" w:hAnsi="Times New Roman" w:cs="David" w:hint="cs"/>
          <w:color w:val="000000"/>
          <w:sz w:val="24"/>
          <w:szCs w:val="24"/>
          <w:rtl/>
          <w:lang w:eastAsia="he-IL"/>
        </w:rPr>
        <w:t xml:space="preserve">כלליות </w:t>
      </w:r>
      <w:r w:rsidRPr="00C140D3">
        <w:rPr>
          <w:rFonts w:ascii="Times New Roman" w:eastAsia="Times New Roman" w:hAnsi="Times New Roman" w:cs="David"/>
          <w:color w:val="000000"/>
          <w:sz w:val="24"/>
          <w:szCs w:val="24"/>
          <w:rtl/>
          <w:lang w:eastAsia="he-IL"/>
        </w:rPr>
        <w:t>האמור לעיל, המתכנן מצהיר ומתחייב</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כי אם י</w:t>
      </w:r>
      <w:r w:rsidRPr="00C140D3">
        <w:rPr>
          <w:rFonts w:ascii="Times New Roman" w:eastAsia="Times New Roman" w:hAnsi="Times New Roman" w:cs="David" w:hint="cs"/>
          <w:color w:val="000000"/>
          <w:sz w:val="24"/>
          <w:szCs w:val="24"/>
          <w:rtl/>
          <w:lang w:eastAsia="he-IL"/>
        </w:rPr>
        <w:t>י</w:t>
      </w:r>
      <w:r w:rsidRPr="00C140D3">
        <w:rPr>
          <w:rFonts w:ascii="Times New Roman" w:eastAsia="Times New Roman" w:hAnsi="Times New Roman" w:cs="David"/>
          <w:color w:val="000000"/>
          <w:sz w:val="24"/>
          <w:szCs w:val="24"/>
          <w:rtl/>
          <w:lang w:eastAsia="he-IL"/>
        </w:rPr>
        <w:t>דרש המזמין על ידי המתכנן ו/או על ידי מי מ</w:t>
      </w:r>
      <w:r w:rsidRPr="00C140D3">
        <w:rPr>
          <w:rFonts w:ascii="Times New Roman" w:eastAsia="Times New Roman" w:hAnsi="Times New Roman" w:cs="David" w:hint="cs"/>
          <w:color w:val="000000"/>
          <w:sz w:val="24"/>
          <w:szCs w:val="24"/>
          <w:rtl/>
          <w:lang w:eastAsia="he-IL"/>
        </w:rPr>
        <w:t>שלוחיו ו/או עובדיו</w:t>
      </w:r>
      <w:r w:rsidRPr="00C140D3">
        <w:rPr>
          <w:rFonts w:ascii="Times New Roman" w:eastAsia="Times New Roman" w:hAnsi="Times New Roman" w:cs="David"/>
          <w:color w:val="000000"/>
          <w:sz w:val="24"/>
          <w:szCs w:val="24"/>
          <w:rtl/>
          <w:lang w:eastAsia="he-IL"/>
        </w:rPr>
        <w:t xml:space="preserve"> ו/או</w:t>
      </w:r>
      <w:r w:rsidRPr="00C140D3">
        <w:rPr>
          <w:rFonts w:ascii="Times New Roman" w:eastAsia="Times New Roman" w:hAnsi="Times New Roman" w:cs="David" w:hint="cs"/>
          <w:color w:val="000000"/>
          <w:sz w:val="24"/>
          <w:szCs w:val="24"/>
          <w:rtl/>
          <w:lang w:eastAsia="he-IL"/>
        </w:rPr>
        <w:t xml:space="preserve"> אחר מטעמו ו/או</w:t>
      </w:r>
      <w:r w:rsidRPr="00C140D3">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C140D3">
        <w:rPr>
          <w:rFonts w:ascii="Times New Roman" w:eastAsia="Times New Roman" w:hAnsi="Times New Roman" w:cs="David" w:hint="cs"/>
          <w:color w:val="000000"/>
          <w:sz w:val="24"/>
          <w:szCs w:val="24"/>
          <w:rtl/>
          <w:lang w:eastAsia="he-IL"/>
        </w:rPr>
        <w:t xml:space="preserve"> ו/או פיצוי ו/או שיפוי</w:t>
      </w:r>
      <w:r w:rsidRPr="00C140D3">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C140D3">
        <w:rPr>
          <w:rFonts w:ascii="Times New Roman" w:eastAsia="Times New Roman" w:hAnsi="Times New Roman" w:cs="David" w:hint="cs"/>
          <w:color w:val="000000"/>
          <w:sz w:val="24"/>
          <w:szCs w:val="24"/>
          <w:rtl/>
          <w:lang w:eastAsia="he-IL"/>
        </w:rPr>
        <w:t xml:space="preserve"> ו/או פיצוי ו/או שיפוי</w:t>
      </w:r>
      <w:r w:rsidRPr="00C140D3">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C140D3">
        <w:rPr>
          <w:rFonts w:ascii="Times New Roman" w:eastAsia="Times New Roman" w:hAnsi="Times New Roman" w:cs="David" w:hint="cs"/>
          <w:color w:val="000000"/>
          <w:sz w:val="24"/>
          <w:szCs w:val="24"/>
          <w:rtl/>
          <w:lang w:eastAsia="he-IL"/>
        </w:rPr>
        <w:t xml:space="preserve"> ו/או פיצוי ו/או שיפוי</w:t>
      </w:r>
      <w:r w:rsidRPr="00C140D3">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ייחשב </w:t>
      </w:r>
      <w:r w:rsidRPr="00C140D3">
        <w:rPr>
          <w:rFonts w:ascii="Times New Roman" w:eastAsia="Times New Roman" w:hAnsi="Times New Roman" w:cs="David" w:hint="cs"/>
          <w:color w:val="000000"/>
          <w:sz w:val="24"/>
          <w:szCs w:val="24"/>
          <w:rtl/>
          <w:lang w:eastAsia="he-IL"/>
        </w:rPr>
        <w:t>כ</w:t>
      </w:r>
      <w:r w:rsidRPr="00C140D3">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0799E4F7" w14:textId="77777777" w:rsid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color w:val="000000"/>
          <w:sz w:val="24"/>
          <w:szCs w:val="24"/>
          <w:rtl/>
          <w:lang w:eastAsia="he-IL"/>
        </w:rPr>
        <w:t>בשים לב לאמור לעיל, אם יקבע פורום מוסמך כלשהו</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C140D3">
        <w:rPr>
          <w:rFonts w:ascii="Times New Roman" w:eastAsia="Times New Roman" w:hAnsi="Times New Roman" w:cs="David" w:hint="cs"/>
          <w:color w:val="000000"/>
          <w:sz w:val="24"/>
          <w:szCs w:val="24"/>
          <w:rtl/>
          <w:lang w:eastAsia="he-IL"/>
        </w:rPr>
        <w:t xml:space="preserve"> ו/או מי משלוחיו ו/או אחר מטעמו</w:t>
      </w:r>
      <w:r w:rsidRPr="00C140D3">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C140D3">
        <w:rPr>
          <w:rFonts w:ascii="Times New Roman" w:eastAsia="Times New Roman" w:hAnsi="Times New Roman" w:cs="David" w:hint="cs"/>
          <w:color w:val="000000"/>
          <w:sz w:val="24"/>
          <w:szCs w:val="24"/>
          <w:rtl/>
          <w:lang w:eastAsia="he-IL"/>
        </w:rPr>
        <w:t>.</w:t>
      </w:r>
    </w:p>
    <w:p w14:paraId="35F1971F" w14:textId="77777777" w:rsidR="007A10F8" w:rsidRDefault="007A10F8" w:rsidP="007A10F8">
      <w:pPr>
        <w:widowControl w:val="0"/>
        <w:spacing w:before="0" w:beforeAutospacing="0" w:after="240" w:afterAutospacing="0" w:line="240" w:lineRule="auto"/>
        <w:ind w:right="360"/>
        <w:jc w:val="both"/>
        <w:rPr>
          <w:rFonts w:ascii="Times New Roman" w:eastAsia="Times New Roman" w:hAnsi="Times New Roman" w:cs="David"/>
          <w:sz w:val="20"/>
          <w:szCs w:val="24"/>
          <w:rtl/>
          <w:lang w:eastAsia="he-IL"/>
        </w:rPr>
      </w:pPr>
    </w:p>
    <w:p w14:paraId="103F4D5E" w14:textId="77777777" w:rsidR="007A10F8" w:rsidRPr="00C140D3" w:rsidRDefault="007A10F8" w:rsidP="007A10F8">
      <w:pPr>
        <w:widowControl w:val="0"/>
        <w:spacing w:before="0" w:beforeAutospacing="0" w:after="240" w:afterAutospacing="0" w:line="240" w:lineRule="auto"/>
        <w:ind w:right="360"/>
        <w:jc w:val="both"/>
        <w:rPr>
          <w:rFonts w:ascii="Times New Roman" w:eastAsia="Times New Roman" w:hAnsi="Times New Roman" w:cs="David"/>
          <w:sz w:val="20"/>
          <w:szCs w:val="24"/>
          <w:rtl/>
          <w:lang w:eastAsia="he-IL"/>
        </w:rPr>
      </w:pPr>
    </w:p>
    <w:p w14:paraId="6787BF1A" w14:textId="77777777" w:rsidR="00C140D3" w:rsidRPr="00C140D3" w:rsidRDefault="00C140D3" w:rsidP="00C140D3">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bCs/>
          <w:sz w:val="20"/>
          <w:szCs w:val="24"/>
          <w:u w:val="single"/>
          <w:rtl/>
          <w:lang w:eastAsia="he-IL"/>
        </w:rPr>
      </w:pPr>
      <w:r w:rsidRPr="00C140D3">
        <w:rPr>
          <w:rFonts w:ascii="Times New Roman" w:eastAsia="Times New Roman" w:hAnsi="Times New Roman" w:cs="David"/>
          <w:bCs/>
          <w:sz w:val="20"/>
          <w:szCs w:val="24"/>
          <w:u w:val="single"/>
          <w:rtl/>
          <w:lang w:eastAsia="he-IL"/>
        </w:rPr>
        <w:t>הבאת החוזה לגמר או ביטולו</w:t>
      </w:r>
    </w:p>
    <w:p w14:paraId="5DBB2BE0"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p>
    <w:p w14:paraId="708F0BA3" w14:textId="77777777" w:rsidR="00C140D3" w:rsidRPr="00C140D3" w:rsidRDefault="00C140D3" w:rsidP="00C140D3">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על אף האמור בכל מקום אחר בחוזה </w:t>
      </w:r>
      <w:r w:rsidRPr="00C140D3">
        <w:rPr>
          <w:rFonts w:ascii="Times New Roman" w:eastAsia="Times New Roman" w:hAnsi="Times New Roman" w:cs="David" w:hint="cs"/>
          <w:sz w:val="20"/>
          <w:szCs w:val="24"/>
          <w:rtl/>
          <w:lang w:eastAsia="he-IL"/>
        </w:rPr>
        <w:t xml:space="preserve">זה על נספחיו, </w:t>
      </w:r>
      <w:r w:rsidRPr="00C140D3">
        <w:rPr>
          <w:rFonts w:ascii="Times New Roman" w:eastAsia="Times New Roman" w:hAnsi="Times New Roman" w:cs="David"/>
          <w:sz w:val="20"/>
          <w:szCs w:val="24"/>
          <w:rtl/>
          <w:lang w:eastAsia="he-IL"/>
        </w:rPr>
        <w:t>רשאי המזמין, לפי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C140D3">
        <w:rPr>
          <w:rFonts w:ascii="Times New Roman" w:eastAsia="Times New Roman" w:hAnsi="Times New Roman" w:cs="David" w:hint="cs"/>
          <w:sz w:val="20"/>
          <w:szCs w:val="24"/>
          <w:rtl/>
          <w:lang w:eastAsia="he-IL"/>
        </w:rPr>
        <w:t>-7</w:t>
      </w:r>
      <w:r w:rsidRPr="00C140D3">
        <w:rPr>
          <w:rFonts w:ascii="Times New Roman" w:eastAsia="Times New Roman" w:hAnsi="Times New Roman" w:cs="David"/>
          <w:sz w:val="20"/>
          <w:szCs w:val="24"/>
          <w:rtl/>
          <w:lang w:eastAsia="he-IL"/>
        </w:rPr>
        <w:t xml:space="preserve"> י</w:t>
      </w:r>
      <w:r w:rsidRPr="00C140D3">
        <w:rPr>
          <w:rFonts w:ascii="Times New Roman" w:eastAsia="Times New Roman" w:hAnsi="Times New Roman" w:cs="David" w:hint="cs"/>
          <w:sz w:val="20"/>
          <w:szCs w:val="24"/>
          <w:rtl/>
          <w:lang w:eastAsia="he-IL"/>
        </w:rPr>
        <w:t>מים</w:t>
      </w:r>
      <w:r w:rsidRPr="00C140D3">
        <w:rPr>
          <w:rFonts w:ascii="Times New Roman" w:eastAsia="Times New Roman" w:hAnsi="Times New Roman" w:cs="David"/>
          <w:sz w:val="20"/>
          <w:szCs w:val="24"/>
          <w:rtl/>
          <w:lang w:eastAsia="he-IL"/>
        </w:rPr>
        <w:t xml:space="preserve"> מיום משלוחה (להלן: "</w:t>
      </w:r>
      <w:r w:rsidRPr="00C140D3">
        <w:rPr>
          <w:rFonts w:ascii="Times New Roman" w:eastAsia="Times New Roman" w:hAnsi="Times New Roman" w:cs="David"/>
          <w:b/>
          <w:bCs/>
          <w:sz w:val="20"/>
          <w:szCs w:val="24"/>
          <w:rtl/>
          <w:lang w:eastAsia="he-IL"/>
        </w:rPr>
        <w:t>תאריך הפסקת השרות</w:t>
      </w:r>
      <w:r w:rsidRPr="00C140D3">
        <w:rPr>
          <w:rFonts w:ascii="Times New Roman" w:eastAsia="Times New Roman" w:hAnsi="Times New Roman" w:cs="David"/>
          <w:sz w:val="20"/>
          <w:szCs w:val="24"/>
          <w:rtl/>
          <w:lang w:eastAsia="he-IL"/>
        </w:rPr>
        <w:t>").</w:t>
      </w:r>
    </w:p>
    <w:p w14:paraId="3ABE4F32" w14:textId="77777777" w:rsidR="00C140D3" w:rsidRPr="00C140D3" w:rsidRDefault="00C140D3" w:rsidP="00C140D3">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צע עד לתאריך הפסקת הש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וזאת לפי השיעור המפורט בנספחים </w:t>
      </w:r>
      <w:r w:rsidRPr="00C140D3">
        <w:rPr>
          <w:rFonts w:ascii="Times New Roman" w:eastAsia="Times New Roman" w:hAnsi="Times New Roman" w:cs="David"/>
          <w:bCs/>
          <w:sz w:val="20"/>
          <w:szCs w:val="24"/>
          <w:rtl/>
          <w:lang w:eastAsia="he-IL"/>
        </w:rPr>
        <w:t>ד' ו - ה'</w:t>
      </w:r>
      <w:r w:rsidRPr="00C140D3">
        <w:rPr>
          <w:rFonts w:ascii="Times New Roman" w:eastAsia="Times New Roman" w:hAnsi="Times New Roman" w:cs="David"/>
          <w:sz w:val="20"/>
          <w:szCs w:val="24"/>
          <w:rtl/>
          <w:lang w:eastAsia="he-IL"/>
        </w:rPr>
        <w:t>. במקרה שבוצע חלק של קטע ו/או שלב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ישולם חלק יחסי מתאים מהשכר הקבוע בנספחים </w:t>
      </w:r>
      <w:r w:rsidRPr="00C140D3">
        <w:rPr>
          <w:rFonts w:ascii="Times New Roman" w:eastAsia="Times New Roman" w:hAnsi="Times New Roman" w:cs="David"/>
          <w:bCs/>
          <w:sz w:val="20"/>
          <w:szCs w:val="24"/>
          <w:rtl/>
          <w:lang w:eastAsia="he-IL"/>
        </w:rPr>
        <w:t xml:space="preserve">ד' ו-ה' </w:t>
      </w:r>
      <w:r w:rsidRPr="00C140D3">
        <w:rPr>
          <w:rFonts w:ascii="Times New Roman" w:eastAsia="Times New Roman" w:hAnsi="Times New Roman" w:cs="David"/>
          <w:sz w:val="20"/>
          <w:szCs w:val="24"/>
          <w:rtl/>
          <w:lang w:eastAsia="he-IL"/>
        </w:rPr>
        <w:t>לאותו שלב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כפי שיקבע המנהל.</w:t>
      </w:r>
    </w:p>
    <w:p w14:paraId="31F1090E"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לטענה </w:t>
      </w:r>
      <w:r w:rsidRPr="00C140D3">
        <w:rPr>
          <w:rFonts w:ascii="Times New Roman" w:eastAsia="Times New Roman" w:hAnsi="Times New Roman" w:cs="David" w:hint="cs"/>
          <w:sz w:val="20"/>
          <w:szCs w:val="24"/>
          <w:rtl/>
          <w:lang w:eastAsia="he-IL"/>
        </w:rPr>
        <w:t>ו/או דרישה ו/או תלונה ו/</w:t>
      </w:r>
      <w:r w:rsidRPr="00C140D3">
        <w:rPr>
          <w:rFonts w:ascii="Times New Roman" w:eastAsia="Times New Roman" w:hAnsi="Times New Roman" w:cs="David"/>
          <w:sz w:val="20"/>
          <w:szCs w:val="24"/>
          <w:rtl/>
          <w:lang w:eastAsia="he-IL"/>
        </w:rPr>
        <w:t>או תביעה כלשהי, פרט לאמור בסעיף 12.1.2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והשכר שישולם לפי סעיף 12.1.2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לסילוק כל המגיע למתכנן מהמזמין לפי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ו/או עקב הבאתו לידי גמר כאמור, בין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ובין מכוח עילה כלשהי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הדין.</w:t>
      </w:r>
    </w:p>
    <w:p w14:paraId="06F53A67"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תוך 12 חודש</w:t>
      </w:r>
      <w:r w:rsidRPr="00C140D3">
        <w:rPr>
          <w:rFonts w:ascii="Times New Roman" w:eastAsia="Times New Roman" w:hAnsi="Times New Roman" w:cs="David" w:hint="cs"/>
          <w:sz w:val="20"/>
          <w:szCs w:val="24"/>
          <w:rtl/>
          <w:lang w:eastAsia="he-IL"/>
        </w:rPr>
        <w:t>ים</w:t>
      </w:r>
      <w:r w:rsidRPr="00C140D3">
        <w:rPr>
          <w:rFonts w:ascii="Times New Roman" w:eastAsia="Times New Roman" w:hAnsi="Times New Roman" w:cs="David"/>
          <w:sz w:val="20"/>
          <w:szCs w:val="24"/>
          <w:rtl/>
          <w:lang w:eastAsia="he-IL"/>
        </w:rPr>
        <w:t xml:space="preserve"> מהבאת חוזה</w:t>
      </w:r>
      <w:r w:rsidRPr="00C140D3">
        <w:rPr>
          <w:rFonts w:ascii="Times New Roman" w:eastAsia="Times New Roman" w:hAnsi="Times New Roman" w:cs="David" w:hint="cs"/>
          <w:sz w:val="20"/>
          <w:szCs w:val="24"/>
          <w:rtl/>
          <w:lang w:eastAsia="he-IL"/>
        </w:rPr>
        <w:t xml:space="preserve"> זה לידי</w:t>
      </w:r>
      <w:r w:rsidRPr="00C140D3">
        <w:rPr>
          <w:rFonts w:ascii="Times New Roman" w:eastAsia="Times New Roman" w:hAnsi="Times New Roman" w:cs="David"/>
          <w:sz w:val="20"/>
          <w:szCs w:val="24"/>
          <w:rtl/>
          <w:lang w:eastAsia="he-IL"/>
        </w:rPr>
        <w:t xml:space="preserve"> גמר כאמור</w:t>
      </w:r>
      <w:r w:rsidRPr="00C140D3">
        <w:rPr>
          <w:rFonts w:ascii="Times New Roman" w:eastAsia="Times New Roman" w:hAnsi="Times New Roman" w:cs="David" w:hint="cs"/>
          <w:sz w:val="20"/>
          <w:szCs w:val="24"/>
          <w:rtl/>
          <w:lang w:eastAsia="he-IL"/>
        </w:rPr>
        <w:t>, רשאי המזמין</w:t>
      </w:r>
      <w:r w:rsidRPr="00C140D3">
        <w:rPr>
          <w:rFonts w:ascii="Times New Roman" w:eastAsia="Times New Roman" w:hAnsi="Times New Roman" w:cs="David"/>
          <w:sz w:val="20"/>
          <w:szCs w:val="24"/>
          <w:rtl/>
          <w:lang w:eastAsia="he-IL"/>
        </w:rPr>
        <w:t xml:space="preserve"> לחדשו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במקרה 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המתכנן 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לפי דרישת המזמין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לחדש את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תנאי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w:t>
      </w:r>
    </w:p>
    <w:p w14:paraId="08CE2C81"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במקרה שחוזה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מצוות הדין)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המתכנן זכאי לתשלום כמוגדר בסעיף 12.3.2 להלן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ויחולו הסעיפים 12.1.3 ו- 12.1.4 לעיל.</w:t>
      </w:r>
    </w:p>
    <w:p w14:paraId="688E1558"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p>
    <w:p w14:paraId="2DD5D1EC"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מבלי לגרוע מזכויות מזמין לפי סעיף 12.1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זכאי המזמין לבטל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לפי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קול דעתו הבלעדי</w:t>
      </w:r>
      <w:r w:rsidRPr="00C140D3">
        <w:rPr>
          <w:rFonts w:ascii="Times New Roman" w:eastAsia="Times New Roman" w:hAnsi="Times New Roman" w:cs="David" w:hint="cs"/>
          <w:sz w:val="20"/>
          <w:szCs w:val="24"/>
          <w:rtl/>
          <w:lang w:eastAsia="he-IL"/>
        </w:rPr>
        <w:t xml:space="preserve">, </w:t>
      </w:r>
      <w:r w:rsidRPr="00C140D3">
        <w:rPr>
          <w:rFonts w:ascii="Times New Roman" w:eastAsia="Times New Roman" w:hAnsi="Times New Roman" w:cs="David"/>
          <w:sz w:val="20"/>
          <w:szCs w:val="24"/>
          <w:rtl/>
          <w:lang w:eastAsia="he-IL"/>
        </w:rPr>
        <w:t>בלא צורך בהודעה מוקדמת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בכל אחד מהמקרים הבאים:</w:t>
      </w:r>
    </w:p>
    <w:p w14:paraId="7EE3155C" w14:textId="77777777" w:rsidR="00C140D3" w:rsidRPr="00C140D3" w:rsidRDefault="00C140D3" w:rsidP="00C140D3">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הפר ו/או לא קיים איזה מהוראות החוזה ולא ת</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קן </w:t>
      </w:r>
      <w:r w:rsidRPr="00C140D3">
        <w:rPr>
          <w:rFonts w:ascii="Times New Roman" w:eastAsia="Times New Roman" w:hAnsi="Times New Roman" w:cs="David" w:hint="cs"/>
          <w:sz w:val="20"/>
          <w:szCs w:val="24"/>
          <w:rtl/>
          <w:lang w:eastAsia="he-IL"/>
        </w:rPr>
        <w:t>את ה</w:t>
      </w:r>
      <w:r w:rsidRPr="00C140D3">
        <w:rPr>
          <w:rFonts w:ascii="Times New Roman" w:eastAsia="Times New Roman" w:hAnsi="Times New Roman" w:cs="David"/>
          <w:sz w:val="20"/>
          <w:szCs w:val="24"/>
          <w:rtl/>
          <w:lang w:eastAsia="he-IL"/>
        </w:rPr>
        <w:t>הפרה</w:t>
      </w:r>
      <w:r w:rsidRPr="00C140D3">
        <w:rPr>
          <w:rFonts w:ascii="Times New Roman" w:eastAsia="Times New Roman" w:hAnsi="Times New Roman" w:cs="David" w:hint="cs"/>
          <w:sz w:val="20"/>
          <w:szCs w:val="24"/>
          <w:rtl/>
          <w:lang w:eastAsia="he-IL"/>
        </w:rPr>
        <w:t xml:space="preserve"> כאמור,</w:t>
      </w:r>
      <w:r w:rsidRPr="00C140D3">
        <w:rPr>
          <w:rFonts w:ascii="Times New Roman" w:eastAsia="Times New Roman" w:hAnsi="Times New Roman" w:cs="David"/>
          <w:sz w:val="20"/>
          <w:szCs w:val="24"/>
          <w:rtl/>
          <w:lang w:eastAsia="he-IL"/>
        </w:rPr>
        <w:t xml:space="preserve"> לאחר שק</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בל התראה על כך מהמזמין בתוך הזמן הנקוב בהתראה.</w:t>
      </w:r>
    </w:p>
    <w:p w14:paraId="68B76753" w14:textId="77777777" w:rsidR="00C140D3" w:rsidRPr="00C140D3" w:rsidRDefault="00C140D3" w:rsidP="00C140D3">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המזמין התרה במתכנן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שאין הוא מבצע את עבודתו בצורה המבטיחה את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צועה התקין ו/או התקדמותה וסיומה לפי לוח הזמנים.</w:t>
      </w:r>
    </w:p>
    <w:p w14:paraId="5F03D38F" w14:textId="77777777" w:rsidR="00C140D3" w:rsidRPr="00C140D3" w:rsidRDefault="00C140D3" w:rsidP="00C140D3">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הפר את הוראת סעיף 7.5 לעיל.</w:t>
      </w:r>
    </w:p>
    <w:p w14:paraId="30D8112E" w14:textId="77777777" w:rsidR="00C140D3" w:rsidRPr="00C140D3" w:rsidRDefault="00C140D3" w:rsidP="00C140D3">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נבצר מהמתכנן או מהמנהל הראשי לקיים את ה</w:t>
      </w:r>
      <w:r w:rsidRPr="00C140D3">
        <w:rPr>
          <w:rFonts w:ascii="Times New Roman" w:eastAsia="Times New Roman" w:hAnsi="Times New Roman" w:cs="David" w:hint="cs"/>
          <w:sz w:val="20"/>
          <w:szCs w:val="24"/>
          <w:rtl/>
          <w:lang w:eastAsia="he-IL"/>
        </w:rPr>
        <w:t xml:space="preserve">וראות </w:t>
      </w:r>
      <w:r w:rsidRPr="00C140D3">
        <w:rPr>
          <w:rFonts w:ascii="Times New Roman" w:eastAsia="Times New Roman" w:hAnsi="Times New Roman" w:cs="David"/>
          <w:sz w:val="20"/>
          <w:szCs w:val="24"/>
          <w:rtl/>
          <w:lang w:eastAsia="he-IL"/>
        </w:rPr>
        <w:t>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 לפעולה משפטית או בלתי כש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 למתן שירותי המתכנן או אם ארע אירוע דומה.</w:t>
      </w:r>
    </w:p>
    <w:p w14:paraId="6C17F1B1" w14:textId="77777777" w:rsidR="00C140D3" w:rsidRPr="00C140D3" w:rsidRDefault="00C140D3" w:rsidP="00C140D3">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חל שינוי בהחזקת המניות ו/או בהרכב המנהלים של המתכנן.</w:t>
      </w:r>
    </w:p>
    <w:p w14:paraId="6DA0074A"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בוטל החוזה כאמור בסעיף 12.3.1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צע עד לב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טול החוזה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וזאת לפי השיעור המפורט בנספחים </w:t>
      </w:r>
      <w:r w:rsidRPr="00C140D3">
        <w:rPr>
          <w:rFonts w:ascii="Times New Roman" w:eastAsia="Times New Roman" w:hAnsi="Times New Roman" w:cs="David"/>
          <w:bCs/>
          <w:sz w:val="20"/>
          <w:szCs w:val="24"/>
          <w:rtl/>
          <w:lang w:eastAsia="he-IL"/>
        </w:rPr>
        <w:t>ד'</w:t>
      </w:r>
      <w:r w:rsidRPr="00C140D3">
        <w:rPr>
          <w:rFonts w:ascii="Times New Roman" w:eastAsia="Times New Roman" w:hAnsi="Times New Roman" w:cs="David" w:hint="cs"/>
          <w:bCs/>
          <w:sz w:val="20"/>
          <w:szCs w:val="24"/>
          <w:rtl/>
          <w:lang w:eastAsia="he-IL"/>
        </w:rPr>
        <w:t xml:space="preserve"> </w:t>
      </w:r>
      <w:r w:rsidRPr="00C140D3">
        <w:rPr>
          <w:rFonts w:ascii="Times New Roman" w:eastAsia="Times New Roman" w:hAnsi="Times New Roman" w:cs="David"/>
          <w:bCs/>
          <w:sz w:val="20"/>
          <w:szCs w:val="24"/>
          <w:rtl/>
          <w:lang w:eastAsia="he-IL"/>
        </w:rPr>
        <w:t xml:space="preserve">ו -ה' </w:t>
      </w:r>
      <w:r w:rsidRPr="00C140D3">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C140D3">
        <w:rPr>
          <w:rFonts w:ascii="Times New Roman" w:eastAsia="Times New Roman" w:hAnsi="Times New Roman" w:cs="David"/>
          <w:bCs/>
          <w:sz w:val="20"/>
          <w:szCs w:val="24"/>
          <w:rtl/>
          <w:lang w:eastAsia="he-IL"/>
        </w:rPr>
        <w:t xml:space="preserve">ד' ו-ה' </w:t>
      </w:r>
      <w:r w:rsidRPr="00C140D3">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2F44829E"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הודעה בדבר הבאת החוזה לידי גמר כאמור בסעיף 12.3.1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לא תשמש עילה למתכנן לתביעת פיצויים כלשהם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לטענה</w:t>
      </w:r>
      <w:r w:rsidRPr="00C140D3">
        <w:rPr>
          <w:rFonts w:ascii="Times New Roman" w:eastAsia="Times New Roman" w:hAnsi="Times New Roman" w:cs="David" w:hint="cs"/>
          <w:sz w:val="20"/>
          <w:szCs w:val="24"/>
          <w:rtl/>
          <w:lang w:eastAsia="he-IL"/>
        </w:rPr>
        <w:t xml:space="preserve"> ו/או לדרישה ו/או לתלונה</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w:t>
      </w:r>
      <w:r w:rsidRPr="00C140D3">
        <w:rPr>
          <w:rFonts w:ascii="Times New Roman" w:eastAsia="Times New Roman" w:hAnsi="Times New Roman" w:cs="David" w:hint="cs"/>
          <w:sz w:val="20"/>
          <w:szCs w:val="24"/>
          <w:rtl/>
          <w:lang w:eastAsia="he-IL"/>
        </w:rPr>
        <w:t>ל</w:t>
      </w:r>
      <w:r w:rsidRPr="00C140D3">
        <w:rPr>
          <w:rFonts w:ascii="Times New Roman" w:eastAsia="Times New Roman" w:hAnsi="Times New Roman" w:cs="David"/>
          <w:sz w:val="20"/>
          <w:szCs w:val="24"/>
          <w:rtl/>
          <w:lang w:eastAsia="he-IL"/>
        </w:rPr>
        <w:t>תביעה כלשהי, פרט לאמור בסעיף 12.3.2 לעיל, והשכר שישולם לפי סעיף 12.3.2</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ובין מכוח עילה כלשהי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הדין.</w:t>
      </w:r>
    </w:p>
    <w:p w14:paraId="7253AE0E"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 למתן השירותים ע</w:t>
      </w:r>
      <w:r w:rsidRPr="00C140D3">
        <w:rPr>
          <w:rFonts w:ascii="Times New Roman" w:eastAsia="Times New Roman" w:hAnsi="Times New Roman" w:cs="David" w:hint="cs"/>
          <w:sz w:val="20"/>
          <w:szCs w:val="24"/>
          <w:rtl/>
          <w:lang w:eastAsia="he-IL"/>
        </w:rPr>
        <w:t>ל פ</w:t>
      </w:r>
      <w:r w:rsidRPr="00C140D3">
        <w:rPr>
          <w:rFonts w:ascii="Times New Roman" w:eastAsia="Times New Roman" w:hAnsi="Times New Roman" w:cs="David"/>
          <w:sz w:val="20"/>
          <w:szCs w:val="24"/>
          <w:rtl/>
          <w:lang w:eastAsia="he-IL"/>
        </w:rPr>
        <w:t>י חוזה זה או אם אירע אירוע דומה למתכנן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המזמין זכאי לבטל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החוזה ויחולו הוראות סעיפים 12.3.2 ו - 12.3.3 לעיל.</w:t>
      </w:r>
    </w:p>
    <w:p w14:paraId="0F4933F1"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התשלום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סעיפים 12.1, 12.2 ו-12.3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הסעיפים הנ"ל.</w:t>
      </w:r>
    </w:p>
    <w:p w14:paraId="065A6AEA"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בכל מקרה של הבאת חוזה</w:t>
      </w:r>
      <w:r w:rsidRPr="00C140D3">
        <w:rPr>
          <w:rFonts w:ascii="Times New Roman" w:eastAsia="Times New Roman" w:hAnsi="Times New Roman" w:cs="David" w:hint="cs"/>
          <w:sz w:val="20"/>
          <w:szCs w:val="24"/>
          <w:rtl/>
          <w:lang w:eastAsia="he-IL"/>
        </w:rPr>
        <w:t xml:space="preserve"> זה לידי</w:t>
      </w:r>
      <w:r w:rsidRPr="00C140D3">
        <w:rPr>
          <w:rFonts w:ascii="Times New Roman" w:eastAsia="Times New Roman" w:hAnsi="Times New Roman" w:cs="David"/>
          <w:sz w:val="20"/>
          <w:szCs w:val="24"/>
          <w:rtl/>
          <w:lang w:eastAsia="he-IL"/>
        </w:rPr>
        <w:t xml:space="preserve"> גמר או ביטולו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המזמין זכאי למסור את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המשך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55C435A0"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כל אימת שהמתכנן לא יקיים איזו מהתחייבויותיו לפי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634A11D1" w14:textId="77777777" w:rsidR="00C140D3" w:rsidRPr="007A10F8" w:rsidRDefault="00C140D3" w:rsidP="007A10F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2B9A5ED6" w14:textId="77777777" w:rsidR="00C140D3" w:rsidRPr="00C140D3" w:rsidRDefault="00C140D3" w:rsidP="00C140D3">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העברת זכויות</w:t>
      </w:r>
    </w:p>
    <w:p w14:paraId="5C34FE6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אין המתכנן רשאי להסב לאחר את החוזה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כל חלק ממנו, וכן אין הוא רשאי להעביר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להסב לאחר כל זכות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חובה לפי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אלא בהסכמת המזמין בכתב ומראש.</w:t>
      </w:r>
    </w:p>
    <w:p w14:paraId="781073E8"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אין המתכנן רשאי למסור לאחר את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שרותי המתכנן, כולם או מקצתם, אלא בהסכמת המזמין בכתב ומראש.</w:t>
      </w:r>
    </w:p>
    <w:p w14:paraId="2A3B77DB"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ניתנה הסכמת המזמין לפי סעיפים 13.1 או 13.2 לעיל, הרי </w:t>
      </w:r>
      <w:r w:rsidRPr="00C140D3">
        <w:rPr>
          <w:rFonts w:ascii="Times New Roman" w:eastAsia="Times New Roman" w:hAnsi="Times New Roman" w:cs="David" w:hint="cs"/>
          <w:sz w:val="20"/>
          <w:szCs w:val="24"/>
          <w:rtl/>
          <w:lang w:eastAsia="he-IL"/>
        </w:rPr>
        <w:t>ש</w:t>
      </w:r>
      <w:r w:rsidRPr="00C140D3">
        <w:rPr>
          <w:rFonts w:ascii="Times New Roman" w:eastAsia="Times New Roman" w:hAnsi="Times New Roman" w:cs="David"/>
          <w:sz w:val="20"/>
          <w:szCs w:val="24"/>
          <w:rtl/>
          <w:lang w:eastAsia="he-IL"/>
        </w:rPr>
        <w:t>אין בכך כדי לפטור את המתכנן מאחריותו והתחייבויותיו לפי חוזה</w:t>
      </w:r>
      <w:r w:rsidRPr="00C140D3">
        <w:rPr>
          <w:rFonts w:ascii="Times New Roman" w:eastAsia="Times New Roman" w:hAnsi="Times New Roman" w:cs="David" w:hint="cs"/>
          <w:sz w:val="20"/>
          <w:szCs w:val="24"/>
          <w:rtl/>
          <w:lang w:eastAsia="he-IL"/>
        </w:rPr>
        <w:t xml:space="preserve"> זה על נספחיו</w:t>
      </w:r>
      <w:r w:rsidRPr="00C140D3">
        <w:rPr>
          <w:rFonts w:ascii="Times New Roman" w:eastAsia="Times New Roman" w:hAnsi="Times New Roman" w:cs="David"/>
          <w:sz w:val="20"/>
          <w:szCs w:val="24"/>
          <w:rtl/>
          <w:lang w:eastAsia="he-IL"/>
        </w:rPr>
        <w:t xml:space="preserve"> ומזכויות המזמין על פיו, והמתכנן </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ישא באחריות מלאה, כלפי המזמין וכלפי </w:t>
      </w:r>
      <w:r w:rsidRPr="00C140D3">
        <w:rPr>
          <w:rFonts w:ascii="Times New Roman" w:eastAsia="Times New Roman" w:hAnsi="Times New Roman" w:cs="David" w:hint="cs"/>
          <w:sz w:val="20"/>
          <w:szCs w:val="24"/>
          <w:rtl/>
          <w:lang w:eastAsia="he-IL"/>
        </w:rPr>
        <w:t xml:space="preserve">כל </w:t>
      </w:r>
      <w:r w:rsidRPr="00C140D3">
        <w:rPr>
          <w:rFonts w:ascii="Times New Roman" w:eastAsia="Times New Roman" w:hAnsi="Times New Roman" w:cs="David"/>
          <w:sz w:val="20"/>
          <w:szCs w:val="24"/>
          <w:rtl/>
          <w:lang w:eastAsia="he-IL"/>
        </w:rPr>
        <w:t xml:space="preserve">צד שלישי שהוא, גם לכל מעשה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באי כחם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עובדיהם</w:t>
      </w:r>
      <w:r w:rsidRPr="00C140D3">
        <w:rPr>
          <w:rFonts w:ascii="Times New Roman" w:eastAsia="Times New Roman" w:hAnsi="Times New Roman" w:cs="David" w:hint="cs"/>
          <w:sz w:val="20"/>
          <w:szCs w:val="24"/>
          <w:rtl/>
          <w:lang w:eastAsia="he-IL"/>
        </w:rPr>
        <w:t xml:space="preserve"> ו/או מי מטעמם</w:t>
      </w:r>
      <w:r w:rsidRPr="00C140D3">
        <w:rPr>
          <w:rFonts w:ascii="Times New Roman" w:eastAsia="Times New Roman" w:hAnsi="Times New Roman" w:cs="David"/>
          <w:sz w:val="20"/>
          <w:szCs w:val="24"/>
          <w:rtl/>
          <w:lang w:eastAsia="he-IL"/>
        </w:rPr>
        <w:t>, ואילו למזמין ישמרו כל זכויותיו כלפי המתכנן.</w:t>
      </w:r>
    </w:p>
    <w:p w14:paraId="4671C7AD"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בות המתכנן כמתחייב מהאמור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החוזה ויחולו הוראות סעיף 12.3.2 ו-12.3.3 לעיל.</w:t>
      </w:r>
    </w:p>
    <w:p w14:paraId="16061DC1" w14:textId="77777777" w:rsid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03B029CB" w14:textId="77777777" w:rsidR="007A10F8" w:rsidRDefault="007A10F8" w:rsidP="007A10F8">
      <w:pPr>
        <w:widowControl w:val="0"/>
        <w:spacing w:before="0" w:beforeAutospacing="0" w:after="240" w:afterAutospacing="0" w:line="240" w:lineRule="auto"/>
        <w:ind w:right="360"/>
        <w:jc w:val="both"/>
        <w:rPr>
          <w:rFonts w:ascii="Times New Roman" w:eastAsia="Times New Roman" w:hAnsi="Times New Roman" w:cs="David"/>
          <w:sz w:val="20"/>
          <w:szCs w:val="24"/>
          <w:rtl/>
          <w:lang w:eastAsia="he-IL"/>
        </w:rPr>
      </w:pPr>
    </w:p>
    <w:p w14:paraId="183FF876" w14:textId="77777777" w:rsidR="007A10F8" w:rsidRPr="00C140D3" w:rsidRDefault="007A10F8" w:rsidP="007A10F8">
      <w:pPr>
        <w:widowControl w:val="0"/>
        <w:spacing w:before="0" w:beforeAutospacing="0" w:after="240" w:afterAutospacing="0" w:line="240" w:lineRule="auto"/>
        <w:ind w:right="360"/>
        <w:jc w:val="both"/>
        <w:rPr>
          <w:rFonts w:ascii="Times New Roman" w:eastAsia="Times New Roman" w:hAnsi="Times New Roman" w:cs="David"/>
          <w:sz w:val="20"/>
          <w:szCs w:val="24"/>
          <w:rtl/>
          <w:lang w:eastAsia="he-IL"/>
        </w:rPr>
      </w:pPr>
    </w:p>
    <w:p w14:paraId="692B84AE" w14:textId="77777777" w:rsidR="00C140D3" w:rsidRPr="00C140D3" w:rsidRDefault="00C140D3" w:rsidP="00C140D3">
      <w:pPr>
        <w:widowControl w:val="0"/>
        <w:numPr>
          <w:ilvl w:val="0"/>
          <w:numId w:val="1"/>
        </w:numPr>
        <w:spacing w:before="0" w:beforeAutospacing="0" w:after="200" w:afterAutospacing="0" w:line="240" w:lineRule="auto"/>
        <w:ind w:left="363" w:right="0" w:hanging="272"/>
        <w:jc w:val="both"/>
        <w:rPr>
          <w:rFonts w:ascii="Times New Roman" w:eastAsia="Times New Roman" w:hAnsi="Times New Roman" w:cs="David"/>
          <w:sz w:val="20"/>
          <w:szCs w:val="24"/>
          <w:lang w:eastAsia="he-IL"/>
        </w:rPr>
      </w:pPr>
      <w:r w:rsidRPr="00C140D3">
        <w:rPr>
          <w:rFonts w:ascii="Times New Roman" w:eastAsia="Times New Roman" w:hAnsi="Times New Roman" w:cs="David"/>
          <w:bCs/>
          <w:sz w:val="20"/>
          <w:szCs w:val="24"/>
          <w:u w:val="single"/>
          <w:rtl/>
          <w:lang w:eastAsia="he-IL"/>
        </w:rPr>
        <w:t>סיום שרותי המתכנן</w:t>
      </w:r>
    </w:p>
    <w:p w14:paraId="458E01CB"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יחושבו כבאים לסיום בכל אחד מהמקרים הבאים:</w:t>
      </w:r>
    </w:p>
    <w:p w14:paraId="73E7A8E0"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הובא לידי </w:t>
      </w:r>
      <w:r w:rsidRPr="00C140D3">
        <w:rPr>
          <w:rFonts w:ascii="Times New Roman" w:eastAsia="Times New Roman" w:hAnsi="Times New Roman" w:cs="David" w:hint="cs"/>
          <w:sz w:val="20"/>
          <w:szCs w:val="24"/>
          <w:rtl/>
          <w:lang w:eastAsia="he-IL"/>
        </w:rPr>
        <w:t>גמר</w:t>
      </w:r>
      <w:r w:rsidRPr="00C140D3">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19469B4E"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עם מתן 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 בכתב ע"י המזמין למתכנן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הושלם מתן שרותי המתכנן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w:t>
      </w:r>
    </w:p>
    <w:p w14:paraId="44C0B19D"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C140D3">
        <w:rPr>
          <w:rFonts w:ascii="Times New Roman" w:eastAsia="Times New Roman" w:hAnsi="Times New Roman" w:cs="David"/>
          <w:bCs/>
          <w:sz w:val="20"/>
          <w:szCs w:val="24"/>
          <w:u w:val="single"/>
          <w:rtl/>
          <w:lang w:eastAsia="he-IL"/>
        </w:rPr>
        <w:t>סודיות והמצאת מסמכים</w:t>
      </w:r>
    </w:p>
    <w:p w14:paraId="2F6AA94E"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C140D3">
        <w:rPr>
          <w:rFonts w:ascii="Times New Roman" w:eastAsia="Times New Roman" w:hAnsi="Times New Roman" w:cs="David" w:hint="cs"/>
          <w:sz w:val="20"/>
          <w:szCs w:val="24"/>
          <w:rtl/>
          <w:lang w:eastAsia="he-IL"/>
        </w:rPr>
        <w:t>ו/או על ידי</w:t>
      </w:r>
      <w:r w:rsidRPr="00C140D3">
        <w:rPr>
          <w:rFonts w:ascii="Times New Roman" w:eastAsia="Times New Roman" w:hAnsi="Times New Roman" w:cs="David"/>
          <w:sz w:val="20"/>
          <w:szCs w:val="24"/>
          <w:rtl/>
          <w:lang w:eastAsia="he-IL"/>
        </w:rPr>
        <w:t xml:space="preserve"> מ</w:t>
      </w:r>
      <w:r w:rsidRPr="00C140D3">
        <w:rPr>
          <w:rFonts w:ascii="Times New Roman" w:eastAsia="Times New Roman" w:hAnsi="Times New Roman" w:cs="David" w:hint="cs"/>
          <w:sz w:val="20"/>
          <w:szCs w:val="24"/>
          <w:rtl/>
          <w:lang w:eastAsia="he-IL"/>
        </w:rPr>
        <w:t>י מ</w:t>
      </w:r>
      <w:r w:rsidRPr="00C140D3">
        <w:rPr>
          <w:rFonts w:ascii="Times New Roman" w:eastAsia="Times New Roman" w:hAnsi="Times New Roman" w:cs="David"/>
          <w:sz w:val="20"/>
          <w:szCs w:val="24"/>
          <w:rtl/>
          <w:lang w:eastAsia="he-IL"/>
        </w:rPr>
        <w:t xml:space="preserve">טעמו ובין שהוכנו על ידי המזמין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המנהל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w:t>
      </w:r>
      <w:r w:rsidRPr="00C140D3">
        <w:rPr>
          <w:rFonts w:ascii="Times New Roman" w:eastAsia="Times New Roman" w:hAnsi="Times New Roman" w:cs="David" w:hint="cs"/>
          <w:sz w:val="20"/>
          <w:szCs w:val="24"/>
          <w:rtl/>
          <w:lang w:eastAsia="he-IL"/>
        </w:rPr>
        <w:t xml:space="preserve">מי </w:t>
      </w:r>
      <w:r w:rsidRPr="00C140D3">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29EDE3F0"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מבלי לגרוע מאחריותו </w:t>
      </w:r>
      <w:r w:rsidRPr="00C140D3">
        <w:rPr>
          <w:rFonts w:ascii="Times New Roman" w:eastAsia="Times New Roman" w:hAnsi="Times New Roman" w:cs="David" w:hint="cs"/>
          <w:sz w:val="20"/>
          <w:szCs w:val="24"/>
          <w:rtl/>
          <w:lang w:eastAsia="he-IL"/>
        </w:rPr>
        <w:t xml:space="preserve">של המתכנן </w:t>
      </w:r>
      <w:r w:rsidRPr="00C140D3">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יציית המתכנן לכל דרישה של המנהל בדבר נקיטת אמצעי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264E366C"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יחתים את עובדיו</w:t>
      </w:r>
      <w:r w:rsidRPr="00C140D3">
        <w:rPr>
          <w:rFonts w:ascii="Times New Roman" w:eastAsia="Times New Roman" w:hAnsi="Times New Roman" w:cs="David" w:hint="cs"/>
          <w:sz w:val="20"/>
          <w:szCs w:val="24"/>
          <w:rtl/>
          <w:lang w:eastAsia="he-IL"/>
        </w:rPr>
        <w:t xml:space="preserve"> ו/או שלוחיו ו/או אחר מטעמו</w:t>
      </w:r>
      <w:r w:rsidRPr="00C140D3">
        <w:rPr>
          <w:rFonts w:ascii="Times New Roman" w:eastAsia="Times New Roman" w:hAnsi="Times New Roman" w:cs="David"/>
          <w:sz w:val="20"/>
          <w:szCs w:val="24"/>
          <w:rtl/>
          <w:lang w:eastAsia="he-IL"/>
        </w:rPr>
        <w:t xml:space="preserve"> בקשר עם ביצוע הסכם זה</w:t>
      </w:r>
      <w:r w:rsidRPr="00C140D3">
        <w:rPr>
          <w:rFonts w:ascii="Times New Roman" w:eastAsia="Times New Roman" w:hAnsi="Times New Roman" w:cs="David" w:hint="cs"/>
          <w:sz w:val="20"/>
          <w:szCs w:val="24"/>
          <w:rtl/>
          <w:lang w:eastAsia="he-IL"/>
        </w:rPr>
        <w:t xml:space="preserve"> על נספחיו,</w:t>
      </w:r>
      <w:r w:rsidRPr="00C140D3">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C140D3">
        <w:rPr>
          <w:rFonts w:ascii="Times New Roman" w:eastAsia="Times New Roman" w:hAnsi="Times New Roman" w:cs="David"/>
          <w:bCs/>
          <w:sz w:val="20"/>
          <w:szCs w:val="24"/>
          <w:rtl/>
          <w:lang w:eastAsia="he-IL"/>
        </w:rPr>
        <w:t>ו'</w:t>
      </w:r>
      <w:r w:rsidRPr="00C140D3">
        <w:rPr>
          <w:rFonts w:ascii="Times New Roman" w:eastAsia="Times New Roman" w:hAnsi="Times New Roman" w:cs="David"/>
          <w:sz w:val="20"/>
          <w:szCs w:val="24"/>
          <w:rtl/>
          <w:lang w:eastAsia="he-IL"/>
        </w:rPr>
        <w:t>,.</w:t>
      </w:r>
    </w:p>
    <w:p w14:paraId="218A849C"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לפי דרישת המזמין ועם סיום שרותי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C140D3">
        <w:rPr>
          <w:rFonts w:ascii="Times New Roman" w:eastAsia="Times New Roman" w:hAnsi="Times New Roman" w:cs="David" w:hint="cs"/>
          <w:sz w:val="20"/>
          <w:szCs w:val="24"/>
          <w:rtl/>
          <w:lang w:eastAsia="he-IL"/>
        </w:rPr>
        <w:t>.</w:t>
      </w:r>
    </w:p>
    <w:p w14:paraId="5A0E1110"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C140D3">
        <w:rPr>
          <w:rFonts w:ascii="Times New Roman" w:eastAsia="Times New Roman" w:hAnsi="Times New Roman" w:cs="David"/>
          <w:bCs/>
          <w:sz w:val="20"/>
          <w:szCs w:val="24"/>
          <w:u w:val="single"/>
          <w:rtl/>
          <w:lang w:eastAsia="he-IL"/>
        </w:rPr>
        <w:t>ויתור על זכויות מצד המתכנן</w:t>
      </w:r>
    </w:p>
    <w:p w14:paraId="68B17C16"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השתמש המזמין כדין בסמכות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C140D3">
        <w:rPr>
          <w:rFonts w:ascii="Times New Roman" w:eastAsia="Times New Roman" w:hAnsi="Times New Roman" w:cs="David" w:hint="cs"/>
          <w:sz w:val="20"/>
          <w:szCs w:val="24"/>
          <w:rtl/>
          <w:lang w:eastAsia="he-IL"/>
        </w:rPr>
        <w:t>מתכנן כל טענה ו/או דרישה ו/או תלונה ו/או</w:t>
      </w:r>
      <w:r w:rsidRPr="00C140D3">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w:t>
      </w:r>
      <w:r w:rsidRPr="00C140D3">
        <w:rPr>
          <w:rFonts w:ascii="Times New Roman" w:eastAsia="Times New Roman" w:hAnsi="Times New Roman" w:cs="David" w:hint="cs"/>
          <w:sz w:val="20"/>
          <w:szCs w:val="24"/>
          <w:rtl/>
          <w:lang w:eastAsia="he-IL"/>
        </w:rPr>
        <w:t xml:space="preserve"> שיפוי ו/או</w:t>
      </w:r>
      <w:r w:rsidRPr="00C140D3">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פגיעה במוניטין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הפסד</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לרבות הפסד רווח העלולים להיגרם לו עקב הביטול</w:t>
      </w:r>
      <w:r w:rsidRPr="00C140D3">
        <w:rPr>
          <w:rFonts w:ascii="Times New Roman" w:eastAsia="Times New Roman" w:hAnsi="Times New Roman" w:cs="David" w:hint="cs"/>
          <w:sz w:val="20"/>
          <w:szCs w:val="24"/>
          <w:rtl/>
          <w:lang w:eastAsia="he-IL"/>
        </w:rPr>
        <w:t xml:space="preserve"> או</w:t>
      </w:r>
      <w:r w:rsidRPr="00C140D3">
        <w:rPr>
          <w:rFonts w:ascii="Times New Roman" w:eastAsia="Times New Roman" w:hAnsi="Times New Roman" w:cs="David"/>
          <w:sz w:val="20"/>
          <w:szCs w:val="24"/>
          <w:rtl/>
          <w:lang w:eastAsia="he-IL"/>
        </w:rPr>
        <w:t xml:space="preserve"> ההפסקה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מכל סיבה אחרת.</w:t>
      </w:r>
    </w:p>
    <w:p w14:paraId="7BF239B2" w14:textId="77777777" w:rsidR="00C140D3" w:rsidRPr="00C140D3" w:rsidRDefault="00C140D3" w:rsidP="00C140D3">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C140D3">
        <w:rPr>
          <w:rFonts w:ascii="Times New Roman" w:eastAsia="Times New Roman" w:hAnsi="Times New Roman" w:cs="David" w:hint="cs"/>
          <w:sz w:val="20"/>
          <w:szCs w:val="24"/>
          <w:rtl/>
          <w:lang w:eastAsia="he-IL"/>
        </w:rPr>
        <w:t xml:space="preserve">, </w:t>
      </w:r>
      <w:r w:rsidRPr="00C140D3">
        <w:rPr>
          <w:rFonts w:ascii="Times New Roman" w:eastAsia="Times New Roman" w:hAnsi="Times New Roman" w:cs="David"/>
          <w:sz w:val="20"/>
          <w:szCs w:val="24"/>
          <w:rtl/>
          <w:lang w:eastAsia="he-IL"/>
        </w:rPr>
        <w:t>שביצע המתכנן על פי חוזה זה.</w:t>
      </w:r>
    </w:p>
    <w:p w14:paraId="169C5C79"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המשך ביצוע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רותי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מסירתם לידי מתכנן אחר, והינו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07945CB6"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שונות</w:t>
      </w:r>
    </w:p>
    <w:p w14:paraId="61B561EB"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המנהל הראשי במשרד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מתחייב לבצע את השירותים שעליו לבצע אישית ע</w:t>
      </w:r>
      <w:r w:rsidRPr="00C140D3">
        <w:rPr>
          <w:rFonts w:ascii="Times New Roman" w:eastAsia="Times New Roman" w:hAnsi="Times New Roman" w:cs="David" w:hint="cs"/>
          <w:sz w:val="20"/>
          <w:szCs w:val="24"/>
          <w:rtl/>
          <w:lang w:eastAsia="he-IL"/>
        </w:rPr>
        <w:t>ל פ</w:t>
      </w:r>
      <w:r w:rsidRPr="00C140D3">
        <w:rPr>
          <w:rFonts w:ascii="Times New Roman" w:eastAsia="Times New Roman" w:hAnsi="Times New Roman" w:cs="David"/>
          <w:sz w:val="20"/>
          <w:szCs w:val="24"/>
          <w:rtl/>
          <w:lang w:eastAsia="he-IL"/>
        </w:rPr>
        <w:t>י חוזה</w:t>
      </w:r>
      <w:r w:rsidRPr="00C140D3">
        <w:rPr>
          <w:rFonts w:ascii="Times New Roman" w:eastAsia="Times New Roman" w:hAnsi="Times New Roman" w:cs="David" w:hint="cs"/>
          <w:sz w:val="20"/>
          <w:szCs w:val="24"/>
          <w:rtl/>
          <w:lang w:eastAsia="he-IL"/>
        </w:rPr>
        <w:t xml:space="preserve"> זה והינו</w:t>
      </w:r>
      <w:r w:rsidRPr="00C140D3">
        <w:rPr>
          <w:rFonts w:ascii="Times New Roman" w:eastAsia="Times New Roman" w:hAnsi="Times New Roman" w:cs="David"/>
          <w:sz w:val="20"/>
          <w:szCs w:val="24"/>
          <w:rtl/>
          <w:lang w:eastAsia="he-IL"/>
        </w:rPr>
        <w:t xml:space="preserve"> אחראי וערב כלפי המזמין לב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התחייבויות המתכנן לפי חוזה</w:t>
      </w:r>
      <w:r w:rsidRPr="00C140D3">
        <w:rPr>
          <w:rFonts w:ascii="Times New Roman" w:eastAsia="Times New Roman" w:hAnsi="Times New Roman" w:cs="David" w:hint="cs"/>
          <w:sz w:val="20"/>
          <w:szCs w:val="24"/>
          <w:rtl/>
          <w:lang w:eastAsia="he-IL"/>
        </w:rPr>
        <w:t xml:space="preserve"> זה על נספחיו</w:t>
      </w:r>
      <w:r w:rsidRPr="00C140D3">
        <w:rPr>
          <w:rFonts w:ascii="Times New Roman" w:eastAsia="Times New Roman" w:hAnsi="Times New Roman" w:cs="David"/>
          <w:sz w:val="20"/>
          <w:szCs w:val="24"/>
          <w:rtl/>
          <w:lang w:eastAsia="he-IL"/>
        </w:rPr>
        <w:t>.</w:t>
      </w:r>
    </w:p>
    <w:p w14:paraId="067A703B"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כל צד אשר יפר או לא יקיים איזו מהתחייבויותיו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יהיה חייב לפצות את הצד המקיים על כל הנזקים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ההפסדים שיגרמו לו עקב כך</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וזאת מבלי לגרוע מזכות הצד המקיים לכל סעד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תרופה אחרים ו/או נוספים.</w:t>
      </w:r>
    </w:p>
    <w:p w14:paraId="22304494"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למניעת ספקות מוצהר במפורש</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30C39DA2"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מצהיר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C140D3">
        <w:rPr>
          <w:rFonts w:ascii="Times New Roman" w:eastAsia="Times New Roman" w:hAnsi="Times New Roman" w:cs="David" w:hint="cs"/>
          <w:sz w:val="20"/>
          <w:szCs w:val="24"/>
          <w:rtl/>
          <w:lang w:eastAsia="he-IL"/>
        </w:rPr>
        <w:t>נבע</w:t>
      </w:r>
      <w:r w:rsidRPr="00C140D3">
        <w:rPr>
          <w:rFonts w:ascii="Times New Roman" w:eastAsia="Times New Roman" w:hAnsi="Times New Roman" w:cs="David"/>
          <w:sz w:val="20"/>
          <w:szCs w:val="24"/>
          <w:rtl/>
          <w:lang w:eastAsia="he-IL"/>
        </w:rPr>
        <w:t xml:space="preserve"> מאי עמידתו בהתחייבויותיו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 זה.</w:t>
      </w:r>
    </w:p>
    <w:p w14:paraId="5B832EB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52A3D44F"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מוסכם במפורש</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כל </w:t>
      </w:r>
      <w:r w:rsidRPr="00C140D3">
        <w:rPr>
          <w:rFonts w:ascii="Times New Roman" w:eastAsia="Times New Roman" w:hAnsi="Times New Roman" w:cs="David" w:hint="cs"/>
          <w:sz w:val="20"/>
          <w:szCs w:val="24"/>
          <w:rtl/>
          <w:lang w:eastAsia="he-IL"/>
        </w:rPr>
        <w:t>אחת</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אחת מהתחייבויות המזמין ע</w:t>
      </w:r>
      <w:r w:rsidRPr="00C140D3">
        <w:rPr>
          <w:rFonts w:ascii="Times New Roman" w:eastAsia="Times New Roman" w:hAnsi="Times New Roman" w:cs="David" w:hint="cs"/>
          <w:sz w:val="20"/>
          <w:szCs w:val="24"/>
          <w:rtl/>
          <w:lang w:eastAsia="he-IL"/>
        </w:rPr>
        <w:t>ל פ</w:t>
      </w:r>
      <w:r w:rsidRPr="00C140D3">
        <w:rPr>
          <w:rFonts w:ascii="Times New Roman" w:eastAsia="Times New Roman" w:hAnsi="Times New Roman" w:cs="David"/>
          <w:sz w:val="20"/>
          <w:szCs w:val="24"/>
          <w:rtl/>
          <w:lang w:eastAsia="he-IL"/>
        </w:rPr>
        <w:t>י</w:t>
      </w:r>
      <w:r w:rsidRPr="00C140D3">
        <w:rPr>
          <w:rFonts w:ascii="Times New Roman" w:eastAsia="Times New Roman" w:hAnsi="Times New Roman" w:cs="David" w:hint="cs"/>
          <w:sz w:val="20"/>
          <w:szCs w:val="24"/>
          <w:rtl/>
          <w:lang w:eastAsia="he-IL"/>
        </w:rPr>
        <w:t xml:space="preserve"> </w:t>
      </w:r>
      <w:r w:rsidRPr="00C140D3">
        <w:rPr>
          <w:rFonts w:ascii="Times New Roman" w:eastAsia="Times New Roman" w:hAnsi="Times New Roman" w:cs="David"/>
          <w:sz w:val="20"/>
          <w:szCs w:val="24"/>
          <w:rtl/>
          <w:lang w:eastAsia="he-IL"/>
        </w:rPr>
        <w:t>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מותנה בכך שהמתכנן יקיים תחילה את התחייבויותיו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עד לאותו מועד. המזמין זכאי, מבלי לפגוע </w:t>
      </w:r>
      <w:r w:rsidRPr="00C140D3">
        <w:rPr>
          <w:rFonts w:ascii="Times New Roman" w:eastAsia="Times New Roman" w:hAnsi="Times New Roman" w:cs="David" w:hint="cs"/>
          <w:sz w:val="20"/>
          <w:szCs w:val="24"/>
          <w:rtl/>
          <w:lang w:eastAsia="he-IL"/>
        </w:rPr>
        <w:t>מכלליות ה</w:t>
      </w:r>
      <w:r w:rsidRPr="00C140D3">
        <w:rPr>
          <w:rFonts w:ascii="Times New Roman" w:eastAsia="Times New Roman" w:hAnsi="Times New Roman" w:cs="David"/>
          <w:sz w:val="20"/>
          <w:szCs w:val="24"/>
          <w:rtl/>
          <w:lang w:eastAsia="he-IL"/>
        </w:rPr>
        <w:t>אמור בכל מקום אחר בחוזה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לעכב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התחי</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7214AC85"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שום התנהגות מצד</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של מי</w:t>
      </w:r>
      <w:r w:rsidRPr="00C140D3">
        <w:rPr>
          <w:rFonts w:ascii="Times New Roman" w:eastAsia="Times New Roman" w:hAnsi="Times New Roman" w:cs="David"/>
          <w:sz w:val="20"/>
          <w:szCs w:val="24"/>
          <w:rtl/>
          <w:lang w:eastAsia="he-IL"/>
        </w:rPr>
        <w:t xml:space="preserve"> מהצדדים לא תחשב כויתור על איזה מזכויותיו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ו/או</w:t>
      </w:r>
      <w:r w:rsidRPr="00C140D3">
        <w:rPr>
          <w:rFonts w:ascii="Times New Roman" w:eastAsia="Times New Roman" w:hAnsi="Times New Roman" w:cs="David"/>
          <w:sz w:val="20"/>
          <w:szCs w:val="24"/>
          <w:rtl/>
          <w:lang w:eastAsia="he-IL"/>
        </w:rPr>
        <w:t xml:space="preserve"> ע</w:t>
      </w:r>
      <w:r w:rsidRPr="00C140D3">
        <w:rPr>
          <w:rFonts w:ascii="Times New Roman" w:eastAsia="Times New Roman" w:hAnsi="Times New Roman" w:cs="David" w:hint="cs"/>
          <w:sz w:val="20"/>
          <w:szCs w:val="24"/>
          <w:rtl/>
          <w:lang w:eastAsia="he-IL"/>
        </w:rPr>
        <w:t>ל פי כל</w:t>
      </w:r>
      <w:r w:rsidRPr="00C140D3">
        <w:rPr>
          <w:rFonts w:ascii="Times New Roman" w:eastAsia="Times New Roman" w:hAnsi="Times New Roman" w:cs="David"/>
          <w:sz w:val="20"/>
          <w:szCs w:val="24"/>
          <w:rtl/>
          <w:lang w:eastAsia="he-IL"/>
        </w:rPr>
        <w:t xml:space="preserve"> דין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כויתור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כהסכמה מצדו לאיזה הפרה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אי קיום של תנאי מתנאי חוזה</w:t>
      </w:r>
      <w:r w:rsidRPr="00C140D3">
        <w:rPr>
          <w:rFonts w:ascii="Times New Roman" w:eastAsia="Times New Roman" w:hAnsi="Times New Roman" w:cs="David" w:hint="cs"/>
          <w:sz w:val="20"/>
          <w:szCs w:val="24"/>
          <w:rtl/>
          <w:lang w:eastAsia="he-IL"/>
        </w:rPr>
        <w:t xml:space="preserve"> זה ו/</w:t>
      </w:r>
      <w:r w:rsidRPr="00C140D3">
        <w:rPr>
          <w:rFonts w:ascii="Times New Roman" w:eastAsia="Times New Roman" w:hAnsi="Times New Roman" w:cs="David"/>
          <w:sz w:val="20"/>
          <w:szCs w:val="24"/>
          <w:rtl/>
          <w:lang w:eastAsia="he-IL"/>
        </w:rPr>
        <w:t xml:space="preserve"> או כנותנת דחייה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ארכה לב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כל פעולה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ש</w:t>
      </w:r>
      <w:r w:rsidRPr="00C140D3">
        <w:rPr>
          <w:rFonts w:ascii="Times New Roman" w:eastAsia="Times New Roman" w:hAnsi="Times New Roman" w:cs="David"/>
          <w:sz w:val="20"/>
          <w:szCs w:val="24"/>
          <w:rtl/>
          <w:lang w:eastAsia="he-IL"/>
        </w:rPr>
        <w:t>יש לעשותה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כש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נוי</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טול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תוספת של תנאי </w:t>
      </w:r>
      <w:r w:rsidRPr="00C140D3">
        <w:rPr>
          <w:rFonts w:ascii="Times New Roman" w:eastAsia="Times New Roman" w:hAnsi="Times New Roman" w:cs="David" w:hint="cs"/>
          <w:sz w:val="20"/>
          <w:szCs w:val="24"/>
          <w:rtl/>
          <w:lang w:eastAsia="he-IL"/>
        </w:rPr>
        <w:t>כלשהו</w:t>
      </w:r>
      <w:r w:rsidRPr="00C140D3">
        <w:rPr>
          <w:rFonts w:ascii="Times New Roman" w:eastAsia="Times New Roman" w:hAnsi="Times New Roman" w:cs="David"/>
          <w:sz w:val="20"/>
          <w:szCs w:val="24"/>
          <w:rtl/>
          <w:lang w:eastAsia="he-IL"/>
        </w:rPr>
        <w:t>, אלא אם נעשו במפורש ובכתב.</w:t>
      </w:r>
    </w:p>
    <w:p w14:paraId="1E2B51A5" w14:textId="77777777" w:rsidR="00C140D3" w:rsidRPr="00C140D3" w:rsidRDefault="00C140D3" w:rsidP="00C140D3">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מבלי לגרוע מכלליות האמור לעיל -</w:t>
      </w:r>
    </w:p>
    <w:p w14:paraId="7EE7ECFF"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227BEC79"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תור כלשהו על זכויות וחובות לפי החוזה.</w:t>
      </w:r>
    </w:p>
    <w:p w14:paraId="072B9EEC"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במידה והמתכנן כולל מספר גופים או יחידים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2F7C89B8"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C140D3">
        <w:rPr>
          <w:rFonts w:ascii="Times New Roman" w:eastAsia="Times New Roman" w:hAnsi="Times New Roman" w:cs="David" w:hint="cs"/>
          <w:b/>
          <w:bCs/>
          <w:sz w:val="24"/>
          <w:szCs w:val="24"/>
          <w:rtl/>
          <w:lang w:eastAsia="he-IL"/>
        </w:rPr>
        <w:t>א</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בגין כל חיוב מחיובי המזמין </w:t>
      </w:r>
      <w:r w:rsidRPr="00C140D3">
        <w:rPr>
          <w:rFonts w:ascii="Times New Roman" w:eastAsia="Times New Roman" w:hAnsi="Times New Roman" w:cs="David" w:hint="cs"/>
          <w:sz w:val="24"/>
          <w:szCs w:val="24"/>
          <w:rtl/>
          <w:lang w:eastAsia="he-IL"/>
        </w:rPr>
        <w:t>על פי</w:t>
      </w:r>
      <w:r w:rsidRPr="00C140D3">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C140D3">
        <w:rPr>
          <w:rFonts w:ascii="Times New Roman" w:eastAsia="Times New Roman" w:hAnsi="Times New Roman" w:cs="David" w:hint="cs"/>
          <w:sz w:val="24"/>
          <w:szCs w:val="24"/>
          <w:rtl/>
          <w:lang w:eastAsia="he-IL"/>
        </w:rPr>
        <w:t>על פ</w:t>
      </w:r>
      <w:r w:rsidRPr="00C140D3">
        <w:rPr>
          <w:rFonts w:ascii="Times New Roman" w:eastAsia="Times New Roman" w:hAnsi="Times New Roman" w:cs="David"/>
          <w:sz w:val="24"/>
          <w:szCs w:val="24"/>
          <w:rtl/>
          <w:lang w:eastAsia="he-IL"/>
        </w:rPr>
        <w:t>י חוזה זה. וזאת מבלי לגרוע מהאמור להלן בסיפא לס"ק זה.</w:t>
      </w:r>
    </w:p>
    <w:p w14:paraId="57BC2458" w14:textId="77777777" w:rsidR="00C140D3" w:rsidRPr="00C140D3" w:rsidRDefault="00C140D3" w:rsidP="00C140D3">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C140D3">
        <w:rPr>
          <w:rFonts w:ascii="Times New Roman" w:eastAsia="Times New Roman" w:hAnsi="Times New Roman" w:cs="David"/>
          <w:sz w:val="24"/>
          <w:szCs w:val="24"/>
          <w:rtl/>
          <w:lang w:eastAsia="he-IL"/>
        </w:rPr>
        <w:t>המתכנן מתחייב בזה</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כי כל דרישה</w:t>
      </w:r>
      <w:r w:rsidRPr="00C140D3">
        <w:rPr>
          <w:rFonts w:ascii="Times New Roman" w:eastAsia="Times New Roman" w:hAnsi="Times New Roman" w:cs="David" w:hint="cs"/>
          <w:sz w:val="24"/>
          <w:szCs w:val="24"/>
          <w:rtl/>
          <w:lang w:eastAsia="he-IL"/>
        </w:rPr>
        <w:t xml:space="preserve"> ו/או תלונה</w:t>
      </w:r>
      <w:r w:rsidRPr="00C140D3">
        <w:rPr>
          <w:rFonts w:ascii="Times New Roman" w:eastAsia="Times New Roman" w:hAnsi="Times New Roman" w:cs="David"/>
          <w:sz w:val="24"/>
          <w:szCs w:val="24"/>
          <w:rtl/>
          <w:lang w:eastAsia="he-IL"/>
        </w:rPr>
        <w:t xml:space="preserve"> </w:t>
      </w:r>
      <w:r w:rsidRPr="00C140D3">
        <w:rPr>
          <w:rFonts w:ascii="Times New Roman" w:eastAsia="Times New Roman" w:hAnsi="Times New Roman" w:cs="David" w:hint="cs"/>
          <w:sz w:val="24"/>
          <w:szCs w:val="24"/>
          <w:rtl/>
          <w:lang w:eastAsia="he-IL"/>
        </w:rPr>
        <w:t xml:space="preserve">ו/או </w:t>
      </w:r>
      <w:r w:rsidRPr="00C140D3">
        <w:rPr>
          <w:rFonts w:ascii="Times New Roman" w:eastAsia="Times New Roman" w:hAnsi="Times New Roman" w:cs="David"/>
          <w:sz w:val="24"/>
          <w:szCs w:val="24"/>
          <w:rtl/>
          <w:lang w:eastAsia="he-IL"/>
        </w:rPr>
        <w:t>טענה ו/או תביעה, ככל שתהיינה לו כנגד המזמין בגין חיובי המזמין ע</w:t>
      </w:r>
      <w:r w:rsidRPr="00C140D3">
        <w:rPr>
          <w:rFonts w:ascii="Times New Roman" w:eastAsia="Times New Roman" w:hAnsi="Times New Roman" w:cs="David" w:hint="cs"/>
          <w:sz w:val="24"/>
          <w:szCs w:val="24"/>
          <w:rtl/>
          <w:lang w:eastAsia="he-IL"/>
        </w:rPr>
        <w:t>ל פי</w:t>
      </w:r>
      <w:r w:rsidRPr="00C140D3">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C140D3">
        <w:rPr>
          <w:rFonts w:ascii="Times New Roman" w:eastAsia="Times New Roman" w:hAnsi="Times New Roman" w:cs="David" w:hint="cs"/>
          <w:b/>
          <w:bCs/>
          <w:sz w:val="24"/>
          <w:szCs w:val="24"/>
          <w:rtl/>
          <w:lang w:eastAsia="he-IL"/>
        </w:rPr>
        <w:t>א</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אותו דין</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יחול לגבי תביעה של מי מיחידי המזמין כנגד המתכנן</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קרי</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תביעה כאמור</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C140D3">
        <w:rPr>
          <w:rFonts w:ascii="Times New Roman" w:eastAsia="Times New Roman" w:hAnsi="Times New Roman" w:cs="David" w:hint="cs"/>
          <w:b/>
          <w:bCs/>
          <w:sz w:val="24"/>
          <w:szCs w:val="24"/>
          <w:rtl/>
          <w:lang w:eastAsia="he-IL"/>
        </w:rPr>
        <w:t>א</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w:t>
      </w:r>
    </w:p>
    <w:p w14:paraId="67CB2F44"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78E121BC"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למען הסר ספק</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מוסכם ומוצהר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6FD827EC"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52808809"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חוזה זה על נספחיו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27EFB27D" w14:textId="77777777" w:rsidR="00C140D3" w:rsidRPr="00C140D3" w:rsidRDefault="00C140D3" w:rsidP="00C140D3">
      <w:pPr>
        <w:widowControl w:val="0"/>
        <w:numPr>
          <w:ilvl w:val="1"/>
          <w:numId w:val="1"/>
        </w:numPr>
        <w:spacing w:before="0" w:beforeAutospacing="0" w:after="72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C140D3">
        <w:rPr>
          <w:rFonts w:ascii="Times New Roman" w:eastAsia="Times New Roman" w:hAnsi="Times New Roman" w:cs="David" w:hint="cs"/>
          <w:sz w:val="20"/>
          <w:szCs w:val="24"/>
          <w:rtl/>
          <w:lang w:eastAsia="he-IL"/>
        </w:rPr>
        <w:t>רשום</w:t>
      </w:r>
      <w:r w:rsidRPr="00C140D3">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תחשב היא כמתקבלת ביום משלוח או מסירתה כאמור.</w:t>
      </w:r>
    </w:p>
    <w:p w14:paraId="319F2A7F" w14:textId="77777777" w:rsidR="00C140D3" w:rsidRPr="00C140D3" w:rsidRDefault="00C140D3" w:rsidP="00C140D3">
      <w:pPr>
        <w:widowControl w:val="0"/>
        <w:spacing w:before="0" w:beforeAutospacing="0" w:after="720" w:afterAutospacing="0" w:line="240" w:lineRule="auto"/>
        <w:rPr>
          <w:rFonts w:ascii="Times New Roman" w:eastAsia="Times New Roman" w:hAnsi="Times New Roman" w:cs="David"/>
          <w:sz w:val="20"/>
          <w:szCs w:val="24"/>
          <w:rtl/>
          <w:lang w:eastAsia="he-IL"/>
        </w:rPr>
      </w:pPr>
    </w:p>
    <w:p w14:paraId="422E0FBF" w14:textId="77777777" w:rsidR="00C140D3" w:rsidRPr="00C140D3" w:rsidRDefault="00C140D3" w:rsidP="00C140D3">
      <w:pPr>
        <w:widowControl w:val="0"/>
        <w:spacing w:before="0" w:beforeAutospacing="0" w:after="720" w:afterAutospacing="0" w:line="240" w:lineRule="auto"/>
        <w:rPr>
          <w:rFonts w:ascii="Times New Roman" w:eastAsia="Times New Roman" w:hAnsi="Times New Roman" w:cs="David"/>
          <w:sz w:val="20"/>
          <w:szCs w:val="24"/>
          <w:rtl/>
          <w:lang w:eastAsia="he-IL"/>
        </w:rPr>
      </w:pPr>
    </w:p>
    <w:p w14:paraId="7C1EE268" w14:textId="77777777" w:rsidR="00C140D3" w:rsidRPr="00C140D3" w:rsidRDefault="00C140D3" w:rsidP="00C140D3">
      <w:pPr>
        <w:widowControl w:val="0"/>
        <w:spacing w:before="0" w:beforeAutospacing="0" w:after="720" w:afterAutospacing="0" w:line="240" w:lineRule="auto"/>
        <w:rPr>
          <w:rFonts w:ascii="Times New Roman" w:eastAsia="Times New Roman" w:hAnsi="Times New Roman" w:cs="David"/>
          <w:sz w:val="20"/>
          <w:szCs w:val="24"/>
          <w:rtl/>
          <w:lang w:eastAsia="he-IL"/>
        </w:rPr>
      </w:pPr>
    </w:p>
    <w:p w14:paraId="47E0AFAF" w14:textId="77777777" w:rsidR="00C140D3" w:rsidRPr="00C140D3" w:rsidRDefault="00C140D3" w:rsidP="00C140D3">
      <w:pPr>
        <w:widowControl w:val="0"/>
        <w:spacing w:before="0" w:beforeAutospacing="0" w:after="720" w:afterAutospacing="0" w:line="240" w:lineRule="auto"/>
        <w:rPr>
          <w:rFonts w:ascii="Times New Roman" w:eastAsia="Times New Roman" w:hAnsi="Times New Roman" w:cs="David"/>
          <w:sz w:val="20"/>
          <w:szCs w:val="24"/>
          <w:rtl/>
          <w:lang w:eastAsia="he-IL"/>
        </w:rPr>
      </w:pPr>
    </w:p>
    <w:p w14:paraId="11C0A8D0" w14:textId="77777777" w:rsidR="00C140D3" w:rsidRPr="00C140D3" w:rsidRDefault="00C140D3" w:rsidP="00C140D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718FE0B"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ולראיה באו הצדדים על החתום:</w:t>
      </w:r>
    </w:p>
    <w:p w14:paraId="04D6B49B" w14:textId="77777777" w:rsidR="007A10F8" w:rsidRPr="00B27B4C" w:rsidRDefault="007A10F8" w:rsidP="007A10F8">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3BDB5229" w14:textId="77777777" w:rsidR="007A10F8" w:rsidRPr="00B27B4C" w:rsidRDefault="007A10F8" w:rsidP="007A10F8">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67EBBD0B" w14:textId="77777777" w:rsidR="007A10F8" w:rsidRPr="00B27B4C" w:rsidRDefault="007A10F8" w:rsidP="007A10F8">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59C03A24" w14:textId="5ACFE2C9" w:rsidR="007A10F8" w:rsidRPr="00DE7868" w:rsidRDefault="007A10F8" w:rsidP="007A10F8">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368116510"/>
          <w:placeholder>
            <w:docPart w:val="F6484E38E9194F00AE2D0147DCF6B6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F35F34">
            <w:rPr>
              <w:rFonts w:ascii="Times New Roman" w:eastAsia="Times New Roman" w:hAnsi="Times New Roman" w:cs="David" w:hint="cs"/>
              <w:color w:val="00B0F0"/>
              <w:sz w:val="20"/>
              <w:szCs w:val="24"/>
              <w:u w:val="single"/>
              <w:rtl/>
              <w:lang w:eastAsia="he-IL"/>
            </w:rPr>
            <w:t>א.מ.ג תכנון יעוץ וניהול בע"מ</w:t>
          </w:r>
        </w:sdtContent>
      </w:sdt>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87F05F6DF5414F59980945BCD5EF1F8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r w:rsidR="00A41820" w:rsidRPr="003E6FC4">
            <w:rPr>
              <w:rStyle w:val="PlaceholderText"/>
              <w:rtl/>
            </w:rPr>
            <w:t>[שם צד א]</w:t>
          </w:r>
        </w:sdtContent>
      </w:sdt>
    </w:p>
    <w:p w14:paraId="3E836D8A" w14:textId="77777777" w:rsidR="007A10F8" w:rsidRPr="00B27B4C" w:rsidRDefault="007A10F8" w:rsidP="007A10F8">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530E27A4"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113969E"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78615A6"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7DF94A82"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FAC48D2" w14:textId="77777777" w:rsidR="007A10F8"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6F729A32"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1A925E50"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C38D722"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2BA23CC6" w14:textId="77777777" w:rsidR="00C140D3" w:rsidRPr="00C140D3" w:rsidRDefault="00C140D3" w:rsidP="00C140D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A023081"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110B7DAA"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00E08A19" w14:textId="77777777" w:rsidR="00C140D3" w:rsidRPr="00C140D3" w:rsidRDefault="00C140D3" w:rsidP="00C140D3">
      <w:pPr>
        <w:widowControl w:val="0"/>
        <w:spacing w:before="0" w:beforeAutospacing="0" w:after="0" w:afterAutospacing="0" w:line="240" w:lineRule="auto"/>
        <w:outlineLvl w:val="3"/>
        <w:rPr>
          <w:rFonts w:ascii="Times New Roman" w:eastAsia="Times New Roman" w:hAnsi="Times New Roman" w:cs="David"/>
          <w:bCs/>
          <w:sz w:val="24"/>
          <w:szCs w:val="24"/>
          <w:u w:val="single"/>
          <w:rtl/>
          <w:lang w:eastAsia="he-IL"/>
        </w:rPr>
      </w:pPr>
    </w:p>
    <w:p w14:paraId="411EA26B" w14:textId="77777777" w:rsidR="00C140D3" w:rsidRPr="00C140D3" w:rsidRDefault="00C140D3" w:rsidP="00C140D3">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F49CBB2" w14:textId="77777777" w:rsidR="00C140D3" w:rsidRPr="00C140D3" w:rsidRDefault="00C140D3" w:rsidP="00C140D3">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5D185563" w14:textId="77777777" w:rsidR="00C140D3" w:rsidRPr="00C140D3" w:rsidRDefault="00C140D3" w:rsidP="00C140D3">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09909C1F" w14:textId="77777777" w:rsidR="00C140D3" w:rsidRPr="00C140D3" w:rsidRDefault="00C140D3" w:rsidP="00C140D3">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0BC20CFC" w14:textId="77777777" w:rsidR="007A10F8" w:rsidRDefault="007A10F8" w:rsidP="007A10F8">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2E78CA1C" w14:textId="77777777" w:rsidR="007A10F8" w:rsidRPr="00B27B4C" w:rsidRDefault="007A10F8" w:rsidP="007A10F8">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6AEE4E3D"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533C7198"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0DEC2BD" w14:textId="7D9C1111" w:rsidR="007A10F8" w:rsidRPr="00B27B4C" w:rsidRDefault="007A10F8" w:rsidP="007A10F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DC19D78E9BD34EBC955CFBFF1244DFA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F35F34">
            <w:rPr>
              <w:rFonts w:ascii="Times New Roman" w:eastAsia="Times New Roman" w:hAnsi="Times New Roman" w:cs="David" w:hint="cs"/>
              <w:color w:val="00B0F0"/>
              <w:sz w:val="24"/>
              <w:szCs w:val="24"/>
              <w:rtl/>
              <w:lang w:eastAsia="he-IL"/>
            </w:rPr>
            <w:t>ראשון לציון</w:t>
          </w:r>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48F39651453B434E929C70837D58A72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D36402">
            <w:rPr>
              <w:rFonts w:ascii="Times New Roman" w:eastAsia="Times New Roman" w:hAnsi="Times New Roman" w:cs="David" w:hint="cs"/>
              <w:color w:val="00B0F0"/>
              <w:sz w:val="24"/>
              <w:szCs w:val="24"/>
              <w:rtl/>
            </w:rPr>
            <w:t>נרקיסים</w:t>
          </w:r>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F1BCDEBFC6B84245B85102376CAD83A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F35F34">
            <w:rPr>
              <w:rFonts w:ascii="Times New Roman" w:eastAsia="Times New Roman" w:hAnsi="Times New Roman" w:cs="David" w:hint="cs"/>
              <w:color w:val="00B0F0"/>
              <w:sz w:val="24"/>
              <w:szCs w:val="24"/>
              <w:rtl/>
            </w:rPr>
            <w:t xml:space="preserve">נרקיסים </w:t>
          </w:r>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0CE1A36E"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7477379" w14:textId="77777777" w:rsidR="007A10F8" w:rsidRPr="00B27B4C" w:rsidRDefault="007A10F8" w:rsidP="007A10F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DCBCCA8D9D6344D79FFBFE37EB885BA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00F35F34">
            <w:rPr>
              <w:rFonts w:ascii="Times New Roman" w:eastAsia="Times New Roman" w:hAnsi="Times New Roman" w:cs="David" w:hint="cs"/>
              <w:color w:val="008000"/>
              <w:sz w:val="24"/>
              <w:szCs w:val="24"/>
              <w:rtl/>
            </w:rPr>
            <w:t>413-0180570</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D774A9263F0B43C889C7363A425FC82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00F35F34">
            <w:rPr>
              <w:rFonts w:ascii="Times New Roman" w:eastAsia="Times New Roman" w:hAnsi="Times New Roman" w:cs="David" w:hint="cs"/>
              <w:sz w:val="24"/>
              <w:szCs w:val="24"/>
              <w:rtl/>
              <w:lang w:eastAsia="he-IL"/>
            </w:rPr>
            <w:t>4240,4241</w:t>
          </w:r>
        </w:sdtContent>
      </w:sdt>
      <w:r w:rsidRPr="00B27B4C">
        <w:rPr>
          <w:rFonts w:ascii="Times New Roman" w:eastAsia="Times New Roman" w:hAnsi="Times New Roman" w:cs="David" w:hint="cs"/>
          <w:sz w:val="24"/>
          <w:szCs w:val="24"/>
          <w:rtl/>
          <w:lang w:eastAsia="he-IL"/>
        </w:rPr>
        <w:t>.</w:t>
      </w:r>
    </w:p>
    <w:p w14:paraId="1B25D1DC" w14:textId="77777777" w:rsidR="007A10F8" w:rsidRPr="00B27B4C" w:rsidRDefault="007A10F8" w:rsidP="007A10F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14F0A3CA" w14:textId="77777777" w:rsidR="007A10F8" w:rsidRPr="00B27B4C" w:rsidRDefault="007A10F8" w:rsidP="007A10F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EC83F11" w14:textId="77777777" w:rsidR="007A10F8" w:rsidRPr="00B27B4C" w:rsidRDefault="007A10F8" w:rsidP="007A10F8">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F6C21EC564964A3FA377941C8F3162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F35F34">
            <w:rPr>
              <w:rFonts w:ascii="Times New Roman" w:eastAsia="Times New Roman" w:hAnsi="Times New Roman" w:cs="David" w:hint="cs"/>
              <w:color w:val="008000"/>
              <w:sz w:val="24"/>
              <w:szCs w:val="24"/>
              <w:rtl/>
            </w:rPr>
            <w:t>ראשון לציון</w:t>
          </w:r>
        </w:sdtContent>
      </w:sdt>
      <w:r w:rsidRPr="00B27B4C">
        <w:rPr>
          <w:rFonts w:ascii="Times New Roman" w:eastAsia="Times New Roman" w:hAnsi="Times New Roman" w:cs="David" w:hint="cs"/>
          <w:color w:val="008000"/>
          <w:sz w:val="24"/>
          <w:szCs w:val="24"/>
          <w:rtl/>
        </w:rPr>
        <w:t>.</w:t>
      </w:r>
    </w:p>
    <w:p w14:paraId="13286258" w14:textId="77777777" w:rsidR="007A10F8" w:rsidRPr="00B27B4C" w:rsidRDefault="007A10F8" w:rsidP="007A10F8">
      <w:pPr>
        <w:spacing w:before="0" w:beforeAutospacing="0" w:after="0" w:afterAutospacing="0" w:line="240" w:lineRule="auto"/>
        <w:ind w:left="720"/>
        <w:rPr>
          <w:rFonts w:ascii="Times New Roman" w:eastAsia="Times New Roman" w:hAnsi="Times New Roman" w:cs="David"/>
          <w:color w:val="FF0000"/>
          <w:sz w:val="24"/>
          <w:szCs w:val="24"/>
          <w:rtl/>
        </w:rPr>
      </w:pPr>
    </w:p>
    <w:p w14:paraId="0F51847E" w14:textId="77777777" w:rsidR="007A10F8" w:rsidRPr="00B27B4C" w:rsidRDefault="007A10F8" w:rsidP="007A10F8">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455483EE"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656171A" w14:textId="77777777" w:rsidR="007A10F8" w:rsidRPr="00B27B4C" w:rsidRDefault="007A10F8" w:rsidP="00B85E8E">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4196D414B4514190A0FAC22EF91FF3E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00B85E8E">
            <w:rPr>
              <w:rFonts w:ascii="Times New Roman" w:eastAsia="Times New Roman" w:hAnsi="Times New Roman" w:cs="David" w:hint="cs"/>
              <w:sz w:val="24"/>
              <w:szCs w:val="24"/>
              <w:rtl/>
              <w:lang w:eastAsia="he-IL"/>
            </w:rPr>
            <w:t>יצחק מוגרבי</w:t>
          </w:r>
        </w:sdtContent>
      </w:sdt>
    </w:p>
    <w:p w14:paraId="3FC131E3"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71A3AB73" w14:textId="3814F6FD" w:rsidR="007A10F8" w:rsidRPr="00B27B4C" w:rsidRDefault="007A10F8" w:rsidP="00B85E8E">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p>
    <w:p w14:paraId="2EF560C0"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14:paraId="168D76E6"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C172487" w14:textId="77777777" w:rsidR="007A10F8" w:rsidRPr="00B27B4C" w:rsidRDefault="007A10F8" w:rsidP="00B85E8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8ECE930238264283AFE92629BC37D42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00B85E8E">
            <w:rPr>
              <w:rFonts w:ascii="Times New Roman" w:eastAsia="Times New Roman" w:hAnsi="Times New Roman" w:cs="David" w:hint="cs"/>
              <w:color w:val="008000"/>
              <w:sz w:val="24"/>
              <w:szCs w:val="24"/>
              <w:rtl/>
              <w:lang w:eastAsia="he-IL"/>
            </w:rPr>
            <w:t xml:space="preserve">יצחק מוגרבי </w:t>
          </w:r>
        </w:sdtContent>
      </w:sdt>
    </w:p>
    <w:p w14:paraId="2EE13A1E" w14:textId="77777777" w:rsidR="007A10F8" w:rsidRPr="00B27B4C" w:rsidRDefault="007A10F8" w:rsidP="00B85E8E">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8DDEAEF197BF4EF280FD4EE1A9E33B0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00B85E8E">
            <w:rPr>
              <w:rFonts w:ascii="Times New Roman" w:eastAsia="Times New Roman" w:hAnsi="Times New Roman" w:cs="David" w:hint="cs"/>
              <w:color w:val="008000"/>
              <w:sz w:val="24"/>
              <w:szCs w:val="24"/>
              <w:rtl/>
              <w:lang w:eastAsia="he-IL"/>
            </w:rPr>
            <w:t>4</w:t>
          </w:r>
        </w:sdtContent>
      </w:sdt>
    </w:p>
    <w:p w14:paraId="117F5A08"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DADA32C" w14:textId="3991F5B7" w:rsidR="007A10F8" w:rsidRPr="00B27B4C" w:rsidRDefault="007A10F8" w:rsidP="00B85E8E">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203513900E8340BAAA2CD87F2A3571C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00F35F34">
            <w:rPr>
              <w:rFonts w:ascii="Times New Roman" w:eastAsia="Times New Roman" w:hAnsi="Times New Roman" w:cs="David" w:hint="cs"/>
              <w:color w:val="008000"/>
              <w:sz w:val="24"/>
              <w:szCs w:val="24"/>
              <w:rtl/>
              <w:lang w:eastAsia="he-IL"/>
            </w:rPr>
            <w:t>יצחק מוגרבי</w:t>
          </w:r>
        </w:sdtContent>
      </w:sdt>
    </w:p>
    <w:p w14:paraId="6959A6A6"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F5B1C13"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5550E2B6"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B1649D8" w14:textId="77777777" w:rsidR="007A10F8" w:rsidRPr="00B27B4C"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411BA242" w14:textId="77777777" w:rsidR="007A10F8" w:rsidRPr="00B27B4C"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5C2CA00E" w14:textId="77777777" w:rsidR="007A10F8" w:rsidRPr="00B27B4C"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3705305F" w14:textId="77777777" w:rsidR="007A10F8" w:rsidRPr="00B27B4C"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5D1D8CF1" w14:textId="77777777" w:rsidR="007A10F8" w:rsidRPr="00B27B4C"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51B4F0FC" w14:textId="77777777" w:rsidR="007A10F8" w:rsidRPr="00B27B4C" w:rsidRDefault="007A10F8" w:rsidP="007A10F8">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258DE1EB" w14:textId="77777777" w:rsidR="007A10F8" w:rsidRDefault="007A10F8" w:rsidP="007A10F8">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7A10F8" w14:paraId="7E356A05" w14:textId="77777777" w:rsidTr="00F35F34">
        <w:tc>
          <w:tcPr>
            <w:tcW w:w="3366" w:type="dxa"/>
          </w:tcPr>
          <w:p w14:paraId="4F20BD33" w14:textId="77777777" w:rsidR="007A10F8" w:rsidRDefault="002A7569" w:rsidP="00F35F34">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88168CD51E964B69AF05DD90A8E4311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7A10F8" w:rsidRPr="00E95AE9">
                  <w:rPr>
                    <w:rStyle w:val="PlaceholderText"/>
                    <w:color w:val="00B0F0"/>
                    <w:rtl/>
                  </w:rPr>
                  <w:t>[אחוז השתתפות צד א]</w:t>
                </w:r>
              </w:sdtContent>
            </w:sdt>
          </w:p>
          <w:p w14:paraId="36073CA6" w14:textId="77777777" w:rsidR="007A10F8" w:rsidRDefault="007A10F8" w:rsidP="00F35F34">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4EAE6E17" w14:textId="77777777" w:rsidR="007A10F8" w:rsidRDefault="007A10F8" w:rsidP="00F35F34">
            <w:pPr>
              <w:widowControl w:val="0"/>
              <w:spacing w:before="0" w:beforeAutospacing="0" w:after="0" w:afterAutospacing="0" w:line="240" w:lineRule="auto"/>
              <w:ind w:left="720"/>
              <w:outlineLvl w:val="2"/>
            </w:pPr>
          </w:p>
          <w:p w14:paraId="14C254A1" w14:textId="77777777" w:rsidR="007A10F8" w:rsidRDefault="007A10F8" w:rsidP="00F35F34">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6231313C" w14:textId="77777777" w:rsidR="007A10F8" w:rsidRDefault="007A10F8" w:rsidP="007A10F8">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143AA889" w14:textId="77777777" w:rsidR="00C140D3" w:rsidRPr="00C140D3" w:rsidRDefault="00C140D3" w:rsidP="00C140D3">
      <w:pPr>
        <w:spacing w:before="0" w:beforeAutospacing="0" w:after="0" w:afterAutospacing="0" w:line="276" w:lineRule="auto"/>
        <w:ind w:firstLine="720"/>
        <w:jc w:val="both"/>
        <w:rPr>
          <w:rFonts w:ascii="Times New Roman" w:eastAsia="Times New Roman" w:hAnsi="Times New Roman" w:cs="David"/>
          <w:sz w:val="24"/>
          <w:szCs w:val="24"/>
          <w:rtl/>
        </w:rPr>
      </w:pPr>
    </w:p>
    <w:p w14:paraId="29604C2A" w14:textId="77777777" w:rsidR="00BC58C4" w:rsidRDefault="00BC58C4" w:rsidP="00BC58C4">
      <w:pPr>
        <w:spacing w:before="0" w:beforeAutospacing="0" w:after="0" w:afterAutospacing="0" w:line="240" w:lineRule="auto"/>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6E56AA2B" w14:textId="77777777" w:rsidR="00C140D3" w:rsidRPr="00C140D3" w:rsidRDefault="00C140D3" w:rsidP="00BC58C4">
      <w:pPr>
        <w:spacing w:before="0" w:beforeAutospacing="0" w:after="0" w:afterAutospacing="0" w:line="240" w:lineRule="auto"/>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נספח "ב"</w:t>
      </w:r>
    </w:p>
    <w:p w14:paraId="0DCB1555" w14:textId="77777777" w:rsidR="00C140D3" w:rsidRPr="00C140D3" w:rsidRDefault="00C140D3" w:rsidP="00C140D3">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 xml:space="preserve">שירותי </w:t>
      </w:r>
      <w:r w:rsidRPr="00C140D3">
        <w:rPr>
          <w:rFonts w:ascii="Times New Roman" w:eastAsia="Times New Roman" w:hAnsi="Times New Roman" w:cs="David" w:hint="cs"/>
          <w:b/>
          <w:bCs/>
          <w:sz w:val="24"/>
          <w:szCs w:val="24"/>
          <w:u w:val="single"/>
          <w:rtl/>
        </w:rPr>
        <w:t>המתכנן</w:t>
      </w:r>
    </w:p>
    <w:p w14:paraId="42FE0BF6" w14:textId="77777777" w:rsidR="00C140D3" w:rsidRPr="00C140D3" w:rsidRDefault="00C140D3" w:rsidP="00C140D3">
      <w:pPr>
        <w:widowControl w:val="0"/>
        <w:tabs>
          <w:tab w:val="left" w:pos="720"/>
          <w:tab w:val="center" w:pos="4153"/>
          <w:tab w:val="right" w:pos="8306"/>
        </w:tabs>
        <w:bidi w:val="0"/>
        <w:spacing w:before="0" w:beforeAutospacing="0" w:after="0" w:afterAutospacing="0" w:line="240" w:lineRule="auto"/>
        <w:rPr>
          <w:rFonts w:ascii="Times New Roman" w:eastAsia="Times New Roman" w:hAnsi="Times New Roman" w:cs="David"/>
          <w:sz w:val="20"/>
          <w:szCs w:val="20"/>
          <w:lang w:eastAsia="he-IL"/>
        </w:rPr>
      </w:pPr>
    </w:p>
    <w:p w14:paraId="271DAB0B" w14:textId="77777777" w:rsidR="00C140D3" w:rsidRPr="00C140D3" w:rsidRDefault="00C140D3" w:rsidP="00C140D3">
      <w:pPr>
        <w:spacing w:before="0" w:beforeAutospacing="0" w:after="0" w:afterAutospacing="0" w:line="240" w:lineRule="auto"/>
        <w:jc w:val="both"/>
        <w:rPr>
          <w:rFonts w:ascii="Times New Roman" w:eastAsia="Times New Roman" w:hAnsi="Times New Roman" w:cs="David"/>
          <w:sz w:val="24"/>
          <w:szCs w:val="24"/>
          <w:rtl/>
        </w:rPr>
      </w:pPr>
    </w:p>
    <w:p w14:paraId="38379432" w14:textId="77777777" w:rsidR="00C140D3" w:rsidRPr="00C140D3" w:rsidRDefault="00C140D3" w:rsidP="00C140D3">
      <w:pPr>
        <w:numPr>
          <w:ilvl w:val="0"/>
          <w:numId w:val="19"/>
        </w:numPr>
        <w:spacing w:before="0" w:beforeAutospacing="0" w:after="0" w:afterAutospacing="0" w:line="360" w:lineRule="auto"/>
        <w:jc w:val="both"/>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כללי:</w:t>
      </w:r>
    </w:p>
    <w:p w14:paraId="473D1BC7" w14:textId="77777777" w:rsidR="00C140D3" w:rsidRPr="00BC58C4" w:rsidRDefault="00BC58C4" w:rsidP="00BC58C4">
      <w:pPr>
        <w:pStyle w:val="ListParagraph"/>
        <w:numPr>
          <w:ilvl w:val="1"/>
          <w:numId w:val="19"/>
        </w:numPr>
        <w:rPr>
          <w:sz w:val="24"/>
          <w:szCs w:val="24"/>
          <w:lang w:eastAsia="he-IL"/>
        </w:rPr>
      </w:pPr>
      <w:r w:rsidRPr="00BC58C4">
        <w:rPr>
          <w:rFonts w:hint="cs"/>
          <w:sz w:val="24"/>
          <w:szCs w:val="24"/>
          <w:rtl/>
          <w:lang w:eastAsia="he-IL"/>
        </w:rPr>
        <w:t xml:space="preserve">שירותי המתכנן יכללו </w:t>
      </w:r>
      <w:r w:rsidR="00C140D3" w:rsidRPr="00BC58C4">
        <w:rPr>
          <w:rFonts w:hint="cs"/>
          <w:sz w:val="24"/>
          <w:szCs w:val="24"/>
          <w:rtl/>
          <w:lang w:eastAsia="he-IL"/>
        </w:rPr>
        <w:t xml:space="preserve">מתן ייעוץ הנדסי ותכנון למערכות האלומיניום </w:t>
      </w:r>
      <w:r w:rsidR="00C140D3" w:rsidRPr="00BC58C4">
        <w:rPr>
          <w:sz w:val="24"/>
          <w:szCs w:val="24"/>
          <w:rtl/>
          <w:lang w:eastAsia="he-IL"/>
        </w:rPr>
        <w:t>ו</w:t>
      </w:r>
      <w:r w:rsidR="00C140D3" w:rsidRPr="00BC58C4">
        <w:rPr>
          <w:rFonts w:hint="cs"/>
          <w:sz w:val="24"/>
          <w:szCs w:val="24"/>
          <w:rtl/>
          <w:lang w:eastAsia="he-IL"/>
        </w:rPr>
        <w:t>ה</w:t>
      </w:r>
      <w:r w:rsidR="00C140D3" w:rsidRPr="00BC58C4">
        <w:rPr>
          <w:sz w:val="24"/>
          <w:szCs w:val="24"/>
          <w:rtl/>
          <w:lang w:eastAsia="he-IL"/>
        </w:rPr>
        <w:t xml:space="preserve">זיגוג, </w:t>
      </w:r>
      <w:r w:rsidR="00C140D3" w:rsidRPr="00BC58C4">
        <w:rPr>
          <w:rFonts w:hint="cs"/>
          <w:sz w:val="24"/>
          <w:szCs w:val="24"/>
          <w:rtl/>
          <w:lang w:eastAsia="he-IL"/>
        </w:rPr>
        <w:t>ה</w:t>
      </w:r>
      <w:r w:rsidR="00C140D3" w:rsidRPr="00BC58C4">
        <w:rPr>
          <w:sz w:val="24"/>
          <w:szCs w:val="24"/>
          <w:rtl/>
          <w:lang w:eastAsia="he-IL"/>
        </w:rPr>
        <w:t>תריסים</w:t>
      </w:r>
      <w:r w:rsidR="00C140D3" w:rsidRPr="00BC58C4">
        <w:rPr>
          <w:rFonts w:hint="cs"/>
          <w:sz w:val="24"/>
          <w:szCs w:val="24"/>
          <w:rtl/>
          <w:lang w:eastAsia="he-IL"/>
        </w:rPr>
        <w:t xml:space="preserve"> ו</w:t>
      </w:r>
      <w:r w:rsidR="00C140D3" w:rsidRPr="00BC58C4">
        <w:rPr>
          <w:sz w:val="24"/>
          <w:szCs w:val="24"/>
          <w:rtl/>
          <w:lang w:eastAsia="he-IL"/>
        </w:rPr>
        <w:t xml:space="preserve">קירות </w:t>
      </w:r>
      <w:r w:rsidR="00C140D3" w:rsidRPr="00BC58C4">
        <w:rPr>
          <w:rFonts w:hint="cs"/>
          <w:sz w:val="24"/>
          <w:szCs w:val="24"/>
          <w:rtl/>
          <w:lang w:eastAsia="he-IL"/>
        </w:rPr>
        <w:t>ה</w:t>
      </w:r>
      <w:r w:rsidR="00C140D3" w:rsidRPr="00BC58C4">
        <w:rPr>
          <w:sz w:val="24"/>
          <w:szCs w:val="24"/>
          <w:rtl/>
          <w:lang w:eastAsia="he-IL"/>
        </w:rPr>
        <w:t>מסך</w:t>
      </w:r>
      <w:r w:rsidR="00C140D3" w:rsidRPr="00BC58C4">
        <w:rPr>
          <w:rFonts w:hint="cs"/>
          <w:sz w:val="24"/>
          <w:szCs w:val="24"/>
          <w:rtl/>
          <w:lang w:eastAsia="he-IL"/>
        </w:rPr>
        <w:t xml:space="preserve"> בפרויקט, לכל חלקי המבנה על פי דרישת המזמין.</w:t>
      </w:r>
    </w:p>
    <w:p w14:paraId="0E5F846D" w14:textId="77777777" w:rsidR="00C140D3" w:rsidRPr="00C140D3" w:rsidRDefault="00C140D3" w:rsidP="00BC58C4">
      <w:pPr>
        <w:spacing w:before="0" w:beforeAutospacing="0" w:after="0" w:afterAutospacing="0" w:line="360" w:lineRule="auto"/>
        <w:ind w:left="1502"/>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עבודת המתכנן המתוארת בנספח זה תלווה את התקדמות התוכניות האדריכליות בהתאם לתהליך זה. הגשת הבקשה להיתר בניה וכן ביצוע עבודות ההקמה ובניית הפרויקט בסדר אשר יקבע על ידי המזמין.</w:t>
      </w:r>
    </w:p>
    <w:p w14:paraId="016808FE" w14:textId="77777777" w:rsidR="00C140D3" w:rsidRPr="00C140D3" w:rsidRDefault="00C140D3" w:rsidP="00BC58C4">
      <w:pPr>
        <w:spacing w:before="0" w:beforeAutospacing="0" w:after="0" w:afterAutospacing="0" w:line="360" w:lineRule="auto"/>
        <w:ind w:left="1502"/>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מבלי לפגוע בכלליות האמור לעיל, מתחייב המתכנן לתת ולבצע את כל השירותים הנדרשים בתכנון מערכות האלומיניום של המבנים בפרויקט וסביבתו, לרבות אך מבלי לגרוע מכלליות האמור את השירותים המפורטים להלן:</w:t>
      </w:r>
    </w:p>
    <w:p w14:paraId="0F2D9F04" w14:textId="3E105924" w:rsidR="00C140D3" w:rsidRPr="00C140D3" w:rsidRDefault="00B85E8E" w:rsidP="00B85E8E">
      <w:pPr>
        <w:spacing w:before="0" w:beforeAutospacing="0" w:after="0" w:afterAutospacing="0" w:line="360" w:lineRule="auto"/>
        <w:ind w:left="1502"/>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אישור </w:t>
      </w:r>
      <w:r w:rsidR="00C140D3" w:rsidRPr="00C140D3">
        <w:rPr>
          <w:rFonts w:ascii="Times New Roman" w:eastAsia="Times New Roman" w:hAnsi="Times New Roman" w:cs="David" w:hint="cs"/>
          <w:sz w:val="24"/>
          <w:szCs w:val="24"/>
          <w:rtl/>
          <w:lang w:eastAsia="he-IL"/>
        </w:rPr>
        <w:t>תכנון מערכות האלומיניום במבנים</w:t>
      </w:r>
      <w:r>
        <w:rPr>
          <w:rFonts w:ascii="Times New Roman" w:eastAsia="Times New Roman" w:hAnsi="Times New Roman" w:cs="David" w:hint="cs"/>
          <w:sz w:val="24"/>
          <w:szCs w:val="24"/>
          <w:rtl/>
          <w:lang w:eastAsia="he-IL"/>
        </w:rPr>
        <w:t xml:space="preserve"> שיוכן על ידי ייצרן האלומיניום </w:t>
      </w:r>
      <w:r w:rsidR="00C140D3" w:rsidRPr="00C140D3">
        <w:rPr>
          <w:rFonts w:ascii="Times New Roman" w:eastAsia="Times New Roman" w:hAnsi="Times New Roman" w:cs="David" w:hint="cs"/>
          <w:sz w:val="24"/>
          <w:szCs w:val="24"/>
          <w:rtl/>
          <w:lang w:eastAsia="he-IL"/>
        </w:rPr>
        <w:t xml:space="preserve">, מתן הנחיות </w:t>
      </w:r>
      <w:r w:rsidR="0075294E">
        <w:rPr>
          <w:rFonts w:ascii="Times New Roman" w:eastAsia="Times New Roman" w:hAnsi="Times New Roman" w:cs="David" w:hint="cs"/>
          <w:sz w:val="24"/>
          <w:szCs w:val="24"/>
          <w:rtl/>
          <w:lang w:eastAsia="he-IL"/>
        </w:rPr>
        <w:t>=ל</w:t>
      </w:r>
      <w:r w:rsidR="00C140D3" w:rsidRPr="00C140D3">
        <w:rPr>
          <w:rFonts w:ascii="Times New Roman" w:eastAsia="Times New Roman" w:hAnsi="Times New Roman" w:cs="David" w:hint="cs"/>
          <w:sz w:val="24"/>
          <w:szCs w:val="24"/>
          <w:rtl/>
          <w:lang w:eastAsia="he-IL"/>
        </w:rPr>
        <w:t>הכנת תכניות ומפרטים טכניים, אשר יכללו בין היתר את הפרטים הבאים:</w:t>
      </w:r>
    </w:p>
    <w:p w14:paraId="643A0C68"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1.3.1</w:t>
      </w:r>
      <w:r w:rsidRPr="00C140D3">
        <w:rPr>
          <w:rFonts w:ascii="Times New Roman" w:eastAsia="Times New Roman" w:hAnsi="Times New Roman" w:cs="David" w:hint="cs"/>
          <w:sz w:val="24"/>
          <w:szCs w:val="24"/>
          <w:rtl/>
          <w:lang w:eastAsia="he-IL"/>
        </w:rPr>
        <w:tab/>
        <w:t>מעטפת.</w:t>
      </w:r>
    </w:p>
    <w:p w14:paraId="21FAE0B7"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1.3.2</w:t>
      </w:r>
      <w:r w:rsidRPr="00C140D3">
        <w:rPr>
          <w:rFonts w:ascii="Times New Roman" w:eastAsia="Times New Roman" w:hAnsi="Times New Roman" w:cs="David" w:hint="cs"/>
          <w:sz w:val="24"/>
          <w:szCs w:val="24"/>
          <w:rtl/>
          <w:lang w:eastAsia="he-IL"/>
        </w:rPr>
        <w:tab/>
        <w:t>גג.</w:t>
      </w:r>
    </w:p>
    <w:p w14:paraId="308B9011"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1.3.3</w:t>
      </w:r>
      <w:r w:rsidRPr="00C140D3">
        <w:rPr>
          <w:rFonts w:ascii="Times New Roman" w:eastAsia="Times New Roman" w:hAnsi="Times New Roman" w:cs="David" w:hint="cs"/>
          <w:sz w:val="24"/>
          <w:szCs w:val="24"/>
          <w:rtl/>
          <w:lang w:eastAsia="he-IL"/>
        </w:rPr>
        <w:tab/>
        <w:t>פתחים – דלתות וחלונות.</w:t>
      </w:r>
    </w:p>
    <w:p w14:paraId="7522AFDE"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1.3.4</w:t>
      </w:r>
      <w:r w:rsidRPr="00C140D3">
        <w:rPr>
          <w:rFonts w:ascii="Times New Roman" w:eastAsia="Times New Roman" w:hAnsi="Times New Roman" w:cs="David" w:hint="cs"/>
          <w:sz w:val="24"/>
          <w:szCs w:val="24"/>
          <w:rtl/>
          <w:lang w:eastAsia="he-IL"/>
        </w:rPr>
        <w:tab/>
        <w:t>אלמנטים ייחודיים – פנים וחוץ.</w:t>
      </w:r>
    </w:p>
    <w:p w14:paraId="4EC1D3BB"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1.3.5</w:t>
      </w:r>
      <w:r w:rsidRPr="00C140D3">
        <w:rPr>
          <w:rFonts w:ascii="Times New Roman" w:eastAsia="Times New Roman" w:hAnsi="Times New Roman" w:cs="David" w:hint="cs"/>
          <w:sz w:val="24"/>
          <w:szCs w:val="24"/>
          <w:rtl/>
          <w:lang w:eastAsia="he-IL"/>
        </w:rPr>
        <w:tab/>
        <w:t>רכיבים טכניים.</w:t>
      </w:r>
    </w:p>
    <w:p w14:paraId="7CE47EFA"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1.3.6</w:t>
      </w:r>
      <w:r w:rsidRPr="00C140D3">
        <w:rPr>
          <w:rFonts w:ascii="Times New Roman" w:eastAsia="Times New Roman" w:hAnsi="Times New Roman" w:cs="David" w:hint="cs"/>
          <w:sz w:val="24"/>
          <w:szCs w:val="24"/>
          <w:rtl/>
          <w:lang w:eastAsia="he-IL"/>
        </w:rPr>
        <w:tab/>
        <w:t xml:space="preserve">כל מרכיב שרות אחר הרגיל ומקובל על ידי יועץ אלומיניום בנסיבות </w:t>
      </w:r>
      <w:r w:rsidRPr="00C140D3">
        <w:rPr>
          <w:rFonts w:ascii="Times New Roman" w:eastAsia="Times New Roman" w:hAnsi="Times New Roman" w:cs="David" w:hint="cs"/>
          <w:sz w:val="24"/>
          <w:szCs w:val="24"/>
          <w:rtl/>
          <w:lang w:eastAsia="he-IL"/>
        </w:rPr>
        <w:tab/>
        <w:t>הפרויקט.</w:t>
      </w:r>
    </w:p>
    <w:p w14:paraId="64E8390D"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ind w:left="701"/>
        <w:rPr>
          <w:rFonts w:ascii="Times New Roman" w:eastAsia="Times New Roman" w:hAnsi="Times New Roman" w:cs="David"/>
          <w:sz w:val="24"/>
          <w:szCs w:val="24"/>
          <w:rtl/>
          <w:lang w:eastAsia="he-IL"/>
        </w:rPr>
      </w:pPr>
    </w:p>
    <w:p w14:paraId="3BE187DB"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ind w:left="701"/>
        <w:rPr>
          <w:rFonts w:ascii="Times New Roman" w:eastAsia="Times New Roman" w:hAnsi="Times New Roman" w:cs="David"/>
          <w:sz w:val="24"/>
          <w:szCs w:val="24"/>
          <w:rtl/>
          <w:lang w:eastAsia="he-IL"/>
        </w:rPr>
      </w:pPr>
    </w:p>
    <w:p w14:paraId="5625B81F" w14:textId="77777777" w:rsidR="00C140D3" w:rsidRPr="00C140D3" w:rsidRDefault="00C140D3" w:rsidP="00C140D3">
      <w:pPr>
        <w:spacing w:before="0" w:beforeAutospacing="0" w:after="0" w:afterAutospacing="0" w:line="276" w:lineRule="auto"/>
        <w:ind w:left="701" w:hanging="709"/>
        <w:jc w:val="both"/>
        <w:rPr>
          <w:rFonts w:ascii="Times New Roman" w:eastAsia="Times New Roman" w:hAnsi="Times New Roman" w:cs="David"/>
          <w:sz w:val="24"/>
          <w:szCs w:val="24"/>
          <w:rtl/>
          <w:lang w:eastAsia="he-IL"/>
        </w:rPr>
      </w:pPr>
      <w:bookmarkStart w:id="0" w:name="OLE_LINK5"/>
      <w:bookmarkStart w:id="1" w:name="OLE_LINK6"/>
      <w:r w:rsidRPr="00C140D3">
        <w:rPr>
          <w:rFonts w:ascii="Times New Roman" w:eastAsia="Times New Roman" w:hAnsi="Times New Roman" w:cs="David"/>
          <w:sz w:val="24"/>
          <w:szCs w:val="24"/>
          <w:rtl/>
          <w:lang w:eastAsia="he-IL"/>
        </w:rPr>
        <w:t>2.</w:t>
      </w:r>
      <w:r w:rsidRPr="00C140D3">
        <w:rPr>
          <w:rFonts w:ascii="Times New Roman" w:eastAsia="Times New Roman" w:hAnsi="Times New Roman" w:cs="David"/>
          <w:sz w:val="24"/>
          <w:szCs w:val="24"/>
          <w:rtl/>
          <w:lang w:eastAsia="he-IL"/>
        </w:rPr>
        <w:tab/>
      </w:r>
      <w:bookmarkStart w:id="2" w:name="OLE_LINK7"/>
      <w:bookmarkStart w:id="3" w:name="OLE_LINK8"/>
      <w:r w:rsidRPr="00C140D3">
        <w:rPr>
          <w:rFonts w:ascii="Times New Roman" w:eastAsia="Times New Roman" w:hAnsi="Times New Roman" w:cs="David"/>
          <w:sz w:val="24"/>
          <w:szCs w:val="24"/>
          <w:u w:val="single"/>
          <w:rtl/>
        </w:rPr>
        <w:t>המהנדס, צוות עובדים ואמצעים</w:t>
      </w:r>
      <w:r w:rsidRPr="00C140D3">
        <w:rPr>
          <w:rFonts w:ascii="Times New Roman" w:eastAsia="Times New Roman" w:hAnsi="Times New Roman" w:cs="David" w:hint="cs"/>
          <w:sz w:val="24"/>
          <w:szCs w:val="24"/>
          <w:u w:val="single"/>
          <w:rtl/>
          <w:lang w:eastAsia="he-IL"/>
        </w:rPr>
        <w:t xml:space="preserve"> של המתכנן</w:t>
      </w:r>
      <w:r w:rsidRPr="00C140D3">
        <w:rPr>
          <w:rFonts w:ascii="Times New Roman" w:eastAsia="Times New Roman" w:hAnsi="Times New Roman" w:cs="David" w:hint="cs"/>
          <w:sz w:val="24"/>
          <w:szCs w:val="24"/>
          <w:rtl/>
          <w:lang w:eastAsia="he-IL"/>
        </w:rPr>
        <w:t>:</w:t>
      </w:r>
    </w:p>
    <w:p w14:paraId="001555C2" w14:textId="77777777" w:rsidR="00C140D3" w:rsidRPr="00C140D3" w:rsidRDefault="00C140D3" w:rsidP="00C140D3">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4D879472" w14:textId="5A082A9C" w:rsidR="00C140D3" w:rsidRPr="00C140D3" w:rsidRDefault="00C140D3" w:rsidP="0075294E">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א</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sz w:val="24"/>
          <w:szCs w:val="24"/>
          <w:rtl/>
          <w:lang w:eastAsia="he-IL"/>
        </w:rPr>
        <w:tab/>
        <w:t>בעל המשרד, יהיה אחראי, מעורב וישתתף באופן אישי בכל ישיבות התכנון שיזומן אליהן ללא עוררין.</w:t>
      </w:r>
      <w:r w:rsidR="00BC58C4">
        <w:rPr>
          <w:rFonts w:ascii="Times New Roman" w:eastAsia="Times New Roman" w:hAnsi="Times New Roman" w:cs="David" w:hint="cs"/>
          <w:sz w:val="24"/>
          <w:szCs w:val="24"/>
          <w:rtl/>
          <w:lang w:eastAsia="he-IL"/>
        </w:rPr>
        <w:t xml:space="preserve"> </w:t>
      </w:r>
      <w:r w:rsidR="00BC58C4" w:rsidRPr="00BC58C4">
        <w:rPr>
          <w:rFonts w:ascii="Times New Roman" w:eastAsia="Times New Roman" w:hAnsi="Times New Roman" w:cs="David" w:hint="cs"/>
          <w:sz w:val="24"/>
          <w:szCs w:val="24"/>
          <w:rtl/>
          <w:lang w:eastAsia="he-IL"/>
        </w:rPr>
        <w:t xml:space="preserve">ככל שיידרש ולפי החלטת המזמין, יתבצעו בנוסף לישיבות התכנון השוטפות, ישיבות שבועיות לתכנון ב </w:t>
      </w:r>
      <w:r w:rsidR="00BC58C4" w:rsidRPr="00BC58C4">
        <w:rPr>
          <w:rFonts w:ascii="Times New Roman" w:eastAsia="Times New Roman" w:hAnsi="Times New Roman" w:cs="David" w:hint="cs"/>
          <w:sz w:val="24"/>
          <w:szCs w:val="24"/>
          <w:lang w:eastAsia="he-IL"/>
        </w:rPr>
        <w:t>BIM</w:t>
      </w:r>
      <w:r w:rsidR="00BC58C4" w:rsidRPr="00BC58C4">
        <w:rPr>
          <w:rFonts w:ascii="Times New Roman" w:eastAsia="Times New Roman" w:hAnsi="Times New Roman" w:cs="David" w:hint="cs"/>
          <w:sz w:val="24"/>
          <w:szCs w:val="24"/>
          <w:rtl/>
          <w:lang w:eastAsia="he-IL"/>
        </w:rPr>
        <w:t xml:space="preserve"> על המודל.</w:t>
      </w:r>
    </w:p>
    <w:p w14:paraId="6556B041" w14:textId="06578ECC" w:rsidR="00C140D3" w:rsidRPr="00C140D3" w:rsidRDefault="00C140D3" w:rsidP="0075294E">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ב</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sz w:val="24"/>
          <w:szCs w:val="24"/>
          <w:rtl/>
          <w:lang w:eastAsia="he-IL"/>
        </w:rPr>
        <w:tab/>
        <w:t xml:space="preserve">ראש הצוות יהיה בעל ניסיון מוכח במגדלים מעל </w:t>
      </w:r>
      <w:r w:rsidRPr="00C140D3">
        <w:rPr>
          <w:rFonts w:ascii="Times New Roman" w:eastAsia="Times New Roman" w:hAnsi="Times New Roman" w:cs="David" w:hint="cs"/>
          <w:sz w:val="24"/>
          <w:szCs w:val="24"/>
          <w:rtl/>
          <w:lang w:eastAsia="he-IL"/>
        </w:rPr>
        <w:t>20</w:t>
      </w:r>
      <w:r w:rsidRPr="00C140D3">
        <w:rPr>
          <w:rFonts w:ascii="Times New Roman" w:eastAsia="Times New Roman" w:hAnsi="Times New Roman" w:cs="David"/>
          <w:sz w:val="24"/>
          <w:szCs w:val="24"/>
          <w:rtl/>
          <w:lang w:eastAsia="he-IL"/>
        </w:rPr>
        <w:t xml:space="preserve"> קומות באזורים אורבניים צפופים, אשר יאושר מראש על ידי המזמין ובמקרה הצורך יוחלף מיידית על פי דרישת המזמין.</w:t>
      </w:r>
    </w:p>
    <w:p w14:paraId="49B4A918"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ג.</w:t>
      </w:r>
      <w:r w:rsidRPr="00C140D3">
        <w:rPr>
          <w:rFonts w:ascii="Times New Roman" w:eastAsia="Times New Roman" w:hAnsi="Times New Roman" w:cs="David"/>
          <w:sz w:val="24"/>
          <w:szCs w:val="24"/>
          <w:rtl/>
          <w:lang w:eastAsia="he-IL"/>
        </w:rPr>
        <w:tab/>
        <w:t xml:space="preserve">ראש הצוות ישתתף בכל ישיבות התכנון שיזומן אליהן ללא הגבלה. </w:t>
      </w:r>
    </w:p>
    <w:p w14:paraId="32C7E4BF"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ד.</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hint="cs"/>
          <w:sz w:val="24"/>
          <w:szCs w:val="24"/>
          <w:rtl/>
          <w:lang w:eastAsia="he-IL"/>
        </w:rPr>
        <w:t>ר</w:t>
      </w:r>
      <w:r w:rsidRPr="00C140D3">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 מבלי לדחות את השתתפותו.</w:t>
      </w:r>
    </w:p>
    <w:p w14:paraId="399F43DC"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ה.</w:t>
      </w:r>
      <w:r w:rsidRPr="00C140D3">
        <w:rPr>
          <w:rFonts w:ascii="Times New Roman" w:eastAsia="Times New Roman" w:hAnsi="Times New Roman" w:cs="David"/>
          <w:sz w:val="24"/>
          <w:szCs w:val="24"/>
          <w:rtl/>
          <w:lang w:eastAsia="he-IL"/>
        </w:rPr>
        <w:tab/>
        <w:t>צוות השרטטים של המהנדס יהיה כנדרש לתכנון ולהוצאת תכניות משורטטות לביצוע על מנת לעמוד בלוח הזמנים שנקבע על ידי מנהל הפרויקט.</w:t>
      </w:r>
    </w:p>
    <w:bookmarkEnd w:id="0"/>
    <w:bookmarkEnd w:id="1"/>
    <w:bookmarkEnd w:id="2"/>
    <w:bookmarkEnd w:id="3"/>
    <w:p w14:paraId="2DFB2BE9" w14:textId="77777777" w:rsidR="00C140D3"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p>
    <w:p w14:paraId="17D04D15" w14:textId="77777777" w:rsidR="00BC58C4" w:rsidRDefault="00BC58C4"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p>
    <w:p w14:paraId="2D29E463" w14:textId="77777777" w:rsidR="00BC58C4" w:rsidRPr="00C140D3" w:rsidRDefault="00BC58C4"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p>
    <w:p w14:paraId="3B2B87ED" w14:textId="77777777" w:rsidR="00C140D3" w:rsidRPr="00C140D3" w:rsidRDefault="00C140D3" w:rsidP="00BC58C4">
      <w:pPr>
        <w:widowControl w:val="0"/>
        <w:tabs>
          <w:tab w:val="left" w:pos="720"/>
          <w:tab w:val="center" w:pos="4153"/>
          <w:tab w:val="right" w:pos="8306"/>
        </w:tabs>
        <w:spacing w:before="0" w:beforeAutospacing="0" w:after="0" w:afterAutospacing="0" w:line="360" w:lineRule="auto"/>
        <w:ind w:left="720" w:hanging="720"/>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2.</w:t>
      </w:r>
      <w:r w:rsidRPr="00C140D3">
        <w:rPr>
          <w:rFonts w:ascii="Times New Roman" w:eastAsia="Times New Roman" w:hAnsi="Times New Roman" w:cs="David"/>
          <w:sz w:val="24"/>
          <w:szCs w:val="24"/>
          <w:rtl/>
          <w:lang w:eastAsia="he-IL"/>
        </w:rPr>
        <w:tab/>
        <w:t xml:space="preserve">על </w:t>
      </w:r>
      <w:r w:rsidRPr="00C140D3">
        <w:rPr>
          <w:rFonts w:ascii="Times New Roman" w:eastAsia="Times New Roman" w:hAnsi="Times New Roman" w:cs="David" w:hint="cs"/>
          <w:sz w:val="24"/>
          <w:szCs w:val="24"/>
          <w:rtl/>
          <w:lang w:eastAsia="he-IL"/>
        </w:rPr>
        <w:t>המתכנן</w:t>
      </w:r>
      <w:r w:rsidRPr="00C140D3">
        <w:rPr>
          <w:rFonts w:ascii="Times New Roman" w:eastAsia="Times New Roman" w:hAnsi="Times New Roman" w:cs="David"/>
          <w:sz w:val="24"/>
          <w:szCs w:val="24"/>
          <w:rtl/>
          <w:lang w:eastAsia="he-IL"/>
        </w:rPr>
        <w:t xml:space="preserve"> לקבל אישור בכתב מאת המנהל לפני התחלת ביצוע כל קטע וכל שלב ולפני הספקת כל שרות חלקי.</w:t>
      </w:r>
      <w:r w:rsidRPr="00C140D3">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w:t>
      </w:r>
    </w:p>
    <w:p w14:paraId="100A6066"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7920DF99"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 xml:space="preserve"> </w:t>
      </w:r>
    </w:p>
    <w:p w14:paraId="7D2EF9C6"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4</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b/>
          <w:bCs/>
          <w:sz w:val="24"/>
          <w:szCs w:val="24"/>
          <w:u w:val="single"/>
          <w:rtl/>
          <w:lang w:eastAsia="he-IL"/>
        </w:rPr>
        <w:t xml:space="preserve">שלבי העבודה ההנדסית </w:t>
      </w:r>
      <w:r w:rsidRPr="00C140D3">
        <w:rPr>
          <w:rFonts w:ascii="Times New Roman" w:eastAsia="Times New Roman" w:hAnsi="Times New Roman" w:cs="David" w:hint="cs"/>
          <w:b/>
          <w:bCs/>
          <w:sz w:val="24"/>
          <w:szCs w:val="24"/>
          <w:u w:val="single"/>
          <w:rtl/>
          <w:lang w:eastAsia="he-IL"/>
        </w:rPr>
        <w:t>ו</w:t>
      </w:r>
      <w:r w:rsidRPr="00C140D3">
        <w:rPr>
          <w:rFonts w:ascii="Times New Roman" w:eastAsia="Times New Roman" w:hAnsi="Times New Roman" w:cs="David"/>
          <w:b/>
          <w:bCs/>
          <w:sz w:val="24"/>
          <w:szCs w:val="24"/>
          <w:u w:val="single"/>
          <w:rtl/>
          <w:lang w:eastAsia="he-IL"/>
        </w:rPr>
        <w:t>פ</w:t>
      </w:r>
      <w:r w:rsidRPr="00C140D3">
        <w:rPr>
          <w:rFonts w:ascii="Times New Roman" w:eastAsia="Times New Roman" w:hAnsi="Times New Roman" w:cs="David" w:hint="cs"/>
          <w:b/>
          <w:bCs/>
          <w:sz w:val="24"/>
          <w:szCs w:val="24"/>
          <w:u w:val="single"/>
          <w:rtl/>
          <w:lang w:eastAsia="he-IL"/>
        </w:rPr>
        <w:t>י</w:t>
      </w:r>
      <w:r w:rsidRPr="00C140D3">
        <w:rPr>
          <w:rFonts w:ascii="Times New Roman" w:eastAsia="Times New Roman" w:hAnsi="Times New Roman" w:cs="David"/>
          <w:b/>
          <w:bCs/>
          <w:sz w:val="24"/>
          <w:szCs w:val="24"/>
          <w:u w:val="single"/>
          <w:rtl/>
          <w:lang w:eastAsia="he-IL"/>
        </w:rPr>
        <w:t>רוט הש</w:t>
      </w:r>
      <w:r w:rsidRPr="00C140D3">
        <w:rPr>
          <w:rFonts w:ascii="Times New Roman" w:eastAsia="Times New Roman" w:hAnsi="Times New Roman" w:cs="David" w:hint="cs"/>
          <w:b/>
          <w:bCs/>
          <w:sz w:val="24"/>
          <w:szCs w:val="24"/>
          <w:u w:val="single"/>
          <w:rtl/>
          <w:lang w:eastAsia="he-IL"/>
        </w:rPr>
        <w:t>י</w:t>
      </w:r>
      <w:r w:rsidRPr="00C140D3">
        <w:rPr>
          <w:rFonts w:ascii="Times New Roman" w:eastAsia="Times New Roman" w:hAnsi="Times New Roman" w:cs="David"/>
          <w:b/>
          <w:bCs/>
          <w:sz w:val="24"/>
          <w:szCs w:val="24"/>
          <w:u w:val="single"/>
          <w:rtl/>
          <w:lang w:eastAsia="he-IL"/>
        </w:rPr>
        <w:t>רותים</w:t>
      </w:r>
      <w:r w:rsidRPr="00C140D3">
        <w:rPr>
          <w:rFonts w:ascii="Times New Roman" w:eastAsia="Times New Roman" w:hAnsi="Times New Roman" w:cs="David"/>
          <w:sz w:val="24"/>
          <w:szCs w:val="24"/>
          <w:rtl/>
          <w:lang w:eastAsia="he-IL"/>
        </w:rPr>
        <w:t>:</w:t>
      </w:r>
    </w:p>
    <w:p w14:paraId="0E311140"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ab/>
      </w:r>
    </w:p>
    <w:p w14:paraId="0B6F8285" w14:textId="77777777" w:rsidR="00C140D3" w:rsidRPr="00C140D3" w:rsidRDefault="00C140D3" w:rsidP="00C140D3">
      <w:pPr>
        <w:widowControl w:val="0"/>
        <w:tabs>
          <w:tab w:val="left" w:pos="720"/>
        </w:tabs>
        <w:spacing w:before="0" w:beforeAutospacing="0" w:after="0" w:afterAutospacing="0" w:line="240" w:lineRule="auto"/>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hint="cs"/>
          <w:sz w:val="24"/>
          <w:szCs w:val="24"/>
          <w:rtl/>
          <w:lang w:eastAsia="he-IL"/>
        </w:rPr>
        <w:t>4</w:t>
      </w:r>
      <w:r w:rsidRPr="00C140D3">
        <w:rPr>
          <w:rFonts w:ascii="Times New Roman" w:eastAsia="Times New Roman" w:hAnsi="Times New Roman" w:cs="David"/>
          <w:sz w:val="24"/>
          <w:szCs w:val="24"/>
          <w:rtl/>
          <w:lang w:eastAsia="he-IL"/>
        </w:rPr>
        <w:t>.1</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sz w:val="24"/>
          <w:szCs w:val="24"/>
          <w:u w:val="single"/>
          <w:rtl/>
          <w:lang w:eastAsia="he-IL"/>
        </w:rPr>
        <w:t>תכנון</w:t>
      </w:r>
      <w:r w:rsidRPr="00C140D3">
        <w:rPr>
          <w:rFonts w:ascii="Times New Roman" w:eastAsia="Times New Roman" w:hAnsi="Times New Roman" w:cs="David"/>
          <w:sz w:val="24"/>
          <w:szCs w:val="24"/>
          <w:rtl/>
          <w:lang w:eastAsia="he-IL"/>
        </w:rPr>
        <w:t>:</w:t>
      </w:r>
    </w:p>
    <w:p w14:paraId="4FEED99E"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p>
    <w:p w14:paraId="191F702C"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 xml:space="preserve">בירור </w:t>
      </w:r>
      <w:r w:rsidRPr="00C140D3">
        <w:rPr>
          <w:rFonts w:ascii="Times New Roman" w:eastAsia="Times New Roman" w:hAnsi="Times New Roman" w:cs="David" w:hint="cs"/>
          <w:sz w:val="24"/>
          <w:szCs w:val="24"/>
          <w:rtl/>
          <w:lang w:eastAsia="he-IL"/>
        </w:rPr>
        <w:t xml:space="preserve">הפרוגרמה </w:t>
      </w:r>
      <w:r w:rsidRPr="00C140D3">
        <w:rPr>
          <w:rFonts w:ascii="Times New Roman" w:eastAsia="Times New Roman" w:hAnsi="Times New Roman" w:cs="David"/>
          <w:sz w:val="24"/>
          <w:szCs w:val="24"/>
          <w:rtl/>
          <w:lang w:eastAsia="he-IL"/>
        </w:rPr>
        <w:t>וליבון דרישות האדריכל והמזמין ביחס לתפקוד והחזות של מסגרות האלומיניום.</w:t>
      </w:r>
    </w:p>
    <w:p w14:paraId="661EFF6E"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גיבוש האפיון הקונסטרוקטיבי והחזותי של מבנה המסגרות ושילובה בפרטי הבניה.</w:t>
      </w:r>
    </w:p>
    <w:p w14:paraId="4E3A08AF" w14:textId="6C06F0AE" w:rsidR="00C140D3" w:rsidRPr="00C140D3" w:rsidRDefault="0075294E" w:rsidP="0075294E">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מבוטל. </w:t>
      </w:r>
      <w:r w:rsidR="00C140D3" w:rsidRPr="00C140D3">
        <w:rPr>
          <w:rFonts w:ascii="Times New Roman" w:eastAsia="Times New Roman" w:hAnsi="Times New Roman" w:cs="David" w:hint="cs"/>
          <w:sz w:val="24"/>
          <w:szCs w:val="24"/>
          <w:rtl/>
          <w:lang w:eastAsia="he-IL"/>
        </w:rPr>
        <w:t>.</w:t>
      </w:r>
    </w:p>
    <w:p w14:paraId="236C06BB"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עריכת</w:t>
      </w:r>
      <w:r w:rsidRPr="00C140D3">
        <w:rPr>
          <w:rFonts w:ascii="Times New Roman" w:eastAsia="Times New Roman" w:hAnsi="Times New Roman" w:cs="David"/>
          <w:sz w:val="24"/>
          <w:szCs w:val="24"/>
          <w:rtl/>
          <w:lang w:eastAsia="he-IL"/>
        </w:rPr>
        <w:t xml:space="preserve"> רשימות האלומיניום</w:t>
      </w:r>
      <w:r w:rsidR="0075294E">
        <w:rPr>
          <w:rFonts w:ascii="Times New Roman" w:eastAsia="Times New Roman" w:hAnsi="Times New Roman" w:cs="David" w:hint="cs"/>
          <w:sz w:val="24"/>
          <w:szCs w:val="24"/>
          <w:rtl/>
          <w:lang w:eastAsia="he-IL"/>
        </w:rPr>
        <w:t xml:space="preserve"> שיוכנו על ידי אדריכל </w:t>
      </w:r>
      <w:r w:rsidRPr="00C140D3">
        <w:rPr>
          <w:rFonts w:ascii="Times New Roman" w:eastAsia="Times New Roman" w:hAnsi="Times New Roman" w:cs="David" w:hint="cs"/>
          <w:sz w:val="24"/>
          <w:szCs w:val="24"/>
          <w:rtl/>
          <w:lang w:eastAsia="he-IL"/>
        </w:rPr>
        <w:t xml:space="preserve">, </w:t>
      </w:r>
      <w:r w:rsidRPr="00C140D3">
        <w:rPr>
          <w:rFonts w:ascii="Times New Roman" w:eastAsia="Times New Roman" w:hAnsi="Times New Roman" w:cs="David"/>
          <w:sz w:val="24"/>
          <w:szCs w:val="24"/>
          <w:rtl/>
          <w:lang w:eastAsia="he-IL"/>
        </w:rPr>
        <w:t xml:space="preserve">בדיקה ואישור פורמלי </w:t>
      </w:r>
      <w:r w:rsidRPr="00C140D3">
        <w:rPr>
          <w:rFonts w:ascii="Times New Roman" w:eastAsia="Times New Roman" w:hAnsi="Times New Roman" w:cs="David" w:hint="cs"/>
          <w:sz w:val="24"/>
          <w:szCs w:val="24"/>
          <w:rtl/>
          <w:lang w:eastAsia="he-IL"/>
        </w:rPr>
        <w:t>עם המזמין.</w:t>
      </w:r>
    </w:p>
    <w:p w14:paraId="024AEFA8"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 xml:space="preserve">הכנת מפרטים לכל פריטי האלומיניום והזיגוג הנדרשים בפרויקט, ועריכתם כנדרש לצרכי המכרזים בין הקבלנים. המפרטים יכילו תכניות של פרטי הרכבה ועיגון לשלושה פריטים טיפוסיים, השכיחים בכל </w:t>
      </w:r>
      <w:r w:rsidRPr="00C140D3">
        <w:rPr>
          <w:rFonts w:ascii="Times New Roman" w:eastAsia="Times New Roman" w:hAnsi="Times New Roman" w:cs="David" w:hint="cs"/>
          <w:sz w:val="24"/>
          <w:szCs w:val="24"/>
          <w:rtl/>
          <w:lang w:eastAsia="he-IL"/>
        </w:rPr>
        <w:t>מבנה</w:t>
      </w:r>
      <w:r w:rsidRPr="00C140D3">
        <w:rPr>
          <w:rFonts w:ascii="Times New Roman" w:eastAsia="Times New Roman" w:hAnsi="Times New Roman" w:cs="David"/>
          <w:sz w:val="24"/>
          <w:szCs w:val="24"/>
          <w:rtl/>
          <w:lang w:eastAsia="he-IL"/>
        </w:rPr>
        <w:t>.</w:t>
      </w:r>
    </w:p>
    <w:p w14:paraId="0FD8AA98"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תכנון פרטי ההרכבה והאיטום, בק.מ 1:2 על בסיס רשימות האלומיניום.</w:t>
      </w:r>
    </w:p>
    <w:p w14:paraId="0615434B"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תכנון מערך האחזקה והניקון למלבני האלומיניום שמעטפת המבנים.</w:t>
      </w:r>
    </w:p>
    <w:p w14:paraId="78C355F4"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הכנסת שינויים במפרטים ובתכניות ככל שיתחייב להתאמת התכנון למסגרת התקציבית אשר תיקבע ע"י המזמין.</w:t>
      </w:r>
    </w:p>
    <w:p w14:paraId="78C57D4E"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מתן חוות דעת וי</w:t>
      </w:r>
      <w:r w:rsidRPr="00C140D3">
        <w:rPr>
          <w:rFonts w:ascii="Times New Roman" w:eastAsia="Times New Roman" w:hAnsi="Times New Roman" w:cs="David" w:hint="cs"/>
          <w:sz w:val="24"/>
          <w:szCs w:val="24"/>
          <w:rtl/>
          <w:lang w:eastAsia="he-IL"/>
        </w:rPr>
        <w:t>י</w:t>
      </w:r>
      <w:r w:rsidRPr="00C140D3">
        <w:rPr>
          <w:rFonts w:ascii="Times New Roman" w:eastAsia="Times New Roman" w:hAnsi="Times New Roman" w:cs="David"/>
          <w:sz w:val="24"/>
          <w:szCs w:val="24"/>
          <w:rtl/>
          <w:lang w:eastAsia="he-IL"/>
        </w:rPr>
        <w:t>עוץ בכל הקשור בהכנת המכרזים ופרסומם.</w:t>
      </w:r>
    </w:p>
    <w:p w14:paraId="4B65095A" w14:textId="77777777" w:rsidR="00C140D3" w:rsidRPr="00C140D3" w:rsidRDefault="00C140D3" w:rsidP="00C140D3">
      <w:pPr>
        <w:widowControl w:val="0"/>
        <w:tabs>
          <w:tab w:val="left" w:pos="720"/>
        </w:tabs>
        <w:spacing w:before="0" w:beforeAutospacing="0" w:after="0" w:afterAutospacing="0" w:line="240" w:lineRule="auto"/>
        <w:rPr>
          <w:rFonts w:ascii="Times New Roman" w:eastAsia="Times New Roman" w:hAnsi="Times New Roman" w:cs="David"/>
          <w:sz w:val="24"/>
          <w:szCs w:val="24"/>
          <w:rtl/>
          <w:lang w:eastAsia="he-IL"/>
        </w:rPr>
      </w:pPr>
    </w:p>
    <w:p w14:paraId="7E24B0CF" w14:textId="77777777" w:rsidR="00C140D3" w:rsidRPr="00C140D3" w:rsidRDefault="00C140D3" w:rsidP="00C140D3">
      <w:pPr>
        <w:widowControl w:val="0"/>
        <w:tabs>
          <w:tab w:val="left" w:pos="720"/>
        </w:tabs>
        <w:spacing w:before="0" w:beforeAutospacing="0" w:after="0" w:afterAutospacing="0" w:line="240" w:lineRule="auto"/>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hint="cs"/>
          <w:sz w:val="24"/>
          <w:szCs w:val="24"/>
          <w:rtl/>
          <w:lang w:eastAsia="he-IL"/>
        </w:rPr>
        <w:t>4</w:t>
      </w:r>
      <w:r w:rsidRPr="00C140D3">
        <w:rPr>
          <w:rFonts w:ascii="Times New Roman" w:eastAsia="Times New Roman" w:hAnsi="Times New Roman" w:cs="David"/>
          <w:sz w:val="24"/>
          <w:szCs w:val="24"/>
          <w:rtl/>
          <w:lang w:eastAsia="he-IL"/>
        </w:rPr>
        <w:t>.2</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sz w:val="24"/>
          <w:szCs w:val="24"/>
          <w:u w:val="single"/>
          <w:rtl/>
          <w:lang w:eastAsia="he-IL"/>
        </w:rPr>
        <w:t>הצעות קבלנים</w:t>
      </w:r>
      <w:r w:rsidRPr="00C140D3">
        <w:rPr>
          <w:rFonts w:ascii="Times New Roman" w:eastAsia="Times New Roman" w:hAnsi="Times New Roman" w:cs="David"/>
          <w:sz w:val="24"/>
          <w:szCs w:val="24"/>
          <w:rtl/>
          <w:lang w:eastAsia="he-IL"/>
        </w:rPr>
        <w:t>:</w:t>
      </w:r>
    </w:p>
    <w:p w14:paraId="60A003B6" w14:textId="77777777" w:rsidR="00C140D3" w:rsidRPr="00C140D3" w:rsidRDefault="00C140D3" w:rsidP="00C140D3">
      <w:pPr>
        <w:widowControl w:val="0"/>
        <w:tabs>
          <w:tab w:val="center" w:pos="4153"/>
          <w:tab w:val="right" w:pos="8306"/>
        </w:tabs>
        <w:spacing w:before="0" w:beforeAutospacing="0" w:after="0" w:afterAutospacing="0" w:line="240" w:lineRule="auto"/>
        <w:ind w:left="1440"/>
        <w:jc w:val="both"/>
        <w:rPr>
          <w:rFonts w:ascii="Times New Roman" w:eastAsia="Times New Roman" w:hAnsi="Times New Roman" w:cs="David"/>
          <w:sz w:val="24"/>
          <w:szCs w:val="24"/>
          <w:lang w:eastAsia="he-IL"/>
        </w:rPr>
      </w:pPr>
    </w:p>
    <w:p w14:paraId="75BB4989" w14:textId="77777777" w:rsidR="00C140D3" w:rsidRPr="00C140D3" w:rsidRDefault="00C140D3" w:rsidP="00C140D3">
      <w:pPr>
        <w:widowControl w:val="0"/>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א.</w:t>
      </w:r>
      <w:r w:rsidRPr="00C140D3">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2D01069B" w14:textId="77777777" w:rsidR="00C140D3" w:rsidRPr="00C140D3" w:rsidRDefault="00C140D3" w:rsidP="00C140D3">
      <w:pPr>
        <w:widowControl w:val="0"/>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ב.</w:t>
      </w:r>
      <w:r w:rsidRPr="00C140D3">
        <w:rPr>
          <w:rFonts w:ascii="Times New Roman" w:eastAsia="Times New Roman" w:hAnsi="Times New Roman" w:cs="David"/>
          <w:sz w:val="24"/>
          <w:szCs w:val="24"/>
          <w:rtl/>
          <w:lang w:eastAsia="he-IL"/>
        </w:rPr>
        <w:tab/>
        <w:t>מתן חוות דעת בכל הקשור להצעות הקבלנים.</w:t>
      </w:r>
    </w:p>
    <w:p w14:paraId="1B672946"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p>
    <w:p w14:paraId="5FA72869" w14:textId="77777777" w:rsidR="00C140D3" w:rsidRPr="00C140D3" w:rsidRDefault="00C140D3" w:rsidP="00C140D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4</w:t>
      </w:r>
      <w:r w:rsidRPr="00C140D3">
        <w:rPr>
          <w:rFonts w:ascii="Times New Roman" w:eastAsia="Times New Roman" w:hAnsi="Times New Roman" w:cs="David"/>
          <w:sz w:val="24"/>
          <w:szCs w:val="24"/>
          <w:rtl/>
          <w:lang w:eastAsia="he-IL"/>
        </w:rPr>
        <w:t>.3</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sz w:val="24"/>
          <w:szCs w:val="24"/>
          <w:u w:val="single"/>
          <w:rtl/>
          <w:lang w:eastAsia="he-IL"/>
        </w:rPr>
        <w:t>פיקוח עליון</w:t>
      </w:r>
      <w:r w:rsidRPr="00C140D3">
        <w:rPr>
          <w:rFonts w:ascii="Times New Roman" w:eastAsia="Times New Roman" w:hAnsi="Times New Roman" w:cs="David"/>
          <w:sz w:val="24"/>
          <w:szCs w:val="24"/>
          <w:rtl/>
          <w:lang w:eastAsia="he-IL"/>
        </w:rPr>
        <w:t>:</w:t>
      </w:r>
    </w:p>
    <w:p w14:paraId="2AC63703"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1393307"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פ</w:t>
      </w:r>
      <w:r w:rsidRPr="00C140D3">
        <w:rPr>
          <w:rFonts w:ascii="Times New Roman" w:eastAsia="Times New Roman" w:hAnsi="Times New Roman" w:cs="David" w:hint="cs"/>
          <w:sz w:val="24"/>
          <w:szCs w:val="24"/>
          <w:rtl/>
          <w:lang w:eastAsia="he-IL"/>
        </w:rPr>
        <w:t>י</w:t>
      </w:r>
      <w:r w:rsidRPr="00C140D3">
        <w:rPr>
          <w:rFonts w:ascii="Times New Roman" w:eastAsia="Times New Roman" w:hAnsi="Times New Roman" w:cs="David"/>
          <w:sz w:val="24"/>
          <w:szCs w:val="24"/>
          <w:rtl/>
          <w:lang w:eastAsia="he-IL"/>
        </w:rPr>
        <w:t>קוח עליון על עבודות האלומיניום הן באתר והן בבתי מלאכה מחוץ לאתר.</w:t>
      </w:r>
    </w:p>
    <w:p w14:paraId="5A674B37"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 xml:space="preserve">בחינת תכניות העבודה של הקבלנים אשר זכו בעבודות, עד אישור </w:t>
      </w:r>
      <w:r w:rsidR="00915F2E" w:rsidRPr="00C140D3">
        <w:rPr>
          <w:rFonts w:ascii="Times New Roman" w:eastAsia="Times New Roman" w:hAnsi="Times New Roman" w:cs="David" w:hint="cs"/>
          <w:sz w:val="24"/>
          <w:szCs w:val="24"/>
          <w:rtl/>
          <w:lang w:eastAsia="he-IL"/>
        </w:rPr>
        <w:t>תכוניותיהם</w:t>
      </w:r>
      <w:r w:rsidRPr="00C140D3">
        <w:rPr>
          <w:rFonts w:ascii="Times New Roman" w:eastAsia="Times New Roman" w:hAnsi="Times New Roman" w:cs="David"/>
          <w:sz w:val="24"/>
          <w:szCs w:val="24"/>
          <w:rtl/>
          <w:lang w:eastAsia="he-IL"/>
        </w:rPr>
        <w:t xml:space="preserve"> לייצור.</w:t>
      </w:r>
    </w:p>
    <w:p w14:paraId="47BD553F"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מעקב אחרי תוצאות הבדיקות המעבדתיות שיעשו בהתאם לדרישות המפרט הטכני.</w:t>
      </w:r>
    </w:p>
    <w:p w14:paraId="457C2AAD"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בדיקה והמלצה למזמין לגבי בחירת דוגמאות המלבנים (</w:t>
      </w:r>
      <w:r w:rsidRPr="00C140D3">
        <w:rPr>
          <w:rFonts w:ascii="Times New Roman" w:eastAsia="Times New Roman" w:hAnsi="Times New Roman" w:cs="David"/>
          <w:sz w:val="24"/>
          <w:szCs w:val="24"/>
          <w:lang w:eastAsia="he-IL"/>
        </w:rPr>
        <w:t>Mock-Ups</w:t>
      </w:r>
      <w:r w:rsidRPr="00C140D3">
        <w:rPr>
          <w:rFonts w:ascii="Times New Roman" w:eastAsia="Times New Roman" w:hAnsi="Times New Roman" w:cs="David" w:hint="cs"/>
          <w:sz w:val="24"/>
          <w:szCs w:val="24"/>
          <w:rtl/>
          <w:lang w:eastAsia="he-IL"/>
        </w:rPr>
        <w:t>) אשר יותקנו ע"י הקבלן בהתאם למפרט הטכני.</w:t>
      </w:r>
    </w:p>
    <w:p w14:paraId="477E120D"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 xml:space="preserve">פיקוח עליון על ביצוע </w:t>
      </w:r>
      <w:r w:rsidRPr="00C140D3">
        <w:rPr>
          <w:rFonts w:ascii="Times New Roman" w:eastAsia="Times New Roman" w:hAnsi="Times New Roman" w:cs="David"/>
          <w:sz w:val="24"/>
          <w:szCs w:val="24"/>
          <w:rtl/>
          <w:lang w:eastAsia="he-IL"/>
        </w:rPr>
        <w:t>בדיקות התז</w:t>
      </w:r>
      <w:r w:rsidRPr="00C140D3">
        <w:rPr>
          <w:rFonts w:ascii="Times New Roman" w:eastAsia="Times New Roman" w:hAnsi="Times New Roman" w:cs="David" w:hint="cs"/>
          <w:sz w:val="24"/>
          <w:szCs w:val="24"/>
          <w:rtl/>
          <w:lang w:eastAsia="he-IL"/>
        </w:rPr>
        <w:t>ת</w:t>
      </w:r>
      <w:r w:rsidRPr="00C140D3">
        <w:rPr>
          <w:rFonts w:ascii="Times New Roman" w:eastAsia="Times New Roman" w:hAnsi="Times New Roman" w:cs="David"/>
          <w:sz w:val="24"/>
          <w:szCs w:val="24"/>
          <w:rtl/>
          <w:lang w:eastAsia="he-IL"/>
        </w:rPr>
        <w:t xml:space="preserve"> מים באתר, לבחינת טיב עבודות ההרכבה</w:t>
      </w:r>
      <w:r w:rsidRPr="00C140D3">
        <w:rPr>
          <w:rFonts w:ascii="Times New Roman" w:eastAsia="Times New Roman" w:hAnsi="Times New Roman" w:cs="David" w:hint="cs"/>
          <w:sz w:val="24"/>
          <w:szCs w:val="24"/>
          <w:rtl/>
          <w:lang w:eastAsia="he-IL"/>
        </w:rPr>
        <w:t xml:space="preserve"> של המלבנים</w:t>
      </w:r>
      <w:r w:rsidRPr="00C140D3">
        <w:rPr>
          <w:rFonts w:ascii="Times New Roman" w:eastAsia="Times New Roman" w:hAnsi="Times New Roman" w:cs="David"/>
          <w:sz w:val="24"/>
          <w:szCs w:val="24"/>
          <w:rtl/>
          <w:lang w:eastAsia="he-IL"/>
        </w:rPr>
        <w:t>.</w:t>
      </w:r>
    </w:p>
    <w:p w14:paraId="4A876971"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 xml:space="preserve">השתתפות בקבלת העבודות ואישור גמר ביצוע העבודות. דיווח </w:t>
      </w:r>
      <w:r w:rsidRPr="00C140D3">
        <w:rPr>
          <w:rFonts w:ascii="Times New Roman" w:eastAsia="Times New Roman" w:hAnsi="Times New Roman" w:cs="David" w:hint="cs"/>
          <w:sz w:val="24"/>
          <w:szCs w:val="24"/>
          <w:rtl/>
          <w:lang w:eastAsia="he-IL"/>
        </w:rPr>
        <w:t xml:space="preserve">למזמין </w:t>
      </w:r>
      <w:r w:rsidRPr="00C140D3">
        <w:rPr>
          <w:rFonts w:ascii="Times New Roman" w:eastAsia="Times New Roman" w:hAnsi="Times New Roman" w:cs="David"/>
          <w:sz w:val="24"/>
          <w:szCs w:val="24"/>
          <w:rtl/>
          <w:lang w:eastAsia="he-IL"/>
        </w:rPr>
        <w:t>על ליקויים הטעונים השלמה או תיקון.</w:t>
      </w:r>
    </w:p>
    <w:p w14:paraId="47E50365"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י</w:t>
      </w:r>
      <w:r w:rsidRPr="00C140D3">
        <w:rPr>
          <w:rFonts w:ascii="Times New Roman" w:eastAsia="Times New Roman" w:hAnsi="Times New Roman" w:cs="David" w:hint="cs"/>
          <w:sz w:val="24"/>
          <w:szCs w:val="24"/>
          <w:rtl/>
          <w:lang w:eastAsia="he-IL"/>
        </w:rPr>
        <w:t>י</w:t>
      </w:r>
      <w:r w:rsidRPr="00C140D3">
        <w:rPr>
          <w:rFonts w:ascii="Times New Roman" w:eastAsia="Times New Roman" w:hAnsi="Times New Roman" w:cs="David"/>
          <w:sz w:val="24"/>
          <w:szCs w:val="24"/>
          <w:rtl/>
          <w:lang w:eastAsia="he-IL"/>
        </w:rPr>
        <w:t xml:space="preserve">עוץ </w:t>
      </w:r>
      <w:r w:rsidRPr="00C140D3">
        <w:rPr>
          <w:rFonts w:ascii="Times New Roman" w:eastAsia="Times New Roman" w:hAnsi="Times New Roman" w:cs="David" w:hint="cs"/>
          <w:sz w:val="24"/>
          <w:szCs w:val="24"/>
          <w:rtl/>
          <w:lang w:eastAsia="he-IL"/>
        </w:rPr>
        <w:t>למזמין</w:t>
      </w:r>
      <w:r w:rsidRPr="00C140D3">
        <w:rPr>
          <w:rFonts w:ascii="Times New Roman" w:eastAsia="Times New Roman" w:hAnsi="Times New Roman" w:cs="David"/>
          <w:sz w:val="24"/>
          <w:szCs w:val="24"/>
          <w:rtl/>
          <w:lang w:eastAsia="he-IL"/>
        </w:rPr>
        <w:t xml:space="preserve"> והשתתפות בדיונים ובבירור</w:t>
      </w:r>
      <w:r w:rsidRPr="00C140D3">
        <w:rPr>
          <w:rFonts w:ascii="Times New Roman" w:eastAsia="Times New Roman" w:hAnsi="Times New Roman" w:cs="David" w:hint="cs"/>
          <w:sz w:val="24"/>
          <w:szCs w:val="24"/>
          <w:rtl/>
          <w:lang w:eastAsia="he-IL"/>
        </w:rPr>
        <w:t xml:space="preserve"> מחלוקות ותביעות</w:t>
      </w:r>
      <w:r w:rsidRPr="00C140D3">
        <w:rPr>
          <w:rFonts w:ascii="Times New Roman" w:eastAsia="Times New Roman" w:hAnsi="Times New Roman" w:cs="David"/>
          <w:sz w:val="24"/>
          <w:szCs w:val="24"/>
          <w:rtl/>
          <w:lang w:eastAsia="he-IL"/>
        </w:rPr>
        <w:t xml:space="preserve"> עם הקבלנים בקשר עם ב</w:t>
      </w:r>
      <w:r w:rsidRPr="00C140D3">
        <w:rPr>
          <w:rFonts w:ascii="Times New Roman" w:eastAsia="Times New Roman" w:hAnsi="Times New Roman" w:cs="David" w:hint="cs"/>
          <w:sz w:val="24"/>
          <w:szCs w:val="24"/>
          <w:rtl/>
          <w:lang w:eastAsia="he-IL"/>
        </w:rPr>
        <w:t>י</w:t>
      </w:r>
      <w:r w:rsidRPr="00C140D3">
        <w:rPr>
          <w:rFonts w:ascii="Times New Roman" w:eastAsia="Times New Roman" w:hAnsi="Times New Roman" w:cs="David"/>
          <w:sz w:val="24"/>
          <w:szCs w:val="24"/>
          <w:rtl/>
          <w:lang w:eastAsia="he-IL"/>
        </w:rPr>
        <w:t>צוע העבודות והתאמתן לתנאי החוזים עם קבלני העבודות, הן לפני מסירת העבודות והן בתקופת הבדק.</w:t>
      </w:r>
    </w:p>
    <w:p w14:paraId="37C01062"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י</w:t>
      </w:r>
      <w:r w:rsidRPr="00C140D3">
        <w:rPr>
          <w:rFonts w:ascii="Times New Roman" w:eastAsia="Times New Roman" w:hAnsi="Times New Roman" w:cs="David" w:hint="cs"/>
          <w:sz w:val="24"/>
          <w:szCs w:val="24"/>
          <w:rtl/>
          <w:lang w:eastAsia="he-IL"/>
        </w:rPr>
        <w:t>י</w:t>
      </w:r>
      <w:r w:rsidRPr="00C140D3">
        <w:rPr>
          <w:rFonts w:ascii="Times New Roman" w:eastAsia="Times New Roman" w:hAnsi="Times New Roman" w:cs="David"/>
          <w:sz w:val="24"/>
          <w:szCs w:val="24"/>
          <w:rtl/>
          <w:lang w:eastAsia="he-IL"/>
        </w:rPr>
        <w:t>עוץ לפתרונות במקרים בהם יתגלו כשלים בביצוע לעומת התכנון.</w:t>
      </w:r>
    </w:p>
    <w:p w14:paraId="5E415F82"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 xml:space="preserve">סיוע למזמין בקבלת אישורי </w:t>
      </w:r>
      <w:r w:rsidR="00915F2E" w:rsidRPr="00C140D3">
        <w:rPr>
          <w:rFonts w:ascii="Times New Roman" w:eastAsia="Times New Roman" w:hAnsi="Times New Roman" w:cs="David" w:hint="cs"/>
          <w:sz w:val="24"/>
          <w:szCs w:val="24"/>
          <w:rtl/>
          <w:lang w:eastAsia="he-IL"/>
        </w:rPr>
        <w:t>האכלוס</w:t>
      </w:r>
      <w:r w:rsidRPr="00C140D3">
        <w:rPr>
          <w:rFonts w:ascii="Times New Roman" w:eastAsia="Times New Roman" w:hAnsi="Times New Roman" w:cs="David" w:hint="cs"/>
          <w:sz w:val="24"/>
          <w:szCs w:val="24"/>
          <w:rtl/>
          <w:lang w:eastAsia="he-IL"/>
        </w:rPr>
        <w:t xml:space="preserve"> הדרושים למבנים (טופס 4).</w:t>
      </w:r>
    </w:p>
    <w:p w14:paraId="0CF9EB40"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סיוע לקבלן בהגשת מסמכי העדות (</w:t>
      </w:r>
      <w:r w:rsidRPr="00C140D3">
        <w:rPr>
          <w:rFonts w:ascii="Times New Roman" w:eastAsia="Times New Roman" w:hAnsi="Times New Roman" w:cs="David"/>
          <w:sz w:val="24"/>
          <w:szCs w:val="24"/>
          <w:lang w:eastAsia="he-IL"/>
        </w:rPr>
        <w:t>As-Made</w:t>
      </w:r>
      <w:r w:rsidRPr="00C140D3">
        <w:rPr>
          <w:rFonts w:ascii="Times New Roman" w:eastAsia="Times New Roman" w:hAnsi="Times New Roman" w:cs="David" w:hint="cs"/>
          <w:sz w:val="24"/>
          <w:szCs w:val="24"/>
          <w:rtl/>
          <w:lang w:eastAsia="he-IL"/>
        </w:rPr>
        <w:t>) ומסמכי האחזקה, ואישור כי הם מקיפים את מכלול העבודות.</w:t>
      </w:r>
    </w:p>
    <w:p w14:paraId="6AC2B4BD"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 xml:space="preserve">אין </w:t>
      </w:r>
      <w:r w:rsidRPr="00C140D3">
        <w:rPr>
          <w:rFonts w:ascii="Times New Roman" w:eastAsia="Times New Roman" w:hAnsi="Times New Roman" w:cs="David" w:hint="cs"/>
          <w:sz w:val="24"/>
          <w:szCs w:val="24"/>
          <w:rtl/>
          <w:lang w:eastAsia="he-IL"/>
        </w:rPr>
        <w:t>המתכנן</w:t>
      </w:r>
      <w:r w:rsidRPr="00C140D3">
        <w:rPr>
          <w:rFonts w:ascii="Times New Roman" w:eastAsia="Times New Roman" w:hAnsi="Times New Roman" w:cs="David"/>
          <w:sz w:val="24"/>
          <w:szCs w:val="24"/>
          <w:rtl/>
          <w:lang w:eastAsia="he-IL"/>
        </w:rPr>
        <w:t xml:space="preserve"> רשאי לתת הוראות לקבלנים ו/או לנהל משא ומתן עם הקבלנים אלא באמצעות נציג המזמין.</w:t>
      </w:r>
    </w:p>
    <w:p w14:paraId="4A9CA33B" w14:textId="77777777" w:rsidR="00C140D3" w:rsidRPr="00C140D3" w:rsidRDefault="00C140D3" w:rsidP="00C140D3">
      <w:pPr>
        <w:widowControl w:val="0"/>
        <w:tabs>
          <w:tab w:val="center" w:pos="4153"/>
          <w:tab w:val="right" w:pos="8306"/>
        </w:tabs>
        <w:spacing w:before="0" w:beforeAutospacing="0" w:after="0" w:afterAutospacing="0" w:line="360" w:lineRule="auto"/>
        <w:ind w:left="1835"/>
        <w:jc w:val="both"/>
        <w:rPr>
          <w:rFonts w:ascii="Times New Roman" w:eastAsia="Times New Roman" w:hAnsi="Times New Roman" w:cs="David"/>
          <w:sz w:val="24"/>
          <w:szCs w:val="24"/>
          <w:lang w:eastAsia="he-IL"/>
        </w:rPr>
      </w:pPr>
    </w:p>
    <w:p w14:paraId="01B3EA0B" w14:textId="77C17542" w:rsidR="00C140D3" w:rsidRPr="00C140D3" w:rsidRDefault="00C140D3" w:rsidP="00C140D3">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5</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sz w:val="24"/>
          <w:szCs w:val="24"/>
          <w:rtl/>
          <w:lang w:eastAsia="he-IL"/>
        </w:rPr>
        <w:tab/>
      </w:r>
      <w:r w:rsidR="001D04F1">
        <w:rPr>
          <w:rFonts w:ascii="Times New Roman" w:eastAsia="Times New Roman" w:hAnsi="Times New Roman" w:cs="David" w:hint="cs"/>
          <w:sz w:val="24"/>
          <w:szCs w:val="24"/>
          <w:rtl/>
          <w:lang w:eastAsia="he-IL"/>
        </w:rPr>
        <w:t>מבוטל.</w:t>
      </w:r>
      <w:r w:rsidR="001D04F1" w:rsidRPr="00C140D3" w:rsidDel="001D04F1">
        <w:rPr>
          <w:rFonts w:ascii="Times New Roman" w:eastAsia="Times New Roman" w:hAnsi="Times New Roman" w:cs="David"/>
          <w:sz w:val="24"/>
          <w:szCs w:val="24"/>
          <w:rtl/>
          <w:lang w:eastAsia="he-IL"/>
        </w:rPr>
        <w:t xml:space="preserve"> </w:t>
      </w:r>
    </w:p>
    <w:p w14:paraId="6E2660DD" w14:textId="77777777" w:rsidR="00C140D3" w:rsidRPr="00C140D3" w:rsidRDefault="00C140D3" w:rsidP="00A41820">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6</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hint="cs"/>
          <w:sz w:val="24"/>
          <w:szCs w:val="24"/>
          <w:rtl/>
          <w:lang w:eastAsia="he-IL"/>
        </w:rPr>
        <w:t>ה</w:t>
      </w:r>
      <w:r w:rsidRPr="00C140D3">
        <w:rPr>
          <w:rFonts w:ascii="Times New Roman" w:eastAsia="Times New Roman" w:hAnsi="Times New Roman" w:cs="David"/>
          <w:sz w:val="24"/>
          <w:szCs w:val="24"/>
          <w:rtl/>
          <w:lang w:eastAsia="he-IL"/>
        </w:rPr>
        <w:t>מזמין רשאי להזמין מהמתכנן את כל שלבי התכנון המפורטים בנספח זה ו/או חלק מהם ו/או שירותים נוספים מעבר להם.</w:t>
      </w:r>
    </w:p>
    <w:p w14:paraId="515EF952" w14:textId="77777777" w:rsidR="00C140D3" w:rsidRPr="00C140D3" w:rsidRDefault="00C140D3" w:rsidP="00C140D3">
      <w:pPr>
        <w:widowControl w:val="0"/>
        <w:spacing w:before="0" w:beforeAutospacing="0" w:after="0" w:afterAutospacing="0" w:line="240" w:lineRule="auto"/>
        <w:ind w:left="720" w:hanging="750"/>
        <w:jc w:val="both"/>
        <w:rPr>
          <w:rFonts w:ascii="Times New Roman" w:eastAsia="Times New Roman" w:hAnsi="Times New Roman" w:cs="David"/>
          <w:sz w:val="24"/>
          <w:szCs w:val="24"/>
          <w:rtl/>
          <w:lang w:eastAsia="he-IL"/>
        </w:rPr>
      </w:pPr>
    </w:p>
    <w:p w14:paraId="438F9315" w14:textId="77777777" w:rsidR="00C140D3" w:rsidRPr="00C140D3" w:rsidRDefault="00C140D3" w:rsidP="00C140D3">
      <w:pPr>
        <w:spacing w:before="0" w:beforeAutospacing="0" w:after="0" w:afterAutospacing="0" w:line="360" w:lineRule="auto"/>
        <w:ind w:left="740" w:hanging="770"/>
        <w:jc w:val="both"/>
        <w:rPr>
          <w:rFonts w:ascii="Times New Roman" w:eastAsia="Times New Roman" w:hAnsi="Times New Roman" w:cs="David"/>
          <w:color w:val="000000"/>
          <w:sz w:val="24"/>
          <w:szCs w:val="24"/>
          <w:rtl/>
        </w:rPr>
      </w:pPr>
      <w:r w:rsidRPr="00C140D3">
        <w:rPr>
          <w:rFonts w:ascii="Times New Roman" w:eastAsia="Times New Roman" w:hAnsi="Times New Roman" w:cs="David" w:hint="cs"/>
          <w:sz w:val="24"/>
          <w:szCs w:val="24"/>
          <w:rtl/>
        </w:rPr>
        <w:t>7.</w:t>
      </w:r>
      <w:r w:rsidRPr="00C140D3">
        <w:rPr>
          <w:rFonts w:ascii="Times New Roman" w:eastAsia="Times New Roman" w:hAnsi="Times New Roman" w:cs="David" w:hint="cs"/>
          <w:sz w:val="24"/>
          <w:szCs w:val="24"/>
          <w:rtl/>
        </w:rPr>
        <w:tab/>
      </w:r>
      <w:r w:rsidRPr="00C140D3">
        <w:rPr>
          <w:rFonts w:ascii="Times New Roman" w:eastAsia="Times New Roman" w:hAnsi="Times New Roman" w:cs="David" w:hint="cs"/>
          <w:color w:val="000000"/>
          <w:sz w:val="24"/>
          <w:szCs w:val="24"/>
          <w:rtl/>
        </w:rPr>
        <w:t>יובהר כדלקמן:</w:t>
      </w:r>
    </w:p>
    <w:p w14:paraId="760A73BA" w14:textId="77777777" w:rsidR="00C140D3" w:rsidRPr="00C140D3" w:rsidRDefault="00C140D3" w:rsidP="00C140D3">
      <w:pPr>
        <w:spacing w:before="0" w:beforeAutospacing="0" w:after="0" w:afterAutospacing="0" w:line="360" w:lineRule="auto"/>
        <w:ind w:left="740" w:hanging="580"/>
        <w:jc w:val="both"/>
        <w:rPr>
          <w:rFonts w:ascii="Times New Roman" w:eastAsia="Times New Roman" w:hAnsi="Times New Roman" w:cs="David"/>
          <w:color w:val="000000"/>
          <w:sz w:val="24"/>
          <w:szCs w:val="24"/>
          <w:rtl/>
        </w:rPr>
      </w:pPr>
    </w:p>
    <w:p w14:paraId="0A06A461" w14:textId="0E9680BE" w:rsidR="00C140D3" w:rsidRPr="00C140D3" w:rsidRDefault="00C140D3" w:rsidP="001D04F1">
      <w:pPr>
        <w:widowControl w:val="0"/>
        <w:numPr>
          <w:ilvl w:val="0"/>
          <w:numId w:val="24"/>
        </w:numPr>
        <w:spacing w:before="0" w:beforeAutospacing="0" w:after="0" w:afterAutospacing="0" w:line="240" w:lineRule="auto"/>
        <w:ind w:left="2096" w:hanging="708"/>
        <w:jc w:val="both"/>
        <w:rPr>
          <w:rFonts w:ascii="Times New Roman" w:eastAsia="Times New Roman" w:hAnsi="Times New Roman" w:cs="David"/>
          <w:color w:val="000000"/>
          <w:sz w:val="24"/>
          <w:szCs w:val="24"/>
        </w:rPr>
      </w:pPr>
      <w:r w:rsidRPr="00C140D3">
        <w:rPr>
          <w:rFonts w:ascii="Times New Roman" w:eastAsia="Times New Roman" w:hAnsi="Times New Roman" w:cs="David"/>
          <w:color w:val="000000"/>
          <w:sz w:val="24"/>
          <w:szCs w:val="24"/>
          <w:rtl/>
        </w:rPr>
        <w:t>העבודה הממוחשבת בפרויקט תיערך בתכנת</w:t>
      </w:r>
      <w:r w:rsidRPr="00C140D3">
        <w:rPr>
          <w:rFonts w:ascii="Times New Roman" w:eastAsia="Times New Roman" w:hAnsi="Times New Roman" w:cs="David" w:hint="cs"/>
          <w:color w:val="000000"/>
          <w:sz w:val="24"/>
          <w:szCs w:val="24"/>
          <w:rtl/>
        </w:rPr>
        <w:t xml:space="preserve"> </w:t>
      </w:r>
      <w:r w:rsidR="007A10F8">
        <w:rPr>
          <w:rFonts w:ascii="Times New Roman" w:eastAsia="Times New Roman" w:hAnsi="Times New Roman" w:cs="David" w:hint="cs"/>
          <w:color w:val="000000"/>
          <w:sz w:val="24"/>
          <w:szCs w:val="24"/>
          <w:rtl/>
        </w:rPr>
        <w:t xml:space="preserve"> </w:t>
      </w:r>
      <w:r w:rsidRPr="00C140D3">
        <w:rPr>
          <w:rFonts w:ascii="Times New Roman" w:eastAsia="Times New Roman" w:hAnsi="Times New Roman" w:cs="David"/>
          <w:color w:val="000000"/>
          <w:sz w:val="24"/>
          <w:szCs w:val="24"/>
          <w:rtl/>
        </w:rPr>
        <w:t xml:space="preserve">על </w:t>
      </w:r>
      <w:r w:rsidRPr="00C140D3">
        <w:rPr>
          <w:rFonts w:ascii="Times New Roman" w:eastAsia="Times New Roman" w:hAnsi="Times New Roman" w:cs="David" w:hint="cs"/>
          <w:color w:val="000000"/>
          <w:sz w:val="24"/>
          <w:szCs w:val="24"/>
          <w:rtl/>
        </w:rPr>
        <w:t>המתכנן</w:t>
      </w:r>
      <w:r w:rsidRPr="00C140D3">
        <w:rPr>
          <w:rFonts w:ascii="Times New Roman" w:eastAsia="Times New Roman" w:hAnsi="Times New Roman" w:cs="David"/>
          <w:color w:val="000000"/>
          <w:sz w:val="24"/>
          <w:szCs w:val="24"/>
          <w:rtl/>
        </w:rPr>
        <w:t xml:space="preserve"> לדאוג לעמדות עבודה וכ"א מוכשר במשרדו בהתאם.</w:t>
      </w:r>
    </w:p>
    <w:p w14:paraId="3BDCCFD1" w14:textId="77777777" w:rsidR="00C140D3" w:rsidRPr="00C140D3" w:rsidRDefault="00C140D3" w:rsidP="00C140D3">
      <w:pPr>
        <w:widowControl w:val="0"/>
        <w:numPr>
          <w:ilvl w:val="0"/>
          <w:numId w:val="24"/>
        </w:numPr>
        <w:spacing w:before="0" w:beforeAutospacing="0" w:after="0" w:afterAutospacing="0" w:line="240" w:lineRule="auto"/>
        <w:ind w:left="2096" w:hanging="708"/>
        <w:jc w:val="both"/>
        <w:rPr>
          <w:rFonts w:ascii="Times New Roman" w:eastAsia="Times New Roman" w:hAnsi="Times New Roman" w:cs="David"/>
          <w:color w:val="000000"/>
          <w:sz w:val="24"/>
          <w:szCs w:val="24"/>
          <w:rtl/>
        </w:rPr>
      </w:pPr>
      <w:r w:rsidRPr="00C140D3">
        <w:rPr>
          <w:rFonts w:ascii="Times New Roman" w:eastAsia="Times New Roman" w:hAnsi="Times New Roman" w:cs="David"/>
          <w:color w:val="000000"/>
          <w:sz w:val="24"/>
          <w:szCs w:val="24"/>
          <w:rtl/>
        </w:rPr>
        <w:t>כל קבצי התכנון והמסמכים השונים יוטענו למערכת ה-</w:t>
      </w:r>
      <w:r w:rsidRPr="00C140D3">
        <w:rPr>
          <w:rFonts w:ascii="Times New Roman" w:eastAsia="Times New Roman" w:hAnsi="Times New Roman" w:cs="David"/>
          <w:color w:val="000000"/>
          <w:sz w:val="24"/>
          <w:szCs w:val="24"/>
        </w:rPr>
        <w:t>@view</w:t>
      </w:r>
      <w:r w:rsidRPr="00C140D3">
        <w:rPr>
          <w:rFonts w:ascii="Times New Roman" w:eastAsia="Times New Roman" w:hAnsi="Times New Roman" w:cs="David"/>
          <w:color w:val="000000"/>
          <w:sz w:val="24"/>
          <w:szCs w:val="24"/>
          <w:rtl/>
        </w:rPr>
        <w:t xml:space="preserve">, תעבורת המידע היחידה הקבילה בפרויקט. </w:t>
      </w:r>
    </w:p>
    <w:p w14:paraId="211D4FB5" w14:textId="77777777" w:rsidR="00C140D3" w:rsidRPr="00C140D3" w:rsidRDefault="00C140D3" w:rsidP="00C140D3">
      <w:pPr>
        <w:widowControl w:val="0"/>
        <w:numPr>
          <w:ilvl w:val="0"/>
          <w:numId w:val="24"/>
        </w:numPr>
        <w:spacing w:before="0" w:beforeAutospacing="0" w:after="0" w:afterAutospacing="0" w:line="240" w:lineRule="auto"/>
        <w:ind w:left="2096" w:hanging="708"/>
        <w:jc w:val="both"/>
        <w:rPr>
          <w:rFonts w:ascii="Times New Roman" w:eastAsia="Times New Roman" w:hAnsi="Times New Roman" w:cs="David"/>
          <w:color w:val="000000"/>
          <w:sz w:val="24"/>
          <w:szCs w:val="24"/>
        </w:rPr>
      </w:pPr>
      <w:r w:rsidRPr="00C140D3">
        <w:rPr>
          <w:rFonts w:ascii="Times New Roman" w:eastAsia="Times New Roman" w:hAnsi="Times New Roman" w:cs="David"/>
          <w:color w:val="000000"/>
          <w:sz w:val="24"/>
          <w:szCs w:val="24"/>
          <w:rtl/>
        </w:rPr>
        <w:t xml:space="preserve">חשבונות המתכנן יוטענו ע"י </w:t>
      </w:r>
      <w:r w:rsidRPr="00C140D3">
        <w:rPr>
          <w:rFonts w:ascii="Times New Roman" w:eastAsia="Times New Roman" w:hAnsi="Times New Roman" w:cs="David" w:hint="cs"/>
          <w:color w:val="000000"/>
          <w:sz w:val="24"/>
          <w:szCs w:val="24"/>
          <w:rtl/>
        </w:rPr>
        <w:t>המפקח</w:t>
      </w:r>
      <w:r w:rsidRPr="00C140D3">
        <w:rPr>
          <w:rFonts w:ascii="Times New Roman" w:eastAsia="Times New Roman" w:hAnsi="Times New Roman" w:cs="David"/>
          <w:color w:val="000000"/>
          <w:sz w:val="24"/>
          <w:szCs w:val="24"/>
          <w:rtl/>
        </w:rPr>
        <w:t xml:space="preserve"> למערכת ה-</w:t>
      </w:r>
      <w:r w:rsidRPr="00C140D3">
        <w:rPr>
          <w:rFonts w:ascii="Times New Roman" w:eastAsia="Times New Roman" w:hAnsi="Times New Roman" w:cs="David"/>
          <w:color w:val="000000"/>
          <w:sz w:val="24"/>
          <w:szCs w:val="24"/>
        </w:rPr>
        <w:t>@view</w:t>
      </w:r>
      <w:r w:rsidRPr="00C140D3">
        <w:rPr>
          <w:rFonts w:ascii="Times New Roman" w:eastAsia="Times New Roman" w:hAnsi="Times New Roman" w:cs="David"/>
          <w:color w:val="000000"/>
          <w:sz w:val="24"/>
          <w:szCs w:val="24"/>
          <w:rtl/>
        </w:rPr>
        <w:t xml:space="preserve"> לתיקיית "חשבונות מוגשים", כתנאי לטיפול בהם.</w:t>
      </w:r>
    </w:p>
    <w:p w14:paraId="7C8790DE" w14:textId="77777777" w:rsidR="00C140D3" w:rsidRPr="00C140D3" w:rsidRDefault="00C140D3" w:rsidP="00C140D3">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br w:type="page"/>
        <w:t>נספח "ג"</w:t>
      </w:r>
    </w:p>
    <w:p w14:paraId="77CD84BD"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לוח זמנים ושלבי ביצוע</w:t>
      </w:r>
    </w:p>
    <w:p w14:paraId="226A3CAD"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rPr>
      </w:pPr>
    </w:p>
    <w:p w14:paraId="60A66F9E"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rPr>
      </w:pPr>
    </w:p>
    <w:p w14:paraId="6C14F822"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tl/>
        </w:rPr>
      </w:pPr>
      <w:r w:rsidRPr="00C140D3">
        <w:rPr>
          <w:rFonts w:ascii="Times New Roman" w:eastAsia="Times New Roman" w:hAnsi="Times New Roman" w:cs="David"/>
          <w:sz w:val="25"/>
          <w:szCs w:val="24"/>
          <w:rtl/>
        </w:rPr>
        <w:t xml:space="preserve">לוח הזמנים לתכנון כל אחד מהשלבים של הפרויקט יהיה כפי שייקבע מעת לעת ע"י המנהל. לוח הזמנים לפיקוח העליון </w:t>
      </w:r>
      <w:r w:rsidRPr="00C140D3">
        <w:rPr>
          <w:rFonts w:ascii="Times New Roman" w:eastAsia="Times New Roman" w:hAnsi="Times New Roman" w:cs="David"/>
          <w:sz w:val="25"/>
          <w:szCs w:val="24"/>
        </w:rPr>
        <w:t>–</w:t>
      </w:r>
      <w:r w:rsidRPr="00C140D3">
        <w:rPr>
          <w:rFonts w:ascii="Times New Roman" w:eastAsia="Times New Roman" w:hAnsi="Times New Roman" w:cs="David"/>
          <w:sz w:val="25"/>
          <w:szCs w:val="24"/>
          <w:rtl/>
        </w:rPr>
        <w:t xml:space="preserve"> ברציפות מתחילת ביצוע העבודות ועד להשלמתן כולל תקופת הבדק, ככל שיידרש ע"י המנהל.</w:t>
      </w:r>
    </w:p>
    <w:p w14:paraId="7B80143A"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5"/>
          <w:szCs w:val="24"/>
          <w:rtl/>
        </w:rPr>
      </w:pPr>
    </w:p>
    <w:p w14:paraId="7B94FA37"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Pr>
      </w:pPr>
      <w:r w:rsidRPr="00C140D3">
        <w:rPr>
          <w:rFonts w:ascii="Times New Roman" w:eastAsia="Times New Roman" w:hAnsi="Times New Roman" w:cs="David"/>
          <w:sz w:val="25"/>
          <w:szCs w:val="24"/>
          <w:rtl/>
        </w:rPr>
        <w:t>המהנדס וצוותו יעסקו בפרויקט לפי הצורך וללא הגבלת זמן.</w:t>
      </w:r>
    </w:p>
    <w:p w14:paraId="1D5007A5"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5"/>
          <w:szCs w:val="24"/>
        </w:rPr>
      </w:pPr>
    </w:p>
    <w:p w14:paraId="2241FB91"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tl/>
        </w:rPr>
      </w:pPr>
      <w:r w:rsidRPr="00C140D3">
        <w:rPr>
          <w:rFonts w:ascii="Times New Roman" w:eastAsia="Times New Roman" w:hAnsi="Times New Roman" w:cs="David"/>
          <w:sz w:val="25"/>
          <w:szCs w:val="24"/>
          <w:rtl/>
        </w:rPr>
        <w:t>המתכנן ימסור את התכניות לאישור המזמין בהתאם ללוח הזמנים והתכניות לא תיחשבנה כמושלמות עד לקבלת אישור המזמין.</w:t>
      </w:r>
    </w:p>
    <w:p w14:paraId="585CAD1C"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5"/>
          <w:szCs w:val="24"/>
          <w:rtl/>
        </w:rPr>
      </w:pPr>
    </w:p>
    <w:p w14:paraId="7669F74A"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tl/>
        </w:rPr>
      </w:pPr>
      <w:r w:rsidRPr="00C140D3">
        <w:rPr>
          <w:rFonts w:ascii="Times New Roman" w:eastAsia="Times New Roman" w:hAnsi="Times New Roman" w:cs="David"/>
          <w:sz w:val="25"/>
          <w:szCs w:val="24"/>
          <w:rtl/>
        </w:rPr>
        <w:t>העביר המזמין למתכנן הערות או הנחיות נוספות לגבי התכניות, יתכנן המתכנן את התכניות תוך פרק זמן סביר שיוסכם בינו ל</w:t>
      </w:r>
      <w:r w:rsidRPr="00C140D3">
        <w:rPr>
          <w:rFonts w:ascii="Times New Roman" w:eastAsia="Times New Roman" w:hAnsi="Times New Roman" w:cs="David" w:hint="cs"/>
          <w:sz w:val="25"/>
          <w:szCs w:val="24"/>
          <w:rtl/>
        </w:rPr>
        <w:t>ב</w:t>
      </w:r>
      <w:r w:rsidRPr="00C140D3">
        <w:rPr>
          <w:rFonts w:ascii="Times New Roman" w:eastAsia="Times New Roman" w:hAnsi="Times New Roman" w:cs="David"/>
          <w:sz w:val="25"/>
          <w:szCs w:val="24"/>
          <w:rtl/>
        </w:rPr>
        <w:t>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5A40D634"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5"/>
          <w:szCs w:val="24"/>
          <w:rtl/>
        </w:rPr>
      </w:pPr>
    </w:p>
    <w:p w14:paraId="046680B4"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Pr>
      </w:pPr>
      <w:r w:rsidRPr="00C140D3">
        <w:rPr>
          <w:rFonts w:ascii="Times New Roman" w:eastAsia="Times New Roman" w:hAnsi="Times New Roman" w:cs="David"/>
          <w:sz w:val="25"/>
          <w:szCs w:val="24"/>
          <w:rtl/>
        </w:rPr>
        <w:t>אם לא יקבע לוח זמנים במעמד חתימת ההסכם יעביר המתכנן לוח זמנים ראשוני לאישור המנהל תוך 7 ימים ממועד החתימה.</w:t>
      </w:r>
    </w:p>
    <w:p w14:paraId="6B643DDF"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5"/>
          <w:szCs w:val="24"/>
          <w:rtl/>
        </w:rPr>
      </w:pPr>
    </w:p>
    <w:p w14:paraId="7FA694F6"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Pr>
      </w:pPr>
      <w:r w:rsidRPr="00C140D3">
        <w:rPr>
          <w:rFonts w:ascii="Times New Roman" w:eastAsia="Times New Roman" w:hAnsi="Times New Roman" w:cs="David"/>
          <w:sz w:val="25"/>
          <w:szCs w:val="24"/>
          <w:rtl/>
        </w:rPr>
        <w:t xml:space="preserve">התקדמות </w:t>
      </w:r>
      <w:r w:rsidRPr="00C140D3">
        <w:rPr>
          <w:rFonts w:ascii="Times New Roman" w:eastAsia="Times New Roman" w:hAnsi="Times New Roman" w:cs="David" w:hint="cs"/>
          <w:sz w:val="25"/>
          <w:szCs w:val="24"/>
          <w:rtl/>
        </w:rPr>
        <w:t>ייעוץ</w:t>
      </w:r>
      <w:r w:rsidRPr="00C140D3">
        <w:rPr>
          <w:rFonts w:ascii="Times New Roman" w:eastAsia="Times New Roman" w:hAnsi="Times New Roman" w:cs="David"/>
          <w:sz w:val="25"/>
          <w:szCs w:val="24"/>
          <w:rtl/>
        </w:rPr>
        <w:t xml:space="preserve"> </w:t>
      </w:r>
      <w:r w:rsidRPr="00C140D3">
        <w:rPr>
          <w:rFonts w:ascii="Times New Roman" w:eastAsia="Times New Roman" w:hAnsi="Times New Roman" w:cs="David" w:hint="cs"/>
          <w:sz w:val="25"/>
          <w:szCs w:val="24"/>
          <w:rtl/>
        </w:rPr>
        <w:t>האלומיניום</w:t>
      </w:r>
      <w:r w:rsidRPr="00C140D3">
        <w:rPr>
          <w:rFonts w:ascii="Times New Roman" w:eastAsia="Times New Roman" w:hAnsi="Times New Roman" w:cs="David"/>
          <w:sz w:val="25"/>
          <w:szCs w:val="24"/>
          <w:rtl/>
        </w:rPr>
        <w:t xml:space="preserve"> תעשה לפי שלבי הפרויקט ועל פי שינויי תכנון של האדריכל והיועצים, ללא זכות לתוספות שכר.</w:t>
      </w:r>
    </w:p>
    <w:p w14:paraId="34AD926F" w14:textId="77777777" w:rsidR="00C140D3" w:rsidRPr="00C140D3" w:rsidRDefault="00C140D3" w:rsidP="00C140D3">
      <w:pPr>
        <w:widowControl w:val="0"/>
        <w:spacing w:before="0" w:beforeAutospacing="0" w:after="0" w:afterAutospacing="0" w:line="240" w:lineRule="auto"/>
        <w:jc w:val="both"/>
        <w:rPr>
          <w:rFonts w:ascii="Times New Roman" w:eastAsia="Times New Roman" w:hAnsi="Times New Roman" w:cs="David"/>
          <w:sz w:val="25"/>
          <w:szCs w:val="24"/>
          <w:rtl/>
        </w:rPr>
      </w:pPr>
    </w:p>
    <w:p w14:paraId="01D789EA"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Pr>
      </w:pPr>
      <w:r w:rsidRPr="00C140D3">
        <w:rPr>
          <w:rFonts w:ascii="Times New Roman" w:eastAsia="Times New Roman" w:hAnsi="Times New Roman" w:cs="David" w:hint="cs"/>
          <w:sz w:val="25"/>
          <w:szCs w:val="24"/>
          <w:u w:val="single"/>
          <w:rtl/>
        </w:rPr>
        <w:t>לו"ז עקרוני</w:t>
      </w:r>
      <w:r w:rsidRPr="00C140D3">
        <w:rPr>
          <w:rFonts w:ascii="Times New Roman" w:eastAsia="Times New Roman" w:hAnsi="Times New Roman" w:cs="David" w:hint="cs"/>
          <w:sz w:val="25"/>
          <w:szCs w:val="24"/>
          <w:rtl/>
        </w:rPr>
        <w:t>:</w:t>
      </w:r>
    </w:p>
    <w:p w14:paraId="44D28477"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5"/>
          <w:szCs w:val="24"/>
          <w:rtl/>
        </w:rPr>
      </w:pPr>
    </w:p>
    <w:p w14:paraId="5B309462" w14:textId="77777777" w:rsidR="00C140D3" w:rsidRPr="00C140D3" w:rsidRDefault="00C140D3" w:rsidP="00C140D3">
      <w:pPr>
        <w:widowControl w:val="0"/>
        <w:numPr>
          <w:ilvl w:val="1"/>
          <w:numId w:val="20"/>
        </w:numPr>
        <w:spacing w:before="0" w:beforeAutospacing="0" w:after="0" w:afterAutospacing="0" w:line="240" w:lineRule="auto"/>
        <w:jc w:val="both"/>
        <w:rPr>
          <w:rFonts w:ascii="Times New Roman" w:eastAsia="Times New Roman" w:hAnsi="Times New Roman" w:cs="David"/>
          <w:sz w:val="25"/>
          <w:szCs w:val="24"/>
        </w:rPr>
      </w:pPr>
      <w:r w:rsidRPr="00C140D3">
        <w:rPr>
          <w:rFonts w:ascii="Times New Roman" w:eastAsia="Times New Roman" w:hAnsi="Times New Roman" w:cs="David" w:hint="cs"/>
          <w:sz w:val="25"/>
          <w:szCs w:val="24"/>
          <w:rtl/>
        </w:rPr>
        <w:t xml:space="preserve">השלמת תכנון מוקדם </w:t>
      </w:r>
      <w:r w:rsidRPr="00C140D3">
        <w:rPr>
          <w:rFonts w:ascii="Times New Roman" w:eastAsia="Times New Roman" w:hAnsi="Times New Roman" w:cs="David"/>
          <w:sz w:val="25"/>
          <w:szCs w:val="24"/>
          <w:rtl/>
        </w:rPr>
        <w:t>–</w:t>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Pr>
        <w:t>XX/XXXX</w:t>
      </w:r>
    </w:p>
    <w:p w14:paraId="71B96B8F" w14:textId="77777777" w:rsidR="00C140D3" w:rsidRPr="00C140D3" w:rsidRDefault="00C140D3" w:rsidP="00C140D3">
      <w:pPr>
        <w:widowControl w:val="0"/>
        <w:numPr>
          <w:ilvl w:val="1"/>
          <w:numId w:val="20"/>
        </w:numPr>
        <w:spacing w:before="0" w:beforeAutospacing="0" w:after="0" w:afterAutospacing="0" w:line="240" w:lineRule="auto"/>
        <w:jc w:val="both"/>
        <w:rPr>
          <w:rFonts w:ascii="Times New Roman" w:eastAsia="Times New Roman" w:hAnsi="Times New Roman" w:cs="David"/>
          <w:sz w:val="25"/>
          <w:szCs w:val="24"/>
        </w:rPr>
      </w:pPr>
      <w:r w:rsidRPr="00C140D3">
        <w:rPr>
          <w:rFonts w:ascii="Times New Roman" w:eastAsia="Times New Roman" w:hAnsi="Times New Roman" w:cs="David" w:hint="cs"/>
          <w:sz w:val="25"/>
          <w:szCs w:val="24"/>
          <w:rtl/>
        </w:rPr>
        <w:t xml:space="preserve">השלמת תכנון סופי להיתרים </w:t>
      </w:r>
      <w:r w:rsidRPr="00C140D3">
        <w:rPr>
          <w:rFonts w:ascii="Times New Roman" w:eastAsia="Times New Roman" w:hAnsi="Times New Roman" w:cs="David"/>
          <w:sz w:val="25"/>
          <w:szCs w:val="24"/>
          <w:rtl/>
        </w:rPr>
        <w:t>–</w:t>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Pr>
        <w:t>XX/XXXX</w:t>
      </w:r>
    </w:p>
    <w:p w14:paraId="716045BB" w14:textId="77777777" w:rsidR="00C140D3" w:rsidRPr="00C140D3" w:rsidRDefault="00C140D3" w:rsidP="00C140D3">
      <w:pPr>
        <w:widowControl w:val="0"/>
        <w:numPr>
          <w:ilvl w:val="1"/>
          <w:numId w:val="20"/>
        </w:numPr>
        <w:spacing w:before="0" w:beforeAutospacing="0" w:after="0" w:afterAutospacing="0" w:line="240" w:lineRule="auto"/>
        <w:jc w:val="both"/>
        <w:rPr>
          <w:rFonts w:ascii="Times New Roman" w:eastAsia="Times New Roman" w:hAnsi="Times New Roman" w:cs="David"/>
          <w:sz w:val="25"/>
          <w:szCs w:val="24"/>
        </w:rPr>
      </w:pPr>
      <w:r w:rsidRPr="00C140D3">
        <w:rPr>
          <w:rFonts w:ascii="Times New Roman" w:eastAsia="Times New Roman" w:hAnsi="Times New Roman" w:cs="David" w:hint="cs"/>
          <w:sz w:val="25"/>
          <w:szCs w:val="24"/>
          <w:rtl/>
        </w:rPr>
        <w:t xml:space="preserve">השלמת תכנון מפורט למכרזים </w:t>
      </w:r>
      <w:r w:rsidRPr="00C140D3">
        <w:rPr>
          <w:rFonts w:ascii="Times New Roman" w:eastAsia="Times New Roman" w:hAnsi="Times New Roman" w:cs="David"/>
          <w:sz w:val="25"/>
          <w:szCs w:val="24"/>
          <w:rtl/>
        </w:rPr>
        <w:t>–</w:t>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Pr>
        <w:t>XX/XXXX</w:t>
      </w:r>
    </w:p>
    <w:p w14:paraId="15600FA5" w14:textId="77777777" w:rsidR="00C140D3" w:rsidRPr="00C140D3" w:rsidRDefault="00C140D3" w:rsidP="00C140D3">
      <w:pPr>
        <w:widowControl w:val="0"/>
        <w:numPr>
          <w:ilvl w:val="1"/>
          <w:numId w:val="20"/>
        </w:numPr>
        <w:spacing w:before="0" w:beforeAutospacing="0" w:after="0" w:afterAutospacing="0" w:line="240" w:lineRule="auto"/>
        <w:jc w:val="both"/>
        <w:rPr>
          <w:rFonts w:ascii="Times New Roman" w:eastAsia="Times New Roman" w:hAnsi="Times New Roman" w:cs="David"/>
          <w:sz w:val="25"/>
          <w:szCs w:val="24"/>
        </w:rPr>
      </w:pPr>
      <w:r w:rsidRPr="00C140D3">
        <w:rPr>
          <w:rFonts w:ascii="Times New Roman" w:eastAsia="Times New Roman" w:hAnsi="Times New Roman" w:cs="David" w:hint="cs"/>
          <w:sz w:val="25"/>
          <w:szCs w:val="24"/>
          <w:rtl/>
        </w:rPr>
        <w:t xml:space="preserve">יציאה למכרזים </w:t>
      </w:r>
      <w:r w:rsidRPr="00C140D3">
        <w:rPr>
          <w:rFonts w:ascii="Times New Roman" w:eastAsia="Times New Roman" w:hAnsi="Times New Roman" w:cs="David"/>
          <w:sz w:val="25"/>
          <w:szCs w:val="24"/>
          <w:rtl/>
        </w:rPr>
        <w:t>–</w:t>
      </w:r>
      <w:r w:rsidRPr="00C140D3">
        <w:rPr>
          <w:rFonts w:ascii="Times New Roman" w:eastAsia="Times New Roman" w:hAnsi="Times New Roman" w:cs="David" w:hint="cs"/>
          <w:sz w:val="25"/>
          <w:szCs w:val="24"/>
          <w:rtl/>
        </w:rPr>
        <w:t xml:space="preserve"> </w:t>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Pr>
        <w:t>XX/XXXX</w:t>
      </w:r>
    </w:p>
    <w:p w14:paraId="2144F865" w14:textId="77777777" w:rsidR="00C140D3" w:rsidRPr="00C140D3" w:rsidRDefault="00C140D3" w:rsidP="00C140D3">
      <w:pPr>
        <w:widowControl w:val="0"/>
        <w:numPr>
          <w:ilvl w:val="1"/>
          <w:numId w:val="20"/>
        </w:numPr>
        <w:spacing w:before="0" w:beforeAutospacing="0" w:after="0" w:afterAutospacing="0" w:line="240" w:lineRule="auto"/>
        <w:jc w:val="both"/>
        <w:rPr>
          <w:rFonts w:ascii="Times New Roman" w:eastAsia="Times New Roman" w:hAnsi="Times New Roman" w:cs="David"/>
          <w:sz w:val="25"/>
          <w:szCs w:val="24"/>
          <w:rtl/>
        </w:rPr>
      </w:pPr>
      <w:r w:rsidRPr="00C140D3">
        <w:rPr>
          <w:rFonts w:ascii="Times New Roman" w:eastAsia="Times New Roman" w:hAnsi="Times New Roman" w:cs="David" w:hint="cs"/>
          <w:sz w:val="25"/>
          <w:szCs w:val="24"/>
          <w:rtl/>
        </w:rPr>
        <w:t xml:space="preserve">השלמת תכנון לביצוע </w:t>
      </w:r>
      <w:r w:rsidRPr="00C140D3">
        <w:rPr>
          <w:rFonts w:ascii="Times New Roman" w:eastAsia="Times New Roman" w:hAnsi="Times New Roman" w:cs="David"/>
          <w:sz w:val="25"/>
          <w:szCs w:val="24"/>
          <w:rtl/>
        </w:rPr>
        <w:t>–</w:t>
      </w:r>
      <w:r w:rsidRPr="00C140D3">
        <w:rPr>
          <w:rFonts w:ascii="Times New Roman" w:eastAsia="Times New Roman" w:hAnsi="Times New Roman" w:cs="David" w:hint="cs"/>
          <w:sz w:val="25"/>
          <w:szCs w:val="24"/>
          <w:rtl/>
        </w:rPr>
        <w:t xml:space="preserve"> </w:t>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tl/>
        </w:rPr>
        <w:tab/>
      </w:r>
      <w:r w:rsidRPr="00C140D3">
        <w:rPr>
          <w:rFonts w:ascii="Times New Roman" w:eastAsia="Times New Roman" w:hAnsi="Times New Roman" w:cs="David" w:hint="cs"/>
          <w:sz w:val="25"/>
          <w:szCs w:val="24"/>
        </w:rPr>
        <w:t>XX/XXXX</w:t>
      </w:r>
    </w:p>
    <w:p w14:paraId="6DFA1128"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rPr>
      </w:pPr>
    </w:p>
    <w:p w14:paraId="2D711CE6"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rPr>
      </w:pPr>
    </w:p>
    <w:p w14:paraId="676E76A6"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br w:type="page"/>
        <w:t>נספח "ד"</w:t>
      </w:r>
    </w:p>
    <w:p w14:paraId="13CAA901"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 xml:space="preserve">שכר </w:t>
      </w:r>
      <w:r w:rsidRPr="00C140D3">
        <w:rPr>
          <w:rFonts w:ascii="Times New Roman" w:eastAsia="Times New Roman" w:hAnsi="Times New Roman" w:cs="David" w:hint="cs"/>
          <w:b/>
          <w:bCs/>
          <w:sz w:val="24"/>
          <w:szCs w:val="24"/>
          <w:u w:val="single"/>
          <w:rtl/>
        </w:rPr>
        <w:t>המתכנן</w:t>
      </w:r>
    </w:p>
    <w:p w14:paraId="60C25803" w14:textId="77777777" w:rsidR="00C140D3" w:rsidRPr="00C140D3" w:rsidRDefault="00C140D3" w:rsidP="00C140D3">
      <w:pPr>
        <w:widowControl w:val="0"/>
        <w:spacing w:before="60" w:beforeAutospacing="0" w:after="60" w:afterAutospacing="0" w:line="300" w:lineRule="atLeast"/>
        <w:ind w:left="540" w:hanging="540"/>
        <w:jc w:val="both"/>
        <w:rPr>
          <w:rFonts w:ascii="Times New Roman" w:eastAsia="Times New Roman" w:hAnsi="Times New Roman" w:cs="David"/>
          <w:sz w:val="24"/>
          <w:szCs w:val="24"/>
          <w:u w:val="single"/>
          <w:rtl/>
        </w:rPr>
      </w:pPr>
    </w:p>
    <w:p w14:paraId="1AB76454" w14:textId="77F93617" w:rsidR="00C140D3" w:rsidRPr="00C140D3" w:rsidRDefault="00C140D3" w:rsidP="009C18A4">
      <w:pPr>
        <w:widowControl w:val="0"/>
        <w:numPr>
          <w:ilvl w:val="0"/>
          <w:numId w:val="25"/>
        </w:numPr>
        <w:spacing w:before="0" w:beforeAutospacing="0" w:after="0" w:afterAutospacing="0" w:line="360" w:lineRule="auto"/>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 xml:space="preserve">תמורת ביצוע מלוא שירותי </w:t>
      </w: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כמפורט בנספח ב'</w:t>
      </w:r>
      <w:r w:rsidRPr="00C140D3">
        <w:rPr>
          <w:rFonts w:ascii="Times New Roman" w:eastAsia="Times New Roman" w:hAnsi="Times New Roman" w:cs="David" w:hint="cs"/>
          <w:sz w:val="24"/>
          <w:szCs w:val="24"/>
          <w:rtl/>
        </w:rPr>
        <w:t xml:space="preserve"> ונספח ח'</w:t>
      </w:r>
      <w:r w:rsidRPr="00C140D3">
        <w:rPr>
          <w:rFonts w:ascii="Times New Roman" w:eastAsia="Times New Roman" w:hAnsi="Times New Roman" w:cs="David"/>
          <w:sz w:val="24"/>
          <w:szCs w:val="24"/>
          <w:rtl/>
        </w:rPr>
        <w:t>, ישלם המזמין ל</w:t>
      </w:r>
      <w:r w:rsidRPr="00C140D3">
        <w:rPr>
          <w:rFonts w:ascii="Times New Roman" w:eastAsia="Times New Roman" w:hAnsi="Times New Roman" w:cs="David" w:hint="cs"/>
          <w:sz w:val="24"/>
          <w:szCs w:val="24"/>
          <w:rtl/>
        </w:rPr>
        <w:t>מתכנן</w:t>
      </w:r>
      <w:r w:rsidRPr="00C140D3">
        <w:rPr>
          <w:rFonts w:ascii="Times New Roman" w:eastAsia="Times New Roman" w:hAnsi="Times New Roman" w:cs="David"/>
          <w:sz w:val="24"/>
          <w:szCs w:val="24"/>
          <w:rtl/>
        </w:rPr>
        <w:t xml:space="preserve"> </w:t>
      </w:r>
      <w:r w:rsidRPr="00C140D3">
        <w:rPr>
          <w:rFonts w:ascii="Times New Roman" w:eastAsia="Times New Roman" w:hAnsi="Times New Roman" w:cs="David" w:hint="cs"/>
          <w:sz w:val="24"/>
          <w:szCs w:val="24"/>
          <w:rtl/>
        </w:rPr>
        <w:t>שכר כולל בסך של</w:t>
      </w:r>
      <w:r w:rsidR="007A10F8" w:rsidRPr="007A10F8">
        <w:rPr>
          <w:rFonts w:ascii="Times New Roman" w:eastAsia="Times New Roman" w:hAnsi="Times New Roman" w:cs="David" w:hint="cs"/>
          <w:sz w:val="24"/>
          <w:szCs w:val="24"/>
          <w:u w:val="single"/>
          <w:rtl/>
        </w:rPr>
        <w:t>ֹֹ:</w:t>
      </w:r>
      <w:r w:rsidR="007A10F8">
        <w:rPr>
          <w:rFonts w:ascii="Times New Roman" w:eastAsia="Times New Roman" w:hAnsi="Times New Roman" w:cs="David" w:hint="cs"/>
          <w:b/>
          <w:bCs/>
          <w:sz w:val="24"/>
          <w:szCs w:val="24"/>
          <w:u w:val="single"/>
          <w:rtl/>
        </w:rPr>
        <w:t xml:space="preserve">               </w:t>
      </w:r>
      <w:r w:rsidR="009C18A4">
        <w:rPr>
          <w:rFonts w:ascii="Times New Roman" w:eastAsia="Times New Roman" w:hAnsi="Times New Roman" w:cs="David" w:hint="cs"/>
          <w:b/>
          <w:bCs/>
          <w:sz w:val="24"/>
          <w:szCs w:val="24"/>
          <w:u w:val="single"/>
          <w:rtl/>
        </w:rPr>
        <w:t>155,120</w:t>
      </w:r>
      <w:r w:rsidR="007A10F8">
        <w:rPr>
          <w:rFonts w:ascii="Times New Roman" w:eastAsia="Times New Roman" w:hAnsi="Times New Roman" w:cs="David" w:hint="cs"/>
          <w:b/>
          <w:bCs/>
          <w:sz w:val="24"/>
          <w:szCs w:val="24"/>
          <w:u w:val="single"/>
          <w:rtl/>
        </w:rPr>
        <w:t xml:space="preserve">         </w:t>
      </w:r>
      <w:r w:rsidR="007A10F8">
        <w:rPr>
          <w:rFonts w:ascii="Times New Roman" w:eastAsia="Times New Roman" w:hAnsi="Times New Roman" w:cs="David" w:hint="cs"/>
          <w:sz w:val="24"/>
          <w:szCs w:val="24"/>
          <w:rtl/>
        </w:rPr>
        <w:t xml:space="preserve"> (במילים: </w:t>
      </w:r>
      <w:r w:rsidR="007A10F8" w:rsidRPr="007A10F8">
        <w:rPr>
          <w:rFonts w:ascii="Times New Roman" w:eastAsia="Times New Roman" w:hAnsi="Times New Roman" w:cs="David" w:hint="cs"/>
          <w:sz w:val="24"/>
          <w:szCs w:val="24"/>
          <w:u w:val="single"/>
          <w:rtl/>
        </w:rPr>
        <w:t xml:space="preserve">  </w:t>
      </w:r>
      <w:r w:rsidR="004A3E8B">
        <w:rPr>
          <w:rFonts w:ascii="Times New Roman" w:eastAsia="Times New Roman" w:hAnsi="Times New Roman" w:cs="David" w:hint="cs"/>
          <w:sz w:val="24"/>
          <w:szCs w:val="24"/>
          <w:u w:val="single"/>
          <w:rtl/>
        </w:rPr>
        <w:t xml:space="preserve">מאה </w:t>
      </w:r>
      <w:r w:rsidR="009C18A4">
        <w:rPr>
          <w:rFonts w:ascii="Times New Roman" w:eastAsia="Times New Roman" w:hAnsi="Times New Roman" w:cs="David" w:hint="cs"/>
          <w:sz w:val="24"/>
          <w:szCs w:val="24"/>
          <w:u w:val="single"/>
          <w:rtl/>
        </w:rPr>
        <w:t>חמישים וחמשת אלפים ומאה ועשרים ש''ח</w:t>
      </w:r>
      <w:r w:rsidR="007A10F8">
        <w:rPr>
          <w:rFonts w:ascii="Times New Roman" w:eastAsia="Times New Roman" w:hAnsi="Times New Roman" w:cs="David" w:hint="cs"/>
          <w:sz w:val="24"/>
          <w:szCs w:val="24"/>
          <w:rtl/>
        </w:rPr>
        <w:t xml:space="preserve"> </w:t>
      </w:r>
      <w:r w:rsidRPr="007A10F8">
        <w:rPr>
          <w:rFonts w:ascii="Times New Roman" w:eastAsia="Times New Roman" w:hAnsi="Times New Roman" w:cs="David" w:hint="cs"/>
          <w:sz w:val="24"/>
          <w:szCs w:val="24"/>
          <w:rtl/>
        </w:rPr>
        <w:t>ֹֹֹֹֹֹֹֹֹ).</w:t>
      </w:r>
    </w:p>
    <w:p w14:paraId="089099F3" w14:textId="77777777" w:rsidR="00C140D3" w:rsidRPr="00C140D3" w:rsidRDefault="00C140D3" w:rsidP="00C140D3">
      <w:pPr>
        <w:widowControl w:val="0"/>
        <w:spacing w:before="60" w:beforeAutospacing="0" w:after="60" w:afterAutospacing="0" w:line="300" w:lineRule="atLeast"/>
        <w:ind w:left="720" w:hanging="720"/>
        <w:jc w:val="both"/>
        <w:rPr>
          <w:rFonts w:ascii="Times New Roman" w:eastAsia="Times New Roman" w:hAnsi="Times New Roman" w:cs="David"/>
          <w:sz w:val="24"/>
          <w:szCs w:val="24"/>
          <w:rtl/>
          <w:lang w:eastAsia="he-IL"/>
        </w:rPr>
      </w:pPr>
    </w:p>
    <w:p w14:paraId="2E6EB1EE" w14:textId="77777777" w:rsidR="00C140D3" w:rsidRPr="00C140D3" w:rsidRDefault="00C140D3" w:rsidP="00C140D3">
      <w:pPr>
        <w:widowControl w:val="0"/>
        <w:numPr>
          <w:ilvl w:val="0"/>
          <w:numId w:val="25"/>
        </w:numPr>
        <w:spacing w:before="0" w:beforeAutospacing="0" w:after="0" w:afterAutospacing="0" w:line="240" w:lineRule="auto"/>
        <w:jc w:val="both"/>
        <w:rPr>
          <w:rFonts w:ascii="Times New Roman" w:eastAsia="Times New Roman" w:hAnsi="Times New Roman" w:cs="David"/>
          <w:sz w:val="24"/>
          <w:szCs w:val="24"/>
        </w:rPr>
      </w:pPr>
      <w:r w:rsidRPr="00C140D3">
        <w:rPr>
          <w:rFonts w:ascii="Times New Roman" w:eastAsia="Times New Roman" w:hAnsi="Times New Roman" w:cs="David" w:hint="cs"/>
          <w:sz w:val="24"/>
          <w:szCs w:val="24"/>
          <w:rtl/>
        </w:rPr>
        <w:t>הפרויקט והתכנון יכלול ____</w:t>
      </w:r>
      <w:r w:rsidR="004A3E8B">
        <w:rPr>
          <w:rFonts w:ascii="Times New Roman" w:eastAsia="Times New Roman" w:hAnsi="Times New Roman" w:cs="David" w:hint="cs"/>
          <w:sz w:val="24"/>
          <w:szCs w:val="24"/>
          <w:rtl/>
        </w:rPr>
        <w:t>554</w:t>
      </w:r>
      <w:r w:rsidRPr="00C140D3">
        <w:rPr>
          <w:rFonts w:ascii="Times New Roman" w:eastAsia="Times New Roman" w:hAnsi="Times New Roman" w:cs="David" w:hint="cs"/>
          <w:sz w:val="24"/>
          <w:szCs w:val="24"/>
          <w:rtl/>
        </w:rPr>
        <w:t>___ יח"ד בהיקף שטחים כמפורט להלן:</w:t>
      </w:r>
    </w:p>
    <w:p w14:paraId="67ACC935"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p>
    <w:p w14:paraId="6AAFD69C"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2.1</w:t>
      </w:r>
      <w:r w:rsidRPr="00C140D3">
        <w:rPr>
          <w:rFonts w:ascii="Times New Roman" w:eastAsia="Times New Roman" w:hAnsi="Times New Roman" w:cs="David" w:hint="cs"/>
          <w:sz w:val="24"/>
          <w:szCs w:val="24"/>
          <w:rtl/>
        </w:rPr>
        <w:tab/>
        <w:t xml:space="preserve">שטחי מגורים כ </w:t>
      </w:r>
      <w:r w:rsidRPr="00C140D3">
        <w:rPr>
          <w:rFonts w:ascii="Times New Roman" w:eastAsia="Times New Roman" w:hAnsi="Times New Roman" w:cs="David"/>
          <w:sz w:val="24"/>
          <w:szCs w:val="24"/>
          <w:rtl/>
        </w:rPr>
        <w:t>–</w:t>
      </w:r>
      <w:r w:rsidRPr="00C140D3">
        <w:rPr>
          <w:rFonts w:ascii="Times New Roman" w:eastAsia="Times New Roman" w:hAnsi="Times New Roman" w:cs="David" w:hint="cs"/>
          <w:sz w:val="24"/>
          <w:szCs w:val="24"/>
          <w:rtl/>
        </w:rPr>
        <w:t xml:space="preserve"> _________מ"ר.</w:t>
      </w:r>
      <w:bookmarkStart w:id="4" w:name="_GoBack"/>
      <w:bookmarkEnd w:id="4"/>
    </w:p>
    <w:p w14:paraId="76C90F23"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2.2</w:t>
      </w:r>
      <w:r w:rsidRPr="00C140D3">
        <w:rPr>
          <w:rFonts w:ascii="Times New Roman" w:eastAsia="Times New Roman" w:hAnsi="Times New Roman" w:cs="David" w:hint="cs"/>
          <w:sz w:val="24"/>
          <w:szCs w:val="24"/>
          <w:rtl/>
        </w:rPr>
        <w:tab/>
        <w:t>שטחי מסחר כ</w:t>
      </w:r>
      <w:r w:rsidRPr="00C140D3">
        <w:rPr>
          <w:rFonts w:ascii="Times New Roman" w:eastAsia="Times New Roman" w:hAnsi="Times New Roman" w:cs="David"/>
          <w:sz w:val="24"/>
          <w:szCs w:val="24"/>
          <w:rtl/>
        </w:rPr>
        <w:t>–</w:t>
      </w:r>
      <w:r w:rsidRPr="00C140D3">
        <w:rPr>
          <w:rFonts w:ascii="Times New Roman" w:eastAsia="Times New Roman" w:hAnsi="Times New Roman" w:cs="David" w:hint="cs"/>
          <w:sz w:val="24"/>
          <w:szCs w:val="24"/>
          <w:rtl/>
        </w:rPr>
        <w:t xml:space="preserve"> __________ֹֹֹֹמ"ר.</w:t>
      </w:r>
    </w:p>
    <w:p w14:paraId="1A56A435"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2.3</w:t>
      </w:r>
      <w:r w:rsidRPr="00C140D3">
        <w:rPr>
          <w:rFonts w:ascii="Times New Roman" w:eastAsia="Times New Roman" w:hAnsi="Times New Roman" w:cs="David" w:hint="cs"/>
          <w:sz w:val="24"/>
          <w:szCs w:val="24"/>
          <w:rtl/>
        </w:rPr>
        <w:tab/>
        <w:t>מרתפים כ</w:t>
      </w:r>
      <w:r w:rsidRPr="00C140D3">
        <w:rPr>
          <w:rFonts w:ascii="Times New Roman" w:eastAsia="Times New Roman" w:hAnsi="Times New Roman" w:cs="David"/>
          <w:sz w:val="24"/>
          <w:szCs w:val="24"/>
          <w:rtl/>
        </w:rPr>
        <w:t>–</w:t>
      </w:r>
      <w:r w:rsidRPr="00C140D3">
        <w:rPr>
          <w:rFonts w:ascii="Times New Roman" w:eastAsia="Times New Roman" w:hAnsi="Times New Roman" w:cs="David" w:hint="cs"/>
          <w:sz w:val="24"/>
          <w:szCs w:val="24"/>
          <w:rtl/>
        </w:rPr>
        <w:t xml:space="preserve"> ____________ֹֹֹֹֹֹֹ מ"ר.</w:t>
      </w:r>
    </w:p>
    <w:p w14:paraId="08E64DB7"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p>
    <w:p w14:paraId="06400B66" w14:textId="77777777" w:rsidR="00C140D3" w:rsidRPr="00C140D3" w:rsidRDefault="00C140D3" w:rsidP="00C140D3">
      <w:pPr>
        <w:widowControl w:val="0"/>
        <w:numPr>
          <w:ilvl w:val="0"/>
          <w:numId w:val="25"/>
        </w:numPr>
        <w:spacing w:before="0" w:beforeAutospacing="0" w:after="0" w:afterAutospacing="0" w:line="240" w:lineRule="auto"/>
        <w:jc w:val="both"/>
        <w:rPr>
          <w:rFonts w:ascii="Times New Roman" w:eastAsia="Times New Roman" w:hAnsi="Times New Roman" w:cs="David"/>
          <w:sz w:val="24"/>
          <w:szCs w:val="24"/>
        </w:rPr>
      </w:pPr>
      <w:r w:rsidRPr="00C140D3">
        <w:rPr>
          <w:rFonts w:ascii="Times New Roman" w:eastAsia="Times New Roman" w:hAnsi="Times New Roman" w:cs="David"/>
          <w:sz w:val="24"/>
          <w:szCs w:val="24"/>
          <w:rtl/>
        </w:rPr>
        <w:t>למען הסר ספק:</w:t>
      </w:r>
    </w:p>
    <w:p w14:paraId="6201F815" w14:textId="77777777" w:rsidR="00C140D3" w:rsidRPr="00C140D3" w:rsidRDefault="00C140D3" w:rsidP="00C140D3">
      <w:pPr>
        <w:widowControl w:val="0"/>
        <w:spacing w:before="0" w:beforeAutospacing="0" w:after="0" w:afterAutospacing="0" w:line="240" w:lineRule="auto"/>
        <w:ind w:left="720"/>
        <w:jc w:val="both"/>
        <w:rPr>
          <w:rFonts w:ascii="Times New Roman" w:eastAsia="Times New Roman" w:hAnsi="Times New Roman" w:cs="David"/>
          <w:sz w:val="24"/>
          <w:szCs w:val="24"/>
          <w:rtl/>
        </w:rPr>
      </w:pPr>
    </w:p>
    <w:p w14:paraId="00972808" w14:textId="77777777" w:rsidR="00C140D3" w:rsidRPr="00C140D3" w:rsidRDefault="00C140D3" w:rsidP="00C140D3">
      <w:pPr>
        <w:spacing w:before="0" w:beforeAutospacing="0" w:after="0" w:afterAutospacing="0" w:line="360" w:lineRule="auto"/>
        <w:ind w:left="1440" w:hanging="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3.1</w:t>
      </w:r>
      <w:r w:rsidRPr="00C140D3">
        <w:rPr>
          <w:rFonts w:ascii="Times New Roman" w:eastAsia="Times New Roman" w:hAnsi="Times New Roman" w:cs="David"/>
          <w:sz w:val="24"/>
          <w:szCs w:val="24"/>
          <w:rtl/>
        </w:rPr>
        <w:tab/>
        <w:t>מובהר כי שכר המתכנן ומועדי התשלום הינם סופיים ומוחלטים, והם לא ישתנו מכל גורם שהו</w:t>
      </w:r>
      <w:r w:rsidRPr="00C140D3">
        <w:rPr>
          <w:rFonts w:ascii="Times New Roman" w:eastAsia="Times New Roman" w:hAnsi="Times New Roman" w:cs="David" w:hint="cs"/>
          <w:sz w:val="24"/>
          <w:szCs w:val="24"/>
          <w:rtl/>
        </w:rPr>
        <w:t xml:space="preserve">א כמפורט בסעיף 7 לחוזה. </w:t>
      </w:r>
    </w:p>
    <w:p w14:paraId="41E76BAF"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3.</w:t>
      </w:r>
      <w:r w:rsidRPr="00C140D3">
        <w:rPr>
          <w:rFonts w:ascii="Times New Roman" w:eastAsia="Times New Roman" w:hAnsi="Times New Roman" w:cs="David" w:hint="cs"/>
          <w:sz w:val="24"/>
          <w:szCs w:val="24"/>
          <w:rtl/>
        </w:rPr>
        <w:t>2</w:t>
      </w:r>
      <w:r w:rsidRPr="00C140D3">
        <w:rPr>
          <w:rFonts w:ascii="Times New Roman" w:eastAsia="Times New Roman" w:hAnsi="Times New Roman" w:cs="David"/>
          <w:sz w:val="24"/>
          <w:szCs w:val="24"/>
          <w:rtl/>
        </w:rPr>
        <w:tab/>
        <w:t>שכר המתכנן כולל את כל המפורט בחוזה על כל נספחיו, לרבות נספח ב'</w:t>
      </w:r>
      <w:r w:rsidRPr="00C140D3">
        <w:rPr>
          <w:rFonts w:ascii="Times New Roman" w:eastAsia="Times New Roman" w:hAnsi="Times New Roman" w:cs="David" w:hint="cs"/>
          <w:sz w:val="24"/>
          <w:szCs w:val="24"/>
          <w:rtl/>
        </w:rPr>
        <w:t xml:space="preserve"> ונספח ח'</w:t>
      </w:r>
      <w:r w:rsidRPr="00C140D3">
        <w:rPr>
          <w:rFonts w:ascii="Times New Roman" w:eastAsia="Times New Roman" w:hAnsi="Times New Roman" w:cs="David"/>
          <w:sz w:val="24"/>
          <w:szCs w:val="24"/>
          <w:rtl/>
        </w:rPr>
        <w:t>.</w:t>
      </w:r>
    </w:p>
    <w:p w14:paraId="661AFBEE" w14:textId="77777777" w:rsidR="00C140D3" w:rsidRPr="00C140D3" w:rsidRDefault="00C140D3" w:rsidP="00C140D3">
      <w:pPr>
        <w:spacing w:before="0" w:beforeAutospacing="0" w:after="0" w:afterAutospacing="0" w:line="360" w:lineRule="auto"/>
        <w:ind w:left="1440" w:hanging="720"/>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3.3</w:t>
      </w:r>
      <w:r w:rsidRPr="00C140D3">
        <w:rPr>
          <w:rFonts w:ascii="Times New Roman" w:eastAsia="Times New Roman" w:hAnsi="Times New Roman" w:cs="David" w:hint="cs"/>
          <w:sz w:val="24"/>
          <w:szCs w:val="24"/>
          <w:rtl/>
        </w:rPr>
        <w:tab/>
      </w:r>
      <w:r w:rsidRPr="00C140D3">
        <w:rPr>
          <w:rFonts w:ascii="Times New Roman" w:eastAsia="Times New Roman" w:hAnsi="Times New Roman" w:cs="David"/>
          <w:sz w:val="24"/>
          <w:szCs w:val="24"/>
          <w:rtl/>
        </w:rPr>
        <w:t>התמורה הינה סופית ולא תאושרנה תוספות שכר עקב שינויי תכנון בגלל התקדמות התכנון של שאר היועצים</w:t>
      </w:r>
      <w:r w:rsidRPr="00C140D3">
        <w:rPr>
          <w:rFonts w:ascii="Times New Roman" w:eastAsia="Times New Roman" w:hAnsi="Times New Roman" w:cs="David" w:hint="cs"/>
          <w:sz w:val="24"/>
          <w:szCs w:val="24"/>
          <w:rtl/>
        </w:rPr>
        <w:t>.</w:t>
      </w:r>
    </w:p>
    <w:p w14:paraId="343FB938" w14:textId="77777777" w:rsidR="00C140D3" w:rsidRPr="00C140D3" w:rsidRDefault="00C140D3" w:rsidP="00C140D3">
      <w:pPr>
        <w:spacing w:before="0" w:beforeAutospacing="0" w:after="0" w:afterAutospacing="0" w:line="360" w:lineRule="auto"/>
        <w:ind w:left="1388" w:hanging="709"/>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3.4</w:t>
      </w:r>
      <w:r w:rsidRPr="00C140D3">
        <w:rPr>
          <w:rFonts w:ascii="Times New Roman" w:eastAsia="Times New Roman" w:hAnsi="Times New Roman" w:cs="David" w:hint="cs"/>
          <w:sz w:val="24"/>
          <w:szCs w:val="24"/>
          <w:rtl/>
        </w:rPr>
        <w:tab/>
        <w:t xml:space="preserve">על אף האמור בסעיף 3.1 לעיל, </w:t>
      </w:r>
      <w:r w:rsidRPr="00C140D3">
        <w:rPr>
          <w:rFonts w:ascii="Times New Roman" w:eastAsia="Times New Roman" w:hAnsi="Times New Roman" w:cs="David"/>
          <w:sz w:val="24"/>
          <w:szCs w:val="24"/>
          <w:rtl/>
        </w:rPr>
        <w:t xml:space="preserve">בקשות לתוספת שכר </w:t>
      </w:r>
      <w:r w:rsidRPr="00C140D3">
        <w:rPr>
          <w:rFonts w:ascii="Times New Roman" w:eastAsia="Times New Roman" w:hAnsi="Times New Roman" w:cs="David" w:hint="cs"/>
          <w:sz w:val="24"/>
          <w:szCs w:val="24"/>
          <w:rtl/>
        </w:rPr>
        <w:t>ידונו בתנאים כמפורט בסעיף 8 לחוזה בלבד.</w:t>
      </w:r>
    </w:p>
    <w:p w14:paraId="0BB1786E" w14:textId="77777777" w:rsidR="00C140D3" w:rsidRPr="00C140D3" w:rsidRDefault="00C140D3" w:rsidP="00C140D3">
      <w:pPr>
        <w:spacing w:before="0" w:beforeAutospacing="0" w:after="0" w:afterAutospacing="0" w:line="360" w:lineRule="auto"/>
        <w:ind w:left="1388" w:hanging="709"/>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3.5</w:t>
      </w:r>
      <w:r w:rsidRPr="00C140D3">
        <w:rPr>
          <w:rFonts w:ascii="Times New Roman" w:eastAsia="Times New Roman" w:hAnsi="Times New Roman" w:cs="David" w:hint="cs"/>
          <w:sz w:val="24"/>
          <w:szCs w:val="24"/>
          <w:rtl/>
        </w:rPr>
        <w:tab/>
        <w:t xml:space="preserve">תוספות שכר ככל שיתקבלו על פי סעיף 8.2.2 לחוזה יחושבו בשיעורים כדלקמן ובלבד שהגדלת מספר יחידות הדיור, מהווה חריגה מהיקף השטחים, המפורט בסעיף 2 לעיל: </w:t>
      </w:r>
    </w:p>
    <w:p w14:paraId="3265DAB2" w14:textId="77777777" w:rsidR="00C140D3" w:rsidRPr="00C140D3" w:rsidRDefault="00C140D3" w:rsidP="00C140D3">
      <w:pPr>
        <w:spacing w:before="0" w:beforeAutospacing="0" w:after="0" w:afterAutospacing="0" w:line="360" w:lineRule="auto"/>
        <w:ind w:left="1388" w:hanging="709"/>
        <w:jc w:val="both"/>
        <w:rPr>
          <w:rFonts w:ascii="Times New Roman" w:eastAsia="Times New Roman" w:hAnsi="Times New Roman" w:cs="David"/>
          <w:sz w:val="24"/>
          <w:szCs w:val="24"/>
          <w:rtl/>
        </w:rPr>
      </w:pPr>
    </w:p>
    <w:p w14:paraId="0883A420" w14:textId="0B9BB3A2" w:rsidR="00C140D3" w:rsidRPr="00C140D3" w:rsidRDefault="00C140D3" w:rsidP="00C140D3">
      <w:pPr>
        <w:spacing w:before="0" w:beforeAutospacing="0" w:after="0" w:afterAutospacing="0" w:line="276" w:lineRule="auto"/>
        <w:ind w:left="1388" w:hanging="709"/>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ab/>
      </w:r>
      <w:r w:rsidRPr="00C140D3">
        <w:rPr>
          <w:rFonts w:ascii="Times New Roman" w:eastAsia="Times New Roman" w:hAnsi="Times New Roman" w:cs="David" w:hint="cs"/>
          <w:sz w:val="24"/>
          <w:szCs w:val="24"/>
          <w:rtl/>
        </w:rPr>
        <w:t>3.5.1</w:t>
      </w:r>
      <w:r w:rsidRPr="00C140D3">
        <w:rPr>
          <w:rFonts w:ascii="Times New Roman" w:eastAsia="Times New Roman" w:hAnsi="Times New Roman" w:cs="David" w:hint="cs"/>
          <w:sz w:val="24"/>
          <w:szCs w:val="24"/>
          <w:rtl/>
        </w:rPr>
        <w:tab/>
        <w:t>___</w:t>
      </w:r>
      <w:r w:rsidR="002A7569">
        <w:rPr>
          <w:rFonts w:ascii="Times New Roman" w:eastAsia="Times New Roman" w:hAnsi="Times New Roman" w:cs="David" w:hint="cs"/>
          <w:sz w:val="24"/>
          <w:szCs w:val="24"/>
          <w:rtl/>
        </w:rPr>
        <w:t>280</w:t>
      </w:r>
      <w:r w:rsidRPr="00C140D3">
        <w:rPr>
          <w:rFonts w:ascii="Times New Roman" w:eastAsia="Times New Roman" w:hAnsi="Times New Roman" w:cs="David" w:hint="cs"/>
          <w:sz w:val="24"/>
          <w:szCs w:val="24"/>
          <w:rtl/>
        </w:rPr>
        <w:t>__</w:t>
      </w:r>
      <w:r w:rsidRPr="00C140D3">
        <w:rPr>
          <w:rFonts w:ascii="Times New Roman" w:eastAsia="Times New Roman" w:hAnsi="Times New Roman" w:cs="David"/>
          <w:sz w:val="24"/>
          <w:szCs w:val="24"/>
          <w:rtl/>
        </w:rPr>
        <w:t xml:space="preserve"> ש"ח לכל</w:t>
      </w:r>
      <w:r w:rsidRPr="00C140D3">
        <w:rPr>
          <w:rFonts w:ascii="Times New Roman" w:eastAsia="Times New Roman" w:hAnsi="Times New Roman" w:cs="David" w:hint="cs"/>
          <w:sz w:val="24"/>
          <w:szCs w:val="24"/>
          <w:rtl/>
        </w:rPr>
        <w:t xml:space="preserve"> </w:t>
      </w:r>
      <w:r w:rsidRPr="00C140D3">
        <w:rPr>
          <w:rFonts w:ascii="Times New Roman" w:eastAsia="Times New Roman" w:hAnsi="Times New Roman" w:cs="David"/>
          <w:sz w:val="24"/>
          <w:szCs w:val="24"/>
          <w:rtl/>
        </w:rPr>
        <w:t>יחידת דיור</w:t>
      </w:r>
      <w:r w:rsidRPr="00C140D3">
        <w:rPr>
          <w:rFonts w:ascii="Times New Roman" w:eastAsia="Times New Roman" w:hAnsi="Times New Roman" w:cs="David" w:hint="cs"/>
          <w:sz w:val="24"/>
          <w:szCs w:val="24"/>
          <w:rtl/>
        </w:rPr>
        <w:t>.</w:t>
      </w:r>
    </w:p>
    <w:p w14:paraId="3D3C21B6" w14:textId="77777777" w:rsidR="00C140D3" w:rsidRPr="00C140D3" w:rsidRDefault="00C140D3" w:rsidP="00C140D3">
      <w:pPr>
        <w:spacing w:before="0" w:beforeAutospacing="0" w:after="0" w:afterAutospacing="0" w:line="276" w:lineRule="auto"/>
        <w:ind w:left="1388" w:hanging="709"/>
        <w:jc w:val="both"/>
        <w:rPr>
          <w:rFonts w:ascii="Times New Roman" w:eastAsia="Times New Roman" w:hAnsi="Times New Roman" w:cs="David"/>
          <w:sz w:val="24"/>
          <w:szCs w:val="24"/>
          <w:rtl/>
        </w:rPr>
      </w:pPr>
    </w:p>
    <w:p w14:paraId="46E624E6" w14:textId="77777777" w:rsidR="00C140D3" w:rsidRPr="007A10F8" w:rsidRDefault="00C140D3" w:rsidP="007A10F8">
      <w:pPr>
        <w:pStyle w:val="ListParagraph"/>
        <w:numPr>
          <w:ilvl w:val="2"/>
          <w:numId w:val="35"/>
        </w:numPr>
        <w:spacing w:line="276" w:lineRule="auto"/>
        <w:rPr>
          <w:sz w:val="24"/>
          <w:szCs w:val="24"/>
          <w:rtl/>
        </w:rPr>
      </w:pPr>
      <w:r w:rsidRPr="007A10F8">
        <w:rPr>
          <w:rFonts w:hint="cs"/>
          <w:sz w:val="24"/>
          <w:szCs w:val="24"/>
          <w:rtl/>
        </w:rPr>
        <w:t>____ ₪ ל</w:t>
      </w:r>
      <w:r w:rsidRPr="007A10F8">
        <w:rPr>
          <w:sz w:val="24"/>
          <w:szCs w:val="24"/>
          <w:rtl/>
        </w:rPr>
        <w:t xml:space="preserve">כל מ"ר בנוי ומקורה </w:t>
      </w:r>
      <w:r w:rsidRPr="007A10F8">
        <w:rPr>
          <w:rFonts w:hint="cs"/>
          <w:sz w:val="24"/>
          <w:szCs w:val="24"/>
          <w:rtl/>
        </w:rPr>
        <w:t>של המסחר (עילי ותת קרקעי).</w:t>
      </w:r>
    </w:p>
    <w:p w14:paraId="062266F9" w14:textId="77777777" w:rsidR="00C140D3" w:rsidRPr="00C140D3" w:rsidRDefault="00C140D3" w:rsidP="00C140D3">
      <w:pPr>
        <w:spacing w:before="0" w:beforeAutospacing="0" w:after="0" w:afterAutospacing="0" w:line="276" w:lineRule="auto"/>
        <w:ind w:left="1388" w:hanging="709"/>
        <w:jc w:val="both"/>
        <w:rPr>
          <w:rFonts w:ascii="Times New Roman" w:eastAsia="Times New Roman" w:hAnsi="Times New Roman" w:cs="David"/>
          <w:sz w:val="24"/>
          <w:szCs w:val="24"/>
          <w:rtl/>
        </w:rPr>
      </w:pPr>
    </w:p>
    <w:p w14:paraId="6791B2FB" w14:textId="1ADC9D7E" w:rsidR="00C140D3" w:rsidRDefault="007A10F8" w:rsidP="007B224F">
      <w:pPr>
        <w:pStyle w:val="ListParagraph"/>
        <w:widowControl w:val="0"/>
        <w:numPr>
          <w:ilvl w:val="0"/>
          <w:numId w:val="19"/>
        </w:numPr>
        <w:spacing w:line="240" w:lineRule="auto"/>
        <w:ind w:hanging="996"/>
        <w:rPr>
          <w:sz w:val="24"/>
          <w:szCs w:val="24"/>
        </w:rPr>
      </w:pPr>
      <w:r w:rsidRPr="007A10F8">
        <w:rPr>
          <w:rFonts w:hint="cs"/>
          <w:sz w:val="20"/>
          <w:szCs w:val="24"/>
          <w:rtl/>
          <w:lang w:eastAsia="he-IL"/>
        </w:rPr>
        <w:t xml:space="preserve"> הסכו</w:t>
      </w:r>
      <w:r w:rsidR="007B224F">
        <w:rPr>
          <w:rFonts w:hint="cs"/>
          <w:sz w:val="20"/>
          <w:szCs w:val="24"/>
          <w:rtl/>
          <w:lang w:eastAsia="he-IL"/>
        </w:rPr>
        <w:t xml:space="preserve">ם המפורט בסעיף 1לעיל </w:t>
      </w:r>
      <w:r w:rsidR="009E6E10">
        <w:rPr>
          <w:rFonts w:hint="cs"/>
          <w:sz w:val="20"/>
          <w:szCs w:val="24"/>
          <w:rtl/>
          <w:lang w:eastAsia="he-IL"/>
        </w:rPr>
        <w:t>לא יוצמד למדד</w:t>
      </w:r>
      <w:r w:rsidR="007B224F">
        <w:rPr>
          <w:rFonts w:hint="cs"/>
          <w:sz w:val="20"/>
          <w:szCs w:val="24"/>
          <w:rtl/>
          <w:lang w:eastAsia="he-IL"/>
        </w:rPr>
        <w:t xml:space="preserve">. </w:t>
      </w:r>
    </w:p>
    <w:p w14:paraId="02FD937B" w14:textId="77777777" w:rsidR="007B224F" w:rsidRPr="00C140D3" w:rsidRDefault="007B224F" w:rsidP="007B224F">
      <w:pPr>
        <w:pStyle w:val="ListParagraph"/>
        <w:widowControl w:val="0"/>
        <w:spacing w:line="240" w:lineRule="auto"/>
        <w:ind w:left="1080"/>
        <w:rPr>
          <w:sz w:val="24"/>
          <w:szCs w:val="24"/>
          <w:rtl/>
        </w:rPr>
      </w:pPr>
    </w:p>
    <w:p w14:paraId="5B8C23A5" w14:textId="77777777" w:rsidR="00C140D3" w:rsidRPr="00C140D3" w:rsidRDefault="00C140D3" w:rsidP="00C140D3">
      <w:pPr>
        <w:widowControl w:val="0"/>
        <w:numPr>
          <w:ilvl w:val="0"/>
          <w:numId w:val="25"/>
        </w:numPr>
        <w:spacing w:before="0" w:beforeAutospacing="0" w:after="0" w:afterAutospacing="0" w:line="240" w:lineRule="auto"/>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בנוסף לכל תשלום ישולם ל</w:t>
      </w:r>
      <w:r w:rsidRPr="00C140D3">
        <w:rPr>
          <w:rFonts w:ascii="Times New Roman" w:eastAsia="Times New Roman" w:hAnsi="Times New Roman" w:cs="David" w:hint="cs"/>
          <w:sz w:val="24"/>
          <w:szCs w:val="24"/>
          <w:rtl/>
        </w:rPr>
        <w:t>מתכנן</w:t>
      </w:r>
      <w:r w:rsidRPr="00C140D3">
        <w:rPr>
          <w:rFonts w:ascii="Times New Roman" w:eastAsia="Times New Roman" w:hAnsi="Times New Roman" w:cs="David"/>
          <w:sz w:val="24"/>
          <w:szCs w:val="24"/>
          <w:rtl/>
        </w:rPr>
        <w:t xml:space="preserve"> מע"מ כשיעורו בחוק וזאת כנגד המצאת חשבונית מס כדין, למועד תשלום המע"מ ע"י היועץ והמצאת כל אישור נוסף ע"פ כל דין, לרבות אישור על נ</w:t>
      </w:r>
      <w:r w:rsidRPr="00C140D3">
        <w:rPr>
          <w:rFonts w:ascii="Times New Roman" w:eastAsia="Times New Roman" w:hAnsi="Times New Roman" w:cs="David" w:hint="cs"/>
          <w:sz w:val="24"/>
          <w:szCs w:val="24"/>
          <w:rtl/>
        </w:rPr>
        <w:t>י</w:t>
      </w:r>
      <w:r w:rsidRPr="00C140D3">
        <w:rPr>
          <w:rFonts w:ascii="Times New Roman" w:eastAsia="Times New Roman" w:hAnsi="Times New Roman" w:cs="David"/>
          <w:sz w:val="24"/>
          <w:szCs w:val="24"/>
          <w:rtl/>
        </w:rPr>
        <w:t>הול ספרים ואישור על ניכוי מס במקור.</w:t>
      </w:r>
    </w:p>
    <w:p w14:paraId="2A405054" w14:textId="77777777" w:rsidR="00C140D3" w:rsidRPr="00C140D3" w:rsidRDefault="00C140D3" w:rsidP="00C140D3">
      <w:pPr>
        <w:widowControl w:val="0"/>
        <w:spacing w:before="0" w:beforeAutospacing="0" w:after="0" w:afterAutospacing="0" w:line="240" w:lineRule="auto"/>
        <w:ind w:hanging="720"/>
        <w:jc w:val="both"/>
        <w:rPr>
          <w:rFonts w:ascii="Times New Roman" w:eastAsia="Times New Roman" w:hAnsi="Times New Roman" w:cs="David"/>
          <w:sz w:val="24"/>
          <w:szCs w:val="24"/>
          <w:rtl/>
        </w:rPr>
      </w:pPr>
    </w:p>
    <w:p w14:paraId="005662C3" w14:textId="77777777" w:rsidR="00C140D3" w:rsidRPr="00C140D3" w:rsidRDefault="00C140D3" w:rsidP="00C140D3">
      <w:pPr>
        <w:widowControl w:val="0"/>
        <w:numPr>
          <w:ilvl w:val="0"/>
          <w:numId w:val="25"/>
        </w:numPr>
        <w:spacing w:before="0" w:beforeAutospacing="0" w:after="0" w:afterAutospacing="0" w:line="240" w:lineRule="auto"/>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תנאי מוקדם לביצוע התשלומים לפי נספח זה הוא קיום כל התחייבויות ה</w:t>
      </w:r>
      <w:r w:rsidRPr="00C140D3">
        <w:rPr>
          <w:rFonts w:ascii="Times New Roman" w:eastAsia="Times New Roman" w:hAnsi="Times New Roman" w:cs="David" w:hint="cs"/>
          <w:sz w:val="24"/>
          <w:szCs w:val="24"/>
          <w:rtl/>
        </w:rPr>
        <w:t>מתכנן</w:t>
      </w:r>
      <w:r w:rsidRPr="00C140D3">
        <w:rPr>
          <w:rFonts w:ascii="Times New Roman" w:eastAsia="Times New Roman" w:hAnsi="Times New Roman" w:cs="David"/>
          <w:sz w:val="24"/>
          <w:szCs w:val="24"/>
          <w:rtl/>
        </w:rPr>
        <w:t xml:space="preserve"> על פי חוזה זה, השלמת כל עבודות התכנון הכלולות בשכר היועץ ומסירת כל המסמכים והתכניות למזמין.</w:t>
      </w:r>
    </w:p>
    <w:p w14:paraId="0D1787D1"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lang w:eastAsia="he-IL"/>
        </w:rPr>
      </w:pPr>
    </w:p>
    <w:p w14:paraId="5AC22083"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sz w:val="24"/>
          <w:szCs w:val="24"/>
          <w:rtl/>
        </w:rPr>
        <w:br w:type="page"/>
      </w:r>
      <w:r w:rsidRPr="00C140D3">
        <w:rPr>
          <w:rFonts w:ascii="Times New Roman" w:eastAsia="Times New Roman" w:hAnsi="Times New Roman" w:cs="David"/>
          <w:b/>
          <w:bCs/>
          <w:sz w:val="24"/>
          <w:szCs w:val="24"/>
          <w:u w:val="single"/>
          <w:rtl/>
        </w:rPr>
        <w:t>נספח "ה"</w:t>
      </w:r>
    </w:p>
    <w:p w14:paraId="646623A9"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 xml:space="preserve">תשלומי שכר </w:t>
      </w:r>
      <w:r w:rsidRPr="00C140D3">
        <w:rPr>
          <w:rFonts w:ascii="Times New Roman" w:eastAsia="Times New Roman" w:hAnsi="Times New Roman" w:cs="David" w:hint="cs"/>
          <w:b/>
          <w:bCs/>
          <w:sz w:val="24"/>
          <w:szCs w:val="24"/>
          <w:u w:val="single"/>
          <w:rtl/>
        </w:rPr>
        <w:t>המתכנן</w:t>
      </w:r>
    </w:p>
    <w:p w14:paraId="3D72F265"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sz w:val="24"/>
          <w:szCs w:val="24"/>
          <w:rtl/>
        </w:rPr>
      </w:pPr>
    </w:p>
    <w:p w14:paraId="7DC9EB06"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Pr>
      </w:pPr>
    </w:p>
    <w:p w14:paraId="464A3952" w14:textId="77777777" w:rsidR="007A10F8" w:rsidRDefault="00C140D3" w:rsidP="00C140D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rPr>
      </w:pPr>
      <w:r w:rsidRPr="00C140D3">
        <w:rPr>
          <w:rFonts w:ascii="Times New Roman" w:eastAsia="Times New Roman" w:hAnsi="Times New Roman" w:cs="David"/>
          <w:sz w:val="24"/>
          <w:szCs w:val="24"/>
          <w:rtl/>
        </w:rPr>
        <w:t xml:space="preserve">שכר </w:t>
      </w: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xml:space="preserve"> ישולם לשיעורין כנגד גמר כל שלב ושלב של שרותי </w:t>
      </w: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xml:space="preserve"> כמוגדר בחוזה לרבות בנספחים ב' ו- ח' כדלקמן:</w:t>
      </w:r>
    </w:p>
    <w:p w14:paraId="2885C73F" w14:textId="77777777" w:rsidR="00C140D3" w:rsidRPr="00C140D3" w:rsidRDefault="00C140D3" w:rsidP="00C140D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br/>
      </w:r>
    </w:p>
    <w:p w14:paraId="2F39882A"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א.</w:t>
      </w:r>
      <w:r w:rsidRPr="00C140D3">
        <w:rPr>
          <w:rFonts w:ascii="Times New Roman" w:eastAsia="Times New Roman" w:hAnsi="Times New Roman" w:cs="David"/>
          <w:sz w:val="24"/>
          <w:szCs w:val="24"/>
          <w:rtl/>
        </w:rPr>
        <w:tab/>
        <w:t xml:space="preserve">לאחר גמר ביצוע סעיף </w:t>
      </w:r>
      <w:r w:rsidRPr="00C140D3">
        <w:rPr>
          <w:rFonts w:ascii="Times New Roman" w:eastAsia="Times New Roman" w:hAnsi="Times New Roman" w:cs="David" w:hint="cs"/>
          <w:sz w:val="24"/>
          <w:szCs w:val="24"/>
          <w:rtl/>
        </w:rPr>
        <w:t>4</w:t>
      </w:r>
      <w:r w:rsidRPr="00C140D3">
        <w:rPr>
          <w:rFonts w:ascii="Times New Roman" w:eastAsia="Times New Roman" w:hAnsi="Times New Roman" w:cs="David"/>
          <w:sz w:val="24"/>
          <w:szCs w:val="24"/>
          <w:rtl/>
        </w:rPr>
        <w:t>.1 בנספח ב'</w:t>
      </w:r>
      <w:r w:rsidRPr="007A10F8">
        <w:rPr>
          <w:rFonts w:ascii="Times New Roman" w:eastAsia="Times New Roman" w:hAnsi="Times New Roman" w:cs="David"/>
          <w:sz w:val="24"/>
          <w:szCs w:val="24"/>
          <w:u w:val="dotted"/>
          <w:rtl/>
        </w:rPr>
        <w:tab/>
      </w:r>
      <w:r w:rsidRPr="007A10F8">
        <w:rPr>
          <w:rFonts w:ascii="Times New Roman" w:eastAsia="Times New Roman" w:hAnsi="Times New Roman" w:cs="David"/>
          <w:sz w:val="24"/>
          <w:szCs w:val="24"/>
          <w:u w:val="dotted"/>
          <w:rtl/>
        </w:rPr>
        <w:tab/>
      </w:r>
      <w:r w:rsidRPr="00C140D3">
        <w:rPr>
          <w:rFonts w:ascii="Times New Roman" w:eastAsia="Times New Roman" w:hAnsi="Times New Roman" w:cs="David"/>
          <w:sz w:val="24"/>
          <w:szCs w:val="24"/>
          <w:rtl/>
        </w:rPr>
        <w:t>60%</w:t>
      </w:r>
    </w:p>
    <w:p w14:paraId="4D2989A6"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ב.</w:t>
      </w:r>
      <w:r w:rsidRPr="00C140D3">
        <w:rPr>
          <w:rFonts w:ascii="Times New Roman" w:eastAsia="Times New Roman" w:hAnsi="Times New Roman" w:cs="David"/>
          <w:sz w:val="24"/>
          <w:szCs w:val="24"/>
          <w:rtl/>
        </w:rPr>
        <w:tab/>
        <w:t xml:space="preserve">לאחר גמר ביצוע סעיף </w:t>
      </w:r>
      <w:r w:rsidRPr="00C140D3">
        <w:rPr>
          <w:rFonts w:ascii="Times New Roman" w:eastAsia="Times New Roman" w:hAnsi="Times New Roman" w:cs="David" w:hint="cs"/>
          <w:sz w:val="24"/>
          <w:szCs w:val="24"/>
          <w:rtl/>
        </w:rPr>
        <w:t>4</w:t>
      </w:r>
      <w:r w:rsidRPr="00C140D3">
        <w:rPr>
          <w:rFonts w:ascii="Times New Roman" w:eastAsia="Times New Roman" w:hAnsi="Times New Roman" w:cs="David"/>
          <w:sz w:val="24"/>
          <w:szCs w:val="24"/>
          <w:rtl/>
        </w:rPr>
        <w:t>.2 בנספח ב'</w:t>
      </w:r>
      <w:r w:rsidRPr="007A10F8">
        <w:rPr>
          <w:rFonts w:ascii="Times New Roman" w:eastAsia="Times New Roman" w:hAnsi="Times New Roman" w:cs="David"/>
          <w:sz w:val="24"/>
          <w:szCs w:val="24"/>
          <w:u w:val="dotted"/>
          <w:rtl/>
        </w:rPr>
        <w:tab/>
      </w:r>
      <w:r w:rsidRPr="007A10F8">
        <w:rPr>
          <w:rFonts w:ascii="Times New Roman" w:eastAsia="Times New Roman" w:hAnsi="Times New Roman" w:cs="David"/>
          <w:sz w:val="24"/>
          <w:szCs w:val="24"/>
          <w:u w:val="dotted"/>
          <w:rtl/>
        </w:rPr>
        <w:tab/>
      </w:r>
      <w:r w:rsidRPr="00C140D3">
        <w:rPr>
          <w:rFonts w:ascii="Times New Roman" w:eastAsia="Times New Roman" w:hAnsi="Times New Roman" w:cs="David"/>
          <w:sz w:val="24"/>
          <w:szCs w:val="24"/>
          <w:rtl/>
        </w:rPr>
        <w:t>10%</w:t>
      </w:r>
    </w:p>
    <w:p w14:paraId="4D928FB4"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ג.</w:t>
      </w:r>
      <w:r w:rsidRPr="00C140D3">
        <w:rPr>
          <w:rFonts w:ascii="Times New Roman" w:eastAsia="Times New Roman" w:hAnsi="Times New Roman" w:cs="David"/>
          <w:sz w:val="24"/>
          <w:szCs w:val="24"/>
          <w:rtl/>
        </w:rPr>
        <w:tab/>
        <w:t xml:space="preserve">לאחר גמר ביצוע סעיף </w:t>
      </w:r>
      <w:r w:rsidRPr="00C140D3">
        <w:rPr>
          <w:rFonts w:ascii="Times New Roman" w:eastAsia="Times New Roman" w:hAnsi="Times New Roman" w:cs="David" w:hint="cs"/>
          <w:sz w:val="24"/>
          <w:szCs w:val="24"/>
          <w:rtl/>
        </w:rPr>
        <w:t>4</w:t>
      </w:r>
      <w:r w:rsidRPr="00C140D3">
        <w:rPr>
          <w:rFonts w:ascii="Times New Roman" w:eastAsia="Times New Roman" w:hAnsi="Times New Roman" w:cs="David"/>
          <w:sz w:val="24"/>
          <w:szCs w:val="24"/>
          <w:rtl/>
        </w:rPr>
        <w:t>.3 בנספח ב'</w:t>
      </w:r>
      <w:r w:rsidRPr="007A10F8">
        <w:rPr>
          <w:rFonts w:ascii="Times New Roman" w:eastAsia="Times New Roman" w:hAnsi="Times New Roman" w:cs="David"/>
          <w:sz w:val="24"/>
          <w:szCs w:val="24"/>
          <w:u w:val="dotted"/>
          <w:rtl/>
        </w:rPr>
        <w:tab/>
      </w:r>
      <w:r w:rsidRPr="007A10F8">
        <w:rPr>
          <w:rFonts w:ascii="Times New Roman" w:eastAsia="Times New Roman" w:hAnsi="Times New Roman" w:cs="David"/>
          <w:sz w:val="24"/>
          <w:szCs w:val="24"/>
          <w:u w:val="dotted"/>
          <w:rtl/>
        </w:rPr>
        <w:tab/>
      </w:r>
      <w:r w:rsidRPr="00C140D3">
        <w:rPr>
          <w:rFonts w:ascii="Times New Roman" w:eastAsia="Times New Roman" w:hAnsi="Times New Roman" w:cs="David"/>
          <w:sz w:val="24"/>
          <w:szCs w:val="24"/>
          <w:rtl/>
        </w:rPr>
        <w:t>30%</w:t>
      </w:r>
    </w:p>
    <w:p w14:paraId="0A9FC389" w14:textId="77777777" w:rsidR="00C140D3" w:rsidRPr="00C140D3" w:rsidRDefault="007A10F8" w:rsidP="007A10F8">
      <w:pPr>
        <w:spacing w:before="0" w:beforeAutospacing="0" w:after="0" w:afterAutospacing="0" w:line="360" w:lineRule="auto"/>
        <w:jc w:val="both"/>
        <w:rPr>
          <w:rFonts w:ascii="Times New Roman" w:eastAsia="Times New Roman" w:hAnsi="Times New Roman" w:cs="David"/>
          <w:color w:val="008000"/>
          <w:sz w:val="24"/>
          <w:szCs w:val="24"/>
          <w:rtl/>
          <w:lang w:eastAsia="he-IL"/>
        </w:rPr>
      </w:pPr>
      <w:r w:rsidRPr="007A10F8">
        <w:rPr>
          <w:rFonts w:ascii="Times New Roman" w:eastAsia="Times New Roman" w:hAnsi="Times New Roman" w:cs="David" w:hint="cs"/>
          <w:b/>
          <w:bCs/>
          <w:sz w:val="25"/>
          <w:szCs w:val="24"/>
          <w:rtl/>
        </w:rPr>
        <w:t xml:space="preserve">                                                                         </w:t>
      </w:r>
      <w:r w:rsidR="00C140D3" w:rsidRPr="00C140D3">
        <w:rPr>
          <w:rFonts w:ascii="Times New Roman" w:eastAsia="Times New Roman" w:hAnsi="Times New Roman" w:cs="David" w:hint="cs"/>
          <w:b/>
          <w:bCs/>
          <w:sz w:val="25"/>
          <w:szCs w:val="24"/>
          <w:u w:val="single"/>
          <w:rtl/>
        </w:rPr>
        <w:t>סה"כ</w:t>
      </w:r>
      <w:r w:rsidR="00C140D3" w:rsidRPr="00C140D3">
        <w:rPr>
          <w:rFonts w:ascii="Times New Roman" w:eastAsia="Times New Roman" w:hAnsi="Times New Roman" w:cs="David" w:hint="cs"/>
          <w:b/>
          <w:bCs/>
          <w:sz w:val="25"/>
          <w:szCs w:val="24"/>
          <w:rtl/>
        </w:rPr>
        <w:t>:</w:t>
      </w:r>
      <w:r w:rsidR="00C140D3" w:rsidRPr="007A10F8">
        <w:rPr>
          <w:rFonts w:ascii="Times New Roman" w:eastAsia="Times New Roman" w:hAnsi="Times New Roman" w:cs="David" w:hint="cs"/>
          <w:b/>
          <w:bCs/>
          <w:sz w:val="25"/>
          <w:szCs w:val="24"/>
          <w:u w:val="dotted"/>
          <w:rtl/>
        </w:rPr>
        <w:tab/>
      </w:r>
      <w:r w:rsidR="00C140D3" w:rsidRPr="007A10F8">
        <w:rPr>
          <w:rFonts w:ascii="Times New Roman" w:eastAsia="Times New Roman" w:hAnsi="Times New Roman" w:cs="David" w:hint="cs"/>
          <w:b/>
          <w:bCs/>
          <w:sz w:val="25"/>
          <w:szCs w:val="24"/>
          <w:u w:val="dotted"/>
          <w:rtl/>
        </w:rPr>
        <w:tab/>
      </w:r>
      <w:r w:rsidR="00C140D3" w:rsidRPr="00C140D3">
        <w:rPr>
          <w:rFonts w:ascii="Times New Roman" w:eastAsia="Times New Roman" w:hAnsi="Times New Roman" w:cs="David" w:hint="cs"/>
          <w:b/>
          <w:bCs/>
          <w:sz w:val="25"/>
          <w:szCs w:val="24"/>
          <w:rtl/>
        </w:rPr>
        <w:t>100%</w:t>
      </w:r>
      <w:r w:rsidR="00C140D3" w:rsidRPr="00C140D3">
        <w:rPr>
          <w:rFonts w:ascii="Times New Roman" w:eastAsia="Times New Roman" w:hAnsi="Times New Roman" w:cs="David" w:hint="cs"/>
          <w:color w:val="008000"/>
          <w:sz w:val="24"/>
          <w:szCs w:val="24"/>
          <w:rtl/>
          <w:lang w:eastAsia="he-IL"/>
        </w:rPr>
        <w:t xml:space="preserve"> </w:t>
      </w:r>
    </w:p>
    <w:p w14:paraId="2E1D1BC3" w14:textId="77777777" w:rsidR="00C140D3" w:rsidRPr="00C140D3" w:rsidRDefault="00C140D3" w:rsidP="00C140D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rPr>
      </w:pPr>
      <w:r w:rsidRPr="00C140D3">
        <w:rPr>
          <w:rFonts w:ascii="Times New Roman" w:eastAsia="Times New Roman" w:hAnsi="Times New Roman" w:cs="David"/>
          <w:sz w:val="24"/>
          <w:szCs w:val="24"/>
          <w:rtl/>
        </w:rPr>
        <w:t xml:space="preserve">למרות האמור בסעיף 1 לעיל רשאי המזמין לשלם </w:t>
      </w:r>
      <w:r w:rsidRPr="00C140D3">
        <w:rPr>
          <w:rFonts w:ascii="Times New Roman" w:eastAsia="Times New Roman" w:hAnsi="Times New Roman" w:cs="David" w:hint="cs"/>
          <w:sz w:val="24"/>
          <w:szCs w:val="24"/>
          <w:rtl/>
        </w:rPr>
        <w:t>למתכנן</w:t>
      </w:r>
      <w:r w:rsidRPr="00C140D3">
        <w:rPr>
          <w:rFonts w:ascii="Times New Roman" w:eastAsia="Times New Roman" w:hAnsi="Times New Roman" w:cs="David"/>
          <w:sz w:val="24"/>
          <w:szCs w:val="24"/>
          <w:rtl/>
        </w:rPr>
        <w:t xml:space="preserve"> מקדמות בגין קידום התכנון אשר יקוזזו משלבי התשלום עפ"י קביעתו הבלעדית של המזמין.</w:t>
      </w:r>
    </w:p>
    <w:p w14:paraId="2DBEDC23"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4"/>
          <w:szCs w:val="24"/>
          <w:rtl/>
        </w:rPr>
      </w:pPr>
    </w:p>
    <w:p w14:paraId="0E0FEB75" w14:textId="77777777" w:rsidR="00C140D3" w:rsidRPr="00C140D3" w:rsidRDefault="00C140D3" w:rsidP="00C140D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xml:space="preserve"> יגיש חשבון לא יותר מאשר פעם בחודש. לכל חשבון יצרף </w:t>
      </w: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xml:space="preserve"> אישור מאת חברת הביטוח על קיומם של הביטוחים המפורטים בחוזה בנוסח המצורף כנספח "ז" לחוזה.</w:t>
      </w:r>
    </w:p>
    <w:p w14:paraId="13C89896"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p>
    <w:p w14:paraId="119264FF" w14:textId="77777777" w:rsidR="00C140D3" w:rsidRPr="00C140D3" w:rsidRDefault="00C140D3" w:rsidP="00C140D3">
      <w:pPr>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 xml:space="preserve">המזמין ישלם את שכר </w:t>
      </w: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xml:space="preserve"> בתוך 60 יום מתאריך אישור החשבון ע"י המנהל.</w:t>
      </w:r>
    </w:p>
    <w:p w14:paraId="38394E73"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p>
    <w:p w14:paraId="0E3AE6D0"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4"/>
          <w:szCs w:val="24"/>
        </w:rPr>
      </w:pPr>
    </w:p>
    <w:p w14:paraId="04B56660" w14:textId="77777777" w:rsidR="00C140D3" w:rsidRPr="00C140D3" w:rsidRDefault="00C140D3" w:rsidP="00C140D3">
      <w:pPr>
        <w:spacing w:before="0" w:beforeAutospacing="0" w:after="0" w:afterAutospacing="0" w:line="360" w:lineRule="auto"/>
        <w:ind w:left="84" w:firstLine="1356"/>
        <w:jc w:val="center"/>
        <w:rPr>
          <w:rFonts w:ascii="Times New Roman" w:eastAsia="Times New Roman" w:hAnsi="Times New Roman" w:cs="David"/>
          <w:b/>
          <w:bCs/>
          <w:sz w:val="24"/>
          <w:szCs w:val="24"/>
          <w:u w:val="single"/>
          <w:rtl/>
        </w:rPr>
      </w:pPr>
    </w:p>
    <w:p w14:paraId="3E2515D1" w14:textId="77777777" w:rsidR="00C140D3" w:rsidRPr="00C140D3" w:rsidRDefault="00C140D3" w:rsidP="00C140D3">
      <w:pPr>
        <w:spacing w:before="0" w:beforeAutospacing="0" w:after="0" w:afterAutospacing="0" w:line="360" w:lineRule="auto"/>
        <w:ind w:left="84" w:firstLine="1356"/>
        <w:jc w:val="center"/>
        <w:rPr>
          <w:rFonts w:ascii="Times New Roman" w:eastAsia="Times New Roman" w:hAnsi="Times New Roman" w:cs="David"/>
          <w:b/>
          <w:bCs/>
          <w:sz w:val="24"/>
          <w:szCs w:val="24"/>
          <w:u w:val="single"/>
          <w:rtl/>
        </w:rPr>
      </w:pPr>
    </w:p>
    <w:p w14:paraId="2FC2BB75" w14:textId="77777777" w:rsidR="00C140D3" w:rsidRPr="00C140D3" w:rsidRDefault="00C140D3" w:rsidP="00C140D3">
      <w:pPr>
        <w:spacing w:before="0" w:beforeAutospacing="0" w:after="0" w:afterAutospacing="0" w:line="360" w:lineRule="auto"/>
        <w:jc w:val="center"/>
        <w:rPr>
          <w:rFonts w:ascii="Times New Roman" w:eastAsia="Times New Roman" w:hAnsi="Times New Roman" w:cs="David"/>
          <w:sz w:val="20"/>
          <w:szCs w:val="24"/>
          <w:rtl/>
        </w:rPr>
      </w:pPr>
      <w:r w:rsidRPr="00C140D3">
        <w:rPr>
          <w:rFonts w:ascii="Times New Roman" w:eastAsia="Times New Roman" w:hAnsi="Times New Roman" w:cs="David"/>
          <w:b/>
          <w:bCs/>
          <w:sz w:val="24"/>
          <w:szCs w:val="24"/>
          <w:u w:val="single"/>
          <w:rtl/>
        </w:rPr>
        <w:br w:type="page"/>
      </w:r>
    </w:p>
    <w:p w14:paraId="5C9E4ABF" w14:textId="77777777" w:rsidR="00C12F17" w:rsidRPr="00672C76" w:rsidRDefault="00C12F17" w:rsidP="00C12F17">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3FA67A06" w14:textId="77777777" w:rsidR="00C12F17" w:rsidRPr="00B27B4C" w:rsidRDefault="00C12F17" w:rsidP="00C12F17">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644546A22C674B6EA6051E4C7B5CC2D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PlaceholderText"/>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70A3FC96" w14:textId="77777777" w:rsidR="00C12F17" w:rsidRPr="00B27B4C" w:rsidRDefault="00C12F17" w:rsidP="00C12F1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534036BD36C34A68BED9CD5EE7545A4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5E1E0079" w14:textId="6BDCB222" w:rsidR="00C12F17" w:rsidRPr="00B27B4C" w:rsidRDefault="00A41820" w:rsidP="00C12F17">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Pr>
              <w:rFonts w:ascii="Times New Roman" w:eastAsia="Times New Roman" w:hAnsi="Times New Roman" w:cs="David" w:hint="cs"/>
              <w:color w:val="008000"/>
              <w:sz w:val="24"/>
              <w:szCs w:val="24"/>
              <w:rtl/>
              <w:lang w:eastAsia="he-IL"/>
            </w:rPr>
            <w:br/>
            <w:t>א.מ.ד.ס מחיר למשתכן</w:t>
          </w:r>
          <w:r>
            <w:rPr>
              <w:rFonts w:ascii="Times New Roman" w:eastAsia="Times New Roman" w:hAnsi="Times New Roman" w:cs="David" w:hint="cs"/>
              <w:color w:val="008000"/>
              <w:sz w:val="24"/>
              <w:szCs w:val="24"/>
              <w:rtl/>
              <w:lang w:eastAsia="he-IL"/>
            </w:rPr>
            <w:br/>
            <w:t>יהונתן נתניהו 1ג', אור יהודה</w:t>
          </w:r>
          <w:r>
            <w:rPr>
              <w:rFonts w:ascii="Times New Roman" w:eastAsia="Times New Roman" w:hAnsi="Times New Roman" w:cs="David" w:hint="cs"/>
              <w:color w:val="008000"/>
              <w:sz w:val="24"/>
              <w:szCs w:val="24"/>
              <w:rtl/>
              <w:lang w:eastAsia="he-IL"/>
            </w:rPr>
            <w:br/>
            <w:t>ש.ר 540274883</w:t>
          </w:r>
          <w:r>
            <w:rPr>
              <w:rFonts w:ascii="Times New Roman" w:eastAsia="Times New Roman" w:hAnsi="Times New Roman" w:cs="David" w:hint="cs"/>
              <w:color w:val="008000"/>
              <w:sz w:val="24"/>
              <w:szCs w:val="24"/>
              <w:rtl/>
              <w:lang w:eastAsia="he-IL"/>
            </w:rPr>
            <w:br/>
          </w:r>
        </w:p>
      </w:sdtContent>
    </w:sdt>
    <w:p w14:paraId="40051712" w14:textId="77777777" w:rsidR="00C12F17" w:rsidRPr="00B27B4C" w:rsidRDefault="00C12F17" w:rsidP="00C12F17">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1E52E3B5" w14:textId="77777777" w:rsidR="00C12F17" w:rsidRPr="00B27B4C" w:rsidRDefault="00C12F17" w:rsidP="00C12F1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6CF66C3F" w14:textId="77777777" w:rsidR="00C12F17" w:rsidRPr="00B27B4C" w:rsidRDefault="00C12F17" w:rsidP="00C12F17">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44A39064" w14:textId="77777777" w:rsidR="00C12F17" w:rsidRPr="00B27B4C" w:rsidRDefault="00C12F17" w:rsidP="00C12F17">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51E72E8F" w14:textId="77777777" w:rsidR="00C12F17" w:rsidRPr="00B27B4C" w:rsidRDefault="00C12F17" w:rsidP="00C12F1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CF202CF" w14:textId="77777777" w:rsidR="00C12F17" w:rsidRPr="00B27B4C"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1306C82E032347CABCCCBDD04C5C2A4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F35F34">
            <w:rPr>
              <w:rFonts w:ascii="Times New Roman" w:eastAsia="Times New Roman" w:hAnsi="Times New Roman" w:cs="David" w:hint="cs"/>
              <w:color w:val="008000"/>
              <w:sz w:val="24"/>
              <w:szCs w:val="24"/>
              <w:rtl/>
              <w:lang w:eastAsia="he-IL"/>
            </w:rPr>
            <w:t>א.מ.ג תכנון יעוץ וניהול בע"מ</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B59F6D638C9F4FF09912ED6DD8580D6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F35F34">
            <w:rPr>
              <w:rFonts w:ascii="Times New Roman" w:eastAsia="Times New Roman" w:hAnsi="Times New Roman" w:cs="David" w:hint="cs"/>
              <w:color w:val="008000"/>
              <w:sz w:val="24"/>
              <w:szCs w:val="24"/>
              <w:rtl/>
              <w:lang w:eastAsia="he-IL"/>
            </w:rPr>
            <w:t>א.מ.ג תכנון יעוץ וניהול בע"מ</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4FFC5275F607467087EF14E12E2EAC6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F35F34">
            <w:rPr>
              <w:rFonts w:ascii="Times New Roman" w:eastAsia="Times New Roman" w:hAnsi="Times New Roman" w:cs="David" w:hint="cs"/>
              <w:color w:val="008000"/>
              <w:sz w:val="24"/>
              <w:szCs w:val="24"/>
              <w:rtl/>
              <w:lang w:eastAsia="he-IL"/>
            </w:rPr>
            <w:t>א.מ.ג תכנון יעוץ וניהול בע"מ</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5B629763" w14:textId="77777777" w:rsidR="00C12F17" w:rsidRPr="00B27B4C"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056A926" w14:textId="77777777" w:rsidR="00C12F17" w:rsidRPr="00B27B4C" w:rsidRDefault="00C12F17" w:rsidP="00C12F17">
      <w:pPr>
        <w:widowControl w:val="0"/>
        <w:numPr>
          <w:ilvl w:val="0"/>
          <w:numId w:val="13"/>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4B64073F0FAE4D6F81F82E95B45CF39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F35F34">
            <w:rPr>
              <w:rFonts w:ascii="Times New Roman" w:eastAsia="Times New Roman" w:hAnsi="Times New Roman" w:cs="David" w:hint="cs"/>
              <w:color w:val="008000"/>
              <w:sz w:val="24"/>
              <w:szCs w:val="24"/>
              <w:rtl/>
              <w:lang w:eastAsia="he-IL"/>
            </w:rPr>
            <w:t>א.מ.ג תכנון יעוץ וניהול בע"מ</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2D0F67D246954C1D90A3C812FC8EBD7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Times New Roman" w:eastAsia="Times New Roman" w:hAnsi="Times New Roman" w:cs="David" w:hint="cs"/>
              <w:bCs/>
              <w:color w:val="00B0F0"/>
              <w:sz w:val="24"/>
              <w:szCs w:val="24"/>
              <w:rtl/>
              <w:lang w:eastAsia="he-IL"/>
            </w:rPr>
            <w:t xml:space="preserve">מתכנן </w:t>
          </w:r>
          <w:r w:rsidR="009C0249">
            <w:rPr>
              <w:rFonts w:ascii="Times New Roman" w:eastAsia="Times New Roman" w:hAnsi="Times New Roman" w:cs="David" w:hint="cs"/>
              <w:bCs/>
              <w:color w:val="00B0F0"/>
              <w:sz w:val="24"/>
              <w:szCs w:val="24"/>
              <w:rtl/>
              <w:lang w:eastAsia="he-IL"/>
            </w:rPr>
            <w:t>אלומיניו</w:t>
          </w:r>
          <w:r w:rsidR="009C0249">
            <w:rPr>
              <w:rFonts w:ascii="Times New Roman" w:eastAsia="Times New Roman" w:hAnsi="Times New Roman" w:cs="David" w:hint="eastAsia"/>
              <w:bCs/>
              <w:color w:val="00B0F0"/>
              <w:sz w:val="24"/>
              <w:szCs w:val="24"/>
              <w:rtl/>
              <w:lang w:eastAsia="he-IL"/>
            </w:rPr>
            <w:t>ם</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5747255A7CBA4D3B8DFDA99DC11797A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F35F34">
            <w:rPr>
              <w:rFonts w:ascii="Times New Roman" w:eastAsia="Times New Roman" w:hAnsi="Times New Roman" w:cs="David" w:hint="cs"/>
              <w:bCs/>
              <w:color w:val="008000"/>
              <w:sz w:val="24"/>
              <w:szCs w:val="24"/>
              <w:rtl/>
              <w:lang w:eastAsia="he-IL"/>
            </w:rPr>
            <w:t xml:space="preserve">נרקיסים </w:t>
          </w:r>
        </w:sdtContent>
      </w:sdt>
      <w:r w:rsidRPr="00B27B4C">
        <w:rPr>
          <w:rFonts w:ascii="Times New Roman" w:eastAsia="Times New Roman" w:hAnsi="Times New Roman" w:cs="David" w:hint="cs"/>
          <w:color w:val="008000"/>
          <w:sz w:val="24"/>
          <w:szCs w:val="24"/>
          <w:rtl/>
          <w:lang w:eastAsia="he-IL"/>
        </w:rPr>
        <w:t>.</w:t>
      </w:r>
    </w:p>
    <w:p w14:paraId="47A3FE21" w14:textId="77777777" w:rsidR="00C12F17" w:rsidRPr="00B27B4C"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9592468" w14:textId="77777777" w:rsidR="00C12F17" w:rsidRPr="00B27B4C" w:rsidRDefault="00C12F17" w:rsidP="00C12F17">
      <w:pPr>
        <w:widowControl w:val="0"/>
        <w:numPr>
          <w:ilvl w:val="0"/>
          <w:numId w:val="13"/>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2A2AF21EA544419AACB001EBBFF82D6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F35F34">
            <w:rPr>
              <w:rFonts w:ascii="Times New Roman" w:eastAsia="Times New Roman" w:hAnsi="Times New Roman" w:cs="David" w:hint="cs"/>
              <w:color w:val="008000"/>
              <w:sz w:val="24"/>
              <w:szCs w:val="24"/>
              <w:rtl/>
              <w:lang w:eastAsia="he-IL"/>
            </w:rPr>
            <w:t>א.מ.ג תכנון יעוץ וניהול בע"מ</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6BD6A39D" w14:textId="77777777" w:rsidR="00C12F17" w:rsidRPr="00B27B4C" w:rsidRDefault="00C12F17" w:rsidP="00C12F17">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244FA55D" w14:textId="77777777" w:rsidR="00C12F17" w:rsidRPr="00B27B4C" w:rsidRDefault="00C12F17" w:rsidP="00C12F17">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CF9E1DA738354CBC9CA67F756933501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F35F34">
            <w:rPr>
              <w:rFonts w:ascii="Times New Roman" w:eastAsia="Times New Roman" w:hAnsi="Times New Roman" w:cs="David" w:hint="cs"/>
              <w:color w:val="008000"/>
              <w:sz w:val="24"/>
              <w:szCs w:val="24"/>
              <w:rtl/>
              <w:lang w:eastAsia="he-IL"/>
            </w:rPr>
            <w:t>א.מ.ג תכנון יעוץ וניהול בע"מ</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1E87A6D8" w14:textId="77777777" w:rsidR="00C12F17" w:rsidRPr="00B27B4C" w:rsidRDefault="00C12F17" w:rsidP="00C12F17">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55187FF0" w14:textId="77777777" w:rsidR="00C12F17" w:rsidRPr="00B27B4C" w:rsidRDefault="00C12F17" w:rsidP="00C12F17">
      <w:pPr>
        <w:widowControl w:val="0"/>
        <w:numPr>
          <w:ilvl w:val="0"/>
          <w:numId w:val="13"/>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27F1015E" w14:textId="77777777" w:rsidR="00C12F17" w:rsidRPr="00B27B4C"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3CE2B31" w14:textId="77777777" w:rsidR="00C12F17" w:rsidRPr="00B27B4C" w:rsidRDefault="00C12F17" w:rsidP="00C12F17">
      <w:pPr>
        <w:widowControl w:val="0"/>
        <w:numPr>
          <w:ilvl w:val="0"/>
          <w:numId w:val="13"/>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775BF1E8" w14:textId="77777777" w:rsidR="00C12F17" w:rsidRPr="00B27B4C"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D5C3BD5" w14:textId="77777777" w:rsidR="00C12F17" w:rsidRPr="00B27B4C" w:rsidRDefault="00C12F17" w:rsidP="00C12F17">
      <w:pPr>
        <w:widowControl w:val="0"/>
        <w:numPr>
          <w:ilvl w:val="0"/>
          <w:numId w:val="13"/>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7670193E" w14:textId="77777777" w:rsidR="00C12F17" w:rsidRPr="00B27B4C"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5854893" w14:textId="77777777" w:rsidR="00C12F17" w:rsidRPr="00B27B4C" w:rsidRDefault="00C12F17" w:rsidP="00C12F1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253DFC5B" w14:textId="77777777" w:rsidR="00C12F17" w:rsidRPr="00435A20" w:rsidRDefault="00C12F17" w:rsidP="00C12F17">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5606F770" w14:textId="77777777" w:rsidR="00C12F17" w:rsidRPr="009130F0" w:rsidRDefault="00C12F17" w:rsidP="00C12F17">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644F6F5C" w14:textId="77777777" w:rsidR="00C12F17" w:rsidRPr="009130F0" w:rsidRDefault="00C12F17" w:rsidP="00C12F17">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460642670"/>
          <w:placeholder>
            <w:docPart w:val="E1130C59DF934776A4349F50A748401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F35F34">
            <w:rPr>
              <w:rFonts w:ascii="Times New Roman" w:eastAsia="Times New Roman" w:hAnsi="Times New Roman" w:cs="David" w:hint="cs"/>
              <w:color w:val="00B0F0"/>
              <w:sz w:val="20"/>
              <w:szCs w:val="24"/>
              <w:u w:val="single"/>
              <w:rtl/>
              <w:lang w:eastAsia="he-IL"/>
            </w:rPr>
            <w:t>א.מ.ג תכנון יעוץ וניהול בע"מ</w:t>
          </w:r>
        </w:sdtContent>
      </w:sdt>
    </w:p>
    <w:p w14:paraId="566FF6EF" w14:textId="77777777" w:rsidR="00C12F17" w:rsidRDefault="00C12F17" w:rsidP="00C12F1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206118DA" w14:textId="77777777" w:rsidR="00C12F17" w:rsidRPr="00B27B4C" w:rsidRDefault="00C12F17" w:rsidP="00C12F1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4803177F" w14:textId="77777777" w:rsidR="00C12F17" w:rsidRPr="00B27B4C" w:rsidRDefault="00C12F17" w:rsidP="00C12F1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39A934BC" w14:textId="77777777" w:rsidR="00C12F17" w:rsidRPr="00B27B4C" w:rsidRDefault="00C12F17" w:rsidP="00C12F1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2B58E2B8" w14:textId="77777777" w:rsidR="00C12F17" w:rsidRPr="00B27B4C" w:rsidRDefault="00C12F17" w:rsidP="00C12F17">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0BFE7F32" w14:textId="77777777" w:rsidR="00C12F17" w:rsidRPr="00B27B4C" w:rsidRDefault="00C12F17" w:rsidP="00C12F17">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4"/>
          <w:szCs w:val="24"/>
          <w:u w:val="single"/>
          <w:rtl/>
          <w:lang w:eastAsia="he-IL"/>
        </w:rPr>
        <w:br w:type="page"/>
      </w:r>
    </w:p>
    <w:p w14:paraId="3D62462E" w14:textId="77777777" w:rsidR="003811C6" w:rsidRPr="00232692" w:rsidRDefault="003811C6" w:rsidP="003811C6">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7E2B2235" w14:textId="77777777" w:rsidR="003811C6" w:rsidRPr="0009511C" w:rsidRDefault="003811C6" w:rsidP="003811C6">
      <w:pPr>
        <w:widowControl w:val="0"/>
        <w:spacing w:before="0" w:beforeAutospacing="0" w:after="0" w:afterAutospacing="0" w:line="240" w:lineRule="auto"/>
        <w:jc w:val="center"/>
        <w:rPr>
          <w:rFonts w:ascii="David" w:eastAsia="Times New Roman" w:hAnsi="David" w:cs="David"/>
          <w:sz w:val="24"/>
          <w:szCs w:val="24"/>
          <w:lang w:eastAsia="he-IL"/>
        </w:rPr>
      </w:pPr>
    </w:p>
    <w:p w14:paraId="57CC40BE" w14:textId="77777777" w:rsidR="003811C6" w:rsidRPr="002419E5" w:rsidRDefault="003811C6" w:rsidP="003811C6">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sidRPr="0009511C">
        <w:rPr>
          <w:rFonts w:ascii="Times New Roman" w:eastAsia="Times New Roman" w:hAnsi="Times New Roman" w:cs="David" w:hint="cs"/>
          <w:b/>
          <w:bCs/>
          <w:sz w:val="20"/>
          <w:szCs w:val="24"/>
          <w:u w:val="single"/>
          <w:rtl/>
          <w:lang w:eastAsia="he-IL"/>
        </w:rPr>
        <w:t>המתכנן</w:t>
      </w:r>
      <w:r w:rsidRPr="0009511C">
        <w:rPr>
          <w:rFonts w:ascii="David" w:eastAsia="Times New Roman" w:hAnsi="David" w:cs="David" w:hint="cs"/>
          <w:bCs/>
          <w:sz w:val="24"/>
          <w:szCs w:val="24"/>
          <w:u w:val="single"/>
          <w:rtl/>
          <w:lang w:eastAsia="he-IL"/>
        </w:rPr>
        <w:t xml:space="preserve"> </w:t>
      </w:r>
    </w:p>
    <w:p w14:paraId="51DC8BAB" w14:textId="77777777" w:rsidR="003811C6" w:rsidRPr="0009511C" w:rsidRDefault="003811C6" w:rsidP="003811C6">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w:t>
      </w:r>
      <w:r>
        <w:rPr>
          <w:rFonts w:ascii="David" w:eastAsia="Calibri" w:hAnsi="David" w:cs="David" w:hint="cs"/>
          <w:sz w:val="24"/>
          <w:szCs w:val="24"/>
          <w:rtl/>
        </w:rPr>
        <w:t xml:space="preserve">מתכנן </w:t>
      </w:r>
      <w:r w:rsidRPr="0009511C">
        <w:rPr>
          <w:rFonts w:ascii="David" w:eastAsia="Calibri" w:hAnsi="David" w:cs="David" w:hint="cs"/>
          <w:sz w:val="24"/>
          <w:szCs w:val="24"/>
          <w:rtl/>
        </w:rPr>
        <w:t>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14E70660" w14:textId="77777777" w:rsidR="003811C6" w:rsidRPr="0009511C" w:rsidRDefault="003811C6" w:rsidP="003811C6">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w:t>
      </w:r>
      <w:r>
        <w:rPr>
          <w:rFonts w:ascii="David" w:eastAsia="Calibri" w:hAnsi="David" w:cs="David" w:hint="cs"/>
          <w:sz w:val="24"/>
          <w:szCs w:val="24"/>
          <w:rtl/>
        </w:rPr>
        <w:t>מתכנן</w:t>
      </w:r>
      <w:r w:rsidRPr="0009511C">
        <w:rPr>
          <w:rFonts w:ascii="David" w:eastAsia="Calibri" w:hAnsi="David" w:cs="David" w:hint="cs"/>
          <w:sz w:val="24"/>
          <w:szCs w:val="24"/>
          <w:rtl/>
        </w:rPr>
        <w:t xml:space="preserve"> ביחס להתחייבויותיו על פי ההסכם הנדון.</w:t>
      </w:r>
    </w:p>
    <w:p w14:paraId="7DEC4FE3" w14:textId="77777777" w:rsidR="003811C6" w:rsidRPr="0009511C" w:rsidRDefault="003811C6" w:rsidP="003811C6">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6DC1AE73" w14:textId="77777777" w:rsidR="003811C6" w:rsidRPr="0009511C" w:rsidRDefault="003811C6" w:rsidP="003811C6">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והבאים מטעמו, כמוגדר בפוליסה ובכפוף לתנאיה ולסייגיה. הביטוח כולל מועד למפרע שאינו מאוחר ממועד תחילת ביצוע העבודות על ידי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3A4E5CB3" w14:textId="77777777" w:rsidR="003811C6" w:rsidRPr="0009511C" w:rsidRDefault="003811C6" w:rsidP="003811C6">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xml:space="preserve">, המבטח חבות עפ"י פקודת הנזיקין (נוסח חדש) וחוק האחריות למוצרים פגומים תש"ם-1980,  כלפי כל העובדים, המועסקים על ידי </w:t>
      </w:r>
      <w:r>
        <w:rPr>
          <w:rFonts w:ascii="David" w:eastAsia="Calibri" w:hAnsi="David" w:cs="David" w:hint="cs"/>
          <w:sz w:val="24"/>
          <w:szCs w:val="24"/>
          <w:rtl/>
        </w:rPr>
        <w:t>המתכנן</w:t>
      </w:r>
      <w:r w:rsidRPr="0009511C">
        <w:rPr>
          <w:rFonts w:ascii="David" w:eastAsia="Calibri" w:hAnsi="David" w:cs="David" w:hint="cs"/>
          <w:sz w:val="24"/>
          <w:szCs w:val="24"/>
          <w:rtl/>
        </w:rPr>
        <w:t>,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6B4720A8" w14:textId="77777777" w:rsidR="003811C6" w:rsidRPr="0009511C" w:rsidRDefault="003811C6" w:rsidP="003811C6">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כי הוא נושא בחובות מעביד כלשהם כלפי מי מעובדי </w:t>
      </w:r>
      <w:r>
        <w:rPr>
          <w:rFonts w:ascii="David" w:eastAsia="Calibri" w:hAnsi="David" w:cs="David" w:hint="cs"/>
          <w:sz w:val="24"/>
          <w:szCs w:val="24"/>
          <w:rtl/>
        </w:rPr>
        <w:t>המתכנן</w:t>
      </w:r>
      <w:r w:rsidRPr="0009511C">
        <w:rPr>
          <w:rFonts w:ascii="David" w:eastAsia="Calibri" w:hAnsi="David" w:cs="David" w:hint="cs"/>
          <w:sz w:val="24"/>
          <w:szCs w:val="24"/>
          <w:rtl/>
        </w:rPr>
        <w:t>.</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22BCC0DF" w14:textId="77777777" w:rsidR="003811C6" w:rsidRPr="0009511C" w:rsidRDefault="003811C6" w:rsidP="003811C6">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על פי דין בגבול אחריות שלא יפחת מ- 4,000,000 ₪ (ארבעה מיליון ₪) למקרה ולתקופת ביטוח שנתית, בגין אירועים הנובעים במישרין ו/או בעקיפין מפעולותיו של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ו/או כל מי שפועל מטעמו וכל הבאים מכוחו ויחול על כל אובדן ו/או נזק לגוף ו/או לרכוש.</w:t>
      </w:r>
    </w:p>
    <w:p w14:paraId="3E3FFDF5" w14:textId="77777777" w:rsidR="003811C6" w:rsidRPr="0009511C" w:rsidRDefault="003811C6" w:rsidP="003811C6">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 xml:space="preserve">הביטוח מורחב לשפות את המזמין בגין אחריותו למעשי ו/או מחדלי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והבאים מטעמו, וזאת בכפוף לסעיף אחריות צולבת לפי נחשב הביטוח כאילו נערך בנפרד עבור כל אחד מיחידי המבוטח.  רכוש המזמין ייחשב כרכוש צד שלישי.</w:t>
      </w:r>
    </w:p>
    <w:p w14:paraId="37FE7CC4" w14:textId="77777777" w:rsidR="003811C6" w:rsidRPr="0009511C" w:rsidRDefault="003811C6" w:rsidP="003811C6">
      <w:pPr>
        <w:numPr>
          <w:ilvl w:val="0"/>
          <w:numId w:val="38"/>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39054019" w14:textId="77777777" w:rsidR="003811C6" w:rsidRPr="0009511C" w:rsidRDefault="003811C6" w:rsidP="003811C6">
      <w:pPr>
        <w:numPr>
          <w:ilvl w:val="0"/>
          <w:numId w:val="38"/>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1978D135" w14:textId="77777777" w:rsidR="003811C6" w:rsidRPr="0009511C" w:rsidRDefault="003811C6" w:rsidP="003811C6">
      <w:pPr>
        <w:numPr>
          <w:ilvl w:val="0"/>
          <w:numId w:val="38"/>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כמו כן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מתחייב שהכיסוי על פי הפוליסות לא יבוטל ולא יחול בו שינוי לרעה, אלא אם תימסר הודעה כתובה בדואר רשום לידי המזמין לפחות 60 יום מראש.</w:t>
      </w:r>
    </w:p>
    <w:p w14:paraId="4AFE94BA" w14:textId="77777777" w:rsidR="003811C6" w:rsidRPr="0009511C" w:rsidRDefault="003811C6" w:rsidP="003811C6">
      <w:pPr>
        <w:numPr>
          <w:ilvl w:val="0"/>
          <w:numId w:val="38"/>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239C7F6F" w14:textId="77777777" w:rsidR="003811C6" w:rsidRPr="0009511C" w:rsidRDefault="003811C6" w:rsidP="003811C6">
      <w:pPr>
        <w:jc w:val="both"/>
        <w:rPr>
          <w:rFonts w:ascii="David" w:eastAsia="Calibri" w:hAnsi="David" w:cs="David"/>
          <w:sz w:val="24"/>
          <w:szCs w:val="24"/>
          <w:rtl/>
        </w:rPr>
      </w:pPr>
      <w:r w:rsidRPr="0009511C">
        <w:rPr>
          <w:rFonts w:ascii="David" w:eastAsia="Calibri" w:hAnsi="David" w:cs="David" w:hint="cs"/>
          <w:sz w:val="24"/>
          <w:szCs w:val="24"/>
          <w:rtl/>
        </w:rPr>
        <w:t xml:space="preserve"> </w:t>
      </w:r>
    </w:p>
    <w:p w14:paraId="45D19353" w14:textId="77777777" w:rsidR="003811C6" w:rsidRPr="0009511C" w:rsidRDefault="003811C6" w:rsidP="003811C6">
      <w:pPr>
        <w:ind w:left="364"/>
        <w:contextualSpacing/>
        <w:rPr>
          <w:rFonts w:ascii="Times New Roman" w:eastAsia="Calibri" w:hAnsi="Times New Roman" w:cs="Arial"/>
          <w:rtl/>
        </w:rPr>
      </w:pPr>
    </w:p>
    <w:p w14:paraId="140DB45E"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CCD2C20"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622A763"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A7C39D6"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AC39B6A"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D2DEEB9"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62C1868"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4B12885"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B6C4EE2"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51B0267"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837FC24"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6D0B8EF"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0538A15"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FE518A0"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2EE9986"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6849CFF"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887AB04"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7B8A421"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17D3A24"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C2C3ABD"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7D63F53"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14824BF"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7B6AC2C"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5F7E655"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24C1642"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BFEB17A"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4EB6471"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5793C10"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701F2B4"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0C8A267"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C0B4067"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6B29A57"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CD7DD29"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04C5AC5"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C42E833"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DD29B95"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3A78E0C"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E010E58"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9901159"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6F652D5"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2D48482"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DEC1B83"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5E8317B" w14:textId="77777777" w:rsidR="003811C6"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Pr>
          <w:rFonts w:ascii="Times New Roman" w:eastAsia="Times New Roman" w:hAnsi="Times New Roman" w:cs="David"/>
          <w:bCs/>
          <w:sz w:val="24"/>
          <w:szCs w:val="24"/>
          <w:u w:val="single"/>
          <w:rtl/>
          <w:lang w:eastAsia="he-IL"/>
        </w:rPr>
        <w:br w:type="page"/>
      </w:r>
    </w:p>
    <w:p w14:paraId="47BF11B3" w14:textId="77777777" w:rsidR="003811C6" w:rsidRPr="002419E5" w:rsidRDefault="003811C6" w:rsidP="003811C6">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0816EDF3" w14:textId="77777777" w:rsidR="003811C6" w:rsidRDefault="003811C6" w:rsidP="003811C6">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72B348A8" w14:textId="77777777" w:rsidR="003811C6" w:rsidRPr="00400B84" w:rsidRDefault="003811C6" w:rsidP="003811C6">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3811C6" w:rsidRPr="0009511C" w14:paraId="57C8D5B3" w14:textId="77777777" w:rsidTr="00F35F34">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62F75CE0"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46B2E35A"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3811C6" w:rsidRPr="0009511C" w14:paraId="7C6E2885" w14:textId="77777777" w:rsidTr="00F35F34">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4EBB2458"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3811C6" w:rsidRPr="0009511C" w14:paraId="334F4177" w14:textId="77777777" w:rsidTr="00F35F34">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29156D61"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3611EDD8"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68DE3582"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2FB7A55A"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3811C6" w:rsidRPr="0009511C" w14:paraId="440CD2D2" w14:textId="77777777" w:rsidTr="00F35F34">
        <w:trPr>
          <w:trHeight w:val="551"/>
        </w:trPr>
        <w:tc>
          <w:tcPr>
            <w:tcW w:w="4068" w:type="dxa"/>
            <w:tcBorders>
              <w:top w:val="single" w:sz="4" w:space="0" w:color="auto"/>
              <w:left w:val="single" w:sz="4" w:space="0" w:color="auto"/>
              <w:bottom w:val="single" w:sz="4" w:space="0" w:color="auto"/>
              <w:right w:val="single" w:sz="4" w:space="0" w:color="auto"/>
            </w:tcBorders>
            <w:hideMark/>
          </w:tcPr>
          <w:p w14:paraId="028F4EEC"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4ED35B4C"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1D6248DB"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5E91C6A9" w14:textId="77777777" w:rsidR="003811C6" w:rsidRPr="0009511C" w:rsidRDefault="003811C6" w:rsidP="00F35F34">
            <w:pPr>
              <w:spacing w:before="0" w:beforeAutospacing="0" w:after="0" w:afterAutospacing="0" w:line="240" w:lineRule="auto"/>
              <w:ind w:left="50" w:right="78"/>
              <w:rPr>
                <w:rFonts w:ascii="David" w:eastAsia="Calibri" w:hAnsi="David" w:cs="David"/>
                <w:b/>
                <w:sz w:val="24"/>
                <w:szCs w:val="24"/>
                <w:rtl/>
                <w:lang w:eastAsia="he-IL"/>
              </w:rPr>
            </w:pPr>
          </w:p>
          <w:p w14:paraId="197F17B7" w14:textId="77777777" w:rsidR="003811C6" w:rsidRPr="0009511C" w:rsidRDefault="003811C6" w:rsidP="00F35F3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3BBD848C" w14:textId="77777777" w:rsidR="003811C6" w:rsidRPr="0009511C" w:rsidRDefault="003811C6" w:rsidP="00F35F34">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7092CA1F" w14:textId="77777777" w:rsidR="003811C6" w:rsidRPr="0009511C" w:rsidRDefault="003811C6" w:rsidP="00F35F34">
            <w:pPr>
              <w:spacing w:before="0" w:beforeAutospacing="0" w:after="0" w:afterAutospacing="0" w:line="240" w:lineRule="auto"/>
              <w:ind w:left="50" w:right="78"/>
              <w:rPr>
                <w:rFonts w:ascii="David" w:eastAsia="Calibri" w:hAnsi="David" w:cs="David"/>
                <w:b/>
                <w:sz w:val="24"/>
                <w:szCs w:val="24"/>
                <w:rtl/>
                <w:lang w:eastAsia="he-IL"/>
              </w:rPr>
            </w:pPr>
          </w:p>
          <w:p w14:paraId="4A60EA3E" w14:textId="77777777" w:rsidR="003811C6" w:rsidRPr="0009511C" w:rsidRDefault="003811C6" w:rsidP="00F35F3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0307246B" w14:textId="77777777" w:rsidR="003811C6" w:rsidRPr="0009511C" w:rsidRDefault="003811C6" w:rsidP="00F35F34">
            <w:pPr>
              <w:spacing w:before="0" w:beforeAutospacing="0" w:after="0" w:afterAutospacing="0" w:line="240" w:lineRule="auto"/>
              <w:ind w:left="50" w:right="78"/>
              <w:rPr>
                <w:rFonts w:ascii="David" w:eastAsia="Calibri" w:hAnsi="David" w:cs="David"/>
                <w:b/>
                <w:sz w:val="24"/>
                <w:szCs w:val="24"/>
                <w:rtl/>
                <w:lang w:eastAsia="he-IL"/>
              </w:rPr>
            </w:pPr>
          </w:p>
        </w:tc>
      </w:tr>
      <w:tr w:rsidR="003811C6" w:rsidRPr="0009511C" w14:paraId="3527D365" w14:textId="77777777" w:rsidTr="00F35F34">
        <w:trPr>
          <w:trHeight w:val="571"/>
        </w:trPr>
        <w:tc>
          <w:tcPr>
            <w:tcW w:w="4068" w:type="dxa"/>
            <w:tcBorders>
              <w:top w:val="single" w:sz="4" w:space="0" w:color="auto"/>
              <w:left w:val="single" w:sz="4" w:space="0" w:color="auto"/>
              <w:bottom w:val="single" w:sz="4" w:space="0" w:color="auto"/>
              <w:right w:val="single" w:sz="4" w:space="0" w:color="auto"/>
            </w:tcBorders>
            <w:hideMark/>
          </w:tcPr>
          <w:p w14:paraId="3B0093BD"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20309526"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02D6A455"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F6AF5F7" w14:textId="77777777" w:rsidR="003811C6" w:rsidRPr="0009511C" w:rsidRDefault="003811C6" w:rsidP="00F35F34">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56B0190" w14:textId="77777777" w:rsidR="003811C6" w:rsidRPr="0009511C" w:rsidRDefault="003811C6" w:rsidP="00F35F34">
            <w:pPr>
              <w:spacing w:before="0" w:beforeAutospacing="0" w:after="0" w:afterAutospacing="0" w:line="256" w:lineRule="auto"/>
              <w:rPr>
                <w:rFonts w:ascii="David" w:eastAsia="Calibri" w:hAnsi="David" w:cs="David"/>
                <w:b/>
                <w:sz w:val="24"/>
                <w:szCs w:val="24"/>
                <w:lang w:eastAsia="he-IL"/>
              </w:rPr>
            </w:pPr>
          </w:p>
        </w:tc>
      </w:tr>
      <w:tr w:rsidR="003811C6" w:rsidRPr="0009511C" w14:paraId="33F3200C" w14:textId="77777777" w:rsidTr="00F35F34">
        <w:trPr>
          <w:trHeight w:val="391"/>
        </w:trPr>
        <w:tc>
          <w:tcPr>
            <w:tcW w:w="4068" w:type="dxa"/>
            <w:tcBorders>
              <w:top w:val="single" w:sz="4" w:space="0" w:color="auto"/>
              <w:left w:val="single" w:sz="4" w:space="0" w:color="auto"/>
              <w:bottom w:val="single" w:sz="4" w:space="0" w:color="auto"/>
              <w:right w:val="single" w:sz="4" w:space="0" w:color="auto"/>
            </w:tcBorders>
            <w:hideMark/>
          </w:tcPr>
          <w:p w14:paraId="53E59A9D"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2A695978"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269A21AB" w14:textId="77777777" w:rsidR="003811C6" w:rsidRPr="0009511C" w:rsidRDefault="003811C6" w:rsidP="00F35F34">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20A6522" w14:textId="77777777" w:rsidR="003811C6" w:rsidRPr="0009511C" w:rsidRDefault="003811C6" w:rsidP="00F35F34">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3D66BD1" w14:textId="77777777" w:rsidR="003811C6" w:rsidRPr="0009511C" w:rsidRDefault="003811C6" w:rsidP="00F35F34">
            <w:pPr>
              <w:spacing w:before="0" w:beforeAutospacing="0" w:after="0" w:afterAutospacing="0" w:line="256" w:lineRule="auto"/>
              <w:rPr>
                <w:rFonts w:ascii="David" w:eastAsia="Calibri" w:hAnsi="David" w:cs="David"/>
                <w:b/>
                <w:sz w:val="24"/>
                <w:szCs w:val="24"/>
                <w:lang w:eastAsia="he-IL"/>
              </w:rPr>
            </w:pPr>
          </w:p>
        </w:tc>
      </w:tr>
    </w:tbl>
    <w:p w14:paraId="11214527" w14:textId="77777777" w:rsidR="003811C6" w:rsidRPr="0009511C" w:rsidRDefault="003811C6" w:rsidP="003811C6">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3811C6" w:rsidRPr="0009511C" w14:paraId="30FB8773" w14:textId="77777777" w:rsidTr="00F35F34">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4466A603"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3811C6" w:rsidRPr="0009511C" w14:paraId="43232B00" w14:textId="77777777" w:rsidTr="00F35F34">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3C880FC2"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4AD15C2B"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p>
          <w:p w14:paraId="5CC9BD87"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278D110"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FF937AB"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6D96155"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C77B4EC"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7764A0AA"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A749F47"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170F5B02"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3811C6" w:rsidRPr="0009511C" w14:paraId="610BD550" w14:textId="77777777" w:rsidTr="00F35F34">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37357F95" w14:textId="77777777" w:rsidR="003811C6" w:rsidRPr="0009511C" w:rsidRDefault="003811C6" w:rsidP="00F35F34">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1A6C5624" w14:textId="77777777" w:rsidR="003811C6" w:rsidRPr="0009511C" w:rsidRDefault="003811C6" w:rsidP="00F35F34">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493162D8" w14:textId="77777777" w:rsidR="003811C6" w:rsidRPr="0009511C" w:rsidRDefault="003811C6" w:rsidP="00F35F34">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06A9C20D" w14:textId="77777777" w:rsidR="003811C6" w:rsidRPr="0009511C" w:rsidRDefault="003811C6" w:rsidP="00F35F34">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39862E6F" w14:textId="77777777" w:rsidR="003811C6" w:rsidRPr="0009511C" w:rsidRDefault="003811C6" w:rsidP="00F35F34">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6BB03DA0"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63391324"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1FA03B33" w14:textId="77777777" w:rsidR="003811C6" w:rsidRPr="0009511C" w:rsidRDefault="003811C6" w:rsidP="00F35F34">
            <w:pPr>
              <w:spacing w:before="0" w:beforeAutospacing="0" w:after="0" w:afterAutospacing="0" w:line="256" w:lineRule="auto"/>
              <w:rPr>
                <w:rFonts w:ascii="David" w:eastAsia="Calibri" w:hAnsi="David" w:cs="David"/>
                <w:sz w:val="24"/>
                <w:szCs w:val="24"/>
                <w:lang w:eastAsia="he-IL"/>
              </w:rPr>
            </w:pPr>
          </w:p>
        </w:tc>
      </w:tr>
      <w:tr w:rsidR="003811C6" w:rsidRPr="0009511C" w14:paraId="6447BDAD" w14:textId="77777777" w:rsidTr="00F35F34">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1E034A56"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7F478AC6"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76A3BD58"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02A3DD12"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6364B801"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29F3EE9C"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0E15A4E6"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6F63D74E" w14:textId="77777777" w:rsidR="003811C6" w:rsidRPr="0009511C" w:rsidRDefault="003811C6" w:rsidP="00F35F34">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3811C6" w:rsidRPr="0009511C" w14:paraId="75BDF19B" w14:textId="77777777" w:rsidTr="00F35F34">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2F4476E2"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70917831"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17BCE391"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4472FD94"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0A76F0AF"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0FFC1BDB"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55C54F76"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0D8656D5" w14:textId="77777777" w:rsidR="003811C6" w:rsidRPr="0009511C" w:rsidRDefault="003811C6" w:rsidP="00F35F34">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3811C6" w:rsidRPr="0009511C" w14:paraId="63822038" w14:textId="77777777" w:rsidTr="00F35F34">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12EACB69"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548A379C" w14:textId="77777777" w:rsidR="003811C6" w:rsidRPr="0009511C" w:rsidRDefault="003811C6" w:rsidP="00F35F34">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55844BEA" w14:textId="77777777" w:rsidR="003811C6" w:rsidRPr="0009511C" w:rsidRDefault="003811C6" w:rsidP="00F35F34">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4F612D98" w14:textId="77777777" w:rsidR="003811C6" w:rsidRPr="0009511C" w:rsidRDefault="003811C6" w:rsidP="00F35F34">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5E1EF509" w14:textId="77777777" w:rsidR="003811C6" w:rsidRPr="0009511C" w:rsidRDefault="003811C6" w:rsidP="00F35F34">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64AB4BC9" w14:textId="77777777" w:rsidR="003811C6" w:rsidRPr="0009511C" w:rsidRDefault="003811C6" w:rsidP="00F35F34">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1A873EFB" w14:textId="77777777" w:rsidR="003811C6" w:rsidRPr="0009511C" w:rsidRDefault="003811C6" w:rsidP="00F35F3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5187D84F" w14:textId="77777777" w:rsidR="003811C6" w:rsidRPr="0009511C" w:rsidRDefault="003811C6" w:rsidP="00F35F34">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121AF62A" w14:textId="77777777" w:rsidR="003811C6" w:rsidRPr="0009511C" w:rsidRDefault="003811C6" w:rsidP="003811C6">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811C6" w:rsidRPr="0009511C" w14:paraId="6B0B0FC9" w14:textId="77777777" w:rsidTr="00F35F34">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2F62595D" w14:textId="77777777" w:rsidR="003811C6" w:rsidRPr="0009511C" w:rsidRDefault="003811C6" w:rsidP="00F35F3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3811C6" w:rsidRPr="0009511C" w14:paraId="4615D226" w14:textId="77777777" w:rsidTr="00F35F34">
        <w:trPr>
          <w:trHeight w:val="798"/>
        </w:trPr>
        <w:tc>
          <w:tcPr>
            <w:tcW w:w="11530" w:type="dxa"/>
            <w:tcBorders>
              <w:top w:val="single" w:sz="4" w:space="0" w:color="auto"/>
              <w:left w:val="single" w:sz="4" w:space="0" w:color="auto"/>
              <w:bottom w:val="single" w:sz="4" w:space="0" w:color="auto"/>
              <w:right w:val="single" w:sz="4" w:space="0" w:color="auto"/>
            </w:tcBorders>
            <w:hideMark/>
          </w:tcPr>
          <w:p w14:paraId="22698B68" w14:textId="77777777" w:rsidR="003811C6" w:rsidRPr="0009511C" w:rsidRDefault="003811C6" w:rsidP="00F35F3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4E2BCC94" w14:textId="77777777" w:rsidR="003811C6" w:rsidRPr="0009511C" w:rsidRDefault="003811C6" w:rsidP="003811C6">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811C6" w:rsidRPr="0009511C" w14:paraId="12CD0FA8" w14:textId="77777777" w:rsidTr="00F35F34">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01541C44" w14:textId="77777777" w:rsidR="003811C6" w:rsidRPr="0009511C" w:rsidRDefault="003811C6" w:rsidP="00F35F34">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3811C6" w:rsidRPr="0009511C" w14:paraId="722D5D41" w14:textId="77777777" w:rsidTr="00F35F34">
        <w:trPr>
          <w:trHeight w:val="598"/>
        </w:trPr>
        <w:tc>
          <w:tcPr>
            <w:tcW w:w="11530" w:type="dxa"/>
            <w:tcBorders>
              <w:top w:val="single" w:sz="4" w:space="0" w:color="auto"/>
              <w:left w:val="single" w:sz="4" w:space="0" w:color="auto"/>
              <w:bottom w:val="single" w:sz="4" w:space="0" w:color="auto"/>
              <w:right w:val="single" w:sz="4" w:space="0" w:color="auto"/>
            </w:tcBorders>
            <w:hideMark/>
          </w:tcPr>
          <w:p w14:paraId="5FDE674A" w14:textId="77777777" w:rsidR="003811C6" w:rsidRPr="0009511C" w:rsidRDefault="003811C6" w:rsidP="00F35F3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515F8731" w14:textId="77777777" w:rsidR="005824B9" w:rsidRDefault="005824B9" w:rsidP="003811C6">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5824B9" w:rsidRPr="0009511C" w14:paraId="12ACC56E" w14:textId="77777777" w:rsidTr="00F35F34">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58D230F3" w14:textId="77777777" w:rsidR="005824B9" w:rsidRPr="0009511C" w:rsidRDefault="005824B9" w:rsidP="00F35F3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5824B9" w:rsidRPr="0009511C" w14:paraId="7A53AB2B" w14:textId="77777777" w:rsidTr="00F35F34">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091EB6B3" w14:textId="77777777" w:rsidR="005824B9" w:rsidRPr="0009511C" w:rsidRDefault="005824B9" w:rsidP="00F35F34">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76DA8F06" w14:textId="77777777" w:rsidR="005824B9" w:rsidRDefault="005824B9" w:rsidP="003811C6">
      <w:pPr>
        <w:spacing w:before="0" w:beforeAutospacing="0" w:after="200" w:afterAutospacing="0" w:line="276" w:lineRule="auto"/>
        <w:rPr>
          <w:rFonts w:ascii="David" w:eastAsia="Calibri" w:hAnsi="David" w:cs="David"/>
          <w:b/>
          <w:bCs/>
          <w:sz w:val="24"/>
          <w:szCs w:val="24"/>
          <w:u w:val="single"/>
          <w:rtl/>
          <w:lang w:eastAsia="he-IL"/>
        </w:rPr>
      </w:pPr>
    </w:p>
    <w:p w14:paraId="39ADC381" w14:textId="77777777" w:rsidR="003811C6" w:rsidRPr="0009511C" w:rsidRDefault="003811C6" w:rsidP="003811C6">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5A31FC1C" w14:textId="77777777" w:rsidR="00C12F17" w:rsidRPr="00BD794C" w:rsidRDefault="00C12F17" w:rsidP="00C12F17">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4AA1AC9E" w14:textId="77777777" w:rsidR="00C12F17" w:rsidRPr="00B27B4C" w:rsidRDefault="00C12F17" w:rsidP="00C12F17">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3767F933" w14:textId="77777777" w:rsidR="00C12F17" w:rsidRPr="00B27B4C" w:rsidRDefault="00C12F17" w:rsidP="00C12F17">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ACFDE2A"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38AB36C"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B11F89E"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B7BC30D"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5F6BB17"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5743473"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60D0A7B"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3D57B6F9"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9134153"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2BE0950" w14:textId="77777777" w:rsidR="003811C6" w:rsidRDefault="003811C6" w:rsidP="00C140D3">
      <w:pPr>
        <w:spacing w:before="0" w:beforeAutospacing="0" w:after="0" w:afterAutospacing="0" w:line="360" w:lineRule="auto"/>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6F77F4B6" w14:textId="77777777" w:rsidR="00C140D3" w:rsidRPr="00C140D3" w:rsidRDefault="00C140D3" w:rsidP="00C140D3">
      <w:pPr>
        <w:spacing w:before="0" w:beforeAutospacing="0" w:after="0" w:afterAutospacing="0" w:line="360" w:lineRule="auto"/>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נספח "ח"</w:t>
      </w:r>
    </w:p>
    <w:p w14:paraId="67F3E23A"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רשימת התכניות והמסמכים שעל היועץ להנפיק</w:t>
      </w:r>
    </w:p>
    <w:p w14:paraId="123AAB82"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6FD244EF" w14:textId="77777777" w:rsidR="00C140D3" w:rsidRPr="00C140D3" w:rsidRDefault="00C140D3" w:rsidP="00C140D3">
      <w:pPr>
        <w:spacing w:before="0" w:beforeAutospacing="0" w:after="0" w:afterAutospacing="0" w:line="360" w:lineRule="auto"/>
        <w:ind w:left="559" w:hanging="425"/>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1.</w:t>
      </w:r>
      <w:r w:rsidRPr="00C140D3">
        <w:rPr>
          <w:rFonts w:ascii="Times New Roman" w:eastAsia="Times New Roman" w:hAnsi="Times New Roman" w:cs="David"/>
          <w:sz w:val="24"/>
          <w:szCs w:val="24"/>
          <w:rtl/>
        </w:rPr>
        <w:tab/>
        <w:t>מפרט טכני מיוחד.</w:t>
      </w:r>
    </w:p>
    <w:p w14:paraId="70AB7331" w14:textId="77777777" w:rsidR="00C140D3" w:rsidRPr="00C140D3" w:rsidRDefault="00C140D3" w:rsidP="00C140D3">
      <w:pPr>
        <w:spacing w:before="0" w:beforeAutospacing="0" w:after="0" w:afterAutospacing="0" w:line="360" w:lineRule="auto"/>
        <w:ind w:left="559" w:hanging="425"/>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2.</w:t>
      </w:r>
      <w:r w:rsidRPr="00C140D3">
        <w:rPr>
          <w:rFonts w:ascii="Times New Roman" w:eastAsia="Times New Roman" w:hAnsi="Times New Roman" w:cs="David"/>
          <w:sz w:val="24"/>
          <w:szCs w:val="24"/>
          <w:rtl/>
        </w:rPr>
        <w:tab/>
        <w:t>פרטי ב</w:t>
      </w:r>
      <w:r w:rsidRPr="00C140D3">
        <w:rPr>
          <w:rFonts w:ascii="Times New Roman" w:eastAsia="Times New Roman" w:hAnsi="Times New Roman" w:cs="David" w:hint="cs"/>
          <w:sz w:val="24"/>
          <w:szCs w:val="24"/>
          <w:rtl/>
        </w:rPr>
        <w:t>י</w:t>
      </w:r>
      <w:r w:rsidRPr="00C140D3">
        <w:rPr>
          <w:rFonts w:ascii="Times New Roman" w:eastAsia="Times New Roman" w:hAnsi="Times New Roman" w:cs="David"/>
          <w:sz w:val="24"/>
          <w:szCs w:val="24"/>
          <w:rtl/>
        </w:rPr>
        <w:t xml:space="preserve">צוע </w:t>
      </w:r>
      <w:r w:rsidRPr="00C140D3">
        <w:rPr>
          <w:rFonts w:ascii="Times New Roman" w:eastAsia="Times New Roman" w:hAnsi="Times New Roman" w:cs="David" w:hint="cs"/>
          <w:sz w:val="24"/>
          <w:szCs w:val="24"/>
          <w:rtl/>
        </w:rPr>
        <w:t xml:space="preserve">מפורטים </w:t>
      </w:r>
      <w:r w:rsidRPr="00C140D3">
        <w:rPr>
          <w:rFonts w:ascii="Times New Roman" w:eastAsia="Times New Roman" w:hAnsi="Times New Roman" w:cs="David"/>
          <w:sz w:val="24"/>
          <w:szCs w:val="24"/>
          <w:rtl/>
        </w:rPr>
        <w:t>עקרוניים.</w:t>
      </w:r>
    </w:p>
    <w:p w14:paraId="7C6F0E11" w14:textId="77777777" w:rsidR="00C140D3" w:rsidRPr="00C140D3" w:rsidRDefault="00C140D3" w:rsidP="00C140D3">
      <w:pPr>
        <w:spacing w:before="0" w:beforeAutospacing="0" w:after="0" w:afterAutospacing="0" w:line="360" w:lineRule="auto"/>
        <w:ind w:left="559" w:hanging="425"/>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3.</w:t>
      </w:r>
      <w:r w:rsidRPr="00C140D3">
        <w:rPr>
          <w:rFonts w:ascii="Times New Roman" w:eastAsia="Times New Roman" w:hAnsi="Times New Roman" w:cs="David" w:hint="cs"/>
          <w:sz w:val="24"/>
          <w:szCs w:val="24"/>
          <w:rtl/>
        </w:rPr>
        <w:tab/>
        <w:t>רשימות אלומיניום מלאות.</w:t>
      </w:r>
    </w:p>
    <w:p w14:paraId="4B7B9856" w14:textId="77777777" w:rsidR="00C140D3" w:rsidRPr="00C140D3" w:rsidRDefault="00C140D3" w:rsidP="00C12F17">
      <w:pPr>
        <w:spacing w:before="0" w:beforeAutospacing="0" w:after="0" w:afterAutospacing="0" w:line="360" w:lineRule="auto"/>
        <w:ind w:left="559" w:hanging="425"/>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4</w:t>
      </w:r>
      <w:r w:rsidR="00045A8C">
        <w:rPr>
          <w:rFonts w:ascii="Times New Roman" w:eastAsia="Times New Roman" w:hAnsi="Times New Roman" w:cs="David"/>
          <w:sz w:val="24"/>
          <w:szCs w:val="24"/>
          <w:rtl/>
        </w:rPr>
        <w:t>.</w:t>
      </w:r>
      <w:r w:rsidR="00045A8C">
        <w:rPr>
          <w:rFonts w:ascii="Times New Roman" w:eastAsia="Times New Roman" w:hAnsi="Times New Roman" w:cs="David"/>
          <w:sz w:val="24"/>
          <w:szCs w:val="24"/>
          <w:rtl/>
        </w:rPr>
        <w:tab/>
        <w:t>כל ת</w:t>
      </w:r>
      <w:r w:rsidRPr="00C140D3">
        <w:rPr>
          <w:rFonts w:ascii="Times New Roman" w:eastAsia="Times New Roman" w:hAnsi="Times New Roman" w:cs="David"/>
          <w:sz w:val="24"/>
          <w:szCs w:val="24"/>
          <w:rtl/>
        </w:rPr>
        <w:t>כניות הביצוע המתחייבות מכל תקן ודין לרבות אך לא רק מחלקיו השונים של ת"י 1547 – "תכניות ביצוע לבניינים ולעבודות פיתוח סביבתי".</w:t>
      </w:r>
    </w:p>
    <w:p w14:paraId="5F900650" w14:textId="77777777" w:rsidR="00C140D3" w:rsidRPr="00C140D3" w:rsidRDefault="00C140D3" w:rsidP="00C140D3">
      <w:pPr>
        <w:spacing w:before="0" w:beforeAutospacing="0" w:after="0" w:afterAutospacing="0" w:line="360" w:lineRule="auto"/>
        <w:ind w:left="-52"/>
        <w:jc w:val="both"/>
        <w:rPr>
          <w:rFonts w:ascii="Times New Roman" w:eastAsia="Times New Roman" w:hAnsi="Times New Roman" w:cs="David"/>
          <w:sz w:val="24"/>
          <w:szCs w:val="24"/>
          <w:rtl/>
        </w:rPr>
      </w:pPr>
    </w:p>
    <w:p w14:paraId="334F1A8F" w14:textId="77777777" w:rsidR="00C140D3" w:rsidRPr="00C140D3" w:rsidRDefault="00C140D3" w:rsidP="00C140D3">
      <w:pPr>
        <w:spacing w:before="0" w:beforeAutospacing="0" w:after="0" w:afterAutospacing="0" w:line="360" w:lineRule="auto"/>
        <w:ind w:left="559"/>
        <w:jc w:val="both"/>
        <w:rPr>
          <w:rFonts w:ascii="Times New Roman" w:eastAsia="Times New Roman" w:hAnsi="Times New Roman" w:cs="David"/>
          <w:sz w:val="24"/>
          <w:szCs w:val="24"/>
        </w:rPr>
      </w:pPr>
      <w:r w:rsidRPr="00C140D3">
        <w:rPr>
          <w:rFonts w:ascii="Times New Roman" w:eastAsia="Times New Roman" w:hAnsi="Times New Roman" w:cs="David"/>
          <w:sz w:val="24"/>
          <w:szCs w:val="24"/>
          <w:rtl/>
        </w:rPr>
        <w:t>כל המסמכים והתוכניות יערכו בשפה העברית.</w:t>
      </w:r>
    </w:p>
    <w:p w14:paraId="7CBA9E36"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br w:type="page"/>
      </w:r>
    </w:p>
    <w:p w14:paraId="1E547BA6" w14:textId="77777777" w:rsidR="00C12F17" w:rsidRPr="00B27B4C" w:rsidRDefault="00C12F17" w:rsidP="00C12F17">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2A1856DD" w14:textId="77777777" w:rsidR="00C12F17" w:rsidRPr="00B27B4C"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02C921AC" w14:textId="77777777" w:rsidR="00C12F17" w:rsidRPr="00B27B4C"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791D7E9A"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B8EBFD9"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E62D9F3"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1500B55" w14:textId="77777777" w:rsidR="00C12F17" w:rsidRPr="00B27B4C"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16CF7D5E" w14:textId="20B31B17" w:rsidR="00C12F17" w:rsidRDefault="002A7569" w:rsidP="00C12F17">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4EB2D17AD2EA48D0B7BD7BC9A0BCCA3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A41820">
            <w:rPr>
              <w:rFonts w:ascii="Times New Roman" w:eastAsia="Times New Roman" w:hAnsi="Times New Roman" w:cs="David" w:hint="cs"/>
              <w:color w:val="008000"/>
              <w:sz w:val="24"/>
              <w:szCs w:val="24"/>
              <w:rtl/>
              <w:lang w:eastAsia="he-IL"/>
            </w:rPr>
            <w:br/>
            <w:t>א.מ.ד.ס מחיר למשתכן</w:t>
          </w:r>
          <w:r w:rsidR="00A41820">
            <w:rPr>
              <w:rFonts w:ascii="Times New Roman" w:eastAsia="Times New Roman" w:hAnsi="Times New Roman" w:cs="David" w:hint="cs"/>
              <w:color w:val="008000"/>
              <w:sz w:val="24"/>
              <w:szCs w:val="24"/>
              <w:rtl/>
              <w:lang w:eastAsia="he-IL"/>
            </w:rPr>
            <w:br/>
            <w:t>יהונתן נתניהו 1ג', אור יהודה</w:t>
          </w:r>
          <w:r w:rsidR="00A41820">
            <w:rPr>
              <w:rFonts w:ascii="Times New Roman" w:eastAsia="Times New Roman" w:hAnsi="Times New Roman" w:cs="David" w:hint="cs"/>
              <w:color w:val="008000"/>
              <w:sz w:val="24"/>
              <w:szCs w:val="24"/>
              <w:rtl/>
              <w:lang w:eastAsia="he-IL"/>
            </w:rPr>
            <w:br/>
            <w:t>ש.ר 540274883</w:t>
          </w:r>
          <w:r w:rsidR="00A41820">
            <w:rPr>
              <w:rFonts w:ascii="Times New Roman" w:eastAsia="Times New Roman" w:hAnsi="Times New Roman" w:cs="David" w:hint="cs"/>
              <w:color w:val="008000"/>
              <w:sz w:val="24"/>
              <w:szCs w:val="24"/>
              <w:rtl/>
              <w:lang w:eastAsia="he-IL"/>
            </w:rPr>
            <w:br/>
          </w:r>
        </w:sdtContent>
      </w:sdt>
      <w:r w:rsidR="00C12F17" w:rsidRPr="00B27B4C">
        <w:rPr>
          <w:rFonts w:ascii="Times New Roman" w:eastAsia="Times New Roman" w:hAnsi="Times New Roman" w:cs="David" w:hint="cs"/>
          <w:color w:val="008000"/>
          <w:sz w:val="24"/>
          <w:szCs w:val="24"/>
          <w:rtl/>
          <w:lang w:eastAsia="he-IL"/>
        </w:rPr>
        <w:br/>
      </w:r>
    </w:p>
    <w:p w14:paraId="31094F8C" w14:textId="77777777" w:rsidR="00C12F17" w:rsidRPr="00B27B4C" w:rsidRDefault="00C12F17" w:rsidP="00C12F17">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4D3D83E0" w14:textId="77777777" w:rsidR="00C12F17" w:rsidRPr="00B27B4C"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BF9164B" w14:textId="77777777" w:rsidR="00C12F17" w:rsidRPr="00B27B4C"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DD926FF" w14:textId="77777777" w:rsidR="00C12F17" w:rsidRPr="00B27B4C"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EB9BFC0" w14:textId="77777777" w:rsidR="00C12F17" w:rsidRPr="00B27B4C"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6FE3504" w14:textId="457471DA" w:rsidR="00C12F17" w:rsidRPr="00B27B4C" w:rsidRDefault="00C12F17" w:rsidP="00C12F17">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510F42E9600744229A5A2C2DB561098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F35F34">
            <w:rPr>
              <w:rFonts w:ascii="Times New Roman" w:eastAsia="Times New Roman" w:hAnsi="Times New Roman" w:cs="David" w:hint="cs"/>
              <w:color w:val="008000"/>
              <w:sz w:val="24"/>
              <w:szCs w:val="24"/>
              <w:rtl/>
              <w:lang w:eastAsia="he-IL"/>
            </w:rPr>
            <w:t>א.מ.ג תכנון יעוץ וניהול בע"מ</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2DC3D9B5C22E443EB6CAB3E5AB7806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D36402">
            <w:rPr>
              <w:rFonts w:ascii="Times New Roman" w:eastAsia="Times New Roman" w:hAnsi="Times New Roman" w:cs="David" w:hint="cs"/>
              <w:color w:val="008000"/>
              <w:sz w:val="24"/>
              <w:szCs w:val="24"/>
              <w:rtl/>
              <w:lang w:eastAsia="he-IL"/>
            </w:rPr>
            <w:t>נרקיסים</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244549A30D014532B8F669E4FF725BC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00F35F34">
            <w:rPr>
              <w:rFonts w:ascii="Times New Roman" w:eastAsia="Times New Roman" w:hAnsi="Times New Roman" w:cs="David" w:hint="cs"/>
              <w:color w:val="008000"/>
              <w:sz w:val="24"/>
              <w:szCs w:val="24"/>
              <w:rtl/>
            </w:rPr>
            <w:t xml:space="preserve">הקמת 554 יח''ד בראשון לציון </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5144B57E" w14:textId="77777777" w:rsidR="00C12F17" w:rsidRPr="00B27B4C"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53F370D9"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D3D1903"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BF55C4F"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EE322D5"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ABC2105" w14:textId="77777777" w:rsidR="00C12F17" w:rsidRDefault="00C12F17" w:rsidP="00C12F17">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0E4B75EA" w14:textId="77777777" w:rsidR="00C12F17" w:rsidRDefault="00C12F17" w:rsidP="00C12F17">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FF75537" w14:textId="77777777" w:rsidR="00C12F17" w:rsidRDefault="00C12F17" w:rsidP="00C12F17">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E8D1C8F" w14:textId="77777777" w:rsidR="00C12F17" w:rsidRPr="00B27B4C" w:rsidRDefault="00C12F17" w:rsidP="00C12F17">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168D8446" w14:textId="77777777" w:rsidR="00C12F17" w:rsidRPr="00B27B4C" w:rsidRDefault="002A7569" w:rsidP="00C12F17">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0"/>
            <w:szCs w:val="24"/>
            <w:u w:val="single"/>
            <w:rtl/>
            <w:lang w:eastAsia="he-IL"/>
          </w:rPr>
          <w:alias w:val="שם ספק"/>
          <w:tag w:val="cntSupllierName"/>
          <w:id w:val="1534766573"/>
          <w:placeholder>
            <w:docPart w:val="964516F3FAD54446A91EE8C96927D93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F35F34">
            <w:rPr>
              <w:rFonts w:ascii="Times New Roman" w:eastAsia="Times New Roman" w:hAnsi="Times New Roman" w:cs="David" w:hint="cs"/>
              <w:color w:val="00B0F0"/>
              <w:sz w:val="20"/>
              <w:szCs w:val="24"/>
              <w:u w:val="single"/>
              <w:rtl/>
              <w:lang w:eastAsia="he-IL"/>
            </w:rPr>
            <w:t>א.מ.ג תכנון יעוץ וניהול בע"מ</w:t>
          </w:r>
        </w:sdtContent>
      </w:sdt>
    </w:p>
    <w:p w14:paraId="4E18419A" w14:textId="77777777" w:rsidR="00C12F17" w:rsidRPr="00B27B4C"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1399986D" w14:textId="77777777" w:rsidR="00C12F17" w:rsidRPr="00B27B4C"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06793B28" w14:textId="77777777" w:rsidR="00C12F17" w:rsidRPr="00B27B4C"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t xml:space="preserve">נספח "י" </w:t>
      </w:r>
    </w:p>
    <w:p w14:paraId="73DF31CA" w14:textId="77777777" w:rsidR="00C12F17" w:rsidRPr="00B27B4C"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5485FE6E" w14:textId="77777777" w:rsidR="00C12F17" w:rsidRPr="00B27B4C" w:rsidRDefault="00C12F17" w:rsidP="00C12F17">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337E991B" w14:textId="77777777" w:rsidR="00C12F17" w:rsidRPr="00B27B4C" w:rsidRDefault="00C12F17" w:rsidP="00C12F17">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1AC45DCE" w14:textId="7B7E08B3"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D7FB006689C743A49C0BEDB34DBC05C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A41820">
            <w:rPr>
              <w:rFonts w:ascii="Times New Roman" w:eastAsia="Times New Roman" w:hAnsi="Times New Roman" w:cs="David" w:hint="cs"/>
              <w:color w:val="008000"/>
              <w:sz w:val="24"/>
              <w:szCs w:val="24"/>
              <w:rtl/>
              <w:lang w:eastAsia="he-IL"/>
            </w:rPr>
            <w:br/>
            <w:t>א.מ.ד.ס מחיר למשתכן</w:t>
          </w:r>
          <w:r w:rsidR="00A41820">
            <w:rPr>
              <w:rFonts w:ascii="Times New Roman" w:eastAsia="Times New Roman" w:hAnsi="Times New Roman" w:cs="David" w:hint="cs"/>
              <w:color w:val="008000"/>
              <w:sz w:val="24"/>
              <w:szCs w:val="24"/>
              <w:rtl/>
              <w:lang w:eastAsia="he-IL"/>
            </w:rPr>
            <w:br/>
            <w:t>יהונתן נתניהו 1ג', אור יהודה</w:t>
          </w:r>
          <w:r w:rsidR="00A41820">
            <w:rPr>
              <w:rFonts w:ascii="Times New Roman" w:eastAsia="Times New Roman" w:hAnsi="Times New Roman" w:cs="David" w:hint="cs"/>
              <w:color w:val="008000"/>
              <w:sz w:val="24"/>
              <w:szCs w:val="24"/>
              <w:rtl/>
              <w:lang w:eastAsia="he-IL"/>
            </w:rPr>
            <w:br/>
            <w:t>ש.ר 540274883</w:t>
          </w:r>
          <w:r w:rsidR="00A41820">
            <w:rPr>
              <w:rFonts w:ascii="Times New Roman" w:eastAsia="Times New Roman" w:hAnsi="Times New Roman" w:cs="David" w:hint="cs"/>
              <w:color w:val="008000"/>
              <w:sz w:val="24"/>
              <w:szCs w:val="24"/>
              <w:rtl/>
              <w:lang w:eastAsia="he-IL"/>
            </w:rPr>
            <w:br/>
          </w:r>
        </w:sdtContent>
      </w:sdt>
    </w:p>
    <w:p w14:paraId="7A4F55C4"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09A274E"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44E2B2C7"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7F15528" w14:textId="35E0CD20"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7BAAEF2005F648E2AC02A5AE7E3252F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D36402">
            <w:rPr>
              <w:rFonts w:ascii="Times New Roman" w:eastAsia="Times New Roman" w:hAnsi="Times New Roman" w:cs="David" w:hint="cs"/>
              <w:color w:val="008000"/>
              <w:sz w:val="24"/>
              <w:szCs w:val="24"/>
              <w:rtl/>
              <w:lang w:eastAsia="he-IL"/>
            </w:rPr>
            <w:t>נרקיסים</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F1B2927F0C9F4032BE64C11CC4758E7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PlaceholderText"/>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105CC9B5"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52B2E6FD"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45467A1"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25185EA9"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32F444B3"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FFC4F8E"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6D84F431"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098F470"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26E63140"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7FC1F71"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E4F1EEC"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4C621AA7"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AA5471E"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61A62A8E" w14:textId="77777777" w:rsidR="00C12F17" w:rsidRPr="00B27B4C" w:rsidRDefault="00C12F17" w:rsidP="00C12F17">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3EBB6F90" w14:textId="77777777" w:rsidR="00C12F17" w:rsidRDefault="00C12F17" w:rsidP="00C12F17">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37B3C952" w14:textId="77777777" w:rsidR="00C12F17" w:rsidRDefault="00C12F17" w:rsidP="00C12F17">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073F18BF" w14:textId="77777777" w:rsidR="00C12F17" w:rsidRPr="009130F0" w:rsidRDefault="00C12F17" w:rsidP="00C12F17">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1AA51594" w14:textId="77777777" w:rsidR="00C12F17" w:rsidRPr="009130F0" w:rsidRDefault="00C12F17" w:rsidP="00C12F17">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504310586"/>
          <w:placeholder>
            <w:docPart w:val="4A016B99E4B54BCBAA1BA668EEDC2A3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F35F34">
            <w:rPr>
              <w:rFonts w:ascii="Times New Roman" w:eastAsia="Times New Roman" w:hAnsi="Times New Roman" w:cs="David" w:hint="cs"/>
              <w:color w:val="00B0F0"/>
              <w:sz w:val="20"/>
              <w:szCs w:val="24"/>
              <w:u w:val="single"/>
              <w:rtl/>
              <w:lang w:eastAsia="he-IL"/>
            </w:rPr>
            <w:t>א.מ.ג תכנון יעוץ וניהול בע"מ</w:t>
          </w:r>
        </w:sdtContent>
      </w:sdt>
    </w:p>
    <w:p w14:paraId="4A399F77"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FA763C3"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3AAE6E9" w14:textId="77777777" w:rsidR="00C12F17" w:rsidRDefault="00C12F17" w:rsidP="00C12F17">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E6965E3"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2C76AF60"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6032BDBB" w14:textId="77777777" w:rsidR="00C12F17" w:rsidRPr="00B27B4C" w:rsidRDefault="00C12F17" w:rsidP="00C12F17">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15A59032" w14:textId="77777777" w:rsidR="00C12F17" w:rsidRPr="00B27B4C" w:rsidRDefault="00C12F17" w:rsidP="00C12F17">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0B9978CD" w14:textId="77777777" w:rsidR="00C12F17" w:rsidRPr="00B27B4C" w:rsidRDefault="00C12F17" w:rsidP="00C12F17">
      <w:pPr>
        <w:widowControl w:val="0"/>
        <w:spacing w:before="0" w:beforeAutospacing="0" w:after="0" w:afterAutospacing="0" w:line="240" w:lineRule="auto"/>
        <w:rPr>
          <w:rFonts w:ascii="Times New Roman" w:eastAsia="Times New Roman" w:hAnsi="Times New Roman" w:cs="David"/>
          <w:sz w:val="20"/>
          <w:szCs w:val="20"/>
          <w:rtl/>
          <w:lang w:eastAsia="he-IL"/>
        </w:rPr>
      </w:pPr>
    </w:p>
    <w:p w14:paraId="19BC1183" w14:textId="77777777" w:rsidR="00C12F17" w:rsidRPr="00B27B4C" w:rsidRDefault="00C12F17" w:rsidP="00C12F17">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5EF89B8A" w14:textId="77777777" w:rsidR="001A69D5" w:rsidRPr="00C12F17" w:rsidRDefault="001A69D5" w:rsidP="00C12F17">
      <w:pPr>
        <w:widowControl w:val="0"/>
        <w:spacing w:before="60" w:beforeAutospacing="0" w:after="60" w:afterAutospacing="0" w:line="240" w:lineRule="auto"/>
        <w:jc w:val="center"/>
      </w:pPr>
    </w:p>
    <w:sectPr w:rsidR="001A69D5" w:rsidRPr="00C12F17" w:rsidSect="00501673">
      <w:headerReference w:type="default" r:id="rId14"/>
      <w:footerReference w:type="default" r:id="rId15"/>
      <w:pgSz w:w="11906" w:h="16838"/>
      <w:pgMar w:top="1440" w:right="1800" w:bottom="1440" w:left="1800" w:header="708" w:footer="164"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8CAB8A6" w14:textId="77777777" w:rsidR="002A7569" w:rsidRDefault="002A7569" w:rsidP="00AF234B">
      <w:pPr>
        <w:spacing w:before="0" w:after="0" w:line="240" w:lineRule="auto"/>
      </w:pPr>
      <w:r>
        <w:separator/>
      </w:r>
    </w:p>
  </w:endnote>
  <w:endnote w:type="continuationSeparator" w:id="0">
    <w:p w14:paraId="2C3FB1C7" w14:textId="77777777" w:rsidR="002A7569" w:rsidRDefault="002A7569" w:rsidP="00AF234B">
      <w:pPr>
        <w:spacing w:before="0" w:after="0" w:line="240" w:lineRule="auto"/>
      </w:pPr>
      <w:r>
        <w:continuationSeparator/>
      </w:r>
    </w:p>
  </w:endnote>
  <w:endnote w:type="continuationNotice" w:id="1">
    <w:p w14:paraId="1D8DAFC8" w14:textId="77777777" w:rsidR="002A7569" w:rsidRDefault="002A7569">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1"/>
      <w:gridCol w:w="1603"/>
      <w:gridCol w:w="2810"/>
      <w:gridCol w:w="232"/>
      <w:gridCol w:w="1038"/>
      <w:gridCol w:w="1812"/>
    </w:tblGrid>
    <w:tr w:rsidR="002A7569" w:rsidRPr="00F9528C" w14:paraId="42310850" w14:textId="77777777" w:rsidTr="00F35F34">
      <w:tc>
        <w:tcPr>
          <w:tcW w:w="753" w:type="dxa"/>
        </w:tcPr>
        <w:p w14:paraId="0BCD0257" w14:textId="77777777" w:rsidR="002A7569" w:rsidRPr="00F9528C" w:rsidRDefault="002A7569" w:rsidP="00F35F3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883" w:type="dxa"/>
            </w:tcPr>
            <w:p w14:paraId="52DF732F" w14:textId="77777777" w:rsidR="002A7569" w:rsidRPr="00F9528C" w:rsidRDefault="002A7569" w:rsidP="00F35F34">
              <w:pPr>
                <w:tabs>
                  <w:tab w:val="center" w:pos="4153"/>
                  <w:tab w:val="right" w:pos="8306"/>
                </w:tabs>
                <w:spacing w:before="0" w:after="0" w:line="240" w:lineRule="auto"/>
                <w:rPr>
                  <w:rFonts w:ascii="David" w:hAnsi="David"/>
                  <w:color w:val="00B0F0"/>
                  <w:sz w:val="20"/>
                  <w:szCs w:val="20"/>
                  <w:rtl/>
                </w:rPr>
              </w:pPr>
              <w:r>
                <w:rPr>
                  <w:rFonts w:ascii="David" w:hAnsi="David" w:hint="cs"/>
                  <w:color w:val="00B0F0"/>
                  <w:sz w:val="20"/>
                  <w:szCs w:val="20"/>
                  <w:rtl/>
                </w:rPr>
                <w:t xml:space="preserve">נרקיסים </w:t>
              </w:r>
            </w:p>
          </w:tc>
        </w:sdtContent>
      </w:sdt>
      <w:tc>
        <w:tcPr>
          <w:tcW w:w="2232" w:type="dxa"/>
        </w:tcPr>
        <w:p w14:paraId="6152B906" w14:textId="77777777" w:rsidR="002A7569" w:rsidRPr="00F9528C" w:rsidRDefault="002A7569" w:rsidP="00F35F3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מתכנן אלומיניום</w:t>
              </w:r>
            </w:sdtContent>
          </w:sdt>
        </w:p>
      </w:tc>
      <w:tc>
        <w:tcPr>
          <w:tcW w:w="236" w:type="dxa"/>
        </w:tcPr>
        <w:p w14:paraId="3D910B0C" w14:textId="77777777" w:rsidR="002A7569" w:rsidRPr="00F9528C" w:rsidRDefault="002A7569" w:rsidP="00F35F34">
          <w:pPr>
            <w:tabs>
              <w:tab w:val="center" w:pos="4153"/>
              <w:tab w:val="right" w:pos="8306"/>
            </w:tabs>
            <w:spacing w:before="0" w:after="0" w:line="240" w:lineRule="auto"/>
            <w:rPr>
              <w:rFonts w:ascii="David" w:hAnsi="David"/>
              <w:sz w:val="16"/>
              <w:szCs w:val="16"/>
              <w:rtl/>
            </w:rPr>
          </w:pPr>
        </w:p>
      </w:tc>
      <w:tc>
        <w:tcPr>
          <w:tcW w:w="1129" w:type="dxa"/>
        </w:tcPr>
        <w:p w14:paraId="0061AC78" w14:textId="77777777" w:rsidR="002A7569" w:rsidRPr="00F9528C" w:rsidRDefault="002A7569" w:rsidP="00F35F34">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2073" w:type="dxa"/>
            </w:tcPr>
            <w:p w14:paraId="3E223AA8" w14:textId="2A78DDE6" w:rsidR="002A7569" w:rsidRPr="00F9528C" w:rsidRDefault="002A7569" w:rsidP="00F35F34">
              <w:pPr>
                <w:tabs>
                  <w:tab w:val="center" w:pos="4153"/>
                  <w:tab w:val="right" w:pos="8306"/>
                </w:tabs>
                <w:spacing w:before="0" w:after="0" w:line="240" w:lineRule="auto"/>
                <w:rPr>
                  <w:rFonts w:ascii="David" w:hAnsi="David"/>
                  <w:sz w:val="20"/>
                  <w:szCs w:val="20"/>
                  <w:rtl/>
                </w:rPr>
              </w:pPr>
              <w:del w:id="5" w:author="גרמן קגנובסקי" w:date="2020-11-02T15:51:00Z">
                <w:r w:rsidDel="00D36402">
                  <w:rPr>
                    <w:rFonts w:ascii="David" w:hAnsi="David" w:hint="cs"/>
                    <w:sz w:val="20"/>
                    <w:szCs w:val="20"/>
                  </w:rPr>
                  <w:delText>CONT-5-575</w:delText>
                </w:r>
              </w:del>
              <w:ins w:id="6" w:author="גרמן קגנובסקי" w:date="2020-11-02T15:51:00Z">
                <w:r>
                  <w:rPr>
                    <w:rFonts w:ascii="David" w:hAnsi="David" w:hint="cs"/>
                    <w:sz w:val="20"/>
                    <w:szCs w:val="20"/>
                  </w:rPr>
                  <w:t>CO</w:t>
                </w:r>
                <w:r>
                  <w:rPr>
                    <w:rFonts w:ascii="David" w:hAnsi="David" w:hint="cs"/>
                    <w:sz w:val="20"/>
                    <w:szCs w:val="20"/>
                    <w:rtl/>
                  </w:rPr>
                  <w:t>NT-10-1969</w:t>
                </w:r>
              </w:ins>
            </w:p>
          </w:tc>
        </w:sdtContent>
      </w:sdt>
    </w:tr>
    <w:tr w:rsidR="002A7569" w:rsidRPr="00F9528C" w14:paraId="584FB039" w14:textId="77777777" w:rsidTr="00F35F34">
      <w:tc>
        <w:tcPr>
          <w:tcW w:w="753" w:type="dxa"/>
        </w:tcPr>
        <w:p w14:paraId="6E18BFA6" w14:textId="77777777" w:rsidR="002A7569" w:rsidRPr="00F9528C" w:rsidRDefault="002A7569" w:rsidP="00F35F3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883" w:type="dxa"/>
            </w:tcPr>
            <w:p w14:paraId="467D344C" w14:textId="77777777" w:rsidR="002A7569" w:rsidRPr="00F9528C" w:rsidRDefault="002A7569" w:rsidP="00F35F34">
              <w:pPr>
                <w:tabs>
                  <w:tab w:val="center" w:pos="4153"/>
                  <w:tab w:val="right" w:pos="8306"/>
                </w:tabs>
                <w:spacing w:before="0" w:after="0" w:line="240" w:lineRule="auto"/>
                <w:rPr>
                  <w:rFonts w:ascii="David" w:hAnsi="David"/>
                  <w:color w:val="00B0F0"/>
                  <w:sz w:val="20"/>
                  <w:szCs w:val="20"/>
                  <w:rtl/>
                </w:rPr>
              </w:pPr>
              <w:r>
                <w:rPr>
                  <w:rFonts w:ascii="David" w:hAnsi="David" w:hint="cs"/>
                  <w:color w:val="00B0F0"/>
                  <w:sz w:val="20"/>
                  <w:szCs w:val="20"/>
                  <w:rtl/>
                </w:rPr>
                <w:t>א.מ.ג תכנון יעוץ וניהול בע"מ</w:t>
              </w:r>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2A7569" w:rsidRPr="00F9528C" w14:paraId="31FF83FB" w14:textId="77777777" w:rsidTr="00F35F34">
            <w:trPr>
              <w:trHeight w:val="201"/>
            </w:trPr>
            <w:tc>
              <w:tcPr>
                <w:tcW w:w="926" w:type="dxa"/>
              </w:tcPr>
              <w:p w14:paraId="4C4C1E27" w14:textId="77777777" w:rsidR="002A7569" w:rsidRPr="00F9528C" w:rsidRDefault="002A7569" w:rsidP="00F35F3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1F2D9024" w14:textId="21DC8ECA" w:rsidR="002A7569" w:rsidRPr="00F9528C" w:rsidRDefault="002A7569" w:rsidP="00F35F34">
                    <w:pPr>
                      <w:tabs>
                        <w:tab w:val="center" w:pos="4153"/>
                        <w:tab w:val="right" w:pos="8306"/>
                      </w:tabs>
                      <w:spacing w:before="0" w:after="0" w:line="240" w:lineRule="auto"/>
                      <w:ind w:left="1" w:hanging="1"/>
                      <w:rPr>
                        <w:rFonts w:ascii="David" w:hAnsi="David"/>
                        <w:color w:val="00B0F0"/>
                        <w:sz w:val="20"/>
                        <w:szCs w:val="20"/>
                        <w:rtl/>
                      </w:rPr>
                    </w:pPr>
                    <w:r>
                      <w:rPr>
                        <w:rFonts w:ascii="David" w:hAnsi="David" w:hint="cs"/>
                        <w:color w:val="00B0F0"/>
                        <w:sz w:val="20"/>
                        <w:szCs w:val="20"/>
                        <w:rtl/>
                      </w:rPr>
                      <w:t>0.2</w:t>
                    </w:r>
                  </w:p>
                </w:tc>
              </w:sdtContent>
            </w:sdt>
          </w:tr>
        </w:tbl>
        <w:p w14:paraId="3276F1ED" w14:textId="77777777" w:rsidR="002A7569" w:rsidRPr="00F9528C" w:rsidRDefault="002A7569" w:rsidP="00F35F34">
          <w:pPr>
            <w:tabs>
              <w:tab w:val="center" w:pos="4153"/>
              <w:tab w:val="right" w:pos="8306"/>
            </w:tabs>
            <w:spacing w:before="0" w:after="0" w:line="240" w:lineRule="auto"/>
            <w:rPr>
              <w:rFonts w:ascii="David" w:hAnsi="David"/>
              <w:sz w:val="20"/>
              <w:szCs w:val="20"/>
              <w:rtl/>
            </w:rPr>
          </w:pPr>
        </w:p>
      </w:tc>
      <w:tc>
        <w:tcPr>
          <w:tcW w:w="236" w:type="dxa"/>
        </w:tcPr>
        <w:p w14:paraId="182BDE5A" w14:textId="77777777" w:rsidR="002A7569" w:rsidRPr="00F9528C" w:rsidRDefault="002A7569" w:rsidP="00F35F34">
          <w:pPr>
            <w:tabs>
              <w:tab w:val="center" w:pos="4153"/>
              <w:tab w:val="right" w:pos="8306"/>
            </w:tabs>
            <w:spacing w:before="0" w:after="0" w:line="240" w:lineRule="auto"/>
            <w:rPr>
              <w:rFonts w:ascii="David" w:hAnsi="David"/>
              <w:sz w:val="20"/>
              <w:szCs w:val="20"/>
              <w:rtl/>
            </w:rPr>
          </w:pPr>
        </w:p>
      </w:tc>
      <w:tc>
        <w:tcPr>
          <w:tcW w:w="1129" w:type="dxa"/>
        </w:tcPr>
        <w:p w14:paraId="65FDE096" w14:textId="77777777" w:rsidR="002A7569" w:rsidRPr="00F9528C" w:rsidRDefault="002A7569" w:rsidP="00F35F3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579DB5AE" w14:textId="6C6B05B2" w:rsidR="002A7569" w:rsidRPr="00F9528C" w:rsidRDefault="002A7569" w:rsidP="00F35F34">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Pr>
                  <w:rFonts w:ascii="David" w:hAnsi="David" w:hint="cs"/>
                  <w:sz w:val="20"/>
                  <w:szCs w:val="20"/>
                  <w:rtl/>
                </w:rPr>
                <w:t>3;#</w:t>
              </w:r>
              <w:r>
                <w:rPr>
                  <w:rFonts w:ascii="David" w:hAnsi="David" w:hint="cs"/>
                  <w:sz w:val="20"/>
                  <w:szCs w:val="20"/>
                </w:rPr>
                <w:t>Draft</w:t>
              </w:r>
            </w:sdtContent>
          </w:sdt>
        </w:p>
      </w:tc>
    </w:tr>
    <w:tr w:rsidR="002A7569" w:rsidRPr="00F9528C" w14:paraId="4B760E64" w14:textId="77777777" w:rsidTr="00F35F34">
      <w:trPr>
        <w:trHeight w:val="80"/>
      </w:trPr>
      <w:tc>
        <w:tcPr>
          <w:tcW w:w="753" w:type="dxa"/>
        </w:tcPr>
        <w:p w14:paraId="042856A6" w14:textId="77777777" w:rsidR="002A7569" w:rsidRPr="00F9528C" w:rsidRDefault="002A7569" w:rsidP="00F35F34">
          <w:pPr>
            <w:tabs>
              <w:tab w:val="center" w:pos="4153"/>
              <w:tab w:val="right" w:pos="8306"/>
            </w:tabs>
            <w:spacing w:before="0" w:after="0" w:line="240" w:lineRule="auto"/>
            <w:rPr>
              <w:rFonts w:ascii="David" w:hAnsi="David"/>
              <w:sz w:val="20"/>
              <w:szCs w:val="20"/>
              <w:rtl/>
            </w:rPr>
          </w:pPr>
        </w:p>
      </w:tc>
      <w:tc>
        <w:tcPr>
          <w:tcW w:w="1883" w:type="dxa"/>
        </w:tcPr>
        <w:p w14:paraId="1A90CCEA" w14:textId="77777777" w:rsidR="002A7569" w:rsidRPr="00F9528C" w:rsidRDefault="002A7569" w:rsidP="00F35F34">
          <w:pPr>
            <w:tabs>
              <w:tab w:val="center" w:pos="4153"/>
              <w:tab w:val="right" w:pos="8306"/>
            </w:tabs>
            <w:spacing w:before="0" w:after="0" w:line="240" w:lineRule="auto"/>
            <w:rPr>
              <w:rFonts w:ascii="David" w:hAnsi="David"/>
              <w:color w:val="00B0F0"/>
              <w:sz w:val="20"/>
              <w:szCs w:val="20"/>
              <w:rtl/>
            </w:rPr>
          </w:pPr>
        </w:p>
      </w:tc>
      <w:tc>
        <w:tcPr>
          <w:tcW w:w="2232" w:type="dxa"/>
        </w:tcPr>
        <w:p w14:paraId="4011DFBC" w14:textId="77777777" w:rsidR="002A7569" w:rsidRPr="00F9528C" w:rsidRDefault="002A7569" w:rsidP="00F35F34">
          <w:pPr>
            <w:tabs>
              <w:tab w:val="center" w:pos="4153"/>
              <w:tab w:val="right" w:pos="8306"/>
            </w:tabs>
            <w:spacing w:before="0" w:after="0" w:line="240" w:lineRule="auto"/>
            <w:rPr>
              <w:rFonts w:ascii="David" w:hAnsi="David"/>
              <w:sz w:val="20"/>
              <w:szCs w:val="20"/>
              <w:rtl/>
            </w:rPr>
          </w:pPr>
        </w:p>
      </w:tc>
      <w:tc>
        <w:tcPr>
          <w:tcW w:w="236" w:type="dxa"/>
        </w:tcPr>
        <w:p w14:paraId="08C10804" w14:textId="77777777" w:rsidR="002A7569" w:rsidRPr="00F9528C" w:rsidRDefault="002A7569" w:rsidP="00F35F34">
          <w:pPr>
            <w:tabs>
              <w:tab w:val="center" w:pos="4153"/>
              <w:tab w:val="right" w:pos="8306"/>
            </w:tabs>
            <w:spacing w:before="0" w:after="0" w:line="240" w:lineRule="auto"/>
            <w:rPr>
              <w:rFonts w:ascii="David" w:hAnsi="David"/>
              <w:sz w:val="20"/>
              <w:szCs w:val="20"/>
              <w:rtl/>
            </w:rPr>
          </w:pPr>
        </w:p>
      </w:tc>
      <w:tc>
        <w:tcPr>
          <w:tcW w:w="1129" w:type="dxa"/>
        </w:tcPr>
        <w:p w14:paraId="705D3753" w14:textId="77777777" w:rsidR="002A7569" w:rsidRPr="00F9528C" w:rsidRDefault="002A7569" w:rsidP="00F35F34">
          <w:pPr>
            <w:tabs>
              <w:tab w:val="center" w:pos="4153"/>
              <w:tab w:val="right" w:pos="8306"/>
            </w:tabs>
            <w:spacing w:before="0" w:after="0" w:line="240" w:lineRule="auto"/>
            <w:rPr>
              <w:rFonts w:ascii="David" w:hAnsi="David"/>
              <w:sz w:val="20"/>
              <w:szCs w:val="20"/>
              <w:rtl/>
            </w:rPr>
          </w:pPr>
        </w:p>
      </w:tc>
      <w:tc>
        <w:tcPr>
          <w:tcW w:w="2073" w:type="dxa"/>
        </w:tcPr>
        <w:p w14:paraId="43205BFF" w14:textId="77777777" w:rsidR="002A7569" w:rsidRPr="00F9528C" w:rsidRDefault="002A7569" w:rsidP="00F35F34">
          <w:pPr>
            <w:tabs>
              <w:tab w:val="center" w:pos="4153"/>
              <w:tab w:val="right" w:pos="8306"/>
            </w:tabs>
            <w:spacing w:before="0" w:after="0" w:line="240" w:lineRule="auto"/>
            <w:rPr>
              <w:rFonts w:ascii="David" w:hAnsi="David"/>
              <w:sz w:val="20"/>
              <w:szCs w:val="20"/>
              <w:rtl/>
            </w:rPr>
          </w:pPr>
        </w:p>
      </w:tc>
    </w:tr>
  </w:tbl>
  <w:p w14:paraId="0B12FA7B" w14:textId="77777777" w:rsidR="002A7569" w:rsidRPr="005C4849" w:rsidRDefault="002A7569" w:rsidP="005C4849">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DC67D99" w14:textId="77777777" w:rsidR="002A7569" w:rsidRDefault="002A7569" w:rsidP="00AF234B">
      <w:pPr>
        <w:spacing w:before="0" w:after="0" w:line="240" w:lineRule="auto"/>
      </w:pPr>
      <w:r>
        <w:separator/>
      </w:r>
    </w:p>
  </w:footnote>
  <w:footnote w:type="continuationSeparator" w:id="0">
    <w:p w14:paraId="136E806E" w14:textId="77777777" w:rsidR="002A7569" w:rsidRDefault="002A7569" w:rsidP="00AF234B">
      <w:pPr>
        <w:spacing w:before="0" w:after="0" w:line="240" w:lineRule="auto"/>
      </w:pPr>
      <w:r>
        <w:continuationSeparator/>
      </w:r>
    </w:p>
  </w:footnote>
  <w:footnote w:type="continuationNotice" w:id="1">
    <w:p w14:paraId="1F420C62" w14:textId="77777777" w:rsidR="002A7569" w:rsidRDefault="002A7569">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Content>
      <w:p w14:paraId="31578CD3" w14:textId="77777777" w:rsidR="002A7569" w:rsidRDefault="002A7569">
        <w:pPr>
          <w:pStyle w:val="Header"/>
          <w:jc w:val="center"/>
        </w:pPr>
        <w:r>
          <w:fldChar w:fldCharType="begin"/>
        </w:r>
        <w:r>
          <w:instrText xml:space="preserve"> PAGE   \* MERGEFORMAT </w:instrText>
        </w:r>
        <w:r>
          <w:fldChar w:fldCharType="separate"/>
        </w:r>
        <w:r w:rsidR="009C18A4">
          <w:rPr>
            <w:noProof/>
            <w:rtl/>
          </w:rPr>
          <w:t>24</w:t>
        </w:r>
        <w:r>
          <w:rPr>
            <w:noProof/>
          </w:rPr>
          <w:fldChar w:fldCharType="end"/>
        </w:r>
      </w:p>
    </w:sdtContent>
  </w:sdt>
  <w:p w14:paraId="06C23759" w14:textId="77777777" w:rsidR="002A7569" w:rsidRDefault="002A756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F86D4C"/>
    <w:multiLevelType w:val="multilevel"/>
    <w:tmpl w:val="FA621EB8"/>
    <w:lvl w:ilvl="0">
      <w:start w:val="1"/>
      <w:numFmt w:val="decimal"/>
      <w:lvlText w:val="%1."/>
      <w:lvlJc w:val="left"/>
      <w:pPr>
        <w:ind w:left="1080" w:hanging="720"/>
      </w:pPr>
      <w:rPr>
        <w:rFonts w:hint="default"/>
        <w:b w:val="0"/>
        <w:u w:val="none"/>
      </w:rPr>
    </w:lvl>
    <w:lvl w:ilvl="1">
      <w:start w:val="1"/>
      <w:numFmt w:val="decimal"/>
      <w:isLgl/>
      <w:lvlText w:val="%1.%2"/>
      <w:lvlJc w:val="left"/>
      <w:pPr>
        <w:ind w:left="1440" w:hanging="360"/>
      </w:pPr>
      <w:rPr>
        <w:rFonts w:hint="default"/>
        <w:sz w:val="24"/>
      </w:rPr>
    </w:lvl>
    <w:lvl w:ilvl="2">
      <w:start w:val="1"/>
      <w:numFmt w:val="decimal"/>
      <w:isLgl/>
      <w:lvlText w:val="%1.%2.%3"/>
      <w:lvlJc w:val="left"/>
      <w:pPr>
        <w:ind w:left="2520" w:hanging="720"/>
      </w:pPr>
      <w:rPr>
        <w:rFonts w:hint="default"/>
        <w:sz w:val="24"/>
      </w:rPr>
    </w:lvl>
    <w:lvl w:ilvl="3">
      <w:start w:val="1"/>
      <w:numFmt w:val="decimal"/>
      <w:isLgl/>
      <w:lvlText w:val="%1.%2.%3.%4"/>
      <w:lvlJc w:val="left"/>
      <w:pPr>
        <w:ind w:left="3240" w:hanging="720"/>
      </w:pPr>
      <w:rPr>
        <w:rFonts w:hint="default"/>
        <w:sz w:val="24"/>
      </w:rPr>
    </w:lvl>
    <w:lvl w:ilvl="4">
      <w:start w:val="1"/>
      <w:numFmt w:val="decimal"/>
      <w:isLgl/>
      <w:lvlText w:val="%1.%2.%3.%4.%5"/>
      <w:lvlJc w:val="left"/>
      <w:pPr>
        <w:ind w:left="4320" w:hanging="1080"/>
      </w:pPr>
      <w:rPr>
        <w:rFonts w:hint="default"/>
        <w:sz w:val="24"/>
      </w:rPr>
    </w:lvl>
    <w:lvl w:ilvl="5">
      <w:start w:val="1"/>
      <w:numFmt w:val="decimal"/>
      <w:isLgl/>
      <w:lvlText w:val="%1.%2.%3.%4.%5.%6"/>
      <w:lvlJc w:val="left"/>
      <w:pPr>
        <w:ind w:left="5400" w:hanging="1440"/>
      </w:pPr>
      <w:rPr>
        <w:rFonts w:hint="default"/>
        <w:sz w:val="24"/>
      </w:rPr>
    </w:lvl>
    <w:lvl w:ilvl="6">
      <w:start w:val="1"/>
      <w:numFmt w:val="decimal"/>
      <w:isLgl/>
      <w:lvlText w:val="%1.%2.%3.%4.%5.%6.%7"/>
      <w:lvlJc w:val="left"/>
      <w:pPr>
        <w:ind w:left="6120" w:hanging="1440"/>
      </w:pPr>
      <w:rPr>
        <w:rFonts w:hint="default"/>
        <w:sz w:val="24"/>
      </w:rPr>
    </w:lvl>
    <w:lvl w:ilvl="7">
      <w:start w:val="1"/>
      <w:numFmt w:val="decimal"/>
      <w:isLgl/>
      <w:lvlText w:val="%1.%2.%3.%4.%5.%6.%7.%8"/>
      <w:lvlJc w:val="left"/>
      <w:pPr>
        <w:ind w:left="7200" w:hanging="1800"/>
      </w:pPr>
      <w:rPr>
        <w:rFonts w:hint="default"/>
        <w:sz w:val="24"/>
      </w:rPr>
    </w:lvl>
    <w:lvl w:ilvl="8">
      <w:start w:val="1"/>
      <w:numFmt w:val="decimal"/>
      <w:isLgl/>
      <w:lvlText w:val="%1.%2.%3.%4.%5.%6.%7.%8.%9"/>
      <w:lvlJc w:val="left"/>
      <w:pPr>
        <w:ind w:left="7920" w:hanging="1800"/>
      </w:pPr>
      <w:rPr>
        <w:rFonts w:hint="default"/>
        <w:sz w:val="24"/>
      </w:rPr>
    </w:lvl>
  </w:abstractNum>
  <w:abstractNum w:abstractNumId="1">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2">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3">
    <w:nsid w:val="22205342"/>
    <w:multiLevelType w:val="multilevel"/>
    <w:tmpl w:val="3F8EAD7E"/>
    <w:lvl w:ilvl="0">
      <w:start w:val="1"/>
      <w:numFmt w:val="decimal"/>
      <w:pStyle w:val="a"/>
      <w:lvlText w:val="%1."/>
      <w:lvlJc w:val="left"/>
      <w:pPr>
        <w:tabs>
          <w:tab w:val="num" w:pos="720"/>
        </w:tabs>
        <w:ind w:left="720" w:hanging="720"/>
      </w:pPr>
      <w:rPr>
        <w:rFonts w:cs="David"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4">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5">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6">
    <w:nsid w:val="25667841"/>
    <w:multiLevelType w:val="hybridMultilevel"/>
    <w:tmpl w:val="DBB08F5E"/>
    <w:lvl w:ilvl="0" w:tplc="0E9E0694">
      <w:start w:val="1"/>
      <w:numFmt w:val="decimal"/>
      <w:lvlText w:val="(%1)"/>
      <w:lvlJc w:val="left"/>
      <w:pPr>
        <w:tabs>
          <w:tab w:val="num" w:pos="1080"/>
        </w:tabs>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8">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9">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
    <w:nsid w:val="395B08D2"/>
    <w:multiLevelType w:val="hybridMultilevel"/>
    <w:tmpl w:val="8E944190"/>
    <w:lvl w:ilvl="0" w:tplc="A2703BDC">
      <w:start w:val="1"/>
      <w:numFmt w:val="hebrew1"/>
      <w:lvlText w:val="%1."/>
      <w:lvlJc w:val="left"/>
      <w:pPr>
        <w:tabs>
          <w:tab w:val="num" w:pos="2160"/>
        </w:tabs>
        <w:ind w:left="2160" w:hanging="720"/>
      </w:pPr>
      <w:rPr>
        <w:rFonts w:ascii="Times New Roman" w:hAnsi="Times New Roman" w:cs="David" w:hint="default"/>
        <w:bCs w:val="0"/>
        <w:iCs w:val="0"/>
        <w:sz w:val="2"/>
        <w:szCs w:val="24"/>
      </w:rPr>
    </w:lvl>
    <w:lvl w:ilvl="1" w:tplc="040D0019">
      <w:start w:val="1"/>
      <w:numFmt w:val="lowerLetter"/>
      <w:lvlText w:val="%2."/>
      <w:lvlJc w:val="left"/>
      <w:pPr>
        <w:tabs>
          <w:tab w:val="num" w:pos="2520"/>
        </w:tabs>
        <w:ind w:left="2520" w:hanging="360"/>
      </w:pPr>
      <w:rPr>
        <w:rFonts w:cs="Times New Roman"/>
      </w:rPr>
    </w:lvl>
    <w:lvl w:ilvl="2" w:tplc="040D001B">
      <w:start w:val="1"/>
      <w:numFmt w:val="lowerRoman"/>
      <w:lvlText w:val="%3."/>
      <w:lvlJc w:val="right"/>
      <w:pPr>
        <w:tabs>
          <w:tab w:val="num" w:pos="3240"/>
        </w:tabs>
        <w:ind w:left="3240" w:hanging="180"/>
      </w:pPr>
      <w:rPr>
        <w:rFonts w:cs="Times New Roman"/>
      </w:rPr>
    </w:lvl>
    <w:lvl w:ilvl="3" w:tplc="040D000F">
      <w:start w:val="1"/>
      <w:numFmt w:val="decimal"/>
      <w:lvlText w:val="%4."/>
      <w:lvlJc w:val="left"/>
      <w:pPr>
        <w:tabs>
          <w:tab w:val="num" w:pos="3960"/>
        </w:tabs>
        <w:ind w:left="3960" w:hanging="360"/>
      </w:pPr>
      <w:rPr>
        <w:rFonts w:cs="Times New Roman"/>
      </w:rPr>
    </w:lvl>
    <w:lvl w:ilvl="4" w:tplc="040D0019">
      <w:start w:val="1"/>
      <w:numFmt w:val="lowerLetter"/>
      <w:lvlText w:val="%5."/>
      <w:lvlJc w:val="left"/>
      <w:pPr>
        <w:tabs>
          <w:tab w:val="num" w:pos="4680"/>
        </w:tabs>
        <w:ind w:left="4680" w:hanging="360"/>
      </w:pPr>
      <w:rPr>
        <w:rFonts w:cs="Times New Roman"/>
      </w:rPr>
    </w:lvl>
    <w:lvl w:ilvl="5" w:tplc="040D001B">
      <w:start w:val="1"/>
      <w:numFmt w:val="lowerRoman"/>
      <w:lvlText w:val="%6."/>
      <w:lvlJc w:val="right"/>
      <w:pPr>
        <w:tabs>
          <w:tab w:val="num" w:pos="5400"/>
        </w:tabs>
        <w:ind w:left="5400" w:hanging="180"/>
      </w:pPr>
      <w:rPr>
        <w:rFonts w:cs="Times New Roman"/>
      </w:rPr>
    </w:lvl>
    <w:lvl w:ilvl="6" w:tplc="040D000F">
      <w:start w:val="1"/>
      <w:numFmt w:val="decimal"/>
      <w:lvlText w:val="%7."/>
      <w:lvlJc w:val="left"/>
      <w:pPr>
        <w:tabs>
          <w:tab w:val="num" w:pos="6120"/>
        </w:tabs>
        <w:ind w:left="6120" w:hanging="360"/>
      </w:pPr>
      <w:rPr>
        <w:rFonts w:cs="Times New Roman"/>
      </w:rPr>
    </w:lvl>
    <w:lvl w:ilvl="7" w:tplc="040D0019">
      <w:start w:val="1"/>
      <w:numFmt w:val="lowerLetter"/>
      <w:lvlText w:val="%8."/>
      <w:lvlJc w:val="left"/>
      <w:pPr>
        <w:tabs>
          <w:tab w:val="num" w:pos="6840"/>
        </w:tabs>
        <w:ind w:left="6840" w:hanging="360"/>
      </w:pPr>
      <w:rPr>
        <w:rFonts w:cs="Times New Roman"/>
      </w:rPr>
    </w:lvl>
    <w:lvl w:ilvl="8" w:tplc="040D001B">
      <w:start w:val="1"/>
      <w:numFmt w:val="lowerRoman"/>
      <w:lvlText w:val="%9."/>
      <w:lvlJc w:val="right"/>
      <w:pPr>
        <w:tabs>
          <w:tab w:val="num" w:pos="7560"/>
        </w:tabs>
        <w:ind w:left="7560" w:hanging="180"/>
      </w:pPr>
      <w:rPr>
        <w:rFonts w:cs="Times New Roman"/>
      </w:rPr>
    </w:lvl>
  </w:abstractNum>
  <w:abstractNum w:abstractNumId="11">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2">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4">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5">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16">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7">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8">
    <w:nsid w:val="5BD5487D"/>
    <w:multiLevelType w:val="multilevel"/>
    <w:tmpl w:val="5EE86740"/>
    <w:lvl w:ilvl="0">
      <w:start w:val="1"/>
      <w:numFmt w:val="decimal"/>
      <w:lvlText w:val="%1"/>
      <w:lvlJc w:val="left"/>
      <w:pPr>
        <w:tabs>
          <w:tab w:val="num" w:pos="360"/>
        </w:tabs>
        <w:ind w:left="360" w:hanging="360"/>
      </w:pPr>
      <w:rPr>
        <w:rFonts w:hint="default"/>
      </w:rPr>
    </w:lvl>
    <w:lvl w:ilvl="1">
      <w:start w:val="3"/>
      <w:numFmt w:val="decimal"/>
      <w:lvlText w:val="%1.%2"/>
      <w:lvlJc w:val="left"/>
      <w:pPr>
        <w:tabs>
          <w:tab w:val="num" w:pos="386"/>
        </w:tabs>
        <w:ind w:left="386" w:hanging="360"/>
      </w:pPr>
      <w:rPr>
        <w:rFonts w:hint="default"/>
      </w:rPr>
    </w:lvl>
    <w:lvl w:ilvl="2">
      <w:start w:val="1"/>
      <w:numFmt w:val="decimal"/>
      <w:lvlText w:val="%1.%2.%3"/>
      <w:lvlJc w:val="left"/>
      <w:pPr>
        <w:tabs>
          <w:tab w:val="num" w:pos="772"/>
        </w:tabs>
        <w:ind w:left="772" w:hanging="720"/>
      </w:pPr>
      <w:rPr>
        <w:rFonts w:hint="default"/>
      </w:rPr>
    </w:lvl>
    <w:lvl w:ilvl="3">
      <w:start w:val="1"/>
      <w:numFmt w:val="decimal"/>
      <w:lvlText w:val="%1.%2.%3.%4"/>
      <w:lvlJc w:val="left"/>
      <w:pPr>
        <w:tabs>
          <w:tab w:val="num" w:pos="798"/>
        </w:tabs>
        <w:ind w:left="798" w:hanging="720"/>
      </w:pPr>
      <w:rPr>
        <w:rFonts w:hint="default"/>
      </w:rPr>
    </w:lvl>
    <w:lvl w:ilvl="4">
      <w:start w:val="1"/>
      <w:numFmt w:val="decimal"/>
      <w:lvlText w:val="%1.%2.%3.%4.%5"/>
      <w:lvlJc w:val="left"/>
      <w:pPr>
        <w:tabs>
          <w:tab w:val="num" w:pos="1184"/>
        </w:tabs>
        <w:ind w:left="1184" w:hanging="1080"/>
      </w:pPr>
      <w:rPr>
        <w:rFonts w:hint="default"/>
      </w:rPr>
    </w:lvl>
    <w:lvl w:ilvl="5">
      <w:start w:val="1"/>
      <w:numFmt w:val="decimal"/>
      <w:lvlText w:val="%1.%2.%3.%4.%5.%6"/>
      <w:lvlJc w:val="left"/>
      <w:pPr>
        <w:tabs>
          <w:tab w:val="num" w:pos="1210"/>
        </w:tabs>
        <w:ind w:left="1210" w:hanging="1080"/>
      </w:pPr>
      <w:rPr>
        <w:rFonts w:hint="default"/>
      </w:rPr>
    </w:lvl>
    <w:lvl w:ilvl="6">
      <w:start w:val="1"/>
      <w:numFmt w:val="decimal"/>
      <w:lvlText w:val="%1.%2.%3.%4.%5.%6.%7"/>
      <w:lvlJc w:val="left"/>
      <w:pPr>
        <w:tabs>
          <w:tab w:val="num" w:pos="1236"/>
        </w:tabs>
        <w:ind w:left="1236" w:hanging="1080"/>
      </w:pPr>
      <w:rPr>
        <w:rFonts w:hint="default"/>
      </w:rPr>
    </w:lvl>
    <w:lvl w:ilvl="7">
      <w:start w:val="1"/>
      <w:numFmt w:val="decimal"/>
      <w:lvlText w:val="%1.%2.%3.%4.%5.%6.%7.%8"/>
      <w:lvlJc w:val="left"/>
      <w:pPr>
        <w:tabs>
          <w:tab w:val="num" w:pos="1622"/>
        </w:tabs>
        <w:ind w:left="1622" w:hanging="1440"/>
      </w:pPr>
      <w:rPr>
        <w:rFonts w:hint="default"/>
      </w:rPr>
    </w:lvl>
    <w:lvl w:ilvl="8">
      <w:start w:val="1"/>
      <w:numFmt w:val="decimal"/>
      <w:lvlText w:val="%1.%2.%3.%4.%5.%6.%7.%8.%9"/>
      <w:lvlJc w:val="left"/>
      <w:pPr>
        <w:tabs>
          <w:tab w:val="num" w:pos="1648"/>
        </w:tabs>
        <w:ind w:left="1648" w:hanging="1440"/>
      </w:pPr>
      <w:rPr>
        <w:rFonts w:hint="default"/>
      </w:rPr>
    </w:lvl>
  </w:abstractNum>
  <w:abstractNum w:abstractNumId="19">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nsid w:val="617E653F"/>
    <w:multiLevelType w:val="hybridMultilevel"/>
    <w:tmpl w:val="FF260D62"/>
    <w:lvl w:ilvl="0" w:tplc="040D0003">
      <w:start w:val="1"/>
      <w:numFmt w:val="decimal"/>
      <w:lvlText w:val="%1."/>
      <w:lvlJc w:val="left"/>
      <w:pPr>
        <w:ind w:left="1796" w:hanging="360"/>
      </w:pPr>
    </w:lvl>
    <w:lvl w:ilvl="1" w:tplc="04090019" w:tentative="1">
      <w:start w:val="1"/>
      <w:numFmt w:val="lowerLetter"/>
      <w:lvlText w:val="%2."/>
      <w:lvlJc w:val="left"/>
      <w:pPr>
        <w:ind w:left="2516" w:hanging="360"/>
      </w:pPr>
    </w:lvl>
    <w:lvl w:ilvl="2" w:tplc="0409001B" w:tentative="1">
      <w:start w:val="1"/>
      <w:numFmt w:val="lowerRoman"/>
      <w:lvlText w:val="%3."/>
      <w:lvlJc w:val="right"/>
      <w:pPr>
        <w:ind w:left="3236" w:hanging="180"/>
      </w:pPr>
    </w:lvl>
    <w:lvl w:ilvl="3" w:tplc="0409000F" w:tentative="1">
      <w:start w:val="1"/>
      <w:numFmt w:val="decimal"/>
      <w:lvlText w:val="%4."/>
      <w:lvlJc w:val="left"/>
      <w:pPr>
        <w:ind w:left="3956" w:hanging="360"/>
      </w:pPr>
    </w:lvl>
    <w:lvl w:ilvl="4" w:tplc="04090019" w:tentative="1">
      <w:start w:val="1"/>
      <w:numFmt w:val="lowerLetter"/>
      <w:lvlText w:val="%5."/>
      <w:lvlJc w:val="left"/>
      <w:pPr>
        <w:ind w:left="4676" w:hanging="360"/>
      </w:pPr>
    </w:lvl>
    <w:lvl w:ilvl="5" w:tplc="0409001B" w:tentative="1">
      <w:start w:val="1"/>
      <w:numFmt w:val="lowerRoman"/>
      <w:lvlText w:val="%6."/>
      <w:lvlJc w:val="right"/>
      <w:pPr>
        <w:ind w:left="5396" w:hanging="180"/>
      </w:pPr>
    </w:lvl>
    <w:lvl w:ilvl="6" w:tplc="0409000F" w:tentative="1">
      <w:start w:val="1"/>
      <w:numFmt w:val="decimal"/>
      <w:lvlText w:val="%7."/>
      <w:lvlJc w:val="left"/>
      <w:pPr>
        <w:ind w:left="6116" w:hanging="360"/>
      </w:pPr>
    </w:lvl>
    <w:lvl w:ilvl="7" w:tplc="04090019" w:tentative="1">
      <w:start w:val="1"/>
      <w:numFmt w:val="lowerLetter"/>
      <w:lvlText w:val="%8."/>
      <w:lvlJc w:val="left"/>
      <w:pPr>
        <w:ind w:left="6836" w:hanging="360"/>
      </w:pPr>
    </w:lvl>
    <w:lvl w:ilvl="8" w:tplc="0409001B" w:tentative="1">
      <w:start w:val="1"/>
      <w:numFmt w:val="lowerRoman"/>
      <w:lvlText w:val="%9."/>
      <w:lvlJc w:val="right"/>
      <w:pPr>
        <w:ind w:left="7556" w:hanging="180"/>
      </w:pPr>
    </w:lvl>
  </w:abstractNum>
  <w:abstractNum w:abstractNumId="21">
    <w:nsid w:val="633D5C45"/>
    <w:multiLevelType w:val="multilevel"/>
    <w:tmpl w:val="2E84C342"/>
    <w:lvl w:ilvl="0">
      <w:start w:val="1"/>
      <w:numFmt w:val="decimal"/>
      <w:lvlText w:val="%1."/>
      <w:lvlJc w:val="left"/>
      <w:pPr>
        <w:ind w:left="364" w:hanging="360"/>
      </w:pPr>
    </w:lvl>
    <w:lvl w:ilvl="1">
      <w:start w:val="2"/>
      <w:numFmt w:val="decimal"/>
      <w:isLgl/>
      <w:lvlText w:val="%1.%2"/>
      <w:lvlJc w:val="left"/>
      <w:pPr>
        <w:ind w:left="1080" w:hanging="360"/>
      </w:pPr>
    </w:lvl>
    <w:lvl w:ilvl="2">
      <w:start w:val="1"/>
      <w:numFmt w:val="decimal"/>
      <w:isLgl/>
      <w:lvlText w:val="%1.%2.%3"/>
      <w:lvlJc w:val="left"/>
      <w:pPr>
        <w:ind w:left="2156" w:hanging="720"/>
      </w:pPr>
    </w:lvl>
    <w:lvl w:ilvl="3">
      <w:start w:val="1"/>
      <w:numFmt w:val="decimal"/>
      <w:isLgl/>
      <w:lvlText w:val="%1.%2.%3.%4"/>
      <w:lvlJc w:val="left"/>
      <w:pPr>
        <w:ind w:left="2872" w:hanging="720"/>
      </w:pPr>
    </w:lvl>
    <w:lvl w:ilvl="4">
      <w:start w:val="1"/>
      <w:numFmt w:val="decimal"/>
      <w:isLgl/>
      <w:lvlText w:val="%1.%2.%3.%4.%5"/>
      <w:lvlJc w:val="left"/>
      <w:pPr>
        <w:ind w:left="3948" w:hanging="1080"/>
      </w:pPr>
    </w:lvl>
    <w:lvl w:ilvl="5">
      <w:start w:val="1"/>
      <w:numFmt w:val="decimal"/>
      <w:isLgl/>
      <w:lvlText w:val="%1.%2.%3.%4.%5.%6"/>
      <w:lvlJc w:val="left"/>
      <w:pPr>
        <w:ind w:left="4664" w:hanging="1080"/>
      </w:pPr>
    </w:lvl>
    <w:lvl w:ilvl="6">
      <w:start w:val="1"/>
      <w:numFmt w:val="decimal"/>
      <w:isLgl/>
      <w:lvlText w:val="%1.%2.%3.%4.%5.%6.%7"/>
      <w:lvlJc w:val="left"/>
      <w:pPr>
        <w:ind w:left="5380" w:hanging="1080"/>
      </w:pPr>
    </w:lvl>
    <w:lvl w:ilvl="7">
      <w:start w:val="1"/>
      <w:numFmt w:val="decimal"/>
      <w:isLgl/>
      <w:lvlText w:val="%1.%2.%3.%4.%5.%6.%7.%8"/>
      <w:lvlJc w:val="left"/>
      <w:pPr>
        <w:ind w:left="6456" w:hanging="1440"/>
      </w:pPr>
    </w:lvl>
    <w:lvl w:ilvl="8">
      <w:start w:val="1"/>
      <w:numFmt w:val="decimal"/>
      <w:isLgl/>
      <w:lvlText w:val="%1.%2.%3.%4.%5.%6.%7.%8.%9"/>
      <w:lvlJc w:val="left"/>
      <w:pPr>
        <w:ind w:left="7172" w:hanging="1440"/>
      </w:pPr>
    </w:lvl>
  </w:abstractNum>
  <w:abstractNum w:abstractNumId="22">
    <w:nsid w:val="69650E31"/>
    <w:multiLevelType w:val="hybridMultilevel"/>
    <w:tmpl w:val="3AE84152"/>
    <w:lvl w:ilvl="0" w:tplc="E872EB94">
      <w:start w:val="1"/>
      <w:numFmt w:val="hebrew1"/>
      <w:lvlText w:val="%1."/>
      <w:lvlJc w:val="left"/>
      <w:pPr>
        <w:tabs>
          <w:tab w:val="num" w:pos="2160"/>
        </w:tabs>
        <w:ind w:left="2160" w:hanging="720"/>
      </w:pPr>
      <w:rPr>
        <w:rFonts w:ascii="Times New Roman" w:hAnsi="Times New Roman" w:cs="David" w:hint="default"/>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3">
    <w:nsid w:val="7396096F"/>
    <w:multiLevelType w:val="hybridMultilevel"/>
    <w:tmpl w:val="501A7ADA"/>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59F3015"/>
    <w:multiLevelType w:val="hybridMultilevel"/>
    <w:tmpl w:val="6C8C955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A107FC1"/>
    <w:multiLevelType w:val="hybridMultilevel"/>
    <w:tmpl w:val="F4C23AD6"/>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BA40EFF"/>
    <w:multiLevelType w:val="multilevel"/>
    <w:tmpl w:val="D7A6A346"/>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trike w:val="0"/>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27">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6"/>
  </w:num>
  <w:num w:numId="2">
    <w:abstractNumId w:val="15"/>
  </w:num>
  <w:num w:numId="3">
    <w:abstractNumId w:val="7"/>
  </w:num>
  <w:num w:numId="4">
    <w:abstractNumId w:val="17"/>
  </w:num>
  <w:num w:numId="5">
    <w:abstractNumId w:val="27"/>
  </w:num>
  <w:num w:numId="6">
    <w:abstractNumId w:val="2"/>
  </w:num>
  <w:num w:numId="7">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3"/>
  </w:num>
  <w:num w:numId="9">
    <w:abstractNumId w:val="12"/>
  </w:num>
  <w:num w:numId="10">
    <w:abstractNumId w:val="1"/>
  </w:num>
  <w:num w:numId="11">
    <w:abstractNumId w:val="18"/>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0"/>
  </w:num>
  <w:num w:numId="15">
    <w:abstractNumId w:val="22"/>
  </w:num>
  <w:num w:numId="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4"/>
  </w:num>
  <w:num w:numId="19">
    <w:abstractNumId w:val="0"/>
  </w:num>
  <w:num w:numId="20">
    <w:abstractNumId w:val="23"/>
  </w:num>
  <w:num w:numId="21">
    <w:abstractNumId w:val="21"/>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5"/>
  </w:num>
  <w:num w:numId="23">
    <w:abstractNumId w:val="6"/>
  </w:num>
  <w:num w:numId="24">
    <w:abstractNumId w:val="19"/>
  </w:num>
  <w:num w:numId="25">
    <w:abstractNumId w:val="3"/>
  </w:num>
  <w:num w:numId="2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7"/>
  </w:num>
  <w:num w:numId="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9"/>
  </w:num>
  <w:num w:numId="34">
    <w:abstractNumId w:val="8"/>
  </w:num>
  <w:num w:numId="35">
    <w:abstractNumId w:val="3"/>
    <w:lvlOverride w:ilvl="0">
      <w:startOverride w:val="3"/>
    </w:lvlOverride>
    <w:lvlOverride w:ilvl="1">
      <w:startOverride w:val="5"/>
    </w:lvlOverride>
    <w:lvlOverride w:ilvl="2">
      <w:startOverride w:val="2"/>
    </w:lvlOverride>
  </w:num>
  <w:num w:numId="36">
    <w:abstractNumId w:val="4"/>
  </w:num>
  <w:num w:numId="37">
    <w:abstractNumId w:val="20"/>
  </w:num>
  <w:num w:numId="3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גרמן קגנובסקי">
    <w15:presenceInfo w15:providerId="AD" w15:userId="S-1-5-21-1915107579-1707952165-794563710-271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45A8C"/>
    <w:rsid w:val="000645C6"/>
    <w:rsid w:val="000B36FF"/>
    <w:rsid w:val="000F342B"/>
    <w:rsid w:val="001257A1"/>
    <w:rsid w:val="00134C85"/>
    <w:rsid w:val="00140124"/>
    <w:rsid w:val="001631CE"/>
    <w:rsid w:val="001A0C3C"/>
    <w:rsid w:val="001A69D5"/>
    <w:rsid w:val="001D04F1"/>
    <w:rsid w:val="00214ACF"/>
    <w:rsid w:val="002365CE"/>
    <w:rsid w:val="00291019"/>
    <w:rsid w:val="002A7569"/>
    <w:rsid w:val="002E281F"/>
    <w:rsid w:val="00335E3B"/>
    <w:rsid w:val="00370DA1"/>
    <w:rsid w:val="003811C6"/>
    <w:rsid w:val="003D3411"/>
    <w:rsid w:val="00467596"/>
    <w:rsid w:val="004A1F09"/>
    <w:rsid w:val="004A3E8B"/>
    <w:rsid w:val="004A7CFB"/>
    <w:rsid w:val="00501673"/>
    <w:rsid w:val="005336F2"/>
    <w:rsid w:val="00552E11"/>
    <w:rsid w:val="005763BD"/>
    <w:rsid w:val="005824B9"/>
    <w:rsid w:val="0058321B"/>
    <w:rsid w:val="005C4849"/>
    <w:rsid w:val="00685B66"/>
    <w:rsid w:val="006B4EB8"/>
    <w:rsid w:val="0072103C"/>
    <w:rsid w:val="0075294E"/>
    <w:rsid w:val="007A10F8"/>
    <w:rsid w:val="007B224F"/>
    <w:rsid w:val="007C2A85"/>
    <w:rsid w:val="008666C7"/>
    <w:rsid w:val="008A47A2"/>
    <w:rsid w:val="008C64C6"/>
    <w:rsid w:val="00907836"/>
    <w:rsid w:val="00915F2E"/>
    <w:rsid w:val="009369E3"/>
    <w:rsid w:val="00942177"/>
    <w:rsid w:val="009705B3"/>
    <w:rsid w:val="00977E09"/>
    <w:rsid w:val="009834EB"/>
    <w:rsid w:val="009C0249"/>
    <w:rsid w:val="009C18A4"/>
    <w:rsid w:val="009D7E65"/>
    <w:rsid w:val="009E6E10"/>
    <w:rsid w:val="00A24A00"/>
    <w:rsid w:val="00A41820"/>
    <w:rsid w:val="00A81FF2"/>
    <w:rsid w:val="00AF234B"/>
    <w:rsid w:val="00B001DE"/>
    <w:rsid w:val="00B85E8E"/>
    <w:rsid w:val="00BC58C4"/>
    <w:rsid w:val="00BE17B4"/>
    <w:rsid w:val="00C02FFD"/>
    <w:rsid w:val="00C12F17"/>
    <w:rsid w:val="00C140D3"/>
    <w:rsid w:val="00D36402"/>
    <w:rsid w:val="00D3767C"/>
    <w:rsid w:val="00D8516B"/>
    <w:rsid w:val="00E3435D"/>
    <w:rsid w:val="00E679C7"/>
    <w:rsid w:val="00E972B1"/>
    <w:rsid w:val="00EC37B6"/>
    <w:rsid w:val="00F35F34"/>
    <w:rsid w:val="00FD5E02"/>
    <w:rsid w:val="00FE2EFB"/>
    <w:rsid w:val="00FF2C5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5CAD1A48"/>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370DA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Heading2">
    <w:name w:val="heading 2"/>
    <w:basedOn w:val="Normal"/>
    <w:next w:val="Normal"/>
    <w:link w:val="Heading2Char"/>
    <w:qFormat/>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Heading3">
    <w:name w:val="heading 3"/>
    <w:basedOn w:val="Normal"/>
    <w:next w:val="Normal"/>
    <w:link w:val="Heading3Char"/>
    <w:qFormat/>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Heading4">
    <w:name w:val="heading 4"/>
    <w:basedOn w:val="Normal"/>
    <w:next w:val="Normal"/>
    <w:link w:val="Heading4Char"/>
    <w:qFormat/>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Heading5">
    <w:name w:val="heading 5"/>
    <w:basedOn w:val="Normal"/>
    <w:next w:val="Normal"/>
    <w:link w:val="Heading5Char"/>
    <w:qFormat/>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Heading6">
    <w:name w:val="heading 6"/>
    <w:basedOn w:val="Normal"/>
    <w:next w:val="Normal"/>
    <w:link w:val="Heading6Char"/>
    <w:qFormat/>
    <w:rsid w:val="00370DA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370DA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370DA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rsid w:val="00370DA1"/>
    <w:rPr>
      <w:rFonts w:ascii="Times New Roman" w:eastAsia="Times New Roman" w:hAnsi="Times New Roman" w:cs="David"/>
      <w:sz w:val="20"/>
      <w:szCs w:val="24"/>
      <w:lang w:eastAsia="he-IL"/>
    </w:rPr>
  </w:style>
  <w:style w:type="character" w:customStyle="1" w:styleId="Heading2Char">
    <w:name w:val="Heading 2 Char"/>
    <w:basedOn w:val="DefaultParagraphFont"/>
    <w:link w:val="Heading2"/>
    <w:rsid w:val="00370DA1"/>
    <w:rPr>
      <w:rFonts w:ascii="Times New Roman" w:eastAsia="Times New Roman" w:hAnsi="Times New Roman" w:cs="David"/>
      <w:bCs/>
      <w:sz w:val="20"/>
      <w:szCs w:val="24"/>
      <w:lang w:eastAsia="he-IL"/>
    </w:rPr>
  </w:style>
  <w:style w:type="character" w:customStyle="1" w:styleId="Heading3Char">
    <w:name w:val="Heading 3 Char"/>
    <w:basedOn w:val="DefaultParagraphFont"/>
    <w:link w:val="Heading3"/>
    <w:rsid w:val="00370DA1"/>
    <w:rPr>
      <w:rFonts w:ascii="Times New Roman" w:eastAsia="Times New Roman" w:hAnsi="Times New Roman" w:cs="David"/>
      <w:b/>
      <w:bCs/>
      <w:sz w:val="20"/>
      <w:szCs w:val="24"/>
      <w:u w:val="single"/>
      <w:lang w:eastAsia="he-IL"/>
    </w:rPr>
  </w:style>
  <w:style w:type="character" w:customStyle="1" w:styleId="Heading4Char">
    <w:name w:val="Heading 4 Char"/>
    <w:basedOn w:val="DefaultParagraphFont"/>
    <w:link w:val="Heading4"/>
    <w:rsid w:val="00370DA1"/>
    <w:rPr>
      <w:rFonts w:ascii="Times New Roman" w:eastAsia="Times New Roman" w:hAnsi="Times New Roman" w:cs="David"/>
      <w:bCs/>
      <w:sz w:val="20"/>
      <w:szCs w:val="24"/>
      <w:u w:val="single"/>
      <w:lang w:eastAsia="he-IL"/>
    </w:rPr>
  </w:style>
  <w:style w:type="character" w:customStyle="1" w:styleId="Heading5Char">
    <w:name w:val="Heading 5 Char"/>
    <w:basedOn w:val="DefaultParagraphFont"/>
    <w:link w:val="Heading5"/>
    <w:rsid w:val="00370DA1"/>
    <w:rPr>
      <w:rFonts w:ascii="Times New Roman" w:eastAsia="Times New Roman" w:hAnsi="Times New Roman" w:cs="David"/>
      <w:sz w:val="20"/>
      <w:szCs w:val="24"/>
      <w:lang w:eastAsia="he-IL"/>
    </w:rPr>
  </w:style>
  <w:style w:type="character" w:customStyle="1" w:styleId="Heading6Char">
    <w:name w:val="Heading 6 Char"/>
    <w:basedOn w:val="DefaultParagraphFont"/>
    <w:link w:val="Heading6"/>
    <w:rsid w:val="00370DA1"/>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370DA1"/>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370DA1"/>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370DA1"/>
    <w:rPr>
      <w:rFonts w:ascii="Times New Roman" w:eastAsia="Times New Roman" w:hAnsi="Times New Roman" w:cs="David"/>
      <w:bCs/>
      <w:sz w:val="20"/>
      <w:szCs w:val="24"/>
      <w:u w:val="single"/>
      <w:lang w:eastAsia="he-IL"/>
    </w:rPr>
  </w:style>
  <w:style w:type="numbering" w:customStyle="1" w:styleId="NoList1">
    <w:name w:val="No List1"/>
    <w:next w:val="NoList"/>
    <w:semiHidden/>
    <w:unhideWhenUsed/>
    <w:rsid w:val="00370DA1"/>
  </w:style>
  <w:style w:type="paragraph" w:styleId="BodyText">
    <w:name w:val="Body Text"/>
    <w:basedOn w:val="Normal"/>
    <w:link w:val="BodyTextChar"/>
    <w:rsid w:val="00370DA1"/>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370DA1"/>
    <w:rPr>
      <w:rFonts w:ascii="Times New Roman" w:eastAsia="Times New Roman" w:hAnsi="Times New Roman" w:cs="David"/>
      <w:sz w:val="20"/>
      <w:szCs w:val="24"/>
      <w:lang w:eastAsia="he-IL"/>
    </w:rPr>
  </w:style>
  <w:style w:type="paragraph" w:styleId="Title">
    <w:name w:val="Title"/>
    <w:basedOn w:val="Normal"/>
    <w:link w:val="TitleChar"/>
    <w:qFormat/>
    <w:rsid w:val="00370DA1"/>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370DA1"/>
    <w:rPr>
      <w:rFonts w:ascii="Times New Roman" w:eastAsia="Times New Roman" w:hAnsi="Times New Roman" w:cs="David"/>
      <w:bCs/>
      <w:i/>
      <w:iCs/>
      <w:sz w:val="32"/>
      <w:szCs w:val="32"/>
      <w:u w:val="single"/>
      <w:lang w:eastAsia="he-IL"/>
    </w:rPr>
  </w:style>
  <w:style w:type="character" w:styleId="PageNumber">
    <w:name w:val="page number"/>
    <w:basedOn w:val="DefaultParagraphFont"/>
    <w:rsid w:val="00370DA1"/>
  </w:style>
  <w:style w:type="paragraph" w:styleId="BlockText">
    <w:name w:val="Block Text"/>
    <w:basedOn w:val="Normal"/>
    <w:rsid w:val="00370DA1"/>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a0">
    <w:name w:val="סגנון"/>
    <w:basedOn w:val="Normal"/>
    <w:next w:val="BlockText"/>
    <w:rsid w:val="00370DA1"/>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customStyle="1" w:styleId="1">
    <w:name w:val="חתימה1"/>
    <w:basedOn w:val="Normal"/>
    <w:rsid w:val="00370DA1"/>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רשימה מימין"/>
    <w:basedOn w:val="1"/>
    <w:rsid w:val="00370DA1"/>
    <w:pPr>
      <w:ind w:left="540" w:hanging="540"/>
    </w:pPr>
    <w:rPr>
      <w:szCs w:val="22"/>
    </w:rPr>
  </w:style>
  <w:style w:type="paragraph" w:customStyle="1" w:styleId="a2">
    <w:name w:val="חתימה קו אחד"/>
    <w:basedOn w:val="1"/>
    <w:rsid w:val="00370DA1"/>
    <w:pPr>
      <w:tabs>
        <w:tab w:val="left" w:pos="2880"/>
        <w:tab w:val="left" w:pos="5220"/>
        <w:tab w:val="left" w:pos="7740"/>
      </w:tabs>
      <w:ind w:left="360"/>
    </w:pPr>
    <w:rPr>
      <w:sz w:val="22"/>
      <w:szCs w:val="22"/>
    </w:rPr>
  </w:style>
  <w:style w:type="paragraph" w:customStyle="1" w:styleId="10">
    <w:name w:val="חתימה קו 1 נקודות"/>
    <w:basedOn w:val="1"/>
    <w:rsid w:val="00370DA1"/>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BalloonText">
    <w:name w:val="Balloon Text"/>
    <w:basedOn w:val="Normal"/>
    <w:link w:val="BalloonTextChar"/>
    <w:semiHidden/>
    <w:rsid w:val="00370DA1"/>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370DA1"/>
    <w:rPr>
      <w:rFonts w:ascii="Tahoma" w:eastAsia="Times New Roman" w:hAnsi="Tahoma" w:cs="Tahoma"/>
      <w:sz w:val="16"/>
      <w:szCs w:val="16"/>
      <w:lang w:eastAsia="he-IL"/>
    </w:rPr>
  </w:style>
  <w:style w:type="paragraph" w:customStyle="1" w:styleId="BodyTextIndent1">
    <w:name w:val="Body Text Indent1"/>
    <w:basedOn w:val="Normal"/>
    <w:rsid w:val="00370DA1"/>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11">
    <w:name w:val="Heading 11"/>
    <w:basedOn w:val="Normal"/>
    <w:next w:val="Normal"/>
    <w:rsid w:val="00370DA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370DA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370DA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370DA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370DA1"/>
    <w:rPr>
      <w:rFonts w:cs="Times New Roman"/>
    </w:rPr>
  </w:style>
  <w:style w:type="paragraph" w:styleId="BodyTextIndent3">
    <w:name w:val="Body Text Indent 3"/>
    <w:basedOn w:val="Normal"/>
    <w:link w:val="BodyTextIndent3Char"/>
    <w:rsid w:val="00370DA1"/>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370DA1"/>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370DA1"/>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370DA1"/>
    <w:rPr>
      <w:rFonts w:ascii="Times New Roman" w:eastAsia="Times New Roman" w:hAnsi="Times New Roman" w:cs="David"/>
      <w:sz w:val="20"/>
      <w:szCs w:val="24"/>
      <w:lang w:eastAsia="he-IL"/>
    </w:rPr>
  </w:style>
  <w:style w:type="paragraph" w:styleId="DocumentMap">
    <w:name w:val="Document Map"/>
    <w:basedOn w:val="Normal"/>
    <w:link w:val="DocumentMapChar"/>
    <w:rsid w:val="00370DA1"/>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370DA1"/>
    <w:rPr>
      <w:rFonts w:ascii="Tahoma" w:eastAsia="Times New Roman" w:hAnsi="Tahoma" w:cs="Tahoma"/>
      <w:sz w:val="20"/>
      <w:szCs w:val="20"/>
      <w:shd w:val="clear" w:color="auto" w:fill="000080"/>
      <w:lang w:eastAsia="he-IL"/>
    </w:rPr>
  </w:style>
  <w:style w:type="paragraph" w:customStyle="1" w:styleId="Heading41">
    <w:name w:val="Heading 41"/>
    <w:basedOn w:val="Normal"/>
    <w:next w:val="Normal"/>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s">
    <w:name w:val="AutoFields"/>
    <w:basedOn w:val="Footer"/>
    <w:link w:val="AutoFieldsChar"/>
    <w:qFormat/>
    <w:rsid w:val="008666C7"/>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8666C7"/>
    <w:rPr>
      <w:rFonts w:ascii="David" w:hAnsi="David" w:cs="David"/>
      <w:color w:val="0070C0"/>
      <w:sz w:val="20"/>
      <w:szCs w:val="24"/>
    </w:rPr>
  </w:style>
  <w:style w:type="numbering" w:customStyle="1" w:styleId="NoList2">
    <w:name w:val="No List2"/>
    <w:next w:val="NoList"/>
    <w:semiHidden/>
    <w:rsid w:val="00C140D3"/>
  </w:style>
  <w:style w:type="character" w:customStyle="1" w:styleId="a3">
    <w:name w:val="ביטול תו"/>
    <w:link w:val="a4"/>
    <w:locked/>
    <w:rsid w:val="00C140D3"/>
    <w:rPr>
      <w:rFonts w:cs="David"/>
      <w:sz w:val="26"/>
      <w:szCs w:val="24"/>
    </w:rPr>
  </w:style>
  <w:style w:type="paragraph" w:customStyle="1" w:styleId="a4">
    <w:name w:val="ביטול"/>
    <w:basedOn w:val="Normal"/>
    <w:link w:val="a3"/>
    <w:rsid w:val="00C140D3"/>
    <w:pPr>
      <w:spacing w:before="240" w:beforeAutospacing="0" w:after="0" w:afterAutospacing="0" w:line="240" w:lineRule="auto"/>
      <w:jc w:val="both"/>
    </w:pPr>
    <w:rPr>
      <w:rFonts w:cs="David"/>
      <w:sz w:val="26"/>
      <w:szCs w:val="24"/>
    </w:rPr>
  </w:style>
  <w:style w:type="paragraph" w:styleId="ListParagraph">
    <w:name w:val="List Paragraph"/>
    <w:basedOn w:val="Normal"/>
    <w:uiPriority w:val="34"/>
    <w:qFormat/>
    <w:rsid w:val="00C140D3"/>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11">
    <w:name w:val="No List11"/>
    <w:next w:val="NoList"/>
    <w:semiHidden/>
    <w:rsid w:val="00C140D3"/>
  </w:style>
  <w:style w:type="paragraph" w:customStyle="1" w:styleId="a">
    <w:name w:val="שדה"/>
    <w:basedOn w:val="Normal"/>
    <w:link w:val="Char"/>
    <w:qFormat/>
    <w:rsid w:val="004A1F09"/>
    <w:pPr>
      <w:widowControl w:val="0"/>
      <w:numPr>
        <w:numId w:val="25"/>
      </w:numPr>
      <w:spacing w:before="0" w:beforeAutospacing="0" w:after="0" w:afterAutospacing="0" w:line="240" w:lineRule="auto"/>
      <w:jc w:val="both"/>
    </w:pPr>
    <w:rPr>
      <w:rFonts w:ascii="Times New Roman" w:eastAsia="Times New Roman" w:hAnsi="Times New Roman" w:cs="David"/>
      <w:sz w:val="24"/>
      <w:szCs w:val="24"/>
    </w:rPr>
  </w:style>
  <w:style w:type="character" w:customStyle="1" w:styleId="Char">
    <w:name w:val="שדה Char"/>
    <w:basedOn w:val="DefaultParagraphFont"/>
    <w:link w:val="a"/>
    <w:rsid w:val="004A1F09"/>
    <w:rPr>
      <w:rFonts w:ascii="Times New Roman" w:eastAsia="Times New Roman" w:hAnsi="Times New Roman" w:cs="David"/>
      <w:sz w:val="24"/>
      <w:szCs w:val="24"/>
    </w:rPr>
  </w:style>
  <w:style w:type="table" w:customStyle="1" w:styleId="11">
    <w:name w:val="רשת טבלה1"/>
    <w:basedOn w:val="TableNormal"/>
    <w:next w:val="TableGrid"/>
    <w:rsid w:val="005C484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5">
    <w:name w:val="היסט_כפול"/>
    <w:basedOn w:val="Normal"/>
    <w:rsid w:val="000B36FF"/>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1" Type="http://schemas.openxmlformats.org/officeDocument/2006/relationships/footnotes" Target="footnotes.xml"/><Relationship Id="rId6" Type="http://schemas.openxmlformats.org/officeDocument/2006/relationships/customXml" Target="../customXml/item6.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E11130719A8A491DA8CCC566DC52F590"/>
        <w:category>
          <w:name w:val="General"/>
          <w:gallery w:val="placeholder"/>
        </w:category>
        <w:types>
          <w:type w:val="bbPlcHdr"/>
        </w:types>
        <w:behaviors>
          <w:behavior w:val="content"/>
        </w:behaviors>
        <w:guid w:val="{B2ACAA1F-204E-41F7-AFF2-EB2AC23DAE8E}"/>
      </w:docPartPr>
      <w:docPartBody>
        <w:p w:rsidR="00860755" w:rsidRDefault="00860755">
          <w:r w:rsidRPr="00546E7D">
            <w:rPr>
              <w:rStyle w:val="PlaceholderText"/>
              <w:rtl/>
            </w:rPr>
            <w:t>[תאריך חתימת חוזה]</w:t>
          </w:r>
        </w:p>
      </w:docPartBody>
    </w:docPart>
    <w:docPart>
      <w:docPartPr>
        <w:name w:val="8EAC179448B041838EF2C727129E01BE"/>
        <w:category>
          <w:name w:val="General"/>
          <w:gallery w:val="placeholder"/>
        </w:category>
        <w:types>
          <w:type w:val="bbPlcHdr"/>
        </w:types>
        <w:behaviors>
          <w:behavior w:val="content"/>
        </w:behaviors>
        <w:guid w:val="{681D9B81-C504-4BC9-9161-5E115166E77B}"/>
      </w:docPartPr>
      <w:docPartBody>
        <w:p w:rsidR="00860755" w:rsidRDefault="00860755">
          <w:r w:rsidRPr="00546E7D">
            <w:rPr>
              <w:rStyle w:val="PlaceholderText"/>
              <w:rtl/>
            </w:rPr>
            <w:t>[צדדים נוספים]</w:t>
          </w:r>
        </w:p>
      </w:docPartBody>
    </w:docPart>
    <w:docPart>
      <w:docPartPr>
        <w:name w:val="9E8B3F14D8EB4372A2CBACB622C369F4"/>
        <w:category>
          <w:name w:val="General"/>
          <w:gallery w:val="placeholder"/>
        </w:category>
        <w:types>
          <w:type w:val="bbPlcHdr"/>
        </w:types>
        <w:behaviors>
          <w:behavior w:val="content"/>
        </w:behaviors>
        <w:guid w:val="{B3944653-6803-4753-A64E-B64A52F22B0E}"/>
      </w:docPartPr>
      <w:docPartBody>
        <w:p w:rsidR="00860755" w:rsidRDefault="00860755">
          <w:r w:rsidRPr="00546E7D">
            <w:rPr>
              <w:rStyle w:val="PlaceholderText"/>
              <w:rtl/>
            </w:rPr>
            <w:t>[צד א בחוזה]</w:t>
          </w:r>
        </w:p>
      </w:docPartBody>
    </w:docPart>
    <w:docPart>
      <w:docPartPr>
        <w:name w:val="6891D3F194A64F219D01272734FC73E4"/>
        <w:category>
          <w:name w:val="כללי"/>
          <w:gallery w:val="placeholder"/>
        </w:category>
        <w:types>
          <w:type w:val="bbPlcHdr"/>
        </w:types>
        <w:behaviors>
          <w:behavior w:val="content"/>
        </w:behaviors>
        <w:guid w:val="{F44BA213-5FC2-41B1-A708-68EF3764946A}"/>
      </w:docPartPr>
      <w:docPartBody>
        <w:p w:rsidR="00104FD7" w:rsidRDefault="000D0456" w:rsidP="000D0456">
          <w:pPr>
            <w:pStyle w:val="6891D3F194A64F219D01272734FC73E4"/>
          </w:pPr>
          <w:r w:rsidRPr="00F11BAF">
            <w:rPr>
              <w:rStyle w:val="PlaceholderText"/>
              <w:rtl/>
            </w:rPr>
            <w:t>[שם הפרויקט]</w:t>
          </w:r>
        </w:p>
      </w:docPartBody>
    </w:docPart>
    <w:docPart>
      <w:docPartPr>
        <w:name w:val="64884484007B405E8800DCF08EB80003"/>
        <w:category>
          <w:name w:val="כללי"/>
          <w:gallery w:val="placeholder"/>
        </w:category>
        <w:types>
          <w:type w:val="bbPlcHdr"/>
        </w:types>
        <w:behaviors>
          <w:behavior w:val="content"/>
        </w:behaviors>
        <w:guid w:val="{3CF8219C-768A-4DBE-8ED1-D0BC974930D9}"/>
      </w:docPartPr>
      <w:docPartBody>
        <w:p w:rsidR="00104FD7" w:rsidRDefault="000D0456" w:rsidP="000D0456">
          <w:pPr>
            <w:pStyle w:val="64884484007B405E8800DCF08EB80003"/>
          </w:pPr>
          <w:r w:rsidRPr="00F11BAF">
            <w:rPr>
              <w:rStyle w:val="PlaceholderText"/>
              <w:rtl/>
            </w:rPr>
            <w:t>[שם אתר]</w:t>
          </w:r>
        </w:p>
      </w:docPartBody>
    </w:docPart>
    <w:docPart>
      <w:docPartPr>
        <w:name w:val="F6484E38E9194F00AE2D0147DCF6B66D"/>
        <w:category>
          <w:name w:val="כללי"/>
          <w:gallery w:val="placeholder"/>
        </w:category>
        <w:types>
          <w:type w:val="bbPlcHdr"/>
        </w:types>
        <w:behaviors>
          <w:behavior w:val="content"/>
        </w:behaviors>
        <w:guid w:val="{B3241803-CA1E-486A-A694-1DDE1341E436}"/>
      </w:docPartPr>
      <w:docPartBody>
        <w:p w:rsidR="00104FD7" w:rsidRDefault="000D0456" w:rsidP="000D0456">
          <w:pPr>
            <w:pStyle w:val="F6484E38E9194F00AE2D0147DCF6B66D"/>
          </w:pPr>
          <w:r w:rsidRPr="009C4355">
            <w:rPr>
              <w:rStyle w:val="PlaceholderText"/>
              <w:rtl/>
            </w:rPr>
            <w:t>[שם ספק]</w:t>
          </w:r>
        </w:p>
      </w:docPartBody>
    </w:docPart>
    <w:docPart>
      <w:docPartPr>
        <w:name w:val="87F05F6DF5414F59980945BCD5EF1F89"/>
        <w:category>
          <w:name w:val="כללי"/>
          <w:gallery w:val="placeholder"/>
        </w:category>
        <w:types>
          <w:type w:val="bbPlcHdr"/>
        </w:types>
        <w:behaviors>
          <w:behavior w:val="content"/>
        </w:behaviors>
        <w:guid w:val="{E0B854FE-B722-448C-AB0E-0C23BF7F29B5}"/>
      </w:docPartPr>
      <w:docPartBody>
        <w:p w:rsidR="00104FD7" w:rsidRDefault="000D0456" w:rsidP="000D0456">
          <w:pPr>
            <w:pStyle w:val="87F05F6DF5414F59980945BCD5EF1F89"/>
          </w:pPr>
          <w:r w:rsidRPr="003E6FC4">
            <w:rPr>
              <w:rStyle w:val="PlaceholderText"/>
              <w:rtl/>
            </w:rPr>
            <w:t>[שם צד א]</w:t>
          </w:r>
        </w:p>
      </w:docPartBody>
    </w:docPart>
    <w:docPart>
      <w:docPartPr>
        <w:name w:val="DC19D78E9BD34EBC955CFBFF1244DFA9"/>
        <w:category>
          <w:name w:val="כללי"/>
          <w:gallery w:val="placeholder"/>
        </w:category>
        <w:types>
          <w:type w:val="bbPlcHdr"/>
        </w:types>
        <w:behaviors>
          <w:behavior w:val="content"/>
        </w:behaviors>
        <w:guid w:val="{98CF9174-9D82-48EE-8E41-05A6B4B992FD}"/>
      </w:docPartPr>
      <w:docPartBody>
        <w:p w:rsidR="00104FD7" w:rsidRDefault="000D0456" w:rsidP="000D0456">
          <w:pPr>
            <w:pStyle w:val="DC19D78E9BD34EBC955CFBFF1244DFA9"/>
          </w:pPr>
          <w:r w:rsidRPr="003059F5">
            <w:rPr>
              <w:rStyle w:val="PlaceholderText"/>
              <w:rtl/>
            </w:rPr>
            <w:t>[רשות מקומית]</w:t>
          </w:r>
        </w:p>
      </w:docPartBody>
    </w:docPart>
    <w:docPart>
      <w:docPartPr>
        <w:name w:val="48F39651453B434E929C70837D58A727"/>
        <w:category>
          <w:name w:val="כללי"/>
          <w:gallery w:val="placeholder"/>
        </w:category>
        <w:types>
          <w:type w:val="bbPlcHdr"/>
        </w:types>
        <w:behaviors>
          <w:behavior w:val="content"/>
        </w:behaviors>
        <w:guid w:val="{034204CA-4436-4189-BB3D-685221D5C545}"/>
      </w:docPartPr>
      <w:docPartBody>
        <w:p w:rsidR="00104FD7" w:rsidRDefault="000D0456" w:rsidP="000D0456">
          <w:pPr>
            <w:pStyle w:val="48F39651453B434E929C70837D58A727"/>
          </w:pPr>
          <w:r w:rsidRPr="003059F5">
            <w:rPr>
              <w:rStyle w:val="PlaceholderText"/>
              <w:rtl/>
            </w:rPr>
            <w:t>[שם אתר]</w:t>
          </w:r>
        </w:p>
      </w:docPartBody>
    </w:docPart>
    <w:docPart>
      <w:docPartPr>
        <w:name w:val="F1BCDEBFC6B84245B85102376CAD83AC"/>
        <w:category>
          <w:name w:val="כללי"/>
          <w:gallery w:val="placeholder"/>
        </w:category>
        <w:types>
          <w:type w:val="bbPlcHdr"/>
        </w:types>
        <w:behaviors>
          <w:behavior w:val="content"/>
        </w:behaviors>
        <w:guid w:val="{3E5CF326-180F-462D-8D98-BEAB71830A43}"/>
      </w:docPartPr>
      <w:docPartBody>
        <w:p w:rsidR="00104FD7" w:rsidRDefault="000D0456" w:rsidP="000D0456">
          <w:pPr>
            <w:pStyle w:val="F1BCDEBFC6B84245B85102376CAD83AC"/>
          </w:pPr>
          <w:r w:rsidRPr="003059F5">
            <w:rPr>
              <w:rStyle w:val="PlaceholderText"/>
              <w:rtl/>
            </w:rPr>
            <w:t>[שם הפרויקט]</w:t>
          </w:r>
        </w:p>
      </w:docPartBody>
    </w:docPart>
    <w:docPart>
      <w:docPartPr>
        <w:name w:val="DCBCCA8D9D6344D79FFBFE37EB885BA9"/>
        <w:category>
          <w:name w:val="כללי"/>
          <w:gallery w:val="placeholder"/>
        </w:category>
        <w:types>
          <w:type w:val="bbPlcHdr"/>
        </w:types>
        <w:behaviors>
          <w:behavior w:val="content"/>
        </w:behaviors>
        <w:guid w:val="{104E4411-585C-48C4-BA28-98E1A2706402}"/>
      </w:docPartPr>
      <w:docPartBody>
        <w:p w:rsidR="00104FD7" w:rsidRDefault="000D0456" w:rsidP="000D0456">
          <w:pPr>
            <w:pStyle w:val="DCBCCA8D9D6344D79FFBFE37EB885BA9"/>
          </w:pPr>
          <w:r w:rsidRPr="003059F5">
            <w:rPr>
              <w:rStyle w:val="PlaceholderText"/>
              <w:rtl/>
            </w:rPr>
            <w:t>[שדה נוסף 2]</w:t>
          </w:r>
        </w:p>
      </w:docPartBody>
    </w:docPart>
    <w:docPart>
      <w:docPartPr>
        <w:name w:val="D774A9263F0B43C889C7363A425FC822"/>
        <w:category>
          <w:name w:val="כללי"/>
          <w:gallery w:val="placeholder"/>
        </w:category>
        <w:types>
          <w:type w:val="bbPlcHdr"/>
        </w:types>
        <w:behaviors>
          <w:behavior w:val="content"/>
        </w:behaviors>
        <w:guid w:val="{7CE28780-3A36-4622-B90D-BEC7812F0E78}"/>
      </w:docPartPr>
      <w:docPartBody>
        <w:p w:rsidR="00104FD7" w:rsidRDefault="000D0456" w:rsidP="000D0456">
          <w:pPr>
            <w:pStyle w:val="D774A9263F0B43C889C7363A425FC822"/>
          </w:pPr>
          <w:r w:rsidRPr="003059F5">
            <w:rPr>
              <w:rStyle w:val="PlaceholderText"/>
              <w:rtl/>
            </w:rPr>
            <w:t>[שדה נוסף 1]</w:t>
          </w:r>
        </w:p>
      </w:docPartBody>
    </w:docPart>
    <w:docPart>
      <w:docPartPr>
        <w:name w:val="F6C21EC564964A3FA377941C8F3162AB"/>
        <w:category>
          <w:name w:val="כללי"/>
          <w:gallery w:val="placeholder"/>
        </w:category>
        <w:types>
          <w:type w:val="bbPlcHdr"/>
        </w:types>
        <w:behaviors>
          <w:behavior w:val="content"/>
        </w:behaviors>
        <w:guid w:val="{5775347D-5389-4438-A01B-7000F9D60F64}"/>
      </w:docPartPr>
      <w:docPartBody>
        <w:p w:rsidR="00104FD7" w:rsidRDefault="000D0456" w:rsidP="000D0456">
          <w:pPr>
            <w:pStyle w:val="F6C21EC564964A3FA377941C8F3162AB"/>
          </w:pPr>
          <w:r w:rsidRPr="003059F5">
            <w:rPr>
              <w:rStyle w:val="PlaceholderText"/>
              <w:rtl/>
            </w:rPr>
            <w:t>[רשות מקומית]</w:t>
          </w:r>
        </w:p>
      </w:docPartBody>
    </w:docPart>
    <w:docPart>
      <w:docPartPr>
        <w:name w:val="4196D414B4514190A0FAC22EF91FF3E4"/>
        <w:category>
          <w:name w:val="כללי"/>
          <w:gallery w:val="placeholder"/>
        </w:category>
        <w:types>
          <w:type w:val="bbPlcHdr"/>
        </w:types>
        <w:behaviors>
          <w:behavior w:val="content"/>
        </w:behaviors>
        <w:guid w:val="{36592969-C3BF-4D99-95A7-9E7F2C221C7D}"/>
      </w:docPartPr>
      <w:docPartBody>
        <w:p w:rsidR="00104FD7" w:rsidRDefault="000D0456" w:rsidP="000D0456">
          <w:pPr>
            <w:pStyle w:val="4196D414B4514190A0FAC22EF91FF3E4"/>
          </w:pPr>
          <w:r w:rsidRPr="003059F5">
            <w:rPr>
              <w:rStyle w:val="PlaceholderText"/>
              <w:rtl/>
            </w:rPr>
            <w:t>[שדה נוסף 3]</w:t>
          </w:r>
        </w:p>
      </w:docPartBody>
    </w:docPart>
    <w:docPart>
      <w:docPartPr>
        <w:name w:val="8ECE930238264283AFE92629BC37D42B"/>
        <w:category>
          <w:name w:val="כללי"/>
          <w:gallery w:val="placeholder"/>
        </w:category>
        <w:types>
          <w:type w:val="bbPlcHdr"/>
        </w:types>
        <w:behaviors>
          <w:behavior w:val="content"/>
        </w:behaviors>
        <w:guid w:val="{DC0A29CE-EE6C-4AD4-83E0-DB004EC0D42C}"/>
      </w:docPartPr>
      <w:docPartBody>
        <w:p w:rsidR="00104FD7" w:rsidRDefault="000D0456" w:rsidP="000D0456">
          <w:pPr>
            <w:pStyle w:val="8ECE930238264283AFE92629BC37D42B"/>
          </w:pPr>
          <w:r w:rsidRPr="003059F5">
            <w:rPr>
              <w:rStyle w:val="PlaceholderText"/>
              <w:rtl/>
            </w:rPr>
            <w:t>[שדה נוסף 4]</w:t>
          </w:r>
        </w:p>
      </w:docPartBody>
    </w:docPart>
    <w:docPart>
      <w:docPartPr>
        <w:name w:val="8DDEAEF197BF4EF280FD4EE1A9E33B01"/>
        <w:category>
          <w:name w:val="כללי"/>
          <w:gallery w:val="placeholder"/>
        </w:category>
        <w:types>
          <w:type w:val="bbPlcHdr"/>
        </w:types>
        <w:behaviors>
          <w:behavior w:val="content"/>
        </w:behaviors>
        <w:guid w:val="{0C840C4D-A3C2-41B5-B574-15184DB5F94F}"/>
      </w:docPartPr>
      <w:docPartBody>
        <w:p w:rsidR="00104FD7" w:rsidRDefault="000D0456" w:rsidP="000D0456">
          <w:pPr>
            <w:pStyle w:val="8DDEAEF197BF4EF280FD4EE1A9E33B01"/>
          </w:pPr>
          <w:r w:rsidRPr="003059F5">
            <w:rPr>
              <w:rStyle w:val="PlaceholderText"/>
              <w:rtl/>
            </w:rPr>
            <w:t>[שדה נוסף 5]</w:t>
          </w:r>
        </w:p>
      </w:docPartBody>
    </w:docPart>
    <w:docPart>
      <w:docPartPr>
        <w:name w:val="203513900E8340BAAA2CD87F2A3571C4"/>
        <w:category>
          <w:name w:val="כללי"/>
          <w:gallery w:val="placeholder"/>
        </w:category>
        <w:types>
          <w:type w:val="bbPlcHdr"/>
        </w:types>
        <w:behaviors>
          <w:behavior w:val="content"/>
        </w:behaviors>
        <w:guid w:val="{3875A356-B67C-4168-879C-E8176927DA52}"/>
      </w:docPartPr>
      <w:docPartBody>
        <w:p w:rsidR="00104FD7" w:rsidRDefault="000D0456" w:rsidP="000D0456">
          <w:pPr>
            <w:pStyle w:val="203513900E8340BAAA2CD87F2A3571C4"/>
          </w:pPr>
          <w:r w:rsidRPr="003059F5">
            <w:rPr>
              <w:rStyle w:val="PlaceholderText"/>
              <w:rtl/>
            </w:rPr>
            <w:t>[שדה נוסף 6]</w:t>
          </w:r>
        </w:p>
      </w:docPartBody>
    </w:docPart>
    <w:docPart>
      <w:docPartPr>
        <w:name w:val="88168CD51E964B69AF05DD90A8E43114"/>
        <w:category>
          <w:name w:val="כללי"/>
          <w:gallery w:val="placeholder"/>
        </w:category>
        <w:types>
          <w:type w:val="bbPlcHdr"/>
        </w:types>
        <w:behaviors>
          <w:behavior w:val="content"/>
        </w:behaviors>
        <w:guid w:val="{8756AEB5-CC46-438C-A52F-F952A6313785}"/>
      </w:docPartPr>
      <w:docPartBody>
        <w:p w:rsidR="00104FD7" w:rsidRDefault="000D0456" w:rsidP="000D0456">
          <w:pPr>
            <w:pStyle w:val="88168CD51E964B69AF05DD90A8E43114"/>
          </w:pPr>
          <w:r w:rsidRPr="003059F5">
            <w:rPr>
              <w:rStyle w:val="PlaceholderText"/>
              <w:rtl/>
            </w:rPr>
            <w:t>[אחוז השתתפות צד א]</w:t>
          </w:r>
        </w:p>
      </w:docPartBody>
    </w:docPart>
    <w:docPart>
      <w:docPartPr>
        <w:name w:val="644546A22C674B6EA6051E4C7B5CC2D8"/>
        <w:category>
          <w:name w:val="כללי"/>
          <w:gallery w:val="placeholder"/>
        </w:category>
        <w:types>
          <w:type w:val="bbPlcHdr"/>
        </w:types>
        <w:behaviors>
          <w:behavior w:val="content"/>
        </w:behaviors>
        <w:guid w:val="{E0B11B9B-2E96-4EC1-976A-4BEB0CABF8E9}"/>
      </w:docPartPr>
      <w:docPartBody>
        <w:p w:rsidR="00104FD7" w:rsidRDefault="000D0456" w:rsidP="000D0456">
          <w:pPr>
            <w:pStyle w:val="644546A22C674B6EA6051E4C7B5CC2D8"/>
          </w:pPr>
          <w:r w:rsidRPr="003059F5">
            <w:rPr>
              <w:rStyle w:val="PlaceholderText"/>
              <w:rtl/>
            </w:rPr>
            <w:t>[תאריך חתימת חוזה]</w:t>
          </w:r>
        </w:p>
      </w:docPartBody>
    </w:docPart>
    <w:docPart>
      <w:docPartPr>
        <w:name w:val="534036BD36C34A68BED9CD5EE7545A44"/>
        <w:category>
          <w:name w:val="כללי"/>
          <w:gallery w:val="placeholder"/>
        </w:category>
        <w:types>
          <w:type w:val="bbPlcHdr"/>
        </w:types>
        <w:behaviors>
          <w:behavior w:val="content"/>
        </w:behaviors>
        <w:guid w:val="{FDA25344-BEE7-44F9-B8E8-7CDAB9FCC1ED}"/>
      </w:docPartPr>
      <w:docPartBody>
        <w:p w:rsidR="00104FD7" w:rsidRDefault="000D0456" w:rsidP="000D0456">
          <w:pPr>
            <w:pStyle w:val="534036BD36C34A68BED9CD5EE7545A44"/>
          </w:pPr>
          <w:r w:rsidRPr="0027244C">
            <w:rPr>
              <w:rStyle w:val="PlaceholderText"/>
              <w:rtl/>
            </w:rPr>
            <w:t>[צד א בחוזה]</w:t>
          </w:r>
        </w:p>
      </w:docPartBody>
    </w:docPart>
    <w:docPart>
      <w:docPartPr>
        <w:name w:val="1306C82E032347CABCCCBDD04C5C2A43"/>
        <w:category>
          <w:name w:val="כללי"/>
          <w:gallery w:val="placeholder"/>
        </w:category>
        <w:types>
          <w:type w:val="bbPlcHdr"/>
        </w:types>
        <w:behaviors>
          <w:behavior w:val="content"/>
        </w:behaviors>
        <w:guid w:val="{1E95E805-256C-460B-A684-413E6FBC69E5}"/>
      </w:docPartPr>
      <w:docPartBody>
        <w:p w:rsidR="00104FD7" w:rsidRDefault="000D0456" w:rsidP="000D0456">
          <w:pPr>
            <w:pStyle w:val="1306C82E032347CABCCCBDD04C5C2A43"/>
          </w:pPr>
          <w:r w:rsidRPr="003059F5">
            <w:rPr>
              <w:rStyle w:val="PlaceholderText"/>
              <w:rtl/>
            </w:rPr>
            <w:t>[שם ספק]</w:t>
          </w:r>
        </w:p>
      </w:docPartBody>
    </w:docPart>
    <w:docPart>
      <w:docPartPr>
        <w:name w:val="B59F6D638C9F4FF09912ED6DD8580D65"/>
        <w:category>
          <w:name w:val="כללי"/>
          <w:gallery w:val="placeholder"/>
        </w:category>
        <w:types>
          <w:type w:val="bbPlcHdr"/>
        </w:types>
        <w:behaviors>
          <w:behavior w:val="content"/>
        </w:behaviors>
        <w:guid w:val="{DC69FA13-EF6F-4280-9242-D9B0B8114807}"/>
      </w:docPartPr>
      <w:docPartBody>
        <w:p w:rsidR="00104FD7" w:rsidRDefault="000D0456" w:rsidP="000D0456">
          <w:pPr>
            <w:pStyle w:val="B59F6D638C9F4FF09912ED6DD8580D65"/>
          </w:pPr>
          <w:r w:rsidRPr="003059F5">
            <w:rPr>
              <w:rStyle w:val="PlaceholderText"/>
              <w:rtl/>
            </w:rPr>
            <w:t>[שם ספק]</w:t>
          </w:r>
        </w:p>
      </w:docPartBody>
    </w:docPart>
    <w:docPart>
      <w:docPartPr>
        <w:name w:val="4FFC5275F607467087EF14E12E2EAC68"/>
        <w:category>
          <w:name w:val="כללי"/>
          <w:gallery w:val="placeholder"/>
        </w:category>
        <w:types>
          <w:type w:val="bbPlcHdr"/>
        </w:types>
        <w:behaviors>
          <w:behavior w:val="content"/>
        </w:behaviors>
        <w:guid w:val="{6EC64E64-1F39-4EEB-B69C-DE297AC1A1E7}"/>
      </w:docPartPr>
      <w:docPartBody>
        <w:p w:rsidR="00104FD7" w:rsidRDefault="000D0456" w:rsidP="000D0456">
          <w:pPr>
            <w:pStyle w:val="4FFC5275F607467087EF14E12E2EAC68"/>
          </w:pPr>
          <w:r w:rsidRPr="003059F5">
            <w:rPr>
              <w:rStyle w:val="PlaceholderText"/>
              <w:rtl/>
            </w:rPr>
            <w:t>[שם ספק]</w:t>
          </w:r>
        </w:p>
      </w:docPartBody>
    </w:docPart>
    <w:docPart>
      <w:docPartPr>
        <w:name w:val="4B64073F0FAE4D6F81F82E95B45CF398"/>
        <w:category>
          <w:name w:val="כללי"/>
          <w:gallery w:val="placeholder"/>
        </w:category>
        <w:types>
          <w:type w:val="bbPlcHdr"/>
        </w:types>
        <w:behaviors>
          <w:behavior w:val="content"/>
        </w:behaviors>
        <w:guid w:val="{845C6FAC-F9E9-4D76-9F15-6A2EC51D1476}"/>
      </w:docPartPr>
      <w:docPartBody>
        <w:p w:rsidR="00104FD7" w:rsidRDefault="000D0456" w:rsidP="000D0456">
          <w:pPr>
            <w:pStyle w:val="4B64073F0FAE4D6F81F82E95B45CF398"/>
          </w:pPr>
          <w:r w:rsidRPr="003059F5">
            <w:rPr>
              <w:rStyle w:val="PlaceholderText"/>
              <w:rtl/>
            </w:rPr>
            <w:t>[שם ספק]</w:t>
          </w:r>
        </w:p>
      </w:docPartBody>
    </w:docPart>
    <w:docPart>
      <w:docPartPr>
        <w:name w:val="2D0F67D246954C1D90A3C812FC8EBD77"/>
        <w:category>
          <w:name w:val="כללי"/>
          <w:gallery w:val="placeholder"/>
        </w:category>
        <w:types>
          <w:type w:val="bbPlcHdr"/>
        </w:types>
        <w:behaviors>
          <w:behavior w:val="content"/>
        </w:behaviors>
        <w:guid w:val="{C41413C9-C8A5-482A-B571-CB55397EDE8F}"/>
      </w:docPartPr>
      <w:docPartBody>
        <w:p w:rsidR="00104FD7" w:rsidRDefault="000D0456" w:rsidP="000D0456">
          <w:pPr>
            <w:pStyle w:val="2D0F67D246954C1D90A3C812FC8EBD77"/>
          </w:pPr>
          <w:r w:rsidRPr="003059F5">
            <w:rPr>
              <w:rStyle w:val="PlaceholderText"/>
              <w:rtl/>
            </w:rPr>
            <w:t>[תבנית חוזה]</w:t>
          </w:r>
        </w:p>
      </w:docPartBody>
    </w:docPart>
    <w:docPart>
      <w:docPartPr>
        <w:name w:val="5747255A7CBA4D3B8DFDA99DC11797AC"/>
        <w:category>
          <w:name w:val="כללי"/>
          <w:gallery w:val="placeholder"/>
        </w:category>
        <w:types>
          <w:type w:val="bbPlcHdr"/>
        </w:types>
        <w:behaviors>
          <w:behavior w:val="content"/>
        </w:behaviors>
        <w:guid w:val="{9F4CD2C7-F9F7-471C-A8C6-5309E372035A}"/>
      </w:docPartPr>
      <w:docPartBody>
        <w:p w:rsidR="00104FD7" w:rsidRDefault="000D0456" w:rsidP="000D0456">
          <w:pPr>
            <w:pStyle w:val="5747255A7CBA4D3B8DFDA99DC11797AC"/>
          </w:pPr>
          <w:r w:rsidRPr="009D00D7">
            <w:rPr>
              <w:rStyle w:val="PlaceholderText"/>
              <w:rtl/>
            </w:rPr>
            <w:t>[שם הפרויקט]</w:t>
          </w:r>
        </w:p>
      </w:docPartBody>
    </w:docPart>
    <w:docPart>
      <w:docPartPr>
        <w:name w:val="2A2AF21EA544419AACB001EBBFF82D63"/>
        <w:category>
          <w:name w:val="כללי"/>
          <w:gallery w:val="placeholder"/>
        </w:category>
        <w:types>
          <w:type w:val="bbPlcHdr"/>
        </w:types>
        <w:behaviors>
          <w:behavior w:val="content"/>
        </w:behaviors>
        <w:guid w:val="{80F84193-D01D-452C-A40C-8818B1A0CB8C}"/>
      </w:docPartPr>
      <w:docPartBody>
        <w:p w:rsidR="00104FD7" w:rsidRDefault="000D0456" w:rsidP="000D0456">
          <w:pPr>
            <w:pStyle w:val="2A2AF21EA544419AACB001EBBFF82D63"/>
          </w:pPr>
          <w:r w:rsidRPr="003059F5">
            <w:rPr>
              <w:rStyle w:val="PlaceholderText"/>
              <w:rtl/>
            </w:rPr>
            <w:t>[שם ספק]</w:t>
          </w:r>
        </w:p>
      </w:docPartBody>
    </w:docPart>
    <w:docPart>
      <w:docPartPr>
        <w:name w:val="CF9E1DA738354CBC9CA67F756933501F"/>
        <w:category>
          <w:name w:val="כללי"/>
          <w:gallery w:val="placeholder"/>
        </w:category>
        <w:types>
          <w:type w:val="bbPlcHdr"/>
        </w:types>
        <w:behaviors>
          <w:behavior w:val="content"/>
        </w:behaviors>
        <w:guid w:val="{440606EE-EC37-4297-B6DC-83EF2038B2A3}"/>
      </w:docPartPr>
      <w:docPartBody>
        <w:p w:rsidR="00104FD7" w:rsidRDefault="000D0456" w:rsidP="000D0456">
          <w:pPr>
            <w:pStyle w:val="CF9E1DA738354CBC9CA67F756933501F"/>
          </w:pPr>
          <w:r w:rsidRPr="003059F5">
            <w:rPr>
              <w:rStyle w:val="PlaceholderText"/>
              <w:rtl/>
            </w:rPr>
            <w:t>[שם ספק]</w:t>
          </w:r>
        </w:p>
      </w:docPartBody>
    </w:docPart>
    <w:docPart>
      <w:docPartPr>
        <w:name w:val="E1130C59DF934776A4349F50A7484013"/>
        <w:category>
          <w:name w:val="כללי"/>
          <w:gallery w:val="placeholder"/>
        </w:category>
        <w:types>
          <w:type w:val="bbPlcHdr"/>
        </w:types>
        <w:behaviors>
          <w:behavior w:val="content"/>
        </w:behaviors>
        <w:guid w:val="{361A6FAC-6053-484E-A0D5-B3A2F0EF8335}"/>
      </w:docPartPr>
      <w:docPartBody>
        <w:p w:rsidR="00104FD7" w:rsidRDefault="000D0456" w:rsidP="000D0456">
          <w:pPr>
            <w:pStyle w:val="E1130C59DF934776A4349F50A7484013"/>
          </w:pPr>
          <w:r w:rsidRPr="009C4355">
            <w:rPr>
              <w:rStyle w:val="PlaceholderText"/>
              <w:rtl/>
            </w:rPr>
            <w:t>[שם ספק]</w:t>
          </w:r>
        </w:p>
      </w:docPartBody>
    </w:docPart>
    <w:docPart>
      <w:docPartPr>
        <w:name w:val="4EB2D17AD2EA48D0B7BD7BC9A0BCCA3E"/>
        <w:category>
          <w:name w:val="כללי"/>
          <w:gallery w:val="placeholder"/>
        </w:category>
        <w:types>
          <w:type w:val="bbPlcHdr"/>
        </w:types>
        <w:behaviors>
          <w:behavior w:val="content"/>
        </w:behaviors>
        <w:guid w:val="{84FC8A4C-1759-41C4-8A04-907056C8CF45}"/>
      </w:docPartPr>
      <w:docPartBody>
        <w:p w:rsidR="00104FD7" w:rsidRDefault="000D0456" w:rsidP="000D0456">
          <w:pPr>
            <w:pStyle w:val="4EB2D17AD2EA48D0B7BD7BC9A0BCCA3E"/>
          </w:pPr>
          <w:r w:rsidRPr="00C5438E">
            <w:rPr>
              <w:rStyle w:val="PlaceholderText"/>
              <w:rtl/>
            </w:rPr>
            <w:t>[צד א בחוזה]</w:t>
          </w:r>
        </w:p>
      </w:docPartBody>
    </w:docPart>
    <w:docPart>
      <w:docPartPr>
        <w:name w:val="510F42E9600744229A5A2C2DB561098C"/>
        <w:category>
          <w:name w:val="כללי"/>
          <w:gallery w:val="placeholder"/>
        </w:category>
        <w:types>
          <w:type w:val="bbPlcHdr"/>
        </w:types>
        <w:behaviors>
          <w:behavior w:val="content"/>
        </w:behaviors>
        <w:guid w:val="{A1E52181-CCE1-4CA0-A0D1-7C7322CD6B0D}"/>
      </w:docPartPr>
      <w:docPartBody>
        <w:p w:rsidR="00104FD7" w:rsidRDefault="000D0456" w:rsidP="000D0456">
          <w:pPr>
            <w:pStyle w:val="510F42E9600744229A5A2C2DB561098C"/>
          </w:pPr>
          <w:r w:rsidRPr="003059F5">
            <w:rPr>
              <w:rStyle w:val="PlaceholderText"/>
              <w:rtl/>
            </w:rPr>
            <w:t>[שם ספק]</w:t>
          </w:r>
        </w:p>
      </w:docPartBody>
    </w:docPart>
    <w:docPart>
      <w:docPartPr>
        <w:name w:val="2DC3D9B5C22E443EB6CAB3E5AB7806BC"/>
        <w:category>
          <w:name w:val="כללי"/>
          <w:gallery w:val="placeholder"/>
        </w:category>
        <w:types>
          <w:type w:val="bbPlcHdr"/>
        </w:types>
        <w:behaviors>
          <w:behavior w:val="content"/>
        </w:behaviors>
        <w:guid w:val="{3DCD1E16-D2CF-4B7E-B205-1FEF9EEB839C}"/>
      </w:docPartPr>
      <w:docPartBody>
        <w:p w:rsidR="00104FD7" w:rsidRDefault="000D0456" w:rsidP="000D0456">
          <w:pPr>
            <w:pStyle w:val="2DC3D9B5C22E443EB6CAB3E5AB7806BC"/>
          </w:pPr>
          <w:r w:rsidRPr="003059F5">
            <w:rPr>
              <w:rStyle w:val="PlaceholderText"/>
              <w:rtl/>
            </w:rPr>
            <w:t>[שם אתר]</w:t>
          </w:r>
        </w:p>
      </w:docPartBody>
    </w:docPart>
    <w:docPart>
      <w:docPartPr>
        <w:name w:val="244549A30D014532B8F669E4FF725BC7"/>
        <w:category>
          <w:name w:val="כללי"/>
          <w:gallery w:val="placeholder"/>
        </w:category>
        <w:types>
          <w:type w:val="bbPlcHdr"/>
        </w:types>
        <w:behaviors>
          <w:behavior w:val="content"/>
        </w:behaviors>
        <w:guid w:val="{C9846908-C992-4021-9E10-72C196B546F9}"/>
      </w:docPartPr>
      <w:docPartBody>
        <w:p w:rsidR="00104FD7" w:rsidRDefault="000D0456" w:rsidP="000D0456">
          <w:pPr>
            <w:pStyle w:val="244549A30D014532B8F669E4FF725BC7"/>
          </w:pPr>
          <w:r w:rsidRPr="003059F5">
            <w:rPr>
              <w:rStyle w:val="PlaceholderText"/>
              <w:rtl/>
            </w:rPr>
            <w:t>[תיאור עבודה]</w:t>
          </w:r>
        </w:p>
      </w:docPartBody>
    </w:docPart>
    <w:docPart>
      <w:docPartPr>
        <w:name w:val="964516F3FAD54446A91EE8C96927D937"/>
        <w:category>
          <w:name w:val="כללי"/>
          <w:gallery w:val="placeholder"/>
        </w:category>
        <w:types>
          <w:type w:val="bbPlcHdr"/>
        </w:types>
        <w:behaviors>
          <w:behavior w:val="content"/>
        </w:behaviors>
        <w:guid w:val="{7377EE25-0D72-41BC-990B-F073AB42DE7E}"/>
      </w:docPartPr>
      <w:docPartBody>
        <w:p w:rsidR="00104FD7" w:rsidRDefault="000D0456" w:rsidP="000D0456">
          <w:pPr>
            <w:pStyle w:val="964516F3FAD54446A91EE8C96927D937"/>
          </w:pPr>
          <w:r w:rsidRPr="009C4355">
            <w:rPr>
              <w:rStyle w:val="PlaceholderText"/>
              <w:rtl/>
            </w:rPr>
            <w:t>[שם ספק]</w:t>
          </w:r>
        </w:p>
      </w:docPartBody>
    </w:docPart>
    <w:docPart>
      <w:docPartPr>
        <w:name w:val="D7FB006689C743A49C0BEDB34DBC05CA"/>
        <w:category>
          <w:name w:val="כללי"/>
          <w:gallery w:val="placeholder"/>
        </w:category>
        <w:types>
          <w:type w:val="bbPlcHdr"/>
        </w:types>
        <w:behaviors>
          <w:behavior w:val="content"/>
        </w:behaviors>
        <w:guid w:val="{DF4281A1-C1CA-4FE0-A2C9-44B9A2EC6384}"/>
      </w:docPartPr>
      <w:docPartBody>
        <w:p w:rsidR="00104FD7" w:rsidRDefault="000D0456" w:rsidP="000D0456">
          <w:pPr>
            <w:pStyle w:val="D7FB006689C743A49C0BEDB34DBC05CA"/>
          </w:pPr>
          <w:r w:rsidRPr="00C5438E">
            <w:rPr>
              <w:rStyle w:val="PlaceholderText"/>
              <w:rtl/>
            </w:rPr>
            <w:t>[צד א בחוזה]</w:t>
          </w:r>
        </w:p>
      </w:docPartBody>
    </w:docPart>
    <w:docPart>
      <w:docPartPr>
        <w:name w:val="7BAAEF2005F648E2AC02A5AE7E3252F3"/>
        <w:category>
          <w:name w:val="כללי"/>
          <w:gallery w:val="placeholder"/>
        </w:category>
        <w:types>
          <w:type w:val="bbPlcHdr"/>
        </w:types>
        <w:behaviors>
          <w:behavior w:val="content"/>
        </w:behaviors>
        <w:guid w:val="{D04D36B4-3075-45A3-834C-73014EC12C90}"/>
      </w:docPartPr>
      <w:docPartBody>
        <w:p w:rsidR="00104FD7" w:rsidRDefault="000D0456" w:rsidP="000D0456">
          <w:pPr>
            <w:pStyle w:val="7BAAEF2005F648E2AC02A5AE7E3252F3"/>
          </w:pPr>
          <w:r w:rsidRPr="003059F5">
            <w:rPr>
              <w:rStyle w:val="PlaceholderText"/>
              <w:rtl/>
            </w:rPr>
            <w:t>[שם אתר]</w:t>
          </w:r>
        </w:p>
      </w:docPartBody>
    </w:docPart>
    <w:docPart>
      <w:docPartPr>
        <w:name w:val="F1B2927F0C9F4032BE64C11CC4758E7F"/>
        <w:category>
          <w:name w:val="כללי"/>
          <w:gallery w:val="placeholder"/>
        </w:category>
        <w:types>
          <w:type w:val="bbPlcHdr"/>
        </w:types>
        <w:behaviors>
          <w:behavior w:val="content"/>
        </w:behaviors>
        <w:guid w:val="{0B252B9C-EC14-45E4-8E33-FEBCB1902230}"/>
      </w:docPartPr>
      <w:docPartBody>
        <w:p w:rsidR="00104FD7" w:rsidRDefault="000D0456" w:rsidP="000D0456">
          <w:pPr>
            <w:pStyle w:val="F1B2927F0C9F4032BE64C11CC4758E7F"/>
          </w:pPr>
          <w:r w:rsidRPr="003059F5">
            <w:rPr>
              <w:rStyle w:val="PlaceholderText"/>
              <w:rtl/>
            </w:rPr>
            <w:t>[תאריך חתימת חוזה]</w:t>
          </w:r>
        </w:p>
      </w:docPartBody>
    </w:docPart>
    <w:docPart>
      <w:docPartPr>
        <w:name w:val="4A016B99E4B54BCBAA1BA668EEDC2A34"/>
        <w:category>
          <w:name w:val="כללי"/>
          <w:gallery w:val="placeholder"/>
        </w:category>
        <w:types>
          <w:type w:val="bbPlcHdr"/>
        </w:types>
        <w:behaviors>
          <w:behavior w:val="content"/>
        </w:behaviors>
        <w:guid w:val="{E4C94E9A-7751-43E5-B467-F691AF77E79E}"/>
      </w:docPartPr>
      <w:docPartBody>
        <w:p w:rsidR="00104FD7" w:rsidRDefault="000D0456" w:rsidP="000D0456">
          <w:pPr>
            <w:pStyle w:val="4A016B99E4B54BCBAA1BA668EEDC2A34"/>
          </w:pPr>
          <w:r w:rsidRPr="009C435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AE1"/>
    <w:rsid w:val="000D0456"/>
    <w:rsid w:val="00104FD7"/>
    <w:rsid w:val="00135E8C"/>
    <w:rsid w:val="00175749"/>
    <w:rsid w:val="006865A5"/>
    <w:rsid w:val="00700202"/>
    <w:rsid w:val="007A56EA"/>
    <w:rsid w:val="00860755"/>
    <w:rsid w:val="008B6851"/>
    <w:rsid w:val="00911609"/>
    <w:rsid w:val="00DB02EF"/>
    <w:rsid w:val="00E04841"/>
    <w:rsid w:val="00E6677C"/>
    <w:rsid w:val="00F91B4C"/>
    <w:rsid w:val="00FE0F9B"/>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D0456"/>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9010213FB6404E15AE340C6C05A6A32A">
    <w:name w:val="9010213FB6404E15AE340C6C05A6A32A"/>
    <w:rsid w:val="00860755"/>
    <w:pPr>
      <w:bidi/>
    </w:pPr>
  </w:style>
  <w:style w:type="paragraph" w:customStyle="1" w:styleId="C721964CD0454C9DA8588270586390CB">
    <w:name w:val="C721964CD0454C9DA8588270586390CB"/>
    <w:pPr>
      <w:bidi/>
    </w:pPr>
  </w:style>
  <w:style w:type="paragraph" w:customStyle="1" w:styleId="6891D3F194A64F219D01272734FC73E4">
    <w:name w:val="6891D3F194A64F219D01272734FC73E4"/>
    <w:rsid w:val="000D0456"/>
    <w:pPr>
      <w:bidi/>
    </w:pPr>
  </w:style>
  <w:style w:type="paragraph" w:customStyle="1" w:styleId="64884484007B405E8800DCF08EB80003">
    <w:name w:val="64884484007B405E8800DCF08EB80003"/>
    <w:rsid w:val="000D0456"/>
    <w:pPr>
      <w:bidi/>
    </w:pPr>
  </w:style>
  <w:style w:type="paragraph" w:customStyle="1" w:styleId="F6484E38E9194F00AE2D0147DCF6B66D">
    <w:name w:val="F6484E38E9194F00AE2D0147DCF6B66D"/>
    <w:rsid w:val="000D0456"/>
    <w:pPr>
      <w:bidi/>
    </w:pPr>
  </w:style>
  <w:style w:type="paragraph" w:customStyle="1" w:styleId="87F05F6DF5414F59980945BCD5EF1F89">
    <w:name w:val="87F05F6DF5414F59980945BCD5EF1F89"/>
    <w:rsid w:val="000D0456"/>
    <w:pPr>
      <w:bidi/>
    </w:pPr>
  </w:style>
  <w:style w:type="paragraph" w:customStyle="1" w:styleId="DC19D78E9BD34EBC955CFBFF1244DFA9">
    <w:name w:val="DC19D78E9BD34EBC955CFBFF1244DFA9"/>
    <w:rsid w:val="000D0456"/>
    <w:pPr>
      <w:bidi/>
    </w:pPr>
  </w:style>
  <w:style w:type="paragraph" w:customStyle="1" w:styleId="48F39651453B434E929C70837D58A727">
    <w:name w:val="48F39651453B434E929C70837D58A727"/>
    <w:rsid w:val="000D0456"/>
    <w:pPr>
      <w:bidi/>
    </w:pPr>
  </w:style>
  <w:style w:type="paragraph" w:customStyle="1" w:styleId="F1BCDEBFC6B84245B85102376CAD83AC">
    <w:name w:val="F1BCDEBFC6B84245B85102376CAD83AC"/>
    <w:rsid w:val="000D0456"/>
    <w:pPr>
      <w:bidi/>
    </w:pPr>
  </w:style>
  <w:style w:type="paragraph" w:customStyle="1" w:styleId="DCBCCA8D9D6344D79FFBFE37EB885BA9">
    <w:name w:val="DCBCCA8D9D6344D79FFBFE37EB885BA9"/>
    <w:rsid w:val="000D0456"/>
    <w:pPr>
      <w:bidi/>
    </w:pPr>
  </w:style>
  <w:style w:type="paragraph" w:customStyle="1" w:styleId="D774A9263F0B43C889C7363A425FC822">
    <w:name w:val="D774A9263F0B43C889C7363A425FC822"/>
    <w:rsid w:val="000D0456"/>
    <w:pPr>
      <w:bidi/>
    </w:pPr>
  </w:style>
  <w:style w:type="paragraph" w:customStyle="1" w:styleId="F6C21EC564964A3FA377941C8F3162AB">
    <w:name w:val="F6C21EC564964A3FA377941C8F3162AB"/>
    <w:rsid w:val="000D0456"/>
    <w:pPr>
      <w:bidi/>
    </w:pPr>
  </w:style>
  <w:style w:type="paragraph" w:customStyle="1" w:styleId="4196D414B4514190A0FAC22EF91FF3E4">
    <w:name w:val="4196D414B4514190A0FAC22EF91FF3E4"/>
    <w:rsid w:val="000D0456"/>
    <w:pPr>
      <w:bidi/>
    </w:pPr>
  </w:style>
  <w:style w:type="paragraph" w:customStyle="1" w:styleId="8ECE930238264283AFE92629BC37D42B">
    <w:name w:val="8ECE930238264283AFE92629BC37D42B"/>
    <w:rsid w:val="000D0456"/>
    <w:pPr>
      <w:bidi/>
    </w:pPr>
  </w:style>
  <w:style w:type="paragraph" w:customStyle="1" w:styleId="8DDEAEF197BF4EF280FD4EE1A9E33B01">
    <w:name w:val="8DDEAEF197BF4EF280FD4EE1A9E33B01"/>
    <w:rsid w:val="000D0456"/>
    <w:pPr>
      <w:bidi/>
    </w:pPr>
  </w:style>
  <w:style w:type="paragraph" w:customStyle="1" w:styleId="203513900E8340BAAA2CD87F2A3571C4">
    <w:name w:val="203513900E8340BAAA2CD87F2A3571C4"/>
    <w:rsid w:val="000D0456"/>
    <w:pPr>
      <w:bidi/>
    </w:pPr>
  </w:style>
  <w:style w:type="paragraph" w:customStyle="1" w:styleId="88168CD51E964B69AF05DD90A8E43114">
    <w:name w:val="88168CD51E964B69AF05DD90A8E43114"/>
    <w:rsid w:val="000D0456"/>
    <w:pPr>
      <w:bidi/>
    </w:pPr>
  </w:style>
  <w:style w:type="paragraph" w:customStyle="1" w:styleId="5D8318FEC304447CA46D9446461B3694">
    <w:name w:val="5D8318FEC304447CA46D9446461B3694"/>
    <w:rsid w:val="000D0456"/>
    <w:pPr>
      <w:bidi/>
    </w:pPr>
  </w:style>
  <w:style w:type="paragraph" w:customStyle="1" w:styleId="A9F8786E4B4A463DB371AEDFC63065BB">
    <w:name w:val="A9F8786E4B4A463DB371AEDFC63065BB"/>
    <w:rsid w:val="000D0456"/>
    <w:pPr>
      <w:bidi/>
    </w:pPr>
  </w:style>
  <w:style w:type="paragraph" w:customStyle="1" w:styleId="E778AA229724475CA9EFFFBCB6211B8A">
    <w:name w:val="E778AA229724475CA9EFFFBCB6211B8A"/>
    <w:rsid w:val="000D0456"/>
    <w:pPr>
      <w:bidi/>
    </w:pPr>
  </w:style>
  <w:style w:type="paragraph" w:customStyle="1" w:styleId="48F99A8495C34C438EA464C9133E8DFB">
    <w:name w:val="48F99A8495C34C438EA464C9133E8DFB"/>
    <w:rsid w:val="000D0456"/>
    <w:pPr>
      <w:bidi/>
    </w:pPr>
  </w:style>
  <w:style w:type="paragraph" w:customStyle="1" w:styleId="644546A22C674B6EA6051E4C7B5CC2D8">
    <w:name w:val="644546A22C674B6EA6051E4C7B5CC2D8"/>
    <w:rsid w:val="000D0456"/>
    <w:pPr>
      <w:bidi/>
    </w:pPr>
  </w:style>
  <w:style w:type="paragraph" w:customStyle="1" w:styleId="534036BD36C34A68BED9CD5EE7545A44">
    <w:name w:val="534036BD36C34A68BED9CD5EE7545A44"/>
    <w:rsid w:val="000D0456"/>
    <w:pPr>
      <w:bidi/>
    </w:pPr>
  </w:style>
  <w:style w:type="paragraph" w:customStyle="1" w:styleId="1306C82E032347CABCCCBDD04C5C2A43">
    <w:name w:val="1306C82E032347CABCCCBDD04C5C2A43"/>
    <w:rsid w:val="000D0456"/>
    <w:pPr>
      <w:bidi/>
    </w:pPr>
  </w:style>
  <w:style w:type="paragraph" w:customStyle="1" w:styleId="B59F6D638C9F4FF09912ED6DD8580D65">
    <w:name w:val="B59F6D638C9F4FF09912ED6DD8580D65"/>
    <w:rsid w:val="000D0456"/>
    <w:pPr>
      <w:bidi/>
    </w:pPr>
  </w:style>
  <w:style w:type="paragraph" w:customStyle="1" w:styleId="4FFC5275F607467087EF14E12E2EAC68">
    <w:name w:val="4FFC5275F607467087EF14E12E2EAC68"/>
    <w:rsid w:val="000D0456"/>
    <w:pPr>
      <w:bidi/>
    </w:pPr>
  </w:style>
  <w:style w:type="paragraph" w:customStyle="1" w:styleId="4B64073F0FAE4D6F81F82E95B45CF398">
    <w:name w:val="4B64073F0FAE4D6F81F82E95B45CF398"/>
    <w:rsid w:val="000D0456"/>
    <w:pPr>
      <w:bidi/>
    </w:pPr>
  </w:style>
  <w:style w:type="paragraph" w:customStyle="1" w:styleId="2D0F67D246954C1D90A3C812FC8EBD77">
    <w:name w:val="2D0F67D246954C1D90A3C812FC8EBD77"/>
    <w:rsid w:val="000D0456"/>
    <w:pPr>
      <w:bidi/>
    </w:pPr>
  </w:style>
  <w:style w:type="paragraph" w:customStyle="1" w:styleId="5747255A7CBA4D3B8DFDA99DC11797AC">
    <w:name w:val="5747255A7CBA4D3B8DFDA99DC11797AC"/>
    <w:rsid w:val="000D0456"/>
    <w:pPr>
      <w:bidi/>
    </w:pPr>
  </w:style>
  <w:style w:type="paragraph" w:customStyle="1" w:styleId="2A2AF21EA544419AACB001EBBFF82D63">
    <w:name w:val="2A2AF21EA544419AACB001EBBFF82D63"/>
    <w:rsid w:val="000D0456"/>
    <w:pPr>
      <w:bidi/>
    </w:pPr>
  </w:style>
  <w:style w:type="paragraph" w:customStyle="1" w:styleId="CF9E1DA738354CBC9CA67F756933501F">
    <w:name w:val="CF9E1DA738354CBC9CA67F756933501F"/>
    <w:rsid w:val="000D0456"/>
    <w:pPr>
      <w:bidi/>
    </w:pPr>
  </w:style>
  <w:style w:type="paragraph" w:customStyle="1" w:styleId="E1130C59DF934776A4349F50A7484013">
    <w:name w:val="E1130C59DF934776A4349F50A7484013"/>
    <w:rsid w:val="000D0456"/>
    <w:pPr>
      <w:bidi/>
    </w:pPr>
  </w:style>
  <w:style w:type="paragraph" w:customStyle="1" w:styleId="E69E4276F00E4EC0970D455B52F5074E">
    <w:name w:val="E69E4276F00E4EC0970D455B52F5074E"/>
    <w:rsid w:val="000D0456"/>
    <w:pPr>
      <w:bidi/>
    </w:pPr>
  </w:style>
  <w:style w:type="paragraph" w:customStyle="1" w:styleId="E0621B861F6D4DB78C618DB219FA14E9">
    <w:name w:val="E0621B861F6D4DB78C618DB219FA14E9"/>
    <w:rsid w:val="000D0456"/>
    <w:pPr>
      <w:bidi/>
    </w:pPr>
  </w:style>
  <w:style w:type="paragraph" w:customStyle="1" w:styleId="2107803FCCAB45889C4C65D9A6876BCC">
    <w:name w:val="2107803FCCAB45889C4C65D9A6876BCC"/>
    <w:rsid w:val="000D0456"/>
    <w:pPr>
      <w:bidi/>
    </w:pPr>
  </w:style>
  <w:style w:type="paragraph" w:customStyle="1" w:styleId="55DC5BDB9D614A91BB0F22CBE0989E42">
    <w:name w:val="55DC5BDB9D614A91BB0F22CBE0989E42"/>
    <w:rsid w:val="000D0456"/>
    <w:pPr>
      <w:bidi/>
    </w:pPr>
  </w:style>
  <w:style w:type="paragraph" w:customStyle="1" w:styleId="4EB2D17AD2EA48D0B7BD7BC9A0BCCA3E">
    <w:name w:val="4EB2D17AD2EA48D0B7BD7BC9A0BCCA3E"/>
    <w:rsid w:val="000D0456"/>
    <w:pPr>
      <w:bidi/>
    </w:pPr>
  </w:style>
  <w:style w:type="paragraph" w:customStyle="1" w:styleId="510F42E9600744229A5A2C2DB561098C">
    <w:name w:val="510F42E9600744229A5A2C2DB561098C"/>
    <w:rsid w:val="000D0456"/>
    <w:pPr>
      <w:bidi/>
    </w:pPr>
  </w:style>
  <w:style w:type="paragraph" w:customStyle="1" w:styleId="2DC3D9B5C22E443EB6CAB3E5AB7806BC">
    <w:name w:val="2DC3D9B5C22E443EB6CAB3E5AB7806BC"/>
    <w:rsid w:val="000D0456"/>
    <w:pPr>
      <w:bidi/>
    </w:pPr>
  </w:style>
  <w:style w:type="paragraph" w:customStyle="1" w:styleId="244549A30D014532B8F669E4FF725BC7">
    <w:name w:val="244549A30D014532B8F669E4FF725BC7"/>
    <w:rsid w:val="000D0456"/>
    <w:pPr>
      <w:bidi/>
    </w:pPr>
  </w:style>
  <w:style w:type="paragraph" w:customStyle="1" w:styleId="964516F3FAD54446A91EE8C96927D937">
    <w:name w:val="964516F3FAD54446A91EE8C96927D937"/>
    <w:rsid w:val="000D0456"/>
    <w:pPr>
      <w:bidi/>
    </w:pPr>
  </w:style>
  <w:style w:type="paragraph" w:customStyle="1" w:styleId="D7FB006689C743A49C0BEDB34DBC05CA">
    <w:name w:val="D7FB006689C743A49C0BEDB34DBC05CA"/>
    <w:rsid w:val="000D0456"/>
    <w:pPr>
      <w:bidi/>
    </w:pPr>
  </w:style>
  <w:style w:type="paragraph" w:customStyle="1" w:styleId="7BAAEF2005F648E2AC02A5AE7E3252F3">
    <w:name w:val="7BAAEF2005F648E2AC02A5AE7E3252F3"/>
    <w:rsid w:val="000D0456"/>
    <w:pPr>
      <w:bidi/>
    </w:pPr>
  </w:style>
  <w:style w:type="paragraph" w:customStyle="1" w:styleId="F1B2927F0C9F4032BE64C11CC4758E7F">
    <w:name w:val="F1B2927F0C9F4032BE64C11CC4758E7F"/>
    <w:rsid w:val="000D0456"/>
    <w:pPr>
      <w:bidi/>
    </w:pPr>
  </w:style>
  <w:style w:type="paragraph" w:customStyle="1" w:styleId="4A016B99E4B54BCBAA1BA668EEDC2A34">
    <w:name w:val="4A016B99E4B54BCBAA1BA668EEDC2A34"/>
    <w:rsid w:val="000D0456"/>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מסמך" ma:contentTypeID="0x01010030A0B226D4C20846A479B52B24DAA432" ma:contentTypeVersion="3" ma:contentTypeDescription="צור מסמך חדש." ma:contentTypeScope="" ma:versionID="3231b42e2004e4e0291e62cf528a0c17">
  <xsd:schema xmlns:xsd="http://www.w3.org/2001/XMLSchema" xmlns:xs="http://www.w3.org/2001/XMLSchema" xmlns:p="http://schemas.microsoft.com/office/2006/metadata/properties" xmlns:ns2="532409f3-fa4a-4556-be2d-61229a9fe67c" targetNamespace="http://schemas.microsoft.com/office/2006/metadata/properties" ma:root="true" ma:fieldsID="41462cd2f3e2a541f2f37ca7d42ced80" ns2:_="">
    <xsd:import namespace="532409f3-fa4a-4556-be2d-61229a9fe67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2409f3-fa4a-4556-be2d-61229a9fe6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F1D717-595C-48E6-8612-421B4C4C98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3.xml><?xml version="1.0" encoding="utf-8"?>
<ds:datastoreItem xmlns:ds="http://schemas.openxmlformats.org/officeDocument/2006/customXml" ds:itemID="{33DE07DE-AEFC-4E17-A79F-C9A9EBCDD201}"/>
</file>

<file path=customXml/itemProps4.xml><?xml version="1.0" encoding="utf-8"?>
<ds:datastoreItem xmlns:ds="http://schemas.openxmlformats.org/officeDocument/2006/customXml" ds:itemID="{A361767E-8875-46DE-A78A-0E852FF8FCCF}">
  <ds:schemaRefs>
    <ds:schemaRef ds:uri="http://schemas.microsoft.com/office/2006/metadata/customXsn"/>
  </ds:schemaRefs>
</ds:datastoreItem>
</file>

<file path=customXml/itemProps5.xml><?xml version="1.0" encoding="utf-8"?>
<ds:datastoreItem xmlns:ds="http://schemas.openxmlformats.org/officeDocument/2006/customXml" ds:itemID="{81709D4C-33DC-48CC-AC7E-130A245806EE}">
  <ds:schemaRefs>
    <ds:schemaRef ds:uri="http://schemas.microsoft.com/sharepoint/v3"/>
    <ds:schemaRef ds:uri="e82e0497-401b-493b-ab66-61f85c09ed30"/>
    <ds:schemaRef ds:uri="http://schemas.microsoft.com/office/2006/documentManagement/types"/>
    <ds:schemaRef ds:uri="http://purl.org/dc/elements/1.1/"/>
    <ds:schemaRef ds:uri="http://purl.org/dc/terms/"/>
    <ds:schemaRef ds:uri="http://www.w3.org/XML/1998/namespace"/>
    <ds:schemaRef ds:uri="http://purl.org/dc/dcmitype/"/>
    <ds:schemaRef ds:uri="http://schemas.microsoft.com/office/2006/metadata/properties"/>
    <ds:schemaRef ds:uri="http://schemas.microsoft.com/office/infopath/2007/PartnerControls"/>
    <ds:schemaRef ds:uri="http://schemas.openxmlformats.org/package/2006/metadata/core-properties"/>
  </ds:schemaRefs>
</ds:datastoreItem>
</file>

<file path=customXml/itemProps6.xml><?xml version="1.0" encoding="utf-8"?>
<ds:datastoreItem xmlns:ds="http://schemas.openxmlformats.org/officeDocument/2006/customXml" ds:itemID="{D8E49D2F-CCB2-48DD-9973-E054137D44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34</Pages>
  <Words>8924</Words>
  <Characters>44623</Characters>
  <Application>Microsoft Office Word</Application>
  <DocSecurity>0</DocSecurity>
  <Lines>371</Lines>
  <Paragraphs>106</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53441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גרמן קגנובסקי</dc:creator>
  <cp:keywords/>
  <dc:description/>
  <cp:lastModifiedBy>גרמן קגנובסקי</cp:lastModifiedBy>
  <cp:revision>6</cp:revision>
  <cp:lastPrinted>2020-11-09T13:58:00Z</cp:lastPrinted>
  <dcterms:created xsi:type="dcterms:W3CDTF">2020-11-02T09:26:00Z</dcterms:created>
  <dcterms:modified xsi:type="dcterms:W3CDTF">2020-11-19T09:50:00Z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0x01010030A0B226D4C20846A479B52B24DAA432</vt:lpwstr>
  </property>
  <property fmtid="{D5CDD505-2E9C-101B-9397-08002B2CF9AE}" pid="3" name="_dlc_DocIdItemGuid">
    <vt:lpwstr>6fb1db92-9375-4095-abc1-fe40b4c7ecc5</vt:lpwstr>
  </property>
</Properties>
</file>