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342830"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bookmarkStart w:id="0" w:name="_GoBack"/>
      <w:bookmarkEnd w:id="0"/>
    </w:p>
    <w:p w14:paraId="22F66F0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0D9B0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02678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4AF1D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D2CEE1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FB5F30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235FB0">
        <w:rPr>
          <w:rFonts w:ascii="Times New Roman" w:eastAsia="Times New Roman" w:hAnsi="Times New Roman" w:cs="David"/>
          <w:bCs/>
          <w:i/>
          <w:iCs/>
          <w:noProof/>
          <w:sz w:val="24"/>
          <w:szCs w:val="24"/>
        </w:rPr>
        <w:drawing>
          <wp:inline distT="0" distB="0" distL="0" distR="0" wp14:anchorId="2E0A07C6" wp14:editId="51D8F4F8">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238CF6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87A3C7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6DD5EE"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B4D03E"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A5D0FC"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4F3422"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8FB4F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 xml:space="preserve">חוזה </w:t>
      </w:r>
      <w:r>
        <w:rPr>
          <w:rFonts w:ascii="Times New Roman" w:eastAsia="Times New Roman" w:hAnsi="Times New Roman" w:cs="David" w:hint="cs"/>
          <w:bCs/>
          <w:sz w:val="32"/>
          <w:szCs w:val="32"/>
          <w:u w:val="single"/>
          <w:rtl/>
          <w:lang w:eastAsia="he-IL"/>
        </w:rPr>
        <w:t>אחראי לביקורת פרויקטים</w:t>
      </w:r>
    </w:p>
    <w:p w14:paraId="601F80C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9BA8D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A9C899"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819D2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75C51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16F5D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E24E49"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FB6B81FCCA14F9883C452A6CFFED8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CE23929" w14:textId="77777777" w:rsidR="0041563C" w:rsidRPr="00B27B4C" w:rsidRDefault="00C67BC5"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2-12-06T09:27:00Z">
            <w:r>
              <w:rPr>
                <w:rFonts w:ascii="Times New Roman" w:eastAsia="Times New Roman" w:hAnsi="Times New Roman" w:cs="David"/>
                <w:bCs/>
                <w:sz w:val="32"/>
                <w:szCs w:val="32"/>
                <w:u w:val="single"/>
                <w:rtl/>
                <w:lang w:eastAsia="he-IL"/>
              </w:rPr>
              <w:t>אפריקה ישראל מגורים בע"מ</w:t>
            </w:r>
          </w:ins>
        </w:p>
      </w:sdtContent>
    </w:sdt>
    <w:p w14:paraId="1DB7BBC1"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2416404A20654346A6E18C3CE653B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CAA9722" w14:textId="77777777" w:rsidR="0041563C" w:rsidRPr="00B27B4C" w:rsidRDefault="00C67BC5"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Kook Sec" w:date="2022-12-06T09:27:00Z">
            <w:r>
              <w:rPr>
                <w:rFonts w:ascii="Times New Roman" w:eastAsia="Times New Roman" w:hAnsi="Times New Roman" w:cs="David"/>
                <w:bCs/>
                <w:sz w:val="32"/>
                <w:szCs w:val="32"/>
                <w:u w:val="single"/>
                <w:rtl/>
                <w:lang w:eastAsia="he-IL"/>
              </w:rPr>
              <w:t>בית מפא"י</w:t>
            </w:r>
          </w:ins>
        </w:p>
      </w:sdtContent>
    </w:sdt>
    <w:p w14:paraId="2774B9C9"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0823F8"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58B3A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F1610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24A62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063699"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697A1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7E0E3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F4147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C30EA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16C1B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124C2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00DA6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C8420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9A6D8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696D9F"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9F5DD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DF6B9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2FC7C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0F755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6050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CB45F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470013"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DAA45B"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E00D87"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73BF0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75026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926F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88C8D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8EBF2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47C7D5" w14:textId="77777777" w:rsidR="0041563C" w:rsidRPr="003C30D7" w:rsidRDefault="0041563C" w:rsidP="0041563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Pr>
          <w:rFonts w:ascii="Times New Roman" w:eastAsia="Times New Roman" w:hAnsi="Times New Roman" w:cs="David" w:hint="cs"/>
          <w:bCs/>
          <w:i/>
          <w:iCs/>
          <w:sz w:val="32"/>
          <w:szCs w:val="32"/>
          <w:u w:val="single"/>
          <w:rtl/>
          <w:lang w:eastAsia="he-IL"/>
        </w:rPr>
        <w:t xml:space="preserve"> </w:t>
      </w:r>
      <w:r w:rsidRPr="00776496">
        <w:rPr>
          <w:rFonts w:ascii="Times New Roman" w:eastAsia="Times New Roman" w:hAnsi="Times New Roman" w:cs="David" w:hint="cs"/>
          <w:bCs/>
          <w:sz w:val="32"/>
          <w:szCs w:val="32"/>
          <w:u w:val="single"/>
          <w:rtl/>
          <w:lang w:eastAsia="he-IL"/>
        </w:rPr>
        <w:t>א</w:t>
      </w:r>
      <w:r>
        <w:rPr>
          <w:rFonts w:ascii="Times New Roman" w:eastAsia="Times New Roman" w:hAnsi="Times New Roman" w:cs="David" w:hint="cs"/>
          <w:bCs/>
          <w:sz w:val="32"/>
          <w:szCs w:val="32"/>
          <w:u w:val="single"/>
          <w:rtl/>
          <w:lang w:eastAsia="he-IL"/>
        </w:rPr>
        <w:t>חראי לביקורת פרויקטים</w:t>
      </w:r>
    </w:p>
    <w:p w14:paraId="05CA049C" w14:textId="77777777" w:rsidR="0041563C" w:rsidRPr="003C30D7" w:rsidRDefault="0041563C" w:rsidP="0041563C">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21F7A10"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5BC4E6C6DCBC4B1A83EE8E46E4829F3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7C9A83C9" w14:textId="77777777" w:rsidR="0041563C" w:rsidRPr="00776496" w:rsidRDefault="0041563C" w:rsidP="0041563C">
      <w:pPr>
        <w:widowControl w:val="0"/>
        <w:spacing w:before="0" w:beforeAutospacing="0" w:after="0" w:afterAutospacing="0" w:line="240" w:lineRule="auto"/>
        <w:rPr>
          <w:rFonts w:ascii="Times New Roman" w:eastAsia="Times New Roman" w:hAnsi="Times New Roman" w:cs="David"/>
          <w:sz w:val="24"/>
          <w:szCs w:val="24"/>
          <w:rtl/>
        </w:rPr>
      </w:pPr>
    </w:p>
    <w:p w14:paraId="4EBEBD44"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6FAE4D"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7E763A" w14:textId="77777777" w:rsidR="0041563C" w:rsidRPr="00776496" w:rsidRDefault="0041563C" w:rsidP="0041563C">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1F3502C19F06402D85F80613DFC46F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F8A2FAA" w14:textId="77777777" w:rsidR="0041563C" w:rsidRPr="00776496" w:rsidRDefault="00C67BC5" w:rsidP="0041563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Kook Sec" w:date="2022-12-06T09:28: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5353671F"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41A7EC59"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6222F53C" w14:textId="77777777" w:rsidR="0041563C" w:rsidRPr="00776496" w:rsidRDefault="0041563C" w:rsidP="0041563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226F601" w14:textId="77777777" w:rsidR="0041563C" w:rsidRPr="00776496" w:rsidRDefault="0041563C" w:rsidP="0041563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5BB8843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3457D8D4DC374DD492A7398A2DDE08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50B42125" w14:textId="77777777" w:rsidR="0041563C" w:rsidRPr="00776496" w:rsidRDefault="00C67BC5"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Kook Sec" w:date="2022-12-06T09:30:00Z">
            <w:r>
              <w:rPr>
                <w:rFonts w:ascii="Times New Roman" w:eastAsia="Times New Roman" w:hAnsi="Times New Roman" w:cs="David"/>
                <w:color w:val="800080"/>
                <w:sz w:val="24"/>
                <w:szCs w:val="24"/>
                <w:rtl/>
              </w:rPr>
              <w:br/>
              <w:t>אורן הנדסה ניהול פרויקטים בע"מ</w:t>
            </w:r>
            <w:r>
              <w:rPr>
                <w:rFonts w:ascii="Times New Roman" w:eastAsia="Times New Roman" w:hAnsi="Times New Roman" w:cs="David"/>
                <w:color w:val="800080"/>
                <w:sz w:val="24"/>
                <w:szCs w:val="24"/>
                <w:rtl/>
              </w:rPr>
              <w:br/>
              <w:t>מגדל צ'מפיון ק.30 דרך ששת הימים 30 בני ברק</w:t>
            </w:r>
            <w:r>
              <w:rPr>
                <w:rFonts w:ascii="Times New Roman" w:eastAsia="Times New Roman" w:hAnsi="Times New Roman" w:cs="David"/>
                <w:color w:val="800080"/>
                <w:sz w:val="24"/>
                <w:szCs w:val="24"/>
                <w:rtl/>
              </w:rPr>
              <w:br/>
              <w:t>514862846</w:t>
            </w:r>
            <w:r>
              <w:rPr>
                <w:rFonts w:ascii="Times New Roman" w:eastAsia="Times New Roman" w:hAnsi="Times New Roman" w:cs="David"/>
                <w:color w:val="800080"/>
                <w:sz w:val="24"/>
                <w:szCs w:val="24"/>
                <w:rtl/>
              </w:rPr>
              <w:br/>
            </w:r>
          </w:ins>
        </w:p>
      </w:sdtContent>
    </w:sdt>
    <w:p w14:paraId="29685E03"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23EB5D34"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17634BA4" w14:textId="77777777" w:rsidR="0041563C" w:rsidRPr="00776496" w:rsidRDefault="0041563C" w:rsidP="0041563C">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7598B73" w14:textId="77777777" w:rsidR="0041563C" w:rsidRPr="00776496" w:rsidRDefault="0041563C" w:rsidP="0041563C">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1478F73" w14:textId="77777777" w:rsidR="0041563C" w:rsidRPr="00776496" w:rsidRDefault="0041563C" w:rsidP="0041563C">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5156EBFE" w14:textId="77777777" w:rsidR="0041563C" w:rsidRPr="00776496" w:rsidRDefault="0041563C" w:rsidP="0041563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0EA8587A" w14:textId="77777777" w:rsidR="0041563C" w:rsidRPr="00776496" w:rsidRDefault="0041563C" w:rsidP="0041563C">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6B56F4B1" w14:textId="77777777" w:rsidR="0041563C" w:rsidRPr="00776496"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1F6293C"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5B988AE2"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14E0C4"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69FF6F74"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763B473"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0E4432"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95AF048"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0C0C3E3"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E27AB1E"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2DC5499"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79A63BFC"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581A8B"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lastRenderedPageBreak/>
        <w:t>"</w:t>
      </w:r>
      <w:r w:rsidRPr="00776496">
        <w:rPr>
          <w:rFonts w:ascii="Times New Roman" w:eastAsia="Times New Roman" w:hAnsi="Times New Roman" w:cs="David"/>
          <w:b/>
          <w:bCs/>
          <w:sz w:val="24"/>
          <w:szCs w:val="24"/>
          <w:rtl/>
          <w:lang w:eastAsia="he-IL"/>
        </w:rPr>
        <w:t>שירותי</w:t>
      </w:r>
    </w:p>
    <w:p w14:paraId="43FF4B32"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33F48B04"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4785E7BA"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17AB26"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20DD62D"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DE627A"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3974ABE7"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BF37EA1"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4DCBCA"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5E8FF466"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539FDC19"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6CB8C44" w14:textId="77777777" w:rsidR="0041563C" w:rsidRPr="00776496" w:rsidRDefault="0041563C" w:rsidP="0041563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39D0D6BC"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BCAAF75"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49B9E815"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C093987"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F0F053" w14:textId="77777777" w:rsidR="0041563C" w:rsidRPr="00776496" w:rsidRDefault="0041563C" w:rsidP="0041563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1E40526E" w14:textId="77777777" w:rsidR="0041563C" w:rsidRPr="00776496" w:rsidRDefault="0041563C" w:rsidP="0041563C">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24A71B3B" w14:textId="77777777" w:rsidR="0041563C" w:rsidRPr="00776496" w:rsidRDefault="0041563C" w:rsidP="0041563C">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9CC7509"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73B2A27F"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2710E63D" w14:textId="77777777" w:rsidR="0041563C" w:rsidRPr="00776496" w:rsidRDefault="0041563C" w:rsidP="0041563C">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E5D6EA0"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7169E05D"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05D153BD"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4A862831"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17C0B1ED"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56768792"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1C3BC7E7" w14:textId="77777777" w:rsidR="00B26EBF" w:rsidRDefault="00B26EBF" w:rsidP="00B26EB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C70B6EB" w14:textId="77777777" w:rsidR="00B26EBF" w:rsidRDefault="00B26EBF" w:rsidP="00B26EB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B263295"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136F5679" w14:textId="77777777" w:rsidR="0041563C" w:rsidRPr="00776496" w:rsidRDefault="0041563C" w:rsidP="0041563C">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3155195A" w14:textId="77777777" w:rsidR="0041563C" w:rsidRPr="00776496" w:rsidRDefault="0041563C" w:rsidP="0041563C">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28BA70C8"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13856F6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010F14C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3A9D4B7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3F651C60"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ציות לדין ולהנחת דעת המזמין, ותוך שמירת לוחות הזמנים והמסגרת התקציבית, </w:t>
      </w:r>
      <w:r w:rsidRPr="00776496">
        <w:rPr>
          <w:rFonts w:ascii="Times New Roman" w:eastAsia="Times New Roman" w:hAnsi="Times New Roman" w:cs="David"/>
          <w:sz w:val="24"/>
          <w:szCs w:val="24"/>
          <w:rtl/>
          <w:lang w:eastAsia="he-IL"/>
        </w:rPr>
        <w:lastRenderedPageBreak/>
        <w:t>שייקבעו על ידי המזמין.</w:t>
      </w:r>
    </w:p>
    <w:p w14:paraId="24FE75C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50F82FA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5C48D88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71A7C27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4BDBCF4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AACC43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60F06CDC"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028D2FE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D748889"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7AA6F01F"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7156CBD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29D8188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231F03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w:t>
      </w:r>
      <w:r w:rsidRPr="00776496">
        <w:rPr>
          <w:rFonts w:ascii="Times New Roman" w:eastAsia="Times New Roman" w:hAnsi="Times New Roman" w:cs="David"/>
          <w:sz w:val="24"/>
          <w:szCs w:val="24"/>
          <w:rtl/>
          <w:lang w:eastAsia="he-IL"/>
        </w:rPr>
        <w:lastRenderedPageBreak/>
        <w:t xml:space="preserve">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0DA8EBC"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4BA280B6"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430ABB9"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A38975F"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7813F611"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30D3F339"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4E268DB9"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3817DF0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06D2F951"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66B344A2"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065CDB23"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334F90DA"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0E74CB7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1AD9C7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6C5983E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412752D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CA12AD1"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6DF4564F"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51A0125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04ECF81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11F550D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B2ADF1D"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6BE05F3"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2F6E769"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15188076"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804F61F"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162F980"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6D0A6F1A" w14:textId="77777777" w:rsidR="0041563C" w:rsidRPr="00776496" w:rsidRDefault="0041563C" w:rsidP="0041563C">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44551CD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104099F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195F1FC7"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7152CB9D" w14:textId="77777777" w:rsidR="0041563C" w:rsidRDefault="0041563C" w:rsidP="0041563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05A3A54" w14:textId="77777777" w:rsidR="0041563C" w:rsidRPr="00776496" w:rsidRDefault="0041563C" w:rsidP="0041563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07C5864"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6D57F727"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62B172B3"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4C8A2DA5"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6C05ED01"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3A6225F1"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62565BA6"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606EBFD"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729805F9"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4D2A2315"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6490BFC2"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0195B3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07CDB38A"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96D651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lastRenderedPageBreak/>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74CBE06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4C6D6A92"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C9E4D11" w14:textId="77777777" w:rsidR="0041563C" w:rsidRPr="00776496" w:rsidRDefault="0041563C" w:rsidP="0041563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FFF3979"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7D4CCEE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6AADFD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645B210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170F4ADC"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40B7A5AD"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605BA9D3"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78EE489" w14:textId="77777777" w:rsidR="0041563C" w:rsidRPr="00776496" w:rsidRDefault="0041563C" w:rsidP="0041563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7FE2304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3635C87" w14:textId="77777777" w:rsidR="0041563C" w:rsidRPr="00776496" w:rsidRDefault="0041563C" w:rsidP="0041563C">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35E17232"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lastRenderedPageBreak/>
        <w:t>אחריות וביטוח</w:t>
      </w:r>
    </w:p>
    <w:p w14:paraId="24E6C920" w14:textId="77777777" w:rsidR="000B0645" w:rsidRPr="00013687" w:rsidRDefault="000B0645" w:rsidP="000B064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4BE85C0" w14:textId="77777777" w:rsidR="000B0645" w:rsidRPr="00013687" w:rsidRDefault="000B0645" w:rsidP="000B0645">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C1DE845" w14:textId="77777777" w:rsidR="000B0645" w:rsidRPr="00013687" w:rsidRDefault="000B0645" w:rsidP="000B064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26490E3" w14:textId="77777777" w:rsidR="000B0645" w:rsidRPr="00013687" w:rsidRDefault="000B0645" w:rsidP="000B0645">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7170491" w14:textId="77777777" w:rsidR="000B0645" w:rsidRDefault="000B0645" w:rsidP="000B06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917200B" w14:textId="77777777" w:rsidR="00B26EBF" w:rsidRPr="00013687" w:rsidRDefault="00B26EBF" w:rsidP="00B26EB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7353006" w14:textId="77777777" w:rsidR="00B26EBF" w:rsidRDefault="00B26EBF" w:rsidP="00B26EB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E800A8F"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121C227"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7222077"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3446E50"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348E149"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3DF7687D"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w:t>
      </w:r>
      <w:r>
        <w:rPr>
          <w:rFonts w:ascii="Times New Roman" w:eastAsia="Times New Roman" w:hAnsi="Times New Roman" w:cs="David" w:hint="cs"/>
          <w:sz w:val="20"/>
          <w:szCs w:val="24"/>
          <w:rtl/>
          <w:lang w:eastAsia="he-IL"/>
        </w:rPr>
        <w:lastRenderedPageBreak/>
        <w:t>כמפורט לעיל ובין אם לאו, בין אם בדקו את אישור עריכת הביטוחים ובין אם לאו.</w:t>
      </w:r>
    </w:p>
    <w:p w14:paraId="57705B60"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C6E5529"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FC5ACDB"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D8538C8"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AE027CC"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463A076"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0FC986" w14:textId="77777777" w:rsidR="00B26EBF"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1B300C8" w14:textId="77777777" w:rsidR="00B26EBF" w:rsidRPr="00A42052" w:rsidRDefault="00B26EBF" w:rsidP="00B26EB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B31D01A" w14:textId="77777777" w:rsidR="0041563C" w:rsidRPr="00776496"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10927F3"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274E5917"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03BC899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72F7559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59ABB93"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C1AC1DA"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598BC506"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21268B2" w14:textId="77777777" w:rsidR="0041563C" w:rsidRPr="00776496" w:rsidRDefault="0041563C" w:rsidP="0041563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7747559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06AC904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2526B8D9"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98E2F40"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Pr="00776496">
        <w:rPr>
          <w:rFonts w:ascii="Times New Roman" w:eastAsia="Times New Roman" w:hAnsi="Times New Roman" w:cs="David" w:hint="cs"/>
          <w:sz w:val="24"/>
          <w:szCs w:val="24"/>
          <w:rtl/>
          <w:lang w:eastAsia="he-IL"/>
        </w:rPr>
        <w:t>ייש</w:t>
      </w:r>
      <w:r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3EB7A2F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5F382B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09EBA8E4" w14:textId="77777777" w:rsidR="0041563C"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30BADB97" w14:textId="77777777" w:rsidR="0041563C"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B870281" w14:textId="77777777" w:rsidR="0041563C"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577CFC0" w14:textId="77777777" w:rsidR="0041563C" w:rsidRPr="00776496"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069DE20" w14:textId="77777777" w:rsidR="0041563C" w:rsidRPr="00776496" w:rsidRDefault="0041563C" w:rsidP="0041563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287B689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1691399" w14:textId="77777777" w:rsidR="0041563C" w:rsidRPr="00776496" w:rsidRDefault="0041563C" w:rsidP="0041563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57218FC6" w14:textId="77777777" w:rsidR="0041563C" w:rsidRPr="00776496" w:rsidRDefault="0041563C" w:rsidP="0041563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3D958BCD"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2D210E64"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6831E0C7"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5C8912F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1A8DA42"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15C9D19F"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7A7B8AB6"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70857308"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4A9AF11E"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3520E570" w14:textId="77777777" w:rsidR="0041563C" w:rsidRPr="00776496" w:rsidRDefault="0041563C" w:rsidP="0041563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4A0ED5D9"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62ECFB5"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CE31F7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03B8B8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3764655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191073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3CF64F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660F4E0"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609F2877" w14:textId="77777777" w:rsidR="0041563C" w:rsidRPr="00776496" w:rsidRDefault="0041563C" w:rsidP="0041563C">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4E03712" w14:textId="77777777" w:rsidR="0041563C" w:rsidRPr="00776496" w:rsidRDefault="0041563C" w:rsidP="0041563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38AD7F36"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72F61401"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656A5EF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3CC98265"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199C28AC" w14:textId="77777777" w:rsidR="0041563C"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6D10902" w14:textId="77777777" w:rsidR="0041563C"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C533FE1" w14:textId="77777777" w:rsidR="0041563C" w:rsidRPr="00776496" w:rsidRDefault="0041563C" w:rsidP="0041563C">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0C696BE" w14:textId="77777777" w:rsidR="0041563C" w:rsidRPr="00776496" w:rsidRDefault="0041563C" w:rsidP="0041563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6D91E88A"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1192D718"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95268FE"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7992B7BB"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0C9F6A8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AC5D484"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276BD3E"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5046E5F0"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4AF0101D"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76A6FFE6"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7FB412D0" w14:textId="77777777" w:rsidR="0041563C" w:rsidRPr="00776496" w:rsidRDefault="0041563C" w:rsidP="0041563C">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3A42A3EF" w14:textId="77777777" w:rsidR="0041563C" w:rsidRPr="00776496" w:rsidRDefault="0041563C" w:rsidP="0041563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997D0BB" w14:textId="77777777" w:rsidR="0041563C" w:rsidRPr="00776496" w:rsidRDefault="0041563C" w:rsidP="0041563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402F65A8"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755BC20F"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5C30A618"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160CF3E"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09FB6647"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C8F62BA"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3CB1E22"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524FF0C4" w14:textId="77777777" w:rsidR="0041563C" w:rsidRPr="00776496" w:rsidRDefault="0041563C" w:rsidP="0041563C">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5FD47721"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4EB045A" w14:textId="77777777" w:rsidR="0041563C" w:rsidRPr="00776496" w:rsidRDefault="0041563C" w:rsidP="0041563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7712E8F4" w14:textId="77777777" w:rsidR="0041563C" w:rsidRPr="00776496" w:rsidRDefault="0041563C" w:rsidP="0041563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2B7FC703"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600286FE" w14:textId="77777777" w:rsidR="0041563C" w:rsidRPr="00776496" w:rsidRDefault="0041563C" w:rsidP="0041563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5C01B45C"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8711173" w14:textId="77777777" w:rsidR="0041563C" w:rsidRPr="00776496" w:rsidRDefault="0041563C" w:rsidP="0041563C">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4B7556D"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854F89B" w14:textId="77777777" w:rsidR="0041563C" w:rsidRPr="00776496" w:rsidRDefault="0041563C" w:rsidP="0041563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ED2537C" w14:textId="77777777" w:rsidR="0041563C" w:rsidRDefault="0041563C" w:rsidP="0041563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15D99B9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326D62"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19B22AB" w14:textId="77777777" w:rsidR="0041563C" w:rsidRPr="00776496"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78DBA55" w14:textId="77777777" w:rsidR="0041563C" w:rsidRPr="00B27B4C"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3324244" w14:textId="77777777" w:rsidR="0041563C" w:rsidRPr="00B27B4C" w:rsidRDefault="0041563C" w:rsidP="0041563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D410E59338C4AE1A8ABAA4441FC5D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Kook Sec" w:date="2022-12-06T09:30:00Z">
            <w:r w:rsidR="00C67BC5">
              <w:rPr>
                <w:rFonts w:ascii="Times New Roman" w:eastAsia="Times New Roman" w:hAnsi="Times New Roman" w:cs="David"/>
                <w:color w:val="00B0F0"/>
                <w:sz w:val="20"/>
                <w:szCs w:val="24"/>
                <w:u w:val="single"/>
                <w:rtl/>
                <w:lang w:eastAsia="he-IL"/>
              </w:rPr>
              <w:t>אורן הנדסה ניהול פרויקטים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DE350D24F2D4264AF616067E48159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Kook Sec" w:date="2022-12-06T09:28:00Z">
            <w:r w:rsidR="00C67BC5" w:rsidRPr="000E16FF">
              <w:rPr>
                <w:rStyle w:val="a7"/>
                <w:rtl/>
              </w:rPr>
              <w:t>[שם צד א]</w:t>
            </w:r>
          </w:ins>
        </w:sdtContent>
      </w:sdt>
    </w:p>
    <w:p w14:paraId="6A25206A" w14:textId="77777777" w:rsidR="0041563C" w:rsidRPr="00B27B4C" w:rsidRDefault="0041563C" w:rsidP="0041563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D596A23"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497C35"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2EDFA2"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14636A6"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AB4E40"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E5E62F"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1BC7983"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8E414E"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A6BEEFB"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9BBDC04"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6F44E35"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5692F68" w14:textId="77777777" w:rsidR="0041563C" w:rsidRPr="00776496" w:rsidRDefault="0041563C" w:rsidP="0041563C">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F4C6ED6" w14:textId="77777777" w:rsidR="0041563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2450194" w14:textId="77777777" w:rsidR="0041563C" w:rsidRPr="00B27B4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C5A4BBB"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F180AEB"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67A5DF"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D44B283CDCD48C5AC9F1FE9CEA996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Kook Sec" w:date="2022-12-06T09:27:00Z">
            <w:r w:rsidR="00C67BC5">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591BD98F04A4703AB79303E1EE188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Kook Sec" w:date="2022-12-06T09:27:00Z">
            <w:r w:rsidR="00C67BC5">
              <w:rPr>
                <w:rFonts w:ascii="Times New Roman" w:eastAsia="Times New Roman" w:hAnsi="Times New Roman" w:cs="David" w:hint="cs"/>
                <w:color w:val="00B0F0"/>
                <w:sz w:val="24"/>
                <w:szCs w:val="24"/>
                <w:rtl/>
              </w:rPr>
              <w:t>בית מפא"י</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54F602408FF42ABA15D206792508E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Kook Sec" w:date="2022-12-06T09:27:00Z">
            <w:r w:rsidR="00C67BC5">
              <w:rPr>
                <w:rFonts w:ascii="Times New Roman" w:eastAsia="Times New Roman" w:hAnsi="Times New Roman" w:cs="David" w:hint="cs"/>
                <w:color w:val="00B0F0"/>
                <w:sz w:val="24"/>
                <w:szCs w:val="24"/>
                <w:rtl/>
              </w:rPr>
              <w:t>אפריקה ישראל מגורים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B53474F"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E37FBB"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6160928A92284C87A71C337F1E8A20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532FAC2AFB54261B7C2C2AD282AE4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56A827A3"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C05780D" w14:textId="77777777" w:rsidR="0041563C" w:rsidRPr="00B27B4C" w:rsidRDefault="0041563C" w:rsidP="0041563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8DB4A69"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2ACFB74736AB43F68E1ECB3308132D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Kook Sec" w:date="2022-12-06T09:27:00Z">
            <w:r w:rsidR="00C67BC5">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1FC2871F"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color w:val="FF0000"/>
          <w:sz w:val="24"/>
          <w:szCs w:val="24"/>
          <w:rtl/>
        </w:rPr>
      </w:pPr>
    </w:p>
    <w:p w14:paraId="04C67619" w14:textId="77777777" w:rsidR="0041563C" w:rsidRPr="00B27B4C" w:rsidRDefault="0041563C" w:rsidP="0041563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CAD5BA6"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A1BC7B"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59A68B70EB045CCA37AA94B3B9AC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Kook Sec" w:date="2022-12-06T09:34:00Z">
            <w:r w:rsidR="00C67BC5">
              <w:rPr>
                <w:rFonts w:ascii="Times New Roman" w:eastAsia="Times New Roman" w:hAnsi="Times New Roman" w:cs="David" w:hint="cs"/>
                <w:sz w:val="24"/>
                <w:szCs w:val="24"/>
                <w:rtl/>
                <w:lang w:eastAsia="he-IL"/>
              </w:rPr>
              <w:t>אבי ברטי לוי</w:t>
            </w:r>
          </w:ins>
        </w:sdtContent>
      </w:sdt>
    </w:p>
    <w:p w14:paraId="24C897F9"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E7AE467" w14:textId="77777777" w:rsidR="0041563C" w:rsidRPr="00DE0948" w:rsidRDefault="0041563C" w:rsidP="0041563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 xml:space="preserve">ות התוכנה בלבד או תוכנה אחרת לפי החלטת </w:t>
      </w:r>
      <w:r>
        <w:rPr>
          <w:rFonts w:ascii="Times New Roman" w:eastAsia="Times New Roman" w:hAnsi="Times New Roman" w:cs="David" w:hint="cs"/>
          <w:sz w:val="24"/>
          <w:szCs w:val="24"/>
          <w:rtl/>
          <w:lang w:eastAsia="he-IL"/>
        </w:rPr>
        <w:lastRenderedPageBreak/>
        <w:t>המזמין.</w:t>
      </w:r>
    </w:p>
    <w:p w14:paraId="0B991F0F" w14:textId="77777777" w:rsidR="0041563C" w:rsidRPr="00B27B4C" w:rsidRDefault="0041563C" w:rsidP="0041563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C493B8C"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07E2D11"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93E2C2"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96E86C399CE40D28DD0DAFDF7F078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2" w:author="Kook Sec" w:date="2022-12-06T09:34:00Z">
            <w:r w:rsidR="00C67BC5">
              <w:rPr>
                <w:rFonts w:ascii="Times New Roman" w:eastAsia="Times New Roman" w:hAnsi="Times New Roman" w:cs="David"/>
                <w:color w:val="008000"/>
                <w:sz w:val="24"/>
                <w:szCs w:val="24"/>
                <w:rtl/>
                <w:lang w:eastAsia="he-IL"/>
              </w:rPr>
              <w:t>אבירם אורן</w:t>
            </w:r>
          </w:ins>
        </w:sdtContent>
      </w:sdt>
    </w:p>
    <w:p w14:paraId="4B6EF070" w14:textId="77777777" w:rsidR="0041563C" w:rsidRPr="00B27B4C" w:rsidRDefault="0041563C" w:rsidP="0041563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024F3F523C346C8B8FF8B0058CA86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7A0AC8DC"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C88767"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73820A439754F279AA62996650D94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3" w:author="Kook Sec" w:date="2022-12-06T09:33:00Z">
            <w:r w:rsidR="00C67BC5">
              <w:rPr>
                <w:rFonts w:ascii="Times New Roman" w:eastAsia="Times New Roman" w:hAnsi="Times New Roman" w:cs="David"/>
                <w:color w:val="008000"/>
                <w:sz w:val="24"/>
                <w:szCs w:val="24"/>
                <w:rtl/>
                <w:lang w:eastAsia="he-IL"/>
              </w:rPr>
              <w:t>אבירם אורן</w:t>
            </w:r>
          </w:ins>
        </w:sdtContent>
      </w:sdt>
    </w:p>
    <w:p w14:paraId="49FF280D"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B045F3"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1786333"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829942"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73E4B06"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BD0FB0D"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B3BDB57"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25A8C97" w14:textId="77777777" w:rsidR="0041563C" w:rsidRPr="00B27B4C" w:rsidRDefault="0041563C" w:rsidP="0041563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6D083F4" w14:textId="77777777" w:rsidR="0041563C" w:rsidRPr="00B27B4C" w:rsidRDefault="0041563C" w:rsidP="0041563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862EE4C" w14:textId="77777777" w:rsidR="0041563C" w:rsidRDefault="0041563C" w:rsidP="0041563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1563C" w14:paraId="5B9C9B7E" w14:textId="77777777" w:rsidTr="0041563C">
        <w:trPr>
          <w:trHeight w:val="80"/>
        </w:trPr>
        <w:tc>
          <w:tcPr>
            <w:tcW w:w="3366" w:type="dxa"/>
          </w:tcPr>
          <w:p w14:paraId="665CBE76" w14:textId="77777777" w:rsidR="0041563C" w:rsidRDefault="007210E2"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B33FE5C228CB4578A22DAEA7EE6925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4" w:author="Kook Sec" w:date="2022-12-06T09:28:00Z">
                  <w:r w:rsidR="00C67BC5">
                    <w:rPr>
                      <w:rFonts w:ascii="Times New Roman" w:eastAsia="Times New Roman" w:hAnsi="Times New Roman" w:cs="David" w:hint="cs"/>
                      <w:color w:val="008000"/>
                      <w:sz w:val="24"/>
                      <w:szCs w:val="24"/>
                      <w:rtl/>
                      <w:lang w:eastAsia="he-IL"/>
                    </w:rPr>
                    <w:t>100%</w:t>
                  </w:r>
                </w:ins>
              </w:sdtContent>
            </w:sdt>
          </w:p>
          <w:p w14:paraId="0F03A17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19552719"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72C9A2A6"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3C71BFD4"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72D8F5DD"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085D14ED"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75F88277"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59B1FC2D"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C242863"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322E0FDE"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2C239071"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6B68FBE4"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3594468D"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p w14:paraId="14635848"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423E7974" w14:textId="77777777" w:rsidR="0041563C" w:rsidRDefault="0041563C" w:rsidP="0041563C">
            <w:pPr>
              <w:widowControl w:val="0"/>
              <w:spacing w:before="0" w:beforeAutospacing="0" w:after="0" w:afterAutospacing="0" w:line="240" w:lineRule="auto"/>
              <w:ind w:left="720"/>
              <w:outlineLvl w:val="2"/>
            </w:pPr>
          </w:p>
          <w:p w14:paraId="71C632ED" w14:textId="77777777" w:rsidR="0041563C" w:rsidRDefault="0041563C" w:rsidP="0041563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206121C" w14:textId="77777777" w:rsidR="0041563C" w:rsidRPr="00776496" w:rsidRDefault="0041563C" w:rsidP="0041563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t>נספח "ב"</w:t>
      </w:r>
    </w:p>
    <w:p w14:paraId="5DF16DC6" w14:textId="77777777" w:rsidR="0041563C" w:rsidRDefault="0041563C" w:rsidP="0041563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120D2836" w14:textId="77777777" w:rsidR="0041563C" w:rsidRPr="00776496" w:rsidRDefault="0041563C" w:rsidP="0041563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DCC6CF2" w14:textId="77777777" w:rsidR="0041563C" w:rsidRDefault="0041563C" w:rsidP="0041563C">
      <w:pPr>
        <w:pStyle w:val="af6"/>
        <w:numPr>
          <w:ilvl w:val="0"/>
          <w:numId w:val="32"/>
        </w:numPr>
        <w:spacing w:line="480" w:lineRule="auto"/>
        <w:rPr>
          <w:sz w:val="24"/>
          <w:szCs w:val="24"/>
        </w:rPr>
      </w:pPr>
      <w:r>
        <w:rPr>
          <w:rFonts w:hint="cs"/>
          <w:sz w:val="24"/>
          <w:szCs w:val="24"/>
          <w:rtl/>
        </w:rPr>
        <w:t>חתימה על טופס מינוי אחראי לביקורת.</w:t>
      </w:r>
    </w:p>
    <w:p w14:paraId="467C44C6" w14:textId="77777777" w:rsidR="0041563C" w:rsidRPr="00426F74" w:rsidRDefault="0041563C" w:rsidP="0041563C">
      <w:pPr>
        <w:pStyle w:val="af6"/>
        <w:numPr>
          <w:ilvl w:val="0"/>
          <w:numId w:val="32"/>
        </w:numPr>
        <w:spacing w:line="480" w:lineRule="auto"/>
        <w:rPr>
          <w:sz w:val="24"/>
          <w:szCs w:val="24"/>
          <w:rtl/>
        </w:rPr>
      </w:pPr>
      <w:r w:rsidRPr="00426F74">
        <w:rPr>
          <w:rFonts w:hint="cs"/>
          <w:sz w:val="24"/>
          <w:szCs w:val="24"/>
          <w:rtl/>
        </w:rPr>
        <w:t xml:space="preserve">חתימה על </w:t>
      </w:r>
      <w:r>
        <w:rPr>
          <w:rFonts w:hint="cs"/>
          <w:sz w:val="24"/>
          <w:szCs w:val="24"/>
          <w:rtl/>
        </w:rPr>
        <w:t xml:space="preserve">טפסי דיווח עריכת ביקורת באתרי הבניה וחתימה על </w:t>
      </w:r>
      <w:r w:rsidRPr="00426F74">
        <w:rPr>
          <w:rFonts w:hint="cs"/>
          <w:sz w:val="24"/>
          <w:szCs w:val="24"/>
          <w:rtl/>
        </w:rPr>
        <w:t>כל הטפסים המוגדרים בחוק וברשו</w:t>
      </w:r>
      <w:r>
        <w:rPr>
          <w:rFonts w:hint="cs"/>
          <w:sz w:val="24"/>
          <w:szCs w:val="24"/>
          <w:rtl/>
        </w:rPr>
        <w:t>יו</w:t>
      </w:r>
      <w:r w:rsidRPr="00426F74">
        <w:rPr>
          <w:rFonts w:hint="cs"/>
          <w:sz w:val="24"/>
          <w:szCs w:val="24"/>
          <w:rtl/>
        </w:rPr>
        <w:t>ת המקומי</w:t>
      </w:r>
      <w:r>
        <w:rPr>
          <w:rFonts w:hint="cs"/>
          <w:sz w:val="24"/>
          <w:szCs w:val="24"/>
          <w:rtl/>
        </w:rPr>
        <w:t>ות הרלוונטיות למילוי מחויבות</w:t>
      </w:r>
      <w:r w:rsidRPr="00426F74">
        <w:rPr>
          <w:rFonts w:hint="cs"/>
          <w:sz w:val="24"/>
          <w:szCs w:val="24"/>
          <w:rtl/>
        </w:rPr>
        <w:t xml:space="preserve"> שוטפו</w:t>
      </w:r>
      <w:r>
        <w:rPr>
          <w:rFonts w:hint="cs"/>
          <w:sz w:val="24"/>
          <w:szCs w:val="24"/>
          <w:rtl/>
        </w:rPr>
        <w:t>ת כולל עדכוני בקשה להיתר וכיו"צ לרבות חוק התכנון והבניה.</w:t>
      </w:r>
    </w:p>
    <w:p w14:paraId="28673700" w14:textId="77777777" w:rsidR="0041563C" w:rsidRDefault="0041563C" w:rsidP="0041563C">
      <w:pPr>
        <w:pStyle w:val="af6"/>
        <w:numPr>
          <w:ilvl w:val="0"/>
          <w:numId w:val="32"/>
        </w:numPr>
        <w:spacing w:line="480" w:lineRule="auto"/>
        <w:rPr>
          <w:sz w:val="24"/>
          <w:szCs w:val="24"/>
        </w:rPr>
      </w:pPr>
      <w:r>
        <w:rPr>
          <w:rFonts w:hint="cs"/>
          <w:sz w:val="24"/>
          <w:szCs w:val="24"/>
          <w:rtl/>
        </w:rPr>
        <w:t>סיורים קבועים ע"ב חודשי בתאום מול צוות הביצוע ו/או לפי דרישה ובהתאם להתקדמות הבנייה.</w:t>
      </w:r>
    </w:p>
    <w:p w14:paraId="1AB5B107" w14:textId="77777777" w:rsidR="0041563C" w:rsidRDefault="0041563C" w:rsidP="0041563C">
      <w:pPr>
        <w:pStyle w:val="af6"/>
        <w:numPr>
          <w:ilvl w:val="0"/>
          <w:numId w:val="32"/>
        </w:numPr>
        <w:spacing w:line="480" w:lineRule="auto"/>
        <w:rPr>
          <w:sz w:val="24"/>
          <w:szCs w:val="24"/>
        </w:rPr>
      </w:pPr>
      <w:r>
        <w:rPr>
          <w:rFonts w:hint="cs"/>
          <w:sz w:val="24"/>
          <w:szCs w:val="24"/>
          <w:rtl/>
        </w:rPr>
        <w:t>השתתפות בדיונים עם המזמין ככל ויידרשו.</w:t>
      </w:r>
    </w:p>
    <w:p w14:paraId="47550B98" w14:textId="77777777" w:rsidR="0041563C" w:rsidRDefault="0041563C" w:rsidP="0041563C">
      <w:pPr>
        <w:pStyle w:val="af6"/>
        <w:numPr>
          <w:ilvl w:val="0"/>
          <w:numId w:val="32"/>
        </w:numPr>
        <w:spacing w:line="480" w:lineRule="auto"/>
        <w:rPr>
          <w:sz w:val="24"/>
          <w:szCs w:val="24"/>
        </w:rPr>
      </w:pPr>
      <w:r>
        <w:rPr>
          <w:rFonts w:hint="cs"/>
          <w:sz w:val="24"/>
          <w:szCs w:val="24"/>
          <w:rtl/>
        </w:rPr>
        <w:t>השתתפות בסיורי קבלה לפי צרכי המזמין ומנהל הפרויקט, בדיקת ספר המתקן, בדיקת מעבדה חיצונית, אישור גמר ביצוע, הכל לטובת קבלן טופס 4 ע"י הקבלן המבצע.</w:t>
      </w:r>
    </w:p>
    <w:p w14:paraId="24AAACF3" w14:textId="77777777" w:rsidR="0041563C" w:rsidRPr="00426F74" w:rsidRDefault="0041563C" w:rsidP="0041563C">
      <w:pPr>
        <w:pStyle w:val="af6"/>
        <w:spacing w:line="240" w:lineRule="auto"/>
        <w:ind w:left="1080"/>
        <w:rPr>
          <w:sz w:val="24"/>
          <w:szCs w:val="24"/>
          <w:rtl/>
        </w:rPr>
      </w:pPr>
    </w:p>
    <w:p w14:paraId="42B99AE1" w14:textId="77777777" w:rsidR="0041563C" w:rsidRDefault="0041563C" w:rsidP="0041563C">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657770D8" w14:textId="77777777" w:rsidR="0041563C" w:rsidRPr="00776496" w:rsidRDefault="0041563C" w:rsidP="0041563C">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lastRenderedPageBreak/>
        <w:t xml:space="preserve">נספח </w:t>
      </w:r>
      <w:r>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Pr>
          <w:rFonts w:ascii="Times New Roman" w:eastAsia="Times New Roman" w:hAnsi="Times New Roman" w:cs="David" w:hint="cs"/>
          <w:bCs/>
          <w:sz w:val="24"/>
          <w:szCs w:val="24"/>
          <w:u w:val="single"/>
          <w:rtl/>
          <w:lang w:eastAsia="he-IL"/>
        </w:rPr>
        <w:t>'</w:t>
      </w:r>
    </w:p>
    <w:p w14:paraId="3230F6C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77B76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5AC41ACC"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44F44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05C1E69"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w:t>
      </w:r>
      <w:r>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 xml:space="preserve">כל אחד מהשלבים של הפרויקט יהיה כפי שייקבע מעת לעת ע"י המנהל. </w:t>
      </w:r>
    </w:p>
    <w:p w14:paraId="49077B1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F09C5C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F4FB0B"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754FC516"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48D302"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על </w:t>
      </w:r>
      <w:r w:rsidRPr="00776496">
        <w:rPr>
          <w:rFonts w:ascii="Times New Roman" w:eastAsia="Times New Roman" w:hAnsi="Times New Roman" w:cs="David"/>
          <w:sz w:val="24"/>
          <w:szCs w:val="24"/>
          <w:rtl/>
          <w:lang w:eastAsia="he-IL"/>
        </w:rPr>
        <w:t>היועץ</w:t>
      </w:r>
      <w:r>
        <w:rPr>
          <w:rFonts w:ascii="Times New Roman" w:eastAsia="Times New Roman" w:hAnsi="Times New Roman" w:cs="David" w:hint="cs"/>
          <w:sz w:val="24"/>
          <w:szCs w:val="24"/>
          <w:rtl/>
          <w:lang w:eastAsia="he-IL"/>
        </w:rPr>
        <w:t xml:space="preserve"> לעמוד בלוח הזמנים אשר הוגדר לו ולמלא את כל דרישות הרשויות וחוק התכנון והבניה.</w:t>
      </w:r>
      <w:r>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על היועץ להיות זמין למילוי מחויבויותיו באופן שלא יעכב את אישורי הרשויות (היתר בניה, טופס 4, תעודת גמר וכו') </w:t>
      </w:r>
    </w:p>
    <w:p w14:paraId="54D3AA80"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40C1DF"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העביר המזמין ליועץ הערות או הנחיות נוספות לגבי </w:t>
      </w:r>
      <w:r>
        <w:rPr>
          <w:rFonts w:ascii="Times New Roman" w:eastAsia="Times New Roman" w:hAnsi="Times New Roman" w:cs="David" w:hint="cs"/>
          <w:sz w:val="24"/>
          <w:szCs w:val="24"/>
          <w:rtl/>
          <w:lang w:eastAsia="he-IL"/>
        </w:rPr>
        <w:t>עבודתו</w:t>
      </w:r>
      <w:r w:rsidRPr="00776496">
        <w:rPr>
          <w:rFonts w:ascii="Times New Roman" w:eastAsia="Times New Roman" w:hAnsi="Times New Roman" w:cs="David"/>
          <w:sz w:val="24"/>
          <w:szCs w:val="24"/>
          <w:rtl/>
          <w:lang w:eastAsia="he-IL"/>
        </w:rPr>
        <w:t>, י</w:t>
      </w:r>
      <w:r>
        <w:rPr>
          <w:rFonts w:ascii="Times New Roman" w:eastAsia="Times New Roman" w:hAnsi="Times New Roman" w:cs="David" w:hint="cs"/>
          <w:sz w:val="24"/>
          <w:szCs w:val="24"/>
          <w:rtl/>
          <w:lang w:eastAsia="he-IL"/>
        </w:rPr>
        <w:t xml:space="preserve">טפל </w:t>
      </w:r>
      <w:r w:rsidRPr="00776496">
        <w:rPr>
          <w:rFonts w:ascii="Times New Roman" w:eastAsia="Times New Roman" w:hAnsi="Times New Roman" w:cs="David"/>
          <w:sz w:val="24"/>
          <w:szCs w:val="24"/>
          <w:rtl/>
          <w:lang w:eastAsia="he-IL"/>
        </w:rPr>
        <w:t xml:space="preserve">היועץ </w:t>
      </w:r>
      <w:r>
        <w:rPr>
          <w:rFonts w:ascii="Times New Roman" w:eastAsia="Times New Roman" w:hAnsi="Times New Roman" w:cs="David" w:hint="cs"/>
          <w:sz w:val="24"/>
          <w:szCs w:val="24"/>
          <w:rtl/>
          <w:lang w:eastAsia="he-IL"/>
        </w:rPr>
        <w:t xml:space="preserve">בדבר </w:t>
      </w:r>
      <w:r w:rsidRPr="00776496">
        <w:rPr>
          <w:rFonts w:ascii="Times New Roman" w:eastAsia="Times New Roman" w:hAnsi="Times New Roman" w:cs="David"/>
          <w:sz w:val="24"/>
          <w:szCs w:val="24"/>
          <w:rtl/>
          <w:lang w:eastAsia="he-IL"/>
        </w:rPr>
        <w:t xml:space="preserve">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r>
        <w:rPr>
          <w:rFonts w:ascii="Times New Roman" w:eastAsia="Times New Roman" w:hAnsi="Times New Roman" w:cs="David" w:hint="cs"/>
          <w:sz w:val="24"/>
          <w:szCs w:val="24"/>
          <w:rtl/>
          <w:lang w:eastAsia="he-IL"/>
        </w:rPr>
        <w:t>עבודתו</w:t>
      </w:r>
      <w:r>
        <w:rPr>
          <w:rFonts w:ascii="Times New Roman" w:eastAsia="Times New Roman" w:hAnsi="Times New Roman" w:cs="David"/>
          <w:sz w:val="24"/>
          <w:szCs w:val="24"/>
          <w:rtl/>
          <w:lang w:eastAsia="he-IL"/>
        </w:rPr>
        <w:t xml:space="preserve"> של</w:t>
      </w:r>
      <w:r w:rsidRPr="00776496">
        <w:rPr>
          <w:rFonts w:ascii="Times New Roman" w:eastAsia="Times New Roman" w:hAnsi="Times New Roman" w:cs="David"/>
          <w:sz w:val="24"/>
          <w:szCs w:val="24"/>
          <w:rtl/>
          <w:lang w:eastAsia="he-IL"/>
        </w:rPr>
        <w:t xml:space="preserve"> היועץ בתוך 30 יום ממועד הגשתן למזמין.</w:t>
      </w:r>
    </w:p>
    <w:p w14:paraId="6A5A6BE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E9E88A"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D8AC064" w14:textId="77777777" w:rsidR="0041563C" w:rsidRPr="00DE118F"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Pr="00DE118F">
        <w:rPr>
          <w:rFonts w:ascii="Times New Roman" w:eastAsia="Times New Roman" w:hAnsi="Times New Roman" w:cs="David"/>
          <w:b/>
          <w:bCs/>
          <w:sz w:val="24"/>
          <w:szCs w:val="24"/>
          <w:u w:val="single"/>
          <w:rtl/>
          <w:lang w:eastAsia="he-IL"/>
        </w:rPr>
        <w:lastRenderedPageBreak/>
        <w:t xml:space="preserve">נספח </w:t>
      </w:r>
      <w:r w:rsidRPr="00DE118F">
        <w:rPr>
          <w:rFonts w:ascii="Times New Roman" w:eastAsia="Times New Roman" w:hAnsi="Times New Roman" w:cs="David" w:hint="cs"/>
          <w:b/>
          <w:bCs/>
          <w:sz w:val="24"/>
          <w:szCs w:val="24"/>
          <w:u w:val="single"/>
          <w:rtl/>
          <w:lang w:eastAsia="he-IL"/>
        </w:rPr>
        <w:t>"</w:t>
      </w:r>
      <w:r w:rsidRPr="00DE118F">
        <w:rPr>
          <w:rFonts w:ascii="Times New Roman" w:eastAsia="Times New Roman" w:hAnsi="Times New Roman" w:cs="David"/>
          <w:b/>
          <w:bCs/>
          <w:sz w:val="24"/>
          <w:szCs w:val="24"/>
          <w:u w:val="single"/>
          <w:rtl/>
          <w:lang w:eastAsia="he-IL"/>
        </w:rPr>
        <w:t>ד</w:t>
      </w:r>
      <w:r w:rsidRPr="00DE118F">
        <w:rPr>
          <w:rFonts w:ascii="Times New Roman" w:eastAsia="Times New Roman" w:hAnsi="Times New Roman" w:cs="David" w:hint="cs"/>
          <w:b/>
          <w:bCs/>
          <w:sz w:val="24"/>
          <w:szCs w:val="24"/>
          <w:u w:val="single"/>
          <w:rtl/>
          <w:lang w:eastAsia="he-IL"/>
        </w:rPr>
        <w:t>'</w:t>
      </w:r>
      <w:r w:rsidRPr="00DE118F">
        <w:rPr>
          <w:rFonts w:ascii="Times New Roman" w:eastAsia="Times New Roman" w:hAnsi="Times New Roman" w:cs="David"/>
          <w:b/>
          <w:bCs/>
          <w:sz w:val="24"/>
          <w:szCs w:val="24"/>
          <w:u w:val="single"/>
          <w:rtl/>
          <w:lang w:eastAsia="he-IL"/>
        </w:rPr>
        <w:t>'</w:t>
      </w:r>
    </w:p>
    <w:p w14:paraId="1F037008" w14:textId="77777777" w:rsidR="0041563C" w:rsidRPr="00DE118F" w:rsidRDefault="0041563C" w:rsidP="0041563C">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61EDA31E" w14:textId="77777777" w:rsidR="0041563C" w:rsidRPr="00DE118F" w:rsidRDefault="0041563C" w:rsidP="0041563C">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497A949" w14:textId="77777777" w:rsidR="0041563C" w:rsidRPr="00DE118F" w:rsidRDefault="0041563C" w:rsidP="0041563C">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79464B3B" w14:textId="77777777" w:rsidR="0041563C" w:rsidRPr="003F2FE4" w:rsidRDefault="0041563C" w:rsidP="0041563C">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3F2FE4">
        <w:rPr>
          <w:rFonts w:ascii="Times New Roman" w:eastAsia="Times New Roman" w:hAnsi="Times New Roman" w:cs="David"/>
          <w:sz w:val="24"/>
          <w:szCs w:val="24"/>
          <w:rtl/>
          <w:lang w:eastAsia="he-IL"/>
        </w:rPr>
        <w:t>1.1</w:t>
      </w:r>
      <w:r w:rsidRPr="003F2FE4">
        <w:rPr>
          <w:rFonts w:ascii="Times New Roman" w:eastAsia="Times New Roman" w:hAnsi="Times New Roman" w:cs="David"/>
          <w:sz w:val="24"/>
          <w:szCs w:val="24"/>
          <w:rtl/>
          <w:lang w:eastAsia="he-IL"/>
        </w:rPr>
        <w:tab/>
      </w:r>
      <w:r w:rsidRPr="003F2FE4">
        <w:rPr>
          <w:rFonts w:ascii="Times New Roman" w:eastAsia="Times New Roman" w:hAnsi="Times New Roman" w:cs="David" w:hint="eastAsia"/>
          <w:sz w:val="24"/>
          <w:szCs w:val="24"/>
          <w:rtl/>
          <w:lang w:eastAsia="he-IL"/>
        </w:rPr>
        <w:t>תמורת</w:t>
      </w:r>
      <w:r w:rsidRPr="003F2FE4">
        <w:rPr>
          <w:rFonts w:ascii="Times New Roman" w:eastAsia="Times New Roman" w:hAnsi="Times New Roman" w:cs="David"/>
          <w:sz w:val="24"/>
          <w:szCs w:val="24"/>
          <w:rtl/>
          <w:lang w:eastAsia="he-IL"/>
        </w:rPr>
        <w:t xml:space="preserve"> ביצוע שירותי היועץ ישולם סכום קבוע ומוחלט של _________ ש"ח (במילים ______________  ש"ח). </w:t>
      </w:r>
    </w:p>
    <w:p w14:paraId="18C0FE10" w14:textId="77777777" w:rsidR="0041563C" w:rsidRPr="00DE118F" w:rsidRDefault="0041563C" w:rsidP="0041563C">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3F2FE4" w:rsidDel="00841EA9">
        <w:rPr>
          <w:rFonts w:ascii="Times New Roman" w:eastAsia="Times New Roman" w:hAnsi="Times New Roman" w:cs="David"/>
          <w:sz w:val="24"/>
          <w:szCs w:val="24"/>
          <w:rtl/>
          <w:lang w:eastAsia="he-IL"/>
        </w:rPr>
        <w:t xml:space="preserve"> </w:t>
      </w:r>
    </w:p>
    <w:p w14:paraId="3EDF6762" w14:textId="77777777" w:rsidR="0041563C" w:rsidRPr="00DE118F" w:rsidRDefault="0041563C" w:rsidP="0041563C">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D63BD619802948309A75431CE5A036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5" w:author="Kook Sec" w:date="2022-12-06T09:30:00Z">
            <w:r w:rsidR="00C67BC5">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EC0E6C44D9B5420BBFC85C17F40877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55D47B45F264B21960AA65A30171B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E91F5547633449A9FA6EDC3CC6F52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1B8DDD97" w14:textId="77777777" w:rsidR="0041563C" w:rsidRPr="00DE118F" w:rsidRDefault="0041563C" w:rsidP="0041563C">
      <w:pPr>
        <w:widowControl w:val="0"/>
        <w:spacing w:before="120" w:beforeAutospacing="0" w:after="60" w:afterAutospacing="0" w:line="240" w:lineRule="auto"/>
        <w:ind w:right="-181"/>
        <w:rPr>
          <w:rFonts w:ascii="Times New Roman" w:eastAsia="Times New Roman" w:hAnsi="Times New Roman" w:cs="David"/>
          <w:sz w:val="24"/>
          <w:szCs w:val="24"/>
          <w:rtl/>
          <w:lang w:eastAsia="he-IL"/>
        </w:rPr>
      </w:pPr>
    </w:p>
    <w:p w14:paraId="2C7AAC2B" w14:textId="77777777" w:rsidR="0041563C" w:rsidRPr="00DE118F" w:rsidRDefault="0041563C" w:rsidP="0041563C">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t>בנוסף לכל תשלום ישולם ל</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792BBDF1" w14:textId="77777777" w:rsidR="0041563C" w:rsidRPr="00DE118F" w:rsidRDefault="0041563C" w:rsidP="0041563C">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1E22BBF7"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591BE7C"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3456706"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088E3211"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2236455"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2CCE686"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9B46DC1" w14:textId="77777777" w:rsidR="0041563C"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9E38578" w14:textId="77777777" w:rsidR="0041563C" w:rsidRPr="00776496" w:rsidRDefault="0041563C" w:rsidP="0041563C">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488405E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BE3BA2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3A68287B" w14:textId="77777777" w:rsidR="0041563C" w:rsidRPr="00776496" w:rsidRDefault="0041563C" w:rsidP="0041563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8E5BBC4"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p>
    <w:p w14:paraId="30613A2D" w14:textId="77777777" w:rsidR="0041563C" w:rsidRPr="00B27B4C" w:rsidRDefault="0041563C" w:rsidP="0041563C">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1D01A060" w14:textId="77777777" w:rsidR="0041563C" w:rsidRPr="00776496"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rPr>
      </w:pPr>
    </w:p>
    <w:p w14:paraId="6272360D"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r>
      <w:r>
        <w:rPr>
          <w:rFonts w:ascii="Times New Roman" w:eastAsia="Times New Roman" w:hAnsi="Times New Roman" w:cs="David" w:hint="cs"/>
          <w:sz w:val="24"/>
          <w:szCs w:val="24"/>
          <w:rtl/>
        </w:rPr>
        <w:t>אבני דרך ואחוזי תשלום:</w:t>
      </w:r>
    </w:p>
    <w:p w14:paraId="52906CE2"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חתימה כאחראי ביקורת ברשויות </w:t>
      </w:r>
      <w:r w:rsidRPr="00776496">
        <w:rPr>
          <w:rFonts w:ascii="Times New Roman" w:eastAsia="Times New Roman" w:hAnsi="Times New Roman" w:cs="David"/>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Pr>
          <w:rFonts w:ascii="Times New Roman" w:eastAsia="Times New Roman" w:hAnsi="Times New Roman" w:cs="David" w:hint="cs"/>
          <w:sz w:val="24"/>
          <w:szCs w:val="24"/>
          <w:rtl/>
        </w:rPr>
        <w:t>5</w:t>
      </w:r>
      <w:r w:rsidRPr="00776496">
        <w:rPr>
          <w:rFonts w:ascii="Times New Roman" w:eastAsia="Times New Roman" w:hAnsi="Times New Roman" w:cs="David"/>
          <w:sz w:val="24"/>
          <w:szCs w:val="24"/>
          <w:rtl/>
        </w:rPr>
        <w:t>%</w:t>
      </w:r>
    </w:p>
    <w:p w14:paraId="09AE03FB" w14:textId="77777777" w:rsidR="0041563C" w:rsidRDefault="0041563C" w:rsidP="0041563C">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גמר יסודות ואישור מיקומם </w:t>
      </w:r>
      <w:r w:rsidRPr="00646FA7">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rtl/>
        </w:rPr>
        <w:t>20%</w:t>
      </w:r>
    </w:p>
    <w:p w14:paraId="73DB5A8B" w14:textId="77777777"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ג.           עם אישור מיקום ומפלס יציקת רצפת 0.0 </w:t>
      </w:r>
      <w:r w:rsidRPr="00646FA7">
        <w:rPr>
          <w:rFonts w:ascii="Times New Roman" w:eastAsia="Times New Roman" w:hAnsi="Times New Roman" w:cs="David" w:hint="cs"/>
          <w:sz w:val="24"/>
          <w:szCs w:val="24"/>
          <w:u w:val="dotted"/>
          <w:rtl/>
        </w:rPr>
        <w:t xml:space="preserve"> </w:t>
      </w:r>
      <w:r w:rsidRPr="00646FA7">
        <w:rPr>
          <w:rFonts w:ascii="Times New Roman" w:eastAsia="Times New Roman" w:hAnsi="Times New Roman" w:cs="David"/>
          <w:sz w:val="24"/>
          <w:szCs w:val="24"/>
          <w:u w:val="dotted"/>
          <w:rtl/>
        </w:rPr>
        <w:t xml:space="preserve"> </w:t>
      </w:r>
      <w:r>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Pr>
          <w:rFonts w:ascii="Times New Roman" w:eastAsia="Times New Roman" w:hAnsi="Times New Roman" w:cs="David" w:hint="cs"/>
          <w:sz w:val="24"/>
          <w:szCs w:val="24"/>
          <w:u w:val="dotted"/>
          <w:rtl/>
        </w:rPr>
        <w:t>20</w:t>
      </w:r>
      <w:r>
        <w:rPr>
          <w:rFonts w:ascii="Times New Roman" w:eastAsia="Times New Roman" w:hAnsi="Times New Roman" w:cs="David" w:hint="cs"/>
          <w:sz w:val="24"/>
          <w:szCs w:val="24"/>
          <w:rtl/>
        </w:rPr>
        <w:t>%</w:t>
      </w:r>
    </w:p>
    <w:p w14:paraId="412D86B3" w14:textId="77777777"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ד.          עם גמר שלד ואישורו </w:t>
      </w:r>
      <w:r w:rsidRPr="00646FA7">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u w:val="dotted"/>
          <w:rtl/>
        </w:rPr>
        <w:t>20</w:t>
      </w:r>
      <w:r>
        <w:rPr>
          <w:rFonts w:ascii="Times New Roman" w:eastAsia="Times New Roman" w:hAnsi="Times New Roman" w:cs="David" w:hint="cs"/>
          <w:sz w:val="24"/>
          <w:szCs w:val="24"/>
          <w:rtl/>
        </w:rPr>
        <w:t>%</w:t>
      </w:r>
    </w:p>
    <w:p w14:paraId="0A9552C7" w14:textId="77777777" w:rsidR="0041563C"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ה.          גמר בניה וחתימה על טפסים נדרשים לטופס 4 </w:t>
      </w:r>
      <w:r w:rsidRPr="00646FA7">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u w:val="dotted"/>
          <w:rtl/>
        </w:rPr>
        <w:t>20</w:t>
      </w:r>
      <w:r>
        <w:rPr>
          <w:rFonts w:ascii="Times New Roman" w:eastAsia="Times New Roman" w:hAnsi="Times New Roman" w:cs="David" w:hint="cs"/>
          <w:sz w:val="24"/>
          <w:szCs w:val="24"/>
          <w:rtl/>
        </w:rPr>
        <w:t>%</w:t>
      </w:r>
    </w:p>
    <w:p w14:paraId="1D95564A" w14:textId="77777777" w:rsidR="0041563C" w:rsidRPr="00776496" w:rsidRDefault="0041563C" w:rsidP="0041563C">
      <w:pPr>
        <w:spacing w:before="0" w:beforeAutospacing="0" w:after="0" w:afterAutospacing="0" w:line="360" w:lineRule="auto"/>
        <w:ind w:left="1440"/>
        <w:rPr>
          <w:rFonts w:ascii="Times New Roman" w:eastAsia="Times New Roman" w:hAnsi="Times New Roman" w:cs="David"/>
          <w:sz w:val="24"/>
          <w:szCs w:val="24"/>
          <w:rtl/>
        </w:rPr>
      </w:pPr>
      <w:r>
        <w:rPr>
          <w:rFonts w:ascii="Times New Roman" w:eastAsia="Times New Roman" w:hAnsi="Times New Roman" w:cs="David" w:hint="cs"/>
          <w:sz w:val="24"/>
          <w:szCs w:val="24"/>
          <w:rtl/>
        </w:rPr>
        <w:t>ו.           קבלת טופס 5</w:t>
      </w:r>
      <w:r>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hint="cs"/>
          <w:sz w:val="24"/>
          <w:szCs w:val="24"/>
          <w:u w:val="dotted"/>
          <w:rtl/>
        </w:rPr>
        <w:tab/>
      </w:r>
      <w:r>
        <w:rPr>
          <w:rFonts w:ascii="Times New Roman" w:eastAsia="Times New Roman" w:hAnsi="Times New Roman" w:cs="David" w:hint="cs"/>
          <w:sz w:val="24"/>
          <w:szCs w:val="24"/>
          <w:rtl/>
        </w:rPr>
        <w:t>15</w:t>
      </w:r>
      <w:r w:rsidRPr="00776496">
        <w:rPr>
          <w:rFonts w:ascii="Times New Roman" w:eastAsia="Times New Roman" w:hAnsi="Times New Roman" w:cs="David"/>
          <w:sz w:val="24"/>
          <w:szCs w:val="24"/>
          <w:rtl/>
        </w:rPr>
        <w:t>%</w:t>
      </w:r>
    </w:p>
    <w:p w14:paraId="051C1EFE" w14:textId="77777777" w:rsidR="0041563C" w:rsidRPr="00776496" w:rsidRDefault="0041563C" w:rsidP="0041563C">
      <w:pPr>
        <w:spacing w:before="0" w:beforeAutospacing="0" w:after="0" w:afterAutospacing="0" w:line="360" w:lineRule="auto"/>
        <w:ind w:left="720" w:right="360"/>
        <w:rPr>
          <w:rFonts w:ascii="Times New Roman" w:eastAsia="Times New Roman" w:hAnsi="Times New Roman" w:cs="David"/>
          <w:color w:val="008000"/>
          <w:sz w:val="24"/>
          <w:szCs w:val="24"/>
        </w:rPr>
      </w:pPr>
    </w:p>
    <w:p w14:paraId="22DD9C0A" w14:textId="77777777" w:rsidR="0041563C" w:rsidRPr="00776496" w:rsidRDefault="0041563C" w:rsidP="0041563C">
      <w:pPr>
        <w:spacing w:before="0" w:beforeAutospacing="0" w:after="0" w:afterAutospacing="0" w:line="360" w:lineRule="auto"/>
        <w:rPr>
          <w:rFonts w:ascii="Times New Roman" w:eastAsia="Times New Roman" w:hAnsi="Times New Roman" w:cs="David"/>
          <w:sz w:val="24"/>
          <w:szCs w:val="24"/>
          <w:rtl/>
        </w:rPr>
      </w:pPr>
    </w:p>
    <w:p w14:paraId="2AB7F417" w14:textId="77777777" w:rsidR="0041563C" w:rsidRDefault="0041563C" w:rsidP="0041563C">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Pr>
      </w:pPr>
      <w:r>
        <w:rPr>
          <w:rFonts w:ascii="Times New Roman" w:eastAsia="Times New Roman" w:hAnsi="Times New Roman" w:cs="David" w:hint="cs"/>
          <w:sz w:val="24"/>
          <w:szCs w:val="24"/>
          <w:rtl/>
        </w:rPr>
        <w:t>כל המפורט בסעיף 1 יעמוד בדרישות הרשויות המקומיות ובהתאם לחוק התכנון והבניה.</w:t>
      </w:r>
    </w:p>
    <w:p w14:paraId="6E1BE2A1" w14:textId="77777777" w:rsidR="0041563C" w:rsidRDefault="0041563C" w:rsidP="0041563C">
      <w:pPr>
        <w:pStyle w:val="af6"/>
        <w:rPr>
          <w:sz w:val="24"/>
          <w:szCs w:val="24"/>
          <w:rtl/>
        </w:rPr>
      </w:pPr>
    </w:p>
    <w:p w14:paraId="3ED2373F" w14:textId="77777777" w:rsidR="0041563C" w:rsidRPr="00776496" w:rsidRDefault="0041563C" w:rsidP="0041563C">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219E3000" w14:textId="77777777" w:rsidR="0041563C" w:rsidRPr="00776496" w:rsidRDefault="0041563C" w:rsidP="0041563C">
      <w:pPr>
        <w:spacing w:before="0" w:beforeAutospacing="0" w:after="0" w:afterAutospacing="0" w:line="360" w:lineRule="auto"/>
        <w:ind w:left="720"/>
        <w:rPr>
          <w:rFonts w:ascii="Times New Roman" w:eastAsia="Times New Roman" w:hAnsi="Times New Roman" w:cs="David"/>
          <w:sz w:val="24"/>
          <w:szCs w:val="24"/>
          <w:rtl/>
        </w:rPr>
      </w:pPr>
    </w:p>
    <w:p w14:paraId="4CA427BF" w14:textId="77777777" w:rsidR="0041563C" w:rsidRPr="00776496" w:rsidRDefault="0041563C" w:rsidP="0041563C">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5095A99F" w14:textId="77777777" w:rsidR="0041563C" w:rsidRPr="00776496" w:rsidRDefault="0041563C" w:rsidP="0041563C">
      <w:pPr>
        <w:spacing w:before="0" w:beforeAutospacing="0" w:after="0" w:afterAutospacing="0" w:line="360" w:lineRule="auto"/>
        <w:rPr>
          <w:rFonts w:ascii="Times New Roman" w:eastAsia="Times New Roman" w:hAnsi="Times New Roman" w:cs="David"/>
          <w:sz w:val="24"/>
          <w:szCs w:val="24"/>
          <w:rtl/>
        </w:rPr>
      </w:pPr>
    </w:p>
    <w:p w14:paraId="18990D6F" w14:textId="77777777" w:rsidR="0041563C" w:rsidRPr="00672C76" w:rsidRDefault="0041563C" w:rsidP="0041563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2A5188A" w14:textId="77777777" w:rsidR="0041563C" w:rsidRPr="00B27B4C" w:rsidRDefault="0041563C" w:rsidP="0041563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CA983FEFF164563B136A028D8A58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2AB4F55"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FD2C88A1E7814FB68431A8087E6DD0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10F4A9F" w14:textId="77777777" w:rsidR="0041563C" w:rsidRPr="00B27B4C" w:rsidRDefault="00C67BC5" w:rsidP="0041563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6" w:author="Kook Sec" w:date="2022-12-06T09:28: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12AE67F7"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7D73D08"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74D2EA1"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7029E58" w14:textId="77777777" w:rsidR="0041563C" w:rsidRPr="00B27B4C" w:rsidRDefault="0041563C" w:rsidP="0041563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A81773A"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C7BD11"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5C503440F5AA40B4B836A4C976B9E9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2-12-06T09:30:00Z">
            <w:r w:rsidR="00C67BC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7941323DEFD4F92A83A3E18C4911E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2-12-06T09:30:00Z">
            <w:r w:rsidR="00C67BC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1288A751A1B42E492CC6E35A7D226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2-12-06T09:30:00Z">
            <w:r w:rsidR="00C67BC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0AD1C93"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2E26B8"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AA8338AFD6CE4E3488EB082369CFD6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2-12-06T09:30:00Z">
            <w:r w:rsidR="00C67BC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4A41921E2A4F4F3E849721F0AE6867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235FB0">
            <w:rPr>
              <w:rFonts w:ascii="Times New Roman" w:eastAsia="Times New Roman" w:hAnsi="Times New Roman" w:cs="David" w:hint="cs"/>
              <w:bCs/>
              <w:color w:val="00B0F0"/>
              <w:sz w:val="24"/>
              <w:szCs w:val="24"/>
              <w:rtl/>
              <w:lang w:eastAsia="he-IL"/>
            </w:rPr>
            <w:t>אחראי לביקורת פרויקטים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7FA15F8B4F954D1CA2FEB5E14B2DAB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1" w:author="Kook Sec" w:date="2022-12-06T09:27:00Z">
            <w:r w:rsidR="00C67BC5">
              <w:rPr>
                <w:rFonts w:ascii="Times New Roman" w:eastAsia="Times New Roman" w:hAnsi="Times New Roman" w:cs="David" w:hint="cs"/>
                <w:bCs/>
                <w:color w:val="008000"/>
                <w:sz w:val="24"/>
                <w:szCs w:val="24"/>
                <w:rtl/>
                <w:lang w:eastAsia="he-IL"/>
              </w:rPr>
              <w:t>אפריקה ישראל מגורים בע"מ</w:t>
            </w:r>
          </w:ins>
        </w:sdtContent>
      </w:sdt>
      <w:r w:rsidRPr="00B27B4C">
        <w:rPr>
          <w:rFonts w:ascii="Times New Roman" w:eastAsia="Times New Roman" w:hAnsi="Times New Roman" w:cs="David" w:hint="cs"/>
          <w:color w:val="008000"/>
          <w:sz w:val="24"/>
          <w:szCs w:val="24"/>
          <w:rtl/>
          <w:lang w:eastAsia="he-IL"/>
        </w:rPr>
        <w:t>.</w:t>
      </w:r>
    </w:p>
    <w:p w14:paraId="3190293A"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8A5B62"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28820BF26174F6A88CE06B24BD7D1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2-12-06T09:30:00Z">
            <w:r w:rsidR="00C67BC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0E072C1" w14:textId="77777777" w:rsidR="0041563C" w:rsidRPr="00B27B4C" w:rsidRDefault="0041563C" w:rsidP="0041563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D9F19C7" w14:textId="77777777" w:rsidR="0041563C" w:rsidRPr="00B27B4C" w:rsidRDefault="0041563C" w:rsidP="0041563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C344F02150848F3A292CBD216D8A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3" w:author="Kook Sec" w:date="2022-12-06T09:30:00Z">
            <w:r w:rsidR="00C67BC5">
              <w:rPr>
                <w:rFonts w:ascii="Times New Roman" w:eastAsia="Times New Roman" w:hAnsi="Times New Roman" w:cs="David"/>
                <w:color w:val="008000"/>
                <w:sz w:val="24"/>
                <w:szCs w:val="24"/>
                <w:rtl/>
                <w:lang w:eastAsia="he-IL"/>
              </w:rPr>
              <w:t>אורן הנדסה ניהול פרויקטים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BACB299" w14:textId="77777777" w:rsidR="0041563C" w:rsidRPr="00B27B4C" w:rsidRDefault="0041563C" w:rsidP="0041563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B4C601D"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C100BC7"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A0C9ED"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96F73DF"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3BD05B5" w14:textId="77777777" w:rsidR="0041563C" w:rsidRPr="00B27B4C" w:rsidRDefault="0041563C" w:rsidP="0041563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590C678" w14:textId="77777777" w:rsidR="0041563C" w:rsidRPr="00B27B4C" w:rsidRDefault="0041563C" w:rsidP="0041563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1AE201"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85D164E" w14:textId="77777777" w:rsidR="0041563C" w:rsidRPr="00435A20" w:rsidRDefault="0041563C" w:rsidP="0041563C">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62D954A"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DC5018A" w14:textId="77777777" w:rsidR="0041563C" w:rsidRPr="000525E5"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99BC6C60D98D4DF3A36E296D36E619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4" w:author="Kook Sec" w:date="2022-12-06T09:30:00Z">
            <w:r w:rsidR="00C67BC5">
              <w:rPr>
                <w:rFonts w:ascii="Times New Roman" w:eastAsia="Times New Roman" w:hAnsi="Times New Roman" w:cs="David" w:hint="cs"/>
                <w:color w:val="00B0F0"/>
                <w:sz w:val="24"/>
                <w:szCs w:val="24"/>
                <w:u w:val="single"/>
                <w:rtl/>
                <w:lang w:eastAsia="he-IL"/>
              </w:rPr>
              <w:t>אורן הנדסה ניהול פרויקטים בע"מ</w:t>
            </w:r>
          </w:ins>
        </w:sdtContent>
      </w:sdt>
    </w:p>
    <w:p w14:paraId="49D8D3D0" w14:textId="77777777" w:rsidR="0041563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E42B3BF"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FF6706A"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2C437E08" w14:textId="77777777" w:rsidR="0041563C" w:rsidRPr="00B27B4C" w:rsidRDefault="0041563C" w:rsidP="0041563C">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446C58F" w14:textId="77777777" w:rsidR="0041563C" w:rsidRPr="00B27B4C" w:rsidRDefault="0041563C" w:rsidP="0041563C">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A15D1D3"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21F3B15" w14:textId="77777777" w:rsidR="0041563C" w:rsidRDefault="0041563C" w:rsidP="0041563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2A6DA6" w14:textId="77777777" w:rsidR="00B26EBF" w:rsidRPr="00232692" w:rsidRDefault="00B26EBF" w:rsidP="00B26EBF">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5DBD24B0" w14:textId="77777777" w:rsidR="00B26EBF" w:rsidRPr="0009511C" w:rsidRDefault="00B26EBF" w:rsidP="00B26EBF">
      <w:pPr>
        <w:widowControl w:val="0"/>
        <w:spacing w:before="0" w:beforeAutospacing="0" w:after="0" w:afterAutospacing="0" w:line="240" w:lineRule="auto"/>
        <w:jc w:val="center"/>
        <w:rPr>
          <w:rFonts w:ascii="David" w:eastAsia="Times New Roman" w:hAnsi="David" w:cs="David"/>
          <w:sz w:val="24"/>
          <w:szCs w:val="24"/>
          <w:lang w:eastAsia="he-IL"/>
        </w:rPr>
      </w:pPr>
    </w:p>
    <w:p w14:paraId="3C35544C" w14:textId="77777777" w:rsidR="00B26EBF" w:rsidRPr="002419E5" w:rsidRDefault="00B26EBF" w:rsidP="00B26EB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4EFB1B6" w14:textId="77777777" w:rsidR="00B26EBF" w:rsidRPr="0009511C" w:rsidRDefault="00B26EBF" w:rsidP="00B26EB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A81859B"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35EF7A21"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3F2D1044"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ED5D719"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CA99E1E"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223BC0B"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FF1AEFD" w14:textId="77777777" w:rsidR="00B26EBF" w:rsidRPr="0009511C" w:rsidRDefault="00B26EBF" w:rsidP="00B26EB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5D2F434"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8EF6CFE"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4354103"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A0BE9C7" w14:textId="77777777" w:rsidR="00B26EBF" w:rsidRPr="0009511C" w:rsidRDefault="00B26EBF" w:rsidP="00B26EBF">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6146164" w14:textId="77777777" w:rsidR="00B26EBF" w:rsidRPr="0009511C" w:rsidRDefault="00B26EBF" w:rsidP="00B26EBF">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6E91AF6" w14:textId="77777777" w:rsidR="00B26EBF" w:rsidRPr="0009511C" w:rsidRDefault="00B26EBF" w:rsidP="00B26EBF">
      <w:pPr>
        <w:ind w:left="364"/>
        <w:contextualSpacing/>
        <w:rPr>
          <w:rFonts w:ascii="Times New Roman" w:eastAsia="Calibri" w:hAnsi="Times New Roman" w:cs="Arial"/>
          <w:rtl/>
        </w:rPr>
      </w:pPr>
    </w:p>
    <w:p w14:paraId="07BC1CD9"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AB5D43"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25C888"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8AC02E"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FB7616"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1EDE783"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D744F0"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7C7572"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B2611F"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44996A"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BE1EFE"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B7EBEA"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E22A61"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8091D1"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67032C"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F19FC0" w14:textId="77777777" w:rsidR="00B26EBF" w:rsidRPr="0009511C" w:rsidRDefault="00B26EBF" w:rsidP="00B26EB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8A70D3"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1733F4"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3107A8"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FFA712"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B9653D"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6D86D6"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DAA9FD"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B83EA1"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4779BC"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15F392"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2DEC73"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D4CB65"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8BD6CF"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BC7313"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97A2BA"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4A98F5"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DAAB3E"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E86B3A"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6653BC"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A70799"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DB4A2E"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B99922"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347FB3"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3C168"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EF8248"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65D347"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6743CE" w14:textId="77777777" w:rsidR="00B26EBF" w:rsidRPr="0009511C" w:rsidRDefault="00B26EBF" w:rsidP="00B26EB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A0F6CC" w14:textId="77777777" w:rsidR="00B26EBF" w:rsidRDefault="00B26EBF" w:rsidP="00B26EB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328DC75" w14:textId="77777777" w:rsidR="00B26EBF" w:rsidRPr="002419E5" w:rsidRDefault="00B26EBF" w:rsidP="00B26EB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19E4102" w14:textId="77777777" w:rsidR="00B26EBF" w:rsidRDefault="00B26EBF" w:rsidP="00B26EB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F30AEA8" w14:textId="77777777" w:rsidR="00B26EBF" w:rsidRPr="00400B84" w:rsidRDefault="00B26EBF" w:rsidP="00B26EB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6EBF" w:rsidRPr="0009511C" w14:paraId="7F44CCBA" w14:textId="77777777" w:rsidTr="007210E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9A9676E"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2F1BF4D"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26EBF" w:rsidRPr="0009511C" w14:paraId="7686E39F" w14:textId="77777777" w:rsidTr="007210E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D6F0105"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6EBF" w:rsidRPr="0009511C" w14:paraId="2E310C1E" w14:textId="77777777" w:rsidTr="007210E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FD73D8E"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F612E8D"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E43B960"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72B9648"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26EBF" w:rsidRPr="0009511C" w14:paraId="373213D6" w14:textId="77777777" w:rsidTr="007210E2">
        <w:trPr>
          <w:trHeight w:val="551"/>
        </w:trPr>
        <w:tc>
          <w:tcPr>
            <w:tcW w:w="4068" w:type="dxa"/>
            <w:tcBorders>
              <w:top w:val="single" w:sz="4" w:space="0" w:color="auto"/>
              <w:left w:val="single" w:sz="4" w:space="0" w:color="auto"/>
              <w:bottom w:val="single" w:sz="4" w:space="0" w:color="auto"/>
              <w:right w:val="single" w:sz="4" w:space="0" w:color="auto"/>
            </w:tcBorders>
            <w:hideMark/>
          </w:tcPr>
          <w:p w14:paraId="2AAAAB13"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071B903"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5D3A25F"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3090123"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p>
          <w:p w14:paraId="7B7D6165"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40E5D0D"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6146ADB"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p>
          <w:p w14:paraId="585410B3"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C118543"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p>
        </w:tc>
      </w:tr>
      <w:tr w:rsidR="00B26EBF" w:rsidRPr="0009511C" w14:paraId="30C39515" w14:textId="77777777" w:rsidTr="007210E2">
        <w:trPr>
          <w:trHeight w:val="571"/>
        </w:trPr>
        <w:tc>
          <w:tcPr>
            <w:tcW w:w="4068" w:type="dxa"/>
            <w:tcBorders>
              <w:top w:val="single" w:sz="4" w:space="0" w:color="auto"/>
              <w:left w:val="single" w:sz="4" w:space="0" w:color="auto"/>
              <w:bottom w:val="single" w:sz="4" w:space="0" w:color="auto"/>
              <w:right w:val="single" w:sz="4" w:space="0" w:color="auto"/>
            </w:tcBorders>
            <w:hideMark/>
          </w:tcPr>
          <w:p w14:paraId="172FD0F0"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06F32A6"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4F6CB44"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E0DC0C" w14:textId="77777777" w:rsidR="00B26EBF" w:rsidRPr="0009511C" w:rsidRDefault="00B26EBF" w:rsidP="007210E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66AB39" w14:textId="77777777" w:rsidR="00B26EBF" w:rsidRPr="0009511C" w:rsidRDefault="00B26EBF" w:rsidP="007210E2">
            <w:pPr>
              <w:spacing w:before="0" w:beforeAutospacing="0" w:after="0" w:afterAutospacing="0" w:line="256" w:lineRule="auto"/>
              <w:rPr>
                <w:rFonts w:ascii="David" w:eastAsia="Calibri" w:hAnsi="David" w:cs="David"/>
                <w:b/>
                <w:sz w:val="24"/>
                <w:szCs w:val="24"/>
                <w:lang w:eastAsia="he-IL"/>
              </w:rPr>
            </w:pPr>
          </w:p>
        </w:tc>
      </w:tr>
      <w:tr w:rsidR="00B26EBF" w:rsidRPr="0009511C" w14:paraId="32804510" w14:textId="77777777" w:rsidTr="007210E2">
        <w:trPr>
          <w:trHeight w:val="391"/>
        </w:trPr>
        <w:tc>
          <w:tcPr>
            <w:tcW w:w="4068" w:type="dxa"/>
            <w:tcBorders>
              <w:top w:val="single" w:sz="4" w:space="0" w:color="auto"/>
              <w:left w:val="single" w:sz="4" w:space="0" w:color="auto"/>
              <w:bottom w:val="single" w:sz="4" w:space="0" w:color="auto"/>
              <w:right w:val="single" w:sz="4" w:space="0" w:color="auto"/>
            </w:tcBorders>
            <w:hideMark/>
          </w:tcPr>
          <w:p w14:paraId="5A3B0545"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545FC36"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8E97CC9" w14:textId="77777777" w:rsidR="00B26EBF" w:rsidRPr="0009511C" w:rsidRDefault="00B26EBF" w:rsidP="007210E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64E458" w14:textId="77777777" w:rsidR="00B26EBF" w:rsidRPr="0009511C" w:rsidRDefault="00B26EBF" w:rsidP="007210E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98B5B9" w14:textId="77777777" w:rsidR="00B26EBF" w:rsidRPr="0009511C" w:rsidRDefault="00B26EBF" w:rsidP="007210E2">
            <w:pPr>
              <w:spacing w:before="0" w:beforeAutospacing="0" w:after="0" w:afterAutospacing="0" w:line="256" w:lineRule="auto"/>
              <w:rPr>
                <w:rFonts w:ascii="David" w:eastAsia="Calibri" w:hAnsi="David" w:cs="David"/>
                <w:b/>
                <w:sz w:val="24"/>
                <w:szCs w:val="24"/>
                <w:lang w:eastAsia="he-IL"/>
              </w:rPr>
            </w:pPr>
          </w:p>
        </w:tc>
      </w:tr>
    </w:tbl>
    <w:p w14:paraId="7DE64A47" w14:textId="77777777" w:rsidR="00B26EBF" w:rsidRPr="0009511C" w:rsidRDefault="00B26EBF" w:rsidP="00B26EB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6EBF" w:rsidRPr="0009511C" w14:paraId="0B6D025E" w14:textId="77777777" w:rsidTr="007210E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6BC9356"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26EBF" w:rsidRPr="0009511C" w14:paraId="19B79232" w14:textId="77777777" w:rsidTr="007210E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000857F"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5F0E3F90"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p w14:paraId="40A95CD7"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C5B82AA"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DB09671"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A8828FF"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4997E19"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F877F84"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C33BD4D"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7F1FE59"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26EBF" w:rsidRPr="0009511C" w14:paraId="273AC7C3" w14:textId="77777777" w:rsidTr="007210E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270575D" w14:textId="77777777" w:rsidR="00B26EBF" w:rsidRPr="0009511C" w:rsidRDefault="00B26EBF" w:rsidP="007210E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AD46467" w14:textId="77777777" w:rsidR="00B26EBF" w:rsidRPr="0009511C" w:rsidRDefault="00B26EBF" w:rsidP="007210E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11C802F" w14:textId="77777777" w:rsidR="00B26EBF" w:rsidRPr="0009511C" w:rsidRDefault="00B26EBF" w:rsidP="007210E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D6E70D4" w14:textId="77777777" w:rsidR="00B26EBF" w:rsidRPr="0009511C" w:rsidRDefault="00B26EBF" w:rsidP="007210E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0EB421E" w14:textId="77777777" w:rsidR="00B26EBF" w:rsidRPr="0009511C" w:rsidRDefault="00B26EBF" w:rsidP="007210E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C544F37"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96FD469"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2349B69" w14:textId="77777777" w:rsidR="00B26EBF" w:rsidRPr="0009511C" w:rsidRDefault="00B26EBF" w:rsidP="007210E2">
            <w:pPr>
              <w:spacing w:before="0" w:beforeAutospacing="0" w:after="0" w:afterAutospacing="0" w:line="256" w:lineRule="auto"/>
              <w:rPr>
                <w:rFonts w:ascii="David" w:eastAsia="Calibri" w:hAnsi="David" w:cs="David"/>
                <w:sz w:val="24"/>
                <w:szCs w:val="24"/>
                <w:lang w:eastAsia="he-IL"/>
              </w:rPr>
            </w:pPr>
          </w:p>
        </w:tc>
      </w:tr>
      <w:tr w:rsidR="00B26EBF" w:rsidRPr="0009511C" w14:paraId="5CD04250" w14:textId="77777777" w:rsidTr="007210E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50E5BA9"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2DF115F"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2AA6572"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E028A85"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28914CA"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FEF689E"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E8D4A11"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D5F51C1" w14:textId="77777777" w:rsidR="00B26EBF" w:rsidRPr="0009511C" w:rsidRDefault="00B26EBF" w:rsidP="007210E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26EBF" w:rsidRPr="0009511C" w14:paraId="06A78ABC" w14:textId="77777777" w:rsidTr="007210E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C8CD1CD"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1597E0B"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14513EE"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21A8A8C"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F41F02E"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FA7EDF3"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86069EE"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5CCA375" w14:textId="77777777" w:rsidR="00B26EBF" w:rsidRPr="0009511C" w:rsidRDefault="00B26EBF" w:rsidP="007210E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26EBF" w:rsidRPr="0009511C" w14:paraId="19C7B697" w14:textId="77777777" w:rsidTr="007210E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4820FDB"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CA74249" w14:textId="77777777" w:rsidR="00B26EBF" w:rsidRPr="0009511C" w:rsidRDefault="00B26EBF" w:rsidP="007210E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7A6E2C7" w14:textId="77777777" w:rsidR="00B26EBF" w:rsidRPr="0009511C" w:rsidRDefault="00B26EBF" w:rsidP="007210E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856DAAB" w14:textId="77777777" w:rsidR="00B26EBF" w:rsidRPr="0009511C" w:rsidRDefault="00B26EBF" w:rsidP="007210E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70F7498" w14:textId="77777777" w:rsidR="00B26EBF" w:rsidRPr="0009511C" w:rsidRDefault="00B26EBF" w:rsidP="007210E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6F88D9C" w14:textId="77777777" w:rsidR="00B26EBF" w:rsidRPr="0009511C" w:rsidRDefault="00B26EBF" w:rsidP="007210E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85D81D3" w14:textId="77777777" w:rsidR="00B26EBF" w:rsidRPr="0009511C" w:rsidRDefault="00B26EBF" w:rsidP="007210E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64A41B5" w14:textId="77777777" w:rsidR="00B26EBF" w:rsidRPr="0009511C" w:rsidRDefault="00B26EBF" w:rsidP="007210E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DB47FD2" w14:textId="77777777" w:rsidR="00B26EBF" w:rsidRPr="0009511C" w:rsidRDefault="00B26EBF" w:rsidP="00B26EB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26EBF" w:rsidRPr="0009511C" w14:paraId="60D886EE" w14:textId="77777777" w:rsidTr="007210E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986146"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26EBF" w:rsidRPr="0009511C" w14:paraId="10DD4784" w14:textId="77777777" w:rsidTr="007210E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DBD43C1"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40D44EF" w14:textId="77777777" w:rsidR="00B26EBF" w:rsidRPr="0009511C" w:rsidRDefault="00B26EBF" w:rsidP="00B26EB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26EBF" w:rsidRPr="0009511C" w14:paraId="75D1C96D" w14:textId="77777777" w:rsidTr="007210E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C1A3E38" w14:textId="77777777" w:rsidR="00B26EBF" w:rsidRPr="0009511C" w:rsidRDefault="00B26EBF" w:rsidP="007210E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B26EBF" w:rsidRPr="0009511C" w14:paraId="5225B6B6" w14:textId="77777777" w:rsidTr="007210E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C2947B2" w14:textId="77777777" w:rsidR="00B26EBF" w:rsidRDefault="00B26EBF" w:rsidP="007210E2">
            <w:pPr>
              <w:spacing w:before="0" w:beforeAutospacing="0" w:after="0" w:afterAutospacing="0" w:line="240" w:lineRule="auto"/>
              <w:ind w:left="50" w:right="78"/>
              <w:rPr>
                <w:ins w:id="25" w:author="רינת הראל" w:date="2020-05-19T11:35:00Z"/>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p w14:paraId="26B03D20" w14:textId="77777777" w:rsidR="00DD0D91" w:rsidRPr="0009511C" w:rsidRDefault="00DD0D91" w:rsidP="007210E2">
            <w:pPr>
              <w:spacing w:before="0" w:beforeAutospacing="0" w:after="0" w:afterAutospacing="0" w:line="240" w:lineRule="auto"/>
              <w:ind w:left="50" w:right="78"/>
              <w:rPr>
                <w:rFonts w:ascii="David" w:eastAsia="Calibri" w:hAnsi="David" w:cs="David"/>
                <w:b/>
                <w:sz w:val="24"/>
                <w:szCs w:val="24"/>
                <w:rtl/>
                <w:lang w:eastAsia="he-IL"/>
              </w:rPr>
            </w:pPr>
          </w:p>
        </w:tc>
      </w:tr>
    </w:tbl>
    <w:p w14:paraId="0BDF45E7" w14:textId="77777777" w:rsidR="00DD0D91" w:rsidRDefault="00DD0D91" w:rsidP="00B26EBF">
      <w:pPr>
        <w:spacing w:before="0" w:beforeAutospacing="0" w:after="200" w:afterAutospacing="0" w:line="276" w:lineRule="auto"/>
        <w:rPr>
          <w:ins w:id="26" w:author="רינת הראל" w:date="2020-05-19T11:35:00Z"/>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D0D91" w:rsidRPr="0009511C" w14:paraId="24CCEBA6" w14:textId="77777777" w:rsidTr="007210E2">
        <w:trPr>
          <w:trHeight w:val="227"/>
          <w:tblHeader/>
          <w:ins w:id="27" w:author="רינת הראל" w:date="2020-05-19T11:3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F8963F8" w14:textId="77777777" w:rsidR="00DD0D91" w:rsidRPr="0009511C" w:rsidRDefault="00DD0D91" w:rsidP="007210E2">
            <w:pPr>
              <w:spacing w:before="0" w:beforeAutospacing="0" w:after="0" w:afterAutospacing="0" w:line="240" w:lineRule="auto"/>
              <w:ind w:left="50" w:right="78"/>
              <w:rPr>
                <w:ins w:id="28" w:author="רינת הראל" w:date="2020-05-19T11:35:00Z"/>
                <w:rFonts w:ascii="David" w:eastAsia="Calibri" w:hAnsi="David" w:cs="David"/>
                <w:b/>
                <w:sz w:val="24"/>
                <w:szCs w:val="24"/>
                <w:rtl/>
                <w:lang w:eastAsia="he-IL"/>
              </w:rPr>
            </w:pPr>
            <w:ins w:id="29" w:author="רינת הראל" w:date="2020-05-19T11:35:00Z">
              <w:r w:rsidRPr="0009511C">
                <w:rPr>
                  <w:rFonts w:ascii="David" w:eastAsia="Calibri" w:hAnsi="David" w:cs="David" w:hint="cs"/>
                  <w:b/>
                  <w:sz w:val="24"/>
                  <w:szCs w:val="24"/>
                  <w:rtl/>
                  <w:lang w:eastAsia="he-IL"/>
                </w:rPr>
                <w:lastRenderedPageBreak/>
                <w:t>ביטול/שינוי הפוליסה *</w:t>
              </w:r>
            </w:ins>
          </w:p>
        </w:tc>
      </w:tr>
      <w:tr w:rsidR="00DD0D91" w:rsidRPr="0009511C" w14:paraId="133CA3D5" w14:textId="77777777" w:rsidTr="007210E2">
        <w:trPr>
          <w:trHeight w:val="334"/>
          <w:ins w:id="30" w:author="רינת הראל" w:date="2020-05-19T11:35:00Z"/>
        </w:trPr>
        <w:tc>
          <w:tcPr>
            <w:tcW w:w="11530" w:type="dxa"/>
            <w:tcBorders>
              <w:top w:val="single" w:sz="4" w:space="0" w:color="auto"/>
              <w:left w:val="single" w:sz="4" w:space="0" w:color="auto"/>
              <w:bottom w:val="single" w:sz="4" w:space="0" w:color="auto"/>
              <w:right w:val="single" w:sz="4" w:space="0" w:color="auto"/>
            </w:tcBorders>
            <w:vAlign w:val="center"/>
            <w:hideMark/>
          </w:tcPr>
          <w:p w14:paraId="64790EE0" w14:textId="77777777" w:rsidR="00DD0D91" w:rsidRPr="0009511C" w:rsidRDefault="00DD0D91" w:rsidP="007210E2">
            <w:pPr>
              <w:spacing w:before="0" w:beforeAutospacing="0" w:after="0" w:afterAutospacing="0" w:line="240" w:lineRule="auto"/>
              <w:rPr>
                <w:ins w:id="31" w:author="רינת הראל" w:date="2020-05-19T11:35:00Z"/>
                <w:rFonts w:ascii="David" w:eastAsia="Calibri" w:hAnsi="David" w:cs="David"/>
                <w:bCs/>
                <w:sz w:val="24"/>
                <w:szCs w:val="24"/>
                <w:rtl/>
                <w:lang w:eastAsia="he-IL"/>
              </w:rPr>
            </w:pPr>
            <w:ins w:id="32" w:author="רינת הראל" w:date="2020-05-19T11:35:00Z">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ins>
          </w:p>
        </w:tc>
      </w:tr>
    </w:tbl>
    <w:p w14:paraId="1865F0E8" w14:textId="77777777" w:rsidR="00DD0D91" w:rsidRDefault="00DD0D91" w:rsidP="00B26EBF">
      <w:pPr>
        <w:spacing w:before="0" w:beforeAutospacing="0" w:after="200" w:afterAutospacing="0" w:line="276" w:lineRule="auto"/>
        <w:rPr>
          <w:ins w:id="33" w:author="רינת הראל" w:date="2020-05-19T11:35:00Z"/>
          <w:rFonts w:ascii="David" w:eastAsia="Calibri" w:hAnsi="David" w:cs="David"/>
          <w:b/>
          <w:bCs/>
          <w:sz w:val="24"/>
          <w:szCs w:val="24"/>
          <w:u w:val="single"/>
          <w:rtl/>
          <w:lang w:eastAsia="he-IL"/>
        </w:rPr>
      </w:pPr>
    </w:p>
    <w:p w14:paraId="19D7B58C" w14:textId="77777777" w:rsidR="00B26EBF" w:rsidRPr="0009511C" w:rsidRDefault="00B26EBF" w:rsidP="00B26EB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35C775B" w14:textId="77777777" w:rsidR="0041563C" w:rsidRPr="00BD794C" w:rsidRDefault="0041563C" w:rsidP="0041563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D5B9A14"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E32B7B4"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ABE1DFA"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A90D263" w14:textId="77777777" w:rsidR="0041563C" w:rsidRPr="00776496" w:rsidRDefault="0041563C" w:rsidP="0041563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E4269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BAA183E"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771001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51DCFC5"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3B888D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965820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395686"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0B93DC1"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82DE3D"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094D528"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8C210EA" w14:textId="77777777" w:rsidR="0041563C" w:rsidRPr="00776496"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80F8906" w14:textId="77777777" w:rsidR="00DD0D91" w:rsidRDefault="00DD0D91" w:rsidP="00066F27">
      <w:pPr>
        <w:widowControl w:val="0"/>
        <w:spacing w:before="0" w:beforeAutospacing="0" w:after="0" w:afterAutospacing="0" w:line="240" w:lineRule="auto"/>
        <w:jc w:val="center"/>
        <w:rPr>
          <w:ins w:id="34" w:author="רינת הראל" w:date="2020-05-19T11:38:00Z"/>
          <w:rFonts w:ascii="Times New Roman" w:eastAsia="Times New Roman" w:hAnsi="Times New Roman" w:cs="David"/>
          <w:b/>
          <w:bCs/>
          <w:sz w:val="24"/>
          <w:szCs w:val="24"/>
          <w:u w:val="single"/>
          <w:rtl/>
        </w:rPr>
      </w:pPr>
      <w:ins w:id="35" w:author="רינת הראל" w:date="2020-05-19T11:38:00Z">
        <w:r>
          <w:rPr>
            <w:rFonts w:ascii="Times New Roman" w:eastAsia="Times New Roman" w:hAnsi="Times New Roman" w:cs="David"/>
            <w:b/>
            <w:bCs/>
            <w:sz w:val="24"/>
            <w:szCs w:val="24"/>
            <w:u w:val="single"/>
            <w:rtl/>
          </w:rPr>
          <w:br w:type="page"/>
        </w:r>
      </w:ins>
    </w:p>
    <w:p w14:paraId="27085E82" w14:textId="77777777" w:rsidR="0041563C" w:rsidRPr="00776496" w:rsidRDefault="00066F27" w:rsidP="00066F2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rPr>
        <w:lastRenderedPageBreak/>
        <w:t>נספח "ח"</w:t>
      </w:r>
      <w:r w:rsidR="0041563C">
        <w:rPr>
          <w:rFonts w:ascii="Times New Roman" w:eastAsia="Times New Roman" w:hAnsi="Times New Roman" w:cs="David" w:hint="cs"/>
          <w:b/>
          <w:bCs/>
          <w:sz w:val="24"/>
          <w:szCs w:val="24"/>
          <w:u w:val="single"/>
          <w:rtl/>
        </w:rPr>
        <w:t xml:space="preserve"> - מבוטל</w:t>
      </w:r>
    </w:p>
    <w:p w14:paraId="071E64F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4141300"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129B47B"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FD7F1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30270BA"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AB51C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A6E3B8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1EF89C3"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D84A2C7"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659B30"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8FF6AB1"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9ACAB24"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2E6FAE"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07F136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617D179"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CBF79E" w14:textId="77777777" w:rsidR="0041563C"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DE71A3A"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5E5F4E5" w14:textId="77777777" w:rsidR="0041563C" w:rsidRPr="00776496" w:rsidRDefault="0041563C" w:rsidP="0041563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F0B627" w14:textId="77777777" w:rsidR="0041563C" w:rsidRPr="00B27B4C" w:rsidRDefault="0041563C" w:rsidP="0041563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A88E284"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066AE75"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E3F8370"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A23DB8"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26BA78"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CC8CE6"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6461E68" w14:textId="77777777" w:rsidR="0041563C" w:rsidRPr="00B27B4C" w:rsidRDefault="007210E2" w:rsidP="0041563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A6AE50428E047E0832841E0E8BFD1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6" w:author="Kook Sec" w:date="2022-12-06T09:28:00Z">
            <w:r w:rsidR="00C67BC5">
              <w:rPr>
                <w:rFonts w:ascii="Times New Roman" w:eastAsia="Times New Roman" w:hAnsi="Times New Roman" w:cs="David" w:hint="cs"/>
                <w:color w:val="008000"/>
                <w:sz w:val="24"/>
                <w:szCs w:val="24"/>
                <w:rtl/>
                <w:lang w:eastAsia="he-IL"/>
              </w:rPr>
              <w:br/>
              <w:t>אפריקה ישראל מגורים בע"מ</w:t>
            </w:r>
            <w:r w:rsidR="00C67BC5">
              <w:rPr>
                <w:rFonts w:ascii="Times New Roman" w:eastAsia="Times New Roman" w:hAnsi="Times New Roman" w:cs="David" w:hint="cs"/>
                <w:color w:val="008000"/>
                <w:sz w:val="24"/>
                <w:szCs w:val="24"/>
                <w:rtl/>
                <w:lang w:eastAsia="he-IL"/>
              </w:rPr>
              <w:br/>
              <w:t>יוני נתניהו 1 ג' אור יהודה</w:t>
            </w:r>
            <w:r w:rsidR="00C67BC5">
              <w:rPr>
                <w:rFonts w:ascii="Times New Roman" w:eastAsia="Times New Roman" w:hAnsi="Times New Roman" w:cs="David" w:hint="cs"/>
                <w:color w:val="008000"/>
                <w:sz w:val="24"/>
                <w:szCs w:val="24"/>
                <w:rtl/>
                <w:lang w:eastAsia="he-IL"/>
              </w:rPr>
              <w:br/>
              <w:t>מ.ז 52-003476-0</w:t>
            </w:r>
            <w:r w:rsidR="00C67BC5">
              <w:rPr>
                <w:rFonts w:ascii="Times New Roman" w:eastAsia="Times New Roman" w:hAnsi="Times New Roman" w:cs="David" w:hint="cs"/>
                <w:color w:val="008000"/>
                <w:sz w:val="24"/>
                <w:szCs w:val="24"/>
                <w:rtl/>
                <w:lang w:eastAsia="he-IL"/>
              </w:rPr>
              <w:br/>
            </w:r>
          </w:ins>
        </w:sdtContent>
      </w:sdt>
      <w:r w:rsidR="0041563C" w:rsidRPr="00B27B4C">
        <w:rPr>
          <w:rFonts w:ascii="Times New Roman" w:eastAsia="Times New Roman" w:hAnsi="Times New Roman" w:cs="David" w:hint="cs"/>
          <w:color w:val="008000"/>
          <w:sz w:val="24"/>
          <w:szCs w:val="24"/>
          <w:rtl/>
          <w:lang w:eastAsia="he-IL"/>
        </w:rPr>
        <w:br/>
      </w:r>
      <w:r w:rsidR="0041563C" w:rsidRPr="00B27B4C">
        <w:rPr>
          <w:rFonts w:ascii="Times New Roman" w:eastAsia="Times New Roman" w:hAnsi="Times New Roman" w:cs="David" w:hint="cs"/>
          <w:sz w:val="24"/>
          <w:szCs w:val="24"/>
          <w:rtl/>
          <w:lang w:eastAsia="he-IL"/>
        </w:rPr>
        <w:t>(</w:t>
      </w:r>
      <w:r w:rsidR="0041563C" w:rsidRPr="009E0EE6">
        <w:rPr>
          <w:rFonts w:ascii="Times New Roman" w:eastAsia="Times New Roman" w:hAnsi="Times New Roman" w:cs="David" w:hint="cs"/>
          <w:sz w:val="24"/>
          <w:szCs w:val="24"/>
          <w:rtl/>
          <w:lang w:eastAsia="he-IL"/>
        </w:rPr>
        <w:t>המזמין)</w:t>
      </w:r>
    </w:p>
    <w:p w14:paraId="5B09673A"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2CA080C"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A35E04"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55ABF5A"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56BE24C" w14:textId="77777777" w:rsidR="0041563C" w:rsidRPr="00B27B4C" w:rsidRDefault="0041563C" w:rsidP="0041563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228600D4C04A4090AC0C27865923EB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7" w:author="Kook Sec" w:date="2022-12-06T09:30:00Z">
            <w:r w:rsidR="00C67BC5">
              <w:rPr>
                <w:rFonts w:ascii="Times New Roman" w:eastAsia="Times New Roman" w:hAnsi="Times New Roman" w:cs="David"/>
                <w:color w:val="008000"/>
                <w:sz w:val="24"/>
                <w:szCs w:val="24"/>
                <w:rtl/>
                <w:lang w:eastAsia="he-IL"/>
              </w:rPr>
              <w:t>אורן הנדסה ניהול פרויקטים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65EE55C27E49C3B775278642EC9B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8" w:author="Kook Sec" w:date="2022-12-06T09:27:00Z">
            <w:r w:rsidR="00C67BC5">
              <w:rPr>
                <w:rFonts w:ascii="Times New Roman" w:eastAsia="Times New Roman" w:hAnsi="Times New Roman" w:cs="David"/>
                <w:color w:val="008000"/>
                <w:sz w:val="24"/>
                <w:szCs w:val="24"/>
                <w:rtl/>
                <w:lang w:eastAsia="he-IL"/>
              </w:rPr>
              <w:t>בית מפא"י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FF6335AC65444C80145587C7FAEA4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6D5482B" w14:textId="77777777" w:rsidR="0041563C" w:rsidRPr="00B27B4C" w:rsidRDefault="0041563C" w:rsidP="0041563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F3E42D5"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96BB79"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A2DF7B"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645950" w14:textId="77777777" w:rsidR="0041563C" w:rsidRPr="00B27B4C" w:rsidRDefault="0041563C" w:rsidP="0041563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C30DA1"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BEEC2D7"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B5746C"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3FFD32" w14:textId="77777777" w:rsidR="0041563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E13638" w14:textId="77777777" w:rsidR="0041563C" w:rsidRPr="00B27B4C" w:rsidRDefault="0041563C" w:rsidP="0041563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8E9BEA9" w14:textId="77777777" w:rsidR="0041563C" w:rsidRPr="00B27B4C" w:rsidRDefault="007210E2" w:rsidP="0041563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AEC348B56CF94D9C89A7AC7FE8F02C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9" w:author="Kook Sec" w:date="2022-12-06T09:30:00Z">
            <w:r w:rsidR="00C67BC5">
              <w:rPr>
                <w:rFonts w:ascii="Times New Roman" w:eastAsia="Times New Roman" w:hAnsi="Times New Roman" w:cs="David" w:hint="cs"/>
                <w:color w:val="00B0F0"/>
                <w:sz w:val="24"/>
                <w:szCs w:val="24"/>
                <w:u w:val="single"/>
                <w:rtl/>
                <w:lang w:eastAsia="he-IL"/>
              </w:rPr>
              <w:t>אורן הנדסה ניהול פרויקטים בע"מ</w:t>
            </w:r>
          </w:ins>
        </w:sdtContent>
      </w:sdt>
    </w:p>
    <w:p w14:paraId="1A443BB4"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6B327DB"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20CD0A0"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0AC82B0" w14:textId="77777777" w:rsidR="0041563C" w:rsidRPr="00B27B4C" w:rsidRDefault="0041563C" w:rsidP="0041563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51E5762" w14:textId="77777777" w:rsidR="0041563C" w:rsidRPr="00B27B4C" w:rsidRDefault="0041563C" w:rsidP="0041563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80AFBFB" w14:textId="77777777" w:rsidR="0041563C" w:rsidRPr="00B27B4C" w:rsidRDefault="0041563C" w:rsidP="0041563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8719A8E"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A12AB4122014926832C4EC4D13C684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40" w:author="Kook Sec" w:date="2022-12-06T09:28:00Z">
            <w:r w:rsidR="00C67BC5">
              <w:rPr>
                <w:rFonts w:ascii="Times New Roman" w:eastAsia="Times New Roman" w:hAnsi="Times New Roman" w:cs="David" w:hint="cs"/>
                <w:color w:val="008000"/>
                <w:sz w:val="24"/>
                <w:szCs w:val="24"/>
                <w:rtl/>
                <w:lang w:eastAsia="he-IL"/>
              </w:rPr>
              <w:br/>
              <w:t>אפריקה ישראל מגורים בע"מ</w:t>
            </w:r>
            <w:r w:rsidR="00C67BC5">
              <w:rPr>
                <w:rFonts w:ascii="Times New Roman" w:eastAsia="Times New Roman" w:hAnsi="Times New Roman" w:cs="David" w:hint="cs"/>
                <w:color w:val="008000"/>
                <w:sz w:val="24"/>
                <w:szCs w:val="24"/>
                <w:rtl/>
                <w:lang w:eastAsia="he-IL"/>
              </w:rPr>
              <w:br/>
              <w:t>יוני נתניהו 1 ג' אור יהודה</w:t>
            </w:r>
            <w:r w:rsidR="00C67BC5">
              <w:rPr>
                <w:rFonts w:ascii="Times New Roman" w:eastAsia="Times New Roman" w:hAnsi="Times New Roman" w:cs="David" w:hint="cs"/>
                <w:color w:val="008000"/>
                <w:sz w:val="24"/>
                <w:szCs w:val="24"/>
                <w:rtl/>
                <w:lang w:eastAsia="he-IL"/>
              </w:rPr>
              <w:br/>
              <w:t>מ.ז 52-003476-0</w:t>
            </w:r>
            <w:r w:rsidR="00C67BC5">
              <w:rPr>
                <w:rFonts w:ascii="Times New Roman" w:eastAsia="Times New Roman" w:hAnsi="Times New Roman" w:cs="David" w:hint="cs"/>
                <w:color w:val="008000"/>
                <w:sz w:val="24"/>
                <w:szCs w:val="24"/>
                <w:rtl/>
                <w:lang w:eastAsia="he-IL"/>
              </w:rPr>
              <w:br/>
            </w:r>
          </w:ins>
        </w:sdtContent>
      </w:sdt>
    </w:p>
    <w:p w14:paraId="694339A3"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070C50"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0703AB2"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888C23"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2B86BFB4F6AE4AD88B92E2D717D049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1" w:author="Kook Sec" w:date="2022-12-06T09:27:00Z">
            <w:r w:rsidR="00C67BC5">
              <w:rPr>
                <w:rFonts w:ascii="Times New Roman" w:eastAsia="Times New Roman" w:hAnsi="Times New Roman" w:cs="David" w:hint="cs"/>
                <w:color w:val="008000"/>
                <w:sz w:val="24"/>
                <w:szCs w:val="24"/>
                <w:rtl/>
                <w:lang w:eastAsia="he-IL"/>
              </w:rPr>
              <w:t>בית מפא"י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F2C5E63C9D9467591E39D8631E272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D7513E0"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F884747"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232C89"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2705105"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9E11112"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58BABB"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9004D96"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AD2910"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D0D4624"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48D2AF"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C743F0"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4862926"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E58447"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51059BB" w14:textId="77777777" w:rsidR="0041563C" w:rsidRPr="00B27B4C" w:rsidRDefault="0041563C" w:rsidP="0041563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F4F2EC8" w14:textId="77777777" w:rsidR="0041563C"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BC26BF3" w14:textId="77777777" w:rsidR="0041563C"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CB41315" w14:textId="77777777" w:rsidR="0041563C"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34CE340"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7B6C0D5" w14:textId="77777777" w:rsidR="0041563C" w:rsidRPr="009130F0" w:rsidRDefault="0041563C" w:rsidP="0041563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5FDE60AF45B44AEF94EE04628D9F13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2" w:author="Kook Sec" w:date="2022-12-06T09:30:00Z">
            <w:r w:rsidR="00C67BC5">
              <w:rPr>
                <w:rFonts w:ascii="Times New Roman" w:eastAsia="Times New Roman" w:hAnsi="Times New Roman" w:cs="David" w:hint="cs"/>
                <w:color w:val="00B0F0"/>
                <w:sz w:val="24"/>
                <w:szCs w:val="24"/>
                <w:u w:val="single"/>
                <w:rtl/>
                <w:lang w:eastAsia="he-IL"/>
              </w:rPr>
              <w:t>אורן הנדסה ניהול פרויקטים בע"מ</w:t>
            </w:r>
          </w:ins>
        </w:sdtContent>
      </w:sdt>
    </w:p>
    <w:p w14:paraId="09104FCC" w14:textId="77777777" w:rsidR="0041563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D20339"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D291CE"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03520"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972C353" w14:textId="77777777" w:rsidR="0041563C" w:rsidRPr="00B27B4C" w:rsidRDefault="0041563C" w:rsidP="0041563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2BC1D10" w14:textId="77777777" w:rsidR="0041563C" w:rsidRPr="00B27B4C" w:rsidRDefault="0041563C" w:rsidP="0041563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5B398C7" w14:textId="77777777" w:rsidR="0041563C" w:rsidRPr="00B27B4C" w:rsidRDefault="0041563C" w:rsidP="0041563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5F8B2FB" w14:textId="77777777" w:rsidR="0041563C" w:rsidRPr="00B27B4C" w:rsidRDefault="0041563C" w:rsidP="0041563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0F729DB" w14:textId="77777777" w:rsidR="0041563C" w:rsidRPr="00B27B4C" w:rsidRDefault="0041563C" w:rsidP="0041563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50D8994" w14:textId="77777777" w:rsidR="0041563C" w:rsidRPr="00B27B4C" w:rsidRDefault="0041563C" w:rsidP="0041563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363D67F" w14:textId="77777777" w:rsidR="0041563C" w:rsidRPr="00B27B4C" w:rsidRDefault="0041563C" w:rsidP="0041563C">
      <w:pPr>
        <w:spacing w:before="0" w:beforeAutospacing="0" w:after="0" w:afterAutospacing="0" w:line="240" w:lineRule="auto"/>
        <w:rPr>
          <w:rFonts w:ascii="Times New Roman" w:eastAsia="Times New Roman" w:hAnsi="Times New Roman" w:cs="David"/>
          <w:sz w:val="20"/>
          <w:szCs w:val="24"/>
          <w:rtl/>
        </w:rPr>
      </w:pPr>
    </w:p>
    <w:p w14:paraId="382896E9" w14:textId="77777777" w:rsidR="0041563C" w:rsidRPr="00B27B4C" w:rsidRDefault="0041563C" w:rsidP="0041563C">
      <w:pPr>
        <w:spacing w:before="0" w:beforeAutospacing="0" w:after="0" w:afterAutospacing="0" w:line="240" w:lineRule="auto"/>
        <w:rPr>
          <w:rFonts w:ascii="Times New Roman" w:eastAsia="Times New Roman" w:hAnsi="Times New Roman" w:cs="David"/>
          <w:sz w:val="20"/>
          <w:szCs w:val="24"/>
          <w:rtl/>
        </w:rPr>
      </w:pPr>
    </w:p>
    <w:p w14:paraId="08323B25" w14:textId="77777777" w:rsidR="0041563C" w:rsidRPr="00B27B4C" w:rsidRDefault="0041563C" w:rsidP="0041563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A13AD65" w14:textId="77777777" w:rsidR="0041563C" w:rsidRPr="0047052D" w:rsidRDefault="0041563C" w:rsidP="0041563C">
      <w:pPr>
        <w:widowControl w:val="0"/>
        <w:spacing w:before="0" w:beforeAutospacing="0" w:after="0" w:afterAutospacing="0" w:line="240" w:lineRule="auto"/>
        <w:jc w:val="both"/>
      </w:pPr>
    </w:p>
    <w:p w14:paraId="2FEFC2F3" w14:textId="77777777" w:rsidR="00B26EBF" w:rsidRDefault="00B26EBF" w:rsidP="0047052D">
      <w:pPr>
        <w:widowControl w:val="0"/>
        <w:spacing w:before="0" w:beforeAutospacing="0" w:after="0" w:afterAutospacing="0" w:line="240" w:lineRule="auto"/>
        <w:jc w:val="both"/>
        <w:rPr>
          <w:ins w:id="43" w:author="רינת הראל" w:date="2020-05-13T09:30:00Z"/>
        </w:rPr>
      </w:pPr>
    </w:p>
    <w:p w14:paraId="1C16B427" w14:textId="77777777" w:rsidR="001A69D5" w:rsidRPr="00B26EBF" w:rsidRDefault="001A69D5" w:rsidP="00B26EBF">
      <w:pPr>
        <w:widowControl w:val="0"/>
        <w:spacing w:before="0" w:beforeAutospacing="0" w:after="0" w:afterAutospacing="0" w:line="240" w:lineRule="auto"/>
        <w:jc w:val="both"/>
      </w:pPr>
    </w:p>
    <w:sectPr w:rsidR="001A69D5" w:rsidRPr="00B26EBF"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5DE855" w14:textId="77777777" w:rsidR="007210E2" w:rsidRDefault="007210E2" w:rsidP="00AF234B">
      <w:pPr>
        <w:spacing w:before="0" w:after="0" w:line="240" w:lineRule="auto"/>
      </w:pPr>
      <w:r>
        <w:separator/>
      </w:r>
    </w:p>
  </w:endnote>
  <w:endnote w:type="continuationSeparator" w:id="0">
    <w:p w14:paraId="20B82AA6" w14:textId="77777777" w:rsidR="007210E2" w:rsidRDefault="007210E2" w:rsidP="00AF234B">
      <w:pPr>
        <w:spacing w:before="0" w:after="0" w:line="240" w:lineRule="auto"/>
      </w:pPr>
      <w:r>
        <w:continuationSeparator/>
      </w:r>
    </w:p>
  </w:endnote>
  <w:endnote w:type="continuationNotice" w:id="1">
    <w:p w14:paraId="09CB04FF" w14:textId="77777777" w:rsidR="007210E2" w:rsidRDefault="007210E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210E2" w:rsidRPr="003D5B2E" w14:paraId="23FBE1F4" w14:textId="77777777" w:rsidTr="003D5B2E">
      <w:tc>
        <w:tcPr>
          <w:tcW w:w="810" w:type="dxa"/>
        </w:tcPr>
        <w:p w14:paraId="534B8D93"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14833059" w14:textId="77777777" w:rsidR="007210E2" w:rsidRPr="003D5B2E" w:rsidRDefault="00C67BC5" w:rsidP="003D5B2E">
              <w:pPr>
                <w:tabs>
                  <w:tab w:val="center" w:pos="4153"/>
                  <w:tab w:val="right" w:pos="8306"/>
                </w:tabs>
                <w:spacing w:before="0" w:after="0" w:line="240" w:lineRule="auto"/>
                <w:rPr>
                  <w:rFonts w:ascii="David" w:hAnsi="David"/>
                  <w:color w:val="00B0F0"/>
                  <w:sz w:val="20"/>
                  <w:szCs w:val="20"/>
                  <w:rtl/>
                </w:rPr>
              </w:pPr>
              <w:ins w:id="44" w:author="Kook Sec" w:date="2022-12-06T09:27:00Z">
                <w:r>
                  <w:rPr>
                    <w:rFonts w:ascii="David" w:hAnsi="David"/>
                    <w:color w:val="00B0F0"/>
                    <w:sz w:val="20"/>
                    <w:szCs w:val="20"/>
                    <w:rtl/>
                  </w:rPr>
                  <w:t>אפריקה ישראל מגורים בע"מ</w:t>
                </w:r>
              </w:ins>
            </w:p>
          </w:tc>
        </w:sdtContent>
      </w:sdt>
      <w:tc>
        <w:tcPr>
          <w:tcW w:w="2810" w:type="dxa"/>
        </w:tcPr>
        <w:p w14:paraId="07E2880C"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אחראי לביקורת פרויקטים</w:t>
              </w:r>
            </w:sdtContent>
          </w:sdt>
        </w:p>
      </w:tc>
      <w:tc>
        <w:tcPr>
          <w:tcW w:w="233" w:type="dxa"/>
        </w:tcPr>
        <w:p w14:paraId="1889F34D" w14:textId="77777777" w:rsidR="007210E2" w:rsidRPr="003D5B2E" w:rsidRDefault="007210E2" w:rsidP="003D5B2E">
          <w:pPr>
            <w:tabs>
              <w:tab w:val="center" w:pos="4153"/>
              <w:tab w:val="right" w:pos="8306"/>
            </w:tabs>
            <w:spacing w:before="0" w:after="0" w:line="240" w:lineRule="auto"/>
            <w:rPr>
              <w:rFonts w:ascii="David" w:hAnsi="David"/>
              <w:sz w:val="16"/>
              <w:szCs w:val="16"/>
              <w:rtl/>
            </w:rPr>
          </w:pPr>
        </w:p>
      </w:tc>
      <w:tc>
        <w:tcPr>
          <w:tcW w:w="1044" w:type="dxa"/>
        </w:tcPr>
        <w:p w14:paraId="7F479AA0"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7903DB2A"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del w:id="45" w:author="רינת הראל" w:date="2019-08-08T13:02:00Z">
                <w:r w:rsidDel="00235FB0">
                  <w:rPr>
                    <w:rFonts w:ascii="David" w:hAnsi="David" w:hint="cs"/>
                    <w:sz w:val="20"/>
                    <w:szCs w:val="20"/>
                  </w:rPr>
                  <w:delText>CONT-5-657</w:delText>
                </w:r>
              </w:del>
              <w:ins w:id="46" w:author="רינת הראל" w:date="2019-08-08T13:02:00Z">
                <w:r>
                  <w:rPr>
                    <w:rFonts w:ascii="David" w:hAnsi="David" w:hint="cs"/>
                    <w:sz w:val="20"/>
                    <w:szCs w:val="20"/>
                    <w:rtl/>
                  </w:rPr>
                  <w:t>CONT-5-715</w:t>
                </w:r>
              </w:ins>
            </w:p>
          </w:tc>
        </w:sdtContent>
      </w:sdt>
    </w:tr>
    <w:tr w:rsidR="007210E2" w:rsidRPr="003D5B2E" w14:paraId="33487853" w14:textId="77777777" w:rsidTr="003D5B2E">
      <w:tc>
        <w:tcPr>
          <w:tcW w:w="810" w:type="dxa"/>
        </w:tcPr>
        <w:p w14:paraId="111825AF"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666A6E75" w14:textId="77777777" w:rsidR="007210E2" w:rsidRPr="003D5B2E" w:rsidRDefault="00C67BC5" w:rsidP="003D5B2E">
              <w:pPr>
                <w:tabs>
                  <w:tab w:val="center" w:pos="4153"/>
                  <w:tab w:val="right" w:pos="8306"/>
                </w:tabs>
                <w:spacing w:before="0" w:after="0" w:line="240" w:lineRule="auto"/>
                <w:rPr>
                  <w:rFonts w:ascii="David" w:hAnsi="David"/>
                  <w:color w:val="00B0F0"/>
                  <w:sz w:val="20"/>
                  <w:szCs w:val="20"/>
                  <w:rtl/>
                </w:rPr>
              </w:pPr>
              <w:ins w:id="47" w:author="Kook Sec" w:date="2022-12-06T09:30:00Z">
                <w:r>
                  <w:rPr>
                    <w:rFonts w:ascii="David" w:hAnsi="David"/>
                    <w:color w:val="00B0F0"/>
                    <w:sz w:val="20"/>
                    <w:szCs w:val="20"/>
                    <w:rtl/>
                  </w:rPr>
                  <w:t>אורן הנדסה ניהול פרויקטים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210E2" w:rsidRPr="003D5B2E" w14:paraId="62BAD642" w14:textId="77777777" w:rsidTr="0041563C">
            <w:trPr>
              <w:trHeight w:val="201"/>
            </w:trPr>
            <w:tc>
              <w:tcPr>
                <w:tcW w:w="926" w:type="dxa"/>
              </w:tcPr>
              <w:p w14:paraId="1C1C6E13"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9B79424" w14:textId="77777777" w:rsidR="007210E2" w:rsidRPr="003D5B2E" w:rsidRDefault="007210E2"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34BA901F"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p>
      </w:tc>
      <w:tc>
        <w:tcPr>
          <w:tcW w:w="233" w:type="dxa"/>
        </w:tcPr>
        <w:p w14:paraId="7437CF8C"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p>
      </w:tc>
      <w:tc>
        <w:tcPr>
          <w:tcW w:w="1044" w:type="dxa"/>
        </w:tcPr>
        <w:p w14:paraId="1C222958"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6598D5A1" w14:textId="77777777" w:rsidR="007210E2" w:rsidRPr="003D5B2E" w:rsidRDefault="007210E2"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3D5B2E">
                <w:rPr>
                  <w:rFonts w:ascii="David" w:hAnsi="David"/>
                  <w:color w:val="00B0F0"/>
                  <w:sz w:val="20"/>
                  <w:szCs w:val="20"/>
                  <w:rtl/>
                </w:rPr>
                <w:t>[סטטוס חוזה]</w:t>
              </w:r>
            </w:sdtContent>
          </w:sdt>
        </w:p>
      </w:tc>
    </w:tr>
    <w:tr w:rsidR="007210E2" w:rsidRPr="003D5B2E" w14:paraId="18F97EB8" w14:textId="77777777" w:rsidTr="003D5B2E">
      <w:trPr>
        <w:trHeight w:val="80"/>
      </w:trPr>
      <w:tc>
        <w:tcPr>
          <w:tcW w:w="810" w:type="dxa"/>
        </w:tcPr>
        <w:p w14:paraId="7E3CE523"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p>
      </w:tc>
      <w:tc>
        <w:tcPr>
          <w:tcW w:w="1646" w:type="dxa"/>
        </w:tcPr>
        <w:p w14:paraId="012F5985" w14:textId="77777777" w:rsidR="007210E2" w:rsidRPr="003D5B2E" w:rsidRDefault="007210E2"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1089E2B7"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p>
      </w:tc>
      <w:tc>
        <w:tcPr>
          <w:tcW w:w="233" w:type="dxa"/>
        </w:tcPr>
        <w:p w14:paraId="14CB3E15"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p>
      </w:tc>
      <w:tc>
        <w:tcPr>
          <w:tcW w:w="1044" w:type="dxa"/>
        </w:tcPr>
        <w:p w14:paraId="54196210"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p>
      </w:tc>
      <w:tc>
        <w:tcPr>
          <w:tcW w:w="1763" w:type="dxa"/>
        </w:tcPr>
        <w:p w14:paraId="6CD3EB5F" w14:textId="77777777" w:rsidR="007210E2" w:rsidRPr="003D5B2E" w:rsidRDefault="007210E2" w:rsidP="003D5B2E">
          <w:pPr>
            <w:tabs>
              <w:tab w:val="center" w:pos="4153"/>
              <w:tab w:val="right" w:pos="8306"/>
            </w:tabs>
            <w:spacing w:before="0" w:after="0" w:line="240" w:lineRule="auto"/>
            <w:rPr>
              <w:rFonts w:ascii="David" w:hAnsi="David"/>
              <w:sz w:val="20"/>
              <w:szCs w:val="20"/>
              <w:rtl/>
            </w:rPr>
          </w:pPr>
        </w:p>
      </w:tc>
    </w:tr>
  </w:tbl>
  <w:p w14:paraId="367F1F34" w14:textId="77777777" w:rsidR="007210E2" w:rsidRPr="003D5B2E" w:rsidRDefault="007210E2" w:rsidP="003D5B2E">
    <w:pPr>
      <w:spacing w:before="0" w:beforeAutospacing="0" w:after="0" w:afterAutospacing="0" w:line="240" w:lineRule="auto"/>
      <w:rPr>
        <w:rFonts w:ascii="Arial" w:hAnsi="Arial" w:cs="Arial"/>
        <w:sz w:val="16"/>
        <w:szCs w:val="16"/>
        <w:rtl/>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ECAAAF" w14:textId="77777777" w:rsidR="007210E2" w:rsidRDefault="007210E2" w:rsidP="00AF234B">
      <w:pPr>
        <w:spacing w:before="0" w:after="0" w:line="240" w:lineRule="auto"/>
      </w:pPr>
      <w:r>
        <w:separator/>
      </w:r>
    </w:p>
  </w:footnote>
  <w:footnote w:type="continuationSeparator" w:id="0">
    <w:p w14:paraId="39B5DB30" w14:textId="77777777" w:rsidR="007210E2" w:rsidRDefault="007210E2" w:rsidP="00AF234B">
      <w:pPr>
        <w:spacing w:before="0" w:after="0" w:line="240" w:lineRule="auto"/>
      </w:pPr>
      <w:r>
        <w:continuationSeparator/>
      </w:r>
    </w:p>
  </w:footnote>
  <w:footnote w:type="continuationNotice" w:id="1">
    <w:p w14:paraId="5F012F6D" w14:textId="77777777" w:rsidR="007210E2" w:rsidRDefault="007210E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18110272" w14:textId="77777777" w:rsidR="007210E2" w:rsidRDefault="007210E2" w:rsidP="00CF334C">
        <w:pPr>
          <w:pStyle w:val="a3"/>
          <w:jc w:val="center"/>
        </w:pPr>
        <w:r>
          <w:fldChar w:fldCharType="begin"/>
        </w:r>
        <w:r>
          <w:instrText xml:space="preserve"> PAGE   \* MERGEFORMAT </w:instrText>
        </w:r>
        <w:r>
          <w:fldChar w:fldCharType="separate"/>
        </w:r>
        <w:r w:rsidR="00C67BC5">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2733C5"/>
    <w:multiLevelType w:val="hybridMultilevel"/>
    <w:tmpl w:val="DA069BF4"/>
    <w:lvl w:ilvl="0" w:tplc="2D6E58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
  </w:num>
  <w:num w:numId="14">
    <w:abstractNumId w:val="11"/>
  </w:num>
  <w:num w:numId="15">
    <w:abstractNumId w:val="21"/>
  </w:num>
  <w:num w:numId="16">
    <w:abstractNumId w:val="26"/>
  </w:num>
  <w:num w:numId="17">
    <w:abstractNumId w:val="4"/>
  </w:num>
  <w:num w:numId="18">
    <w:abstractNumId w:val="9"/>
  </w:num>
  <w:num w:numId="19">
    <w:abstractNumId w:val="13"/>
  </w:num>
  <w:num w:numId="20">
    <w:abstractNumId w:val="12"/>
  </w:num>
  <w:num w:numId="21">
    <w:abstractNumId w:val="16"/>
  </w:num>
  <w:num w:numId="22">
    <w:abstractNumId w:val="15"/>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num>
  <w:num w:numId="29">
    <w:abstractNumId w:val="3"/>
  </w:num>
  <w:num w:numId="30">
    <w:abstractNumId w:val="6"/>
  </w:num>
  <w:num w:numId="31">
    <w:abstractNumId w:val="20"/>
  </w:num>
  <w:num w:numId="32">
    <w:abstractNumId w:val="10"/>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66F27"/>
    <w:rsid w:val="00087931"/>
    <w:rsid w:val="000B0645"/>
    <w:rsid w:val="000C729C"/>
    <w:rsid w:val="000F5BD1"/>
    <w:rsid w:val="00134C85"/>
    <w:rsid w:val="001607C8"/>
    <w:rsid w:val="0016188F"/>
    <w:rsid w:val="00165E87"/>
    <w:rsid w:val="001A0C3C"/>
    <w:rsid w:val="001A69D5"/>
    <w:rsid w:val="001B14FD"/>
    <w:rsid w:val="00201F06"/>
    <w:rsid w:val="00214ACF"/>
    <w:rsid w:val="00235FB0"/>
    <w:rsid w:val="003C30D7"/>
    <w:rsid w:val="003D5B2E"/>
    <w:rsid w:val="0041563C"/>
    <w:rsid w:val="00450CD1"/>
    <w:rsid w:val="0047052D"/>
    <w:rsid w:val="005047EF"/>
    <w:rsid w:val="00552E11"/>
    <w:rsid w:val="006503BD"/>
    <w:rsid w:val="00666119"/>
    <w:rsid w:val="0072103C"/>
    <w:rsid w:val="007210E2"/>
    <w:rsid w:val="00776496"/>
    <w:rsid w:val="007E46A2"/>
    <w:rsid w:val="008640B5"/>
    <w:rsid w:val="008C64C6"/>
    <w:rsid w:val="00942177"/>
    <w:rsid w:val="00A06D7B"/>
    <w:rsid w:val="00A42271"/>
    <w:rsid w:val="00A87F99"/>
    <w:rsid w:val="00AC04FE"/>
    <w:rsid w:val="00AF234B"/>
    <w:rsid w:val="00B26EBF"/>
    <w:rsid w:val="00BD72C4"/>
    <w:rsid w:val="00BE17B4"/>
    <w:rsid w:val="00C67BC5"/>
    <w:rsid w:val="00CA65CB"/>
    <w:rsid w:val="00CF334C"/>
    <w:rsid w:val="00CF7A18"/>
    <w:rsid w:val="00DC5FD7"/>
    <w:rsid w:val="00DD0D91"/>
    <w:rsid w:val="00DE118F"/>
    <w:rsid w:val="00E679C7"/>
    <w:rsid w:val="00EC37B6"/>
    <w:rsid w:val="00ED380F"/>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965CA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0B064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FB6B81FCCA14F9883C452A6CFFED81E"/>
        <w:category>
          <w:name w:val="כללי"/>
          <w:gallery w:val="placeholder"/>
        </w:category>
        <w:types>
          <w:type w:val="bbPlcHdr"/>
        </w:types>
        <w:behaviors>
          <w:behavior w:val="content"/>
        </w:behaviors>
        <w:guid w:val="{128DC73A-50F9-4AF9-8B91-E97471970368}"/>
      </w:docPartPr>
      <w:docPartBody>
        <w:p w:rsidR="00446C9D" w:rsidRDefault="00446C9D" w:rsidP="00446C9D">
          <w:pPr>
            <w:pStyle w:val="CFB6B81FCCA14F9883C452A6CFFED81E"/>
          </w:pPr>
          <w:r w:rsidRPr="00F11BAF">
            <w:rPr>
              <w:rStyle w:val="a3"/>
              <w:rtl/>
            </w:rPr>
            <w:t>[שם הפרויקט]</w:t>
          </w:r>
        </w:p>
      </w:docPartBody>
    </w:docPart>
    <w:docPart>
      <w:docPartPr>
        <w:name w:val="2416404A20654346A6E18C3CE653B353"/>
        <w:category>
          <w:name w:val="כללי"/>
          <w:gallery w:val="placeholder"/>
        </w:category>
        <w:types>
          <w:type w:val="bbPlcHdr"/>
        </w:types>
        <w:behaviors>
          <w:behavior w:val="content"/>
        </w:behaviors>
        <w:guid w:val="{E5192D2C-7432-4A39-9A11-5934F16898AF}"/>
      </w:docPartPr>
      <w:docPartBody>
        <w:p w:rsidR="00446C9D" w:rsidRDefault="00446C9D" w:rsidP="00446C9D">
          <w:pPr>
            <w:pStyle w:val="2416404A20654346A6E18C3CE653B353"/>
          </w:pPr>
          <w:r w:rsidRPr="00F11BAF">
            <w:rPr>
              <w:rStyle w:val="a3"/>
              <w:rtl/>
            </w:rPr>
            <w:t>[שם אתר]</w:t>
          </w:r>
        </w:p>
      </w:docPartBody>
    </w:docPart>
    <w:docPart>
      <w:docPartPr>
        <w:name w:val="5BC4E6C6DCBC4B1A83EE8E46E4829F33"/>
        <w:category>
          <w:name w:val="כללי"/>
          <w:gallery w:val="placeholder"/>
        </w:category>
        <w:types>
          <w:type w:val="bbPlcHdr"/>
        </w:types>
        <w:behaviors>
          <w:behavior w:val="content"/>
        </w:behaviors>
        <w:guid w:val="{25EDCA9A-3585-4F7C-A561-68E13B0EA6A4}"/>
      </w:docPartPr>
      <w:docPartBody>
        <w:p w:rsidR="00446C9D" w:rsidRDefault="00446C9D" w:rsidP="00446C9D">
          <w:pPr>
            <w:pStyle w:val="5BC4E6C6DCBC4B1A83EE8E46E4829F33"/>
          </w:pPr>
          <w:r w:rsidRPr="00852C72">
            <w:rPr>
              <w:rStyle w:val="a3"/>
              <w:rtl/>
            </w:rPr>
            <w:t>[תאריך חתימת חוזה]</w:t>
          </w:r>
        </w:p>
      </w:docPartBody>
    </w:docPart>
    <w:docPart>
      <w:docPartPr>
        <w:name w:val="1F3502C19F06402D85F80613DFC46F90"/>
        <w:category>
          <w:name w:val="כללי"/>
          <w:gallery w:val="placeholder"/>
        </w:category>
        <w:types>
          <w:type w:val="bbPlcHdr"/>
        </w:types>
        <w:behaviors>
          <w:behavior w:val="content"/>
        </w:behaviors>
        <w:guid w:val="{6388676E-9B7F-4B33-B1CF-95D157B3E4CE}"/>
      </w:docPartPr>
      <w:docPartBody>
        <w:p w:rsidR="00446C9D" w:rsidRDefault="00446C9D" w:rsidP="00446C9D">
          <w:pPr>
            <w:pStyle w:val="1F3502C19F06402D85F80613DFC46F90"/>
          </w:pPr>
          <w:r w:rsidRPr="00852C72">
            <w:rPr>
              <w:rStyle w:val="a3"/>
              <w:rtl/>
            </w:rPr>
            <w:t>[צד א בחוזה]</w:t>
          </w:r>
        </w:p>
      </w:docPartBody>
    </w:docPart>
    <w:docPart>
      <w:docPartPr>
        <w:name w:val="3457D8D4DC374DD492A7398A2DDE0859"/>
        <w:category>
          <w:name w:val="כללי"/>
          <w:gallery w:val="placeholder"/>
        </w:category>
        <w:types>
          <w:type w:val="bbPlcHdr"/>
        </w:types>
        <w:behaviors>
          <w:behavior w:val="content"/>
        </w:behaviors>
        <w:guid w:val="{B1146B21-34E9-441C-8C4D-FEA87145007B}"/>
      </w:docPartPr>
      <w:docPartBody>
        <w:p w:rsidR="00446C9D" w:rsidRDefault="00446C9D" w:rsidP="00446C9D">
          <w:pPr>
            <w:pStyle w:val="3457D8D4DC374DD492A7398A2DDE0859"/>
          </w:pPr>
          <w:r w:rsidRPr="00852C72">
            <w:rPr>
              <w:rStyle w:val="a3"/>
              <w:rtl/>
            </w:rPr>
            <w:t>[צדדים נוספים]</w:t>
          </w:r>
        </w:p>
      </w:docPartBody>
    </w:docPart>
    <w:docPart>
      <w:docPartPr>
        <w:name w:val="1D410E59338C4AE1A8ABAA4441FC5DA4"/>
        <w:category>
          <w:name w:val="כללי"/>
          <w:gallery w:val="placeholder"/>
        </w:category>
        <w:types>
          <w:type w:val="bbPlcHdr"/>
        </w:types>
        <w:behaviors>
          <w:behavior w:val="content"/>
        </w:behaviors>
        <w:guid w:val="{49B7C1B1-B2E8-40A5-92AB-F2C97205D32F}"/>
      </w:docPartPr>
      <w:docPartBody>
        <w:p w:rsidR="00446C9D" w:rsidRDefault="00446C9D" w:rsidP="00446C9D">
          <w:pPr>
            <w:pStyle w:val="1D410E59338C4AE1A8ABAA4441FC5DA4"/>
          </w:pPr>
          <w:r w:rsidRPr="000E16FF">
            <w:rPr>
              <w:rStyle w:val="a3"/>
              <w:rtl/>
            </w:rPr>
            <w:t>[שם ספק]</w:t>
          </w:r>
        </w:p>
      </w:docPartBody>
    </w:docPart>
    <w:docPart>
      <w:docPartPr>
        <w:name w:val="2DE350D24F2D4264AF616067E4815989"/>
        <w:category>
          <w:name w:val="כללי"/>
          <w:gallery w:val="placeholder"/>
        </w:category>
        <w:types>
          <w:type w:val="bbPlcHdr"/>
        </w:types>
        <w:behaviors>
          <w:behavior w:val="content"/>
        </w:behaviors>
        <w:guid w:val="{E6B284E6-6981-4B96-B0BD-7D670378EFB4}"/>
      </w:docPartPr>
      <w:docPartBody>
        <w:p w:rsidR="00446C9D" w:rsidRDefault="00446C9D" w:rsidP="00446C9D">
          <w:pPr>
            <w:pStyle w:val="2DE350D24F2D4264AF616067E4815989"/>
          </w:pPr>
          <w:r w:rsidRPr="000E16FF">
            <w:rPr>
              <w:rStyle w:val="a3"/>
              <w:rtl/>
            </w:rPr>
            <w:t>[שם צד א]</w:t>
          </w:r>
        </w:p>
      </w:docPartBody>
    </w:docPart>
    <w:docPart>
      <w:docPartPr>
        <w:name w:val="BD44B283CDCD48C5AC9F1FE9CEA9962E"/>
        <w:category>
          <w:name w:val="כללי"/>
          <w:gallery w:val="placeholder"/>
        </w:category>
        <w:types>
          <w:type w:val="bbPlcHdr"/>
        </w:types>
        <w:behaviors>
          <w:behavior w:val="content"/>
        </w:behaviors>
        <w:guid w:val="{5ACAD873-6E09-45FF-9AC8-DF5B6EE5FB8A}"/>
      </w:docPartPr>
      <w:docPartBody>
        <w:p w:rsidR="00446C9D" w:rsidRDefault="00446C9D" w:rsidP="00446C9D">
          <w:pPr>
            <w:pStyle w:val="BD44B283CDCD48C5AC9F1FE9CEA9962E"/>
          </w:pPr>
          <w:r w:rsidRPr="003059F5">
            <w:rPr>
              <w:rStyle w:val="a3"/>
              <w:rtl/>
            </w:rPr>
            <w:t>[רשות מקומית]</w:t>
          </w:r>
        </w:p>
      </w:docPartBody>
    </w:docPart>
    <w:docPart>
      <w:docPartPr>
        <w:name w:val="4591BD98F04A4703AB79303E1EE188E8"/>
        <w:category>
          <w:name w:val="כללי"/>
          <w:gallery w:val="placeholder"/>
        </w:category>
        <w:types>
          <w:type w:val="bbPlcHdr"/>
        </w:types>
        <w:behaviors>
          <w:behavior w:val="content"/>
        </w:behaviors>
        <w:guid w:val="{DB6C32A7-B88B-416F-BD87-743C45FFDD21}"/>
      </w:docPartPr>
      <w:docPartBody>
        <w:p w:rsidR="00446C9D" w:rsidRDefault="00446C9D" w:rsidP="00446C9D">
          <w:pPr>
            <w:pStyle w:val="4591BD98F04A4703AB79303E1EE188E8"/>
          </w:pPr>
          <w:r w:rsidRPr="003059F5">
            <w:rPr>
              <w:rStyle w:val="a3"/>
              <w:rtl/>
            </w:rPr>
            <w:t>[שם אתר]</w:t>
          </w:r>
        </w:p>
      </w:docPartBody>
    </w:docPart>
    <w:docPart>
      <w:docPartPr>
        <w:name w:val="454F602408FF42ABA15D206792508E98"/>
        <w:category>
          <w:name w:val="כללי"/>
          <w:gallery w:val="placeholder"/>
        </w:category>
        <w:types>
          <w:type w:val="bbPlcHdr"/>
        </w:types>
        <w:behaviors>
          <w:behavior w:val="content"/>
        </w:behaviors>
        <w:guid w:val="{827D590F-75EF-42D9-A796-546D8C52287D}"/>
      </w:docPartPr>
      <w:docPartBody>
        <w:p w:rsidR="00446C9D" w:rsidRDefault="00446C9D" w:rsidP="00446C9D">
          <w:pPr>
            <w:pStyle w:val="454F602408FF42ABA15D206792508E98"/>
          </w:pPr>
          <w:r w:rsidRPr="003059F5">
            <w:rPr>
              <w:rStyle w:val="a3"/>
              <w:rtl/>
            </w:rPr>
            <w:t>[שם הפרויקט]</w:t>
          </w:r>
        </w:p>
      </w:docPartBody>
    </w:docPart>
    <w:docPart>
      <w:docPartPr>
        <w:name w:val="6160928A92284C87A71C337F1E8A208B"/>
        <w:category>
          <w:name w:val="כללי"/>
          <w:gallery w:val="placeholder"/>
        </w:category>
        <w:types>
          <w:type w:val="bbPlcHdr"/>
        </w:types>
        <w:behaviors>
          <w:behavior w:val="content"/>
        </w:behaviors>
        <w:guid w:val="{9C8884E3-96B2-42C4-9D05-6B5D1E1F75F4}"/>
      </w:docPartPr>
      <w:docPartBody>
        <w:p w:rsidR="00446C9D" w:rsidRDefault="00446C9D" w:rsidP="00446C9D">
          <w:pPr>
            <w:pStyle w:val="6160928A92284C87A71C337F1E8A208B"/>
          </w:pPr>
          <w:r w:rsidRPr="003059F5">
            <w:rPr>
              <w:rStyle w:val="a3"/>
              <w:rtl/>
            </w:rPr>
            <w:t>[שדה נוסף 2]</w:t>
          </w:r>
        </w:p>
      </w:docPartBody>
    </w:docPart>
    <w:docPart>
      <w:docPartPr>
        <w:name w:val="C532FAC2AFB54261B7C2C2AD282AE4BA"/>
        <w:category>
          <w:name w:val="כללי"/>
          <w:gallery w:val="placeholder"/>
        </w:category>
        <w:types>
          <w:type w:val="bbPlcHdr"/>
        </w:types>
        <w:behaviors>
          <w:behavior w:val="content"/>
        </w:behaviors>
        <w:guid w:val="{F6AFB422-7701-4165-800A-4E70D926CCDC}"/>
      </w:docPartPr>
      <w:docPartBody>
        <w:p w:rsidR="00446C9D" w:rsidRDefault="00446C9D" w:rsidP="00446C9D">
          <w:pPr>
            <w:pStyle w:val="C532FAC2AFB54261B7C2C2AD282AE4BA"/>
          </w:pPr>
          <w:r w:rsidRPr="003059F5">
            <w:rPr>
              <w:rStyle w:val="a3"/>
              <w:rtl/>
            </w:rPr>
            <w:t>[שדה נוסף 1]</w:t>
          </w:r>
        </w:p>
      </w:docPartBody>
    </w:docPart>
    <w:docPart>
      <w:docPartPr>
        <w:name w:val="2ACFB74736AB43F68E1ECB3308132DC0"/>
        <w:category>
          <w:name w:val="כללי"/>
          <w:gallery w:val="placeholder"/>
        </w:category>
        <w:types>
          <w:type w:val="bbPlcHdr"/>
        </w:types>
        <w:behaviors>
          <w:behavior w:val="content"/>
        </w:behaviors>
        <w:guid w:val="{59946063-7418-4EF4-83EA-69C08EAFF42F}"/>
      </w:docPartPr>
      <w:docPartBody>
        <w:p w:rsidR="00446C9D" w:rsidRDefault="00446C9D" w:rsidP="00446C9D">
          <w:pPr>
            <w:pStyle w:val="2ACFB74736AB43F68E1ECB3308132DC0"/>
          </w:pPr>
          <w:r w:rsidRPr="003059F5">
            <w:rPr>
              <w:rStyle w:val="a3"/>
              <w:rtl/>
            </w:rPr>
            <w:t>[רשות מקומית]</w:t>
          </w:r>
        </w:p>
      </w:docPartBody>
    </w:docPart>
    <w:docPart>
      <w:docPartPr>
        <w:name w:val="A59A68B70EB045CCA37AA94B3B9ACCDE"/>
        <w:category>
          <w:name w:val="כללי"/>
          <w:gallery w:val="placeholder"/>
        </w:category>
        <w:types>
          <w:type w:val="bbPlcHdr"/>
        </w:types>
        <w:behaviors>
          <w:behavior w:val="content"/>
        </w:behaviors>
        <w:guid w:val="{E589AF8B-181F-43B5-A56F-C4F48311A3D0}"/>
      </w:docPartPr>
      <w:docPartBody>
        <w:p w:rsidR="00446C9D" w:rsidRDefault="00446C9D" w:rsidP="00446C9D">
          <w:pPr>
            <w:pStyle w:val="A59A68B70EB045CCA37AA94B3B9ACCDE"/>
          </w:pPr>
          <w:r w:rsidRPr="003059F5">
            <w:rPr>
              <w:rStyle w:val="a3"/>
              <w:rtl/>
            </w:rPr>
            <w:t>[שדה נוסף 3]</w:t>
          </w:r>
        </w:p>
      </w:docPartBody>
    </w:docPart>
    <w:docPart>
      <w:docPartPr>
        <w:name w:val="296E86C399CE40D28DD0DAFDF7F0789A"/>
        <w:category>
          <w:name w:val="כללי"/>
          <w:gallery w:val="placeholder"/>
        </w:category>
        <w:types>
          <w:type w:val="bbPlcHdr"/>
        </w:types>
        <w:behaviors>
          <w:behavior w:val="content"/>
        </w:behaviors>
        <w:guid w:val="{96D9403E-7A7F-4582-BF7C-803CE03A9771}"/>
      </w:docPartPr>
      <w:docPartBody>
        <w:p w:rsidR="00446C9D" w:rsidRDefault="00446C9D" w:rsidP="00446C9D">
          <w:pPr>
            <w:pStyle w:val="296E86C399CE40D28DD0DAFDF7F0789A"/>
          </w:pPr>
          <w:r w:rsidRPr="003059F5">
            <w:rPr>
              <w:rStyle w:val="a3"/>
              <w:rtl/>
            </w:rPr>
            <w:t>[שדה נוסף 4]</w:t>
          </w:r>
        </w:p>
      </w:docPartBody>
    </w:docPart>
    <w:docPart>
      <w:docPartPr>
        <w:name w:val="3024F3F523C346C8B8FF8B0058CA8611"/>
        <w:category>
          <w:name w:val="כללי"/>
          <w:gallery w:val="placeholder"/>
        </w:category>
        <w:types>
          <w:type w:val="bbPlcHdr"/>
        </w:types>
        <w:behaviors>
          <w:behavior w:val="content"/>
        </w:behaviors>
        <w:guid w:val="{13D59778-65E2-40A9-B2EC-D3CC74ED77BD}"/>
      </w:docPartPr>
      <w:docPartBody>
        <w:p w:rsidR="00446C9D" w:rsidRDefault="00446C9D" w:rsidP="00446C9D">
          <w:pPr>
            <w:pStyle w:val="3024F3F523C346C8B8FF8B0058CA8611"/>
          </w:pPr>
          <w:r w:rsidRPr="003059F5">
            <w:rPr>
              <w:rStyle w:val="a3"/>
              <w:rtl/>
            </w:rPr>
            <w:t>[שדה נוסף 5]</w:t>
          </w:r>
        </w:p>
      </w:docPartBody>
    </w:docPart>
    <w:docPart>
      <w:docPartPr>
        <w:name w:val="973820A439754F279AA62996650D94FA"/>
        <w:category>
          <w:name w:val="כללי"/>
          <w:gallery w:val="placeholder"/>
        </w:category>
        <w:types>
          <w:type w:val="bbPlcHdr"/>
        </w:types>
        <w:behaviors>
          <w:behavior w:val="content"/>
        </w:behaviors>
        <w:guid w:val="{7CC97DC2-E46B-4851-8D29-916E394A01C7}"/>
      </w:docPartPr>
      <w:docPartBody>
        <w:p w:rsidR="00446C9D" w:rsidRDefault="00446C9D" w:rsidP="00446C9D">
          <w:pPr>
            <w:pStyle w:val="973820A439754F279AA62996650D94FA"/>
          </w:pPr>
          <w:r w:rsidRPr="003059F5">
            <w:rPr>
              <w:rStyle w:val="a3"/>
              <w:rtl/>
            </w:rPr>
            <w:t>[שדה נוסף 6]</w:t>
          </w:r>
        </w:p>
      </w:docPartBody>
    </w:docPart>
    <w:docPart>
      <w:docPartPr>
        <w:name w:val="B33FE5C228CB4578A22DAEA7EE6925B5"/>
        <w:category>
          <w:name w:val="כללי"/>
          <w:gallery w:val="placeholder"/>
        </w:category>
        <w:types>
          <w:type w:val="bbPlcHdr"/>
        </w:types>
        <w:behaviors>
          <w:behavior w:val="content"/>
        </w:behaviors>
        <w:guid w:val="{719ECB2B-CAE3-4188-B816-5B71412A6B56}"/>
      </w:docPartPr>
      <w:docPartBody>
        <w:p w:rsidR="00446C9D" w:rsidRDefault="00446C9D" w:rsidP="00446C9D">
          <w:pPr>
            <w:pStyle w:val="B33FE5C228CB4578A22DAEA7EE6925B5"/>
          </w:pPr>
          <w:r w:rsidRPr="003059F5">
            <w:rPr>
              <w:rStyle w:val="a3"/>
              <w:rtl/>
            </w:rPr>
            <w:t>[אחוז השתתפות צד א]</w:t>
          </w:r>
        </w:p>
      </w:docPartBody>
    </w:docPart>
    <w:docPart>
      <w:docPartPr>
        <w:name w:val="D63BD619802948309A75431CE5A03612"/>
        <w:category>
          <w:name w:val="כללי"/>
          <w:gallery w:val="placeholder"/>
        </w:category>
        <w:types>
          <w:type w:val="bbPlcHdr"/>
        </w:types>
        <w:behaviors>
          <w:behavior w:val="content"/>
        </w:behaviors>
        <w:guid w:val="{C434CB66-506F-4F05-B21F-79C6A49A0148}"/>
      </w:docPartPr>
      <w:docPartBody>
        <w:p w:rsidR="00446C9D" w:rsidRDefault="00446C9D" w:rsidP="00446C9D">
          <w:pPr>
            <w:pStyle w:val="D63BD619802948309A75431CE5A03612"/>
          </w:pPr>
          <w:r w:rsidRPr="00064388">
            <w:rPr>
              <w:rStyle w:val="a3"/>
              <w:rtl/>
            </w:rPr>
            <w:t>[סוג מדד כותרת]</w:t>
          </w:r>
        </w:p>
      </w:docPartBody>
    </w:docPart>
    <w:docPart>
      <w:docPartPr>
        <w:name w:val="EC0E6C44D9B5420BBFC85C17F40877F2"/>
        <w:category>
          <w:name w:val="כללי"/>
          <w:gallery w:val="placeholder"/>
        </w:category>
        <w:types>
          <w:type w:val="bbPlcHdr"/>
        </w:types>
        <w:behaviors>
          <w:behavior w:val="content"/>
        </w:behaviors>
        <w:guid w:val="{296B3383-A9E0-48B8-9695-FC585AA291C3}"/>
      </w:docPartPr>
      <w:docPartBody>
        <w:p w:rsidR="00446C9D" w:rsidRDefault="00446C9D" w:rsidP="00446C9D">
          <w:pPr>
            <w:pStyle w:val="EC0E6C44D9B5420BBFC85C17F40877F2"/>
          </w:pPr>
          <w:r w:rsidRPr="00033B28">
            <w:rPr>
              <w:rStyle w:val="a3"/>
              <w:rtl/>
            </w:rPr>
            <w:t>[מדד בגין/ידוע - כותרת]</w:t>
          </w:r>
        </w:p>
      </w:docPartBody>
    </w:docPart>
    <w:docPart>
      <w:docPartPr>
        <w:name w:val="655D47B45F264B21960AA65A30171B0D"/>
        <w:category>
          <w:name w:val="כללי"/>
          <w:gallery w:val="placeholder"/>
        </w:category>
        <w:types>
          <w:type w:val="bbPlcHdr"/>
        </w:types>
        <w:behaviors>
          <w:behavior w:val="content"/>
        </w:behaviors>
        <w:guid w:val="{1A4BDCBF-FA20-47B1-ADD2-8EE20045E326}"/>
      </w:docPartPr>
      <w:docPartBody>
        <w:p w:rsidR="00446C9D" w:rsidRDefault="00446C9D" w:rsidP="00446C9D">
          <w:pPr>
            <w:pStyle w:val="655D47B45F264B21960AA65A30171B0D"/>
          </w:pPr>
          <w:r w:rsidRPr="003059F5">
            <w:rPr>
              <w:rStyle w:val="a3"/>
              <w:rtl/>
            </w:rPr>
            <w:t>[מדד בסיס]</w:t>
          </w:r>
        </w:p>
      </w:docPartBody>
    </w:docPart>
    <w:docPart>
      <w:docPartPr>
        <w:name w:val="4E91F5547633449A9FA6EDC3CC6F522A"/>
        <w:category>
          <w:name w:val="כללי"/>
          <w:gallery w:val="placeholder"/>
        </w:category>
        <w:types>
          <w:type w:val="bbPlcHdr"/>
        </w:types>
        <w:behaviors>
          <w:behavior w:val="content"/>
        </w:behaviors>
        <w:guid w:val="{C48A32AC-C9E2-4A2C-9E32-919AB191A2F9}"/>
      </w:docPartPr>
      <w:docPartBody>
        <w:p w:rsidR="00446C9D" w:rsidRDefault="00446C9D" w:rsidP="00446C9D">
          <w:pPr>
            <w:pStyle w:val="4E91F5547633449A9FA6EDC3CC6F522A"/>
          </w:pPr>
          <w:r w:rsidRPr="003059F5">
            <w:rPr>
              <w:rStyle w:val="a3"/>
              <w:rtl/>
            </w:rPr>
            <w:t>[נקודות מדד]</w:t>
          </w:r>
        </w:p>
      </w:docPartBody>
    </w:docPart>
    <w:docPart>
      <w:docPartPr>
        <w:name w:val="1CA983FEFF164563B136A028D8A58BF2"/>
        <w:category>
          <w:name w:val="כללי"/>
          <w:gallery w:val="placeholder"/>
        </w:category>
        <w:types>
          <w:type w:val="bbPlcHdr"/>
        </w:types>
        <w:behaviors>
          <w:behavior w:val="content"/>
        </w:behaviors>
        <w:guid w:val="{470DA2CB-869D-4E6C-AA95-6ACFEF174734}"/>
      </w:docPartPr>
      <w:docPartBody>
        <w:p w:rsidR="00446C9D" w:rsidRDefault="00446C9D" w:rsidP="00446C9D">
          <w:pPr>
            <w:pStyle w:val="1CA983FEFF164563B136A028D8A58BF2"/>
          </w:pPr>
          <w:r w:rsidRPr="003059F5">
            <w:rPr>
              <w:rStyle w:val="a3"/>
              <w:rtl/>
            </w:rPr>
            <w:t>[תאריך חתימת חוזה]</w:t>
          </w:r>
        </w:p>
      </w:docPartBody>
    </w:docPart>
    <w:docPart>
      <w:docPartPr>
        <w:name w:val="FD2C88A1E7814FB68431A8087E6DD00B"/>
        <w:category>
          <w:name w:val="כללי"/>
          <w:gallery w:val="placeholder"/>
        </w:category>
        <w:types>
          <w:type w:val="bbPlcHdr"/>
        </w:types>
        <w:behaviors>
          <w:behavior w:val="content"/>
        </w:behaviors>
        <w:guid w:val="{5BEC03B5-7362-44E3-8EC2-0C41575C2EA3}"/>
      </w:docPartPr>
      <w:docPartBody>
        <w:p w:rsidR="00446C9D" w:rsidRDefault="00446C9D" w:rsidP="00446C9D">
          <w:pPr>
            <w:pStyle w:val="FD2C88A1E7814FB68431A8087E6DD00B"/>
          </w:pPr>
          <w:r w:rsidRPr="0027244C">
            <w:rPr>
              <w:rStyle w:val="a3"/>
              <w:rtl/>
            </w:rPr>
            <w:t>[צד א בחוזה]</w:t>
          </w:r>
        </w:p>
      </w:docPartBody>
    </w:docPart>
    <w:docPart>
      <w:docPartPr>
        <w:name w:val="5C503440F5AA40B4B836A4C976B9E9C8"/>
        <w:category>
          <w:name w:val="כללי"/>
          <w:gallery w:val="placeholder"/>
        </w:category>
        <w:types>
          <w:type w:val="bbPlcHdr"/>
        </w:types>
        <w:behaviors>
          <w:behavior w:val="content"/>
        </w:behaviors>
        <w:guid w:val="{6A7F8728-4086-4021-888B-6478A6FC893F}"/>
      </w:docPartPr>
      <w:docPartBody>
        <w:p w:rsidR="00446C9D" w:rsidRDefault="00446C9D" w:rsidP="00446C9D">
          <w:pPr>
            <w:pStyle w:val="5C503440F5AA40B4B836A4C976B9E9C8"/>
          </w:pPr>
          <w:r w:rsidRPr="003059F5">
            <w:rPr>
              <w:rStyle w:val="a3"/>
              <w:rtl/>
            </w:rPr>
            <w:t>[שם ספק]</w:t>
          </w:r>
        </w:p>
      </w:docPartBody>
    </w:docPart>
    <w:docPart>
      <w:docPartPr>
        <w:name w:val="17941323DEFD4F92A83A3E18C4911E46"/>
        <w:category>
          <w:name w:val="כללי"/>
          <w:gallery w:val="placeholder"/>
        </w:category>
        <w:types>
          <w:type w:val="bbPlcHdr"/>
        </w:types>
        <w:behaviors>
          <w:behavior w:val="content"/>
        </w:behaviors>
        <w:guid w:val="{CE5C99A2-0C6D-43EE-978A-4B011D775A22}"/>
      </w:docPartPr>
      <w:docPartBody>
        <w:p w:rsidR="00446C9D" w:rsidRDefault="00446C9D" w:rsidP="00446C9D">
          <w:pPr>
            <w:pStyle w:val="17941323DEFD4F92A83A3E18C4911E46"/>
          </w:pPr>
          <w:r w:rsidRPr="003059F5">
            <w:rPr>
              <w:rStyle w:val="a3"/>
              <w:rtl/>
            </w:rPr>
            <w:t>[שם ספק]</w:t>
          </w:r>
        </w:p>
      </w:docPartBody>
    </w:docPart>
    <w:docPart>
      <w:docPartPr>
        <w:name w:val="51288A751A1B42E492CC6E35A7D226A3"/>
        <w:category>
          <w:name w:val="כללי"/>
          <w:gallery w:val="placeholder"/>
        </w:category>
        <w:types>
          <w:type w:val="bbPlcHdr"/>
        </w:types>
        <w:behaviors>
          <w:behavior w:val="content"/>
        </w:behaviors>
        <w:guid w:val="{FAD5CB4B-3CC5-4B3C-A4C4-03DB44AD4CFD}"/>
      </w:docPartPr>
      <w:docPartBody>
        <w:p w:rsidR="00446C9D" w:rsidRDefault="00446C9D" w:rsidP="00446C9D">
          <w:pPr>
            <w:pStyle w:val="51288A751A1B42E492CC6E35A7D226A3"/>
          </w:pPr>
          <w:r w:rsidRPr="003059F5">
            <w:rPr>
              <w:rStyle w:val="a3"/>
              <w:rtl/>
            </w:rPr>
            <w:t>[שם ספק]</w:t>
          </w:r>
        </w:p>
      </w:docPartBody>
    </w:docPart>
    <w:docPart>
      <w:docPartPr>
        <w:name w:val="AA8338AFD6CE4E3488EB082369CFD6FF"/>
        <w:category>
          <w:name w:val="כללי"/>
          <w:gallery w:val="placeholder"/>
        </w:category>
        <w:types>
          <w:type w:val="bbPlcHdr"/>
        </w:types>
        <w:behaviors>
          <w:behavior w:val="content"/>
        </w:behaviors>
        <w:guid w:val="{655793E0-B907-461E-AD2A-290CE25D1967}"/>
      </w:docPartPr>
      <w:docPartBody>
        <w:p w:rsidR="00446C9D" w:rsidRDefault="00446C9D" w:rsidP="00446C9D">
          <w:pPr>
            <w:pStyle w:val="AA8338AFD6CE4E3488EB082369CFD6FF"/>
          </w:pPr>
          <w:r w:rsidRPr="003059F5">
            <w:rPr>
              <w:rStyle w:val="a3"/>
              <w:rtl/>
            </w:rPr>
            <w:t>[שם ספק]</w:t>
          </w:r>
        </w:p>
      </w:docPartBody>
    </w:docPart>
    <w:docPart>
      <w:docPartPr>
        <w:name w:val="4A41921E2A4F4F3E849721F0AE68670F"/>
        <w:category>
          <w:name w:val="כללי"/>
          <w:gallery w:val="placeholder"/>
        </w:category>
        <w:types>
          <w:type w:val="bbPlcHdr"/>
        </w:types>
        <w:behaviors>
          <w:behavior w:val="content"/>
        </w:behaviors>
        <w:guid w:val="{B5B229FA-D007-4226-9EAB-9DA4E68FAA29}"/>
      </w:docPartPr>
      <w:docPartBody>
        <w:p w:rsidR="00446C9D" w:rsidRDefault="00446C9D" w:rsidP="00446C9D">
          <w:pPr>
            <w:pStyle w:val="4A41921E2A4F4F3E849721F0AE68670F"/>
          </w:pPr>
          <w:r w:rsidRPr="003059F5">
            <w:rPr>
              <w:rStyle w:val="a3"/>
              <w:rtl/>
            </w:rPr>
            <w:t>[תבנית חוזה]</w:t>
          </w:r>
        </w:p>
      </w:docPartBody>
    </w:docPart>
    <w:docPart>
      <w:docPartPr>
        <w:name w:val="7FA15F8B4F954D1CA2FEB5E14B2DAB00"/>
        <w:category>
          <w:name w:val="כללי"/>
          <w:gallery w:val="placeholder"/>
        </w:category>
        <w:types>
          <w:type w:val="bbPlcHdr"/>
        </w:types>
        <w:behaviors>
          <w:behavior w:val="content"/>
        </w:behaviors>
        <w:guid w:val="{2B2CA238-5B6E-4408-88F9-0DFB988093CC}"/>
      </w:docPartPr>
      <w:docPartBody>
        <w:p w:rsidR="00446C9D" w:rsidRDefault="00446C9D" w:rsidP="00446C9D">
          <w:pPr>
            <w:pStyle w:val="7FA15F8B4F954D1CA2FEB5E14B2DAB00"/>
          </w:pPr>
          <w:r w:rsidRPr="009D00D7">
            <w:rPr>
              <w:rStyle w:val="a3"/>
              <w:rtl/>
            </w:rPr>
            <w:t>[שם הפרויקט]</w:t>
          </w:r>
        </w:p>
      </w:docPartBody>
    </w:docPart>
    <w:docPart>
      <w:docPartPr>
        <w:name w:val="428820BF26174F6A88CE06B24BD7D116"/>
        <w:category>
          <w:name w:val="כללי"/>
          <w:gallery w:val="placeholder"/>
        </w:category>
        <w:types>
          <w:type w:val="bbPlcHdr"/>
        </w:types>
        <w:behaviors>
          <w:behavior w:val="content"/>
        </w:behaviors>
        <w:guid w:val="{151A68D1-48A0-471C-8605-CEE9BEB61B49}"/>
      </w:docPartPr>
      <w:docPartBody>
        <w:p w:rsidR="00446C9D" w:rsidRDefault="00446C9D" w:rsidP="00446C9D">
          <w:pPr>
            <w:pStyle w:val="428820BF26174F6A88CE06B24BD7D116"/>
          </w:pPr>
          <w:r w:rsidRPr="003059F5">
            <w:rPr>
              <w:rStyle w:val="a3"/>
              <w:rtl/>
            </w:rPr>
            <w:t>[שם ספק]</w:t>
          </w:r>
        </w:p>
      </w:docPartBody>
    </w:docPart>
    <w:docPart>
      <w:docPartPr>
        <w:name w:val="FC344F02150848F3A292CBD216D8AE77"/>
        <w:category>
          <w:name w:val="כללי"/>
          <w:gallery w:val="placeholder"/>
        </w:category>
        <w:types>
          <w:type w:val="bbPlcHdr"/>
        </w:types>
        <w:behaviors>
          <w:behavior w:val="content"/>
        </w:behaviors>
        <w:guid w:val="{2C203BDB-485D-491F-8249-E7D6595DEB25}"/>
      </w:docPartPr>
      <w:docPartBody>
        <w:p w:rsidR="00446C9D" w:rsidRDefault="00446C9D" w:rsidP="00446C9D">
          <w:pPr>
            <w:pStyle w:val="FC344F02150848F3A292CBD216D8AE77"/>
          </w:pPr>
          <w:r w:rsidRPr="003059F5">
            <w:rPr>
              <w:rStyle w:val="a3"/>
              <w:rtl/>
            </w:rPr>
            <w:t>[שם ספק]</w:t>
          </w:r>
        </w:p>
      </w:docPartBody>
    </w:docPart>
    <w:docPart>
      <w:docPartPr>
        <w:name w:val="99BC6C60D98D4DF3A36E296D36E61997"/>
        <w:category>
          <w:name w:val="כללי"/>
          <w:gallery w:val="placeholder"/>
        </w:category>
        <w:types>
          <w:type w:val="bbPlcHdr"/>
        </w:types>
        <w:behaviors>
          <w:behavior w:val="content"/>
        </w:behaviors>
        <w:guid w:val="{1AE2D311-BC0C-4A90-AE6B-6DDD71D7DAEA}"/>
      </w:docPartPr>
      <w:docPartBody>
        <w:p w:rsidR="00446C9D" w:rsidRDefault="00446C9D" w:rsidP="00446C9D">
          <w:pPr>
            <w:pStyle w:val="99BC6C60D98D4DF3A36E296D36E61997"/>
          </w:pPr>
          <w:r w:rsidRPr="000E16FF">
            <w:rPr>
              <w:rStyle w:val="a3"/>
              <w:rtl/>
            </w:rPr>
            <w:t>[שם ספק]</w:t>
          </w:r>
        </w:p>
      </w:docPartBody>
    </w:docPart>
    <w:docPart>
      <w:docPartPr>
        <w:name w:val="BA6AE50428E047E0832841E0E8BFD1DD"/>
        <w:category>
          <w:name w:val="כללי"/>
          <w:gallery w:val="placeholder"/>
        </w:category>
        <w:types>
          <w:type w:val="bbPlcHdr"/>
        </w:types>
        <w:behaviors>
          <w:behavior w:val="content"/>
        </w:behaviors>
        <w:guid w:val="{DF539332-B157-4228-AD01-00BBA15A3596}"/>
      </w:docPartPr>
      <w:docPartBody>
        <w:p w:rsidR="00446C9D" w:rsidRDefault="00446C9D" w:rsidP="00446C9D">
          <w:pPr>
            <w:pStyle w:val="BA6AE50428E047E0832841E0E8BFD1DD"/>
          </w:pPr>
          <w:r w:rsidRPr="00C5438E">
            <w:rPr>
              <w:rStyle w:val="a3"/>
              <w:rtl/>
            </w:rPr>
            <w:t>[צד א בחוזה]</w:t>
          </w:r>
        </w:p>
      </w:docPartBody>
    </w:docPart>
    <w:docPart>
      <w:docPartPr>
        <w:name w:val="228600D4C04A4090AC0C27865923EB88"/>
        <w:category>
          <w:name w:val="כללי"/>
          <w:gallery w:val="placeholder"/>
        </w:category>
        <w:types>
          <w:type w:val="bbPlcHdr"/>
        </w:types>
        <w:behaviors>
          <w:behavior w:val="content"/>
        </w:behaviors>
        <w:guid w:val="{9B00BEFE-293F-4437-ACCB-D89BBC99A6D8}"/>
      </w:docPartPr>
      <w:docPartBody>
        <w:p w:rsidR="00446C9D" w:rsidRDefault="00446C9D" w:rsidP="00446C9D">
          <w:pPr>
            <w:pStyle w:val="228600D4C04A4090AC0C27865923EB88"/>
          </w:pPr>
          <w:r w:rsidRPr="003059F5">
            <w:rPr>
              <w:rStyle w:val="a3"/>
              <w:rtl/>
            </w:rPr>
            <w:t>[שם ספק]</w:t>
          </w:r>
        </w:p>
      </w:docPartBody>
    </w:docPart>
    <w:docPart>
      <w:docPartPr>
        <w:name w:val="1065EE55C27E49C3B775278642EC9BB1"/>
        <w:category>
          <w:name w:val="כללי"/>
          <w:gallery w:val="placeholder"/>
        </w:category>
        <w:types>
          <w:type w:val="bbPlcHdr"/>
        </w:types>
        <w:behaviors>
          <w:behavior w:val="content"/>
        </w:behaviors>
        <w:guid w:val="{0D5F74AA-8DD2-42AA-8B34-1BD68DEFD128}"/>
      </w:docPartPr>
      <w:docPartBody>
        <w:p w:rsidR="00446C9D" w:rsidRDefault="00446C9D" w:rsidP="00446C9D">
          <w:pPr>
            <w:pStyle w:val="1065EE55C27E49C3B775278642EC9BB1"/>
          </w:pPr>
          <w:r w:rsidRPr="003059F5">
            <w:rPr>
              <w:rStyle w:val="a3"/>
              <w:rtl/>
            </w:rPr>
            <w:t>[שם אתר]</w:t>
          </w:r>
        </w:p>
      </w:docPartBody>
    </w:docPart>
    <w:docPart>
      <w:docPartPr>
        <w:name w:val="86FF6335AC65444C80145587C7FAEA48"/>
        <w:category>
          <w:name w:val="כללי"/>
          <w:gallery w:val="placeholder"/>
        </w:category>
        <w:types>
          <w:type w:val="bbPlcHdr"/>
        </w:types>
        <w:behaviors>
          <w:behavior w:val="content"/>
        </w:behaviors>
        <w:guid w:val="{80688703-E1B5-4494-874F-23E866485183}"/>
      </w:docPartPr>
      <w:docPartBody>
        <w:p w:rsidR="00446C9D" w:rsidRDefault="00446C9D" w:rsidP="00446C9D">
          <w:pPr>
            <w:pStyle w:val="86FF6335AC65444C80145587C7FAEA48"/>
          </w:pPr>
          <w:r w:rsidRPr="003059F5">
            <w:rPr>
              <w:rStyle w:val="a3"/>
              <w:rtl/>
            </w:rPr>
            <w:t>[תיאור עבודה]</w:t>
          </w:r>
        </w:p>
      </w:docPartBody>
    </w:docPart>
    <w:docPart>
      <w:docPartPr>
        <w:name w:val="AEC348B56CF94D9C89A7AC7FE8F02CED"/>
        <w:category>
          <w:name w:val="כללי"/>
          <w:gallery w:val="placeholder"/>
        </w:category>
        <w:types>
          <w:type w:val="bbPlcHdr"/>
        </w:types>
        <w:behaviors>
          <w:behavior w:val="content"/>
        </w:behaviors>
        <w:guid w:val="{1736A215-8DC5-49EC-BDC0-79BFDF3BA936}"/>
      </w:docPartPr>
      <w:docPartBody>
        <w:p w:rsidR="00446C9D" w:rsidRDefault="00446C9D" w:rsidP="00446C9D">
          <w:pPr>
            <w:pStyle w:val="AEC348B56CF94D9C89A7AC7FE8F02CED"/>
          </w:pPr>
          <w:r w:rsidRPr="000E16FF">
            <w:rPr>
              <w:rStyle w:val="a3"/>
              <w:rtl/>
            </w:rPr>
            <w:t>[שם ספק]</w:t>
          </w:r>
        </w:p>
      </w:docPartBody>
    </w:docPart>
    <w:docPart>
      <w:docPartPr>
        <w:name w:val="FA12AB4122014926832C4EC4D13C684A"/>
        <w:category>
          <w:name w:val="כללי"/>
          <w:gallery w:val="placeholder"/>
        </w:category>
        <w:types>
          <w:type w:val="bbPlcHdr"/>
        </w:types>
        <w:behaviors>
          <w:behavior w:val="content"/>
        </w:behaviors>
        <w:guid w:val="{08514B64-8A05-4EB9-8F9E-05541631AEFD}"/>
      </w:docPartPr>
      <w:docPartBody>
        <w:p w:rsidR="00446C9D" w:rsidRDefault="00446C9D" w:rsidP="00446C9D">
          <w:pPr>
            <w:pStyle w:val="FA12AB4122014926832C4EC4D13C684A"/>
          </w:pPr>
          <w:r w:rsidRPr="00C5438E">
            <w:rPr>
              <w:rStyle w:val="a3"/>
              <w:rtl/>
            </w:rPr>
            <w:t>[צד א בחוזה]</w:t>
          </w:r>
        </w:p>
      </w:docPartBody>
    </w:docPart>
    <w:docPart>
      <w:docPartPr>
        <w:name w:val="2B86BFB4F6AE4AD88B92E2D717D0499D"/>
        <w:category>
          <w:name w:val="כללי"/>
          <w:gallery w:val="placeholder"/>
        </w:category>
        <w:types>
          <w:type w:val="bbPlcHdr"/>
        </w:types>
        <w:behaviors>
          <w:behavior w:val="content"/>
        </w:behaviors>
        <w:guid w:val="{02BB8064-73C5-4DF2-80BC-7B6B32F230DD}"/>
      </w:docPartPr>
      <w:docPartBody>
        <w:p w:rsidR="00446C9D" w:rsidRDefault="00446C9D" w:rsidP="00446C9D">
          <w:pPr>
            <w:pStyle w:val="2B86BFB4F6AE4AD88B92E2D717D0499D"/>
          </w:pPr>
          <w:r w:rsidRPr="003059F5">
            <w:rPr>
              <w:rStyle w:val="a3"/>
              <w:rtl/>
            </w:rPr>
            <w:t>[שם אתר]</w:t>
          </w:r>
        </w:p>
      </w:docPartBody>
    </w:docPart>
    <w:docPart>
      <w:docPartPr>
        <w:name w:val="0F2C5E63C9D9467591E39D8631E272D3"/>
        <w:category>
          <w:name w:val="כללי"/>
          <w:gallery w:val="placeholder"/>
        </w:category>
        <w:types>
          <w:type w:val="bbPlcHdr"/>
        </w:types>
        <w:behaviors>
          <w:behavior w:val="content"/>
        </w:behaviors>
        <w:guid w:val="{AA6C0B87-DE6E-4C58-B5B8-4248666ADF82}"/>
      </w:docPartPr>
      <w:docPartBody>
        <w:p w:rsidR="00446C9D" w:rsidRDefault="00446C9D" w:rsidP="00446C9D">
          <w:pPr>
            <w:pStyle w:val="0F2C5E63C9D9467591E39D8631E272D3"/>
          </w:pPr>
          <w:r w:rsidRPr="003059F5">
            <w:rPr>
              <w:rStyle w:val="a3"/>
              <w:rtl/>
            </w:rPr>
            <w:t>[תאריך חתימת חוזה]</w:t>
          </w:r>
        </w:p>
      </w:docPartBody>
    </w:docPart>
    <w:docPart>
      <w:docPartPr>
        <w:name w:val="5FDE60AF45B44AEF94EE04628D9F1392"/>
        <w:category>
          <w:name w:val="כללי"/>
          <w:gallery w:val="placeholder"/>
        </w:category>
        <w:types>
          <w:type w:val="bbPlcHdr"/>
        </w:types>
        <w:behaviors>
          <w:behavior w:val="content"/>
        </w:behaviors>
        <w:guid w:val="{C8D89CB0-5B4F-4D80-8796-3D797AE351E7}"/>
      </w:docPartPr>
      <w:docPartBody>
        <w:p w:rsidR="00446C9D" w:rsidRDefault="00446C9D" w:rsidP="00446C9D">
          <w:pPr>
            <w:pStyle w:val="5FDE60AF45B44AEF94EE04628D9F139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446C9D"/>
    <w:rsid w:val="006865A5"/>
    <w:rsid w:val="006F4F3E"/>
    <w:rsid w:val="007401A6"/>
    <w:rsid w:val="009837A9"/>
    <w:rsid w:val="00B10B2C"/>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46C9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CFB6B81FCCA14F9883C452A6CFFED81E">
    <w:name w:val="CFB6B81FCCA14F9883C452A6CFFED81E"/>
    <w:rsid w:val="00446C9D"/>
    <w:pPr>
      <w:bidi/>
    </w:pPr>
  </w:style>
  <w:style w:type="paragraph" w:customStyle="1" w:styleId="2416404A20654346A6E18C3CE653B353">
    <w:name w:val="2416404A20654346A6E18C3CE653B353"/>
    <w:rsid w:val="00446C9D"/>
    <w:pPr>
      <w:bidi/>
    </w:pPr>
  </w:style>
  <w:style w:type="paragraph" w:customStyle="1" w:styleId="5BC4E6C6DCBC4B1A83EE8E46E4829F33">
    <w:name w:val="5BC4E6C6DCBC4B1A83EE8E46E4829F33"/>
    <w:rsid w:val="00446C9D"/>
    <w:pPr>
      <w:bidi/>
    </w:pPr>
  </w:style>
  <w:style w:type="paragraph" w:customStyle="1" w:styleId="1F3502C19F06402D85F80613DFC46F90">
    <w:name w:val="1F3502C19F06402D85F80613DFC46F90"/>
    <w:rsid w:val="00446C9D"/>
    <w:pPr>
      <w:bidi/>
    </w:pPr>
  </w:style>
  <w:style w:type="paragraph" w:customStyle="1" w:styleId="3457D8D4DC374DD492A7398A2DDE0859">
    <w:name w:val="3457D8D4DC374DD492A7398A2DDE0859"/>
    <w:rsid w:val="00446C9D"/>
    <w:pPr>
      <w:bidi/>
    </w:pPr>
  </w:style>
  <w:style w:type="paragraph" w:customStyle="1" w:styleId="1D410E59338C4AE1A8ABAA4441FC5DA4">
    <w:name w:val="1D410E59338C4AE1A8ABAA4441FC5DA4"/>
    <w:rsid w:val="00446C9D"/>
    <w:pPr>
      <w:bidi/>
    </w:pPr>
  </w:style>
  <w:style w:type="paragraph" w:customStyle="1" w:styleId="2DE350D24F2D4264AF616067E4815989">
    <w:name w:val="2DE350D24F2D4264AF616067E4815989"/>
    <w:rsid w:val="00446C9D"/>
    <w:pPr>
      <w:bidi/>
    </w:pPr>
  </w:style>
  <w:style w:type="paragraph" w:customStyle="1" w:styleId="BD44B283CDCD48C5AC9F1FE9CEA9962E">
    <w:name w:val="BD44B283CDCD48C5AC9F1FE9CEA9962E"/>
    <w:rsid w:val="00446C9D"/>
    <w:pPr>
      <w:bidi/>
    </w:pPr>
  </w:style>
  <w:style w:type="paragraph" w:customStyle="1" w:styleId="4591BD98F04A4703AB79303E1EE188E8">
    <w:name w:val="4591BD98F04A4703AB79303E1EE188E8"/>
    <w:rsid w:val="00446C9D"/>
    <w:pPr>
      <w:bidi/>
    </w:pPr>
  </w:style>
  <w:style w:type="paragraph" w:customStyle="1" w:styleId="454F602408FF42ABA15D206792508E98">
    <w:name w:val="454F602408FF42ABA15D206792508E98"/>
    <w:rsid w:val="00446C9D"/>
    <w:pPr>
      <w:bidi/>
    </w:pPr>
  </w:style>
  <w:style w:type="paragraph" w:customStyle="1" w:styleId="6160928A92284C87A71C337F1E8A208B">
    <w:name w:val="6160928A92284C87A71C337F1E8A208B"/>
    <w:rsid w:val="00446C9D"/>
    <w:pPr>
      <w:bidi/>
    </w:pPr>
  </w:style>
  <w:style w:type="paragraph" w:customStyle="1" w:styleId="C532FAC2AFB54261B7C2C2AD282AE4BA">
    <w:name w:val="C532FAC2AFB54261B7C2C2AD282AE4BA"/>
    <w:rsid w:val="00446C9D"/>
    <w:pPr>
      <w:bidi/>
    </w:pPr>
  </w:style>
  <w:style w:type="paragraph" w:customStyle="1" w:styleId="2ACFB74736AB43F68E1ECB3308132DC0">
    <w:name w:val="2ACFB74736AB43F68E1ECB3308132DC0"/>
    <w:rsid w:val="00446C9D"/>
    <w:pPr>
      <w:bidi/>
    </w:pPr>
  </w:style>
  <w:style w:type="paragraph" w:customStyle="1" w:styleId="A59A68B70EB045CCA37AA94B3B9ACCDE">
    <w:name w:val="A59A68B70EB045CCA37AA94B3B9ACCDE"/>
    <w:rsid w:val="00446C9D"/>
    <w:pPr>
      <w:bidi/>
    </w:pPr>
  </w:style>
  <w:style w:type="paragraph" w:customStyle="1" w:styleId="296E86C399CE40D28DD0DAFDF7F0789A">
    <w:name w:val="296E86C399CE40D28DD0DAFDF7F0789A"/>
    <w:rsid w:val="00446C9D"/>
    <w:pPr>
      <w:bidi/>
    </w:pPr>
  </w:style>
  <w:style w:type="paragraph" w:customStyle="1" w:styleId="3024F3F523C346C8B8FF8B0058CA8611">
    <w:name w:val="3024F3F523C346C8B8FF8B0058CA8611"/>
    <w:rsid w:val="00446C9D"/>
    <w:pPr>
      <w:bidi/>
    </w:pPr>
  </w:style>
  <w:style w:type="paragraph" w:customStyle="1" w:styleId="973820A439754F279AA62996650D94FA">
    <w:name w:val="973820A439754F279AA62996650D94FA"/>
    <w:rsid w:val="00446C9D"/>
    <w:pPr>
      <w:bidi/>
    </w:pPr>
  </w:style>
  <w:style w:type="paragraph" w:customStyle="1" w:styleId="B33FE5C228CB4578A22DAEA7EE6925B5">
    <w:name w:val="B33FE5C228CB4578A22DAEA7EE6925B5"/>
    <w:rsid w:val="00446C9D"/>
    <w:pPr>
      <w:bidi/>
    </w:pPr>
  </w:style>
  <w:style w:type="paragraph" w:customStyle="1" w:styleId="D63BD619802948309A75431CE5A03612">
    <w:name w:val="D63BD619802948309A75431CE5A03612"/>
    <w:rsid w:val="00446C9D"/>
    <w:pPr>
      <w:bidi/>
    </w:pPr>
  </w:style>
  <w:style w:type="paragraph" w:customStyle="1" w:styleId="EC0E6C44D9B5420BBFC85C17F40877F2">
    <w:name w:val="EC0E6C44D9B5420BBFC85C17F40877F2"/>
    <w:rsid w:val="00446C9D"/>
    <w:pPr>
      <w:bidi/>
    </w:pPr>
  </w:style>
  <w:style w:type="paragraph" w:customStyle="1" w:styleId="655D47B45F264B21960AA65A30171B0D">
    <w:name w:val="655D47B45F264B21960AA65A30171B0D"/>
    <w:rsid w:val="00446C9D"/>
    <w:pPr>
      <w:bidi/>
    </w:pPr>
  </w:style>
  <w:style w:type="paragraph" w:customStyle="1" w:styleId="4E91F5547633449A9FA6EDC3CC6F522A">
    <w:name w:val="4E91F5547633449A9FA6EDC3CC6F522A"/>
    <w:rsid w:val="00446C9D"/>
    <w:pPr>
      <w:bidi/>
    </w:pPr>
  </w:style>
  <w:style w:type="paragraph" w:customStyle="1" w:styleId="1CA983FEFF164563B136A028D8A58BF2">
    <w:name w:val="1CA983FEFF164563B136A028D8A58BF2"/>
    <w:rsid w:val="00446C9D"/>
    <w:pPr>
      <w:bidi/>
    </w:pPr>
  </w:style>
  <w:style w:type="paragraph" w:customStyle="1" w:styleId="FD2C88A1E7814FB68431A8087E6DD00B">
    <w:name w:val="FD2C88A1E7814FB68431A8087E6DD00B"/>
    <w:rsid w:val="00446C9D"/>
    <w:pPr>
      <w:bidi/>
    </w:pPr>
  </w:style>
  <w:style w:type="paragraph" w:customStyle="1" w:styleId="5C503440F5AA40B4B836A4C976B9E9C8">
    <w:name w:val="5C503440F5AA40B4B836A4C976B9E9C8"/>
    <w:rsid w:val="00446C9D"/>
    <w:pPr>
      <w:bidi/>
    </w:pPr>
  </w:style>
  <w:style w:type="paragraph" w:customStyle="1" w:styleId="17941323DEFD4F92A83A3E18C4911E46">
    <w:name w:val="17941323DEFD4F92A83A3E18C4911E46"/>
    <w:rsid w:val="00446C9D"/>
    <w:pPr>
      <w:bidi/>
    </w:pPr>
  </w:style>
  <w:style w:type="paragraph" w:customStyle="1" w:styleId="51288A751A1B42E492CC6E35A7D226A3">
    <w:name w:val="51288A751A1B42E492CC6E35A7D226A3"/>
    <w:rsid w:val="00446C9D"/>
    <w:pPr>
      <w:bidi/>
    </w:pPr>
  </w:style>
  <w:style w:type="paragraph" w:customStyle="1" w:styleId="AA8338AFD6CE4E3488EB082369CFD6FF">
    <w:name w:val="AA8338AFD6CE4E3488EB082369CFD6FF"/>
    <w:rsid w:val="00446C9D"/>
    <w:pPr>
      <w:bidi/>
    </w:pPr>
  </w:style>
  <w:style w:type="paragraph" w:customStyle="1" w:styleId="4A41921E2A4F4F3E849721F0AE68670F">
    <w:name w:val="4A41921E2A4F4F3E849721F0AE68670F"/>
    <w:rsid w:val="00446C9D"/>
    <w:pPr>
      <w:bidi/>
    </w:pPr>
  </w:style>
  <w:style w:type="paragraph" w:customStyle="1" w:styleId="7FA15F8B4F954D1CA2FEB5E14B2DAB00">
    <w:name w:val="7FA15F8B4F954D1CA2FEB5E14B2DAB00"/>
    <w:rsid w:val="00446C9D"/>
    <w:pPr>
      <w:bidi/>
    </w:pPr>
  </w:style>
  <w:style w:type="paragraph" w:customStyle="1" w:styleId="428820BF26174F6A88CE06B24BD7D116">
    <w:name w:val="428820BF26174F6A88CE06B24BD7D116"/>
    <w:rsid w:val="00446C9D"/>
    <w:pPr>
      <w:bidi/>
    </w:pPr>
  </w:style>
  <w:style w:type="paragraph" w:customStyle="1" w:styleId="FC344F02150848F3A292CBD216D8AE77">
    <w:name w:val="FC344F02150848F3A292CBD216D8AE77"/>
    <w:rsid w:val="00446C9D"/>
    <w:pPr>
      <w:bidi/>
    </w:pPr>
  </w:style>
  <w:style w:type="paragraph" w:customStyle="1" w:styleId="99BC6C60D98D4DF3A36E296D36E61997">
    <w:name w:val="99BC6C60D98D4DF3A36E296D36E61997"/>
    <w:rsid w:val="00446C9D"/>
    <w:pPr>
      <w:bidi/>
    </w:pPr>
  </w:style>
  <w:style w:type="paragraph" w:customStyle="1" w:styleId="30F702F5644C4576819551D9DBB5903A">
    <w:name w:val="30F702F5644C4576819551D9DBB5903A"/>
    <w:rsid w:val="00446C9D"/>
    <w:pPr>
      <w:bidi/>
    </w:pPr>
  </w:style>
  <w:style w:type="paragraph" w:customStyle="1" w:styleId="BA445544C5D3484FBD74462B4B16801F">
    <w:name w:val="BA445544C5D3484FBD74462B4B16801F"/>
    <w:rsid w:val="00446C9D"/>
    <w:pPr>
      <w:bidi/>
    </w:pPr>
  </w:style>
  <w:style w:type="paragraph" w:customStyle="1" w:styleId="9BF8B7C5108242C59D965AA5D1812DC8">
    <w:name w:val="9BF8B7C5108242C59D965AA5D1812DC8"/>
    <w:rsid w:val="00446C9D"/>
    <w:pPr>
      <w:bidi/>
    </w:pPr>
  </w:style>
  <w:style w:type="paragraph" w:customStyle="1" w:styleId="10D2619CD3F149E1B44436B378D73BD1">
    <w:name w:val="10D2619CD3F149E1B44436B378D73BD1"/>
    <w:rsid w:val="00446C9D"/>
    <w:pPr>
      <w:bidi/>
    </w:pPr>
  </w:style>
  <w:style w:type="paragraph" w:customStyle="1" w:styleId="BA6AE50428E047E0832841E0E8BFD1DD">
    <w:name w:val="BA6AE50428E047E0832841E0E8BFD1DD"/>
    <w:rsid w:val="00446C9D"/>
    <w:pPr>
      <w:bidi/>
    </w:pPr>
  </w:style>
  <w:style w:type="paragraph" w:customStyle="1" w:styleId="228600D4C04A4090AC0C27865923EB88">
    <w:name w:val="228600D4C04A4090AC0C27865923EB88"/>
    <w:rsid w:val="00446C9D"/>
    <w:pPr>
      <w:bidi/>
    </w:pPr>
  </w:style>
  <w:style w:type="paragraph" w:customStyle="1" w:styleId="1065EE55C27E49C3B775278642EC9BB1">
    <w:name w:val="1065EE55C27E49C3B775278642EC9BB1"/>
    <w:rsid w:val="00446C9D"/>
    <w:pPr>
      <w:bidi/>
    </w:pPr>
  </w:style>
  <w:style w:type="paragraph" w:customStyle="1" w:styleId="86FF6335AC65444C80145587C7FAEA48">
    <w:name w:val="86FF6335AC65444C80145587C7FAEA48"/>
    <w:rsid w:val="00446C9D"/>
    <w:pPr>
      <w:bidi/>
    </w:pPr>
  </w:style>
  <w:style w:type="paragraph" w:customStyle="1" w:styleId="AEC348B56CF94D9C89A7AC7FE8F02CED">
    <w:name w:val="AEC348B56CF94D9C89A7AC7FE8F02CED"/>
    <w:rsid w:val="00446C9D"/>
    <w:pPr>
      <w:bidi/>
    </w:pPr>
  </w:style>
  <w:style w:type="paragraph" w:customStyle="1" w:styleId="FA12AB4122014926832C4EC4D13C684A">
    <w:name w:val="FA12AB4122014926832C4EC4D13C684A"/>
    <w:rsid w:val="00446C9D"/>
    <w:pPr>
      <w:bidi/>
    </w:pPr>
  </w:style>
  <w:style w:type="paragraph" w:customStyle="1" w:styleId="2B86BFB4F6AE4AD88B92E2D717D0499D">
    <w:name w:val="2B86BFB4F6AE4AD88B92E2D717D0499D"/>
    <w:rsid w:val="00446C9D"/>
    <w:pPr>
      <w:bidi/>
    </w:pPr>
  </w:style>
  <w:style w:type="paragraph" w:customStyle="1" w:styleId="0F2C5E63C9D9467591E39D8631E272D3">
    <w:name w:val="0F2C5E63C9D9467591E39D8631E272D3"/>
    <w:rsid w:val="00446C9D"/>
    <w:pPr>
      <w:bidi/>
    </w:pPr>
  </w:style>
  <w:style w:type="paragraph" w:customStyle="1" w:styleId="5FDE60AF45B44AEF94EE04628D9F1392">
    <w:name w:val="5FDE60AF45B44AEF94EE04628D9F1392"/>
    <w:rsid w:val="00446C9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2F6F3-9795-44E3-AD02-AC90AAA6128D}"/>
</file>

<file path=customXml/itemProps2.xml><?xml version="1.0" encoding="utf-8"?>
<ds:datastoreItem xmlns:ds="http://schemas.openxmlformats.org/officeDocument/2006/customXml" ds:itemID="{2E63F3BD-DA17-492D-8AF1-DC9FA1A28103}"/>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DCFEB619-8955-4756-926C-DD911A09DA0C}"/>
</file>

<file path=docProps/app.xml><?xml version="1.0" encoding="utf-8"?>
<Properties xmlns="http://schemas.openxmlformats.org/officeDocument/2006/extended-properties" xmlns:vt="http://schemas.openxmlformats.org/officeDocument/2006/docPropsVTypes">
  <Template>Normal</Template>
  <TotalTime>1137</TotalTime>
  <Pages>31</Pages>
  <Words>8181</Words>
  <Characters>40909</Characters>
  <Application>Microsoft Office Word</Application>
  <DocSecurity>0</DocSecurity>
  <Lines>340</Lines>
  <Paragraphs>97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2022-12-05T12:36:00Z</dcterms:created>
  <dcterms:modified xsi:type="dcterms:W3CDTF">2022-12-06T07:35:00Z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cd08c33f-fef5-4f65-becb-a32922ae39cb</vt:lpwstr>
  </property>
</Properties>
</file>