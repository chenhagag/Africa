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D1F1F7" w14:textId="77777777" w:rsidR="00C140D3" w:rsidRPr="00C140D3" w:rsidDel="006B6B5E" w:rsidRDefault="00C140D3" w:rsidP="00C140D3">
      <w:pPr>
        <w:widowControl w:val="0"/>
        <w:spacing w:before="0" w:beforeAutospacing="0" w:after="0" w:afterAutospacing="0" w:line="240" w:lineRule="auto"/>
        <w:jc w:val="center"/>
        <w:rPr>
          <w:del w:id="0" w:author="Kook Sec" w:date="2020-09-03T16:11:00Z"/>
          <w:rFonts w:ascii="Times New Roman" w:eastAsia="Times New Roman" w:hAnsi="Times New Roman" w:cs="David"/>
          <w:bCs/>
          <w:i/>
          <w:iCs/>
          <w:noProof/>
          <w:sz w:val="32"/>
          <w:szCs w:val="32"/>
          <w:u w:val="single"/>
          <w:rtl/>
        </w:rPr>
      </w:pPr>
    </w:p>
    <w:p w14:paraId="393C75CF" w14:textId="77777777" w:rsidR="00C140D3" w:rsidRPr="00C140D3" w:rsidDel="006B6B5E" w:rsidRDefault="00C140D3" w:rsidP="00C140D3">
      <w:pPr>
        <w:widowControl w:val="0"/>
        <w:spacing w:before="0" w:beforeAutospacing="0" w:after="0" w:afterAutospacing="0" w:line="240" w:lineRule="auto"/>
        <w:jc w:val="center"/>
        <w:rPr>
          <w:del w:id="1" w:author="Kook Sec" w:date="2020-09-03T16:11:00Z"/>
          <w:rFonts w:ascii="Times New Roman" w:eastAsia="Times New Roman" w:hAnsi="Times New Roman" w:cs="David"/>
          <w:bCs/>
          <w:i/>
          <w:iCs/>
          <w:noProof/>
          <w:sz w:val="32"/>
          <w:szCs w:val="32"/>
          <w:u w:val="single"/>
          <w:rtl/>
        </w:rPr>
      </w:pPr>
    </w:p>
    <w:p w14:paraId="5F80614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1F41DE59" wp14:editId="3CFBB73A">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B220F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4AA5ED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063F3E"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B50A23"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52A7A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56F74BD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259FE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4DD4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59BDA4"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9CD160B" w14:textId="77777777" w:rsidR="007A10F8" w:rsidRPr="00B27B4C" w:rsidRDefault="006B6B5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del w:id="2" w:author="Kook Sec" w:date="2020-09-03T16:26:00Z">
            <w:r w:rsidDel="00F50FF8">
              <w:rPr>
                <w:rFonts w:ascii="Times New Roman" w:eastAsia="Times New Roman" w:hAnsi="Times New Roman" w:cs="David" w:hint="cs"/>
                <w:bCs/>
                <w:sz w:val="32"/>
                <w:szCs w:val="32"/>
                <w:u w:val="single"/>
                <w:rtl/>
                <w:lang w:eastAsia="he-IL"/>
              </w:rPr>
              <w:delText>אפריקה ישראל מגורים בע"מ</w:delText>
            </w:r>
            <w:r w:rsidR="00F50FF8" w:rsidDel="00F50FF8">
              <w:rPr>
                <w:rFonts w:ascii="Times New Roman" w:eastAsia="Times New Roman" w:hAnsi="Times New Roman" w:cs="David" w:hint="cs"/>
                <w:bCs/>
                <w:sz w:val="32"/>
                <w:szCs w:val="32"/>
                <w:u w:val="single"/>
                <w:rtl/>
                <w:lang w:eastAsia="he-IL"/>
              </w:rPr>
              <w:delText>אפריקה ישראל מגורים בע"מ</w:delText>
            </w:r>
          </w:del>
          <w:ins w:id="3" w:author="Kook Sec" w:date="2020-09-03T16:26:00Z">
            <w:r w:rsidR="00F50FF8">
              <w:rPr>
                <w:rFonts w:ascii="Times New Roman" w:eastAsia="Times New Roman" w:hAnsi="Times New Roman" w:cs="David" w:hint="cs"/>
                <w:bCs/>
                <w:sz w:val="32"/>
                <w:szCs w:val="32"/>
                <w:u w:val="single"/>
                <w:rtl/>
                <w:lang w:eastAsia="he-IL"/>
              </w:rPr>
              <w:t>אפריקה ישראל מגורים בע"מ</w:t>
            </w:r>
          </w:ins>
        </w:p>
      </w:sdtContent>
    </w:sdt>
    <w:p w14:paraId="3BD37931"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ADD146F" w14:textId="77777777" w:rsidR="007A10F8" w:rsidRPr="00B27B4C" w:rsidRDefault="006B6B5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del w:id="4" w:author="Kook Sec" w:date="2020-09-03T16:26:00Z">
            <w:r w:rsidDel="00F50FF8">
              <w:rPr>
                <w:rFonts w:ascii="Times New Roman" w:eastAsia="Times New Roman" w:hAnsi="Times New Roman" w:cs="David" w:hint="cs"/>
                <w:bCs/>
                <w:sz w:val="32"/>
                <w:szCs w:val="32"/>
                <w:u w:val="single"/>
                <w:rtl/>
                <w:lang w:eastAsia="he-IL"/>
              </w:rPr>
              <w:delText>בית מפא"י</w:delText>
            </w:r>
            <w:r w:rsidR="00F50FF8" w:rsidDel="00F50FF8">
              <w:rPr>
                <w:rFonts w:ascii="Times New Roman" w:eastAsia="Times New Roman" w:hAnsi="Times New Roman" w:cs="David" w:hint="cs"/>
                <w:bCs/>
                <w:sz w:val="32"/>
                <w:szCs w:val="32"/>
                <w:u w:val="single"/>
                <w:rtl/>
                <w:lang w:eastAsia="he-IL"/>
              </w:rPr>
              <w:delText>בית מפא"י</w:delText>
            </w:r>
          </w:del>
          <w:ins w:id="5" w:author="Kook Sec" w:date="2020-09-03T16:26:00Z">
            <w:r w:rsidR="00F50FF8">
              <w:rPr>
                <w:rFonts w:ascii="Times New Roman" w:eastAsia="Times New Roman" w:hAnsi="Times New Roman" w:cs="David" w:hint="cs"/>
                <w:bCs/>
                <w:sz w:val="32"/>
                <w:szCs w:val="32"/>
                <w:u w:val="single"/>
                <w:rtl/>
                <w:lang w:eastAsia="he-IL"/>
              </w:rPr>
              <w:t>בית מפא"י</w:t>
            </w:r>
          </w:ins>
        </w:p>
      </w:sdtContent>
    </w:sdt>
    <w:p w14:paraId="4E65B2A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847436"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6AFB8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4067E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FA8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52A8B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1FD0B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96106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014F0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40F40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E13B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A6703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2B3A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7EA83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086E6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80E54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E97A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FC8F6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16494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06AB2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E08FA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47C2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C70F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956F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E5F95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9BA5D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36397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487171"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3B34A749" w14:textId="77777777" w:rsidR="00C140D3" w:rsidRPr="00C140D3" w:rsidRDefault="00C140D3" w:rsidP="00C140D3">
      <w:pPr>
        <w:pStyle w:val="AutoFields"/>
        <w:rPr>
          <w:rtl/>
          <w:lang w:eastAsia="he-IL"/>
        </w:rPr>
      </w:pPr>
    </w:p>
    <w:p w14:paraId="6E026DF0"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17-12-01T00:00:00Z">
            <w:dateFormat w:val="dd/MM/yyyy"/>
            <w:lid w:val="he-IL"/>
            <w:storeMappedDataAs w:val="dateTime"/>
            <w:calendar w:val="gregorian"/>
          </w:date>
        </w:sdtPr>
        <w:sdtEndPr>
          <w:rPr>
            <w:rFonts w:hint="cs"/>
          </w:rPr>
        </w:sdtEndPr>
        <w:sdtContent>
          <w:del w:id="6" w:author="Kook Sec" w:date="2020-09-03T16:26:00Z">
            <w:r w:rsidR="006B6B5E" w:rsidDel="00F50FF8">
              <w:rPr>
                <w:rFonts w:ascii="Times New Roman" w:eastAsia="Times New Roman" w:hAnsi="Times New Roman" w:cs="David" w:hint="cs"/>
                <w:color w:val="800080"/>
                <w:sz w:val="24"/>
                <w:szCs w:val="24"/>
                <w:rtl/>
                <w:lang w:eastAsia="he-IL"/>
              </w:rPr>
              <w:delText>‏01/12/2017</w:delText>
            </w:r>
            <w:r w:rsidR="00F50FF8" w:rsidDel="00F50FF8">
              <w:rPr>
                <w:rFonts w:ascii="Times New Roman" w:eastAsia="Times New Roman" w:hAnsi="Times New Roman" w:cs="David" w:hint="cs"/>
                <w:color w:val="800080"/>
                <w:sz w:val="24"/>
                <w:szCs w:val="24"/>
                <w:rtl/>
                <w:lang w:eastAsia="he-IL"/>
              </w:rPr>
              <w:delText>‏01/12/2017</w:delText>
            </w:r>
          </w:del>
          <w:ins w:id="7" w:author="Kook Sec" w:date="2020-09-03T16:26:00Z">
            <w:r w:rsidR="00F50FF8">
              <w:rPr>
                <w:rFonts w:ascii="Times New Roman" w:eastAsia="Times New Roman" w:hAnsi="Times New Roman" w:cs="David" w:hint="cs"/>
                <w:color w:val="800080"/>
                <w:sz w:val="24"/>
                <w:szCs w:val="24"/>
                <w:rtl/>
                <w:lang w:eastAsia="he-IL"/>
              </w:rPr>
              <w:t>‏01/12/2017</w:t>
            </w:r>
          </w:ins>
        </w:sdtContent>
      </w:sdt>
    </w:p>
    <w:p w14:paraId="6E4088E5"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3CD0AB02"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2C3D4245" w14:textId="77777777" w:rsidR="00C140D3" w:rsidRPr="00C140D3" w:rsidRDefault="006B6B5E"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8" w:author="Kook Sec" w:date="2020-09-03T16:26:00Z">
            <w:r w:rsidDel="00F50FF8">
              <w:rPr>
                <w:rFonts w:ascii="Times New Roman" w:eastAsia="Times New Roman" w:hAnsi="Times New Roman" w:cs="David" w:hint="cs"/>
                <w:color w:val="008000"/>
                <w:sz w:val="24"/>
                <w:szCs w:val="24"/>
                <w:rtl/>
              </w:rPr>
              <w:br/>
              <w:delText>אפריקה ישראל מגורים בע"מ</w:delText>
            </w:r>
            <w:r w:rsidDel="00F50FF8">
              <w:rPr>
                <w:rFonts w:ascii="Times New Roman" w:eastAsia="Times New Roman" w:hAnsi="Times New Roman" w:cs="David" w:hint="cs"/>
                <w:color w:val="008000"/>
                <w:sz w:val="24"/>
                <w:szCs w:val="24"/>
                <w:rtl/>
              </w:rPr>
              <w:br/>
              <w:delText>יוני נתניהו 1 ג' אור יהודה</w:delText>
            </w:r>
            <w:r w:rsidDel="00F50FF8">
              <w:rPr>
                <w:rFonts w:ascii="Times New Roman" w:eastAsia="Times New Roman" w:hAnsi="Times New Roman" w:cs="David" w:hint="cs"/>
                <w:color w:val="008000"/>
                <w:sz w:val="24"/>
                <w:szCs w:val="24"/>
                <w:rtl/>
              </w:rPr>
              <w:br/>
              <w:delText>מ.ז 52-003476-0</w:delText>
            </w:r>
            <w:r w:rsidDel="00F50FF8">
              <w:rPr>
                <w:rFonts w:ascii="Times New Roman" w:eastAsia="Times New Roman" w:hAnsi="Times New Roman" w:cs="David" w:hint="cs"/>
                <w:color w:val="008000"/>
                <w:sz w:val="24"/>
                <w:szCs w:val="24"/>
                <w:rtl/>
              </w:rPr>
              <w:br/>
            </w:r>
            <w:r w:rsidR="00F50FF8" w:rsidDel="00F50FF8">
              <w:rPr>
                <w:rFonts w:ascii="Times New Roman" w:eastAsia="Times New Roman" w:hAnsi="Times New Roman" w:cs="David" w:hint="cs"/>
                <w:color w:val="008000"/>
                <w:sz w:val="24"/>
                <w:szCs w:val="24"/>
                <w:rtl/>
              </w:rPr>
              <w:br/>
              <w:delText>אפריקה ישראל מגורים בע"מ</w:delText>
            </w:r>
            <w:r w:rsidR="00F50FF8" w:rsidDel="00F50FF8">
              <w:rPr>
                <w:rFonts w:ascii="Times New Roman" w:eastAsia="Times New Roman" w:hAnsi="Times New Roman" w:cs="David" w:hint="cs"/>
                <w:color w:val="008000"/>
                <w:sz w:val="24"/>
                <w:szCs w:val="24"/>
                <w:rtl/>
              </w:rPr>
              <w:br/>
              <w:delText>יוני נתניהו 1 ג' אור יהודה</w:delText>
            </w:r>
            <w:r w:rsidR="00F50FF8" w:rsidDel="00F50FF8">
              <w:rPr>
                <w:rFonts w:ascii="Times New Roman" w:eastAsia="Times New Roman" w:hAnsi="Times New Roman" w:cs="David" w:hint="cs"/>
                <w:color w:val="008000"/>
                <w:sz w:val="24"/>
                <w:szCs w:val="24"/>
                <w:rtl/>
              </w:rPr>
              <w:br/>
              <w:delText>מ.ז 52-003476-0</w:delText>
            </w:r>
            <w:r w:rsidR="00F50FF8" w:rsidDel="00F50FF8">
              <w:rPr>
                <w:rFonts w:ascii="Times New Roman" w:eastAsia="Times New Roman" w:hAnsi="Times New Roman" w:cs="David" w:hint="cs"/>
                <w:color w:val="008000"/>
                <w:sz w:val="24"/>
                <w:szCs w:val="24"/>
                <w:rtl/>
              </w:rPr>
              <w:br/>
            </w:r>
          </w:del>
          <w:ins w:id="9" w:author="Kook Sec" w:date="2020-09-03T16:26:00Z">
            <w:r w:rsidR="00F50FF8">
              <w:rPr>
                <w:rFonts w:ascii="Times New Roman" w:eastAsia="Times New Roman" w:hAnsi="Times New Roman" w:cs="David" w:hint="cs"/>
                <w:color w:val="008000"/>
                <w:sz w:val="24"/>
                <w:szCs w:val="24"/>
                <w:rtl/>
              </w:rPr>
              <w:br/>
              <w:t>אפריקה ישראל מגורים בע"מ</w:t>
            </w:r>
            <w:r w:rsidR="00F50FF8">
              <w:rPr>
                <w:rFonts w:ascii="Times New Roman" w:eastAsia="Times New Roman" w:hAnsi="Times New Roman" w:cs="David" w:hint="cs"/>
                <w:color w:val="008000"/>
                <w:sz w:val="24"/>
                <w:szCs w:val="24"/>
                <w:rtl/>
              </w:rPr>
              <w:br/>
              <w:t>יוני נתניהו 1 ג' אור יהודה</w:t>
            </w:r>
            <w:r w:rsidR="00F50FF8">
              <w:rPr>
                <w:rFonts w:ascii="Times New Roman" w:eastAsia="Times New Roman" w:hAnsi="Times New Roman" w:cs="David" w:hint="cs"/>
                <w:color w:val="008000"/>
                <w:sz w:val="24"/>
                <w:szCs w:val="24"/>
                <w:rtl/>
              </w:rPr>
              <w:br/>
              <w:t>מ.ז 52-003476-0</w:t>
            </w:r>
            <w:r w:rsidR="00F50FF8">
              <w:rPr>
                <w:rFonts w:ascii="Times New Roman" w:eastAsia="Times New Roman" w:hAnsi="Times New Roman" w:cs="David" w:hint="cs"/>
                <w:color w:val="008000"/>
                <w:sz w:val="24"/>
                <w:szCs w:val="24"/>
                <w:rtl/>
              </w:rPr>
              <w:br/>
            </w:r>
          </w:ins>
        </w:p>
      </w:sdtContent>
    </w:sdt>
    <w:p w14:paraId="4524230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6610589"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231E1683"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4526CD7"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7926585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4F189C9C" w14:textId="77777777" w:rsidR="00C140D3" w:rsidRPr="00C140D3" w:rsidRDefault="006B6B5E"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10" w:author="Kook Sec" w:date="2020-09-03T16:26:00Z">
            <w:r w:rsidDel="00F50FF8">
              <w:rPr>
                <w:rFonts w:ascii="Times New Roman" w:eastAsia="Times New Roman" w:hAnsi="Times New Roman" w:cs="David" w:hint="cs"/>
                <w:color w:val="800080"/>
                <w:sz w:val="24"/>
                <w:szCs w:val="24"/>
                <w:rtl/>
              </w:rPr>
              <w:br/>
              <w:delText>לדמן אלומיניום בע"מ</w:delText>
            </w:r>
            <w:r w:rsidDel="00F50FF8">
              <w:rPr>
                <w:rFonts w:ascii="Times New Roman" w:eastAsia="Times New Roman" w:hAnsi="Times New Roman" w:cs="David" w:hint="cs"/>
                <w:color w:val="800080"/>
                <w:sz w:val="24"/>
                <w:szCs w:val="24"/>
                <w:rtl/>
              </w:rPr>
              <w:br/>
              <w:delText>הירקון 2 חיפה</w:delText>
            </w:r>
            <w:r w:rsidDel="00F50FF8">
              <w:rPr>
                <w:rFonts w:ascii="Times New Roman" w:eastAsia="Times New Roman" w:hAnsi="Times New Roman" w:cs="David" w:hint="cs"/>
                <w:color w:val="800080"/>
                <w:sz w:val="24"/>
                <w:szCs w:val="24"/>
                <w:rtl/>
              </w:rPr>
              <w:br/>
              <w:delText>512245192</w:delText>
            </w:r>
            <w:r w:rsidDel="00F50FF8">
              <w:rPr>
                <w:rFonts w:ascii="Times New Roman" w:eastAsia="Times New Roman" w:hAnsi="Times New Roman" w:cs="David" w:hint="cs"/>
                <w:color w:val="800080"/>
                <w:sz w:val="24"/>
                <w:szCs w:val="24"/>
                <w:rtl/>
              </w:rPr>
              <w:br/>
            </w:r>
            <w:r w:rsidR="00F50FF8" w:rsidDel="00F50FF8">
              <w:rPr>
                <w:rFonts w:ascii="Times New Roman" w:eastAsia="Times New Roman" w:hAnsi="Times New Roman" w:cs="David" w:hint="cs"/>
                <w:color w:val="800080"/>
                <w:sz w:val="24"/>
                <w:szCs w:val="24"/>
                <w:rtl/>
              </w:rPr>
              <w:br/>
              <w:delText>לדמן אלומיניום בע"מ</w:delText>
            </w:r>
            <w:r w:rsidR="00F50FF8" w:rsidDel="00F50FF8">
              <w:rPr>
                <w:rFonts w:ascii="Times New Roman" w:eastAsia="Times New Roman" w:hAnsi="Times New Roman" w:cs="David" w:hint="cs"/>
                <w:color w:val="800080"/>
                <w:sz w:val="24"/>
                <w:szCs w:val="24"/>
                <w:rtl/>
              </w:rPr>
              <w:br/>
              <w:delText>הירקון 2 חיפה</w:delText>
            </w:r>
            <w:r w:rsidR="00F50FF8" w:rsidDel="00F50FF8">
              <w:rPr>
                <w:rFonts w:ascii="Times New Roman" w:eastAsia="Times New Roman" w:hAnsi="Times New Roman" w:cs="David" w:hint="cs"/>
                <w:color w:val="800080"/>
                <w:sz w:val="24"/>
                <w:szCs w:val="24"/>
                <w:rtl/>
              </w:rPr>
              <w:br/>
              <w:delText>512245192</w:delText>
            </w:r>
            <w:r w:rsidR="00F50FF8" w:rsidDel="00F50FF8">
              <w:rPr>
                <w:rFonts w:ascii="Times New Roman" w:eastAsia="Times New Roman" w:hAnsi="Times New Roman" w:cs="David" w:hint="cs"/>
                <w:color w:val="800080"/>
                <w:sz w:val="24"/>
                <w:szCs w:val="24"/>
                <w:rtl/>
              </w:rPr>
              <w:br/>
            </w:r>
          </w:del>
          <w:ins w:id="11" w:author="Kook Sec" w:date="2020-09-03T16:26:00Z">
            <w:r w:rsidR="00F50FF8">
              <w:rPr>
                <w:rFonts w:ascii="Times New Roman" w:eastAsia="Times New Roman" w:hAnsi="Times New Roman" w:cs="David" w:hint="cs"/>
                <w:color w:val="800080"/>
                <w:sz w:val="24"/>
                <w:szCs w:val="24"/>
                <w:rtl/>
              </w:rPr>
              <w:br/>
              <w:t>לדמן אלומיניום בע"מ</w:t>
            </w:r>
            <w:r w:rsidR="00F50FF8">
              <w:rPr>
                <w:rFonts w:ascii="Times New Roman" w:eastAsia="Times New Roman" w:hAnsi="Times New Roman" w:cs="David" w:hint="cs"/>
                <w:color w:val="800080"/>
                <w:sz w:val="24"/>
                <w:szCs w:val="24"/>
                <w:rtl/>
              </w:rPr>
              <w:br/>
              <w:t>הירקון 2 חיפה</w:t>
            </w:r>
            <w:r w:rsidR="00F50FF8">
              <w:rPr>
                <w:rFonts w:ascii="Times New Roman" w:eastAsia="Times New Roman" w:hAnsi="Times New Roman" w:cs="David" w:hint="cs"/>
                <w:color w:val="800080"/>
                <w:sz w:val="24"/>
                <w:szCs w:val="24"/>
                <w:rtl/>
              </w:rPr>
              <w:br/>
              <w:t>512245192</w:t>
            </w:r>
            <w:r w:rsidR="00F50FF8">
              <w:rPr>
                <w:rFonts w:ascii="Times New Roman" w:eastAsia="Times New Roman" w:hAnsi="Times New Roman" w:cs="David" w:hint="cs"/>
                <w:color w:val="800080"/>
                <w:sz w:val="24"/>
                <w:szCs w:val="24"/>
                <w:rtl/>
              </w:rPr>
              <w:br/>
            </w:r>
          </w:ins>
        </w:p>
      </w:sdtContent>
    </w:sdt>
    <w:p w14:paraId="7E3CE8C1"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1BA3D6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60D1A97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65E7A3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18488B8"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647DDFC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4BFE7C1B"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7CEBF517"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326790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5FDDD2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1B0D2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53D52B4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33E9F18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E46EE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67ECAF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3C362D"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5F71FC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8B27C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7981DB4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C51DE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761950A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lastRenderedPageBreak/>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44371A4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10F84EA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EDC78A"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D0CCA6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BEBAD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0613DFD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7F2B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00AED2E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4DDE5630"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59D60F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619D5D0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08024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674C6B5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9BE7A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691D8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2A9D7791"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7600B4C3"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4239AC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34F644A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66B370A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CF5E8A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50EA04C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3CC76C5D"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49950C98"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7610F0C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02F18F5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08147ABC"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4B54363"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8E6E335"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1CA71FF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52820F4C"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6291C08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0C9391A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144847C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33F6846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1341EE2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w:t>
      </w:r>
      <w:r w:rsidRPr="00C140D3">
        <w:rPr>
          <w:rFonts w:ascii="Times New Roman" w:eastAsia="Times New Roman" w:hAnsi="Times New Roman" w:cs="David"/>
          <w:sz w:val="20"/>
          <w:szCs w:val="24"/>
          <w:rtl/>
          <w:lang w:eastAsia="he-IL"/>
        </w:rPr>
        <w:lastRenderedPageBreak/>
        <w:t>תוך ציות לדין ולהנחת דעת המזמין, ותוך שמירת לוחות הזמנים והמסגרת התקציבית, שייקבעו על ידי המזמין.</w:t>
      </w:r>
    </w:p>
    <w:p w14:paraId="6359673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77D9932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70EF27C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21D579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15B325F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4C4E07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5FE3ACE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3C6D60A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B20CF3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44BB2D5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5BC6C50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7380C1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lastRenderedPageBreak/>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D81D6A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91516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69146375"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E38739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6B6696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EF570B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8F1614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4F2E1AD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6C8847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458ECBA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1228B51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3EB910B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5CC448D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סמכויות המנהל</w:t>
      </w:r>
    </w:p>
    <w:p w14:paraId="712BA86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2E7CBF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018868B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6926383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A47092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1237999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7A0C80D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4CB76E0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3405E08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083AC4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674143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E37D9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FA099D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2F3B5EE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3B4461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05F1C477"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270AB01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6013532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069DA5B"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57EAB11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6197DB79"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19CBAC4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359D6BF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7344082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13FA5C3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06B0C14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5F2F6E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14F7451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6D22C4F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69EB45B8"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1DE85C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50BEE647"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6951A7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612554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7037A7B7"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22A0A5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41DBBD57"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25FB979C"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3FF40FD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110F9E18"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F30B80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2B112FC0"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61A39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35CE366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309864D"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5F7207FF"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4A99B2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69B2E982"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FB50A1A"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F51542C"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E16F5D2"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1E17153"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0C5568B"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D95E0B9"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DAE4F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D8E7D5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E6B79D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C2E74C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D4345F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8E10E9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CF9B7A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3078B1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36FA9C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DD1088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74085E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15D892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C6319F2"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E73A05"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1A9BB3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אספקת תכניות</w:t>
      </w:r>
    </w:p>
    <w:p w14:paraId="678102C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5B55650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76120B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D50D3D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0DAE55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389D5ACE"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7B151A7"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38962BB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7417E03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5301D54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85F03D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4023382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22E235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lastRenderedPageBreak/>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F0E54AF"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43D3B17D"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B4CE22D"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3F8DA30D"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37B5073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36E356A6"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4A7FED94"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28CA275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6E54605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3600CFB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582E28F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7DE5E15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701E7F8"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1F2D0590"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1D3B3184"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02E76462"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0202A566"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3A8FEA76"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E22886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4DD6C96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43FA52C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7546A9F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2F3EE8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312A40F"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D2CA653"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04F56D9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5679C62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18B34B3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315850C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24206C3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AE4461C"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726268A0"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4454B4C4"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00A799C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38C2065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67AC65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2F17275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64DB9A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ED8359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78C368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79157325"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46EF4DE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58D3DC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בזכות כלשהי הנתונה לו על פי חוזה זה והביא את </w:t>
      </w:r>
      <w:r w:rsidRPr="00C140D3">
        <w:rPr>
          <w:rFonts w:ascii="Times New Roman" w:eastAsia="Times New Roman" w:hAnsi="Times New Roman" w:cs="David"/>
          <w:sz w:val="20"/>
          <w:szCs w:val="24"/>
          <w:rtl/>
          <w:lang w:eastAsia="he-IL"/>
        </w:rPr>
        <w:lastRenderedPageBreak/>
        <w:t>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687324F"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3BA2040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1822A3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099B0C8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1C3C4A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5003A1FD"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66A404D"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2531983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AA8A84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34C9E2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D5B5F63"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5567150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E9FADD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ויתור על אותן זכויות במקרה אחר ואין ללמוד </w:t>
      </w:r>
      <w:r w:rsidRPr="00C140D3">
        <w:rPr>
          <w:rFonts w:ascii="Times New Roman" w:eastAsia="Times New Roman" w:hAnsi="Times New Roman" w:cs="David"/>
          <w:sz w:val="20"/>
          <w:szCs w:val="24"/>
          <w:rtl/>
          <w:lang w:eastAsia="he-IL"/>
        </w:rPr>
        <w:lastRenderedPageBreak/>
        <w:t>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7EDD500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B53C92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2857AD77"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46A663B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84CCAE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51210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0FE019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B909D6D"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75F4640B"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3BAEE72B"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3FE72920"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22217590"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8A7CCFB"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6FB7D0"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0EB7F80"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58742A4"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114720E"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687340" w14:textId="77777777"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2" w:author="Kook Sec" w:date="2020-09-03T16:26:00Z">
            <w:r w:rsidR="006B6B5E" w:rsidDel="00F50FF8">
              <w:rPr>
                <w:rFonts w:ascii="Times New Roman" w:eastAsia="Times New Roman" w:hAnsi="Times New Roman" w:cs="David" w:hint="cs"/>
                <w:color w:val="00B0F0"/>
                <w:sz w:val="20"/>
                <w:szCs w:val="24"/>
                <w:u w:val="single"/>
                <w:rtl/>
                <w:lang w:eastAsia="he-IL"/>
              </w:rPr>
              <w:delText>לדמן אלומיניום בע"מ</w:delText>
            </w:r>
            <w:r w:rsidR="00F50FF8" w:rsidDel="00F50FF8">
              <w:rPr>
                <w:rFonts w:ascii="Times New Roman" w:eastAsia="Times New Roman" w:hAnsi="Times New Roman" w:cs="David" w:hint="cs"/>
                <w:color w:val="00B0F0"/>
                <w:sz w:val="20"/>
                <w:szCs w:val="24"/>
                <w:u w:val="single"/>
                <w:rtl/>
                <w:lang w:eastAsia="he-IL"/>
              </w:rPr>
              <w:delText>לדמן אלומיניום בע"מ</w:delText>
            </w:r>
          </w:del>
          <w:ins w:id="13" w:author="Kook Sec" w:date="2020-09-03T16:26:00Z">
            <w:r w:rsidR="00F50FF8">
              <w:rPr>
                <w:rFonts w:ascii="Times New Roman" w:eastAsia="Times New Roman" w:hAnsi="Times New Roman" w:cs="David" w:hint="cs"/>
                <w:color w:val="00B0F0"/>
                <w:sz w:val="20"/>
                <w:szCs w:val="24"/>
                <w:u w:val="single"/>
                <w:rtl/>
                <w:lang w:eastAsia="he-IL"/>
              </w:rPr>
              <w:t>לדמן אלומיניום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14" w:author="Kook Sec" w:date="2020-09-03T16:12:00Z">
            <w:r w:rsidR="006B6B5E" w:rsidRPr="003E6FC4">
              <w:rPr>
                <w:rStyle w:val="a8"/>
                <w:rtl/>
              </w:rPr>
              <w:t>[שם צד א]</w:t>
            </w:r>
          </w:ins>
        </w:sdtContent>
      </w:sdt>
    </w:p>
    <w:p w14:paraId="0A1A5B3C"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02ABF6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FC90A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463B2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757EA9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D0394B"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932A4D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6E9FD6F"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AC4970"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18A3DC8"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70F14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AE61A6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88F859C"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505813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3C23FA"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13D22B5"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1696161"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2C9A819"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D42831A"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BAC42E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A8E81B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20F95"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del w:id="15" w:author="Kook Sec" w:date="2020-09-03T16:26:00Z">
            <w:r w:rsidR="006B6B5E" w:rsidDel="00F50FF8">
              <w:rPr>
                <w:rFonts w:ascii="Times New Roman" w:eastAsia="Times New Roman" w:hAnsi="Times New Roman" w:cs="David" w:hint="cs"/>
                <w:color w:val="00B0F0"/>
                <w:sz w:val="24"/>
                <w:szCs w:val="24"/>
                <w:rtl/>
                <w:lang w:eastAsia="he-IL"/>
              </w:rPr>
              <w:delText>ירושלים</w:delText>
            </w:r>
            <w:r w:rsidR="00F50FF8" w:rsidDel="00F50FF8">
              <w:rPr>
                <w:rFonts w:ascii="Times New Roman" w:eastAsia="Times New Roman" w:hAnsi="Times New Roman" w:cs="David" w:hint="cs"/>
                <w:color w:val="00B0F0"/>
                <w:sz w:val="24"/>
                <w:szCs w:val="24"/>
                <w:rtl/>
                <w:lang w:eastAsia="he-IL"/>
              </w:rPr>
              <w:delText>ירושלים</w:delText>
            </w:r>
          </w:del>
          <w:ins w:id="16" w:author="Kook Sec" w:date="2020-09-03T16:26:00Z">
            <w:r w:rsidR="00F50FF8">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del w:id="17" w:author="Kook Sec" w:date="2020-09-03T16:26:00Z">
            <w:r w:rsidR="006B6B5E" w:rsidDel="00F50FF8">
              <w:rPr>
                <w:rFonts w:ascii="Times New Roman" w:eastAsia="Times New Roman" w:hAnsi="Times New Roman" w:cs="David" w:hint="cs"/>
                <w:color w:val="00B0F0"/>
                <w:sz w:val="24"/>
                <w:szCs w:val="24"/>
                <w:rtl/>
              </w:rPr>
              <w:delText>בית מפא"י</w:delText>
            </w:r>
            <w:r w:rsidR="00F50FF8" w:rsidDel="00F50FF8">
              <w:rPr>
                <w:rFonts w:ascii="Times New Roman" w:eastAsia="Times New Roman" w:hAnsi="Times New Roman" w:cs="David" w:hint="cs"/>
                <w:color w:val="00B0F0"/>
                <w:sz w:val="24"/>
                <w:szCs w:val="24"/>
                <w:rtl/>
              </w:rPr>
              <w:delText>בית מפא"י</w:delText>
            </w:r>
          </w:del>
          <w:ins w:id="18" w:author="Kook Sec" w:date="2020-09-03T16:26:00Z">
            <w:r w:rsidR="00F50FF8">
              <w:rPr>
                <w:rFonts w:ascii="Times New Roman" w:eastAsia="Times New Roman" w:hAnsi="Times New Roman" w:cs="David" w:hint="cs"/>
                <w:color w:val="00B0F0"/>
                <w:sz w:val="24"/>
                <w:szCs w:val="24"/>
                <w:rtl/>
              </w:rPr>
              <w:t>בית מפא"י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del w:id="19" w:author="Kook Sec" w:date="2020-09-03T16:26:00Z">
            <w:r w:rsidR="006B6B5E" w:rsidDel="00F50FF8">
              <w:rPr>
                <w:rFonts w:ascii="Times New Roman" w:eastAsia="Times New Roman" w:hAnsi="Times New Roman" w:cs="David" w:hint="cs"/>
                <w:color w:val="00B0F0"/>
                <w:sz w:val="24"/>
                <w:szCs w:val="24"/>
                <w:rtl/>
              </w:rPr>
              <w:delText>אפריקה ישראל מגורים בע"מ</w:delText>
            </w:r>
            <w:r w:rsidR="00F50FF8" w:rsidDel="00F50FF8">
              <w:rPr>
                <w:rFonts w:ascii="Times New Roman" w:eastAsia="Times New Roman" w:hAnsi="Times New Roman" w:cs="David" w:hint="cs"/>
                <w:color w:val="00B0F0"/>
                <w:sz w:val="24"/>
                <w:szCs w:val="24"/>
                <w:rtl/>
              </w:rPr>
              <w:delText>אפריקה ישראל מגורים בע"מ</w:delText>
            </w:r>
          </w:del>
          <w:ins w:id="20" w:author="Kook Sec" w:date="2020-09-03T16:26:00Z">
            <w:r w:rsidR="00F50FF8">
              <w:rPr>
                <w:rFonts w:ascii="Times New Roman" w:eastAsia="Times New Roman" w:hAnsi="Times New Roman" w:cs="David" w:hint="cs"/>
                <w:color w:val="00B0F0"/>
                <w:sz w:val="24"/>
                <w:szCs w:val="24"/>
                <w:rtl/>
              </w:rPr>
              <w:t>אפריקה ישראל מגורים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7ECAE6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EAA49D"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8"/>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8"/>
              <w:color w:val="00B0F0"/>
              <w:rtl/>
            </w:rPr>
            <w:t>[שדה נוסף 1]</w:t>
          </w:r>
        </w:sdtContent>
      </w:sdt>
      <w:r w:rsidRPr="00B27B4C">
        <w:rPr>
          <w:rFonts w:ascii="Times New Roman" w:eastAsia="Times New Roman" w:hAnsi="Times New Roman" w:cs="David" w:hint="cs"/>
          <w:sz w:val="24"/>
          <w:szCs w:val="24"/>
          <w:rtl/>
          <w:lang w:eastAsia="he-IL"/>
        </w:rPr>
        <w:t>.</w:t>
      </w:r>
    </w:p>
    <w:p w14:paraId="0DBA1206"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5234BD"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BE183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del w:id="21" w:author="Kook Sec" w:date="2020-09-03T16:26:00Z">
            <w:r w:rsidR="006B6B5E" w:rsidDel="00F50FF8">
              <w:rPr>
                <w:rFonts w:ascii="Times New Roman" w:eastAsia="Times New Roman" w:hAnsi="Times New Roman" w:cs="David" w:hint="cs"/>
                <w:color w:val="008000"/>
                <w:sz w:val="24"/>
                <w:szCs w:val="24"/>
                <w:rtl/>
              </w:rPr>
              <w:delText>ירושלים</w:delText>
            </w:r>
            <w:r w:rsidR="00F50FF8" w:rsidDel="00F50FF8">
              <w:rPr>
                <w:rFonts w:ascii="Times New Roman" w:eastAsia="Times New Roman" w:hAnsi="Times New Roman" w:cs="David" w:hint="cs"/>
                <w:color w:val="008000"/>
                <w:sz w:val="24"/>
                <w:szCs w:val="24"/>
                <w:rtl/>
              </w:rPr>
              <w:delText>ירושלים</w:delText>
            </w:r>
          </w:del>
          <w:ins w:id="22" w:author="Kook Sec" w:date="2020-09-03T16:26:00Z">
            <w:r w:rsidR="00F50FF8">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39B3E2DA"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45129C1D"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5FBD2F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D9EE3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8"/>
              <w:color w:val="00B0F0"/>
              <w:rtl/>
            </w:rPr>
            <w:t>[שדה נוסף 3]</w:t>
          </w:r>
        </w:sdtContent>
      </w:sdt>
    </w:p>
    <w:p w14:paraId="3B94270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DA9B465"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מימד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xml:space="preserve">. כל תעבורת הקבצים תבוצע באמצעות התוכנה בלבד או תוכנה אחרת לפי החלטת </w:t>
      </w:r>
      <w:r w:rsidR="00BC58C4" w:rsidRPr="00BC58C4">
        <w:rPr>
          <w:rFonts w:ascii="Times New Roman" w:eastAsia="Times New Roman" w:hAnsi="Times New Roman" w:cs="David"/>
          <w:sz w:val="24"/>
          <w:szCs w:val="24"/>
          <w:rtl/>
          <w:lang w:eastAsia="he-IL"/>
        </w:rPr>
        <w:lastRenderedPageBreak/>
        <w:t>המזמין.</w:t>
      </w:r>
    </w:p>
    <w:p w14:paraId="327A6EC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DF83A8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E956E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8"/>
              <w:color w:val="00B0F0"/>
              <w:rtl/>
            </w:rPr>
            <w:t>[שדה נוסף 4]</w:t>
          </w:r>
        </w:sdtContent>
      </w:sdt>
    </w:p>
    <w:p w14:paraId="50B6E4C8"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8"/>
              <w:color w:val="00B0F0"/>
              <w:rtl/>
            </w:rPr>
            <w:t>[שדה נוסף 5]</w:t>
          </w:r>
        </w:sdtContent>
      </w:sdt>
    </w:p>
    <w:p w14:paraId="1373ADD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E0DB2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8"/>
              <w:color w:val="00B0F0"/>
              <w:rtl/>
            </w:rPr>
            <w:t>[שדה נוסף 6]</w:t>
          </w:r>
        </w:sdtContent>
      </w:sdt>
    </w:p>
    <w:p w14:paraId="684392DF"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6667F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AAEC78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29F96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B5209C9"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54E395C"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4FB7A5A"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E91B95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77F4479"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872ACF2"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221C966C" w14:textId="77777777" w:rsidTr="006B6B5E">
        <w:tc>
          <w:tcPr>
            <w:tcW w:w="3366" w:type="dxa"/>
          </w:tcPr>
          <w:p w14:paraId="6261BBB2" w14:textId="77777777" w:rsidR="007A10F8" w:rsidRDefault="006B6B5E" w:rsidP="006B6B5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del w:id="23" w:author="Kook Sec" w:date="2020-09-03T16:26:00Z">
                  <w:r w:rsidDel="00F50FF8">
                    <w:rPr>
                      <w:rFonts w:ascii="Times New Roman" w:eastAsia="Times New Roman" w:hAnsi="Times New Roman" w:cs="David" w:hint="cs"/>
                      <w:color w:val="008000"/>
                      <w:sz w:val="24"/>
                      <w:szCs w:val="24"/>
                      <w:rtl/>
                      <w:lang w:eastAsia="he-IL"/>
                    </w:rPr>
                    <w:delText>100</w:delText>
                  </w:r>
                  <w:r w:rsidR="00F50FF8" w:rsidDel="00F50FF8">
                    <w:rPr>
                      <w:rFonts w:ascii="Times New Roman" w:eastAsia="Times New Roman" w:hAnsi="Times New Roman" w:cs="David" w:hint="cs"/>
                      <w:color w:val="008000"/>
                      <w:sz w:val="24"/>
                      <w:szCs w:val="24"/>
                      <w:rtl/>
                      <w:lang w:eastAsia="he-IL"/>
                    </w:rPr>
                    <w:delText>100</w:delText>
                  </w:r>
                </w:del>
                <w:ins w:id="24" w:author="Kook Sec" w:date="2020-09-03T16:26:00Z">
                  <w:r w:rsidR="00F50FF8">
                    <w:rPr>
                      <w:rFonts w:ascii="Times New Roman" w:eastAsia="Times New Roman" w:hAnsi="Times New Roman" w:cs="David" w:hint="cs"/>
                      <w:color w:val="008000"/>
                      <w:sz w:val="24"/>
                      <w:szCs w:val="24"/>
                      <w:rtl/>
                      <w:lang w:eastAsia="he-IL"/>
                    </w:rPr>
                    <w:t>100</w:t>
                  </w:r>
                </w:ins>
              </w:sdtContent>
            </w:sdt>
          </w:p>
          <w:p w14:paraId="5A6A7833" w14:textId="77777777" w:rsidR="007A10F8" w:rsidRDefault="007A10F8" w:rsidP="006B6B5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19222E1" w14:textId="77777777" w:rsidR="007A10F8" w:rsidRDefault="007A10F8" w:rsidP="006B6B5E">
            <w:pPr>
              <w:widowControl w:val="0"/>
              <w:spacing w:before="0" w:beforeAutospacing="0" w:after="0" w:afterAutospacing="0" w:line="240" w:lineRule="auto"/>
              <w:ind w:left="720"/>
              <w:outlineLvl w:val="2"/>
            </w:pPr>
          </w:p>
          <w:p w14:paraId="1E50F03A" w14:textId="77777777" w:rsidR="007A10F8" w:rsidRDefault="007A10F8" w:rsidP="006B6B5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DC36D4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D44E211"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6A15768"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6A2F139"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040CD347"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7B120DC7"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7EA773F7"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7918C17D"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45C3D4DE"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04CA1741"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57EABA7B"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6300DE6B"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336191A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411C906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7FDC7AC2"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485E5F4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677A424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584D273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22E6FE4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12B6406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74D0F831"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25" w:name="OLE_LINK5"/>
      <w:bookmarkStart w:id="26"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7" w:name="OLE_LINK7"/>
      <w:bookmarkStart w:id="28"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FCE7507"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E6C3F84"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19CDB11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030F052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7244E462"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57FA672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5"/>
    <w:bookmarkEnd w:id="26"/>
    <w:bookmarkEnd w:id="27"/>
    <w:bookmarkEnd w:id="28"/>
    <w:p w14:paraId="3C554FEA"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FE795AE"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2660D99"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0249B2D"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761B2B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12C8A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5DA80477"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11C020C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12B7472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1C3114C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1F71B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1FDECF8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41CC729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5B54F10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64B09CFF"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6683C69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6866748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3D9171E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0FCB855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0DC7D71E"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46945252"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4326E503"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62C7A08"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33526BDC"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7C00A06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3F1756B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7D6620D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205BB3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40EBAC9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2C4993AC"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1DB2ED6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744A399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5E8F75D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0A9D22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4DEF78A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76F4AD1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23A1CA1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10D3843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1D83147C"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48B593DE"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8F675AD"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20D595F"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752A5E29"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756B4420"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2F217BEF"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329C407D"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r w:rsidR="007A10F8">
        <w:rPr>
          <w:rFonts w:ascii="Times New Roman" w:eastAsia="Times New Roman" w:hAnsi="Times New Roman" w:cs="David" w:hint="cs"/>
          <w:color w:val="000000"/>
          <w:sz w:val="24"/>
          <w:szCs w:val="24"/>
          <w:rtl/>
        </w:rPr>
        <w:t xml:space="preserve">וב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2F62CBE2"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7C347A16"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043C87CB"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21323C8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1F47FED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807B5F4"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ADC0830"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7632FC4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1D04ACF3"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576B9DA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568BCC0F"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4C2044B9"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CF94EEB"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3553B7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7D69FD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4FBDE42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2E5793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7868FC4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6EA388A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12BDA27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100E9390"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A3FB71C"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9605EB4"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11DD557"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08E3C0E"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3BA2A992"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A5020A0"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F008B1F" w14:textId="77777777" w:rsidR="00F50FF8" w:rsidRPr="00DA61A0" w:rsidRDefault="00C140D3" w:rsidP="00F50FF8">
      <w:pPr>
        <w:widowControl w:val="0"/>
        <w:spacing w:before="60" w:after="60" w:line="300" w:lineRule="atLeast"/>
        <w:jc w:val="center"/>
        <w:rPr>
          <w:ins w:id="29" w:author="Kook Sec" w:date="2020-09-03T16:35:00Z"/>
          <w:b/>
          <w:bCs/>
          <w:sz w:val="24"/>
          <w:szCs w:val="24"/>
          <w:u w:val="single"/>
          <w:rtl/>
        </w:rPr>
      </w:pPr>
      <w:r w:rsidRPr="00C140D3">
        <w:rPr>
          <w:rFonts w:ascii="Times New Roman" w:eastAsia="Times New Roman" w:hAnsi="Times New Roman" w:cs="David"/>
          <w:b/>
          <w:bCs/>
          <w:sz w:val="24"/>
          <w:szCs w:val="24"/>
          <w:u w:val="single"/>
          <w:rtl/>
        </w:rPr>
        <w:br w:type="page"/>
      </w:r>
      <w:ins w:id="30" w:author="Kook Sec" w:date="2020-09-03T16:35:00Z">
        <w:r w:rsidR="00F50FF8" w:rsidRPr="00DA61A0">
          <w:rPr>
            <w:b/>
            <w:bCs/>
            <w:sz w:val="24"/>
            <w:szCs w:val="24"/>
            <w:u w:val="single"/>
            <w:rtl/>
          </w:rPr>
          <w:lastRenderedPageBreak/>
          <w:t>נספח "ד"</w:t>
        </w:r>
      </w:ins>
    </w:p>
    <w:p w14:paraId="72E5D470" w14:textId="77777777" w:rsidR="00F50FF8" w:rsidRPr="00DA61A0" w:rsidRDefault="00F50FF8" w:rsidP="00F50FF8">
      <w:pPr>
        <w:widowControl w:val="0"/>
        <w:spacing w:before="60" w:after="60" w:line="300" w:lineRule="atLeast"/>
        <w:jc w:val="center"/>
        <w:rPr>
          <w:ins w:id="31" w:author="Kook Sec" w:date="2020-09-03T16:35:00Z"/>
          <w:b/>
          <w:bCs/>
          <w:sz w:val="24"/>
          <w:szCs w:val="24"/>
          <w:u w:val="single"/>
          <w:rtl/>
        </w:rPr>
      </w:pPr>
      <w:ins w:id="32" w:author="Kook Sec" w:date="2020-09-03T16:35:00Z">
        <w:r w:rsidRPr="00DA61A0">
          <w:rPr>
            <w:b/>
            <w:bCs/>
            <w:sz w:val="24"/>
            <w:szCs w:val="24"/>
            <w:u w:val="single"/>
            <w:rtl/>
          </w:rPr>
          <w:t>שכר היועץ</w:t>
        </w:r>
      </w:ins>
    </w:p>
    <w:p w14:paraId="7613C505" w14:textId="77777777" w:rsidR="00F50FF8" w:rsidRPr="00DA61A0" w:rsidRDefault="00F50FF8" w:rsidP="00F50FF8">
      <w:pPr>
        <w:widowControl w:val="0"/>
        <w:spacing w:before="60" w:after="60" w:line="300" w:lineRule="atLeast"/>
        <w:ind w:left="540" w:hanging="540"/>
        <w:rPr>
          <w:ins w:id="33" w:author="Kook Sec" w:date="2020-09-03T16:35:00Z"/>
          <w:sz w:val="24"/>
          <w:szCs w:val="24"/>
          <w:u w:val="single"/>
          <w:rtl/>
        </w:rPr>
      </w:pPr>
    </w:p>
    <w:p w14:paraId="6F7A463A" w14:textId="77777777" w:rsidR="00F50FF8" w:rsidRDefault="00F50FF8" w:rsidP="00F50FF8">
      <w:pPr>
        <w:pStyle w:val="af"/>
        <w:spacing w:before="60" w:after="60" w:line="300" w:lineRule="atLeast"/>
        <w:ind w:left="0" w:firstLine="0"/>
        <w:rPr>
          <w:ins w:id="34" w:author="Kook Sec" w:date="2020-09-03T16:35:00Z"/>
          <w:sz w:val="24"/>
          <w:rtl/>
        </w:rPr>
      </w:pPr>
      <w:ins w:id="35" w:author="Kook Sec" w:date="2020-09-03T16:35:00Z">
        <w:r>
          <w:rPr>
            <w:sz w:val="24"/>
            <w:rtl/>
          </w:rPr>
          <w:t>1.</w:t>
        </w:r>
        <w:r>
          <w:rPr>
            <w:sz w:val="24"/>
            <w:rtl/>
          </w:rPr>
          <w:tab/>
          <w:t xml:space="preserve">תמורת ביצוע מלוא שירותי היועץ, כמפורט בנספח ב', ישלם המזמין ליועץ את שכר היועץ </w:t>
        </w:r>
        <w:r>
          <w:rPr>
            <w:sz w:val="24"/>
            <w:rtl/>
          </w:rPr>
          <w:tab/>
          <w:t>בשיעורים כדלקמן:</w:t>
        </w:r>
      </w:ins>
    </w:p>
    <w:p w14:paraId="40E51130" w14:textId="77777777" w:rsidR="00F50FF8" w:rsidRPr="007219E8" w:rsidRDefault="00F50FF8" w:rsidP="00F50FF8">
      <w:pPr>
        <w:pStyle w:val="af"/>
        <w:spacing w:before="60" w:after="60" w:line="300" w:lineRule="atLeast"/>
        <w:ind w:left="1466"/>
        <w:rPr>
          <w:ins w:id="36" w:author="Kook Sec" w:date="2020-09-03T16:35:00Z"/>
          <w:strike/>
          <w:sz w:val="24"/>
          <w:rtl/>
        </w:rPr>
      </w:pPr>
      <w:ins w:id="37" w:author="Kook Sec" w:date="2020-09-03T16:35:00Z">
        <w:r w:rsidRPr="007219E8">
          <w:rPr>
            <w:sz w:val="24"/>
            <w:rtl/>
          </w:rPr>
          <w:t>1.1</w:t>
        </w:r>
        <w:r w:rsidRPr="007219E8">
          <w:rPr>
            <w:sz w:val="24"/>
            <w:rtl/>
          </w:rPr>
          <w:tab/>
          <w:t xml:space="preserve">סכום קבוע ומוחלט של ___________ ש"ח (במילים: __________ ש"ח) בגין </w:t>
        </w:r>
        <w:r w:rsidRPr="007219E8">
          <w:rPr>
            <w:strike/>
            <w:sz w:val="24"/>
            <w:rtl/>
          </w:rPr>
          <w:t>כל יחידת דיור במבנה ראשוני.</w:t>
        </w:r>
        <w:r w:rsidRPr="007219E8">
          <w:rPr>
            <w:rFonts w:hint="cs"/>
            <w:sz w:val="24"/>
            <w:highlight w:val="green"/>
            <w:rtl/>
          </w:rPr>
          <w:t>מבנה מגורים של עד 194 יח"ד</w:t>
        </w:r>
      </w:ins>
    </w:p>
    <w:p w14:paraId="2ED12A7E" w14:textId="77777777" w:rsidR="00F50FF8" w:rsidRDefault="00F50FF8" w:rsidP="00F50FF8">
      <w:pPr>
        <w:pStyle w:val="af"/>
        <w:spacing w:before="60" w:after="60" w:line="300" w:lineRule="atLeast"/>
        <w:ind w:left="1466"/>
        <w:rPr>
          <w:ins w:id="38" w:author="Kook Sec" w:date="2020-09-03T16:35:00Z"/>
          <w:rFonts w:hint="cs"/>
          <w:strike/>
          <w:sz w:val="24"/>
          <w:rtl/>
        </w:rPr>
      </w:pPr>
      <w:ins w:id="39" w:author="Kook Sec" w:date="2020-09-03T16:35:00Z">
        <w:r w:rsidRPr="007219E8">
          <w:rPr>
            <w:sz w:val="24"/>
            <w:rtl/>
          </w:rPr>
          <w:t>1.2</w:t>
        </w:r>
        <w:r w:rsidRPr="007219E8">
          <w:rPr>
            <w:sz w:val="24"/>
            <w:rtl/>
          </w:rPr>
          <w:tab/>
          <w:t xml:space="preserve">סכום קבוע ומוחלט של ___________ ש"ח (במילים: __________ ש"ח) </w:t>
        </w:r>
        <w:r w:rsidRPr="007219E8">
          <w:rPr>
            <w:strike/>
            <w:sz w:val="24"/>
            <w:rtl/>
          </w:rPr>
          <w:t>בגין כל יחידת דיור במבנה חוזר.</w:t>
        </w:r>
        <w:r w:rsidRPr="007219E8">
          <w:rPr>
            <w:rFonts w:hint="cs"/>
            <w:sz w:val="24"/>
            <w:highlight w:val="green"/>
            <w:rtl/>
          </w:rPr>
          <w:t xml:space="preserve">מבנה משרדים </w:t>
        </w:r>
        <w:r>
          <w:rPr>
            <w:rFonts w:hint="cs"/>
            <w:sz w:val="24"/>
            <w:highlight w:val="green"/>
            <w:rtl/>
          </w:rPr>
          <w:t xml:space="preserve">בו </w:t>
        </w:r>
        <w:r w:rsidRPr="007219E8">
          <w:rPr>
            <w:rFonts w:hint="cs"/>
            <w:sz w:val="24"/>
            <w:highlight w:val="green"/>
            <w:rtl/>
          </w:rPr>
          <w:t>כ-6 קומות</w:t>
        </w:r>
        <w:r>
          <w:rPr>
            <w:rFonts w:hint="cs"/>
            <w:sz w:val="24"/>
            <w:rtl/>
          </w:rPr>
          <w:t xml:space="preserve"> </w:t>
        </w:r>
      </w:ins>
    </w:p>
    <w:p w14:paraId="2957E543" w14:textId="77777777" w:rsidR="00F50FF8" w:rsidRPr="007219E8" w:rsidRDefault="00F50FF8" w:rsidP="00F50FF8">
      <w:pPr>
        <w:pStyle w:val="af"/>
        <w:spacing w:before="60" w:after="60" w:line="300" w:lineRule="atLeast"/>
        <w:ind w:left="1466"/>
        <w:rPr>
          <w:ins w:id="40" w:author="Kook Sec" w:date="2020-09-03T16:35:00Z"/>
          <w:sz w:val="24"/>
          <w:rtl/>
        </w:rPr>
      </w:pPr>
      <w:ins w:id="41" w:author="Kook Sec" w:date="2020-09-03T16:35:00Z">
        <w:r w:rsidRPr="007219E8">
          <w:rPr>
            <w:rFonts w:hint="cs"/>
            <w:sz w:val="24"/>
            <w:rtl/>
          </w:rPr>
          <w:t>1.3</w:t>
        </w:r>
        <w:r>
          <w:rPr>
            <w:rFonts w:hint="cs"/>
            <w:sz w:val="24"/>
            <w:rtl/>
          </w:rPr>
          <w:tab/>
        </w:r>
        <w:r w:rsidRPr="007219E8">
          <w:rPr>
            <w:sz w:val="24"/>
            <w:rtl/>
          </w:rPr>
          <w:t>סכום קבוע ומוחלט של ___________ ש"ח (במילים: __________ ש"ח)</w:t>
        </w:r>
        <w:r>
          <w:rPr>
            <w:rFonts w:hint="cs"/>
            <w:sz w:val="24"/>
            <w:rtl/>
          </w:rPr>
          <w:t xml:space="preserve"> בגין </w:t>
        </w:r>
        <w:r w:rsidRPr="007219E8">
          <w:rPr>
            <w:rFonts w:hint="cs"/>
            <w:sz w:val="24"/>
            <w:highlight w:val="green"/>
            <w:rtl/>
          </w:rPr>
          <w:t>מבנה מסחרי של כ-6,000 מ"ר</w:t>
        </w:r>
      </w:ins>
    </w:p>
    <w:p w14:paraId="2C030BBD" w14:textId="77777777" w:rsidR="00F50FF8" w:rsidRDefault="00F50FF8" w:rsidP="00F50FF8">
      <w:pPr>
        <w:pStyle w:val="af"/>
        <w:spacing w:before="60" w:after="60" w:line="300" w:lineRule="atLeast"/>
        <w:ind w:left="0" w:firstLine="0"/>
        <w:rPr>
          <w:ins w:id="42" w:author="Kook Sec" w:date="2020-09-03T16:35:00Z"/>
          <w:sz w:val="24"/>
          <w:rtl/>
        </w:rPr>
      </w:pPr>
      <w:ins w:id="43" w:author="Kook Sec" w:date="2020-09-03T16:35:00Z">
        <w:r>
          <w:rPr>
            <w:sz w:val="24"/>
            <w:rtl/>
          </w:rPr>
          <w:tab/>
          <w:t>בסעיף זה:</w:t>
        </w:r>
      </w:ins>
    </w:p>
    <w:p w14:paraId="0BE627AE" w14:textId="77777777" w:rsidR="00F50FF8" w:rsidRDefault="00F50FF8" w:rsidP="00F50FF8">
      <w:pPr>
        <w:pStyle w:val="af"/>
        <w:ind w:left="714" w:right="714" w:hanging="630"/>
        <w:rPr>
          <w:ins w:id="44" w:author="Kook Sec" w:date="2020-09-03T16:35:00Z"/>
          <w:rtl/>
          <w:lang w:eastAsia="en-US"/>
        </w:rPr>
      </w:pPr>
      <w:ins w:id="45" w:author="Kook Sec" w:date="2020-09-03T16:35:00Z">
        <w:r>
          <w:rPr>
            <w:sz w:val="24"/>
            <w:rtl/>
          </w:rPr>
          <w:tab/>
          <w:t>מבנה ראשוני</w:t>
        </w:r>
        <w:r w:rsidRPr="00F96BB4">
          <w:rPr>
            <w:rtl/>
          </w:rPr>
          <w:t xml:space="preserve"> </w:t>
        </w:r>
        <w:r>
          <w:rPr>
            <w:rtl/>
            <w:lang w:eastAsia="en-US"/>
          </w:rPr>
          <w:t xml:space="preserve"> - מבנה שהוקם לראשונה עפ"י תוכניותיו של היועץ. </w:t>
        </w:r>
      </w:ins>
    </w:p>
    <w:p w14:paraId="178D05C5" w14:textId="77777777" w:rsidR="00F50FF8" w:rsidRDefault="00F50FF8" w:rsidP="00F50FF8">
      <w:pPr>
        <w:pStyle w:val="af"/>
        <w:ind w:left="714" w:right="714" w:hanging="630"/>
        <w:rPr>
          <w:ins w:id="46" w:author="Kook Sec" w:date="2020-09-03T16:35:00Z"/>
          <w:rtl/>
          <w:lang w:eastAsia="en-US"/>
        </w:rPr>
      </w:pPr>
      <w:ins w:id="47" w:author="Kook Sec" w:date="2020-09-03T16:35:00Z">
        <w:r>
          <w:rPr>
            <w:rtl/>
            <w:lang w:eastAsia="en-US"/>
          </w:rPr>
          <w:tab/>
        </w:r>
      </w:ins>
    </w:p>
    <w:p w14:paraId="18231BF4" w14:textId="77777777" w:rsidR="00F50FF8" w:rsidRDefault="00F50FF8" w:rsidP="00F50FF8">
      <w:pPr>
        <w:pStyle w:val="af"/>
        <w:ind w:left="714" w:hanging="630"/>
        <w:rPr>
          <w:ins w:id="48" w:author="Kook Sec" w:date="2020-09-03T16:35:00Z"/>
          <w:rtl/>
        </w:rPr>
      </w:pPr>
      <w:ins w:id="49" w:author="Kook Sec" w:date="2020-09-03T16:35:00Z">
        <w:r>
          <w:rPr>
            <w:rtl/>
            <w:lang w:eastAsia="en-US"/>
          </w:rPr>
          <w:tab/>
          <w:t>מבנה חוזר - מבנה נוסף המוקם על אותו המגרש או במגרש אחר עפ"י תכניותיו של היועץ, בין אם על פי תכניות קיימות על כל פרטיהן ובין אם לצורך הקמתו התבקש היועץ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ins>
    </w:p>
    <w:p w14:paraId="15F41AC3" w14:textId="77777777" w:rsidR="00F50FF8" w:rsidRDefault="00F50FF8" w:rsidP="00F50FF8">
      <w:pPr>
        <w:pStyle w:val="af"/>
        <w:ind w:left="714" w:hanging="630"/>
        <w:rPr>
          <w:ins w:id="50" w:author="Kook Sec" w:date="2020-09-03T16:35:00Z"/>
          <w:sz w:val="24"/>
          <w:rtl/>
        </w:rPr>
      </w:pPr>
    </w:p>
    <w:p w14:paraId="50B36A61" w14:textId="77777777" w:rsidR="00F50FF8" w:rsidRDefault="00F50FF8" w:rsidP="00F50FF8">
      <w:pPr>
        <w:pStyle w:val="af"/>
        <w:tabs>
          <w:tab w:val="left" w:pos="8306"/>
        </w:tabs>
        <w:ind w:left="714" w:hanging="670"/>
        <w:rPr>
          <w:ins w:id="51" w:author="Kook Sec" w:date="2020-09-03T16:35:00Z"/>
          <w:sz w:val="24"/>
          <w:rtl/>
        </w:rPr>
      </w:pPr>
      <w:ins w:id="52" w:author="Kook Sec" w:date="2020-09-03T16:35:00Z">
        <w:r>
          <w:rPr>
            <w:rtl/>
          </w:rPr>
          <w:t>2.</w:t>
        </w:r>
        <w:r>
          <w:rPr>
            <w:rtl/>
          </w:rPr>
          <w:tab/>
          <w:t>הסכום המפורט בסעיף 1 לעיל יהיה צמוד ל</w:t>
        </w:r>
        <w:del w:id="53" w:author="kooksec" w:date="2017-12-26T13:51:00Z">
          <w:r w:rsidDel="00071C4F">
            <w:rPr>
              <w:color w:val="008000"/>
              <w:sz w:val="24"/>
              <w:rtl/>
              <w:lang w:eastAsia="en-US"/>
            </w:rPr>
            <w:delText>&lt;@@</w:delText>
          </w:r>
          <w:r w:rsidDel="00071C4F">
            <w:rPr>
              <w:color w:val="008000"/>
              <w:sz w:val="24"/>
              <w:lang w:eastAsia="en-US"/>
            </w:rPr>
            <w:delText>TypeMadadID</w:delText>
          </w:r>
          <w:r w:rsidDel="00071C4F">
            <w:rPr>
              <w:color w:val="008000"/>
              <w:sz w:val="24"/>
              <w:rtl/>
              <w:lang w:eastAsia="en-US"/>
            </w:rPr>
            <w:delText>@@</w:delText>
          </w:r>
          <w:r w:rsidDel="00071C4F">
            <w:rPr>
              <w:color w:val="008000"/>
              <w:rtl/>
              <w:lang w:eastAsia="en-US"/>
            </w:rPr>
            <w:delText>&gt;</w:delText>
          </w:r>
        </w:del>
        <w:r>
          <w:rPr>
            <w:color w:val="008000"/>
            <w:sz w:val="24"/>
            <w:rtl/>
            <w:lang w:eastAsia="en-US"/>
          </w:rPr>
          <w:t>מדד המחירים לצרכן</w:t>
        </w:r>
        <w:r>
          <w:rPr>
            <w:color w:val="008000"/>
            <w:rtl/>
          </w:rPr>
          <w:t xml:space="preserve">  </w:t>
        </w:r>
        <w:del w:id="54" w:author="kooksec" w:date="2017-12-26T13:51:00Z">
          <w:r w:rsidDel="00071C4F">
            <w:rPr>
              <w:color w:val="008000"/>
              <w:sz w:val="24"/>
              <w:rtl/>
              <w:lang w:eastAsia="en-US"/>
            </w:rPr>
            <w:delText>&lt;@@</w:delText>
          </w:r>
          <w:r w:rsidDel="00071C4F">
            <w:rPr>
              <w:color w:val="008000"/>
              <w:sz w:val="24"/>
              <w:lang w:eastAsia="en-US"/>
            </w:rPr>
            <w:delText>IsMadadKnown</w:delText>
          </w:r>
          <w:r w:rsidDel="00071C4F">
            <w:rPr>
              <w:color w:val="008000"/>
              <w:sz w:val="24"/>
              <w:rtl/>
              <w:lang w:eastAsia="en-US"/>
            </w:rPr>
            <w:delText>@@&gt;</w:delText>
          </w:r>
        </w:del>
        <w:r>
          <w:rPr>
            <w:color w:val="008000"/>
            <w:sz w:val="24"/>
            <w:rtl/>
            <w:lang w:eastAsia="en-US"/>
          </w:rPr>
          <w:t xml:space="preserve">בגין חודש </w:t>
        </w:r>
        <w:del w:id="55" w:author="kooksec" w:date="2017-12-26T13:51:00Z">
          <w:r w:rsidDel="00071C4F">
            <w:rPr>
              <w:color w:val="008000"/>
              <w:sz w:val="24"/>
              <w:rtl/>
              <w:lang w:eastAsia="en-US"/>
            </w:rPr>
            <w:delText>&lt;@@</w:delText>
          </w:r>
          <w:r w:rsidDel="00071C4F">
            <w:rPr>
              <w:color w:val="008000"/>
              <w:sz w:val="24"/>
              <w:lang w:eastAsia="en-US"/>
            </w:rPr>
            <w:delText>MadadDate</w:delText>
          </w:r>
          <w:r w:rsidDel="00071C4F">
            <w:rPr>
              <w:color w:val="008000"/>
              <w:sz w:val="24"/>
              <w:rtl/>
              <w:lang w:eastAsia="en-US"/>
            </w:rPr>
            <w:delText>@@&gt;</w:delText>
          </w:r>
        </w:del>
        <w:r>
          <w:rPr>
            <w:color w:val="008000"/>
            <w:sz w:val="24"/>
            <w:rtl/>
            <w:lang w:eastAsia="en-US"/>
          </w:rPr>
          <w:t>12/2017</w:t>
        </w:r>
        <w:r>
          <w:rPr>
            <w:sz w:val="24"/>
            <w:rtl/>
            <w:lang w:eastAsia="en-US"/>
          </w:rPr>
          <w:t xml:space="preserve"> העומד על </w:t>
        </w:r>
        <w:del w:id="56" w:author="kooksec" w:date="2017-12-26T13:51:00Z">
          <w:r w:rsidDel="00071C4F">
            <w:rPr>
              <w:color w:val="008000"/>
              <w:sz w:val="24"/>
              <w:rtl/>
              <w:lang w:eastAsia="en-US"/>
            </w:rPr>
            <w:delText>&lt;@@</w:delText>
          </w:r>
          <w:r w:rsidDel="00071C4F">
            <w:rPr>
              <w:color w:val="008000"/>
              <w:sz w:val="24"/>
              <w:lang w:eastAsia="en-US"/>
            </w:rPr>
            <w:delText>MadadPoints</w:delText>
          </w:r>
          <w:r w:rsidDel="00071C4F">
            <w:rPr>
              <w:color w:val="008000"/>
              <w:sz w:val="24"/>
              <w:rtl/>
              <w:lang w:eastAsia="en-US"/>
            </w:rPr>
            <w:delText>@@&gt;</w:delText>
          </w:r>
        </w:del>
        <w:r>
          <w:rPr>
            <w:color w:val="008000"/>
            <w:sz w:val="24"/>
            <w:rtl/>
            <w:lang w:eastAsia="en-US"/>
          </w:rPr>
          <w:t>0</w:t>
        </w:r>
        <w:r>
          <w:rPr>
            <w:sz w:val="24"/>
            <w:rtl/>
            <w:lang w:eastAsia="en-US"/>
          </w:rPr>
          <w:t xml:space="preserve"> נקודות </w:t>
        </w:r>
        <w:r>
          <w:rPr>
            <w:sz w:val="24"/>
            <w:rtl/>
          </w:rPr>
          <w:t xml:space="preserve"> עד למדד הידוע ביום הגשת כל חשבון.</w:t>
        </w:r>
      </w:ins>
    </w:p>
    <w:p w14:paraId="0E04E648" w14:textId="77777777" w:rsidR="00F50FF8" w:rsidRDefault="00F50FF8" w:rsidP="00F50FF8">
      <w:pPr>
        <w:ind w:left="720"/>
        <w:rPr>
          <w:ins w:id="57" w:author="Kook Sec" w:date="2020-09-03T16:35:00Z"/>
          <w:sz w:val="24"/>
          <w:szCs w:val="24"/>
          <w:rtl/>
        </w:rPr>
      </w:pPr>
    </w:p>
    <w:p w14:paraId="6D02FFDE" w14:textId="77777777" w:rsidR="00F50FF8" w:rsidRDefault="00F50FF8" w:rsidP="00F50FF8">
      <w:pPr>
        <w:pStyle w:val="af"/>
        <w:ind w:left="84" w:right="84" w:hanging="84"/>
        <w:rPr>
          <w:ins w:id="58" w:author="Kook Sec" w:date="2020-09-03T16:35:00Z"/>
          <w:rtl/>
        </w:rPr>
      </w:pPr>
      <w:ins w:id="59" w:author="Kook Sec" w:date="2020-09-03T16:35:00Z">
        <w:r>
          <w:rPr>
            <w:rtl/>
          </w:rPr>
          <w:t>3.</w:t>
        </w:r>
        <w:r>
          <w:rPr>
            <w:rtl/>
          </w:rPr>
          <w:tab/>
          <w:t>למען הסר ספק:</w:t>
        </w:r>
      </w:ins>
    </w:p>
    <w:p w14:paraId="271ECBD4" w14:textId="77777777" w:rsidR="00F50FF8" w:rsidRDefault="00F50FF8" w:rsidP="00F50FF8">
      <w:pPr>
        <w:pStyle w:val="af"/>
        <w:ind w:left="0"/>
        <w:rPr>
          <w:ins w:id="60" w:author="Kook Sec" w:date="2020-09-03T16:35:00Z"/>
        </w:rPr>
      </w:pPr>
    </w:p>
    <w:p w14:paraId="637E584F" w14:textId="77777777" w:rsidR="00F50FF8" w:rsidRDefault="00F50FF8" w:rsidP="00F50FF8">
      <w:pPr>
        <w:pStyle w:val="af"/>
        <w:ind w:left="1440"/>
        <w:rPr>
          <w:ins w:id="61" w:author="Kook Sec" w:date="2020-09-03T16:35:00Z"/>
          <w:rtl/>
        </w:rPr>
      </w:pPr>
      <w:ins w:id="62" w:author="Kook Sec" w:date="2020-09-03T16:35:00Z">
        <w:r>
          <w:rPr>
            <w:rtl/>
          </w:rPr>
          <w:t>3.1</w:t>
        </w:r>
        <w:r>
          <w:rPr>
            <w:rtl/>
          </w:rPr>
          <w:tab/>
          <w:t>שכר היועץ יחושב על פי מספר יחידות הדיור שבתכנון ושבכוונת המזמין לבצעם בכל קטע וקטע של הפרויקט במועדו (לשם המחשה: אם בקטע א' בכוונת המזמין לבצע 50 יח"ד, והיועץ נדרש לייעץ להקמת 50 יח"ד, יהיה חייב המזמין בתשלום עבור אותן יח"ד בלבד, גם אם התכנון יתאים לקטעים הבאים).</w:t>
        </w:r>
      </w:ins>
    </w:p>
    <w:p w14:paraId="010EB5CE" w14:textId="77777777" w:rsidR="00F50FF8" w:rsidRDefault="00F50FF8" w:rsidP="00F50FF8">
      <w:pPr>
        <w:pStyle w:val="af"/>
        <w:ind w:left="0"/>
        <w:rPr>
          <w:ins w:id="63" w:author="Kook Sec" w:date="2020-09-03T16:35:00Z"/>
          <w:rtl/>
        </w:rPr>
      </w:pPr>
    </w:p>
    <w:p w14:paraId="2C6150EA" w14:textId="77777777" w:rsidR="00F50FF8" w:rsidRDefault="00F50FF8" w:rsidP="00F50FF8">
      <w:pPr>
        <w:pStyle w:val="af"/>
        <w:ind w:left="1440"/>
        <w:rPr>
          <w:ins w:id="64" w:author="Kook Sec" w:date="2020-09-03T16:35:00Z"/>
        </w:rPr>
      </w:pPr>
      <w:ins w:id="65" w:author="Kook Sec" w:date="2020-09-03T16:35:00Z">
        <w:r>
          <w:rPr>
            <w:rtl/>
          </w:rPr>
          <w:t>3.2</w:t>
        </w:r>
        <w:r>
          <w:rPr>
            <w:rtl/>
          </w:rPr>
          <w:tab/>
          <w:t>מובהר כי שכר היועץ ומועדי התשלום הינם סופיים ומוחלטים, והם לא ישתנו מכל גורם שהוא, לרבות ומבלי לפגוע בכלליות האמור לעיל,קצב הבניה, צורת ביצוע הבניה (קונבנציונלי ו/או טרומי ו/או מתועש) ו/או מידת, אופי וסוג השינויים שידרשו ע"י המזמין.</w:t>
        </w:r>
      </w:ins>
    </w:p>
    <w:p w14:paraId="2C69F9E0" w14:textId="77777777" w:rsidR="00F50FF8" w:rsidRDefault="00F50FF8" w:rsidP="00F50FF8">
      <w:pPr>
        <w:pStyle w:val="af"/>
        <w:ind w:left="1440"/>
        <w:rPr>
          <w:ins w:id="66" w:author="Kook Sec" w:date="2020-09-03T16:35:00Z"/>
          <w:rtl/>
        </w:rPr>
      </w:pPr>
    </w:p>
    <w:p w14:paraId="78A3D5AF" w14:textId="77777777" w:rsidR="00F50FF8" w:rsidRDefault="00F50FF8" w:rsidP="00F50FF8">
      <w:pPr>
        <w:pStyle w:val="af"/>
        <w:ind w:left="1440"/>
        <w:rPr>
          <w:ins w:id="67" w:author="Kook Sec" w:date="2020-09-03T16:35:00Z"/>
          <w:rtl/>
        </w:rPr>
      </w:pPr>
      <w:ins w:id="68" w:author="Kook Sec" w:date="2020-09-03T16:35:00Z">
        <w:r>
          <w:rPr>
            <w:rtl/>
          </w:rPr>
          <w:t>3.3</w:t>
        </w:r>
        <w:r>
          <w:rPr>
            <w:rtl/>
          </w:rPr>
          <w:tab/>
          <w:t>שכר התכנון כולל את כל המפורט בחוזה על כל נספחיו, לרבות נספח ב'.</w:t>
        </w:r>
      </w:ins>
    </w:p>
    <w:p w14:paraId="404991D3" w14:textId="77777777" w:rsidR="00F50FF8" w:rsidRDefault="00F50FF8" w:rsidP="00F50FF8">
      <w:pPr>
        <w:pStyle w:val="af"/>
        <w:ind w:left="0"/>
        <w:rPr>
          <w:ins w:id="69" w:author="Kook Sec" w:date="2020-09-03T16:35:00Z"/>
          <w:rtl/>
        </w:rPr>
      </w:pPr>
    </w:p>
    <w:p w14:paraId="616C1574" w14:textId="77777777" w:rsidR="00F50FF8" w:rsidRDefault="00F50FF8" w:rsidP="00F50FF8">
      <w:pPr>
        <w:pStyle w:val="af"/>
        <w:ind w:left="0"/>
        <w:rPr>
          <w:ins w:id="70" w:author="Kook Sec" w:date="2020-09-03T16:35:00Z"/>
          <w:rtl/>
        </w:rPr>
      </w:pPr>
    </w:p>
    <w:p w14:paraId="0A800020" w14:textId="77777777" w:rsidR="00F50FF8" w:rsidRDefault="00F50FF8" w:rsidP="00F50FF8">
      <w:pPr>
        <w:pStyle w:val="af"/>
        <w:rPr>
          <w:ins w:id="71" w:author="Kook Sec" w:date="2020-09-03T16:35:00Z"/>
          <w:rtl/>
        </w:rPr>
      </w:pPr>
      <w:ins w:id="72" w:author="Kook Sec" w:date="2020-09-03T16:35:00Z">
        <w:r>
          <w:rPr>
            <w:rtl/>
          </w:rPr>
          <w:t>4.</w:t>
        </w:r>
        <w:r>
          <w:rPr>
            <w:rtl/>
          </w:rPr>
          <w:tab/>
          <w:t>בנוסף לכל תשלום ישולם ליועץ מע"מ כשיעורו בחוק וזאת כנגד המצאת חשבונית מס כדין, למועד תשלום המע"מ ע"י היועץ והמצאת כל אישור נוסף ע"פ כל דין, לרבות אישור על נהול ספרים ואישור על ניכוי מס במקור.</w:t>
        </w:r>
      </w:ins>
    </w:p>
    <w:p w14:paraId="6B917E33" w14:textId="77777777" w:rsidR="00F50FF8" w:rsidRDefault="00F50FF8" w:rsidP="00F50FF8">
      <w:pPr>
        <w:pStyle w:val="af"/>
        <w:ind w:left="0"/>
        <w:rPr>
          <w:ins w:id="73" w:author="Kook Sec" w:date="2020-09-03T16:35:00Z"/>
          <w:rtl/>
        </w:rPr>
      </w:pPr>
    </w:p>
    <w:p w14:paraId="47A35BAB" w14:textId="77777777" w:rsidR="00F50FF8" w:rsidRDefault="00F50FF8" w:rsidP="00F50FF8">
      <w:pPr>
        <w:pStyle w:val="af"/>
        <w:rPr>
          <w:ins w:id="74" w:author="Kook Sec" w:date="2020-09-03T16:35:00Z"/>
          <w:rtl/>
        </w:rPr>
      </w:pPr>
      <w:ins w:id="75" w:author="Kook Sec" w:date="2020-09-03T16:35:00Z">
        <w:r>
          <w:rPr>
            <w:rtl/>
          </w:rPr>
          <w:lastRenderedPageBreak/>
          <w:t>5.</w:t>
        </w:r>
        <w:r>
          <w:rPr>
            <w:rtl/>
          </w:rPr>
          <w:tab/>
          <w:t>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ins>
    </w:p>
    <w:p w14:paraId="610093C0" w14:textId="77777777" w:rsidR="00F50FF8" w:rsidRDefault="00F50FF8" w:rsidP="00F50FF8">
      <w:pPr>
        <w:pStyle w:val="af"/>
        <w:spacing w:before="60" w:after="60" w:line="300" w:lineRule="atLeast"/>
        <w:ind w:left="0" w:firstLine="0"/>
        <w:rPr>
          <w:ins w:id="76" w:author="Kook Sec" w:date="2020-09-03T16:35:00Z"/>
          <w:sz w:val="24"/>
          <w:rtl/>
        </w:rPr>
      </w:pPr>
    </w:p>
    <w:p w14:paraId="6E31046A" w14:textId="77777777" w:rsidR="00F50FF8" w:rsidRPr="00DA61A0" w:rsidRDefault="00F50FF8" w:rsidP="00F50FF8">
      <w:pPr>
        <w:widowControl w:val="0"/>
        <w:spacing w:before="60" w:after="60" w:line="300" w:lineRule="atLeast"/>
        <w:jc w:val="center"/>
        <w:rPr>
          <w:ins w:id="77" w:author="Kook Sec" w:date="2020-09-03T16:35:00Z"/>
          <w:b/>
          <w:bCs/>
          <w:sz w:val="24"/>
          <w:szCs w:val="24"/>
          <w:u w:val="single"/>
          <w:rtl/>
        </w:rPr>
      </w:pPr>
      <w:ins w:id="78" w:author="Kook Sec" w:date="2020-09-03T16:35:00Z">
        <w:r w:rsidRPr="00DA61A0">
          <w:rPr>
            <w:sz w:val="24"/>
            <w:szCs w:val="24"/>
            <w:rtl/>
          </w:rPr>
          <w:br w:type="page"/>
        </w:r>
        <w:r w:rsidRPr="00DA61A0">
          <w:rPr>
            <w:b/>
            <w:bCs/>
            <w:sz w:val="24"/>
            <w:szCs w:val="24"/>
            <w:u w:val="single"/>
            <w:rtl/>
          </w:rPr>
          <w:lastRenderedPageBreak/>
          <w:t>נספח "ה"</w:t>
        </w:r>
      </w:ins>
    </w:p>
    <w:p w14:paraId="69834447" w14:textId="77777777" w:rsidR="00F50FF8" w:rsidRPr="00DA61A0" w:rsidRDefault="00F50FF8" w:rsidP="00F50FF8">
      <w:pPr>
        <w:widowControl w:val="0"/>
        <w:spacing w:before="60" w:after="60" w:line="300" w:lineRule="atLeast"/>
        <w:jc w:val="center"/>
        <w:rPr>
          <w:ins w:id="79" w:author="Kook Sec" w:date="2020-09-03T16:35:00Z"/>
          <w:b/>
          <w:bCs/>
          <w:sz w:val="24"/>
          <w:szCs w:val="24"/>
          <w:u w:val="single"/>
          <w:rtl/>
        </w:rPr>
      </w:pPr>
      <w:ins w:id="80" w:author="Kook Sec" w:date="2020-09-03T16:35:00Z">
        <w:r w:rsidRPr="00DA61A0">
          <w:rPr>
            <w:b/>
            <w:bCs/>
            <w:sz w:val="24"/>
            <w:szCs w:val="24"/>
            <w:u w:val="single"/>
            <w:rtl/>
          </w:rPr>
          <w:t>תשלומי שכר היועץ</w:t>
        </w:r>
      </w:ins>
    </w:p>
    <w:p w14:paraId="6BDF35AD" w14:textId="77777777" w:rsidR="00F50FF8" w:rsidDel="0051364C" w:rsidRDefault="00F50FF8" w:rsidP="00F50FF8">
      <w:pPr>
        <w:ind w:left="720"/>
        <w:rPr>
          <w:ins w:id="81" w:author="Kook Sec" w:date="2020-09-03T16:35:00Z"/>
          <w:sz w:val="24"/>
          <w:szCs w:val="24"/>
          <w:rtl/>
        </w:rPr>
      </w:pPr>
      <w:ins w:id="82" w:author="Kook Sec" w:date="2020-09-03T16:35:00Z">
        <w:r>
          <w:rPr>
            <w:sz w:val="24"/>
            <w:szCs w:val="24"/>
            <w:rtl/>
          </w:rPr>
          <w:t>שכר היועץ ישולם לשיעורין כנגד גמר כל שלב ושלב של שרותי היועץ כמוגדר בחוזה לרבות בנספחים ב'</w:t>
        </w:r>
        <w:del w:id="83" w:author="kooksec" w:date="2017-12-26T13:49:00Z">
          <w:r w:rsidDel="0051364C">
            <w:rPr>
              <w:sz w:val="24"/>
              <w:szCs w:val="24"/>
              <w:rtl/>
            </w:rPr>
            <w:delText xml:space="preserve"> </w:delText>
          </w:r>
        </w:del>
        <w:r>
          <w:rPr>
            <w:rFonts w:hint="cs"/>
            <w:sz w:val="24"/>
            <w:szCs w:val="24"/>
            <w:rtl/>
          </w:rPr>
          <w:t xml:space="preserve"> </w:t>
        </w:r>
        <w:r>
          <w:rPr>
            <w:sz w:val="24"/>
            <w:szCs w:val="24"/>
            <w:rtl/>
          </w:rPr>
          <w:t>ו- ח' כדלקמן:</w:t>
        </w:r>
      </w:ins>
    </w:p>
    <w:tbl>
      <w:tblPr>
        <w:bidiVisual/>
        <w:tblW w:w="0" w:type="auto"/>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84" w:author="kooksec" w:date="2017-12-26T13:48:00Z">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2065"/>
        <w:gridCol w:w="981"/>
        <w:gridCol w:w="981"/>
        <w:gridCol w:w="981"/>
        <w:gridCol w:w="1023"/>
        <w:gridCol w:w="808"/>
        <w:gridCol w:w="847"/>
        <w:tblGridChange w:id="85">
          <w:tblGrid>
            <w:gridCol w:w="2268"/>
            <w:gridCol w:w="1134"/>
            <w:gridCol w:w="1134"/>
            <w:gridCol w:w="1134"/>
            <w:gridCol w:w="1134"/>
            <w:gridCol w:w="907"/>
            <w:gridCol w:w="907"/>
          </w:tblGrid>
        </w:tblGridChange>
      </w:tblGrid>
      <w:tr w:rsidR="00F50FF8" w14:paraId="210B63BB" w14:textId="77777777" w:rsidTr="009D34FB">
        <w:trPr>
          <w:ins w:id="86" w:author="Kook Sec" w:date="2020-09-03T16:35:00Z"/>
        </w:trPr>
        <w:tc>
          <w:tcPr>
            <w:tcW w:w="2268" w:type="dxa"/>
            <w:tcBorders>
              <w:top w:val="single" w:sz="4" w:space="0" w:color="auto"/>
              <w:left w:val="single" w:sz="4" w:space="0" w:color="auto"/>
              <w:bottom w:val="single" w:sz="4" w:space="0" w:color="auto"/>
              <w:right w:val="single" w:sz="4" w:space="0" w:color="auto"/>
            </w:tcBorders>
            <w:tcPrChange w:id="87" w:author="kooksec" w:date="2017-12-26T13:48:00Z">
              <w:tcPr>
                <w:tcW w:w="2268" w:type="dxa"/>
                <w:tcBorders>
                  <w:top w:val="single" w:sz="4" w:space="0" w:color="auto"/>
                  <w:left w:val="single" w:sz="4" w:space="0" w:color="auto"/>
                  <w:bottom w:val="single" w:sz="4" w:space="0" w:color="auto"/>
                  <w:right w:val="single" w:sz="4" w:space="0" w:color="auto"/>
                </w:tcBorders>
              </w:tcPr>
            </w:tcPrChange>
          </w:tcPr>
          <w:p w14:paraId="6D1B1E8A" w14:textId="77777777" w:rsidR="00F50FF8" w:rsidRDefault="00F50FF8" w:rsidP="009D34FB">
            <w:pPr>
              <w:tabs>
                <w:tab w:val="right" w:pos="2052"/>
                <w:tab w:val="left" w:pos="4556"/>
                <w:tab w:val="left" w:pos="7391"/>
                <w:tab w:val="left" w:pos="8100"/>
              </w:tabs>
              <w:rPr>
                <w:ins w:id="88" w:author="Kook Sec" w:date="2020-09-03T16:35:00Z"/>
                <w:sz w:val="18"/>
                <w:szCs w:val="18"/>
              </w:rPr>
            </w:pPr>
            <w:ins w:id="89" w:author="Kook Sec" w:date="2020-09-03T16:35:00Z">
              <w:r>
                <w:rPr>
                  <w:rFonts w:hint="cs"/>
                  <w:sz w:val="18"/>
                  <w:szCs w:val="18"/>
                  <w:rtl/>
                </w:rPr>
                <w:t>המבנה</w:t>
              </w:r>
              <w:r>
                <w:rPr>
                  <w:rFonts w:hint="cs"/>
                  <w:sz w:val="18"/>
                  <w:szCs w:val="18"/>
                  <w:rtl/>
                </w:rPr>
                <w:tab/>
              </w:r>
            </w:ins>
          </w:p>
        </w:tc>
        <w:tc>
          <w:tcPr>
            <w:tcW w:w="1134" w:type="dxa"/>
            <w:tcBorders>
              <w:top w:val="single" w:sz="4" w:space="0" w:color="auto"/>
              <w:left w:val="single" w:sz="4" w:space="0" w:color="auto"/>
              <w:bottom w:val="single" w:sz="4" w:space="0" w:color="auto"/>
              <w:right w:val="single" w:sz="4" w:space="0" w:color="auto"/>
            </w:tcBorders>
            <w:tcPrChange w:id="90"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446F752A" w14:textId="77777777" w:rsidR="00F50FF8" w:rsidRDefault="00F50FF8" w:rsidP="009D34FB">
            <w:pPr>
              <w:tabs>
                <w:tab w:val="left" w:pos="4556"/>
                <w:tab w:val="left" w:pos="7391"/>
                <w:tab w:val="left" w:pos="8100"/>
              </w:tabs>
              <w:jc w:val="center"/>
              <w:rPr>
                <w:ins w:id="91" w:author="Kook Sec" w:date="2020-09-03T16:35:00Z"/>
                <w:sz w:val="18"/>
                <w:szCs w:val="18"/>
              </w:rPr>
            </w:pPr>
            <w:ins w:id="92" w:author="Kook Sec" w:date="2020-09-03T16:35:00Z">
              <w:r>
                <w:rPr>
                  <w:rFonts w:hint="cs"/>
                  <w:sz w:val="18"/>
                  <w:szCs w:val="18"/>
                  <w:rtl/>
                </w:rPr>
                <w:t>א'</w:t>
              </w:r>
            </w:ins>
          </w:p>
        </w:tc>
        <w:tc>
          <w:tcPr>
            <w:tcW w:w="1134" w:type="dxa"/>
            <w:tcBorders>
              <w:top w:val="single" w:sz="4" w:space="0" w:color="auto"/>
              <w:left w:val="single" w:sz="4" w:space="0" w:color="auto"/>
              <w:bottom w:val="single" w:sz="4" w:space="0" w:color="auto"/>
              <w:right w:val="single" w:sz="4" w:space="0" w:color="auto"/>
            </w:tcBorders>
            <w:tcPrChange w:id="93"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02EEAECB" w14:textId="77777777" w:rsidR="00F50FF8" w:rsidRDefault="00F50FF8" w:rsidP="009D34FB">
            <w:pPr>
              <w:tabs>
                <w:tab w:val="left" w:pos="4556"/>
                <w:tab w:val="left" w:pos="7391"/>
                <w:tab w:val="left" w:pos="8100"/>
              </w:tabs>
              <w:jc w:val="center"/>
              <w:rPr>
                <w:ins w:id="94" w:author="Kook Sec" w:date="2020-09-03T16:35:00Z"/>
                <w:sz w:val="18"/>
                <w:szCs w:val="18"/>
              </w:rPr>
            </w:pPr>
            <w:ins w:id="95" w:author="Kook Sec" w:date="2020-09-03T16:35:00Z">
              <w:r>
                <w:rPr>
                  <w:rFonts w:hint="cs"/>
                  <w:sz w:val="18"/>
                  <w:szCs w:val="18"/>
                  <w:rtl/>
                </w:rPr>
                <w:t>ב'</w:t>
              </w:r>
            </w:ins>
          </w:p>
        </w:tc>
        <w:tc>
          <w:tcPr>
            <w:tcW w:w="1134" w:type="dxa"/>
            <w:tcBorders>
              <w:top w:val="single" w:sz="4" w:space="0" w:color="auto"/>
              <w:left w:val="single" w:sz="4" w:space="0" w:color="auto"/>
              <w:bottom w:val="single" w:sz="4" w:space="0" w:color="auto"/>
              <w:right w:val="single" w:sz="4" w:space="0" w:color="auto"/>
            </w:tcBorders>
            <w:tcPrChange w:id="96"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19B44FC1" w14:textId="77777777" w:rsidR="00F50FF8" w:rsidRDefault="00F50FF8" w:rsidP="009D34FB">
            <w:pPr>
              <w:tabs>
                <w:tab w:val="left" w:pos="4556"/>
                <w:tab w:val="left" w:pos="7391"/>
                <w:tab w:val="left" w:pos="8100"/>
              </w:tabs>
              <w:jc w:val="center"/>
              <w:rPr>
                <w:ins w:id="97" w:author="Kook Sec" w:date="2020-09-03T16:35:00Z"/>
                <w:sz w:val="18"/>
                <w:szCs w:val="18"/>
              </w:rPr>
            </w:pPr>
            <w:ins w:id="98" w:author="Kook Sec" w:date="2020-09-03T16:35:00Z">
              <w:r>
                <w:rPr>
                  <w:rFonts w:hint="cs"/>
                  <w:sz w:val="18"/>
                  <w:szCs w:val="18"/>
                  <w:rtl/>
                </w:rPr>
                <w:t>ג'</w:t>
              </w:r>
            </w:ins>
          </w:p>
        </w:tc>
        <w:tc>
          <w:tcPr>
            <w:tcW w:w="1134" w:type="dxa"/>
            <w:tcBorders>
              <w:top w:val="single" w:sz="4" w:space="0" w:color="auto"/>
              <w:left w:val="single" w:sz="4" w:space="0" w:color="auto"/>
              <w:bottom w:val="single" w:sz="4" w:space="0" w:color="auto"/>
              <w:right w:val="single" w:sz="4" w:space="0" w:color="auto"/>
            </w:tcBorders>
            <w:shd w:val="clear" w:color="auto" w:fill="D9D9D9"/>
            <w:tcPrChange w:id="99" w:author="kooksec" w:date="2017-12-26T13:48:00Z">
              <w:tcPr>
                <w:tcW w:w="1134" w:type="dxa"/>
                <w:tcBorders>
                  <w:top w:val="single" w:sz="4" w:space="0" w:color="auto"/>
                  <w:left w:val="single" w:sz="4" w:space="0" w:color="auto"/>
                  <w:bottom w:val="single" w:sz="4" w:space="0" w:color="auto"/>
                  <w:right w:val="single" w:sz="4" w:space="0" w:color="auto"/>
                </w:tcBorders>
                <w:shd w:val="clear" w:color="auto" w:fill="D9D9D9"/>
              </w:tcPr>
            </w:tcPrChange>
          </w:tcPr>
          <w:p w14:paraId="356466D3" w14:textId="77777777" w:rsidR="00F50FF8" w:rsidRDefault="00F50FF8" w:rsidP="009D34FB">
            <w:pPr>
              <w:pStyle w:val="aa"/>
              <w:tabs>
                <w:tab w:val="left" w:pos="589"/>
                <w:tab w:val="left" w:pos="3424"/>
              </w:tabs>
              <w:rPr>
                <w:ins w:id="100" w:author="Kook Sec" w:date="2020-09-03T16:35:00Z"/>
                <w:b/>
                <w:bCs/>
                <w:sz w:val="18"/>
                <w:szCs w:val="18"/>
              </w:rPr>
            </w:pPr>
            <w:ins w:id="101" w:author="Kook Sec" w:date="2020-09-03T16:35:00Z">
              <w:r>
                <w:rPr>
                  <w:rFonts w:hint="cs"/>
                  <w:b/>
                  <w:bCs/>
                  <w:sz w:val="18"/>
                  <w:szCs w:val="18"/>
                  <w:rtl/>
                </w:rPr>
                <w:t>סך הכל</w:t>
              </w:r>
            </w:ins>
          </w:p>
        </w:tc>
        <w:tc>
          <w:tcPr>
            <w:tcW w:w="907" w:type="dxa"/>
            <w:tcBorders>
              <w:top w:val="single" w:sz="4" w:space="0" w:color="auto"/>
              <w:left w:val="single" w:sz="4" w:space="0" w:color="auto"/>
              <w:bottom w:val="single" w:sz="4" w:space="0" w:color="auto"/>
              <w:right w:val="single" w:sz="4" w:space="0" w:color="auto"/>
            </w:tcBorders>
            <w:tcPrChange w:id="102"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67C9709C" w14:textId="77777777" w:rsidR="00F50FF8" w:rsidRDefault="00F50FF8" w:rsidP="009D34FB">
            <w:pPr>
              <w:pStyle w:val="aa"/>
              <w:tabs>
                <w:tab w:val="left" w:pos="589"/>
                <w:tab w:val="left" w:pos="3424"/>
              </w:tabs>
              <w:rPr>
                <w:ins w:id="103" w:author="Kook Sec" w:date="2020-09-03T16:35:00Z"/>
                <w:i/>
                <w:iCs/>
                <w:sz w:val="18"/>
                <w:szCs w:val="18"/>
              </w:rPr>
            </w:pPr>
            <w:ins w:id="104" w:author="Kook Sec" w:date="2020-09-03T16:35:00Z">
              <w:r>
                <w:rPr>
                  <w:rFonts w:hint="cs"/>
                  <w:i/>
                  <w:iCs/>
                  <w:sz w:val="18"/>
                  <w:szCs w:val="18"/>
                  <w:rtl/>
                </w:rPr>
                <w:t>חתכים</w:t>
              </w:r>
            </w:ins>
          </w:p>
        </w:tc>
        <w:tc>
          <w:tcPr>
            <w:tcW w:w="907" w:type="dxa"/>
            <w:tcBorders>
              <w:top w:val="single" w:sz="4" w:space="0" w:color="auto"/>
              <w:left w:val="single" w:sz="4" w:space="0" w:color="auto"/>
              <w:bottom w:val="single" w:sz="4" w:space="0" w:color="auto"/>
              <w:right w:val="single" w:sz="4" w:space="0" w:color="auto"/>
            </w:tcBorders>
            <w:tcPrChange w:id="105"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35F20736" w14:textId="77777777" w:rsidR="00F50FF8" w:rsidRDefault="00F50FF8" w:rsidP="009D34FB">
            <w:pPr>
              <w:pStyle w:val="aa"/>
              <w:tabs>
                <w:tab w:val="left" w:pos="589"/>
                <w:tab w:val="left" w:pos="3424"/>
              </w:tabs>
              <w:rPr>
                <w:ins w:id="106" w:author="Kook Sec" w:date="2020-09-03T16:35:00Z"/>
                <w:i/>
                <w:iCs/>
                <w:sz w:val="18"/>
                <w:szCs w:val="18"/>
              </w:rPr>
            </w:pPr>
            <w:ins w:id="107" w:author="Kook Sec" w:date="2020-09-03T16:35:00Z">
              <w:r>
                <w:rPr>
                  <w:rFonts w:hint="cs"/>
                  <w:i/>
                  <w:iCs/>
                  <w:sz w:val="18"/>
                  <w:szCs w:val="18"/>
                  <w:rtl/>
                </w:rPr>
                <w:t>ביקורים</w:t>
              </w:r>
            </w:ins>
          </w:p>
        </w:tc>
      </w:tr>
      <w:tr w:rsidR="00F50FF8" w14:paraId="6F3388DF" w14:textId="77777777" w:rsidTr="009D34FB">
        <w:trPr>
          <w:ins w:id="108" w:author="Kook Sec" w:date="2020-09-03T16:35:00Z"/>
        </w:trPr>
        <w:tc>
          <w:tcPr>
            <w:tcW w:w="2268" w:type="dxa"/>
            <w:tcBorders>
              <w:top w:val="single" w:sz="4" w:space="0" w:color="auto"/>
              <w:left w:val="single" w:sz="4" w:space="0" w:color="auto"/>
              <w:bottom w:val="single" w:sz="4" w:space="0" w:color="auto"/>
              <w:right w:val="single" w:sz="4" w:space="0" w:color="auto"/>
            </w:tcBorders>
            <w:tcPrChange w:id="109" w:author="kooksec" w:date="2017-12-26T13:48:00Z">
              <w:tcPr>
                <w:tcW w:w="2268" w:type="dxa"/>
                <w:tcBorders>
                  <w:top w:val="single" w:sz="4" w:space="0" w:color="auto"/>
                  <w:left w:val="single" w:sz="4" w:space="0" w:color="auto"/>
                  <w:bottom w:val="single" w:sz="4" w:space="0" w:color="auto"/>
                  <w:right w:val="single" w:sz="4" w:space="0" w:color="auto"/>
                </w:tcBorders>
              </w:tcPr>
            </w:tcPrChange>
          </w:tcPr>
          <w:p w14:paraId="4CFDD0DA" w14:textId="77777777" w:rsidR="00F50FF8" w:rsidRDefault="00F50FF8" w:rsidP="009D34FB">
            <w:pPr>
              <w:tabs>
                <w:tab w:val="right" w:pos="2052"/>
              </w:tabs>
              <w:rPr>
                <w:ins w:id="110" w:author="Kook Sec" w:date="2020-09-03T16:35:00Z"/>
                <w:sz w:val="18"/>
                <w:szCs w:val="18"/>
              </w:rPr>
            </w:pPr>
            <w:ins w:id="111" w:author="Kook Sec" w:date="2020-09-03T16:35:00Z">
              <w:r>
                <w:rPr>
                  <w:rFonts w:hint="cs"/>
                  <w:sz w:val="18"/>
                  <w:szCs w:val="18"/>
                  <w:rtl/>
                </w:rPr>
                <w:t>מבנה מגורים של עד 194 יח"ד</w:t>
              </w:r>
            </w:ins>
          </w:p>
        </w:tc>
        <w:tc>
          <w:tcPr>
            <w:tcW w:w="1134" w:type="dxa"/>
            <w:tcBorders>
              <w:top w:val="single" w:sz="4" w:space="0" w:color="auto"/>
              <w:left w:val="single" w:sz="4" w:space="0" w:color="auto"/>
              <w:bottom w:val="single" w:sz="4" w:space="0" w:color="auto"/>
              <w:right w:val="single" w:sz="4" w:space="0" w:color="auto"/>
            </w:tcBorders>
            <w:tcPrChange w:id="112"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404225D2" w14:textId="77777777" w:rsidR="00F50FF8" w:rsidRDefault="00F50FF8" w:rsidP="009D34FB">
            <w:pPr>
              <w:tabs>
                <w:tab w:val="left" w:pos="4556"/>
                <w:tab w:val="left" w:pos="7391"/>
                <w:tab w:val="left" w:pos="8100"/>
              </w:tabs>
              <w:rPr>
                <w:ins w:id="113" w:author="Kook Sec" w:date="2020-09-03T16:35:00Z"/>
                <w:sz w:val="18"/>
                <w:szCs w:val="18"/>
              </w:rPr>
            </w:pPr>
            <w:ins w:id="114" w:author="Kook Sec" w:date="2020-09-03T16:35:00Z">
              <w:r>
                <w:rPr>
                  <w:rFonts w:hint="cs"/>
                  <w:sz w:val="18"/>
                  <w:szCs w:val="18"/>
                  <w:rtl/>
                </w:rPr>
                <w:t>23,980</w:t>
              </w:r>
            </w:ins>
          </w:p>
        </w:tc>
        <w:tc>
          <w:tcPr>
            <w:tcW w:w="1134" w:type="dxa"/>
            <w:tcBorders>
              <w:top w:val="single" w:sz="4" w:space="0" w:color="auto"/>
              <w:left w:val="single" w:sz="4" w:space="0" w:color="auto"/>
              <w:bottom w:val="single" w:sz="4" w:space="0" w:color="auto"/>
              <w:right w:val="single" w:sz="4" w:space="0" w:color="auto"/>
            </w:tcBorders>
            <w:tcPrChange w:id="115"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44B1AEF9" w14:textId="77777777" w:rsidR="00F50FF8" w:rsidRDefault="00F50FF8" w:rsidP="009D34FB">
            <w:pPr>
              <w:tabs>
                <w:tab w:val="left" w:pos="4556"/>
                <w:tab w:val="left" w:pos="7391"/>
                <w:tab w:val="left" w:pos="8100"/>
              </w:tabs>
              <w:rPr>
                <w:ins w:id="116" w:author="Kook Sec" w:date="2020-09-03T16:35:00Z"/>
                <w:sz w:val="18"/>
                <w:szCs w:val="18"/>
              </w:rPr>
            </w:pPr>
            <w:ins w:id="117" w:author="Kook Sec" w:date="2020-09-03T16:35:00Z">
              <w:r>
                <w:rPr>
                  <w:rFonts w:hint="cs"/>
                  <w:sz w:val="18"/>
                  <w:szCs w:val="18"/>
                  <w:rtl/>
                </w:rPr>
                <w:t>44,100</w:t>
              </w:r>
            </w:ins>
          </w:p>
        </w:tc>
        <w:tc>
          <w:tcPr>
            <w:tcW w:w="1134" w:type="dxa"/>
            <w:tcBorders>
              <w:top w:val="single" w:sz="4" w:space="0" w:color="auto"/>
              <w:left w:val="single" w:sz="4" w:space="0" w:color="auto"/>
              <w:bottom w:val="single" w:sz="4" w:space="0" w:color="auto"/>
              <w:right w:val="single" w:sz="4" w:space="0" w:color="auto"/>
            </w:tcBorders>
            <w:tcPrChange w:id="118"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6F925D72" w14:textId="77777777" w:rsidR="00F50FF8" w:rsidRDefault="00F50FF8" w:rsidP="009D34FB">
            <w:pPr>
              <w:tabs>
                <w:tab w:val="left" w:pos="4556"/>
                <w:tab w:val="left" w:pos="7391"/>
                <w:tab w:val="left" w:pos="8100"/>
              </w:tabs>
              <w:rPr>
                <w:ins w:id="119" w:author="Kook Sec" w:date="2020-09-03T16:35:00Z"/>
                <w:sz w:val="18"/>
                <w:szCs w:val="18"/>
              </w:rPr>
            </w:pPr>
            <w:ins w:id="120" w:author="Kook Sec" w:date="2020-09-03T16:35:00Z">
              <w:r>
                <w:rPr>
                  <w:rFonts w:hint="cs"/>
                  <w:sz w:val="18"/>
                  <w:szCs w:val="18"/>
                  <w:rtl/>
                </w:rPr>
                <w:t>32,800</w:t>
              </w:r>
            </w:ins>
          </w:p>
        </w:tc>
        <w:tc>
          <w:tcPr>
            <w:tcW w:w="1134" w:type="dxa"/>
            <w:tcBorders>
              <w:top w:val="single" w:sz="4" w:space="0" w:color="auto"/>
              <w:left w:val="single" w:sz="4" w:space="0" w:color="auto"/>
              <w:bottom w:val="single" w:sz="4" w:space="0" w:color="auto"/>
              <w:right w:val="single" w:sz="4" w:space="0" w:color="auto"/>
            </w:tcBorders>
            <w:tcPrChange w:id="121"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5D17DA32" w14:textId="77777777" w:rsidR="00F50FF8" w:rsidRDefault="00F50FF8" w:rsidP="009D34FB">
            <w:pPr>
              <w:tabs>
                <w:tab w:val="left" w:pos="4556"/>
                <w:tab w:val="left" w:pos="7391"/>
                <w:tab w:val="left" w:pos="8100"/>
              </w:tabs>
              <w:rPr>
                <w:ins w:id="122" w:author="Kook Sec" w:date="2020-09-03T16:35:00Z"/>
                <w:sz w:val="18"/>
                <w:szCs w:val="18"/>
              </w:rPr>
            </w:pPr>
            <w:ins w:id="123" w:author="Kook Sec" w:date="2020-09-03T16:35:00Z">
              <w:r>
                <w:rPr>
                  <w:rFonts w:hint="cs"/>
                  <w:sz w:val="18"/>
                  <w:szCs w:val="18"/>
                  <w:rtl/>
                </w:rPr>
                <w:fldChar w:fldCharType="begin"/>
              </w:r>
              <w:r>
                <w:rPr>
                  <w:rFonts w:hint="cs"/>
                  <w:sz w:val="18"/>
                  <w:szCs w:val="18"/>
                  <w:rtl/>
                </w:rPr>
                <w:instrText xml:space="preserve"> =</w:instrText>
              </w:r>
              <w:r>
                <w:rPr>
                  <w:sz w:val="18"/>
                  <w:szCs w:val="18"/>
                </w:rPr>
                <w:instrText>SUM(B2:D2</w:instrText>
              </w:r>
              <w:r>
                <w:rPr>
                  <w:rFonts w:hint="cs"/>
                  <w:sz w:val="18"/>
                  <w:szCs w:val="18"/>
                  <w:rtl/>
                </w:rPr>
                <w:instrText xml:space="preserve">) \# "#,##0" </w:instrText>
              </w:r>
              <w:r>
                <w:rPr>
                  <w:sz w:val="18"/>
                  <w:szCs w:val="18"/>
                  <w:rtl/>
                </w:rPr>
                <w:fldChar w:fldCharType="separate"/>
              </w:r>
              <w:r>
                <w:rPr>
                  <w:rFonts w:hint="cs"/>
                  <w:noProof/>
                  <w:sz w:val="18"/>
                  <w:szCs w:val="18"/>
                  <w:rtl/>
                </w:rPr>
                <w:t>100,880</w:t>
              </w:r>
              <w:r>
                <w:rPr>
                  <w:rFonts w:hint="cs"/>
                  <w:sz w:val="18"/>
                  <w:szCs w:val="18"/>
                  <w:rtl/>
                </w:rPr>
                <w:fldChar w:fldCharType="end"/>
              </w:r>
            </w:ins>
          </w:p>
        </w:tc>
        <w:tc>
          <w:tcPr>
            <w:tcW w:w="907" w:type="dxa"/>
            <w:tcBorders>
              <w:top w:val="single" w:sz="4" w:space="0" w:color="auto"/>
              <w:left w:val="single" w:sz="4" w:space="0" w:color="auto"/>
              <w:bottom w:val="single" w:sz="4" w:space="0" w:color="auto"/>
              <w:right w:val="single" w:sz="4" w:space="0" w:color="auto"/>
            </w:tcBorders>
            <w:tcPrChange w:id="124"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771A8CB3" w14:textId="77777777" w:rsidR="00F50FF8" w:rsidRDefault="00F50FF8" w:rsidP="009D34FB">
            <w:pPr>
              <w:pStyle w:val="aa"/>
              <w:tabs>
                <w:tab w:val="left" w:pos="589"/>
                <w:tab w:val="left" w:pos="3424"/>
              </w:tabs>
              <w:rPr>
                <w:ins w:id="125" w:author="Kook Sec" w:date="2020-09-03T16:35:00Z"/>
                <w:i/>
                <w:iCs/>
                <w:sz w:val="18"/>
                <w:szCs w:val="18"/>
              </w:rPr>
            </w:pPr>
            <w:ins w:id="126" w:author="Kook Sec" w:date="2020-09-03T16:35:00Z">
              <w:r>
                <w:rPr>
                  <w:rFonts w:hint="cs"/>
                  <w:i/>
                  <w:iCs/>
                  <w:sz w:val="18"/>
                  <w:szCs w:val="18"/>
                  <w:rtl/>
                </w:rPr>
                <w:t>21</w:t>
              </w:r>
            </w:ins>
          </w:p>
        </w:tc>
        <w:tc>
          <w:tcPr>
            <w:tcW w:w="907" w:type="dxa"/>
            <w:tcBorders>
              <w:top w:val="single" w:sz="4" w:space="0" w:color="auto"/>
              <w:left w:val="single" w:sz="4" w:space="0" w:color="auto"/>
              <w:bottom w:val="single" w:sz="4" w:space="0" w:color="auto"/>
              <w:right w:val="single" w:sz="4" w:space="0" w:color="auto"/>
            </w:tcBorders>
            <w:tcPrChange w:id="127"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50949561" w14:textId="77777777" w:rsidR="00F50FF8" w:rsidRDefault="00F50FF8" w:rsidP="009D34FB">
            <w:pPr>
              <w:pStyle w:val="aa"/>
              <w:tabs>
                <w:tab w:val="left" w:pos="589"/>
                <w:tab w:val="left" w:pos="3424"/>
              </w:tabs>
              <w:rPr>
                <w:ins w:id="128" w:author="Kook Sec" w:date="2020-09-03T16:35:00Z"/>
                <w:i/>
                <w:iCs/>
                <w:sz w:val="18"/>
                <w:szCs w:val="18"/>
              </w:rPr>
            </w:pPr>
            <w:ins w:id="129" w:author="Kook Sec" w:date="2020-09-03T16:35:00Z">
              <w:r>
                <w:rPr>
                  <w:rFonts w:hint="cs"/>
                  <w:i/>
                  <w:iCs/>
                  <w:sz w:val="18"/>
                  <w:szCs w:val="18"/>
                  <w:rtl/>
                </w:rPr>
                <w:t>6</w:t>
              </w:r>
            </w:ins>
          </w:p>
        </w:tc>
      </w:tr>
      <w:tr w:rsidR="00F50FF8" w14:paraId="3938A860" w14:textId="77777777" w:rsidTr="009D34FB">
        <w:trPr>
          <w:ins w:id="130" w:author="Kook Sec" w:date="2020-09-03T16:35:00Z"/>
        </w:trPr>
        <w:tc>
          <w:tcPr>
            <w:tcW w:w="2268" w:type="dxa"/>
            <w:tcBorders>
              <w:top w:val="single" w:sz="4" w:space="0" w:color="auto"/>
              <w:left w:val="single" w:sz="4" w:space="0" w:color="auto"/>
              <w:bottom w:val="single" w:sz="4" w:space="0" w:color="auto"/>
              <w:right w:val="single" w:sz="4" w:space="0" w:color="auto"/>
            </w:tcBorders>
            <w:tcPrChange w:id="131" w:author="kooksec" w:date="2017-12-26T13:48:00Z">
              <w:tcPr>
                <w:tcW w:w="2268" w:type="dxa"/>
                <w:tcBorders>
                  <w:top w:val="single" w:sz="4" w:space="0" w:color="auto"/>
                  <w:left w:val="single" w:sz="4" w:space="0" w:color="auto"/>
                  <w:bottom w:val="single" w:sz="4" w:space="0" w:color="auto"/>
                  <w:right w:val="single" w:sz="4" w:space="0" w:color="auto"/>
                </w:tcBorders>
              </w:tcPr>
            </w:tcPrChange>
          </w:tcPr>
          <w:p w14:paraId="2716BCAA" w14:textId="77777777" w:rsidR="00F50FF8" w:rsidRDefault="00F50FF8" w:rsidP="009D34FB">
            <w:pPr>
              <w:tabs>
                <w:tab w:val="right" w:pos="2052"/>
              </w:tabs>
              <w:rPr>
                <w:ins w:id="132" w:author="Kook Sec" w:date="2020-09-03T16:35:00Z"/>
                <w:sz w:val="18"/>
                <w:szCs w:val="18"/>
              </w:rPr>
            </w:pPr>
            <w:ins w:id="133" w:author="Kook Sec" w:date="2020-09-03T16:35:00Z">
              <w:r>
                <w:rPr>
                  <w:rFonts w:hint="cs"/>
                  <w:sz w:val="18"/>
                  <w:szCs w:val="18"/>
                  <w:rtl/>
                </w:rPr>
                <w:t>מבנה משרדים בן 6 קומות</w:t>
              </w:r>
            </w:ins>
          </w:p>
        </w:tc>
        <w:tc>
          <w:tcPr>
            <w:tcW w:w="1134" w:type="dxa"/>
            <w:tcBorders>
              <w:top w:val="single" w:sz="4" w:space="0" w:color="auto"/>
              <w:left w:val="single" w:sz="4" w:space="0" w:color="auto"/>
              <w:bottom w:val="single" w:sz="4" w:space="0" w:color="auto"/>
              <w:right w:val="single" w:sz="4" w:space="0" w:color="auto"/>
            </w:tcBorders>
            <w:tcPrChange w:id="134"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2E507DBB" w14:textId="77777777" w:rsidR="00F50FF8" w:rsidRDefault="00F50FF8" w:rsidP="009D34FB">
            <w:pPr>
              <w:tabs>
                <w:tab w:val="left" w:pos="4556"/>
                <w:tab w:val="left" w:pos="7391"/>
                <w:tab w:val="left" w:pos="8100"/>
              </w:tabs>
              <w:rPr>
                <w:ins w:id="135" w:author="Kook Sec" w:date="2020-09-03T16:35:00Z"/>
                <w:sz w:val="18"/>
                <w:szCs w:val="18"/>
              </w:rPr>
            </w:pPr>
            <w:ins w:id="136" w:author="Kook Sec" w:date="2020-09-03T16:35:00Z">
              <w:r>
                <w:rPr>
                  <w:rFonts w:hint="cs"/>
                  <w:sz w:val="18"/>
                  <w:szCs w:val="18"/>
                  <w:rtl/>
                </w:rPr>
                <w:t xml:space="preserve">-- </w:t>
              </w:r>
              <w:r>
                <w:rPr>
                  <w:rFonts w:hint="cs"/>
                  <w:b/>
                  <w:bCs/>
                  <w:color w:val="0000FF"/>
                  <w:sz w:val="18"/>
                  <w:szCs w:val="18"/>
                  <w:shd w:val="clear" w:color="auto" w:fill="CCCCCC"/>
                  <w:rtl/>
                </w:rPr>
                <w:t>ד'</w:t>
              </w:r>
            </w:ins>
          </w:p>
        </w:tc>
        <w:tc>
          <w:tcPr>
            <w:tcW w:w="1134" w:type="dxa"/>
            <w:tcBorders>
              <w:top w:val="single" w:sz="4" w:space="0" w:color="auto"/>
              <w:left w:val="single" w:sz="4" w:space="0" w:color="auto"/>
              <w:bottom w:val="single" w:sz="4" w:space="0" w:color="auto"/>
              <w:right w:val="single" w:sz="4" w:space="0" w:color="auto"/>
            </w:tcBorders>
            <w:tcPrChange w:id="137"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60F43CB5" w14:textId="77777777" w:rsidR="00F50FF8" w:rsidRDefault="00F50FF8" w:rsidP="009D34FB">
            <w:pPr>
              <w:tabs>
                <w:tab w:val="left" w:pos="4556"/>
                <w:tab w:val="left" w:pos="7391"/>
                <w:tab w:val="left" w:pos="8100"/>
              </w:tabs>
              <w:rPr>
                <w:ins w:id="138" w:author="Kook Sec" w:date="2020-09-03T16:35:00Z"/>
                <w:sz w:val="18"/>
                <w:szCs w:val="18"/>
              </w:rPr>
            </w:pPr>
            <w:ins w:id="139" w:author="Kook Sec" w:date="2020-09-03T16:35:00Z">
              <w:r>
                <w:rPr>
                  <w:rFonts w:hint="cs"/>
                  <w:sz w:val="18"/>
                  <w:szCs w:val="18"/>
                  <w:rtl/>
                </w:rPr>
                <w:t>29,900</w:t>
              </w:r>
            </w:ins>
          </w:p>
        </w:tc>
        <w:tc>
          <w:tcPr>
            <w:tcW w:w="1134" w:type="dxa"/>
            <w:tcBorders>
              <w:top w:val="single" w:sz="4" w:space="0" w:color="auto"/>
              <w:left w:val="single" w:sz="4" w:space="0" w:color="auto"/>
              <w:bottom w:val="single" w:sz="4" w:space="0" w:color="auto"/>
              <w:right w:val="single" w:sz="4" w:space="0" w:color="auto"/>
            </w:tcBorders>
            <w:tcPrChange w:id="140"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14C9DA6D" w14:textId="77777777" w:rsidR="00F50FF8" w:rsidRDefault="00F50FF8" w:rsidP="009D34FB">
            <w:pPr>
              <w:tabs>
                <w:tab w:val="left" w:pos="4556"/>
                <w:tab w:val="left" w:pos="7391"/>
                <w:tab w:val="left" w:pos="8100"/>
              </w:tabs>
              <w:rPr>
                <w:ins w:id="141" w:author="Kook Sec" w:date="2020-09-03T16:35:00Z"/>
                <w:sz w:val="18"/>
                <w:szCs w:val="18"/>
              </w:rPr>
            </w:pPr>
            <w:ins w:id="142" w:author="Kook Sec" w:date="2020-09-03T16:35:00Z">
              <w:r>
                <w:rPr>
                  <w:rFonts w:hint="cs"/>
                  <w:sz w:val="18"/>
                  <w:szCs w:val="18"/>
                  <w:rtl/>
                </w:rPr>
                <w:t xml:space="preserve">24,700 </w:t>
              </w:r>
              <w:r>
                <w:rPr>
                  <w:rFonts w:hint="cs"/>
                  <w:b/>
                  <w:bCs/>
                  <w:color w:val="0000FF"/>
                  <w:sz w:val="18"/>
                  <w:szCs w:val="18"/>
                  <w:shd w:val="clear" w:color="auto" w:fill="CCCCCC"/>
                  <w:rtl/>
                </w:rPr>
                <w:t>ה'+ו'</w:t>
              </w:r>
            </w:ins>
          </w:p>
        </w:tc>
        <w:tc>
          <w:tcPr>
            <w:tcW w:w="1134" w:type="dxa"/>
            <w:tcBorders>
              <w:top w:val="single" w:sz="4" w:space="0" w:color="auto"/>
              <w:left w:val="single" w:sz="4" w:space="0" w:color="auto"/>
              <w:bottom w:val="single" w:sz="4" w:space="0" w:color="auto"/>
              <w:right w:val="single" w:sz="4" w:space="0" w:color="auto"/>
            </w:tcBorders>
            <w:tcPrChange w:id="143"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1ECD45F1" w14:textId="77777777" w:rsidR="00F50FF8" w:rsidRDefault="00F50FF8" w:rsidP="009D34FB">
            <w:pPr>
              <w:tabs>
                <w:tab w:val="left" w:pos="4556"/>
                <w:tab w:val="left" w:pos="7391"/>
                <w:tab w:val="left" w:pos="8100"/>
              </w:tabs>
              <w:rPr>
                <w:ins w:id="144" w:author="Kook Sec" w:date="2020-09-03T16:35:00Z"/>
                <w:sz w:val="18"/>
                <w:szCs w:val="18"/>
              </w:rPr>
            </w:pPr>
            <w:ins w:id="145" w:author="Kook Sec" w:date="2020-09-03T16:35:00Z">
              <w:r>
                <w:rPr>
                  <w:rFonts w:hint="cs"/>
                  <w:sz w:val="18"/>
                  <w:szCs w:val="18"/>
                  <w:rtl/>
                </w:rPr>
                <w:fldChar w:fldCharType="begin"/>
              </w:r>
              <w:r>
                <w:rPr>
                  <w:rFonts w:hint="cs"/>
                  <w:sz w:val="18"/>
                  <w:szCs w:val="18"/>
                  <w:rtl/>
                </w:rPr>
                <w:instrText xml:space="preserve"> =</w:instrText>
              </w:r>
              <w:r>
                <w:rPr>
                  <w:sz w:val="18"/>
                  <w:szCs w:val="18"/>
                </w:rPr>
                <w:instrText>SUM(B3:D3</w:instrText>
              </w:r>
              <w:r>
                <w:rPr>
                  <w:rFonts w:hint="cs"/>
                  <w:sz w:val="18"/>
                  <w:szCs w:val="18"/>
                  <w:rtl/>
                </w:rPr>
                <w:instrText xml:space="preserve">) \# "#,##0" </w:instrText>
              </w:r>
              <w:r>
                <w:rPr>
                  <w:sz w:val="18"/>
                  <w:szCs w:val="18"/>
                  <w:rtl/>
                </w:rPr>
                <w:fldChar w:fldCharType="separate"/>
              </w:r>
              <w:r>
                <w:rPr>
                  <w:rFonts w:hint="cs"/>
                  <w:noProof/>
                  <w:sz w:val="18"/>
                  <w:szCs w:val="18"/>
                  <w:rtl/>
                </w:rPr>
                <w:t>54,600</w:t>
              </w:r>
              <w:r>
                <w:rPr>
                  <w:rFonts w:hint="cs"/>
                  <w:sz w:val="18"/>
                  <w:szCs w:val="18"/>
                  <w:rtl/>
                </w:rPr>
                <w:fldChar w:fldCharType="end"/>
              </w:r>
            </w:ins>
          </w:p>
        </w:tc>
        <w:tc>
          <w:tcPr>
            <w:tcW w:w="907" w:type="dxa"/>
            <w:tcBorders>
              <w:top w:val="single" w:sz="4" w:space="0" w:color="auto"/>
              <w:left w:val="single" w:sz="4" w:space="0" w:color="auto"/>
              <w:bottom w:val="single" w:sz="4" w:space="0" w:color="auto"/>
              <w:right w:val="single" w:sz="4" w:space="0" w:color="auto"/>
            </w:tcBorders>
            <w:tcPrChange w:id="146"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4400E6D2" w14:textId="77777777" w:rsidR="00F50FF8" w:rsidRDefault="00F50FF8" w:rsidP="009D34FB">
            <w:pPr>
              <w:pStyle w:val="aa"/>
              <w:tabs>
                <w:tab w:val="left" w:pos="589"/>
                <w:tab w:val="left" w:pos="3424"/>
              </w:tabs>
              <w:rPr>
                <w:ins w:id="147" w:author="Kook Sec" w:date="2020-09-03T16:35:00Z"/>
                <w:i/>
                <w:iCs/>
                <w:sz w:val="18"/>
                <w:szCs w:val="18"/>
              </w:rPr>
            </w:pPr>
            <w:ins w:id="148" w:author="Kook Sec" w:date="2020-09-03T16:35:00Z">
              <w:r>
                <w:rPr>
                  <w:rFonts w:hint="cs"/>
                  <w:i/>
                  <w:iCs/>
                  <w:sz w:val="18"/>
                  <w:szCs w:val="18"/>
                  <w:rtl/>
                </w:rPr>
                <w:t>14</w:t>
              </w:r>
            </w:ins>
          </w:p>
        </w:tc>
        <w:tc>
          <w:tcPr>
            <w:tcW w:w="907" w:type="dxa"/>
            <w:tcBorders>
              <w:top w:val="single" w:sz="4" w:space="0" w:color="auto"/>
              <w:left w:val="single" w:sz="4" w:space="0" w:color="auto"/>
              <w:bottom w:val="single" w:sz="4" w:space="0" w:color="auto"/>
              <w:right w:val="single" w:sz="4" w:space="0" w:color="auto"/>
            </w:tcBorders>
            <w:tcPrChange w:id="149"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71A3EFEF" w14:textId="77777777" w:rsidR="00F50FF8" w:rsidRDefault="00F50FF8" w:rsidP="009D34FB">
            <w:pPr>
              <w:pStyle w:val="aa"/>
              <w:tabs>
                <w:tab w:val="left" w:pos="589"/>
                <w:tab w:val="left" w:pos="3424"/>
              </w:tabs>
              <w:rPr>
                <w:ins w:id="150" w:author="Kook Sec" w:date="2020-09-03T16:35:00Z"/>
                <w:i/>
                <w:iCs/>
                <w:sz w:val="18"/>
                <w:szCs w:val="18"/>
              </w:rPr>
            </w:pPr>
            <w:ins w:id="151" w:author="Kook Sec" w:date="2020-09-03T16:35:00Z">
              <w:r>
                <w:rPr>
                  <w:rFonts w:hint="cs"/>
                  <w:i/>
                  <w:iCs/>
                  <w:sz w:val="18"/>
                  <w:szCs w:val="18"/>
                  <w:rtl/>
                </w:rPr>
                <w:t>4</w:t>
              </w:r>
            </w:ins>
          </w:p>
        </w:tc>
      </w:tr>
      <w:tr w:rsidR="00F50FF8" w14:paraId="649A9206" w14:textId="77777777" w:rsidTr="009D34FB">
        <w:trPr>
          <w:ins w:id="152" w:author="Kook Sec" w:date="2020-09-03T16:35:00Z"/>
        </w:trPr>
        <w:tc>
          <w:tcPr>
            <w:tcW w:w="2268" w:type="dxa"/>
            <w:tcBorders>
              <w:top w:val="single" w:sz="4" w:space="0" w:color="auto"/>
              <w:left w:val="single" w:sz="4" w:space="0" w:color="auto"/>
              <w:bottom w:val="single" w:sz="4" w:space="0" w:color="auto"/>
              <w:right w:val="single" w:sz="4" w:space="0" w:color="auto"/>
            </w:tcBorders>
            <w:tcPrChange w:id="153" w:author="kooksec" w:date="2017-12-26T13:48:00Z">
              <w:tcPr>
                <w:tcW w:w="2268" w:type="dxa"/>
                <w:tcBorders>
                  <w:top w:val="single" w:sz="4" w:space="0" w:color="auto"/>
                  <w:left w:val="single" w:sz="4" w:space="0" w:color="auto"/>
                  <w:bottom w:val="single" w:sz="4" w:space="0" w:color="auto"/>
                  <w:right w:val="single" w:sz="4" w:space="0" w:color="auto"/>
                </w:tcBorders>
              </w:tcPr>
            </w:tcPrChange>
          </w:tcPr>
          <w:p w14:paraId="4DA02ACA" w14:textId="77777777" w:rsidR="00F50FF8" w:rsidRDefault="00F50FF8" w:rsidP="009D34FB">
            <w:pPr>
              <w:tabs>
                <w:tab w:val="right" w:pos="2052"/>
              </w:tabs>
              <w:rPr>
                <w:ins w:id="154" w:author="Kook Sec" w:date="2020-09-03T16:35:00Z"/>
                <w:sz w:val="18"/>
                <w:szCs w:val="18"/>
              </w:rPr>
            </w:pPr>
            <w:ins w:id="155" w:author="Kook Sec" w:date="2020-09-03T16:35:00Z">
              <w:r>
                <w:rPr>
                  <w:rFonts w:hint="cs"/>
                  <w:sz w:val="18"/>
                  <w:szCs w:val="18"/>
                  <w:rtl/>
                </w:rPr>
                <w:t>מבנה מסחרי של כ-6,000 מ"ר</w:t>
              </w:r>
            </w:ins>
          </w:p>
        </w:tc>
        <w:tc>
          <w:tcPr>
            <w:tcW w:w="1134" w:type="dxa"/>
            <w:tcBorders>
              <w:top w:val="single" w:sz="4" w:space="0" w:color="auto"/>
              <w:left w:val="single" w:sz="4" w:space="0" w:color="auto"/>
              <w:bottom w:val="single" w:sz="4" w:space="0" w:color="auto"/>
              <w:right w:val="single" w:sz="4" w:space="0" w:color="auto"/>
            </w:tcBorders>
            <w:tcPrChange w:id="156"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14965EE7" w14:textId="77777777" w:rsidR="00F50FF8" w:rsidRDefault="00F50FF8" w:rsidP="009D34FB">
            <w:pPr>
              <w:tabs>
                <w:tab w:val="left" w:pos="4556"/>
                <w:tab w:val="left" w:pos="7391"/>
                <w:tab w:val="left" w:pos="8100"/>
              </w:tabs>
              <w:rPr>
                <w:ins w:id="157" w:author="Kook Sec" w:date="2020-09-03T16:35:00Z"/>
                <w:sz w:val="18"/>
                <w:szCs w:val="18"/>
              </w:rPr>
            </w:pPr>
            <w:ins w:id="158" w:author="Kook Sec" w:date="2020-09-03T16:35:00Z">
              <w:r>
                <w:rPr>
                  <w:rFonts w:hint="cs"/>
                  <w:sz w:val="18"/>
                  <w:szCs w:val="18"/>
                  <w:rtl/>
                </w:rPr>
                <w:t xml:space="preserve">-- </w:t>
              </w:r>
              <w:r>
                <w:rPr>
                  <w:rFonts w:hint="cs"/>
                  <w:b/>
                  <w:bCs/>
                  <w:color w:val="0000FF"/>
                  <w:sz w:val="18"/>
                  <w:szCs w:val="18"/>
                  <w:shd w:val="clear" w:color="auto" w:fill="CCCCCC"/>
                  <w:rtl/>
                </w:rPr>
                <w:t>ד'</w:t>
              </w:r>
            </w:ins>
          </w:p>
        </w:tc>
        <w:tc>
          <w:tcPr>
            <w:tcW w:w="1134" w:type="dxa"/>
            <w:tcBorders>
              <w:top w:val="single" w:sz="4" w:space="0" w:color="auto"/>
              <w:left w:val="single" w:sz="4" w:space="0" w:color="auto"/>
              <w:bottom w:val="single" w:sz="4" w:space="0" w:color="auto"/>
              <w:right w:val="single" w:sz="4" w:space="0" w:color="auto"/>
            </w:tcBorders>
            <w:tcPrChange w:id="159"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67C37D63" w14:textId="77777777" w:rsidR="00F50FF8" w:rsidRDefault="00F50FF8" w:rsidP="009D34FB">
            <w:pPr>
              <w:tabs>
                <w:tab w:val="left" w:pos="4556"/>
                <w:tab w:val="left" w:pos="7391"/>
                <w:tab w:val="left" w:pos="8100"/>
              </w:tabs>
              <w:rPr>
                <w:ins w:id="160" w:author="Kook Sec" w:date="2020-09-03T16:35:00Z"/>
                <w:sz w:val="18"/>
                <w:szCs w:val="18"/>
              </w:rPr>
            </w:pPr>
            <w:ins w:id="161" w:author="Kook Sec" w:date="2020-09-03T16:35:00Z">
              <w:r>
                <w:rPr>
                  <w:rFonts w:hint="cs"/>
                  <w:sz w:val="18"/>
                  <w:szCs w:val="18"/>
                  <w:rtl/>
                </w:rPr>
                <w:t>24,120</w:t>
              </w:r>
            </w:ins>
          </w:p>
        </w:tc>
        <w:tc>
          <w:tcPr>
            <w:tcW w:w="1134" w:type="dxa"/>
            <w:tcBorders>
              <w:top w:val="single" w:sz="4" w:space="0" w:color="auto"/>
              <w:left w:val="single" w:sz="4" w:space="0" w:color="auto"/>
              <w:bottom w:val="single" w:sz="4" w:space="0" w:color="auto"/>
              <w:right w:val="single" w:sz="4" w:space="0" w:color="auto"/>
            </w:tcBorders>
            <w:tcPrChange w:id="162"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51AE2504" w14:textId="77777777" w:rsidR="00F50FF8" w:rsidRDefault="00F50FF8" w:rsidP="009D34FB">
            <w:pPr>
              <w:tabs>
                <w:tab w:val="left" w:pos="4556"/>
                <w:tab w:val="left" w:pos="7391"/>
                <w:tab w:val="left" w:pos="8100"/>
              </w:tabs>
              <w:rPr>
                <w:ins w:id="163" w:author="Kook Sec" w:date="2020-09-03T16:35:00Z"/>
                <w:sz w:val="18"/>
                <w:szCs w:val="18"/>
              </w:rPr>
            </w:pPr>
            <w:ins w:id="164" w:author="Kook Sec" w:date="2020-09-03T16:35:00Z">
              <w:r>
                <w:rPr>
                  <w:rFonts w:hint="cs"/>
                  <w:sz w:val="18"/>
                  <w:szCs w:val="18"/>
                  <w:rtl/>
                </w:rPr>
                <w:t xml:space="preserve">20,400 </w:t>
              </w:r>
              <w:r>
                <w:rPr>
                  <w:rFonts w:hint="cs"/>
                  <w:b/>
                  <w:bCs/>
                  <w:color w:val="0000FF"/>
                  <w:sz w:val="18"/>
                  <w:szCs w:val="18"/>
                  <w:shd w:val="clear" w:color="auto" w:fill="CCCCCC"/>
                  <w:rtl/>
                </w:rPr>
                <w:t>ה'+ו'</w:t>
              </w:r>
            </w:ins>
          </w:p>
        </w:tc>
        <w:tc>
          <w:tcPr>
            <w:tcW w:w="1134" w:type="dxa"/>
            <w:tcBorders>
              <w:top w:val="single" w:sz="4" w:space="0" w:color="auto"/>
              <w:left w:val="single" w:sz="4" w:space="0" w:color="auto"/>
              <w:bottom w:val="single" w:sz="4" w:space="0" w:color="auto"/>
              <w:right w:val="single" w:sz="4" w:space="0" w:color="auto"/>
            </w:tcBorders>
            <w:tcPrChange w:id="165"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20CEF36E" w14:textId="77777777" w:rsidR="00F50FF8" w:rsidRDefault="00F50FF8" w:rsidP="009D34FB">
            <w:pPr>
              <w:tabs>
                <w:tab w:val="left" w:pos="4556"/>
                <w:tab w:val="left" w:pos="7391"/>
                <w:tab w:val="left" w:pos="8100"/>
              </w:tabs>
              <w:rPr>
                <w:ins w:id="166" w:author="Kook Sec" w:date="2020-09-03T16:35:00Z"/>
                <w:sz w:val="18"/>
                <w:szCs w:val="18"/>
              </w:rPr>
            </w:pPr>
            <w:ins w:id="167" w:author="Kook Sec" w:date="2020-09-03T16:35:00Z">
              <w:r>
                <w:rPr>
                  <w:rFonts w:hint="cs"/>
                  <w:sz w:val="18"/>
                  <w:szCs w:val="18"/>
                  <w:rtl/>
                </w:rPr>
                <w:fldChar w:fldCharType="begin"/>
              </w:r>
              <w:r>
                <w:rPr>
                  <w:rFonts w:hint="cs"/>
                  <w:sz w:val="18"/>
                  <w:szCs w:val="18"/>
                  <w:rtl/>
                </w:rPr>
                <w:instrText xml:space="preserve"> =</w:instrText>
              </w:r>
              <w:r>
                <w:rPr>
                  <w:sz w:val="18"/>
                  <w:szCs w:val="18"/>
                </w:rPr>
                <w:instrText>SUM(B4:D4</w:instrText>
              </w:r>
              <w:r>
                <w:rPr>
                  <w:rFonts w:hint="cs"/>
                  <w:sz w:val="18"/>
                  <w:szCs w:val="18"/>
                  <w:rtl/>
                </w:rPr>
                <w:instrText xml:space="preserve">) \# "#,##0" </w:instrText>
              </w:r>
              <w:r>
                <w:rPr>
                  <w:sz w:val="18"/>
                  <w:szCs w:val="18"/>
                  <w:rtl/>
                </w:rPr>
                <w:fldChar w:fldCharType="separate"/>
              </w:r>
              <w:r>
                <w:rPr>
                  <w:rFonts w:hint="cs"/>
                  <w:noProof/>
                  <w:sz w:val="18"/>
                  <w:szCs w:val="18"/>
                  <w:rtl/>
                </w:rPr>
                <w:t>44,520</w:t>
              </w:r>
              <w:r>
                <w:rPr>
                  <w:rFonts w:hint="cs"/>
                  <w:sz w:val="18"/>
                  <w:szCs w:val="18"/>
                  <w:rtl/>
                </w:rPr>
                <w:fldChar w:fldCharType="end"/>
              </w:r>
            </w:ins>
          </w:p>
        </w:tc>
        <w:tc>
          <w:tcPr>
            <w:tcW w:w="907" w:type="dxa"/>
            <w:tcBorders>
              <w:top w:val="single" w:sz="4" w:space="0" w:color="auto"/>
              <w:left w:val="single" w:sz="4" w:space="0" w:color="auto"/>
              <w:bottom w:val="single" w:sz="4" w:space="0" w:color="auto"/>
              <w:right w:val="single" w:sz="4" w:space="0" w:color="auto"/>
            </w:tcBorders>
            <w:tcPrChange w:id="168"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3E5D88CB" w14:textId="77777777" w:rsidR="00F50FF8" w:rsidRDefault="00F50FF8" w:rsidP="009D34FB">
            <w:pPr>
              <w:pStyle w:val="aa"/>
              <w:tabs>
                <w:tab w:val="left" w:pos="589"/>
                <w:tab w:val="left" w:pos="3424"/>
              </w:tabs>
              <w:rPr>
                <w:ins w:id="169" w:author="Kook Sec" w:date="2020-09-03T16:35:00Z"/>
                <w:i/>
                <w:iCs/>
                <w:sz w:val="18"/>
                <w:szCs w:val="18"/>
              </w:rPr>
            </w:pPr>
            <w:ins w:id="170" w:author="Kook Sec" w:date="2020-09-03T16:35:00Z">
              <w:r>
                <w:rPr>
                  <w:rFonts w:hint="cs"/>
                  <w:i/>
                  <w:iCs/>
                  <w:sz w:val="18"/>
                  <w:szCs w:val="18"/>
                  <w:rtl/>
                </w:rPr>
                <w:t>11</w:t>
              </w:r>
            </w:ins>
          </w:p>
        </w:tc>
        <w:tc>
          <w:tcPr>
            <w:tcW w:w="907" w:type="dxa"/>
            <w:tcBorders>
              <w:top w:val="single" w:sz="4" w:space="0" w:color="auto"/>
              <w:left w:val="single" w:sz="4" w:space="0" w:color="auto"/>
              <w:bottom w:val="single" w:sz="4" w:space="0" w:color="auto"/>
              <w:right w:val="single" w:sz="4" w:space="0" w:color="auto"/>
            </w:tcBorders>
            <w:tcPrChange w:id="171"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2555B8AD" w14:textId="77777777" w:rsidR="00F50FF8" w:rsidRDefault="00F50FF8" w:rsidP="009D34FB">
            <w:pPr>
              <w:pStyle w:val="aa"/>
              <w:tabs>
                <w:tab w:val="left" w:pos="589"/>
                <w:tab w:val="left" w:pos="3424"/>
              </w:tabs>
              <w:rPr>
                <w:ins w:id="172" w:author="Kook Sec" w:date="2020-09-03T16:35:00Z"/>
                <w:i/>
                <w:iCs/>
                <w:sz w:val="18"/>
                <w:szCs w:val="18"/>
              </w:rPr>
            </w:pPr>
            <w:ins w:id="173" w:author="Kook Sec" w:date="2020-09-03T16:35:00Z">
              <w:r>
                <w:rPr>
                  <w:rFonts w:hint="cs"/>
                  <w:i/>
                  <w:iCs/>
                  <w:sz w:val="18"/>
                  <w:szCs w:val="18"/>
                  <w:rtl/>
                </w:rPr>
                <w:t>4</w:t>
              </w:r>
            </w:ins>
          </w:p>
        </w:tc>
      </w:tr>
      <w:tr w:rsidR="00F50FF8" w14:paraId="06D9DBBC" w14:textId="77777777" w:rsidTr="009D34FB">
        <w:trPr>
          <w:ins w:id="174" w:author="Kook Sec" w:date="2020-09-03T16:35:00Z"/>
        </w:trPr>
        <w:tc>
          <w:tcPr>
            <w:tcW w:w="2268" w:type="dxa"/>
            <w:tcBorders>
              <w:top w:val="single" w:sz="4" w:space="0" w:color="auto"/>
              <w:left w:val="single" w:sz="4" w:space="0" w:color="auto"/>
              <w:bottom w:val="single" w:sz="4" w:space="0" w:color="auto"/>
              <w:right w:val="single" w:sz="4" w:space="0" w:color="auto"/>
            </w:tcBorders>
            <w:tcPrChange w:id="175" w:author="kooksec" w:date="2017-12-26T13:48:00Z">
              <w:tcPr>
                <w:tcW w:w="2268" w:type="dxa"/>
                <w:tcBorders>
                  <w:top w:val="single" w:sz="4" w:space="0" w:color="auto"/>
                  <w:left w:val="single" w:sz="4" w:space="0" w:color="auto"/>
                  <w:bottom w:val="single" w:sz="4" w:space="0" w:color="auto"/>
                  <w:right w:val="single" w:sz="4" w:space="0" w:color="auto"/>
                </w:tcBorders>
              </w:tcPr>
            </w:tcPrChange>
          </w:tcPr>
          <w:p w14:paraId="18E0CD78" w14:textId="77777777" w:rsidR="00F50FF8" w:rsidRDefault="00F50FF8" w:rsidP="009D34FB">
            <w:pPr>
              <w:tabs>
                <w:tab w:val="left" w:pos="4556"/>
                <w:tab w:val="left" w:pos="7391"/>
                <w:tab w:val="left" w:pos="8100"/>
              </w:tabs>
              <w:jc w:val="right"/>
              <w:rPr>
                <w:ins w:id="176" w:author="Kook Sec" w:date="2020-09-03T16:35:00Z"/>
                <w:sz w:val="18"/>
                <w:szCs w:val="18"/>
              </w:rPr>
            </w:pPr>
            <w:ins w:id="177" w:author="Kook Sec" w:date="2020-09-03T16:35:00Z">
              <w:r>
                <w:rPr>
                  <w:rFonts w:hint="cs"/>
                  <w:sz w:val="18"/>
                  <w:szCs w:val="18"/>
                  <w:rtl/>
                </w:rPr>
                <w:t>סה"כ</w:t>
              </w:r>
            </w:ins>
          </w:p>
        </w:tc>
        <w:tc>
          <w:tcPr>
            <w:tcW w:w="1134" w:type="dxa"/>
            <w:tcBorders>
              <w:top w:val="single" w:sz="4" w:space="0" w:color="auto"/>
              <w:left w:val="single" w:sz="4" w:space="0" w:color="auto"/>
              <w:bottom w:val="single" w:sz="4" w:space="0" w:color="auto"/>
              <w:right w:val="single" w:sz="4" w:space="0" w:color="auto"/>
            </w:tcBorders>
            <w:tcPrChange w:id="178"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03372D8B" w14:textId="77777777" w:rsidR="00F50FF8" w:rsidRDefault="00F50FF8" w:rsidP="009D34FB">
            <w:pPr>
              <w:tabs>
                <w:tab w:val="left" w:pos="4556"/>
                <w:tab w:val="left" w:pos="7391"/>
                <w:tab w:val="left" w:pos="8100"/>
              </w:tabs>
              <w:rPr>
                <w:ins w:id="179" w:author="Kook Sec" w:date="2020-09-03T16:35:00Z"/>
                <w:sz w:val="18"/>
                <w:szCs w:val="18"/>
              </w:rPr>
            </w:pPr>
            <w:ins w:id="180" w:author="Kook Sec" w:date="2020-09-03T16:35:00Z">
              <w:r>
                <w:rPr>
                  <w:rFonts w:hint="cs"/>
                  <w:sz w:val="18"/>
                  <w:szCs w:val="18"/>
                  <w:rtl/>
                </w:rPr>
                <w:fldChar w:fldCharType="begin"/>
              </w:r>
              <w:r>
                <w:rPr>
                  <w:rFonts w:hint="cs"/>
                  <w:sz w:val="18"/>
                  <w:szCs w:val="18"/>
                  <w:rtl/>
                </w:rPr>
                <w:instrText xml:space="preserve"> =</w:instrText>
              </w:r>
              <w:r>
                <w:rPr>
                  <w:sz w:val="18"/>
                  <w:szCs w:val="18"/>
                </w:rPr>
                <w:instrText>SUM(B2:B4</w:instrText>
              </w:r>
              <w:r>
                <w:rPr>
                  <w:rFonts w:hint="cs"/>
                  <w:sz w:val="18"/>
                  <w:szCs w:val="18"/>
                  <w:rtl/>
                </w:rPr>
                <w:instrText xml:space="preserve">) \# "#,##0" </w:instrText>
              </w:r>
              <w:r>
                <w:rPr>
                  <w:sz w:val="18"/>
                  <w:szCs w:val="18"/>
                  <w:rtl/>
                </w:rPr>
                <w:fldChar w:fldCharType="separate"/>
              </w:r>
              <w:r>
                <w:rPr>
                  <w:rFonts w:hint="cs"/>
                  <w:noProof/>
                  <w:sz w:val="18"/>
                  <w:szCs w:val="18"/>
                  <w:rtl/>
                </w:rPr>
                <w:t>23,980</w:t>
              </w:r>
              <w:r>
                <w:rPr>
                  <w:rFonts w:hint="cs"/>
                  <w:sz w:val="18"/>
                  <w:szCs w:val="18"/>
                  <w:rtl/>
                </w:rPr>
                <w:fldChar w:fldCharType="end"/>
              </w:r>
            </w:ins>
          </w:p>
        </w:tc>
        <w:tc>
          <w:tcPr>
            <w:tcW w:w="1134" w:type="dxa"/>
            <w:tcBorders>
              <w:top w:val="single" w:sz="4" w:space="0" w:color="auto"/>
              <w:left w:val="single" w:sz="4" w:space="0" w:color="auto"/>
              <w:bottom w:val="single" w:sz="4" w:space="0" w:color="auto"/>
              <w:right w:val="single" w:sz="4" w:space="0" w:color="auto"/>
            </w:tcBorders>
            <w:tcPrChange w:id="181"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76DAE2C4" w14:textId="77777777" w:rsidR="00F50FF8" w:rsidRDefault="00F50FF8" w:rsidP="009D34FB">
            <w:pPr>
              <w:tabs>
                <w:tab w:val="left" w:pos="4556"/>
                <w:tab w:val="left" w:pos="7391"/>
                <w:tab w:val="left" w:pos="8100"/>
              </w:tabs>
              <w:rPr>
                <w:ins w:id="182" w:author="Kook Sec" w:date="2020-09-03T16:35:00Z"/>
                <w:sz w:val="18"/>
                <w:szCs w:val="18"/>
              </w:rPr>
            </w:pPr>
            <w:ins w:id="183" w:author="Kook Sec" w:date="2020-09-03T16:35:00Z">
              <w:r>
                <w:rPr>
                  <w:rFonts w:hint="cs"/>
                  <w:sz w:val="18"/>
                  <w:szCs w:val="18"/>
                  <w:rtl/>
                </w:rPr>
                <w:fldChar w:fldCharType="begin"/>
              </w:r>
              <w:r>
                <w:rPr>
                  <w:rFonts w:hint="cs"/>
                  <w:sz w:val="18"/>
                  <w:szCs w:val="18"/>
                  <w:rtl/>
                </w:rPr>
                <w:instrText xml:space="preserve"> =</w:instrText>
              </w:r>
              <w:r>
                <w:rPr>
                  <w:sz w:val="18"/>
                  <w:szCs w:val="18"/>
                </w:rPr>
                <w:instrText>SUM(C2:C4</w:instrText>
              </w:r>
              <w:r>
                <w:rPr>
                  <w:rFonts w:hint="cs"/>
                  <w:sz w:val="18"/>
                  <w:szCs w:val="18"/>
                  <w:rtl/>
                </w:rPr>
                <w:instrText xml:space="preserve">) \# "#,##0" </w:instrText>
              </w:r>
              <w:r>
                <w:rPr>
                  <w:sz w:val="18"/>
                  <w:szCs w:val="18"/>
                  <w:rtl/>
                </w:rPr>
                <w:fldChar w:fldCharType="separate"/>
              </w:r>
              <w:r>
                <w:rPr>
                  <w:rFonts w:hint="cs"/>
                  <w:noProof/>
                  <w:sz w:val="18"/>
                  <w:szCs w:val="18"/>
                  <w:rtl/>
                </w:rPr>
                <w:t>98,120</w:t>
              </w:r>
              <w:r>
                <w:rPr>
                  <w:rFonts w:hint="cs"/>
                  <w:sz w:val="18"/>
                  <w:szCs w:val="18"/>
                  <w:rtl/>
                </w:rPr>
                <w:fldChar w:fldCharType="end"/>
              </w:r>
            </w:ins>
          </w:p>
        </w:tc>
        <w:tc>
          <w:tcPr>
            <w:tcW w:w="1134" w:type="dxa"/>
            <w:tcBorders>
              <w:top w:val="single" w:sz="4" w:space="0" w:color="auto"/>
              <w:left w:val="single" w:sz="4" w:space="0" w:color="auto"/>
              <w:bottom w:val="single" w:sz="4" w:space="0" w:color="auto"/>
              <w:right w:val="single" w:sz="4" w:space="0" w:color="auto"/>
            </w:tcBorders>
            <w:tcPrChange w:id="184" w:author="kooksec" w:date="2017-12-26T13:48:00Z">
              <w:tcPr>
                <w:tcW w:w="1134" w:type="dxa"/>
                <w:tcBorders>
                  <w:top w:val="single" w:sz="4" w:space="0" w:color="auto"/>
                  <w:left w:val="single" w:sz="4" w:space="0" w:color="auto"/>
                  <w:bottom w:val="single" w:sz="4" w:space="0" w:color="auto"/>
                  <w:right w:val="single" w:sz="4" w:space="0" w:color="auto"/>
                </w:tcBorders>
              </w:tcPr>
            </w:tcPrChange>
          </w:tcPr>
          <w:p w14:paraId="463A7F07" w14:textId="77777777" w:rsidR="00F50FF8" w:rsidRDefault="00F50FF8" w:rsidP="009D34FB">
            <w:pPr>
              <w:tabs>
                <w:tab w:val="left" w:pos="4556"/>
                <w:tab w:val="left" w:pos="7391"/>
                <w:tab w:val="left" w:pos="8100"/>
              </w:tabs>
              <w:rPr>
                <w:ins w:id="185" w:author="Kook Sec" w:date="2020-09-03T16:35:00Z"/>
                <w:sz w:val="18"/>
                <w:szCs w:val="18"/>
              </w:rPr>
            </w:pPr>
            <w:ins w:id="186" w:author="Kook Sec" w:date="2020-09-03T16:35:00Z">
              <w:r>
                <w:rPr>
                  <w:rFonts w:hint="cs"/>
                  <w:sz w:val="18"/>
                  <w:szCs w:val="18"/>
                  <w:rtl/>
                </w:rPr>
                <w:fldChar w:fldCharType="begin"/>
              </w:r>
              <w:r>
                <w:rPr>
                  <w:rFonts w:hint="cs"/>
                  <w:sz w:val="18"/>
                  <w:szCs w:val="18"/>
                  <w:rtl/>
                </w:rPr>
                <w:instrText xml:space="preserve"> =</w:instrText>
              </w:r>
              <w:r>
                <w:rPr>
                  <w:sz w:val="18"/>
                  <w:szCs w:val="18"/>
                </w:rPr>
                <w:instrText>SUM(D2:D4</w:instrText>
              </w:r>
              <w:r>
                <w:rPr>
                  <w:rFonts w:hint="cs"/>
                  <w:sz w:val="18"/>
                  <w:szCs w:val="18"/>
                  <w:rtl/>
                </w:rPr>
                <w:instrText xml:space="preserve">) \# "#,##0" </w:instrText>
              </w:r>
              <w:r>
                <w:rPr>
                  <w:sz w:val="18"/>
                  <w:szCs w:val="18"/>
                  <w:rtl/>
                </w:rPr>
                <w:fldChar w:fldCharType="separate"/>
              </w:r>
              <w:r>
                <w:rPr>
                  <w:rFonts w:hint="cs"/>
                  <w:noProof/>
                  <w:sz w:val="18"/>
                  <w:szCs w:val="18"/>
                  <w:rtl/>
                </w:rPr>
                <w:t>77,900</w:t>
              </w:r>
              <w:r>
                <w:rPr>
                  <w:rFonts w:hint="cs"/>
                  <w:sz w:val="18"/>
                  <w:szCs w:val="18"/>
                  <w:rtl/>
                </w:rPr>
                <w:fldChar w:fldCharType="end"/>
              </w:r>
            </w:ins>
          </w:p>
        </w:tc>
        <w:tc>
          <w:tcPr>
            <w:tcW w:w="1134" w:type="dxa"/>
            <w:tcBorders>
              <w:top w:val="single" w:sz="4" w:space="0" w:color="auto"/>
              <w:left w:val="single" w:sz="4" w:space="0" w:color="auto"/>
              <w:bottom w:val="single" w:sz="4" w:space="0" w:color="auto"/>
              <w:right w:val="single" w:sz="4" w:space="0" w:color="auto"/>
            </w:tcBorders>
            <w:shd w:val="clear" w:color="auto" w:fill="D9D9D9"/>
            <w:tcPrChange w:id="187" w:author="kooksec" w:date="2017-12-26T13:48:00Z">
              <w:tcPr>
                <w:tcW w:w="1134" w:type="dxa"/>
                <w:tcBorders>
                  <w:top w:val="single" w:sz="4" w:space="0" w:color="auto"/>
                  <w:left w:val="single" w:sz="4" w:space="0" w:color="auto"/>
                  <w:bottom w:val="single" w:sz="4" w:space="0" w:color="auto"/>
                  <w:right w:val="single" w:sz="4" w:space="0" w:color="auto"/>
                </w:tcBorders>
                <w:shd w:val="clear" w:color="auto" w:fill="D9D9D9"/>
              </w:tcPr>
            </w:tcPrChange>
          </w:tcPr>
          <w:p w14:paraId="4D2809D5" w14:textId="77777777" w:rsidR="00F50FF8" w:rsidRDefault="00F50FF8" w:rsidP="009D34FB">
            <w:pPr>
              <w:tabs>
                <w:tab w:val="left" w:pos="4556"/>
                <w:tab w:val="left" w:pos="7391"/>
                <w:tab w:val="left" w:pos="8100"/>
              </w:tabs>
              <w:rPr>
                <w:ins w:id="188" w:author="Kook Sec" w:date="2020-09-03T16:35:00Z"/>
                <w:b/>
                <w:bCs/>
                <w:sz w:val="18"/>
                <w:szCs w:val="18"/>
              </w:rPr>
            </w:pPr>
            <w:ins w:id="189" w:author="Kook Sec" w:date="2020-09-03T16:35:00Z">
              <w:r>
                <w:rPr>
                  <w:rFonts w:hint="cs"/>
                  <w:b/>
                  <w:bCs/>
                  <w:sz w:val="18"/>
                  <w:szCs w:val="18"/>
                  <w:rtl/>
                </w:rPr>
                <w:fldChar w:fldCharType="begin"/>
              </w:r>
              <w:r>
                <w:rPr>
                  <w:rFonts w:hint="cs"/>
                  <w:b/>
                  <w:bCs/>
                  <w:sz w:val="18"/>
                  <w:szCs w:val="18"/>
                  <w:rtl/>
                </w:rPr>
                <w:instrText xml:space="preserve"> =</w:instrText>
              </w:r>
              <w:r>
                <w:rPr>
                  <w:b/>
                  <w:bCs/>
                  <w:sz w:val="18"/>
                  <w:szCs w:val="18"/>
                </w:rPr>
                <w:instrText>SUM(E2:E4</w:instrText>
              </w:r>
              <w:r>
                <w:rPr>
                  <w:rFonts w:hint="cs"/>
                  <w:b/>
                  <w:bCs/>
                  <w:sz w:val="18"/>
                  <w:szCs w:val="18"/>
                  <w:rtl/>
                </w:rPr>
                <w:instrText xml:space="preserve">) \# "#,##0" </w:instrText>
              </w:r>
              <w:r>
                <w:rPr>
                  <w:b/>
                  <w:bCs/>
                  <w:sz w:val="18"/>
                  <w:szCs w:val="18"/>
                  <w:rtl/>
                </w:rPr>
                <w:fldChar w:fldCharType="separate"/>
              </w:r>
              <w:r>
                <w:rPr>
                  <w:rFonts w:hint="cs"/>
                  <w:b/>
                  <w:bCs/>
                  <w:noProof/>
                  <w:sz w:val="18"/>
                  <w:szCs w:val="18"/>
                  <w:rtl/>
                </w:rPr>
                <w:t>200,000</w:t>
              </w:r>
              <w:r>
                <w:rPr>
                  <w:rFonts w:hint="cs"/>
                  <w:b/>
                  <w:bCs/>
                  <w:sz w:val="18"/>
                  <w:szCs w:val="18"/>
                  <w:rtl/>
                </w:rPr>
                <w:fldChar w:fldCharType="end"/>
              </w:r>
            </w:ins>
          </w:p>
        </w:tc>
        <w:tc>
          <w:tcPr>
            <w:tcW w:w="907" w:type="dxa"/>
            <w:tcBorders>
              <w:top w:val="single" w:sz="4" w:space="0" w:color="auto"/>
              <w:left w:val="single" w:sz="4" w:space="0" w:color="auto"/>
              <w:bottom w:val="single" w:sz="4" w:space="0" w:color="auto"/>
              <w:right w:val="single" w:sz="4" w:space="0" w:color="auto"/>
            </w:tcBorders>
            <w:tcPrChange w:id="190"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140E0580" w14:textId="77777777" w:rsidR="00F50FF8" w:rsidRDefault="00F50FF8" w:rsidP="009D34FB">
            <w:pPr>
              <w:pStyle w:val="aa"/>
              <w:tabs>
                <w:tab w:val="left" w:pos="589"/>
                <w:tab w:val="left" w:pos="3424"/>
              </w:tabs>
              <w:rPr>
                <w:ins w:id="191" w:author="Kook Sec" w:date="2020-09-03T16:35:00Z"/>
                <w:i/>
                <w:iCs/>
                <w:sz w:val="18"/>
                <w:szCs w:val="18"/>
              </w:rPr>
            </w:pPr>
            <w:ins w:id="192" w:author="Kook Sec" w:date="2020-09-03T16:35:00Z">
              <w:r>
                <w:rPr>
                  <w:rFonts w:hint="cs"/>
                  <w:i/>
                  <w:iCs/>
                  <w:sz w:val="18"/>
                  <w:szCs w:val="18"/>
                  <w:rtl/>
                </w:rPr>
                <w:fldChar w:fldCharType="begin"/>
              </w:r>
              <w:r>
                <w:rPr>
                  <w:rFonts w:hint="cs"/>
                  <w:i/>
                  <w:iCs/>
                  <w:sz w:val="18"/>
                  <w:szCs w:val="18"/>
                  <w:rtl/>
                </w:rPr>
                <w:instrText xml:space="preserve"> =</w:instrText>
              </w:r>
              <w:r>
                <w:rPr>
                  <w:i/>
                  <w:iCs/>
                  <w:sz w:val="18"/>
                  <w:szCs w:val="18"/>
                </w:rPr>
                <w:instrText>SUM(F2:F4</w:instrText>
              </w:r>
              <w:r>
                <w:rPr>
                  <w:rFonts w:hint="cs"/>
                  <w:i/>
                  <w:iCs/>
                  <w:sz w:val="18"/>
                  <w:szCs w:val="18"/>
                  <w:rtl/>
                </w:rPr>
                <w:instrText xml:space="preserve">) \# "0" </w:instrText>
              </w:r>
              <w:r>
                <w:rPr>
                  <w:i/>
                  <w:iCs/>
                  <w:sz w:val="18"/>
                  <w:szCs w:val="18"/>
                  <w:rtl/>
                </w:rPr>
                <w:fldChar w:fldCharType="separate"/>
              </w:r>
              <w:r>
                <w:rPr>
                  <w:rFonts w:hint="cs"/>
                  <w:i/>
                  <w:iCs/>
                  <w:noProof/>
                  <w:sz w:val="18"/>
                  <w:szCs w:val="18"/>
                  <w:rtl/>
                </w:rPr>
                <w:t>46</w:t>
              </w:r>
              <w:r>
                <w:rPr>
                  <w:rFonts w:hint="cs"/>
                  <w:i/>
                  <w:iCs/>
                  <w:sz w:val="18"/>
                  <w:szCs w:val="18"/>
                  <w:rtl/>
                </w:rPr>
                <w:fldChar w:fldCharType="end"/>
              </w:r>
            </w:ins>
          </w:p>
        </w:tc>
        <w:tc>
          <w:tcPr>
            <w:tcW w:w="907" w:type="dxa"/>
            <w:tcBorders>
              <w:top w:val="single" w:sz="4" w:space="0" w:color="auto"/>
              <w:left w:val="single" w:sz="4" w:space="0" w:color="auto"/>
              <w:bottom w:val="single" w:sz="4" w:space="0" w:color="auto"/>
              <w:right w:val="single" w:sz="4" w:space="0" w:color="auto"/>
            </w:tcBorders>
            <w:tcPrChange w:id="193" w:author="kooksec" w:date="2017-12-26T13:48:00Z">
              <w:tcPr>
                <w:tcW w:w="907" w:type="dxa"/>
                <w:tcBorders>
                  <w:top w:val="single" w:sz="4" w:space="0" w:color="auto"/>
                  <w:left w:val="single" w:sz="4" w:space="0" w:color="auto"/>
                  <w:bottom w:val="single" w:sz="4" w:space="0" w:color="auto"/>
                  <w:right w:val="single" w:sz="4" w:space="0" w:color="auto"/>
                </w:tcBorders>
              </w:tcPr>
            </w:tcPrChange>
          </w:tcPr>
          <w:p w14:paraId="78F5C029" w14:textId="77777777" w:rsidR="00F50FF8" w:rsidRDefault="00F50FF8" w:rsidP="009D34FB">
            <w:pPr>
              <w:pStyle w:val="aa"/>
              <w:tabs>
                <w:tab w:val="left" w:pos="589"/>
                <w:tab w:val="left" w:pos="3424"/>
              </w:tabs>
              <w:rPr>
                <w:ins w:id="194" w:author="Kook Sec" w:date="2020-09-03T16:35:00Z"/>
                <w:i/>
                <w:iCs/>
                <w:sz w:val="18"/>
                <w:szCs w:val="18"/>
              </w:rPr>
            </w:pPr>
            <w:ins w:id="195" w:author="Kook Sec" w:date="2020-09-03T16:35:00Z">
              <w:r>
                <w:rPr>
                  <w:rFonts w:hint="cs"/>
                  <w:i/>
                  <w:iCs/>
                  <w:sz w:val="18"/>
                  <w:szCs w:val="18"/>
                  <w:rtl/>
                </w:rPr>
                <w:t>14</w:t>
              </w:r>
            </w:ins>
          </w:p>
        </w:tc>
      </w:tr>
    </w:tbl>
    <w:p w14:paraId="6ECF7211" w14:textId="77777777" w:rsidR="00F50FF8" w:rsidDel="0051364C" w:rsidRDefault="00F50FF8" w:rsidP="00F50FF8">
      <w:pPr>
        <w:widowControl w:val="0"/>
        <w:numPr>
          <w:ilvl w:val="0"/>
          <w:numId w:val="3"/>
        </w:numPr>
        <w:spacing w:line="240" w:lineRule="auto"/>
        <w:rPr>
          <w:ins w:id="196" w:author="Kook Sec" w:date="2020-09-03T16:35:00Z"/>
          <w:del w:id="197" w:author="kooksec" w:date="2017-12-26T13:48:00Z"/>
          <w:sz w:val="24"/>
          <w:szCs w:val="24"/>
          <w:rtl/>
        </w:rPr>
      </w:pPr>
    </w:p>
    <w:p w14:paraId="2757EDEA" w14:textId="77777777" w:rsidR="00F50FF8" w:rsidRPr="00612765" w:rsidDel="0051364C" w:rsidRDefault="00F50FF8" w:rsidP="00F50FF8">
      <w:pPr>
        <w:ind w:left="720"/>
        <w:rPr>
          <w:ins w:id="198" w:author="Kook Sec" w:date="2020-09-03T16:35:00Z"/>
          <w:del w:id="199" w:author="kooksec" w:date="2017-12-26T13:48:00Z"/>
          <w:sz w:val="24"/>
          <w:szCs w:val="24"/>
          <w:rtl/>
        </w:rPr>
      </w:pPr>
      <w:ins w:id="200" w:author="Kook Sec" w:date="2020-09-03T16:35:00Z">
        <w:del w:id="201" w:author="kooksec" w:date="2017-12-26T13:48:00Z">
          <w:r w:rsidRPr="00612765" w:rsidDel="0051364C">
            <w:rPr>
              <w:sz w:val="24"/>
              <w:szCs w:val="24"/>
              <w:rtl/>
            </w:rPr>
            <w:delText>א.</w:delText>
          </w:r>
          <w:r w:rsidRPr="00612765" w:rsidDel="0051364C">
            <w:rPr>
              <w:sz w:val="24"/>
              <w:szCs w:val="24"/>
              <w:rtl/>
            </w:rPr>
            <w:tab/>
            <w:delText>לאחר גמר ביצוע סעיף 3.1 בנספח ב'</w:delText>
          </w:r>
          <w:r w:rsidRPr="00612765" w:rsidDel="0051364C">
            <w:rPr>
              <w:sz w:val="24"/>
              <w:szCs w:val="24"/>
              <w:rtl/>
            </w:rPr>
            <w:tab/>
          </w:r>
          <w:r w:rsidRPr="00612765" w:rsidDel="0051364C">
            <w:rPr>
              <w:sz w:val="24"/>
              <w:szCs w:val="24"/>
              <w:rtl/>
            </w:rPr>
            <w:tab/>
            <w:delText>60%</w:delText>
          </w:r>
        </w:del>
      </w:ins>
    </w:p>
    <w:p w14:paraId="734EE7AC" w14:textId="77777777" w:rsidR="00F50FF8" w:rsidRPr="00612765" w:rsidDel="0051364C" w:rsidRDefault="00F50FF8" w:rsidP="00F50FF8">
      <w:pPr>
        <w:ind w:left="720"/>
        <w:rPr>
          <w:ins w:id="202" w:author="Kook Sec" w:date="2020-09-03T16:35:00Z"/>
          <w:del w:id="203" w:author="kooksec" w:date="2017-12-26T13:48:00Z"/>
          <w:sz w:val="24"/>
          <w:szCs w:val="24"/>
          <w:rtl/>
        </w:rPr>
      </w:pPr>
      <w:ins w:id="204" w:author="Kook Sec" w:date="2020-09-03T16:35:00Z">
        <w:del w:id="205" w:author="kooksec" w:date="2017-12-26T13:48:00Z">
          <w:r w:rsidRPr="00612765" w:rsidDel="0051364C">
            <w:rPr>
              <w:sz w:val="24"/>
              <w:szCs w:val="24"/>
              <w:rtl/>
            </w:rPr>
            <w:delText>ב.</w:delText>
          </w:r>
          <w:r w:rsidRPr="00612765" w:rsidDel="0051364C">
            <w:rPr>
              <w:sz w:val="24"/>
              <w:szCs w:val="24"/>
              <w:rtl/>
            </w:rPr>
            <w:tab/>
            <w:delText>לאחר גמר ביצוע סעיף 3.2 בנספח ב'</w:delText>
          </w:r>
          <w:r w:rsidRPr="00612765" w:rsidDel="0051364C">
            <w:rPr>
              <w:sz w:val="24"/>
              <w:szCs w:val="24"/>
              <w:rtl/>
            </w:rPr>
            <w:tab/>
          </w:r>
          <w:r w:rsidRPr="00612765" w:rsidDel="0051364C">
            <w:rPr>
              <w:sz w:val="24"/>
              <w:szCs w:val="24"/>
              <w:rtl/>
            </w:rPr>
            <w:tab/>
            <w:delText>10%</w:delText>
          </w:r>
        </w:del>
      </w:ins>
    </w:p>
    <w:p w14:paraId="351A9E22" w14:textId="77777777" w:rsidR="00F50FF8" w:rsidRPr="00612765" w:rsidRDefault="00F50FF8" w:rsidP="00F50FF8">
      <w:pPr>
        <w:ind w:left="720"/>
        <w:rPr>
          <w:ins w:id="206" w:author="Kook Sec" w:date="2020-09-03T16:35:00Z"/>
          <w:sz w:val="24"/>
          <w:szCs w:val="24"/>
          <w:rtl/>
        </w:rPr>
      </w:pPr>
      <w:ins w:id="207" w:author="Kook Sec" w:date="2020-09-03T16:35:00Z">
        <w:del w:id="208" w:author="kooksec" w:date="2017-12-26T13:48:00Z">
          <w:r w:rsidRPr="00612765" w:rsidDel="0051364C">
            <w:rPr>
              <w:sz w:val="24"/>
              <w:szCs w:val="24"/>
              <w:rtl/>
            </w:rPr>
            <w:delText>ג.</w:delText>
          </w:r>
          <w:r w:rsidRPr="00612765" w:rsidDel="0051364C">
            <w:rPr>
              <w:sz w:val="24"/>
              <w:szCs w:val="24"/>
              <w:rtl/>
            </w:rPr>
            <w:tab/>
            <w:delText>לאחר גמר ביצוע סעיף 3.3 בנספח ב'</w:delText>
          </w:r>
          <w:r w:rsidRPr="00612765" w:rsidDel="0051364C">
            <w:rPr>
              <w:sz w:val="24"/>
              <w:szCs w:val="24"/>
              <w:rtl/>
            </w:rPr>
            <w:tab/>
          </w:r>
          <w:r w:rsidRPr="00612765" w:rsidDel="0051364C">
            <w:rPr>
              <w:sz w:val="24"/>
              <w:szCs w:val="24"/>
              <w:rtl/>
            </w:rPr>
            <w:tab/>
            <w:delText>30%</w:delText>
          </w:r>
        </w:del>
      </w:ins>
    </w:p>
    <w:p w14:paraId="59314083" w14:textId="77777777" w:rsidR="00F50FF8" w:rsidRDefault="00F50FF8" w:rsidP="00F50FF8">
      <w:pPr>
        <w:ind w:left="720"/>
        <w:rPr>
          <w:ins w:id="209" w:author="Kook Sec" w:date="2020-09-03T16:35:00Z"/>
          <w:color w:val="008000"/>
          <w:sz w:val="24"/>
          <w:szCs w:val="24"/>
          <w:rtl/>
          <w:lang w:eastAsia="he-IL"/>
        </w:rPr>
      </w:pPr>
    </w:p>
    <w:p w14:paraId="5184CA57" w14:textId="77777777" w:rsidR="00F50FF8" w:rsidRDefault="00F50FF8" w:rsidP="00F50FF8">
      <w:pPr>
        <w:widowControl w:val="0"/>
        <w:numPr>
          <w:ilvl w:val="0"/>
          <w:numId w:val="12"/>
        </w:numPr>
        <w:spacing w:before="0" w:beforeAutospacing="0" w:after="0" w:afterAutospacing="0" w:line="240" w:lineRule="auto"/>
        <w:rPr>
          <w:ins w:id="210" w:author="Kook Sec" w:date="2020-09-03T16:35:00Z"/>
          <w:sz w:val="24"/>
          <w:szCs w:val="24"/>
        </w:rPr>
      </w:pPr>
      <w:ins w:id="211" w:author="Kook Sec" w:date="2020-09-03T16:35:00Z">
        <w:r>
          <w:rPr>
            <w:sz w:val="24"/>
            <w:szCs w:val="24"/>
            <w:rtl/>
          </w:rPr>
          <w:t>למרות האמור בסעיף 1 לעיל רשאי המזמין לשלם ליועץ מקדמות בגין קידום התכנון אשר יקוזזו משלבי התשלום עפ"י קביעתו הבלעדית של המזמין.</w:t>
        </w:r>
      </w:ins>
    </w:p>
    <w:p w14:paraId="6E5342E5" w14:textId="77777777" w:rsidR="00F50FF8" w:rsidRDefault="00F50FF8" w:rsidP="00F50FF8">
      <w:pPr>
        <w:widowControl w:val="0"/>
        <w:numPr>
          <w:ilvl w:val="0"/>
          <w:numId w:val="12"/>
        </w:numPr>
        <w:spacing w:before="0" w:beforeAutospacing="0" w:after="0" w:afterAutospacing="0" w:line="240" w:lineRule="auto"/>
        <w:rPr>
          <w:ins w:id="212" w:author="Kook Sec" w:date="2020-09-03T16:35:00Z"/>
          <w:sz w:val="24"/>
          <w:szCs w:val="24"/>
          <w:rtl/>
        </w:rPr>
      </w:pPr>
      <w:ins w:id="213" w:author="Kook Sec" w:date="2020-09-03T16:35:00Z">
        <w:r>
          <w:rPr>
            <w:sz w:val="24"/>
            <w:szCs w:val="24"/>
            <w:rt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ins>
    </w:p>
    <w:p w14:paraId="0B3A3C7D" w14:textId="77777777" w:rsidR="00F50FF8" w:rsidRDefault="00F50FF8" w:rsidP="00F50FF8">
      <w:pPr>
        <w:ind w:left="720"/>
        <w:rPr>
          <w:ins w:id="214" w:author="Kook Sec" w:date="2020-09-03T16:35:00Z"/>
          <w:sz w:val="24"/>
          <w:szCs w:val="24"/>
          <w:rtl/>
        </w:rPr>
      </w:pPr>
    </w:p>
    <w:p w14:paraId="542F2D19" w14:textId="77777777" w:rsidR="00F50FF8" w:rsidRDefault="00F50FF8" w:rsidP="00F50FF8">
      <w:pPr>
        <w:ind w:left="720" w:hanging="720"/>
        <w:rPr>
          <w:ins w:id="215" w:author="Kook Sec" w:date="2020-09-03T16:35:00Z"/>
          <w:rFonts w:hint="cs"/>
          <w:sz w:val="24"/>
          <w:szCs w:val="24"/>
          <w:rtl/>
        </w:rPr>
      </w:pPr>
      <w:ins w:id="216" w:author="Kook Sec" w:date="2020-09-03T16:35:00Z">
        <w:r>
          <w:rPr>
            <w:sz w:val="24"/>
            <w:szCs w:val="24"/>
            <w:rtl/>
          </w:rPr>
          <w:lastRenderedPageBreak/>
          <w:t xml:space="preserve">4. </w:t>
        </w:r>
        <w:r>
          <w:rPr>
            <w:sz w:val="24"/>
            <w:szCs w:val="24"/>
            <w:rtl/>
          </w:rPr>
          <w:tab/>
          <w:t>המזמין ישלם את שכר היועץ בתוך 60 יום מתאריך אישור החשבון ע"י המנהל.</w:t>
        </w:r>
      </w:ins>
    </w:p>
    <w:p w14:paraId="30E1FFEF" w14:textId="77777777" w:rsidR="00F50FF8" w:rsidRDefault="00F50FF8" w:rsidP="00F50FF8">
      <w:pPr>
        <w:tabs>
          <w:tab w:val="left" w:pos="589"/>
        </w:tabs>
        <w:jc w:val="center"/>
        <w:rPr>
          <w:ins w:id="217" w:author="Kook Sec" w:date="2020-09-03T16:35:00Z"/>
          <w:b/>
          <w:bCs/>
          <w:i/>
          <w:iCs/>
          <w:u w:val="single"/>
        </w:rPr>
      </w:pPr>
      <w:ins w:id="218" w:author="Kook Sec" w:date="2020-09-03T16:35:00Z">
        <w:r>
          <w:rPr>
            <w:rFonts w:hint="cs"/>
            <w:b/>
            <w:bCs/>
            <w:i/>
            <w:iCs/>
            <w:u w:val="single"/>
            <w:rtl/>
          </w:rPr>
          <w:t>נספח - הגדרות ותנאים מסחריים.</w:t>
        </w:r>
      </w:ins>
    </w:p>
    <w:p w14:paraId="69244438" w14:textId="77777777" w:rsidR="00F50FF8" w:rsidRDefault="00F50FF8" w:rsidP="00F50FF8">
      <w:pPr>
        <w:pStyle w:val="PARA1"/>
        <w:rPr>
          <w:ins w:id="219" w:author="Kook Sec" w:date="2020-09-03T16:35:00Z"/>
          <w:rFonts w:hint="cs"/>
          <w:sz w:val="24"/>
          <w:rtl/>
        </w:rPr>
      </w:pPr>
    </w:p>
    <w:p w14:paraId="2F5A14BA" w14:textId="77777777" w:rsidR="00F50FF8" w:rsidRDefault="00F50FF8" w:rsidP="00F50FF8">
      <w:pPr>
        <w:pStyle w:val="PARA1"/>
        <w:rPr>
          <w:ins w:id="220" w:author="Kook Sec" w:date="2020-09-03T16:35:00Z"/>
          <w:rFonts w:hint="cs"/>
          <w:sz w:val="24"/>
          <w:rtl/>
        </w:rPr>
      </w:pPr>
      <w:ins w:id="221" w:author="Kook Sec" w:date="2020-09-03T16:35:00Z">
        <w:r>
          <w:rPr>
            <w:rFonts w:hint="cs"/>
            <w:sz w:val="24"/>
            <w:rtl/>
          </w:rPr>
          <w:t>א.</w:t>
        </w:r>
        <w:r>
          <w:rPr>
            <w:rFonts w:hint="cs"/>
            <w:sz w:val="24"/>
            <w:rtl/>
          </w:rPr>
          <w:tab/>
          <w:t xml:space="preserve">לפעילות א'+ב' יידרשו </w:t>
        </w:r>
        <w:r>
          <w:rPr>
            <w:rFonts w:hint="cs"/>
            <w:b/>
            <w:bCs/>
            <w:sz w:val="24"/>
            <w:shd w:val="clear" w:color="auto" w:fill="D9D9D9"/>
            <w:rtl/>
          </w:rPr>
          <w:t>כ-9 שבועות</w:t>
        </w:r>
        <w:r>
          <w:rPr>
            <w:rFonts w:hint="cs"/>
            <w:sz w:val="24"/>
            <w:rtl/>
          </w:rPr>
          <w:t xml:space="preserve"> עד 15.2.18 מיום אשור ההצעה, ובכפוף לסיום חלק האדריכל בפעילות א2 לעיל.</w:t>
        </w:r>
      </w:ins>
    </w:p>
    <w:p w14:paraId="2DD9EB21" w14:textId="77777777" w:rsidR="00F50FF8" w:rsidRDefault="00F50FF8" w:rsidP="00F50FF8">
      <w:pPr>
        <w:pStyle w:val="PARA1"/>
        <w:rPr>
          <w:ins w:id="222" w:author="Kook Sec" w:date="2020-09-03T16:35:00Z"/>
          <w:rFonts w:hint="cs"/>
          <w:sz w:val="24"/>
          <w:rtl/>
        </w:rPr>
      </w:pPr>
    </w:p>
    <w:p w14:paraId="1C1E1660" w14:textId="77777777" w:rsidR="00F50FF8" w:rsidRDefault="00F50FF8" w:rsidP="00F50FF8">
      <w:pPr>
        <w:pStyle w:val="PARA1"/>
        <w:rPr>
          <w:ins w:id="223" w:author="Kook Sec" w:date="2020-09-03T16:35:00Z"/>
          <w:rFonts w:hint="cs"/>
          <w:sz w:val="24"/>
          <w:rtl/>
        </w:rPr>
      </w:pPr>
      <w:ins w:id="224" w:author="Kook Sec" w:date="2020-09-03T16:35:00Z">
        <w:r>
          <w:rPr>
            <w:rFonts w:hint="cs"/>
            <w:sz w:val="24"/>
            <w:rtl/>
          </w:rPr>
          <w:t>ב.</w:t>
        </w:r>
        <w:r>
          <w:rPr>
            <w:rFonts w:hint="cs"/>
            <w:sz w:val="24"/>
            <w:rtl/>
          </w:rPr>
          <w:tab/>
          <w:t>הוטלה פעילות א2 לעיל, על "לנדמן-אלומיניום", יתארך הלו"ז לעיל.  שכ"ט לפעולה זו יתבסס על שעות העבודה אשר יידרשו וכמפורט בסעיף ג', להלן.</w:t>
        </w:r>
      </w:ins>
    </w:p>
    <w:p w14:paraId="494D1BFE" w14:textId="77777777" w:rsidR="00F50FF8" w:rsidRDefault="00F50FF8" w:rsidP="00F50FF8">
      <w:pPr>
        <w:pStyle w:val="PARA1"/>
        <w:rPr>
          <w:ins w:id="225" w:author="Kook Sec" w:date="2020-09-03T16:35:00Z"/>
          <w:rFonts w:hint="cs"/>
          <w:sz w:val="24"/>
          <w:rtl/>
        </w:rPr>
      </w:pPr>
    </w:p>
    <w:p w14:paraId="2E37C52D" w14:textId="77777777" w:rsidR="00F50FF8" w:rsidRDefault="00F50FF8" w:rsidP="00F50FF8">
      <w:pPr>
        <w:pStyle w:val="PARA1"/>
        <w:rPr>
          <w:ins w:id="226" w:author="Kook Sec" w:date="2020-09-03T16:35:00Z"/>
          <w:rFonts w:hint="cs"/>
          <w:sz w:val="24"/>
          <w:rtl/>
        </w:rPr>
      </w:pPr>
      <w:ins w:id="227" w:author="Kook Sec" w:date="2020-09-03T16:35:00Z">
        <w:r>
          <w:rPr>
            <w:rFonts w:hint="cs"/>
            <w:sz w:val="24"/>
            <w:rtl/>
          </w:rPr>
          <w:t>ג.</w:t>
        </w:r>
        <w:r>
          <w:rPr>
            <w:rFonts w:hint="cs"/>
            <w:sz w:val="24"/>
            <w:rtl/>
          </w:rPr>
          <w:tab/>
          <w:t>שכ"ט למהדורה השלישית (ואילך) של מסמכי התכנון, אם וכאשר תידרש, ייקבע לפי שעות העבודה אשר יידרשו, ולפי תעריפי החשכ"ל למתכננים בעבודות בינוי; וכמפורט להלן: תעריף מתכנן 1 לכל פעולות התכנון והשרטוט, ותעריף מתכנן מומחה לכל פעילות אחרת.</w:t>
        </w:r>
      </w:ins>
    </w:p>
    <w:p w14:paraId="2C942A63" w14:textId="77777777" w:rsidR="00F50FF8" w:rsidRDefault="00F50FF8" w:rsidP="00F50FF8">
      <w:pPr>
        <w:pStyle w:val="PARA1"/>
        <w:rPr>
          <w:ins w:id="228" w:author="Kook Sec" w:date="2020-09-03T16:35:00Z"/>
          <w:rFonts w:hint="cs"/>
          <w:sz w:val="24"/>
          <w:rtl/>
        </w:rPr>
      </w:pPr>
    </w:p>
    <w:p w14:paraId="4B2AE60A" w14:textId="77777777" w:rsidR="00F50FF8" w:rsidRDefault="00F50FF8" w:rsidP="00F50FF8">
      <w:pPr>
        <w:pStyle w:val="PARA1"/>
        <w:rPr>
          <w:ins w:id="229" w:author="Kook Sec" w:date="2020-09-03T16:35:00Z"/>
          <w:rFonts w:hint="cs"/>
          <w:sz w:val="24"/>
          <w:rtl/>
        </w:rPr>
      </w:pPr>
      <w:ins w:id="230" w:author="Kook Sec" w:date="2020-09-03T16:35:00Z">
        <w:r>
          <w:rPr>
            <w:rFonts w:hint="cs"/>
            <w:sz w:val="24"/>
            <w:rtl/>
          </w:rPr>
          <w:t>ד.</w:t>
        </w:r>
        <w:r>
          <w:rPr>
            <w:rFonts w:hint="cs"/>
            <w:sz w:val="24"/>
            <w:rtl/>
          </w:rPr>
          <w:tab/>
          <w:t>שכ"ט לתכנון מתבסס על הכנת מסמכי מכרז האלומיניום, בחבילה משותפת אחת ויחידה לכל המבנים.</w:t>
        </w:r>
      </w:ins>
    </w:p>
    <w:p w14:paraId="47C7F1D0" w14:textId="77777777" w:rsidR="00F50FF8" w:rsidRDefault="00F50FF8" w:rsidP="00F50FF8">
      <w:pPr>
        <w:pStyle w:val="PARA1"/>
        <w:rPr>
          <w:ins w:id="231" w:author="Kook Sec" w:date="2020-09-03T16:35:00Z"/>
          <w:rFonts w:hint="cs"/>
          <w:sz w:val="24"/>
          <w:rtl/>
        </w:rPr>
      </w:pPr>
      <w:ins w:id="232" w:author="Kook Sec" w:date="2020-09-03T16:35:00Z">
        <w:r>
          <w:rPr>
            <w:rFonts w:hint="cs"/>
            <w:sz w:val="24"/>
            <w:rtl/>
          </w:rPr>
          <w:tab/>
          <w:t>שכ"ט בגין כל פיצול במסמכי המכרז יעמוד על 70% מן התעריף לפעילות זו.</w:t>
        </w:r>
      </w:ins>
    </w:p>
    <w:p w14:paraId="5C948CC8" w14:textId="77777777" w:rsidR="00F50FF8" w:rsidRDefault="00F50FF8" w:rsidP="00F50FF8">
      <w:pPr>
        <w:pStyle w:val="PARA1"/>
        <w:rPr>
          <w:ins w:id="233" w:author="Kook Sec" w:date="2020-09-03T16:35:00Z"/>
          <w:rFonts w:hint="cs"/>
          <w:sz w:val="24"/>
          <w:rtl/>
        </w:rPr>
      </w:pPr>
    </w:p>
    <w:p w14:paraId="49E9B4CA" w14:textId="77777777" w:rsidR="00F50FF8" w:rsidRDefault="00F50FF8" w:rsidP="00F50FF8">
      <w:pPr>
        <w:spacing w:line="240" w:lineRule="auto"/>
        <w:rPr>
          <w:ins w:id="234" w:author="Kook Sec" w:date="2020-09-03T16:41:00Z"/>
          <w:rFonts w:hint="cs"/>
          <w:sz w:val="20"/>
          <w:rtl/>
        </w:rPr>
        <w:pPrChange w:id="235" w:author="Kook Sec" w:date="2020-09-03T16:42:00Z">
          <w:pPr/>
        </w:pPrChange>
      </w:pPr>
      <w:ins w:id="236" w:author="Kook Sec" w:date="2020-09-03T16:35:00Z">
        <w:r>
          <w:rPr>
            <w:rFonts w:hint="cs"/>
            <w:sz w:val="24"/>
            <w:rtl/>
          </w:rPr>
          <w:t>ה.</w:t>
        </w:r>
        <w:r>
          <w:rPr>
            <w:rFonts w:hint="cs"/>
            <w:sz w:val="24"/>
            <w:rtl/>
          </w:rPr>
          <w:tab/>
        </w:r>
        <w:r w:rsidRPr="004D21D3">
          <w:rPr>
            <w:rFonts w:hint="cs"/>
            <w:sz w:val="24"/>
            <w:highlight w:val="yellow"/>
            <w:rtl/>
          </w:rPr>
          <w:t xml:space="preserve">מבוטל. </w:t>
        </w:r>
        <w:r w:rsidRPr="004D21D3">
          <w:rPr>
            <w:rFonts w:hint="cs"/>
            <w:sz w:val="24"/>
            <w:highlight w:val="yellow"/>
            <w:rtl/>
            <w:rPrChange w:id="237" w:author="tal a" w:date="2018-01-18T17:01:00Z">
              <w:rPr>
                <w:rFonts w:hint="cs"/>
                <w:sz w:val="24"/>
                <w:rtl/>
              </w:rPr>
            </w:rPrChange>
          </w:rPr>
          <w:t>לא מקובל</w:t>
        </w:r>
        <w:r w:rsidRPr="004D21D3">
          <w:rPr>
            <w:rFonts w:hint="cs"/>
            <w:sz w:val="24"/>
            <w:highlight w:val="yellow"/>
            <w:rtl/>
          </w:rPr>
          <w:t xml:space="preserve">- התכנון בפרויקט מוגבל ל46 חתכים .  אם ובמהלך התכנון, אתבקש </w:t>
        </w:r>
      </w:ins>
      <w:ins w:id="238" w:author="Kook Sec" w:date="2020-09-03T16:42:00Z">
        <w:r>
          <w:rPr>
            <w:rFonts w:hint="cs"/>
            <w:sz w:val="24"/>
            <w:highlight w:val="yellow"/>
            <w:rtl/>
          </w:rPr>
          <w:t xml:space="preserve">   </w:t>
        </w:r>
      </w:ins>
      <w:ins w:id="239" w:author="Kook Sec" w:date="2020-09-03T16:35:00Z">
        <w:r w:rsidRPr="004D21D3">
          <w:rPr>
            <w:rFonts w:hint="cs"/>
            <w:sz w:val="24"/>
            <w:highlight w:val="yellow"/>
            <w:rtl/>
          </w:rPr>
          <w:t>להרחיב את התכנון המפורט, יעודכן שכר טרחתי לשלב זה, ויעמוד על 2,200 ₪ לכל חתך נוסף</w:t>
        </w:r>
      </w:ins>
      <w:ins w:id="240" w:author="Kook Sec" w:date="2020-09-03T16:41:00Z">
        <w:r w:rsidRPr="00F50FF8">
          <w:rPr>
            <w:rFonts w:hint="cs"/>
            <w:sz w:val="20"/>
            <w:rtl/>
          </w:rPr>
          <w:t xml:space="preserve"> </w:t>
        </w:r>
      </w:ins>
    </w:p>
    <w:p w14:paraId="25C984F2" w14:textId="77777777" w:rsidR="00F50FF8" w:rsidRDefault="00F50FF8" w:rsidP="00F50FF8">
      <w:pPr>
        <w:pStyle w:val="PARA1"/>
        <w:rPr>
          <w:ins w:id="241" w:author="Kook Sec" w:date="2020-09-03T16:41:00Z"/>
          <w:rFonts w:hint="cs"/>
          <w:sz w:val="24"/>
          <w:rtl/>
        </w:rPr>
      </w:pPr>
      <w:ins w:id="242" w:author="Kook Sec" w:date="2020-09-03T16:41:00Z">
        <w:r>
          <w:rPr>
            <w:rFonts w:hint="cs"/>
            <w:sz w:val="24"/>
            <w:rtl/>
          </w:rPr>
          <w:t>ו.</w:t>
        </w:r>
        <w:r>
          <w:rPr>
            <w:rFonts w:hint="cs"/>
            <w:sz w:val="24"/>
            <w:rtl/>
          </w:rPr>
          <w:tab/>
          <w:t>הפיקוח העליון באתר, הוגבל לכמות המקובלת והנדרשת לפרויקט זה.  הניסיון מלמד, כי כל בקשה לביקור נוסף אם ותעלה, תידרש בשל מחדל של הקבלן המבצע.  שכ"ט לכל ביקור נוסף יהיה 3,350 ₪.</w:t>
        </w:r>
      </w:ins>
    </w:p>
    <w:p w14:paraId="3EFE1068" w14:textId="77777777" w:rsidR="00F50FF8" w:rsidRDefault="00F50FF8" w:rsidP="00F50FF8">
      <w:pPr>
        <w:pStyle w:val="PARA1"/>
        <w:rPr>
          <w:ins w:id="243" w:author="Kook Sec" w:date="2020-09-03T16:41:00Z"/>
          <w:rFonts w:hint="cs"/>
          <w:sz w:val="24"/>
          <w:rtl/>
        </w:rPr>
      </w:pPr>
    </w:p>
    <w:p w14:paraId="33C82D1D" w14:textId="77777777" w:rsidR="00F50FF8" w:rsidRDefault="00F50FF8" w:rsidP="00F50FF8">
      <w:pPr>
        <w:pStyle w:val="PARA1"/>
        <w:rPr>
          <w:ins w:id="244" w:author="Kook Sec" w:date="2020-09-03T16:41:00Z"/>
          <w:rFonts w:hint="cs"/>
          <w:sz w:val="24"/>
          <w:rtl/>
        </w:rPr>
      </w:pPr>
      <w:ins w:id="245" w:author="Kook Sec" w:date="2020-09-03T16:41:00Z">
        <w:r>
          <w:rPr>
            <w:rFonts w:hint="cs"/>
            <w:sz w:val="24"/>
            <w:rtl/>
          </w:rPr>
          <w:t>ז.</w:t>
        </w:r>
        <w:r>
          <w:rPr>
            <w:rFonts w:hint="cs"/>
            <w:sz w:val="24"/>
            <w:rtl/>
          </w:rPr>
          <w:tab/>
          <w:t>תוספת של 8,600 ₪ תחול אם יהיה על חשבון הקבלן המבצע, ותוכניות הייצור עודכנו או שונו מאידך.</w:t>
        </w:r>
      </w:ins>
    </w:p>
    <w:p w14:paraId="21778861" w14:textId="77777777" w:rsidR="00F50FF8" w:rsidRDefault="00F50FF8" w:rsidP="00F50FF8">
      <w:pPr>
        <w:pStyle w:val="PARA1"/>
        <w:rPr>
          <w:ins w:id="246" w:author="Kook Sec" w:date="2020-09-03T16:41:00Z"/>
          <w:sz w:val="24"/>
        </w:rPr>
      </w:pPr>
    </w:p>
    <w:p w14:paraId="01B7B8B9" w14:textId="77777777" w:rsidR="00F50FF8" w:rsidRDefault="00F50FF8" w:rsidP="00F50FF8">
      <w:pPr>
        <w:pStyle w:val="PARA1"/>
        <w:rPr>
          <w:ins w:id="247" w:author="Kook Sec" w:date="2020-09-03T16:41:00Z"/>
          <w:rFonts w:hint="cs"/>
          <w:sz w:val="24"/>
          <w:rtl/>
        </w:rPr>
      </w:pPr>
      <w:ins w:id="248" w:author="Kook Sec" w:date="2020-09-03T16:41:00Z">
        <w:r>
          <w:rPr>
            <w:rFonts w:hint="cs"/>
            <w:sz w:val="24"/>
            <w:rtl/>
          </w:rPr>
          <w:t>ח.</w:t>
        </w:r>
        <w:r>
          <w:rPr>
            <w:rFonts w:hint="cs"/>
            <w:sz w:val="24"/>
            <w:rtl/>
          </w:rPr>
          <w:tab/>
          <w:t>נדרשה במסגרת הפרויקט, פעילות בחו"ל, ישא המזמין בכל הוצאות הנלוות, כגון הנפקת אישורים, טיסה, תחבורה, כלכלה ולינה.  שכ"ט לכל יום קלנדרי מחוץ לגבולות מדינת ישראל יעמוד על 5,150 ₪.</w:t>
        </w:r>
      </w:ins>
    </w:p>
    <w:p w14:paraId="00364FA0" w14:textId="77777777" w:rsidR="00F50FF8" w:rsidRDefault="00F50FF8" w:rsidP="00F50FF8">
      <w:pPr>
        <w:pStyle w:val="PARA1"/>
        <w:rPr>
          <w:ins w:id="249" w:author="Kook Sec" w:date="2020-09-03T16:41:00Z"/>
          <w:rFonts w:hint="cs"/>
          <w:sz w:val="24"/>
          <w:rtl/>
        </w:rPr>
      </w:pPr>
    </w:p>
    <w:p w14:paraId="3E996C5E" w14:textId="77777777" w:rsidR="00F50FF8" w:rsidRDefault="00F50FF8" w:rsidP="00F50FF8">
      <w:pPr>
        <w:pStyle w:val="PARA1"/>
        <w:rPr>
          <w:ins w:id="250" w:author="Kook Sec" w:date="2020-09-03T16:41:00Z"/>
          <w:rFonts w:hint="cs"/>
          <w:sz w:val="24"/>
          <w:rtl/>
        </w:rPr>
      </w:pPr>
      <w:ins w:id="251" w:author="Kook Sec" w:date="2020-09-03T16:41:00Z">
        <w:r>
          <w:rPr>
            <w:rFonts w:hint="cs"/>
            <w:sz w:val="24"/>
            <w:rtl/>
          </w:rPr>
          <w:t>ט.</w:t>
        </w:r>
        <w:r>
          <w:rPr>
            <w:rFonts w:hint="cs"/>
            <w:sz w:val="24"/>
            <w:rtl/>
          </w:rPr>
          <w:tab/>
          <w:t>תשלום שכר הטרחה לכל פעילות, יפוצל לכל היותר ל-3 תשלומים:  בתחילת הפעילות, במהלכה ובסיומה.</w:t>
        </w:r>
      </w:ins>
    </w:p>
    <w:p w14:paraId="1EDF2850" w14:textId="77777777" w:rsidR="00F50FF8" w:rsidRDefault="00F50FF8" w:rsidP="00F50FF8">
      <w:pPr>
        <w:pStyle w:val="PARA1"/>
        <w:rPr>
          <w:ins w:id="252" w:author="Kook Sec" w:date="2020-09-03T16:41:00Z"/>
          <w:rFonts w:hint="cs"/>
          <w:sz w:val="24"/>
          <w:rtl/>
        </w:rPr>
      </w:pPr>
      <w:ins w:id="253" w:author="Kook Sec" w:date="2020-09-03T16:41:00Z">
        <w:r>
          <w:rPr>
            <w:rFonts w:hint="cs"/>
            <w:sz w:val="24"/>
            <w:rtl/>
          </w:rPr>
          <w:tab/>
          <w:t>כל חשבון ייפרע בתנאי שוטף + 30 יום.</w:t>
        </w:r>
      </w:ins>
    </w:p>
    <w:p w14:paraId="721A4A4B" w14:textId="77777777" w:rsidR="00F50FF8" w:rsidRDefault="00F50FF8" w:rsidP="00F50FF8">
      <w:pPr>
        <w:pStyle w:val="PARA1"/>
        <w:rPr>
          <w:ins w:id="254" w:author="Kook Sec" w:date="2020-09-03T16:41:00Z"/>
          <w:rFonts w:hint="cs"/>
          <w:sz w:val="24"/>
          <w:rtl/>
        </w:rPr>
      </w:pPr>
    </w:p>
    <w:p w14:paraId="75A11927" w14:textId="77777777" w:rsidR="00F50FF8" w:rsidRDefault="00F50FF8" w:rsidP="00F50FF8">
      <w:pPr>
        <w:pStyle w:val="PARA1"/>
        <w:rPr>
          <w:ins w:id="255" w:author="Kook Sec" w:date="2020-09-03T16:41:00Z"/>
          <w:rFonts w:hint="cs"/>
          <w:sz w:val="24"/>
          <w:rtl/>
        </w:rPr>
      </w:pPr>
      <w:ins w:id="256" w:author="Kook Sec" w:date="2020-09-03T16:41:00Z">
        <w:r>
          <w:rPr>
            <w:rFonts w:hint="cs"/>
            <w:sz w:val="24"/>
            <w:rtl/>
          </w:rPr>
          <w:t>י.</w:t>
        </w:r>
        <w:r>
          <w:rPr>
            <w:rFonts w:hint="cs"/>
            <w:sz w:val="24"/>
            <w:rtl/>
          </w:rPr>
          <w:tab/>
          <w:t>עדכון שכר הטרחה:</w:t>
        </w:r>
      </w:ins>
    </w:p>
    <w:p w14:paraId="404EDB63" w14:textId="77777777" w:rsidR="00F50FF8" w:rsidRDefault="00F50FF8" w:rsidP="00F50FF8">
      <w:pPr>
        <w:pStyle w:val="PARA1"/>
        <w:tabs>
          <w:tab w:val="clear" w:pos="448"/>
          <w:tab w:val="left" w:pos="873"/>
        </w:tabs>
        <w:ind w:left="873" w:hanging="425"/>
        <w:rPr>
          <w:ins w:id="257" w:author="Kook Sec" w:date="2020-09-03T16:41:00Z"/>
          <w:rFonts w:hint="cs"/>
          <w:sz w:val="24"/>
          <w:rtl/>
        </w:rPr>
      </w:pPr>
      <w:ins w:id="258" w:author="Kook Sec" w:date="2020-09-03T16:41:00Z">
        <w:r>
          <w:rPr>
            <w:rFonts w:hint="cs"/>
            <w:sz w:val="24"/>
            <w:rtl/>
          </w:rPr>
          <w:t>1.</w:t>
        </w:r>
        <w:r>
          <w:rPr>
            <w:rFonts w:hint="cs"/>
            <w:sz w:val="24"/>
            <w:rtl/>
          </w:rPr>
          <w:tab/>
          <w:t>שכ"ט יתעדכן מעלה/מטה בהתאם למספר היח"ד בפועל לפי תעריף של 520 ₪ לכל יח"ד.</w:t>
        </w:r>
      </w:ins>
    </w:p>
    <w:p w14:paraId="2C43464C" w14:textId="77777777" w:rsidR="00F50FF8" w:rsidRDefault="00F50FF8" w:rsidP="00F50FF8">
      <w:pPr>
        <w:pStyle w:val="PARA1"/>
        <w:tabs>
          <w:tab w:val="clear" w:pos="448"/>
          <w:tab w:val="left" w:pos="873"/>
        </w:tabs>
        <w:ind w:left="873" w:hanging="425"/>
        <w:rPr>
          <w:ins w:id="259" w:author="Kook Sec" w:date="2020-09-03T16:41:00Z"/>
          <w:rFonts w:hint="cs"/>
          <w:sz w:val="24"/>
          <w:rtl/>
        </w:rPr>
      </w:pPr>
      <w:ins w:id="260" w:author="Kook Sec" w:date="2020-09-03T16:41:00Z">
        <w:r>
          <w:rPr>
            <w:rFonts w:hint="cs"/>
            <w:sz w:val="24"/>
            <w:rtl/>
          </w:rPr>
          <w:t>2.</w:t>
        </w:r>
        <w:r>
          <w:rPr>
            <w:rFonts w:hint="cs"/>
            <w:sz w:val="24"/>
            <w:rtl/>
          </w:rPr>
          <w:tab/>
          <w:t>שכ"ט יתעדכן מעלה/מטה לפי מספר הקומות במבנה המשרדים, לפי תעריף של 9,100 ₪ לקומה.</w:t>
        </w:r>
      </w:ins>
    </w:p>
    <w:p w14:paraId="2BECA994" w14:textId="77777777" w:rsidR="00F50FF8" w:rsidRDefault="00F50FF8" w:rsidP="00F50FF8">
      <w:pPr>
        <w:pStyle w:val="PARA1"/>
        <w:tabs>
          <w:tab w:val="clear" w:pos="448"/>
          <w:tab w:val="left" w:pos="873"/>
        </w:tabs>
        <w:ind w:left="873" w:hanging="425"/>
        <w:rPr>
          <w:ins w:id="261" w:author="Kook Sec" w:date="2020-09-03T16:41:00Z"/>
          <w:rFonts w:hint="cs"/>
          <w:sz w:val="24"/>
          <w:rtl/>
        </w:rPr>
      </w:pPr>
      <w:ins w:id="262" w:author="Kook Sec" w:date="2020-09-03T16:41:00Z">
        <w:r>
          <w:rPr>
            <w:rFonts w:hint="cs"/>
            <w:sz w:val="24"/>
            <w:rtl/>
          </w:rPr>
          <w:t>3.</w:t>
        </w:r>
        <w:r>
          <w:rPr>
            <w:rFonts w:hint="cs"/>
            <w:sz w:val="24"/>
            <w:rtl/>
          </w:rPr>
          <w:tab/>
          <w:t>מבוטל.- מקובל</w:t>
        </w:r>
      </w:ins>
    </w:p>
    <w:p w14:paraId="31324FAF" w14:textId="77777777" w:rsidR="00F50FF8" w:rsidRDefault="00F50FF8" w:rsidP="00F50FF8">
      <w:pPr>
        <w:pStyle w:val="PARA1"/>
        <w:tabs>
          <w:tab w:val="clear" w:pos="448"/>
          <w:tab w:val="left" w:pos="873"/>
        </w:tabs>
        <w:ind w:left="873" w:hanging="425"/>
        <w:rPr>
          <w:ins w:id="263" w:author="Kook Sec" w:date="2020-09-03T16:41:00Z"/>
          <w:rFonts w:hint="cs"/>
          <w:sz w:val="24"/>
          <w:rtl/>
        </w:rPr>
      </w:pPr>
      <w:ins w:id="264" w:author="Kook Sec" w:date="2020-09-03T16:41:00Z">
        <w:r>
          <w:rPr>
            <w:rFonts w:hint="cs"/>
            <w:sz w:val="24"/>
            <w:rtl/>
          </w:rPr>
          <w:t>4.</w:t>
        </w:r>
        <w:r>
          <w:rPr>
            <w:rFonts w:hint="cs"/>
            <w:sz w:val="24"/>
            <w:rtl/>
          </w:rPr>
          <w:tab/>
          <w:t>התקציב לביצוע עבודות האלומיניום, כפי שפורטו במסמכי המכרז ממאי 2017, עומד כ- 20 מש"ח.</w:t>
        </w:r>
      </w:ins>
    </w:p>
    <w:p w14:paraId="7227B9E6" w14:textId="77777777" w:rsidR="00F50FF8" w:rsidRDefault="00F50FF8" w:rsidP="00F50FF8">
      <w:pPr>
        <w:pStyle w:val="PARA1"/>
        <w:tabs>
          <w:tab w:val="clear" w:pos="448"/>
          <w:tab w:val="left" w:pos="873"/>
        </w:tabs>
        <w:ind w:left="873" w:hanging="425"/>
        <w:rPr>
          <w:ins w:id="265" w:author="Kook Sec" w:date="2020-09-03T16:41:00Z"/>
          <w:rFonts w:hint="cs"/>
          <w:sz w:val="24"/>
          <w:rtl/>
        </w:rPr>
      </w:pPr>
      <w:ins w:id="266" w:author="Kook Sec" w:date="2020-09-03T16:41:00Z">
        <w:r>
          <w:rPr>
            <w:rFonts w:hint="cs"/>
            <w:sz w:val="24"/>
            <w:rtl/>
          </w:rPr>
          <w:tab/>
          <w:t>אם תוצאות מכרז האלומיניום שיוכן על ידי משרד לנדמן (על בסיס רשימות זהות), יהיו נמוכות תקציב זה, יתווסף לשכ"ט בונוס, שיעמוד על 5% מההפרש שבין תוצאות המכרז לבין התקציב לעיל.</w:t>
        </w:r>
      </w:ins>
    </w:p>
    <w:p w14:paraId="791397C6" w14:textId="77777777" w:rsidR="00F50FF8" w:rsidRDefault="00F50FF8" w:rsidP="00F50FF8">
      <w:pPr>
        <w:pStyle w:val="PARA1"/>
        <w:rPr>
          <w:ins w:id="267" w:author="Kook Sec" w:date="2020-09-03T16:41:00Z"/>
          <w:rFonts w:hint="cs"/>
          <w:sz w:val="24"/>
          <w:rtl/>
        </w:rPr>
      </w:pPr>
    </w:p>
    <w:p w14:paraId="7FB2846E" w14:textId="77777777" w:rsidR="00F50FF8" w:rsidRDefault="00F50FF8" w:rsidP="00F50FF8">
      <w:pPr>
        <w:pStyle w:val="PARA1"/>
        <w:rPr>
          <w:ins w:id="268" w:author="Kook Sec" w:date="2020-09-03T16:41:00Z"/>
          <w:rFonts w:hint="cs"/>
          <w:sz w:val="24"/>
          <w:rtl/>
        </w:rPr>
      </w:pPr>
      <w:ins w:id="269" w:author="Kook Sec" w:date="2020-09-03T16:41:00Z">
        <w:r>
          <w:rPr>
            <w:rFonts w:hint="cs"/>
            <w:sz w:val="24"/>
            <w:rtl/>
          </w:rPr>
          <w:lastRenderedPageBreak/>
          <w:t>יא.</w:t>
        </w:r>
        <w:r>
          <w:rPr>
            <w:rFonts w:hint="cs"/>
            <w:sz w:val="24"/>
            <w:rtl/>
          </w:rPr>
          <w:tab/>
          <w:t>כל הסכומים יוצמדו למדד המחירים לצרכן (08/2017), ביום הגשת החשבון, ועליהם יתווסף המע"מ כחוק.</w:t>
        </w:r>
      </w:ins>
    </w:p>
    <w:p w14:paraId="7E8F79C0" w14:textId="77777777" w:rsidR="00F50FF8" w:rsidRDefault="00F50FF8" w:rsidP="00F50FF8">
      <w:pPr>
        <w:pStyle w:val="PARA1"/>
        <w:rPr>
          <w:ins w:id="270" w:author="Kook Sec" w:date="2020-09-03T16:41:00Z"/>
          <w:rFonts w:hint="cs"/>
          <w:sz w:val="24"/>
          <w:rtl/>
        </w:rPr>
      </w:pPr>
    </w:p>
    <w:p w14:paraId="613EBC73" w14:textId="77777777" w:rsidR="00F50FF8" w:rsidRDefault="00F50FF8" w:rsidP="00F50FF8">
      <w:pPr>
        <w:pStyle w:val="PARA1"/>
        <w:rPr>
          <w:ins w:id="271" w:author="Kook Sec" w:date="2020-09-03T16:41:00Z"/>
          <w:rFonts w:hint="cs"/>
          <w:sz w:val="24"/>
          <w:rtl/>
        </w:rPr>
      </w:pPr>
      <w:ins w:id="272" w:author="Kook Sec" w:date="2020-09-03T16:41:00Z">
        <w:r>
          <w:rPr>
            <w:rFonts w:hint="cs"/>
            <w:sz w:val="24"/>
            <w:rtl/>
          </w:rPr>
          <w:t>יב.</w:t>
        </w:r>
        <w:r>
          <w:rPr>
            <w:rFonts w:hint="cs"/>
            <w:sz w:val="24"/>
            <w:rtl/>
          </w:rPr>
          <w:tab/>
          <w:t>ביטול / הפסקת ההתקשרות על ידי המזמין, מבלי שהמתכנן הפר את חובותיו.</w:t>
        </w:r>
      </w:ins>
    </w:p>
    <w:p w14:paraId="3ED071CD" w14:textId="77777777" w:rsidR="00F50FF8" w:rsidRDefault="00F50FF8" w:rsidP="00F50FF8">
      <w:pPr>
        <w:pStyle w:val="PARA1"/>
        <w:tabs>
          <w:tab w:val="clear" w:pos="448"/>
          <w:tab w:val="left" w:pos="873"/>
        </w:tabs>
        <w:ind w:left="873" w:hanging="425"/>
        <w:rPr>
          <w:ins w:id="273" w:author="Kook Sec" w:date="2020-09-03T16:41:00Z"/>
          <w:rFonts w:hint="cs"/>
          <w:sz w:val="24"/>
          <w:rtl/>
        </w:rPr>
      </w:pPr>
      <w:ins w:id="274" w:author="Kook Sec" w:date="2020-09-03T16:41:00Z">
        <w:r>
          <w:rPr>
            <w:rFonts w:hint="cs"/>
            <w:sz w:val="24"/>
            <w:rtl/>
          </w:rPr>
          <w:t>1.</w:t>
        </w:r>
        <w:r>
          <w:rPr>
            <w:rFonts w:hint="cs"/>
            <w:sz w:val="24"/>
            <w:rtl/>
          </w:rPr>
          <w:tab/>
          <w:t>המזמין ישלם למתכנן, תמורה כפי שתקבע על ידי מנהל הפרויקט בהתחשב בעבודות התכנון שבוצעו על ידי המתכנן עד לאותו מועד ולפי לוח התשלומים הרשום בגוף חוזה זה.</w:t>
        </w:r>
      </w:ins>
    </w:p>
    <w:p w14:paraId="5DAAA022" w14:textId="77777777" w:rsidR="00F50FF8" w:rsidRDefault="00F50FF8" w:rsidP="00F50FF8">
      <w:pPr>
        <w:pStyle w:val="PARA1"/>
        <w:tabs>
          <w:tab w:val="clear" w:pos="448"/>
          <w:tab w:val="left" w:pos="873"/>
        </w:tabs>
        <w:ind w:left="873" w:hanging="425"/>
        <w:rPr>
          <w:ins w:id="275" w:author="Kook Sec" w:date="2020-09-03T16:41:00Z"/>
          <w:rFonts w:hint="cs"/>
          <w:sz w:val="24"/>
          <w:rtl/>
        </w:rPr>
      </w:pPr>
      <w:ins w:id="276" w:author="Kook Sec" w:date="2020-09-03T16:41:00Z">
        <w:r>
          <w:rPr>
            <w:rFonts w:hint="cs"/>
            <w:sz w:val="24"/>
            <w:rtl/>
          </w:rPr>
          <w:t>2.</w:t>
        </w:r>
        <w:r>
          <w:rPr>
            <w:rFonts w:hint="cs"/>
            <w:sz w:val="24"/>
            <w:rtl/>
          </w:rPr>
          <w:tab/>
          <w:t>בנוסף ישלם המזמין פיצוי כספי בסך של 10% מיתרת שכר הטרחה הכולל של המתכנן בפרויקט.</w:t>
        </w:r>
      </w:ins>
    </w:p>
    <w:p w14:paraId="75CE304F" w14:textId="77777777" w:rsidR="00F50FF8" w:rsidRDefault="00F50FF8" w:rsidP="00F50FF8">
      <w:pPr>
        <w:pStyle w:val="PARA1"/>
        <w:tabs>
          <w:tab w:val="clear" w:pos="448"/>
          <w:tab w:val="left" w:pos="873"/>
        </w:tabs>
        <w:ind w:left="873" w:hanging="425"/>
        <w:rPr>
          <w:ins w:id="277" w:author="Kook Sec" w:date="2020-09-03T16:41:00Z"/>
          <w:rFonts w:hint="cs"/>
          <w:sz w:val="24"/>
          <w:rtl/>
        </w:rPr>
      </w:pPr>
      <w:ins w:id="278" w:author="Kook Sec" w:date="2020-09-03T16:41:00Z">
        <w:r>
          <w:rPr>
            <w:rFonts w:hint="cs"/>
            <w:sz w:val="24"/>
            <w:rtl/>
          </w:rPr>
          <w:t>3.</w:t>
        </w:r>
        <w:r>
          <w:rPr>
            <w:rFonts w:hint="cs"/>
            <w:sz w:val="24"/>
            <w:rtl/>
          </w:rPr>
          <w:tab/>
          <w:t>המזמין ישלם למתכנן, פיצוי כספי וכמפורט בסעיפים 1+2 לעיל, בקרות אחד משני המקרים הבאים:</w:t>
        </w:r>
      </w:ins>
    </w:p>
    <w:p w14:paraId="02203F7D" w14:textId="77777777" w:rsidR="00F50FF8" w:rsidRDefault="00F50FF8" w:rsidP="00F50FF8">
      <w:pPr>
        <w:pStyle w:val="PARA1"/>
        <w:tabs>
          <w:tab w:val="clear" w:pos="448"/>
          <w:tab w:val="left" w:pos="1298"/>
        </w:tabs>
        <w:ind w:left="1298" w:hanging="425"/>
        <w:rPr>
          <w:ins w:id="279" w:author="Kook Sec" w:date="2020-09-03T16:41:00Z"/>
          <w:rFonts w:hint="cs"/>
          <w:sz w:val="24"/>
          <w:rtl/>
        </w:rPr>
      </w:pPr>
      <w:ins w:id="280" w:author="Kook Sec" w:date="2020-09-03T16:41:00Z">
        <w:r>
          <w:rPr>
            <w:rFonts w:hint="cs"/>
            <w:sz w:val="24"/>
            <w:rtl/>
          </w:rPr>
          <w:t>3.1</w:t>
        </w:r>
        <w:r>
          <w:rPr>
            <w:rFonts w:hint="cs"/>
            <w:sz w:val="24"/>
            <w:rtl/>
          </w:rPr>
          <w:tab/>
          <w:t>מכר ו/או העביר המזמין את הפרויקט לידי צד ג', והאחרון ויתר על שירותי המתכנן.</w:t>
        </w:r>
      </w:ins>
    </w:p>
    <w:p w14:paraId="2A304A65" w14:textId="77777777" w:rsidR="00F50FF8" w:rsidRDefault="00F50FF8" w:rsidP="00F50FF8">
      <w:pPr>
        <w:pStyle w:val="PARA1"/>
        <w:tabs>
          <w:tab w:val="clear" w:pos="448"/>
          <w:tab w:val="left" w:pos="1298"/>
        </w:tabs>
        <w:ind w:left="1298" w:hanging="425"/>
        <w:rPr>
          <w:ins w:id="281" w:author="Kook Sec" w:date="2020-09-03T16:41:00Z"/>
          <w:rFonts w:hint="cs"/>
          <w:sz w:val="24"/>
          <w:rtl/>
        </w:rPr>
      </w:pPr>
      <w:ins w:id="282" w:author="Kook Sec" w:date="2020-09-03T16:41:00Z">
        <w:r>
          <w:rPr>
            <w:rFonts w:hint="cs"/>
            <w:sz w:val="24"/>
            <w:rtl/>
          </w:rPr>
          <w:t>3.2</w:t>
        </w:r>
        <w:r>
          <w:rPr>
            <w:rFonts w:hint="cs"/>
            <w:sz w:val="24"/>
            <w:rtl/>
          </w:rPr>
          <w:tab/>
          <w:t>הוקפא שלב התכנון, מסיבה זו או אחרת, לתקופה של 15 חודש או יותר.</w:t>
        </w:r>
      </w:ins>
    </w:p>
    <w:p w14:paraId="19A2D013" w14:textId="77777777" w:rsidR="00F50FF8" w:rsidRDefault="00F50FF8" w:rsidP="00F50FF8">
      <w:pPr>
        <w:pStyle w:val="PARA1"/>
        <w:rPr>
          <w:ins w:id="283" w:author="Kook Sec" w:date="2020-09-03T16:41:00Z"/>
          <w:rFonts w:hint="cs"/>
          <w:sz w:val="24"/>
          <w:rtl/>
        </w:rPr>
      </w:pPr>
    </w:p>
    <w:p w14:paraId="1615290B" w14:textId="77777777" w:rsidR="00F50FF8" w:rsidRDefault="00F50FF8" w:rsidP="00F50FF8">
      <w:pPr>
        <w:pStyle w:val="PARA1"/>
        <w:rPr>
          <w:ins w:id="284" w:author="Kook Sec" w:date="2020-09-03T16:41:00Z"/>
          <w:rFonts w:hint="cs"/>
          <w:sz w:val="24"/>
          <w:rtl/>
        </w:rPr>
      </w:pPr>
      <w:ins w:id="285" w:author="Kook Sec" w:date="2020-09-03T16:41:00Z">
        <w:r>
          <w:rPr>
            <w:rFonts w:hint="cs"/>
            <w:sz w:val="24"/>
            <w:rtl/>
          </w:rPr>
          <w:t>יג.</w:t>
        </w:r>
        <w:r>
          <w:rPr>
            <w:rFonts w:hint="cs"/>
            <w:sz w:val="24"/>
            <w:rtl/>
          </w:rPr>
          <w:tab/>
          <w:t>הגדרות.</w:t>
        </w:r>
      </w:ins>
    </w:p>
    <w:p w14:paraId="44D4510E" w14:textId="77777777" w:rsidR="00F50FF8" w:rsidRDefault="00F50FF8" w:rsidP="00F50FF8">
      <w:pPr>
        <w:pStyle w:val="PARA1"/>
        <w:tabs>
          <w:tab w:val="clear" w:pos="448"/>
          <w:tab w:val="left" w:pos="873"/>
        </w:tabs>
        <w:ind w:left="873" w:hanging="425"/>
        <w:rPr>
          <w:ins w:id="286" w:author="Kook Sec" w:date="2020-09-03T16:41:00Z"/>
          <w:rFonts w:hint="cs"/>
          <w:sz w:val="24"/>
          <w:rtl/>
        </w:rPr>
      </w:pPr>
      <w:ins w:id="287" w:author="Kook Sec" w:date="2020-09-03T16:41:00Z">
        <w:r>
          <w:rPr>
            <w:rFonts w:hint="cs"/>
            <w:sz w:val="24"/>
            <w:rtl/>
          </w:rPr>
          <w:t>1.</w:t>
        </w:r>
        <w:r>
          <w:rPr>
            <w:rFonts w:hint="cs"/>
            <w:sz w:val="24"/>
            <w:rtl/>
          </w:rPr>
          <w:tab/>
          <w:t>מלבן - עבודות האלומיניום הזכוכית ואריחי החיפוי.</w:t>
        </w:r>
      </w:ins>
    </w:p>
    <w:p w14:paraId="2036598F" w14:textId="77777777" w:rsidR="00F50FF8" w:rsidRDefault="00F50FF8" w:rsidP="00F50FF8">
      <w:pPr>
        <w:pStyle w:val="PARA1"/>
        <w:tabs>
          <w:tab w:val="clear" w:pos="448"/>
          <w:tab w:val="left" w:pos="873"/>
        </w:tabs>
        <w:ind w:left="873" w:hanging="425"/>
        <w:rPr>
          <w:ins w:id="288" w:author="Kook Sec" w:date="2020-09-03T16:41:00Z"/>
          <w:rFonts w:hint="cs"/>
          <w:sz w:val="24"/>
          <w:rtl/>
        </w:rPr>
      </w:pPr>
      <w:ins w:id="289" w:author="Kook Sec" w:date="2020-09-03T16:41:00Z">
        <w:r>
          <w:rPr>
            <w:rFonts w:hint="cs"/>
            <w:sz w:val="24"/>
            <w:rtl/>
          </w:rPr>
          <w:t>2.</w:t>
        </w:r>
        <w:r>
          <w:rPr>
            <w:rFonts w:hint="cs"/>
            <w:sz w:val="24"/>
            <w:rtl/>
          </w:rPr>
          <w:tab/>
          <w:t>חתך - למלבן שבו אגף יחיד, נדרשים לכל הפחות 3 פרטי מבנה והרכבה (חתכים).</w:t>
        </w:r>
      </w:ins>
    </w:p>
    <w:p w14:paraId="601683C3" w14:textId="77777777" w:rsidR="00F50FF8" w:rsidRDefault="00F50FF8" w:rsidP="00F50FF8">
      <w:pPr>
        <w:pStyle w:val="PARA1"/>
        <w:tabs>
          <w:tab w:val="clear" w:pos="448"/>
          <w:tab w:val="left" w:pos="873"/>
        </w:tabs>
        <w:ind w:left="873" w:hanging="425"/>
        <w:rPr>
          <w:ins w:id="290" w:author="Kook Sec" w:date="2020-09-03T16:41:00Z"/>
          <w:rFonts w:hint="cs"/>
          <w:sz w:val="24"/>
          <w:rtl/>
        </w:rPr>
      </w:pPr>
      <w:ins w:id="291" w:author="Kook Sec" w:date="2020-09-03T16:41:00Z">
        <w:r>
          <w:rPr>
            <w:rFonts w:hint="cs"/>
            <w:sz w:val="24"/>
            <w:rtl/>
          </w:rPr>
          <w:t>3.</w:t>
        </w:r>
        <w:r>
          <w:rPr>
            <w:rFonts w:hint="cs"/>
            <w:sz w:val="24"/>
            <w:rtl/>
          </w:rPr>
          <w:tab/>
          <w:t>החתכים להם ייעשה תכנון מפורט, ייבחרו לפי תיאום מוקדם בין המזמין האדריכל והיועץ.</w:t>
        </w:r>
      </w:ins>
    </w:p>
    <w:p w14:paraId="5AC9AE40" w14:textId="77777777" w:rsidR="00F50FF8" w:rsidRDefault="00F50FF8" w:rsidP="00F50FF8">
      <w:pPr>
        <w:pStyle w:val="PARA1"/>
        <w:tabs>
          <w:tab w:val="clear" w:pos="448"/>
          <w:tab w:val="left" w:pos="873"/>
        </w:tabs>
        <w:ind w:left="873" w:hanging="425"/>
        <w:rPr>
          <w:ins w:id="292" w:author="Kook Sec" w:date="2020-09-03T16:41:00Z"/>
          <w:sz w:val="24"/>
        </w:rPr>
      </w:pPr>
      <w:ins w:id="293" w:author="Kook Sec" w:date="2020-09-03T16:41:00Z">
        <w:r>
          <w:rPr>
            <w:rFonts w:hint="cs"/>
            <w:sz w:val="24"/>
            <w:rtl/>
          </w:rPr>
          <w:t>4.</w:t>
        </w:r>
        <w:r>
          <w:rPr>
            <w:rFonts w:hint="cs"/>
            <w:sz w:val="24"/>
            <w:rtl/>
          </w:rPr>
          <w:tab/>
          <w:t>שירותי יתפרשו על כל הפעילויות והמבנים לעיל, פיצול השכ"ט נועד לסמן אבני דרך לתשלום בלבד.</w:t>
        </w:r>
      </w:ins>
    </w:p>
    <w:p w14:paraId="062EA1FF" w14:textId="77777777" w:rsidR="00F50FF8" w:rsidRPr="0051364C" w:rsidRDefault="00F50FF8" w:rsidP="00F50FF8">
      <w:pPr>
        <w:rPr>
          <w:ins w:id="294" w:author="Kook Sec" w:date="2020-09-03T16:41:00Z"/>
          <w:sz w:val="24"/>
          <w:szCs w:val="24"/>
        </w:rPr>
      </w:pPr>
    </w:p>
    <w:p w14:paraId="460977D2" w14:textId="77777777" w:rsidR="00F50FF8" w:rsidRPr="00F50FF8" w:rsidRDefault="00F50FF8" w:rsidP="00F50FF8">
      <w:pPr>
        <w:pStyle w:val="PARA1"/>
        <w:rPr>
          <w:ins w:id="295" w:author="Kook Sec" w:date="2020-09-03T16:39:00Z"/>
          <w:b/>
          <w:bCs/>
          <w:sz w:val="24"/>
          <w:u w:val="single"/>
          <w:rtl/>
          <w:rPrChange w:id="296" w:author="Kook Sec" w:date="2020-09-03T16:41:00Z">
            <w:rPr>
              <w:ins w:id="297" w:author="Kook Sec" w:date="2020-09-03T16:39:00Z"/>
              <w:b/>
              <w:bCs/>
              <w:sz w:val="24"/>
              <w:u w:val="single"/>
              <w:rtl/>
            </w:rPr>
          </w:rPrChange>
        </w:rPr>
      </w:pPr>
    </w:p>
    <w:p w14:paraId="7446985D" w14:textId="77777777" w:rsidR="00F50FF8" w:rsidRDefault="00F50FF8" w:rsidP="00F50FF8">
      <w:pPr>
        <w:pStyle w:val="PARA1"/>
        <w:numPr>
          <w:ilvl w:val="0"/>
          <w:numId w:val="39"/>
        </w:numPr>
        <w:rPr>
          <w:ins w:id="298" w:author="Kook Sec" w:date="2020-09-03T16:39:00Z"/>
          <w:sz w:val="24"/>
          <w:rtl/>
        </w:rPr>
        <w:pPrChange w:id="299" w:author="Kook Sec" w:date="2020-09-03T16:39:00Z">
          <w:pPr>
            <w:pStyle w:val="PARA1"/>
          </w:pPr>
        </w:pPrChange>
      </w:pPr>
      <w:ins w:id="300" w:author="Kook Sec" w:date="2020-09-03T16:39:00Z">
        <w:r>
          <w:rPr>
            <w:b/>
            <w:bCs/>
            <w:sz w:val="24"/>
            <w:u w:val="single"/>
            <w:rtl/>
          </w:rPr>
          <w:br w:type="page"/>
        </w:r>
      </w:ins>
    </w:p>
    <w:p w14:paraId="53502943" w14:textId="77777777" w:rsidR="00C140D3" w:rsidRPr="00C140D3" w:rsidDel="00F50FF8" w:rsidRDefault="00C140D3" w:rsidP="00F50FF8">
      <w:pPr>
        <w:widowControl w:val="0"/>
        <w:spacing w:before="60" w:beforeAutospacing="0" w:after="60" w:afterAutospacing="0" w:line="300" w:lineRule="atLeast"/>
        <w:jc w:val="center"/>
        <w:rPr>
          <w:del w:id="301" w:author="Kook Sec" w:date="2020-09-03T16:35:00Z"/>
          <w:rFonts w:ascii="Times New Roman" w:eastAsia="Times New Roman" w:hAnsi="Times New Roman" w:cs="David"/>
          <w:b/>
          <w:bCs/>
          <w:sz w:val="24"/>
          <w:szCs w:val="24"/>
          <w:u w:val="single"/>
          <w:rtl/>
        </w:rPr>
      </w:pPr>
      <w:del w:id="302" w:author="Kook Sec" w:date="2020-09-03T16:35:00Z">
        <w:r w:rsidRPr="00C140D3" w:rsidDel="00F50FF8">
          <w:rPr>
            <w:rFonts w:ascii="Times New Roman" w:eastAsia="Times New Roman" w:hAnsi="Times New Roman" w:cs="David"/>
            <w:b/>
            <w:bCs/>
            <w:sz w:val="24"/>
            <w:szCs w:val="24"/>
            <w:u w:val="single"/>
            <w:rtl/>
          </w:rPr>
          <w:lastRenderedPageBreak/>
          <w:delText>נספח "ד"</w:delText>
        </w:r>
      </w:del>
    </w:p>
    <w:p w14:paraId="454BC462" w14:textId="77777777" w:rsidR="00C140D3" w:rsidRPr="00C140D3" w:rsidDel="00F50FF8" w:rsidRDefault="00C140D3" w:rsidP="00F50FF8">
      <w:pPr>
        <w:widowControl w:val="0"/>
        <w:spacing w:before="60" w:beforeAutospacing="0" w:after="60" w:afterAutospacing="0" w:line="300" w:lineRule="atLeast"/>
        <w:jc w:val="center"/>
        <w:rPr>
          <w:del w:id="303" w:author="Kook Sec" w:date="2020-09-03T16:35:00Z"/>
          <w:rFonts w:ascii="Times New Roman" w:eastAsia="Times New Roman" w:hAnsi="Times New Roman" w:cs="David"/>
          <w:b/>
          <w:bCs/>
          <w:sz w:val="24"/>
          <w:szCs w:val="24"/>
          <w:u w:val="single"/>
          <w:rtl/>
        </w:rPr>
      </w:pPr>
      <w:del w:id="304" w:author="Kook Sec" w:date="2020-09-03T16:35:00Z">
        <w:r w:rsidRPr="00C140D3" w:rsidDel="00F50FF8">
          <w:rPr>
            <w:rFonts w:ascii="Times New Roman" w:eastAsia="Times New Roman" w:hAnsi="Times New Roman" w:cs="David"/>
            <w:b/>
            <w:bCs/>
            <w:sz w:val="24"/>
            <w:szCs w:val="24"/>
            <w:u w:val="single"/>
            <w:rtl/>
          </w:rPr>
          <w:delText xml:space="preserve">שכר </w:delText>
        </w:r>
        <w:r w:rsidRPr="00C140D3" w:rsidDel="00F50FF8">
          <w:rPr>
            <w:rFonts w:ascii="Times New Roman" w:eastAsia="Times New Roman" w:hAnsi="Times New Roman" w:cs="David" w:hint="cs"/>
            <w:b/>
            <w:bCs/>
            <w:sz w:val="24"/>
            <w:szCs w:val="24"/>
            <w:u w:val="single"/>
            <w:rtl/>
          </w:rPr>
          <w:delText>המתכנן</w:delText>
        </w:r>
      </w:del>
    </w:p>
    <w:p w14:paraId="06B9C3AA" w14:textId="77777777" w:rsidR="00C140D3" w:rsidRPr="00C140D3" w:rsidDel="00F50FF8" w:rsidRDefault="00C140D3" w:rsidP="00F50FF8">
      <w:pPr>
        <w:widowControl w:val="0"/>
        <w:spacing w:before="60" w:beforeAutospacing="0" w:after="60" w:afterAutospacing="0" w:line="300" w:lineRule="atLeast"/>
        <w:jc w:val="center"/>
        <w:rPr>
          <w:del w:id="305" w:author="Kook Sec" w:date="2020-09-03T16:35:00Z"/>
          <w:rFonts w:ascii="Times New Roman" w:eastAsia="Times New Roman" w:hAnsi="Times New Roman" w:cs="David"/>
          <w:sz w:val="24"/>
          <w:szCs w:val="24"/>
          <w:u w:val="single"/>
          <w:rtl/>
        </w:rPr>
      </w:pPr>
    </w:p>
    <w:p w14:paraId="1F93FEFE" w14:textId="77777777" w:rsidR="00C140D3" w:rsidRPr="00C140D3" w:rsidDel="00F50FF8" w:rsidRDefault="00C140D3" w:rsidP="00F50FF8">
      <w:pPr>
        <w:widowControl w:val="0"/>
        <w:spacing w:before="60" w:beforeAutospacing="0" w:after="60" w:afterAutospacing="0" w:line="300" w:lineRule="atLeast"/>
        <w:jc w:val="center"/>
        <w:rPr>
          <w:del w:id="306" w:author="Kook Sec" w:date="2020-09-03T16:35:00Z"/>
          <w:rFonts w:ascii="Times New Roman" w:eastAsia="Times New Roman" w:hAnsi="Times New Roman" w:cs="David"/>
          <w:sz w:val="24"/>
          <w:szCs w:val="24"/>
          <w:rtl/>
        </w:rPr>
      </w:pPr>
      <w:del w:id="307" w:author="Kook Sec" w:date="2020-09-03T16:35:00Z">
        <w:r w:rsidRPr="00C140D3" w:rsidDel="00F50FF8">
          <w:rPr>
            <w:rFonts w:ascii="Times New Roman" w:eastAsia="Times New Roman" w:hAnsi="Times New Roman" w:cs="David"/>
            <w:sz w:val="24"/>
            <w:szCs w:val="24"/>
            <w:rtl/>
          </w:rPr>
          <w:delText xml:space="preserve">תמורת ביצוע מלוא שירותי </w:delText>
        </w:r>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כמפורט בנספח ב'</w:delText>
        </w:r>
        <w:r w:rsidRPr="00C140D3" w:rsidDel="00F50FF8">
          <w:rPr>
            <w:rFonts w:ascii="Times New Roman" w:eastAsia="Times New Roman" w:hAnsi="Times New Roman" w:cs="David" w:hint="cs"/>
            <w:sz w:val="24"/>
            <w:szCs w:val="24"/>
            <w:rtl/>
          </w:rPr>
          <w:delText xml:space="preserve"> ונספח ח'</w:delText>
        </w:r>
        <w:r w:rsidRPr="00C140D3" w:rsidDel="00F50FF8">
          <w:rPr>
            <w:rFonts w:ascii="Times New Roman" w:eastAsia="Times New Roman" w:hAnsi="Times New Roman" w:cs="David"/>
            <w:sz w:val="24"/>
            <w:szCs w:val="24"/>
            <w:rtl/>
          </w:rPr>
          <w:delText>, ישלם המזמין ל</w:delText>
        </w:r>
        <w:r w:rsidRPr="00C140D3" w:rsidDel="00F50FF8">
          <w:rPr>
            <w:rFonts w:ascii="Times New Roman" w:eastAsia="Times New Roman" w:hAnsi="Times New Roman" w:cs="David" w:hint="cs"/>
            <w:sz w:val="24"/>
            <w:szCs w:val="24"/>
            <w:rtl/>
          </w:rPr>
          <w:delText>מתכנן</w:delText>
        </w:r>
        <w:r w:rsidRPr="00C140D3" w:rsidDel="00F50FF8">
          <w:rPr>
            <w:rFonts w:ascii="Times New Roman" w:eastAsia="Times New Roman" w:hAnsi="Times New Roman" w:cs="David"/>
            <w:sz w:val="24"/>
            <w:szCs w:val="24"/>
            <w:rtl/>
          </w:rPr>
          <w:delText xml:space="preserve"> </w:delText>
        </w:r>
        <w:r w:rsidRPr="00C140D3" w:rsidDel="00F50FF8">
          <w:rPr>
            <w:rFonts w:ascii="Times New Roman" w:eastAsia="Times New Roman" w:hAnsi="Times New Roman" w:cs="David" w:hint="cs"/>
            <w:sz w:val="24"/>
            <w:szCs w:val="24"/>
            <w:rtl/>
          </w:rPr>
          <w:delText>שכר כולל בסך של</w:delText>
        </w:r>
        <w:r w:rsidR="007A10F8" w:rsidRPr="007A10F8" w:rsidDel="00F50FF8">
          <w:rPr>
            <w:rFonts w:ascii="Times New Roman" w:eastAsia="Times New Roman" w:hAnsi="Times New Roman" w:cs="David" w:hint="cs"/>
            <w:sz w:val="24"/>
            <w:szCs w:val="24"/>
            <w:u w:val="single"/>
            <w:rtl/>
          </w:rPr>
          <w:delText>ֹֹ:</w:delText>
        </w:r>
        <w:r w:rsidR="007A10F8" w:rsidDel="00F50FF8">
          <w:rPr>
            <w:rFonts w:ascii="Times New Roman" w:eastAsia="Times New Roman" w:hAnsi="Times New Roman" w:cs="David" w:hint="cs"/>
            <w:b/>
            <w:bCs/>
            <w:sz w:val="24"/>
            <w:szCs w:val="24"/>
            <w:u w:val="single"/>
            <w:rtl/>
          </w:rPr>
          <w:delText xml:space="preserve">                         </w:delText>
        </w:r>
        <w:r w:rsidR="007A10F8" w:rsidDel="00F50FF8">
          <w:rPr>
            <w:rFonts w:ascii="Times New Roman" w:eastAsia="Times New Roman" w:hAnsi="Times New Roman" w:cs="David" w:hint="cs"/>
            <w:sz w:val="24"/>
            <w:szCs w:val="24"/>
            <w:rtl/>
          </w:rPr>
          <w:delText xml:space="preserve"> (במילים: </w:delText>
        </w:r>
        <w:r w:rsidR="007A10F8" w:rsidRPr="007A10F8" w:rsidDel="00F50FF8">
          <w:rPr>
            <w:rFonts w:ascii="Times New Roman" w:eastAsia="Times New Roman" w:hAnsi="Times New Roman" w:cs="David" w:hint="cs"/>
            <w:sz w:val="24"/>
            <w:szCs w:val="24"/>
            <w:u w:val="single"/>
            <w:rtl/>
          </w:rPr>
          <w:delText xml:space="preserve">                                                              </w:delText>
        </w:r>
        <w:r w:rsidR="007A10F8" w:rsidDel="00F50FF8">
          <w:rPr>
            <w:rFonts w:ascii="Times New Roman" w:eastAsia="Times New Roman" w:hAnsi="Times New Roman" w:cs="David" w:hint="cs"/>
            <w:sz w:val="24"/>
            <w:szCs w:val="24"/>
            <w:rtl/>
          </w:rPr>
          <w:delText xml:space="preserve"> </w:delText>
        </w:r>
        <w:r w:rsidRPr="007A10F8" w:rsidDel="00F50FF8">
          <w:rPr>
            <w:rFonts w:ascii="Times New Roman" w:eastAsia="Times New Roman" w:hAnsi="Times New Roman" w:cs="David" w:hint="cs"/>
            <w:sz w:val="24"/>
            <w:szCs w:val="24"/>
            <w:rtl/>
          </w:rPr>
          <w:delText>ֹֹֹֹֹֹֹֹֹ).</w:delText>
        </w:r>
      </w:del>
    </w:p>
    <w:p w14:paraId="0BAA0C86" w14:textId="77777777" w:rsidR="00C140D3" w:rsidRPr="00C140D3" w:rsidDel="00F50FF8" w:rsidRDefault="00C140D3" w:rsidP="00F50FF8">
      <w:pPr>
        <w:widowControl w:val="0"/>
        <w:spacing w:before="60" w:beforeAutospacing="0" w:after="60" w:afterAutospacing="0" w:line="300" w:lineRule="atLeast"/>
        <w:jc w:val="center"/>
        <w:rPr>
          <w:del w:id="308" w:author="Kook Sec" w:date="2020-09-03T16:35:00Z"/>
          <w:rFonts w:ascii="Times New Roman" w:eastAsia="Times New Roman" w:hAnsi="Times New Roman" w:cs="David"/>
          <w:sz w:val="24"/>
          <w:szCs w:val="24"/>
          <w:rtl/>
          <w:lang w:eastAsia="he-IL"/>
        </w:rPr>
      </w:pPr>
    </w:p>
    <w:p w14:paraId="15AF37A4" w14:textId="77777777" w:rsidR="00C140D3" w:rsidRPr="00C140D3" w:rsidDel="00F50FF8" w:rsidRDefault="00C140D3" w:rsidP="00F50FF8">
      <w:pPr>
        <w:widowControl w:val="0"/>
        <w:spacing w:before="60" w:beforeAutospacing="0" w:after="60" w:afterAutospacing="0" w:line="300" w:lineRule="atLeast"/>
        <w:jc w:val="center"/>
        <w:rPr>
          <w:del w:id="309" w:author="Kook Sec" w:date="2020-09-03T16:35:00Z"/>
          <w:rFonts w:ascii="Times New Roman" w:eastAsia="Times New Roman" w:hAnsi="Times New Roman" w:cs="David"/>
          <w:sz w:val="24"/>
          <w:szCs w:val="24"/>
        </w:rPr>
      </w:pPr>
      <w:del w:id="310" w:author="Kook Sec" w:date="2020-09-03T16:35:00Z">
        <w:r w:rsidRPr="00C140D3" w:rsidDel="00F50FF8">
          <w:rPr>
            <w:rFonts w:ascii="Times New Roman" w:eastAsia="Times New Roman" w:hAnsi="Times New Roman" w:cs="David" w:hint="cs"/>
            <w:sz w:val="24"/>
            <w:szCs w:val="24"/>
            <w:rtl/>
          </w:rPr>
          <w:delText>הפרויקט והתכנון יכלול _______ יח"ד בהיקף שטחים כמפורט להלן:</w:delText>
        </w:r>
      </w:del>
    </w:p>
    <w:p w14:paraId="7DF64293" w14:textId="77777777" w:rsidR="00C140D3" w:rsidRPr="00C140D3" w:rsidDel="00F50FF8" w:rsidRDefault="00C140D3" w:rsidP="00F50FF8">
      <w:pPr>
        <w:widowControl w:val="0"/>
        <w:spacing w:before="60" w:beforeAutospacing="0" w:after="60" w:afterAutospacing="0" w:line="300" w:lineRule="atLeast"/>
        <w:jc w:val="center"/>
        <w:rPr>
          <w:del w:id="311" w:author="Kook Sec" w:date="2020-09-03T16:35:00Z"/>
          <w:rFonts w:ascii="Times New Roman" w:eastAsia="Times New Roman" w:hAnsi="Times New Roman" w:cs="David"/>
          <w:sz w:val="24"/>
          <w:szCs w:val="24"/>
          <w:rtl/>
        </w:rPr>
      </w:pPr>
    </w:p>
    <w:p w14:paraId="6B6503DA" w14:textId="77777777" w:rsidR="00C140D3" w:rsidRPr="00C140D3" w:rsidDel="00F50FF8" w:rsidRDefault="00C140D3" w:rsidP="00F50FF8">
      <w:pPr>
        <w:widowControl w:val="0"/>
        <w:spacing w:before="60" w:beforeAutospacing="0" w:after="60" w:afterAutospacing="0" w:line="300" w:lineRule="atLeast"/>
        <w:jc w:val="center"/>
        <w:rPr>
          <w:del w:id="312" w:author="Kook Sec" w:date="2020-09-03T16:35:00Z"/>
          <w:rFonts w:ascii="Times New Roman" w:eastAsia="Times New Roman" w:hAnsi="Times New Roman" w:cs="David"/>
          <w:sz w:val="24"/>
          <w:szCs w:val="24"/>
          <w:rtl/>
        </w:rPr>
      </w:pPr>
      <w:del w:id="313" w:author="Kook Sec" w:date="2020-09-03T16:35:00Z">
        <w:r w:rsidRPr="00C140D3" w:rsidDel="00F50FF8">
          <w:rPr>
            <w:rFonts w:ascii="Times New Roman" w:eastAsia="Times New Roman" w:hAnsi="Times New Roman" w:cs="David" w:hint="cs"/>
            <w:sz w:val="24"/>
            <w:szCs w:val="24"/>
            <w:rtl/>
          </w:rPr>
          <w:delText>2.1</w:delText>
        </w:r>
        <w:r w:rsidRPr="00C140D3" w:rsidDel="00F50FF8">
          <w:rPr>
            <w:rFonts w:ascii="Times New Roman" w:eastAsia="Times New Roman" w:hAnsi="Times New Roman" w:cs="David" w:hint="cs"/>
            <w:sz w:val="24"/>
            <w:szCs w:val="24"/>
            <w:rtl/>
          </w:rPr>
          <w:tab/>
          <w:delText xml:space="preserve">שטחי מגורים כ </w:delText>
        </w:r>
        <w:r w:rsidRPr="00C140D3" w:rsidDel="00F50FF8">
          <w:rPr>
            <w:rFonts w:ascii="Times New Roman" w:eastAsia="Times New Roman" w:hAnsi="Times New Roman" w:cs="David"/>
            <w:sz w:val="24"/>
            <w:szCs w:val="24"/>
            <w:rtl/>
          </w:rPr>
          <w:delText>–</w:delText>
        </w:r>
        <w:r w:rsidRPr="00C140D3" w:rsidDel="00F50FF8">
          <w:rPr>
            <w:rFonts w:ascii="Times New Roman" w:eastAsia="Times New Roman" w:hAnsi="Times New Roman" w:cs="David" w:hint="cs"/>
            <w:sz w:val="24"/>
            <w:szCs w:val="24"/>
            <w:rtl/>
          </w:rPr>
          <w:delText xml:space="preserve"> _________מ"ר.</w:delText>
        </w:r>
      </w:del>
    </w:p>
    <w:p w14:paraId="1D51A52E" w14:textId="77777777" w:rsidR="00C140D3" w:rsidRPr="00C140D3" w:rsidDel="00F50FF8" w:rsidRDefault="00C140D3" w:rsidP="00F50FF8">
      <w:pPr>
        <w:widowControl w:val="0"/>
        <w:spacing w:before="60" w:beforeAutospacing="0" w:after="60" w:afterAutospacing="0" w:line="300" w:lineRule="atLeast"/>
        <w:jc w:val="center"/>
        <w:rPr>
          <w:del w:id="314" w:author="Kook Sec" w:date="2020-09-03T16:35:00Z"/>
          <w:rFonts w:ascii="Times New Roman" w:eastAsia="Times New Roman" w:hAnsi="Times New Roman" w:cs="David"/>
          <w:sz w:val="24"/>
          <w:szCs w:val="24"/>
          <w:rtl/>
        </w:rPr>
      </w:pPr>
      <w:del w:id="315" w:author="Kook Sec" w:date="2020-09-03T16:35:00Z">
        <w:r w:rsidRPr="00C140D3" w:rsidDel="00F50FF8">
          <w:rPr>
            <w:rFonts w:ascii="Times New Roman" w:eastAsia="Times New Roman" w:hAnsi="Times New Roman" w:cs="David" w:hint="cs"/>
            <w:sz w:val="24"/>
            <w:szCs w:val="24"/>
            <w:rtl/>
          </w:rPr>
          <w:delText>2.2</w:delText>
        </w:r>
        <w:r w:rsidRPr="00C140D3" w:rsidDel="00F50FF8">
          <w:rPr>
            <w:rFonts w:ascii="Times New Roman" w:eastAsia="Times New Roman" w:hAnsi="Times New Roman" w:cs="David" w:hint="cs"/>
            <w:sz w:val="24"/>
            <w:szCs w:val="24"/>
            <w:rtl/>
          </w:rPr>
          <w:tab/>
          <w:delText>שטחי מסחר כ</w:delText>
        </w:r>
        <w:r w:rsidRPr="00C140D3" w:rsidDel="00F50FF8">
          <w:rPr>
            <w:rFonts w:ascii="Times New Roman" w:eastAsia="Times New Roman" w:hAnsi="Times New Roman" w:cs="David"/>
            <w:sz w:val="24"/>
            <w:szCs w:val="24"/>
            <w:rtl/>
          </w:rPr>
          <w:delText>–</w:delText>
        </w:r>
        <w:r w:rsidRPr="00C140D3" w:rsidDel="00F50FF8">
          <w:rPr>
            <w:rFonts w:ascii="Times New Roman" w:eastAsia="Times New Roman" w:hAnsi="Times New Roman" w:cs="David" w:hint="cs"/>
            <w:sz w:val="24"/>
            <w:szCs w:val="24"/>
            <w:rtl/>
          </w:rPr>
          <w:delText xml:space="preserve"> __________ֹֹֹֹמ"ר.</w:delText>
        </w:r>
      </w:del>
    </w:p>
    <w:p w14:paraId="603A873D" w14:textId="77777777" w:rsidR="00C140D3" w:rsidRPr="00C140D3" w:rsidDel="00F50FF8" w:rsidRDefault="00C140D3" w:rsidP="00F50FF8">
      <w:pPr>
        <w:widowControl w:val="0"/>
        <w:spacing w:before="60" w:beforeAutospacing="0" w:after="60" w:afterAutospacing="0" w:line="300" w:lineRule="atLeast"/>
        <w:jc w:val="center"/>
        <w:rPr>
          <w:del w:id="316" w:author="Kook Sec" w:date="2020-09-03T16:35:00Z"/>
          <w:rFonts w:ascii="Times New Roman" w:eastAsia="Times New Roman" w:hAnsi="Times New Roman" w:cs="David"/>
          <w:sz w:val="24"/>
          <w:szCs w:val="24"/>
          <w:rtl/>
        </w:rPr>
      </w:pPr>
      <w:del w:id="317" w:author="Kook Sec" w:date="2020-09-03T16:35:00Z">
        <w:r w:rsidRPr="00C140D3" w:rsidDel="00F50FF8">
          <w:rPr>
            <w:rFonts w:ascii="Times New Roman" w:eastAsia="Times New Roman" w:hAnsi="Times New Roman" w:cs="David" w:hint="cs"/>
            <w:sz w:val="24"/>
            <w:szCs w:val="24"/>
            <w:rtl/>
          </w:rPr>
          <w:delText>2.3</w:delText>
        </w:r>
        <w:r w:rsidRPr="00C140D3" w:rsidDel="00F50FF8">
          <w:rPr>
            <w:rFonts w:ascii="Times New Roman" w:eastAsia="Times New Roman" w:hAnsi="Times New Roman" w:cs="David" w:hint="cs"/>
            <w:sz w:val="24"/>
            <w:szCs w:val="24"/>
            <w:rtl/>
          </w:rPr>
          <w:tab/>
          <w:delText>מרתפים כ</w:delText>
        </w:r>
        <w:r w:rsidRPr="00C140D3" w:rsidDel="00F50FF8">
          <w:rPr>
            <w:rFonts w:ascii="Times New Roman" w:eastAsia="Times New Roman" w:hAnsi="Times New Roman" w:cs="David"/>
            <w:sz w:val="24"/>
            <w:szCs w:val="24"/>
            <w:rtl/>
          </w:rPr>
          <w:delText>–</w:delText>
        </w:r>
        <w:r w:rsidRPr="00C140D3" w:rsidDel="00F50FF8">
          <w:rPr>
            <w:rFonts w:ascii="Times New Roman" w:eastAsia="Times New Roman" w:hAnsi="Times New Roman" w:cs="David" w:hint="cs"/>
            <w:sz w:val="24"/>
            <w:szCs w:val="24"/>
            <w:rtl/>
          </w:rPr>
          <w:delText xml:space="preserve"> ____________ֹֹֹֹֹֹֹ מ"ר.</w:delText>
        </w:r>
      </w:del>
    </w:p>
    <w:p w14:paraId="40630B79" w14:textId="77777777" w:rsidR="00C140D3" w:rsidRPr="00C140D3" w:rsidDel="00F50FF8" w:rsidRDefault="00C140D3" w:rsidP="00F50FF8">
      <w:pPr>
        <w:widowControl w:val="0"/>
        <w:spacing w:before="60" w:beforeAutospacing="0" w:after="60" w:afterAutospacing="0" w:line="300" w:lineRule="atLeast"/>
        <w:jc w:val="center"/>
        <w:rPr>
          <w:del w:id="318" w:author="Kook Sec" w:date="2020-09-03T16:35:00Z"/>
          <w:rFonts w:ascii="Times New Roman" w:eastAsia="Times New Roman" w:hAnsi="Times New Roman" w:cs="David"/>
          <w:sz w:val="24"/>
          <w:szCs w:val="24"/>
          <w:rtl/>
        </w:rPr>
      </w:pPr>
    </w:p>
    <w:p w14:paraId="32BBF268" w14:textId="77777777" w:rsidR="00C140D3" w:rsidRPr="00C140D3" w:rsidDel="00F50FF8" w:rsidRDefault="00C140D3" w:rsidP="00F50FF8">
      <w:pPr>
        <w:widowControl w:val="0"/>
        <w:spacing w:before="60" w:beforeAutospacing="0" w:after="60" w:afterAutospacing="0" w:line="300" w:lineRule="atLeast"/>
        <w:jc w:val="center"/>
        <w:rPr>
          <w:del w:id="319" w:author="Kook Sec" w:date="2020-09-03T16:35:00Z"/>
          <w:rFonts w:ascii="Times New Roman" w:eastAsia="Times New Roman" w:hAnsi="Times New Roman" w:cs="David"/>
          <w:sz w:val="24"/>
          <w:szCs w:val="24"/>
        </w:rPr>
      </w:pPr>
      <w:del w:id="320" w:author="Kook Sec" w:date="2020-09-03T16:35:00Z">
        <w:r w:rsidRPr="00C140D3" w:rsidDel="00F50FF8">
          <w:rPr>
            <w:rFonts w:ascii="Times New Roman" w:eastAsia="Times New Roman" w:hAnsi="Times New Roman" w:cs="David"/>
            <w:sz w:val="24"/>
            <w:szCs w:val="24"/>
            <w:rtl/>
          </w:rPr>
          <w:delText>למען הסר ספק:</w:delText>
        </w:r>
      </w:del>
    </w:p>
    <w:p w14:paraId="6F4F4443" w14:textId="77777777" w:rsidR="00C140D3" w:rsidRPr="00C140D3" w:rsidDel="00F50FF8" w:rsidRDefault="00C140D3" w:rsidP="00F50FF8">
      <w:pPr>
        <w:widowControl w:val="0"/>
        <w:spacing w:before="60" w:beforeAutospacing="0" w:after="60" w:afterAutospacing="0" w:line="300" w:lineRule="atLeast"/>
        <w:jc w:val="center"/>
        <w:rPr>
          <w:del w:id="321" w:author="Kook Sec" w:date="2020-09-03T16:35:00Z"/>
          <w:rFonts w:ascii="Times New Roman" w:eastAsia="Times New Roman" w:hAnsi="Times New Roman" w:cs="David"/>
          <w:sz w:val="24"/>
          <w:szCs w:val="24"/>
          <w:rtl/>
        </w:rPr>
      </w:pPr>
    </w:p>
    <w:p w14:paraId="4EFABF4A" w14:textId="77777777" w:rsidR="00C140D3" w:rsidRPr="00C140D3" w:rsidDel="00F50FF8" w:rsidRDefault="00C140D3" w:rsidP="00F50FF8">
      <w:pPr>
        <w:widowControl w:val="0"/>
        <w:spacing w:before="60" w:beforeAutospacing="0" w:after="60" w:afterAutospacing="0" w:line="300" w:lineRule="atLeast"/>
        <w:jc w:val="center"/>
        <w:rPr>
          <w:del w:id="322" w:author="Kook Sec" w:date="2020-09-03T16:35:00Z"/>
          <w:rFonts w:ascii="Times New Roman" w:eastAsia="Times New Roman" w:hAnsi="Times New Roman" w:cs="David"/>
          <w:sz w:val="24"/>
          <w:szCs w:val="24"/>
          <w:rtl/>
        </w:rPr>
      </w:pPr>
      <w:del w:id="323" w:author="Kook Sec" w:date="2020-09-03T16:35:00Z">
        <w:r w:rsidRPr="00C140D3" w:rsidDel="00F50FF8">
          <w:rPr>
            <w:rFonts w:ascii="Times New Roman" w:eastAsia="Times New Roman" w:hAnsi="Times New Roman" w:cs="David"/>
            <w:sz w:val="24"/>
            <w:szCs w:val="24"/>
            <w:rtl/>
          </w:rPr>
          <w:delText>3.1</w:delText>
        </w:r>
        <w:r w:rsidRPr="00C140D3" w:rsidDel="00F50FF8">
          <w:rPr>
            <w:rFonts w:ascii="Times New Roman" w:eastAsia="Times New Roman" w:hAnsi="Times New Roman" w:cs="David"/>
            <w:sz w:val="24"/>
            <w:szCs w:val="24"/>
            <w:rtl/>
          </w:rPr>
          <w:tab/>
          <w:delText>מובהר כי שכר המתכנן ומועדי התשלום הינם סופיים ומוחלטים, והם לא ישתנו מכל גורם שהו</w:delText>
        </w:r>
        <w:r w:rsidRPr="00C140D3" w:rsidDel="00F50FF8">
          <w:rPr>
            <w:rFonts w:ascii="Times New Roman" w:eastAsia="Times New Roman" w:hAnsi="Times New Roman" w:cs="David" w:hint="cs"/>
            <w:sz w:val="24"/>
            <w:szCs w:val="24"/>
            <w:rtl/>
          </w:rPr>
          <w:delText xml:space="preserve">א כמפורט בסעיף 7 לחוזה. </w:delText>
        </w:r>
      </w:del>
    </w:p>
    <w:p w14:paraId="04896AF4" w14:textId="77777777" w:rsidR="00C140D3" w:rsidRPr="00C140D3" w:rsidDel="00F50FF8" w:rsidRDefault="00C140D3" w:rsidP="00F50FF8">
      <w:pPr>
        <w:widowControl w:val="0"/>
        <w:spacing w:before="60" w:beforeAutospacing="0" w:after="60" w:afterAutospacing="0" w:line="300" w:lineRule="atLeast"/>
        <w:jc w:val="center"/>
        <w:rPr>
          <w:del w:id="324" w:author="Kook Sec" w:date="2020-09-03T16:35:00Z"/>
          <w:rFonts w:ascii="Times New Roman" w:eastAsia="Times New Roman" w:hAnsi="Times New Roman" w:cs="David"/>
          <w:sz w:val="24"/>
          <w:szCs w:val="24"/>
          <w:rtl/>
        </w:rPr>
      </w:pPr>
      <w:del w:id="325" w:author="Kook Sec" w:date="2020-09-03T16:35:00Z">
        <w:r w:rsidRPr="00C140D3" w:rsidDel="00F50FF8">
          <w:rPr>
            <w:rFonts w:ascii="Times New Roman" w:eastAsia="Times New Roman" w:hAnsi="Times New Roman" w:cs="David"/>
            <w:sz w:val="24"/>
            <w:szCs w:val="24"/>
            <w:rtl/>
          </w:rPr>
          <w:delText>3.</w:delText>
        </w:r>
        <w:r w:rsidRPr="00C140D3" w:rsidDel="00F50FF8">
          <w:rPr>
            <w:rFonts w:ascii="Times New Roman" w:eastAsia="Times New Roman" w:hAnsi="Times New Roman" w:cs="David" w:hint="cs"/>
            <w:sz w:val="24"/>
            <w:szCs w:val="24"/>
            <w:rtl/>
          </w:rPr>
          <w:delText>2</w:delText>
        </w:r>
        <w:r w:rsidRPr="00C140D3" w:rsidDel="00F50FF8">
          <w:rPr>
            <w:rFonts w:ascii="Times New Roman" w:eastAsia="Times New Roman" w:hAnsi="Times New Roman" w:cs="David"/>
            <w:sz w:val="24"/>
            <w:szCs w:val="24"/>
            <w:rtl/>
          </w:rPr>
          <w:tab/>
          <w:delText>שכר המתכנן כולל את כל המפורט בחוזה על כל נספחיו, לרבות נספח ב'</w:delText>
        </w:r>
        <w:r w:rsidRPr="00C140D3" w:rsidDel="00F50FF8">
          <w:rPr>
            <w:rFonts w:ascii="Times New Roman" w:eastAsia="Times New Roman" w:hAnsi="Times New Roman" w:cs="David" w:hint="cs"/>
            <w:sz w:val="24"/>
            <w:szCs w:val="24"/>
            <w:rtl/>
          </w:rPr>
          <w:delText xml:space="preserve"> ונספח ח'</w:delText>
        </w:r>
        <w:r w:rsidRPr="00C140D3" w:rsidDel="00F50FF8">
          <w:rPr>
            <w:rFonts w:ascii="Times New Roman" w:eastAsia="Times New Roman" w:hAnsi="Times New Roman" w:cs="David"/>
            <w:sz w:val="24"/>
            <w:szCs w:val="24"/>
            <w:rtl/>
          </w:rPr>
          <w:delText>.</w:delText>
        </w:r>
      </w:del>
    </w:p>
    <w:p w14:paraId="26D8C9CA" w14:textId="77777777" w:rsidR="00C140D3" w:rsidRPr="00C140D3" w:rsidDel="00F50FF8" w:rsidRDefault="00C140D3" w:rsidP="00F50FF8">
      <w:pPr>
        <w:widowControl w:val="0"/>
        <w:spacing w:before="60" w:beforeAutospacing="0" w:after="60" w:afterAutospacing="0" w:line="300" w:lineRule="atLeast"/>
        <w:jc w:val="center"/>
        <w:rPr>
          <w:del w:id="326" w:author="Kook Sec" w:date="2020-09-03T16:35:00Z"/>
          <w:rFonts w:ascii="Times New Roman" w:eastAsia="Times New Roman" w:hAnsi="Times New Roman" w:cs="David"/>
          <w:sz w:val="24"/>
          <w:szCs w:val="24"/>
          <w:rtl/>
        </w:rPr>
      </w:pPr>
      <w:del w:id="327" w:author="Kook Sec" w:date="2020-09-03T16:35:00Z">
        <w:r w:rsidRPr="00C140D3" w:rsidDel="00F50FF8">
          <w:rPr>
            <w:rFonts w:ascii="Times New Roman" w:eastAsia="Times New Roman" w:hAnsi="Times New Roman" w:cs="David" w:hint="cs"/>
            <w:sz w:val="24"/>
            <w:szCs w:val="24"/>
            <w:rtl/>
          </w:rPr>
          <w:delText>3.3</w:delText>
        </w:r>
        <w:r w:rsidRPr="00C140D3" w:rsidDel="00F50FF8">
          <w:rPr>
            <w:rFonts w:ascii="Times New Roman" w:eastAsia="Times New Roman" w:hAnsi="Times New Roman" w:cs="David" w:hint="cs"/>
            <w:sz w:val="24"/>
            <w:szCs w:val="24"/>
            <w:rtl/>
          </w:rPr>
          <w:tab/>
        </w:r>
        <w:r w:rsidRPr="00C140D3" w:rsidDel="00F50FF8">
          <w:rPr>
            <w:rFonts w:ascii="Times New Roman" w:eastAsia="Times New Roman" w:hAnsi="Times New Roman" w:cs="David"/>
            <w:sz w:val="24"/>
            <w:szCs w:val="24"/>
            <w:rtl/>
          </w:rPr>
          <w:delText>התמורה הינה סופית ולא תאושרנה תוספות שכר עקב שינויי תכנון בגלל התקדמות התכנון של שאר היועצים</w:delText>
        </w:r>
        <w:r w:rsidRPr="00C140D3" w:rsidDel="00F50FF8">
          <w:rPr>
            <w:rFonts w:ascii="Times New Roman" w:eastAsia="Times New Roman" w:hAnsi="Times New Roman" w:cs="David" w:hint="cs"/>
            <w:sz w:val="24"/>
            <w:szCs w:val="24"/>
            <w:rtl/>
          </w:rPr>
          <w:delText>.</w:delText>
        </w:r>
      </w:del>
    </w:p>
    <w:p w14:paraId="65C2183B" w14:textId="77777777" w:rsidR="00C140D3" w:rsidRPr="00C140D3" w:rsidDel="00F50FF8" w:rsidRDefault="00C140D3" w:rsidP="00F50FF8">
      <w:pPr>
        <w:widowControl w:val="0"/>
        <w:spacing w:before="60" w:beforeAutospacing="0" w:after="60" w:afterAutospacing="0" w:line="300" w:lineRule="atLeast"/>
        <w:jc w:val="center"/>
        <w:rPr>
          <w:del w:id="328" w:author="Kook Sec" w:date="2020-09-03T16:35:00Z"/>
          <w:rFonts w:ascii="Times New Roman" w:eastAsia="Times New Roman" w:hAnsi="Times New Roman" w:cs="David"/>
          <w:sz w:val="24"/>
          <w:szCs w:val="24"/>
          <w:rtl/>
        </w:rPr>
      </w:pPr>
      <w:del w:id="329" w:author="Kook Sec" w:date="2020-09-03T16:35:00Z">
        <w:r w:rsidRPr="00C140D3" w:rsidDel="00F50FF8">
          <w:rPr>
            <w:rFonts w:ascii="Times New Roman" w:eastAsia="Times New Roman" w:hAnsi="Times New Roman" w:cs="David" w:hint="cs"/>
            <w:sz w:val="24"/>
            <w:szCs w:val="24"/>
            <w:rtl/>
          </w:rPr>
          <w:delText>3.4</w:delText>
        </w:r>
        <w:r w:rsidRPr="00C140D3" w:rsidDel="00F50FF8">
          <w:rPr>
            <w:rFonts w:ascii="Times New Roman" w:eastAsia="Times New Roman" w:hAnsi="Times New Roman" w:cs="David" w:hint="cs"/>
            <w:sz w:val="24"/>
            <w:szCs w:val="24"/>
            <w:rtl/>
          </w:rPr>
          <w:tab/>
          <w:delText xml:space="preserve">על אף האמור בסעיף 3.1 לעיל, </w:delText>
        </w:r>
        <w:r w:rsidRPr="00C140D3" w:rsidDel="00F50FF8">
          <w:rPr>
            <w:rFonts w:ascii="Times New Roman" w:eastAsia="Times New Roman" w:hAnsi="Times New Roman" w:cs="David"/>
            <w:sz w:val="24"/>
            <w:szCs w:val="24"/>
            <w:rtl/>
          </w:rPr>
          <w:delText xml:space="preserve">בקשות לתוספת שכר </w:delText>
        </w:r>
        <w:r w:rsidRPr="00C140D3" w:rsidDel="00F50FF8">
          <w:rPr>
            <w:rFonts w:ascii="Times New Roman" w:eastAsia="Times New Roman" w:hAnsi="Times New Roman" w:cs="David" w:hint="cs"/>
            <w:sz w:val="24"/>
            <w:szCs w:val="24"/>
            <w:rtl/>
          </w:rPr>
          <w:delText>ידונו בתנאים כמפורט בסעיף 8 לחוזה בלבד.</w:delText>
        </w:r>
      </w:del>
    </w:p>
    <w:p w14:paraId="62288512" w14:textId="77777777" w:rsidR="00C140D3" w:rsidRPr="00C140D3" w:rsidDel="00F50FF8" w:rsidRDefault="00C140D3" w:rsidP="00F50FF8">
      <w:pPr>
        <w:widowControl w:val="0"/>
        <w:spacing w:before="60" w:beforeAutospacing="0" w:after="60" w:afterAutospacing="0" w:line="300" w:lineRule="atLeast"/>
        <w:jc w:val="center"/>
        <w:rPr>
          <w:del w:id="330" w:author="Kook Sec" w:date="2020-09-03T16:35:00Z"/>
          <w:rFonts w:ascii="Times New Roman" w:eastAsia="Times New Roman" w:hAnsi="Times New Roman" w:cs="David"/>
          <w:sz w:val="24"/>
          <w:szCs w:val="24"/>
          <w:rtl/>
        </w:rPr>
      </w:pPr>
      <w:del w:id="331" w:author="Kook Sec" w:date="2020-09-03T16:35:00Z">
        <w:r w:rsidRPr="00C140D3" w:rsidDel="00F50FF8">
          <w:rPr>
            <w:rFonts w:ascii="Times New Roman" w:eastAsia="Times New Roman" w:hAnsi="Times New Roman" w:cs="David" w:hint="cs"/>
            <w:sz w:val="24"/>
            <w:szCs w:val="24"/>
            <w:rtl/>
          </w:rPr>
          <w:delText>3.5</w:delText>
        </w:r>
        <w:r w:rsidRPr="00C140D3" w:rsidDel="00F50FF8">
          <w:rPr>
            <w:rFonts w:ascii="Times New Roman" w:eastAsia="Times New Roman" w:hAnsi="Times New Roman" w:cs="David" w:hint="cs"/>
            <w:sz w:val="24"/>
            <w:szCs w:val="24"/>
            <w:rtl/>
          </w:rPr>
          <w:tab/>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4785E41F" w14:textId="77777777" w:rsidR="00C140D3" w:rsidRPr="00C140D3" w:rsidDel="00F50FF8" w:rsidRDefault="00C140D3" w:rsidP="00F50FF8">
      <w:pPr>
        <w:widowControl w:val="0"/>
        <w:spacing w:before="60" w:beforeAutospacing="0" w:after="60" w:afterAutospacing="0" w:line="300" w:lineRule="atLeast"/>
        <w:jc w:val="center"/>
        <w:rPr>
          <w:del w:id="332" w:author="Kook Sec" w:date="2020-09-03T16:35:00Z"/>
          <w:rFonts w:ascii="Times New Roman" w:eastAsia="Times New Roman" w:hAnsi="Times New Roman" w:cs="David"/>
          <w:sz w:val="24"/>
          <w:szCs w:val="24"/>
          <w:rtl/>
        </w:rPr>
      </w:pPr>
    </w:p>
    <w:p w14:paraId="768D5845" w14:textId="77777777" w:rsidR="00C140D3" w:rsidRPr="00C140D3" w:rsidDel="00F50FF8" w:rsidRDefault="00C140D3" w:rsidP="00F50FF8">
      <w:pPr>
        <w:widowControl w:val="0"/>
        <w:spacing w:before="60" w:beforeAutospacing="0" w:after="60" w:afterAutospacing="0" w:line="300" w:lineRule="atLeast"/>
        <w:jc w:val="center"/>
        <w:rPr>
          <w:del w:id="333" w:author="Kook Sec" w:date="2020-09-03T16:35:00Z"/>
          <w:rFonts w:ascii="Times New Roman" w:eastAsia="Times New Roman" w:hAnsi="Times New Roman" w:cs="David"/>
          <w:sz w:val="24"/>
          <w:szCs w:val="24"/>
          <w:rtl/>
        </w:rPr>
      </w:pPr>
      <w:del w:id="334" w:author="Kook Sec" w:date="2020-09-03T16:35:00Z">
        <w:r w:rsidRPr="00C140D3" w:rsidDel="00F50FF8">
          <w:rPr>
            <w:rFonts w:ascii="Times New Roman" w:eastAsia="Times New Roman" w:hAnsi="Times New Roman" w:cs="David"/>
            <w:sz w:val="24"/>
            <w:szCs w:val="24"/>
            <w:rtl/>
          </w:rPr>
          <w:tab/>
        </w:r>
        <w:r w:rsidRPr="00C140D3" w:rsidDel="00F50FF8">
          <w:rPr>
            <w:rFonts w:ascii="Times New Roman" w:eastAsia="Times New Roman" w:hAnsi="Times New Roman" w:cs="David" w:hint="cs"/>
            <w:sz w:val="24"/>
            <w:szCs w:val="24"/>
            <w:rtl/>
          </w:rPr>
          <w:delText>3.5.1</w:delText>
        </w:r>
        <w:r w:rsidRPr="00C140D3" w:rsidDel="00F50FF8">
          <w:rPr>
            <w:rFonts w:ascii="Times New Roman" w:eastAsia="Times New Roman" w:hAnsi="Times New Roman" w:cs="David" w:hint="cs"/>
            <w:sz w:val="24"/>
            <w:szCs w:val="24"/>
            <w:rtl/>
          </w:rPr>
          <w:tab/>
          <w:delText>_____</w:delText>
        </w:r>
        <w:r w:rsidRPr="00C140D3" w:rsidDel="00F50FF8">
          <w:rPr>
            <w:rFonts w:ascii="Times New Roman" w:eastAsia="Times New Roman" w:hAnsi="Times New Roman" w:cs="David"/>
            <w:sz w:val="24"/>
            <w:szCs w:val="24"/>
            <w:rtl/>
          </w:rPr>
          <w:delText xml:space="preserve"> ש"ח לכל</w:delText>
        </w:r>
        <w:r w:rsidRPr="00C140D3" w:rsidDel="00F50FF8">
          <w:rPr>
            <w:rFonts w:ascii="Times New Roman" w:eastAsia="Times New Roman" w:hAnsi="Times New Roman" w:cs="David" w:hint="cs"/>
            <w:sz w:val="24"/>
            <w:szCs w:val="24"/>
            <w:rtl/>
          </w:rPr>
          <w:delText xml:space="preserve"> </w:delText>
        </w:r>
        <w:r w:rsidRPr="00C140D3" w:rsidDel="00F50FF8">
          <w:rPr>
            <w:rFonts w:ascii="Times New Roman" w:eastAsia="Times New Roman" w:hAnsi="Times New Roman" w:cs="David"/>
            <w:sz w:val="24"/>
            <w:szCs w:val="24"/>
            <w:rtl/>
          </w:rPr>
          <w:delText>יחידת דיור</w:delText>
        </w:r>
        <w:r w:rsidRPr="00C140D3" w:rsidDel="00F50FF8">
          <w:rPr>
            <w:rFonts w:ascii="Times New Roman" w:eastAsia="Times New Roman" w:hAnsi="Times New Roman" w:cs="David" w:hint="cs"/>
            <w:sz w:val="24"/>
            <w:szCs w:val="24"/>
            <w:rtl/>
          </w:rPr>
          <w:delText>.</w:delText>
        </w:r>
      </w:del>
    </w:p>
    <w:p w14:paraId="27803532" w14:textId="77777777" w:rsidR="00C140D3" w:rsidRPr="00C140D3" w:rsidDel="00F50FF8" w:rsidRDefault="00C140D3" w:rsidP="00F50FF8">
      <w:pPr>
        <w:widowControl w:val="0"/>
        <w:spacing w:before="60" w:beforeAutospacing="0" w:after="60" w:afterAutospacing="0" w:line="300" w:lineRule="atLeast"/>
        <w:jc w:val="center"/>
        <w:rPr>
          <w:del w:id="335" w:author="Kook Sec" w:date="2020-09-03T16:35:00Z"/>
          <w:rFonts w:ascii="Times New Roman" w:eastAsia="Times New Roman" w:hAnsi="Times New Roman" w:cs="David"/>
          <w:sz w:val="24"/>
          <w:szCs w:val="24"/>
          <w:rtl/>
        </w:rPr>
      </w:pPr>
    </w:p>
    <w:p w14:paraId="7C8588D1" w14:textId="77777777" w:rsidR="00C140D3" w:rsidRPr="007A10F8" w:rsidDel="00F50FF8" w:rsidRDefault="00C140D3" w:rsidP="00F50FF8">
      <w:pPr>
        <w:widowControl w:val="0"/>
        <w:spacing w:before="60" w:beforeAutospacing="0" w:after="60" w:afterAutospacing="0" w:line="300" w:lineRule="atLeast"/>
        <w:jc w:val="center"/>
        <w:rPr>
          <w:del w:id="336" w:author="Kook Sec" w:date="2020-09-03T16:35:00Z"/>
          <w:sz w:val="24"/>
          <w:szCs w:val="24"/>
          <w:rtl/>
        </w:rPr>
      </w:pPr>
      <w:del w:id="337" w:author="Kook Sec" w:date="2020-09-03T16:35:00Z">
        <w:r w:rsidRPr="007A10F8" w:rsidDel="00F50FF8">
          <w:rPr>
            <w:rFonts w:hint="cs"/>
            <w:sz w:val="24"/>
            <w:szCs w:val="24"/>
            <w:rtl/>
          </w:rPr>
          <w:delText>____ ₪ ל</w:delText>
        </w:r>
        <w:r w:rsidRPr="007A10F8" w:rsidDel="00F50FF8">
          <w:rPr>
            <w:sz w:val="24"/>
            <w:szCs w:val="24"/>
            <w:rtl/>
          </w:rPr>
          <w:delText xml:space="preserve">כל מ"ר בנוי ומקורה </w:delText>
        </w:r>
        <w:r w:rsidRPr="007A10F8" w:rsidDel="00F50FF8">
          <w:rPr>
            <w:rFonts w:hint="cs"/>
            <w:sz w:val="24"/>
            <w:szCs w:val="24"/>
            <w:rtl/>
          </w:rPr>
          <w:delText>של המסחר (עילי ותת קרקעי).</w:delText>
        </w:r>
      </w:del>
    </w:p>
    <w:p w14:paraId="29DEA8F9" w14:textId="77777777" w:rsidR="00C140D3" w:rsidRPr="00C140D3" w:rsidDel="00F50FF8" w:rsidRDefault="00C140D3" w:rsidP="00F50FF8">
      <w:pPr>
        <w:widowControl w:val="0"/>
        <w:spacing w:before="60" w:beforeAutospacing="0" w:after="60" w:afterAutospacing="0" w:line="300" w:lineRule="atLeast"/>
        <w:jc w:val="center"/>
        <w:rPr>
          <w:del w:id="338" w:author="Kook Sec" w:date="2020-09-03T16:35:00Z"/>
          <w:rFonts w:ascii="Times New Roman" w:eastAsia="Times New Roman" w:hAnsi="Times New Roman" w:cs="David"/>
          <w:sz w:val="24"/>
          <w:szCs w:val="24"/>
          <w:rtl/>
        </w:rPr>
      </w:pPr>
    </w:p>
    <w:p w14:paraId="5E05136D" w14:textId="77777777" w:rsidR="007A10F8" w:rsidRPr="007A10F8" w:rsidDel="00F50FF8" w:rsidRDefault="007A10F8" w:rsidP="00F50FF8">
      <w:pPr>
        <w:widowControl w:val="0"/>
        <w:spacing w:before="60" w:beforeAutospacing="0" w:after="60" w:afterAutospacing="0" w:line="300" w:lineRule="atLeast"/>
        <w:jc w:val="center"/>
        <w:rPr>
          <w:del w:id="339" w:author="Kook Sec" w:date="2020-09-03T16:35:00Z"/>
          <w:sz w:val="24"/>
          <w:szCs w:val="24"/>
          <w:lang w:eastAsia="he-IL"/>
        </w:rPr>
      </w:pPr>
      <w:del w:id="340" w:author="Kook Sec" w:date="2020-09-03T16:35:00Z">
        <w:r w:rsidRPr="007A10F8" w:rsidDel="00F50FF8">
          <w:rPr>
            <w:rFonts w:hint="cs"/>
            <w:sz w:val="20"/>
            <w:szCs w:val="24"/>
            <w:rtl/>
            <w:lang w:eastAsia="he-IL"/>
          </w:rPr>
          <w:delText xml:space="preserve"> הסכום המפורט בסעיף 1לעיל יהיה צמוד ל</w:delText>
        </w:r>
      </w:del>
      <w:customXmlDelRangeStart w:id="341" w:author="Kook Sec" w:date="2020-09-03T16:35:00Z"/>
      <w:sdt>
        <w:sdtPr>
          <w:rPr>
            <w:rFonts w:hint="cs"/>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customXmlDelRangeEnd w:id="341"/>
          <w:customXmlDelRangeStart w:id="342" w:author="Kook Sec" w:date="2020-09-03T16:35:00Z"/>
        </w:sdtContent>
      </w:sdt>
      <w:customXmlDelRangeEnd w:id="342"/>
      <w:del w:id="343" w:author="Kook Sec" w:date="2020-09-03T16:35:00Z">
        <w:r w:rsidRPr="007A10F8" w:rsidDel="00F50FF8">
          <w:rPr>
            <w:rFonts w:hint="cs"/>
            <w:color w:val="008000"/>
            <w:sz w:val="24"/>
            <w:szCs w:val="24"/>
            <w:rtl/>
          </w:rPr>
          <w:br/>
        </w:r>
      </w:del>
      <w:customXmlDelRangeStart w:id="344" w:author="Kook Sec" w:date="2020-09-03T16:35:00Z"/>
      <w:sdt>
        <w:sdtPr>
          <w:rPr>
            <w:rFonts w:hint="cs"/>
            <w:color w:val="008000"/>
            <w:rtl/>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customXmlDelRangeEnd w:id="344"/>
          <w:customXmlDelRangeStart w:id="345" w:author="Kook Sec" w:date="2020-09-03T16:35:00Z"/>
        </w:sdtContent>
      </w:sdt>
      <w:customXmlDelRangeEnd w:id="345"/>
      <w:del w:id="346" w:author="Kook Sec" w:date="2020-09-03T16:35:00Z">
        <w:r w:rsidRPr="007A10F8" w:rsidDel="00F50FF8">
          <w:rPr>
            <w:rFonts w:hint="cs"/>
            <w:color w:val="008000"/>
            <w:sz w:val="24"/>
            <w:szCs w:val="24"/>
            <w:rtl/>
          </w:rPr>
          <w:delText xml:space="preserve"> </w:delText>
        </w:r>
      </w:del>
      <w:customXmlDelRangeStart w:id="347" w:author="Kook Sec" w:date="2020-09-03T16:35:00Z"/>
      <w:sdt>
        <w:sdtPr>
          <w:rPr>
            <w:rFonts w:hint="cs"/>
            <w:color w:val="008000"/>
            <w:rtl/>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customXmlDelRangeEnd w:id="347"/>
          <w:customXmlDelRangeStart w:id="348" w:author="Kook Sec" w:date="2020-09-03T16:35:00Z"/>
        </w:sdtContent>
      </w:sdt>
      <w:customXmlDelRangeEnd w:id="348"/>
      <w:del w:id="349" w:author="Kook Sec" w:date="2020-09-03T16:35:00Z">
        <w:r w:rsidRPr="007A10F8" w:rsidDel="00F50FF8">
          <w:rPr>
            <w:rFonts w:hint="cs"/>
            <w:sz w:val="24"/>
            <w:szCs w:val="24"/>
            <w:rtl/>
          </w:rPr>
          <w:delText xml:space="preserve"> (העומד על </w:delText>
        </w:r>
      </w:del>
      <w:customXmlDelRangeStart w:id="350" w:author="Kook Sec" w:date="2020-09-03T16:35:00Z"/>
      <w:sdt>
        <w:sdtPr>
          <w:rPr>
            <w:rFonts w:hint="cs"/>
            <w:color w:val="008000"/>
            <w:rtl/>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customXmlDelRangeEnd w:id="350"/>
          <w:customXmlDelRangeStart w:id="351" w:author="Kook Sec" w:date="2020-09-03T16:35:00Z"/>
        </w:sdtContent>
      </w:sdt>
      <w:customXmlDelRangeEnd w:id="351"/>
      <w:del w:id="352" w:author="Kook Sec" w:date="2020-09-03T16:35:00Z">
        <w:r w:rsidRPr="007A10F8" w:rsidDel="00F50FF8">
          <w:rPr>
            <w:rFonts w:hint="cs"/>
            <w:sz w:val="24"/>
            <w:szCs w:val="24"/>
            <w:rtl/>
          </w:rPr>
          <w:delText xml:space="preserve"> נקודות) </w:delText>
        </w:r>
        <w:r w:rsidRPr="007A10F8" w:rsidDel="00F50FF8">
          <w:rPr>
            <w:rFonts w:hint="cs"/>
            <w:sz w:val="24"/>
            <w:szCs w:val="24"/>
            <w:rtl/>
            <w:lang w:eastAsia="he-IL"/>
          </w:rPr>
          <w:delText xml:space="preserve"> עד למדד הידוע ביום הגשת כל חשבון.</w:delText>
        </w:r>
      </w:del>
    </w:p>
    <w:p w14:paraId="03C71491" w14:textId="77777777" w:rsidR="00C140D3" w:rsidRPr="007A10F8" w:rsidDel="00F50FF8" w:rsidRDefault="00C140D3" w:rsidP="00F50FF8">
      <w:pPr>
        <w:widowControl w:val="0"/>
        <w:spacing w:before="60" w:beforeAutospacing="0" w:after="60" w:afterAutospacing="0" w:line="300" w:lineRule="atLeast"/>
        <w:jc w:val="center"/>
        <w:rPr>
          <w:del w:id="353" w:author="Kook Sec" w:date="2020-09-03T16:35:00Z"/>
          <w:rFonts w:ascii="Times New Roman" w:eastAsia="Times New Roman" w:hAnsi="Times New Roman" w:cs="David"/>
          <w:sz w:val="24"/>
          <w:szCs w:val="24"/>
          <w:rtl/>
        </w:rPr>
      </w:pPr>
    </w:p>
    <w:p w14:paraId="076CBB99" w14:textId="77777777" w:rsidR="00C140D3" w:rsidRPr="00C140D3" w:rsidDel="00F50FF8" w:rsidRDefault="00C140D3" w:rsidP="00F50FF8">
      <w:pPr>
        <w:widowControl w:val="0"/>
        <w:spacing w:before="60" w:beforeAutospacing="0" w:after="60" w:afterAutospacing="0" w:line="300" w:lineRule="atLeast"/>
        <w:jc w:val="center"/>
        <w:rPr>
          <w:del w:id="354" w:author="Kook Sec" w:date="2020-09-03T16:35:00Z"/>
          <w:rFonts w:ascii="Times New Roman" w:eastAsia="Times New Roman" w:hAnsi="Times New Roman" w:cs="David"/>
          <w:sz w:val="24"/>
          <w:szCs w:val="24"/>
          <w:rtl/>
        </w:rPr>
      </w:pPr>
    </w:p>
    <w:p w14:paraId="7165838B" w14:textId="77777777" w:rsidR="00C140D3" w:rsidRPr="00C140D3" w:rsidDel="00F50FF8" w:rsidRDefault="00C140D3" w:rsidP="00F50FF8">
      <w:pPr>
        <w:widowControl w:val="0"/>
        <w:spacing w:before="60" w:beforeAutospacing="0" w:after="60" w:afterAutospacing="0" w:line="300" w:lineRule="atLeast"/>
        <w:jc w:val="center"/>
        <w:rPr>
          <w:del w:id="355" w:author="Kook Sec" w:date="2020-09-03T16:35:00Z"/>
          <w:rFonts w:ascii="Times New Roman" w:eastAsia="Times New Roman" w:hAnsi="Times New Roman" w:cs="David"/>
          <w:sz w:val="24"/>
          <w:szCs w:val="24"/>
          <w:rtl/>
        </w:rPr>
      </w:pPr>
      <w:del w:id="356" w:author="Kook Sec" w:date="2020-09-03T16:35:00Z">
        <w:r w:rsidRPr="00C140D3" w:rsidDel="00F50FF8">
          <w:rPr>
            <w:rFonts w:ascii="Times New Roman" w:eastAsia="Times New Roman" w:hAnsi="Times New Roman" w:cs="David"/>
            <w:sz w:val="24"/>
            <w:szCs w:val="24"/>
            <w:rtl/>
          </w:rPr>
          <w:delText>בנוסף לכל תשלום ישולם ל</w:delText>
        </w:r>
        <w:r w:rsidRPr="00C140D3" w:rsidDel="00F50FF8">
          <w:rPr>
            <w:rFonts w:ascii="Times New Roman" w:eastAsia="Times New Roman" w:hAnsi="Times New Roman" w:cs="David" w:hint="cs"/>
            <w:sz w:val="24"/>
            <w:szCs w:val="24"/>
            <w:rtl/>
          </w:rPr>
          <w:delText>מתכנן</w:delText>
        </w:r>
        <w:r w:rsidRPr="00C140D3" w:rsidDel="00F50FF8">
          <w:rPr>
            <w:rFonts w:ascii="Times New Roman" w:eastAsia="Times New Roman" w:hAnsi="Times New Roman" w:cs="David"/>
            <w:sz w:val="24"/>
            <w:szCs w:val="24"/>
            <w:rtl/>
          </w:rPr>
          <w:delText xml:space="preserve"> מע"מ כשיעורו בחוק וזאת כנגד המצאת חשבונית מס כדין, למועד תשלום המע"מ ע"י היועץ והמצאת כל אישור נוסף ע"פ כל דין, לרבות אישור על נ</w:delText>
        </w:r>
        <w:r w:rsidRPr="00C140D3" w:rsidDel="00F50FF8">
          <w:rPr>
            <w:rFonts w:ascii="Times New Roman" w:eastAsia="Times New Roman" w:hAnsi="Times New Roman" w:cs="David" w:hint="cs"/>
            <w:sz w:val="24"/>
            <w:szCs w:val="24"/>
            <w:rtl/>
          </w:rPr>
          <w:delText>י</w:delText>
        </w:r>
        <w:r w:rsidRPr="00C140D3" w:rsidDel="00F50FF8">
          <w:rPr>
            <w:rFonts w:ascii="Times New Roman" w:eastAsia="Times New Roman" w:hAnsi="Times New Roman" w:cs="David"/>
            <w:sz w:val="24"/>
            <w:szCs w:val="24"/>
            <w:rtl/>
          </w:rPr>
          <w:delText>הול ספרים ואישור על ניכוי מס במקור.</w:delText>
        </w:r>
      </w:del>
    </w:p>
    <w:p w14:paraId="5E7456B8" w14:textId="77777777" w:rsidR="00C140D3" w:rsidRPr="00C140D3" w:rsidDel="00F50FF8" w:rsidRDefault="00C140D3" w:rsidP="00F50FF8">
      <w:pPr>
        <w:widowControl w:val="0"/>
        <w:spacing w:before="60" w:beforeAutospacing="0" w:after="60" w:afterAutospacing="0" w:line="300" w:lineRule="atLeast"/>
        <w:jc w:val="center"/>
        <w:rPr>
          <w:del w:id="357" w:author="Kook Sec" w:date="2020-09-03T16:35:00Z"/>
          <w:rFonts w:ascii="Times New Roman" w:eastAsia="Times New Roman" w:hAnsi="Times New Roman" w:cs="David"/>
          <w:sz w:val="24"/>
          <w:szCs w:val="24"/>
          <w:rtl/>
        </w:rPr>
      </w:pPr>
    </w:p>
    <w:p w14:paraId="302FA7FD" w14:textId="77777777" w:rsidR="00C140D3" w:rsidRPr="00C140D3" w:rsidDel="00F50FF8" w:rsidRDefault="00C140D3" w:rsidP="00F50FF8">
      <w:pPr>
        <w:widowControl w:val="0"/>
        <w:spacing w:before="60" w:beforeAutospacing="0" w:after="60" w:afterAutospacing="0" w:line="300" w:lineRule="atLeast"/>
        <w:jc w:val="center"/>
        <w:rPr>
          <w:del w:id="358" w:author="Kook Sec" w:date="2020-09-03T16:35:00Z"/>
          <w:rFonts w:ascii="Times New Roman" w:eastAsia="Times New Roman" w:hAnsi="Times New Roman" w:cs="David"/>
          <w:sz w:val="24"/>
          <w:szCs w:val="24"/>
          <w:rtl/>
        </w:rPr>
      </w:pPr>
      <w:del w:id="359" w:author="Kook Sec" w:date="2020-09-03T16:35:00Z">
        <w:r w:rsidRPr="00C140D3" w:rsidDel="00F50FF8">
          <w:rPr>
            <w:rFonts w:ascii="Times New Roman" w:eastAsia="Times New Roman" w:hAnsi="Times New Roman" w:cs="David"/>
            <w:sz w:val="24"/>
            <w:szCs w:val="24"/>
            <w:rtl/>
          </w:rPr>
          <w:delText>תנאי מוקדם לביצוע התשלומים לפי נספח זה הוא קיום כל התחייבויות ה</w:delText>
        </w:r>
        <w:r w:rsidRPr="00C140D3" w:rsidDel="00F50FF8">
          <w:rPr>
            <w:rFonts w:ascii="Times New Roman" w:eastAsia="Times New Roman" w:hAnsi="Times New Roman" w:cs="David" w:hint="cs"/>
            <w:sz w:val="24"/>
            <w:szCs w:val="24"/>
            <w:rtl/>
          </w:rPr>
          <w:delText>מתכנן</w:delText>
        </w:r>
        <w:r w:rsidRPr="00C140D3" w:rsidDel="00F50FF8">
          <w:rPr>
            <w:rFonts w:ascii="Times New Roman" w:eastAsia="Times New Roman" w:hAnsi="Times New Roman" w:cs="David"/>
            <w:sz w:val="24"/>
            <w:szCs w:val="24"/>
            <w:rtl/>
          </w:rPr>
          <w:delText xml:space="preserve"> על פי חוזה זה, השלמת כל עבודות התכנון הכלולות בשכר היועץ ומסירת כל המסמכים והתכניות למזמין.</w:delText>
        </w:r>
      </w:del>
    </w:p>
    <w:p w14:paraId="2F4C51E7" w14:textId="77777777" w:rsidR="00C140D3" w:rsidRPr="00C140D3" w:rsidDel="00F50FF8" w:rsidRDefault="00C140D3" w:rsidP="00F50FF8">
      <w:pPr>
        <w:widowControl w:val="0"/>
        <w:spacing w:before="60" w:beforeAutospacing="0" w:after="60" w:afterAutospacing="0" w:line="300" w:lineRule="atLeast"/>
        <w:jc w:val="center"/>
        <w:rPr>
          <w:del w:id="360" w:author="Kook Sec" w:date="2020-09-03T16:35:00Z"/>
          <w:rFonts w:ascii="Times New Roman" w:eastAsia="Times New Roman" w:hAnsi="Times New Roman" w:cs="David"/>
          <w:sz w:val="24"/>
          <w:szCs w:val="24"/>
          <w:rtl/>
          <w:lang w:eastAsia="he-IL"/>
        </w:rPr>
      </w:pPr>
    </w:p>
    <w:p w14:paraId="1DEEDF37" w14:textId="77777777" w:rsidR="00C140D3" w:rsidRPr="00C140D3" w:rsidDel="00F50FF8" w:rsidRDefault="00C140D3" w:rsidP="00F50FF8">
      <w:pPr>
        <w:widowControl w:val="0"/>
        <w:spacing w:before="60" w:beforeAutospacing="0" w:after="60" w:afterAutospacing="0" w:line="300" w:lineRule="atLeast"/>
        <w:jc w:val="center"/>
        <w:rPr>
          <w:del w:id="361" w:author="Kook Sec" w:date="2020-09-03T16:35:00Z"/>
          <w:rFonts w:ascii="Times New Roman" w:eastAsia="Times New Roman" w:hAnsi="Times New Roman" w:cs="David"/>
          <w:b/>
          <w:bCs/>
          <w:sz w:val="24"/>
          <w:szCs w:val="24"/>
          <w:u w:val="single"/>
          <w:rtl/>
        </w:rPr>
      </w:pPr>
      <w:del w:id="362" w:author="Kook Sec" w:date="2020-09-03T16:35:00Z">
        <w:r w:rsidRPr="00C140D3" w:rsidDel="00F50FF8">
          <w:rPr>
            <w:rFonts w:ascii="Times New Roman" w:eastAsia="Times New Roman" w:hAnsi="Times New Roman" w:cs="David"/>
            <w:sz w:val="24"/>
            <w:szCs w:val="24"/>
            <w:rtl/>
          </w:rPr>
          <w:br w:type="page"/>
        </w:r>
        <w:r w:rsidRPr="00C140D3" w:rsidDel="00F50FF8">
          <w:rPr>
            <w:rFonts w:ascii="Times New Roman" w:eastAsia="Times New Roman" w:hAnsi="Times New Roman" w:cs="David"/>
            <w:b/>
            <w:bCs/>
            <w:sz w:val="24"/>
            <w:szCs w:val="24"/>
            <w:u w:val="single"/>
            <w:rtl/>
          </w:rPr>
          <w:delText>נספח "ה"</w:delText>
        </w:r>
      </w:del>
    </w:p>
    <w:p w14:paraId="6FF601B7" w14:textId="77777777" w:rsidR="00C140D3" w:rsidRPr="00C140D3" w:rsidDel="00F50FF8" w:rsidRDefault="00C140D3" w:rsidP="00F50FF8">
      <w:pPr>
        <w:widowControl w:val="0"/>
        <w:spacing w:before="60" w:beforeAutospacing="0" w:after="60" w:afterAutospacing="0" w:line="300" w:lineRule="atLeast"/>
        <w:jc w:val="center"/>
        <w:rPr>
          <w:del w:id="363" w:author="Kook Sec" w:date="2020-09-03T16:35:00Z"/>
          <w:rFonts w:ascii="Times New Roman" w:eastAsia="Times New Roman" w:hAnsi="Times New Roman" w:cs="David"/>
          <w:b/>
          <w:bCs/>
          <w:sz w:val="24"/>
          <w:szCs w:val="24"/>
          <w:u w:val="single"/>
          <w:rtl/>
        </w:rPr>
      </w:pPr>
      <w:del w:id="364" w:author="Kook Sec" w:date="2020-09-03T16:35:00Z">
        <w:r w:rsidRPr="00C140D3" w:rsidDel="00F50FF8">
          <w:rPr>
            <w:rFonts w:ascii="Times New Roman" w:eastAsia="Times New Roman" w:hAnsi="Times New Roman" w:cs="David"/>
            <w:b/>
            <w:bCs/>
            <w:sz w:val="24"/>
            <w:szCs w:val="24"/>
            <w:u w:val="single"/>
            <w:rtl/>
          </w:rPr>
          <w:delText xml:space="preserve">תשלומי שכר </w:delText>
        </w:r>
        <w:r w:rsidRPr="00C140D3" w:rsidDel="00F50FF8">
          <w:rPr>
            <w:rFonts w:ascii="Times New Roman" w:eastAsia="Times New Roman" w:hAnsi="Times New Roman" w:cs="David" w:hint="cs"/>
            <w:b/>
            <w:bCs/>
            <w:sz w:val="24"/>
            <w:szCs w:val="24"/>
            <w:u w:val="single"/>
            <w:rtl/>
          </w:rPr>
          <w:delText>המתכנן</w:delText>
        </w:r>
      </w:del>
    </w:p>
    <w:p w14:paraId="4BACC749" w14:textId="77777777" w:rsidR="00C140D3" w:rsidRPr="00C140D3" w:rsidDel="00F50FF8" w:rsidRDefault="00C140D3" w:rsidP="00F50FF8">
      <w:pPr>
        <w:widowControl w:val="0"/>
        <w:spacing w:before="60" w:beforeAutospacing="0" w:after="60" w:afterAutospacing="0" w:line="300" w:lineRule="atLeast"/>
        <w:jc w:val="center"/>
        <w:rPr>
          <w:del w:id="365" w:author="Kook Sec" w:date="2020-09-03T16:35:00Z"/>
          <w:rFonts w:ascii="Times New Roman" w:eastAsia="Times New Roman" w:hAnsi="Times New Roman" w:cs="David"/>
          <w:sz w:val="24"/>
          <w:szCs w:val="24"/>
          <w:rtl/>
        </w:rPr>
      </w:pPr>
    </w:p>
    <w:p w14:paraId="3E661476" w14:textId="77777777" w:rsidR="00C140D3" w:rsidRPr="00C140D3" w:rsidDel="00F50FF8" w:rsidRDefault="00C140D3" w:rsidP="00F50FF8">
      <w:pPr>
        <w:widowControl w:val="0"/>
        <w:spacing w:before="60" w:beforeAutospacing="0" w:after="60" w:afterAutospacing="0" w:line="300" w:lineRule="atLeast"/>
        <w:jc w:val="center"/>
        <w:rPr>
          <w:del w:id="366" w:author="Kook Sec" w:date="2020-09-03T16:35:00Z"/>
          <w:rFonts w:ascii="Times New Roman" w:eastAsia="Times New Roman" w:hAnsi="Times New Roman" w:cs="David"/>
          <w:sz w:val="24"/>
          <w:szCs w:val="24"/>
        </w:rPr>
      </w:pPr>
    </w:p>
    <w:p w14:paraId="6D2BBDA5" w14:textId="77777777" w:rsidR="007A10F8" w:rsidDel="00F50FF8" w:rsidRDefault="00C140D3" w:rsidP="00F50FF8">
      <w:pPr>
        <w:widowControl w:val="0"/>
        <w:spacing w:before="60" w:beforeAutospacing="0" w:after="60" w:afterAutospacing="0" w:line="300" w:lineRule="atLeast"/>
        <w:jc w:val="center"/>
        <w:rPr>
          <w:del w:id="367" w:author="Kook Sec" w:date="2020-09-03T16:35:00Z"/>
          <w:rFonts w:ascii="Times New Roman" w:eastAsia="Times New Roman" w:hAnsi="Times New Roman" w:cs="David"/>
          <w:sz w:val="24"/>
          <w:szCs w:val="24"/>
        </w:rPr>
      </w:pPr>
      <w:del w:id="368" w:author="Kook Sec" w:date="2020-09-03T16:35:00Z">
        <w:r w:rsidRPr="00C140D3" w:rsidDel="00F50FF8">
          <w:rPr>
            <w:rFonts w:ascii="Times New Roman" w:eastAsia="Times New Roman" w:hAnsi="Times New Roman" w:cs="David"/>
            <w:sz w:val="24"/>
            <w:szCs w:val="24"/>
            <w:rtl/>
          </w:rPr>
          <w:delText xml:space="preserve">שכר </w:delText>
        </w:r>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xml:space="preserve"> ישולם לשיעורין כנגד גמר כל שלב ושלב של שרותי </w:delText>
        </w:r>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xml:space="preserve"> כמוגדר בחוזה לרבות בנספחים ב' ו- ח' כדלקמן:</w:delText>
        </w:r>
      </w:del>
    </w:p>
    <w:p w14:paraId="4217476C" w14:textId="77777777" w:rsidR="00C140D3" w:rsidRPr="00C140D3" w:rsidDel="00F50FF8" w:rsidRDefault="00C140D3" w:rsidP="00F50FF8">
      <w:pPr>
        <w:widowControl w:val="0"/>
        <w:spacing w:before="60" w:beforeAutospacing="0" w:after="60" w:afterAutospacing="0" w:line="300" w:lineRule="atLeast"/>
        <w:jc w:val="center"/>
        <w:rPr>
          <w:del w:id="369" w:author="Kook Sec" w:date="2020-09-03T16:35:00Z"/>
          <w:rFonts w:ascii="Times New Roman" w:eastAsia="Times New Roman" w:hAnsi="Times New Roman" w:cs="David"/>
          <w:sz w:val="24"/>
          <w:szCs w:val="24"/>
          <w:rtl/>
        </w:rPr>
      </w:pPr>
      <w:del w:id="370" w:author="Kook Sec" w:date="2020-09-03T16:35:00Z">
        <w:r w:rsidRPr="00C140D3" w:rsidDel="00F50FF8">
          <w:rPr>
            <w:rFonts w:ascii="Times New Roman" w:eastAsia="Times New Roman" w:hAnsi="Times New Roman" w:cs="David"/>
            <w:sz w:val="24"/>
            <w:szCs w:val="24"/>
            <w:rtl/>
          </w:rPr>
          <w:br/>
        </w:r>
      </w:del>
    </w:p>
    <w:p w14:paraId="121BC40B" w14:textId="77777777" w:rsidR="00C140D3" w:rsidRPr="00C140D3" w:rsidDel="00F50FF8" w:rsidRDefault="00C140D3" w:rsidP="00F50FF8">
      <w:pPr>
        <w:widowControl w:val="0"/>
        <w:spacing w:before="60" w:beforeAutospacing="0" w:after="60" w:afterAutospacing="0" w:line="300" w:lineRule="atLeast"/>
        <w:jc w:val="center"/>
        <w:rPr>
          <w:del w:id="371" w:author="Kook Sec" w:date="2020-09-03T16:35:00Z"/>
          <w:rFonts w:ascii="Times New Roman" w:eastAsia="Times New Roman" w:hAnsi="Times New Roman" w:cs="David"/>
          <w:sz w:val="24"/>
          <w:szCs w:val="24"/>
          <w:rtl/>
        </w:rPr>
      </w:pPr>
      <w:del w:id="372" w:author="Kook Sec" w:date="2020-09-03T16:35:00Z">
        <w:r w:rsidRPr="00C140D3" w:rsidDel="00F50FF8">
          <w:rPr>
            <w:rFonts w:ascii="Times New Roman" w:eastAsia="Times New Roman" w:hAnsi="Times New Roman" w:cs="David"/>
            <w:sz w:val="24"/>
            <w:szCs w:val="24"/>
            <w:rtl/>
          </w:rPr>
          <w:delText>א.</w:delText>
        </w:r>
        <w:r w:rsidRPr="00C140D3" w:rsidDel="00F50FF8">
          <w:rPr>
            <w:rFonts w:ascii="Times New Roman" w:eastAsia="Times New Roman" w:hAnsi="Times New Roman" w:cs="David"/>
            <w:sz w:val="24"/>
            <w:szCs w:val="24"/>
            <w:rtl/>
          </w:rPr>
          <w:tab/>
          <w:delText xml:space="preserve">לאחר גמר ביצוע סעיף </w:delText>
        </w:r>
        <w:r w:rsidRPr="00C140D3" w:rsidDel="00F50FF8">
          <w:rPr>
            <w:rFonts w:ascii="Times New Roman" w:eastAsia="Times New Roman" w:hAnsi="Times New Roman" w:cs="David" w:hint="cs"/>
            <w:sz w:val="24"/>
            <w:szCs w:val="24"/>
            <w:rtl/>
          </w:rPr>
          <w:delText>4</w:delText>
        </w:r>
        <w:r w:rsidRPr="00C140D3" w:rsidDel="00F50FF8">
          <w:rPr>
            <w:rFonts w:ascii="Times New Roman" w:eastAsia="Times New Roman" w:hAnsi="Times New Roman" w:cs="David"/>
            <w:sz w:val="24"/>
            <w:szCs w:val="24"/>
            <w:rtl/>
          </w:rPr>
          <w:delText>.1 בנספח ב'</w:delText>
        </w:r>
        <w:r w:rsidRPr="007A10F8" w:rsidDel="00F50FF8">
          <w:rPr>
            <w:rFonts w:ascii="Times New Roman" w:eastAsia="Times New Roman" w:hAnsi="Times New Roman" w:cs="David"/>
            <w:sz w:val="24"/>
            <w:szCs w:val="24"/>
            <w:u w:val="dotted"/>
            <w:rtl/>
          </w:rPr>
          <w:tab/>
        </w:r>
        <w:r w:rsidRPr="007A10F8" w:rsidDel="00F50FF8">
          <w:rPr>
            <w:rFonts w:ascii="Times New Roman" w:eastAsia="Times New Roman" w:hAnsi="Times New Roman" w:cs="David"/>
            <w:sz w:val="24"/>
            <w:szCs w:val="24"/>
            <w:u w:val="dotted"/>
            <w:rtl/>
          </w:rPr>
          <w:tab/>
        </w:r>
        <w:r w:rsidRPr="00C140D3" w:rsidDel="00F50FF8">
          <w:rPr>
            <w:rFonts w:ascii="Times New Roman" w:eastAsia="Times New Roman" w:hAnsi="Times New Roman" w:cs="David"/>
            <w:sz w:val="24"/>
            <w:szCs w:val="24"/>
            <w:rtl/>
          </w:rPr>
          <w:delText>60%</w:delText>
        </w:r>
      </w:del>
    </w:p>
    <w:p w14:paraId="4E3C8A40" w14:textId="77777777" w:rsidR="00C140D3" w:rsidRPr="00C140D3" w:rsidDel="00F50FF8" w:rsidRDefault="00C140D3" w:rsidP="00F50FF8">
      <w:pPr>
        <w:widowControl w:val="0"/>
        <w:spacing w:before="60" w:beforeAutospacing="0" w:after="60" w:afterAutospacing="0" w:line="300" w:lineRule="atLeast"/>
        <w:jc w:val="center"/>
        <w:rPr>
          <w:del w:id="373" w:author="Kook Sec" w:date="2020-09-03T16:35:00Z"/>
          <w:rFonts w:ascii="Times New Roman" w:eastAsia="Times New Roman" w:hAnsi="Times New Roman" w:cs="David"/>
          <w:sz w:val="24"/>
          <w:szCs w:val="24"/>
          <w:rtl/>
        </w:rPr>
      </w:pPr>
      <w:del w:id="374" w:author="Kook Sec" w:date="2020-09-03T16:35:00Z">
        <w:r w:rsidRPr="00C140D3" w:rsidDel="00F50FF8">
          <w:rPr>
            <w:rFonts w:ascii="Times New Roman" w:eastAsia="Times New Roman" w:hAnsi="Times New Roman" w:cs="David"/>
            <w:sz w:val="24"/>
            <w:szCs w:val="24"/>
            <w:rtl/>
          </w:rPr>
          <w:delText>ב.</w:delText>
        </w:r>
        <w:r w:rsidRPr="00C140D3" w:rsidDel="00F50FF8">
          <w:rPr>
            <w:rFonts w:ascii="Times New Roman" w:eastAsia="Times New Roman" w:hAnsi="Times New Roman" w:cs="David"/>
            <w:sz w:val="24"/>
            <w:szCs w:val="24"/>
            <w:rtl/>
          </w:rPr>
          <w:tab/>
          <w:delText xml:space="preserve">לאחר גמר ביצוע סעיף </w:delText>
        </w:r>
        <w:r w:rsidRPr="00C140D3" w:rsidDel="00F50FF8">
          <w:rPr>
            <w:rFonts w:ascii="Times New Roman" w:eastAsia="Times New Roman" w:hAnsi="Times New Roman" w:cs="David" w:hint="cs"/>
            <w:sz w:val="24"/>
            <w:szCs w:val="24"/>
            <w:rtl/>
          </w:rPr>
          <w:delText>4</w:delText>
        </w:r>
        <w:r w:rsidRPr="00C140D3" w:rsidDel="00F50FF8">
          <w:rPr>
            <w:rFonts w:ascii="Times New Roman" w:eastAsia="Times New Roman" w:hAnsi="Times New Roman" w:cs="David"/>
            <w:sz w:val="24"/>
            <w:szCs w:val="24"/>
            <w:rtl/>
          </w:rPr>
          <w:delText>.2 בנספח ב'</w:delText>
        </w:r>
        <w:r w:rsidRPr="007A10F8" w:rsidDel="00F50FF8">
          <w:rPr>
            <w:rFonts w:ascii="Times New Roman" w:eastAsia="Times New Roman" w:hAnsi="Times New Roman" w:cs="David"/>
            <w:sz w:val="24"/>
            <w:szCs w:val="24"/>
            <w:u w:val="dotted"/>
            <w:rtl/>
          </w:rPr>
          <w:tab/>
        </w:r>
        <w:r w:rsidRPr="007A10F8" w:rsidDel="00F50FF8">
          <w:rPr>
            <w:rFonts w:ascii="Times New Roman" w:eastAsia="Times New Roman" w:hAnsi="Times New Roman" w:cs="David"/>
            <w:sz w:val="24"/>
            <w:szCs w:val="24"/>
            <w:u w:val="dotted"/>
            <w:rtl/>
          </w:rPr>
          <w:tab/>
        </w:r>
        <w:r w:rsidRPr="00C140D3" w:rsidDel="00F50FF8">
          <w:rPr>
            <w:rFonts w:ascii="Times New Roman" w:eastAsia="Times New Roman" w:hAnsi="Times New Roman" w:cs="David"/>
            <w:sz w:val="24"/>
            <w:szCs w:val="24"/>
            <w:rtl/>
          </w:rPr>
          <w:delText>10%</w:delText>
        </w:r>
      </w:del>
    </w:p>
    <w:p w14:paraId="03909232" w14:textId="77777777" w:rsidR="00C140D3" w:rsidRPr="00C140D3" w:rsidDel="00F50FF8" w:rsidRDefault="00C140D3" w:rsidP="00F50FF8">
      <w:pPr>
        <w:widowControl w:val="0"/>
        <w:spacing w:before="60" w:beforeAutospacing="0" w:after="60" w:afterAutospacing="0" w:line="300" w:lineRule="atLeast"/>
        <w:jc w:val="center"/>
        <w:rPr>
          <w:del w:id="375" w:author="Kook Sec" w:date="2020-09-03T16:35:00Z"/>
          <w:rFonts w:ascii="Times New Roman" w:eastAsia="Times New Roman" w:hAnsi="Times New Roman" w:cs="David"/>
          <w:sz w:val="24"/>
          <w:szCs w:val="24"/>
          <w:rtl/>
        </w:rPr>
      </w:pPr>
      <w:del w:id="376" w:author="Kook Sec" w:date="2020-09-03T16:35:00Z">
        <w:r w:rsidRPr="00C140D3" w:rsidDel="00F50FF8">
          <w:rPr>
            <w:rFonts w:ascii="Times New Roman" w:eastAsia="Times New Roman" w:hAnsi="Times New Roman" w:cs="David"/>
            <w:sz w:val="24"/>
            <w:szCs w:val="24"/>
            <w:rtl/>
          </w:rPr>
          <w:delText>ג.</w:delText>
        </w:r>
        <w:r w:rsidRPr="00C140D3" w:rsidDel="00F50FF8">
          <w:rPr>
            <w:rFonts w:ascii="Times New Roman" w:eastAsia="Times New Roman" w:hAnsi="Times New Roman" w:cs="David"/>
            <w:sz w:val="24"/>
            <w:szCs w:val="24"/>
            <w:rtl/>
          </w:rPr>
          <w:tab/>
          <w:delText xml:space="preserve">לאחר גמר ביצוע סעיף </w:delText>
        </w:r>
        <w:r w:rsidRPr="00C140D3" w:rsidDel="00F50FF8">
          <w:rPr>
            <w:rFonts w:ascii="Times New Roman" w:eastAsia="Times New Roman" w:hAnsi="Times New Roman" w:cs="David" w:hint="cs"/>
            <w:sz w:val="24"/>
            <w:szCs w:val="24"/>
            <w:rtl/>
          </w:rPr>
          <w:delText>4</w:delText>
        </w:r>
        <w:r w:rsidRPr="00C140D3" w:rsidDel="00F50FF8">
          <w:rPr>
            <w:rFonts w:ascii="Times New Roman" w:eastAsia="Times New Roman" w:hAnsi="Times New Roman" w:cs="David"/>
            <w:sz w:val="24"/>
            <w:szCs w:val="24"/>
            <w:rtl/>
          </w:rPr>
          <w:delText>.3 בנספח ב'</w:delText>
        </w:r>
        <w:r w:rsidRPr="007A10F8" w:rsidDel="00F50FF8">
          <w:rPr>
            <w:rFonts w:ascii="Times New Roman" w:eastAsia="Times New Roman" w:hAnsi="Times New Roman" w:cs="David"/>
            <w:sz w:val="24"/>
            <w:szCs w:val="24"/>
            <w:u w:val="dotted"/>
            <w:rtl/>
          </w:rPr>
          <w:tab/>
        </w:r>
        <w:r w:rsidRPr="007A10F8" w:rsidDel="00F50FF8">
          <w:rPr>
            <w:rFonts w:ascii="Times New Roman" w:eastAsia="Times New Roman" w:hAnsi="Times New Roman" w:cs="David"/>
            <w:sz w:val="24"/>
            <w:szCs w:val="24"/>
            <w:u w:val="dotted"/>
            <w:rtl/>
          </w:rPr>
          <w:tab/>
        </w:r>
        <w:r w:rsidRPr="00C140D3" w:rsidDel="00F50FF8">
          <w:rPr>
            <w:rFonts w:ascii="Times New Roman" w:eastAsia="Times New Roman" w:hAnsi="Times New Roman" w:cs="David"/>
            <w:sz w:val="24"/>
            <w:szCs w:val="24"/>
            <w:rtl/>
          </w:rPr>
          <w:delText>30%</w:delText>
        </w:r>
      </w:del>
    </w:p>
    <w:p w14:paraId="5C452C94" w14:textId="77777777" w:rsidR="00C140D3" w:rsidRPr="00C140D3" w:rsidDel="00F50FF8" w:rsidRDefault="007A10F8" w:rsidP="00F50FF8">
      <w:pPr>
        <w:widowControl w:val="0"/>
        <w:spacing w:before="60" w:beforeAutospacing="0" w:after="60" w:afterAutospacing="0" w:line="300" w:lineRule="atLeast"/>
        <w:jc w:val="center"/>
        <w:rPr>
          <w:del w:id="377" w:author="Kook Sec" w:date="2020-09-03T16:35:00Z"/>
          <w:rFonts w:ascii="Times New Roman" w:eastAsia="Times New Roman" w:hAnsi="Times New Roman" w:cs="David"/>
          <w:color w:val="008000"/>
          <w:sz w:val="24"/>
          <w:szCs w:val="24"/>
          <w:rtl/>
          <w:lang w:eastAsia="he-IL"/>
        </w:rPr>
      </w:pPr>
      <w:del w:id="378" w:author="Kook Sec" w:date="2020-09-03T16:35:00Z">
        <w:r w:rsidRPr="007A10F8" w:rsidDel="00F50FF8">
          <w:rPr>
            <w:rFonts w:ascii="Times New Roman" w:eastAsia="Times New Roman" w:hAnsi="Times New Roman" w:cs="David" w:hint="cs"/>
            <w:b/>
            <w:bCs/>
            <w:sz w:val="25"/>
            <w:szCs w:val="24"/>
            <w:rtl/>
          </w:rPr>
          <w:delText xml:space="preserve">                                                                         </w:delText>
        </w:r>
        <w:r w:rsidR="00C140D3" w:rsidRPr="00C140D3" w:rsidDel="00F50FF8">
          <w:rPr>
            <w:rFonts w:ascii="Times New Roman" w:eastAsia="Times New Roman" w:hAnsi="Times New Roman" w:cs="David" w:hint="cs"/>
            <w:b/>
            <w:bCs/>
            <w:sz w:val="25"/>
            <w:szCs w:val="24"/>
            <w:u w:val="single"/>
            <w:rtl/>
          </w:rPr>
          <w:delText>סה"כ</w:delText>
        </w:r>
        <w:r w:rsidR="00C140D3" w:rsidRPr="00C140D3" w:rsidDel="00F50FF8">
          <w:rPr>
            <w:rFonts w:ascii="Times New Roman" w:eastAsia="Times New Roman" w:hAnsi="Times New Roman" w:cs="David" w:hint="cs"/>
            <w:b/>
            <w:bCs/>
            <w:sz w:val="25"/>
            <w:szCs w:val="24"/>
            <w:rtl/>
          </w:rPr>
          <w:delText>:</w:delText>
        </w:r>
        <w:r w:rsidR="00C140D3" w:rsidRPr="007A10F8" w:rsidDel="00F50FF8">
          <w:rPr>
            <w:rFonts w:ascii="Times New Roman" w:eastAsia="Times New Roman" w:hAnsi="Times New Roman" w:cs="David" w:hint="cs"/>
            <w:b/>
            <w:bCs/>
            <w:sz w:val="25"/>
            <w:szCs w:val="24"/>
            <w:u w:val="dotted"/>
            <w:rtl/>
          </w:rPr>
          <w:tab/>
        </w:r>
        <w:r w:rsidR="00C140D3" w:rsidRPr="007A10F8" w:rsidDel="00F50FF8">
          <w:rPr>
            <w:rFonts w:ascii="Times New Roman" w:eastAsia="Times New Roman" w:hAnsi="Times New Roman" w:cs="David" w:hint="cs"/>
            <w:b/>
            <w:bCs/>
            <w:sz w:val="25"/>
            <w:szCs w:val="24"/>
            <w:u w:val="dotted"/>
            <w:rtl/>
          </w:rPr>
          <w:tab/>
        </w:r>
        <w:r w:rsidR="00C140D3" w:rsidRPr="00C140D3" w:rsidDel="00F50FF8">
          <w:rPr>
            <w:rFonts w:ascii="Times New Roman" w:eastAsia="Times New Roman" w:hAnsi="Times New Roman" w:cs="David" w:hint="cs"/>
            <w:b/>
            <w:bCs/>
            <w:sz w:val="25"/>
            <w:szCs w:val="24"/>
            <w:rtl/>
          </w:rPr>
          <w:delText>100%</w:delText>
        </w:r>
        <w:r w:rsidR="00C140D3" w:rsidRPr="00C140D3" w:rsidDel="00F50FF8">
          <w:rPr>
            <w:rFonts w:ascii="Times New Roman" w:eastAsia="Times New Roman" w:hAnsi="Times New Roman" w:cs="David" w:hint="cs"/>
            <w:color w:val="008000"/>
            <w:sz w:val="24"/>
            <w:szCs w:val="24"/>
            <w:rtl/>
            <w:lang w:eastAsia="he-IL"/>
          </w:rPr>
          <w:delText xml:space="preserve"> </w:delText>
        </w:r>
      </w:del>
    </w:p>
    <w:p w14:paraId="64CC0E3E" w14:textId="77777777" w:rsidR="00C140D3" w:rsidRPr="00C140D3" w:rsidDel="00F50FF8" w:rsidRDefault="00C140D3" w:rsidP="00F50FF8">
      <w:pPr>
        <w:widowControl w:val="0"/>
        <w:spacing w:before="60" w:beforeAutospacing="0" w:after="60" w:afterAutospacing="0" w:line="300" w:lineRule="atLeast"/>
        <w:jc w:val="center"/>
        <w:rPr>
          <w:del w:id="379" w:author="Kook Sec" w:date="2020-09-03T16:35:00Z"/>
          <w:rFonts w:ascii="Times New Roman" w:eastAsia="Times New Roman" w:hAnsi="Times New Roman" w:cs="David"/>
          <w:sz w:val="24"/>
          <w:szCs w:val="24"/>
        </w:rPr>
      </w:pPr>
      <w:del w:id="380" w:author="Kook Sec" w:date="2020-09-03T16:35:00Z">
        <w:r w:rsidRPr="00C140D3" w:rsidDel="00F50FF8">
          <w:rPr>
            <w:rFonts w:ascii="Times New Roman" w:eastAsia="Times New Roman" w:hAnsi="Times New Roman" w:cs="David"/>
            <w:sz w:val="24"/>
            <w:szCs w:val="24"/>
            <w:rtl/>
          </w:rPr>
          <w:delText xml:space="preserve">למרות האמור בסעיף 1 לעיל רשאי המזמין לשלם </w:delText>
        </w:r>
        <w:r w:rsidRPr="00C140D3" w:rsidDel="00F50FF8">
          <w:rPr>
            <w:rFonts w:ascii="Times New Roman" w:eastAsia="Times New Roman" w:hAnsi="Times New Roman" w:cs="David" w:hint="cs"/>
            <w:sz w:val="24"/>
            <w:szCs w:val="24"/>
            <w:rtl/>
          </w:rPr>
          <w:delText>למתכנן</w:delText>
        </w:r>
        <w:r w:rsidRPr="00C140D3" w:rsidDel="00F50FF8">
          <w:rPr>
            <w:rFonts w:ascii="Times New Roman" w:eastAsia="Times New Roman" w:hAnsi="Times New Roman" w:cs="David"/>
            <w:sz w:val="24"/>
            <w:szCs w:val="24"/>
            <w:rtl/>
          </w:rPr>
          <w:delText xml:space="preserve"> מקדמות בגין קידום התכנון אשר יקוזזו משלבי התשלום עפ"י קביעתו הבלעדית של המזמין.</w:delText>
        </w:r>
      </w:del>
    </w:p>
    <w:p w14:paraId="034B509F" w14:textId="77777777" w:rsidR="00C140D3" w:rsidRPr="00C140D3" w:rsidDel="00F50FF8" w:rsidRDefault="00C140D3" w:rsidP="00F50FF8">
      <w:pPr>
        <w:widowControl w:val="0"/>
        <w:spacing w:before="60" w:beforeAutospacing="0" w:after="60" w:afterAutospacing="0" w:line="300" w:lineRule="atLeast"/>
        <w:jc w:val="center"/>
        <w:rPr>
          <w:del w:id="381" w:author="Kook Sec" w:date="2020-09-03T16:35:00Z"/>
          <w:rFonts w:ascii="Times New Roman" w:eastAsia="Times New Roman" w:hAnsi="Times New Roman" w:cs="David"/>
          <w:sz w:val="24"/>
          <w:szCs w:val="24"/>
          <w:rtl/>
        </w:rPr>
      </w:pPr>
    </w:p>
    <w:p w14:paraId="7B608D0B" w14:textId="77777777" w:rsidR="00C140D3" w:rsidRPr="00C140D3" w:rsidDel="00F50FF8" w:rsidRDefault="00C140D3" w:rsidP="00F50FF8">
      <w:pPr>
        <w:widowControl w:val="0"/>
        <w:spacing w:before="60" w:beforeAutospacing="0" w:after="60" w:afterAutospacing="0" w:line="300" w:lineRule="atLeast"/>
        <w:jc w:val="center"/>
        <w:rPr>
          <w:del w:id="382" w:author="Kook Sec" w:date="2020-09-03T16:35:00Z"/>
          <w:rFonts w:ascii="Times New Roman" w:eastAsia="Times New Roman" w:hAnsi="Times New Roman" w:cs="David"/>
          <w:sz w:val="24"/>
          <w:szCs w:val="24"/>
          <w:rtl/>
        </w:rPr>
      </w:pPr>
      <w:del w:id="383" w:author="Kook Sec" w:date="2020-09-03T16:35:00Z">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xml:space="preserve"> יגיש חשבון לא יותר מאשר פעם בחודש. לכל חשבון יצרף </w:delText>
        </w:r>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xml:space="preserve"> אישור מאת חברת הביטוח על קיומם של הביטוחים המפורטים בחוזה בנוסח המצורף כנספח "ז" לחוזה.</w:delText>
        </w:r>
      </w:del>
    </w:p>
    <w:p w14:paraId="420FE26C" w14:textId="77777777" w:rsidR="00C140D3" w:rsidRPr="00C140D3" w:rsidDel="00F50FF8" w:rsidRDefault="00C140D3" w:rsidP="00F50FF8">
      <w:pPr>
        <w:widowControl w:val="0"/>
        <w:spacing w:before="60" w:beforeAutospacing="0" w:after="60" w:afterAutospacing="0" w:line="300" w:lineRule="atLeast"/>
        <w:jc w:val="center"/>
        <w:rPr>
          <w:del w:id="384" w:author="Kook Sec" w:date="2020-09-03T16:35:00Z"/>
          <w:rFonts w:ascii="Times New Roman" w:eastAsia="Times New Roman" w:hAnsi="Times New Roman" w:cs="David"/>
          <w:sz w:val="24"/>
          <w:szCs w:val="24"/>
          <w:rtl/>
        </w:rPr>
      </w:pPr>
    </w:p>
    <w:p w14:paraId="766E2AB7" w14:textId="77777777" w:rsidR="00C140D3" w:rsidRPr="00C140D3" w:rsidDel="00F50FF8" w:rsidRDefault="00C140D3" w:rsidP="00F50FF8">
      <w:pPr>
        <w:widowControl w:val="0"/>
        <w:spacing w:before="60" w:beforeAutospacing="0" w:after="60" w:afterAutospacing="0" w:line="300" w:lineRule="atLeast"/>
        <w:jc w:val="center"/>
        <w:rPr>
          <w:del w:id="385" w:author="Kook Sec" w:date="2020-09-03T16:35:00Z"/>
          <w:rFonts w:ascii="Times New Roman" w:eastAsia="Times New Roman" w:hAnsi="Times New Roman" w:cs="David"/>
          <w:sz w:val="24"/>
          <w:szCs w:val="24"/>
          <w:rtl/>
        </w:rPr>
      </w:pPr>
      <w:del w:id="386" w:author="Kook Sec" w:date="2020-09-03T16:35:00Z">
        <w:r w:rsidRPr="00C140D3" w:rsidDel="00F50FF8">
          <w:rPr>
            <w:rFonts w:ascii="Times New Roman" w:eastAsia="Times New Roman" w:hAnsi="Times New Roman" w:cs="David"/>
            <w:sz w:val="24"/>
            <w:szCs w:val="24"/>
            <w:rtl/>
          </w:rPr>
          <w:delText xml:space="preserve">המזמין ישלם את שכר </w:delText>
        </w:r>
        <w:r w:rsidRPr="00C140D3" w:rsidDel="00F50FF8">
          <w:rPr>
            <w:rFonts w:ascii="Times New Roman" w:eastAsia="Times New Roman" w:hAnsi="Times New Roman" w:cs="David" w:hint="cs"/>
            <w:sz w:val="24"/>
            <w:szCs w:val="24"/>
            <w:rtl/>
          </w:rPr>
          <w:delText>המתכנן</w:delText>
        </w:r>
        <w:r w:rsidRPr="00C140D3" w:rsidDel="00F50FF8">
          <w:rPr>
            <w:rFonts w:ascii="Times New Roman" w:eastAsia="Times New Roman" w:hAnsi="Times New Roman" w:cs="David"/>
            <w:sz w:val="24"/>
            <w:szCs w:val="24"/>
            <w:rtl/>
          </w:rPr>
          <w:delText xml:space="preserve"> בתוך 60 יום מתאריך אישור החשבון ע"י המנהל.</w:delText>
        </w:r>
      </w:del>
    </w:p>
    <w:p w14:paraId="7B699461" w14:textId="77777777" w:rsidR="00C140D3" w:rsidRPr="00C140D3" w:rsidDel="00F50FF8" w:rsidRDefault="00C140D3" w:rsidP="00F50FF8">
      <w:pPr>
        <w:widowControl w:val="0"/>
        <w:spacing w:before="60" w:beforeAutospacing="0" w:after="60" w:afterAutospacing="0" w:line="300" w:lineRule="atLeast"/>
        <w:jc w:val="center"/>
        <w:rPr>
          <w:del w:id="387" w:author="Kook Sec" w:date="2020-09-03T16:35:00Z"/>
          <w:rFonts w:ascii="Times New Roman" w:eastAsia="Times New Roman" w:hAnsi="Times New Roman" w:cs="David"/>
          <w:sz w:val="24"/>
          <w:szCs w:val="24"/>
          <w:rtl/>
        </w:rPr>
      </w:pPr>
    </w:p>
    <w:p w14:paraId="1C6E4EA4" w14:textId="77777777" w:rsidR="00C140D3" w:rsidRPr="00C140D3" w:rsidDel="00F50FF8" w:rsidRDefault="00C140D3" w:rsidP="00F50FF8">
      <w:pPr>
        <w:widowControl w:val="0"/>
        <w:spacing w:before="60" w:beforeAutospacing="0" w:after="60" w:afterAutospacing="0" w:line="300" w:lineRule="atLeast"/>
        <w:jc w:val="center"/>
        <w:rPr>
          <w:del w:id="388" w:author="Kook Sec" w:date="2020-09-03T16:35:00Z"/>
          <w:rFonts w:ascii="Times New Roman" w:eastAsia="Times New Roman" w:hAnsi="Times New Roman" w:cs="David"/>
          <w:sz w:val="24"/>
          <w:szCs w:val="24"/>
          <w:rtl/>
        </w:rPr>
      </w:pPr>
      <w:del w:id="389" w:author="Kook Sec" w:date="2020-09-03T16:35:00Z">
        <w:r w:rsidRPr="00C140D3" w:rsidDel="00F50FF8">
          <w:rPr>
            <w:rFonts w:ascii="Times New Roman" w:eastAsia="Times New Roman" w:hAnsi="Times New Roman" w:cs="David" w:hint="cs"/>
            <w:sz w:val="24"/>
            <w:szCs w:val="24"/>
            <w:rtl/>
          </w:rPr>
          <w:delText>הגשת החשבונות תתבצע תוך הטענתם לתיקיית "חשבונות מוגשים" במערכת ה-</w:delText>
        </w:r>
        <w:r w:rsidRPr="00C140D3" w:rsidDel="00F50FF8">
          <w:rPr>
            <w:rFonts w:ascii="Times New Roman" w:eastAsia="Times New Roman" w:hAnsi="Times New Roman" w:cs="David"/>
            <w:sz w:val="24"/>
            <w:szCs w:val="24"/>
          </w:rPr>
          <w:delText>@view</w:delText>
        </w:r>
        <w:r w:rsidRPr="00C140D3" w:rsidDel="00F50FF8">
          <w:rPr>
            <w:rFonts w:ascii="Times New Roman" w:eastAsia="Times New Roman" w:hAnsi="Times New Roman" w:cs="David" w:hint="cs"/>
            <w:sz w:val="24"/>
            <w:szCs w:val="24"/>
            <w:rtl/>
          </w:rPr>
          <w:delText xml:space="preserve"> ויידוע המנהל בהתאם. מובהר כי הטענת החשבון למערכת מהווה תנאי לטיפול בו.</w:delText>
        </w:r>
      </w:del>
    </w:p>
    <w:p w14:paraId="4ECBB7BA" w14:textId="77777777" w:rsidR="00C140D3" w:rsidRPr="00C140D3" w:rsidDel="00F50FF8" w:rsidRDefault="00C140D3" w:rsidP="00F50FF8">
      <w:pPr>
        <w:widowControl w:val="0"/>
        <w:spacing w:before="60" w:beforeAutospacing="0" w:after="60" w:afterAutospacing="0" w:line="300" w:lineRule="atLeast"/>
        <w:jc w:val="center"/>
        <w:rPr>
          <w:del w:id="390" w:author="Kook Sec" w:date="2020-09-03T16:35:00Z"/>
          <w:rFonts w:ascii="Times New Roman" w:eastAsia="Times New Roman" w:hAnsi="Times New Roman" w:cs="David"/>
          <w:sz w:val="24"/>
          <w:szCs w:val="24"/>
        </w:rPr>
      </w:pPr>
    </w:p>
    <w:p w14:paraId="785445B7" w14:textId="77777777" w:rsidR="00C140D3" w:rsidRPr="00C140D3" w:rsidDel="00F50FF8" w:rsidRDefault="00C140D3" w:rsidP="00F50FF8">
      <w:pPr>
        <w:widowControl w:val="0"/>
        <w:spacing w:before="60" w:beforeAutospacing="0" w:after="60" w:afterAutospacing="0" w:line="300" w:lineRule="atLeast"/>
        <w:jc w:val="center"/>
        <w:rPr>
          <w:del w:id="391" w:author="Kook Sec" w:date="2020-09-03T16:35:00Z"/>
          <w:rFonts w:ascii="Times New Roman" w:eastAsia="Times New Roman" w:hAnsi="Times New Roman" w:cs="David"/>
          <w:b/>
          <w:bCs/>
          <w:sz w:val="24"/>
          <w:szCs w:val="24"/>
          <w:u w:val="single"/>
          <w:rtl/>
        </w:rPr>
      </w:pPr>
    </w:p>
    <w:p w14:paraId="540373F1" w14:textId="77777777" w:rsidR="00C140D3" w:rsidRPr="00C140D3" w:rsidDel="00F50FF8" w:rsidRDefault="00C140D3" w:rsidP="00F50FF8">
      <w:pPr>
        <w:widowControl w:val="0"/>
        <w:spacing w:before="60" w:beforeAutospacing="0" w:after="60" w:afterAutospacing="0" w:line="300" w:lineRule="atLeast"/>
        <w:jc w:val="center"/>
        <w:rPr>
          <w:del w:id="392" w:author="Kook Sec" w:date="2020-09-03T16:35:00Z"/>
          <w:rFonts w:ascii="Times New Roman" w:eastAsia="Times New Roman" w:hAnsi="Times New Roman" w:cs="David"/>
          <w:b/>
          <w:bCs/>
          <w:sz w:val="24"/>
          <w:szCs w:val="24"/>
          <w:u w:val="single"/>
          <w:rtl/>
        </w:rPr>
      </w:pPr>
    </w:p>
    <w:p w14:paraId="2383C523" w14:textId="77777777" w:rsidR="00C140D3" w:rsidRPr="00C140D3" w:rsidDel="00F50FF8" w:rsidRDefault="00C140D3" w:rsidP="00F50FF8">
      <w:pPr>
        <w:widowControl w:val="0"/>
        <w:spacing w:before="60" w:beforeAutospacing="0" w:after="60" w:afterAutospacing="0" w:line="300" w:lineRule="atLeast"/>
        <w:jc w:val="center"/>
        <w:rPr>
          <w:del w:id="393" w:author="Kook Sec" w:date="2020-09-03T16:35:00Z"/>
          <w:rFonts w:ascii="Times New Roman" w:eastAsia="Times New Roman" w:hAnsi="Times New Roman" w:cs="David"/>
          <w:sz w:val="20"/>
          <w:szCs w:val="24"/>
          <w:rtl/>
        </w:rPr>
      </w:pPr>
      <w:del w:id="394" w:author="Kook Sec" w:date="2020-09-03T16:35:00Z">
        <w:r w:rsidRPr="00C140D3" w:rsidDel="00F50FF8">
          <w:rPr>
            <w:rFonts w:ascii="Times New Roman" w:eastAsia="Times New Roman" w:hAnsi="Times New Roman" w:cs="David"/>
            <w:b/>
            <w:bCs/>
            <w:sz w:val="24"/>
            <w:szCs w:val="24"/>
            <w:u w:val="single"/>
            <w:rtl/>
          </w:rPr>
          <w:br w:type="page"/>
        </w:r>
      </w:del>
    </w:p>
    <w:p w14:paraId="112E885D"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132178D"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12-01T00:00:00Z">
            <w:dateFormat w:val="dd/MM/yyyy"/>
            <w:lid w:val="he-IL"/>
            <w:storeMappedDataAs w:val="dateTime"/>
            <w:calendar w:val="gregorian"/>
          </w:date>
        </w:sdtPr>
        <w:sdtEndPr>
          <w:rPr>
            <w:rFonts w:hint="cs"/>
          </w:rPr>
        </w:sdtEndPr>
        <w:sdtContent>
          <w:del w:id="395" w:author="Kook Sec" w:date="2020-09-03T16:26:00Z">
            <w:r w:rsidR="006B6B5E" w:rsidDel="00F50FF8">
              <w:rPr>
                <w:rFonts w:ascii="Times New Roman" w:eastAsia="Times New Roman" w:hAnsi="Times New Roman" w:cs="David" w:hint="cs"/>
                <w:color w:val="008000"/>
                <w:sz w:val="24"/>
                <w:szCs w:val="24"/>
                <w:rtl/>
                <w:lang w:eastAsia="he-IL"/>
              </w:rPr>
              <w:delText>‏01/12/2017</w:delText>
            </w:r>
            <w:r w:rsidR="00F50FF8" w:rsidDel="00F50FF8">
              <w:rPr>
                <w:rFonts w:ascii="Times New Roman" w:eastAsia="Times New Roman" w:hAnsi="Times New Roman" w:cs="David" w:hint="cs"/>
                <w:color w:val="008000"/>
                <w:sz w:val="24"/>
                <w:szCs w:val="24"/>
                <w:rtl/>
                <w:lang w:eastAsia="he-IL"/>
              </w:rPr>
              <w:delText>‏01/12/2017</w:delText>
            </w:r>
          </w:del>
          <w:ins w:id="396" w:author="Kook Sec" w:date="2020-09-03T16:26:00Z">
            <w:r w:rsidR="00F50FF8">
              <w:rPr>
                <w:rFonts w:ascii="Times New Roman" w:eastAsia="Times New Roman" w:hAnsi="Times New Roman" w:cs="David" w:hint="cs"/>
                <w:color w:val="008000"/>
                <w:sz w:val="24"/>
                <w:szCs w:val="24"/>
                <w:rtl/>
                <w:lang w:eastAsia="he-IL"/>
              </w:rPr>
              <w:t>‏01/12/2017</w:t>
            </w:r>
          </w:ins>
        </w:sdtContent>
      </w:sdt>
      <w:r w:rsidRPr="00B27B4C">
        <w:rPr>
          <w:rFonts w:ascii="Times New Roman" w:eastAsia="Times New Roman" w:hAnsi="Times New Roman" w:cs="David" w:hint="cs"/>
          <w:bCs/>
          <w:color w:val="FF0000"/>
          <w:sz w:val="24"/>
          <w:szCs w:val="24"/>
          <w:rtl/>
          <w:lang w:eastAsia="he-IL"/>
        </w:rPr>
        <w:br/>
      </w:r>
    </w:p>
    <w:p w14:paraId="39BE45CE"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388B18C" w14:textId="77777777" w:rsidR="00C12F17" w:rsidRPr="00B27B4C" w:rsidRDefault="006B6B5E" w:rsidP="00F50FF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Change w:id="397" w:author="Kook Sec" w:date="2020-09-03T16:43:00Z">
              <w:pPr>
                <w:widowControl w:val="0"/>
                <w:spacing w:before="0" w:beforeAutospacing="0" w:after="0" w:afterAutospacing="0" w:line="240" w:lineRule="auto"/>
                <w:jc w:val="both"/>
              </w:pPr>
            </w:pPrChange>
          </w:pPr>
          <w:del w:id="398" w:author="Kook Sec" w:date="2020-09-03T16:26:00Z">
            <w:r w:rsidDel="00F50FF8">
              <w:rPr>
                <w:rFonts w:ascii="Times New Roman" w:eastAsia="Times New Roman" w:hAnsi="Times New Roman" w:cs="David" w:hint="cs"/>
                <w:color w:val="008000"/>
                <w:sz w:val="24"/>
                <w:szCs w:val="24"/>
                <w:rtl/>
                <w:lang w:eastAsia="he-IL"/>
              </w:rPr>
              <w:br/>
              <w:delText>אפריקה ישראל מגורים בע"מ</w:delText>
            </w:r>
            <w:r w:rsidDel="00F50FF8">
              <w:rPr>
                <w:rFonts w:ascii="Times New Roman" w:eastAsia="Times New Roman" w:hAnsi="Times New Roman" w:cs="David" w:hint="cs"/>
                <w:color w:val="008000"/>
                <w:sz w:val="24"/>
                <w:szCs w:val="24"/>
                <w:rtl/>
                <w:lang w:eastAsia="he-IL"/>
              </w:rPr>
              <w:br/>
              <w:delText>יוני נתניהו 1 ג' אור יהודה</w:delText>
            </w:r>
            <w:r w:rsidDel="00F50FF8">
              <w:rPr>
                <w:rFonts w:ascii="Times New Roman" w:eastAsia="Times New Roman" w:hAnsi="Times New Roman" w:cs="David" w:hint="cs"/>
                <w:color w:val="008000"/>
                <w:sz w:val="24"/>
                <w:szCs w:val="24"/>
                <w:rtl/>
                <w:lang w:eastAsia="he-IL"/>
              </w:rPr>
              <w:br/>
              <w:delText>מ.ז 52-003476-0</w:delText>
            </w:r>
            <w:r w:rsidDel="00F50FF8">
              <w:rPr>
                <w:rFonts w:ascii="Times New Roman" w:eastAsia="Times New Roman" w:hAnsi="Times New Roman" w:cs="David" w:hint="cs"/>
                <w:color w:val="008000"/>
                <w:sz w:val="24"/>
                <w:szCs w:val="24"/>
                <w:rtl/>
                <w:lang w:eastAsia="he-IL"/>
              </w:rPr>
              <w:br/>
            </w:r>
            <w:r w:rsidR="00F50FF8" w:rsidDel="00F50FF8">
              <w:rPr>
                <w:rFonts w:ascii="Times New Roman" w:eastAsia="Times New Roman" w:hAnsi="Times New Roman" w:cs="David" w:hint="cs"/>
                <w:color w:val="008000"/>
                <w:sz w:val="24"/>
                <w:szCs w:val="24"/>
                <w:rtl/>
                <w:lang w:eastAsia="he-IL"/>
              </w:rPr>
              <w:br/>
              <w:delText>אפריקה ישראל מגורים בע"מ</w:delText>
            </w:r>
            <w:r w:rsidR="00F50FF8" w:rsidDel="00F50FF8">
              <w:rPr>
                <w:rFonts w:ascii="Times New Roman" w:eastAsia="Times New Roman" w:hAnsi="Times New Roman" w:cs="David" w:hint="cs"/>
                <w:color w:val="008000"/>
                <w:sz w:val="24"/>
                <w:szCs w:val="24"/>
                <w:rtl/>
                <w:lang w:eastAsia="he-IL"/>
              </w:rPr>
              <w:br/>
              <w:delText>יוני נתניהו 1 ג' אור יהודה</w:delText>
            </w:r>
            <w:r w:rsidR="00F50FF8" w:rsidDel="00F50FF8">
              <w:rPr>
                <w:rFonts w:ascii="Times New Roman" w:eastAsia="Times New Roman" w:hAnsi="Times New Roman" w:cs="David" w:hint="cs"/>
                <w:color w:val="008000"/>
                <w:sz w:val="24"/>
                <w:szCs w:val="24"/>
                <w:rtl/>
                <w:lang w:eastAsia="he-IL"/>
              </w:rPr>
              <w:br/>
              <w:delText>מ.ז 52-003476-0</w:delText>
            </w:r>
            <w:r w:rsidR="00F50FF8" w:rsidDel="00F50FF8">
              <w:rPr>
                <w:rFonts w:ascii="Times New Roman" w:eastAsia="Times New Roman" w:hAnsi="Times New Roman" w:cs="David" w:hint="cs"/>
                <w:color w:val="008000"/>
                <w:sz w:val="24"/>
                <w:szCs w:val="24"/>
                <w:rtl/>
                <w:lang w:eastAsia="he-IL"/>
              </w:rPr>
              <w:br/>
            </w:r>
          </w:del>
          <w:ins w:id="399" w:author="Kook Sec" w:date="2020-09-03T16:26:00Z">
            <w:r w:rsidR="00F50FF8">
              <w:rPr>
                <w:rFonts w:ascii="Times New Roman" w:eastAsia="Times New Roman" w:hAnsi="Times New Roman" w:cs="David" w:hint="cs"/>
                <w:color w:val="008000"/>
                <w:sz w:val="24"/>
                <w:szCs w:val="24"/>
                <w:rtl/>
                <w:lang w:eastAsia="he-IL"/>
              </w:rPr>
              <w:br/>
              <w:t>אפריקה ישראל מגורים בע"מ</w:t>
            </w:r>
            <w:r w:rsidR="00F50FF8">
              <w:rPr>
                <w:rFonts w:ascii="Times New Roman" w:eastAsia="Times New Roman" w:hAnsi="Times New Roman" w:cs="David" w:hint="cs"/>
                <w:color w:val="008000"/>
                <w:sz w:val="24"/>
                <w:szCs w:val="24"/>
                <w:rtl/>
                <w:lang w:eastAsia="he-IL"/>
              </w:rPr>
              <w:br/>
              <w:t>יוני נתניהו 1 ג' אור יהודה</w:t>
            </w:r>
            <w:r w:rsidR="00F50FF8">
              <w:rPr>
                <w:rFonts w:ascii="Times New Roman" w:eastAsia="Times New Roman" w:hAnsi="Times New Roman" w:cs="David" w:hint="cs"/>
                <w:color w:val="008000"/>
                <w:sz w:val="24"/>
                <w:szCs w:val="24"/>
                <w:rtl/>
                <w:lang w:eastAsia="he-IL"/>
              </w:rPr>
              <w:br/>
              <w:t>מ.ז 52-003476-0</w:t>
            </w:r>
            <w:r w:rsidR="00F50FF8">
              <w:rPr>
                <w:rFonts w:ascii="Times New Roman" w:eastAsia="Times New Roman" w:hAnsi="Times New Roman" w:cs="David" w:hint="cs"/>
                <w:color w:val="008000"/>
                <w:sz w:val="24"/>
                <w:szCs w:val="24"/>
                <w:rtl/>
                <w:lang w:eastAsia="he-IL"/>
              </w:rPr>
              <w:br/>
            </w:r>
          </w:ins>
        </w:p>
      </w:sdtContent>
    </w:sdt>
    <w:p w14:paraId="3E102D2A"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DA16DEA"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50272B1"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9F6AB1F"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70F8E4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29868"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400"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01"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402"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03"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404"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05"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C2D9A5D"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878753"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406"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07"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del w:id="408" w:author="Kook Sec" w:date="2020-09-03T16:26:00Z">
            <w:r w:rsidDel="00F50FF8">
              <w:rPr>
                <w:rFonts w:ascii="Times New Roman" w:eastAsia="Times New Roman" w:hAnsi="Times New Roman" w:cs="David" w:hint="cs"/>
                <w:bCs/>
                <w:color w:val="00B0F0"/>
                <w:sz w:val="24"/>
                <w:szCs w:val="24"/>
                <w:rtl/>
                <w:lang w:eastAsia="he-IL"/>
              </w:rPr>
              <w:delText xml:space="preserve">מתכנן </w:delText>
            </w:r>
            <w:r w:rsidR="009C0249" w:rsidDel="00F50FF8">
              <w:rPr>
                <w:rFonts w:ascii="Times New Roman" w:eastAsia="Times New Roman" w:hAnsi="Times New Roman" w:cs="David" w:hint="cs"/>
                <w:bCs/>
                <w:color w:val="00B0F0"/>
                <w:sz w:val="24"/>
                <w:szCs w:val="24"/>
                <w:rtl/>
                <w:lang w:eastAsia="he-IL"/>
              </w:rPr>
              <w:delText>אלומיניו</w:delText>
            </w:r>
            <w:r w:rsidR="009C0249" w:rsidDel="00F50FF8">
              <w:rPr>
                <w:rFonts w:ascii="Times New Roman" w:eastAsia="Times New Roman" w:hAnsi="Times New Roman" w:cs="David" w:hint="eastAsia"/>
                <w:bCs/>
                <w:color w:val="00B0F0"/>
                <w:sz w:val="24"/>
                <w:szCs w:val="24"/>
                <w:rtl/>
                <w:lang w:eastAsia="he-IL"/>
              </w:rPr>
              <w:delText>ם</w:delText>
            </w:r>
          </w:del>
          <w:ins w:id="409" w:author="Kook Sec" w:date="2020-09-03T16:26:00Z">
            <w:r w:rsidR="00F50FF8">
              <w:rPr>
                <w:rFonts w:ascii="Times New Roman" w:eastAsia="Times New Roman" w:hAnsi="Times New Roman" w:cs="David" w:hint="cs"/>
                <w:bCs/>
                <w:color w:val="00B0F0"/>
                <w:sz w:val="24"/>
                <w:szCs w:val="24"/>
                <w:rtl/>
                <w:lang w:eastAsia="he-IL"/>
              </w:rPr>
              <w:t>מתכנן אלומיניום</w:t>
            </w:r>
          </w:ins>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del w:id="410" w:author="Kook Sec" w:date="2020-09-03T16:26:00Z">
            <w:r w:rsidR="006B6B5E" w:rsidDel="00F50FF8">
              <w:rPr>
                <w:rFonts w:ascii="Times New Roman" w:eastAsia="Times New Roman" w:hAnsi="Times New Roman" w:cs="David" w:hint="cs"/>
                <w:bCs/>
                <w:color w:val="008000"/>
                <w:sz w:val="24"/>
                <w:szCs w:val="24"/>
                <w:rtl/>
                <w:lang w:eastAsia="he-IL"/>
              </w:rPr>
              <w:delText>אפריקה ישראל מגורים בע"מ</w:delText>
            </w:r>
            <w:r w:rsidR="00F50FF8" w:rsidDel="00F50FF8">
              <w:rPr>
                <w:rFonts w:ascii="Times New Roman" w:eastAsia="Times New Roman" w:hAnsi="Times New Roman" w:cs="David" w:hint="cs"/>
                <w:bCs/>
                <w:color w:val="008000"/>
                <w:sz w:val="24"/>
                <w:szCs w:val="24"/>
                <w:rtl/>
                <w:lang w:eastAsia="he-IL"/>
              </w:rPr>
              <w:delText>אפריקה ישראל מגורים בע"מ</w:delText>
            </w:r>
          </w:del>
          <w:ins w:id="411" w:author="Kook Sec" w:date="2020-09-03T16:26:00Z">
            <w:r w:rsidR="00F50FF8">
              <w:rPr>
                <w:rFonts w:ascii="Times New Roman" w:eastAsia="Times New Roman" w:hAnsi="Times New Roman" w:cs="David" w:hint="cs"/>
                <w:bCs/>
                <w:color w:val="008000"/>
                <w:sz w:val="24"/>
                <w:szCs w:val="24"/>
                <w:rtl/>
                <w:lang w:eastAsia="he-IL"/>
              </w:rPr>
              <w:t>אפריקה ישראל מגורים בע"מ</w:t>
            </w:r>
          </w:ins>
        </w:sdtContent>
      </w:sdt>
      <w:r w:rsidRPr="00B27B4C">
        <w:rPr>
          <w:rFonts w:ascii="Times New Roman" w:eastAsia="Times New Roman" w:hAnsi="Times New Roman" w:cs="David" w:hint="cs"/>
          <w:color w:val="008000"/>
          <w:sz w:val="24"/>
          <w:szCs w:val="24"/>
          <w:rtl/>
          <w:lang w:eastAsia="he-IL"/>
        </w:rPr>
        <w:t>.</w:t>
      </w:r>
    </w:p>
    <w:p w14:paraId="065F5512"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4F45D2"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412"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13"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6363833" w14:textId="77777777" w:rsidR="00C12F17" w:rsidRPr="00B27B4C" w:rsidDel="00F50FF8" w:rsidRDefault="00C12F17" w:rsidP="00C12F17">
      <w:pPr>
        <w:widowControl w:val="0"/>
        <w:tabs>
          <w:tab w:val="right" w:pos="2216"/>
        </w:tabs>
        <w:spacing w:before="0" w:beforeAutospacing="0" w:after="0" w:afterAutospacing="0" w:line="360" w:lineRule="auto"/>
        <w:jc w:val="both"/>
        <w:rPr>
          <w:del w:id="414" w:author="Kook Sec" w:date="2020-09-03T16:36:00Z"/>
          <w:rFonts w:ascii="Times New Roman" w:eastAsia="Times New Roman" w:hAnsi="Times New Roman" w:cs="David"/>
          <w:sz w:val="24"/>
          <w:szCs w:val="24"/>
          <w:rtl/>
          <w:lang w:eastAsia="he-IL"/>
        </w:rPr>
      </w:pPr>
    </w:p>
    <w:p w14:paraId="6916A4C3"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415"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416"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4BBBB70" w14:textId="77777777" w:rsidR="00C12F17" w:rsidRPr="00B27B4C" w:rsidDel="00F50FF8" w:rsidRDefault="00C12F17" w:rsidP="00C12F17">
      <w:pPr>
        <w:widowControl w:val="0"/>
        <w:tabs>
          <w:tab w:val="right" w:pos="2216"/>
        </w:tabs>
        <w:spacing w:before="0" w:beforeAutospacing="0" w:after="0" w:afterAutospacing="0" w:line="360" w:lineRule="auto"/>
        <w:jc w:val="both"/>
        <w:rPr>
          <w:del w:id="417" w:author="Kook Sec" w:date="2020-09-03T16:36:00Z"/>
          <w:rFonts w:ascii="Times New Roman" w:eastAsia="Times New Roman" w:hAnsi="Times New Roman" w:cs="David"/>
          <w:sz w:val="24"/>
          <w:szCs w:val="24"/>
          <w:rtl/>
          <w:lang w:eastAsia="he-IL"/>
        </w:rPr>
      </w:pPr>
    </w:p>
    <w:p w14:paraId="51126F0F"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B3B7534"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0C352A"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6606DF7"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67712C"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76D9A06"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BAA788"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DB9CD98" w14:textId="77777777" w:rsidR="00C12F17" w:rsidRPr="00435A20" w:rsidDel="00F50FF8" w:rsidRDefault="00C12F17" w:rsidP="00C12F17">
      <w:pPr>
        <w:widowControl w:val="0"/>
        <w:spacing w:before="0" w:beforeAutospacing="0" w:after="0" w:afterAutospacing="0" w:line="360" w:lineRule="auto"/>
        <w:ind w:left="5040"/>
        <w:jc w:val="both"/>
        <w:rPr>
          <w:del w:id="418" w:author="Kook Sec" w:date="2020-09-03T16:36:00Z"/>
          <w:rFonts w:ascii="Times New Roman" w:eastAsia="Times New Roman" w:hAnsi="Times New Roman" w:cs="David"/>
          <w:sz w:val="24"/>
          <w:szCs w:val="24"/>
          <w:rtl/>
          <w:lang w:eastAsia="he-IL"/>
        </w:rPr>
      </w:pPr>
    </w:p>
    <w:p w14:paraId="1C111B1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49C14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419" w:author="Kook Sec" w:date="2020-09-03T16:26:00Z">
            <w:r w:rsidR="006B6B5E" w:rsidDel="00F50FF8">
              <w:rPr>
                <w:rFonts w:ascii="Times New Roman" w:eastAsia="Times New Roman" w:hAnsi="Times New Roman" w:cs="David" w:hint="cs"/>
                <w:color w:val="00B0F0"/>
                <w:sz w:val="20"/>
                <w:szCs w:val="24"/>
                <w:u w:val="single"/>
                <w:rtl/>
                <w:lang w:eastAsia="he-IL"/>
              </w:rPr>
              <w:delText>לדמן אלומיניום בע"מ</w:delText>
            </w:r>
            <w:r w:rsidR="00F50FF8" w:rsidDel="00F50FF8">
              <w:rPr>
                <w:rFonts w:ascii="Times New Roman" w:eastAsia="Times New Roman" w:hAnsi="Times New Roman" w:cs="David" w:hint="cs"/>
                <w:color w:val="00B0F0"/>
                <w:sz w:val="20"/>
                <w:szCs w:val="24"/>
                <w:u w:val="single"/>
                <w:rtl/>
                <w:lang w:eastAsia="he-IL"/>
              </w:rPr>
              <w:delText>לדמן אלומיניום בע"מ</w:delText>
            </w:r>
          </w:del>
          <w:ins w:id="420" w:author="Kook Sec" w:date="2020-09-03T16:26:00Z">
            <w:r w:rsidR="00F50FF8">
              <w:rPr>
                <w:rFonts w:ascii="Times New Roman" w:eastAsia="Times New Roman" w:hAnsi="Times New Roman" w:cs="David" w:hint="cs"/>
                <w:color w:val="00B0F0"/>
                <w:sz w:val="20"/>
                <w:szCs w:val="24"/>
                <w:u w:val="single"/>
                <w:rtl/>
                <w:lang w:eastAsia="he-IL"/>
              </w:rPr>
              <w:t>לדמן אלומיניום בע"מ</w:t>
            </w:r>
          </w:ins>
        </w:sdtContent>
      </w:sdt>
    </w:p>
    <w:p w14:paraId="4389E01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B67D8BC"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9F2651B"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31DC194"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79845E0"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BD668F"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8146107"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0DB24BC"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721CF5F1"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C1420DA"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B3D2BC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44C5504D"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0A68019"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E8D2F06"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951E141"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53B5FF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21DE63E6"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6BAB331D"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1D4C118"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A007C5F"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FB053BA"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A88F34B"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2EA4D4D" w14:textId="77777777" w:rsidR="003811C6" w:rsidRPr="0009511C" w:rsidRDefault="003811C6" w:rsidP="003811C6">
      <w:pPr>
        <w:ind w:left="364"/>
        <w:contextualSpacing/>
        <w:rPr>
          <w:rFonts w:ascii="Times New Roman" w:eastAsia="Calibri" w:hAnsi="Times New Roman" w:cs="Arial"/>
          <w:rtl/>
        </w:rPr>
      </w:pPr>
    </w:p>
    <w:p w14:paraId="51A460A2"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1C02A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9E149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898601"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E6AC5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6DF5CB"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7B607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2F6D8B"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8A6AE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34E2A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E7473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A3745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B462A9"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39DAD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8E389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1DA65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8314E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C5855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99F10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0E59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341A2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DD587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87DF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253C4E" w14:textId="77777777" w:rsidR="003811C6" w:rsidRPr="0009511C" w:rsidDel="00F50FF8" w:rsidRDefault="003811C6" w:rsidP="003811C6">
      <w:pPr>
        <w:widowControl w:val="0"/>
        <w:spacing w:before="0" w:beforeAutospacing="0" w:after="0" w:afterAutospacing="0" w:line="240" w:lineRule="auto"/>
        <w:jc w:val="center"/>
        <w:rPr>
          <w:del w:id="421" w:author="Kook Sec" w:date="2020-09-03T16:46:00Z"/>
          <w:rFonts w:ascii="Times New Roman" w:eastAsia="Times New Roman" w:hAnsi="Times New Roman" w:cs="David"/>
          <w:bCs/>
          <w:sz w:val="24"/>
          <w:szCs w:val="24"/>
          <w:u w:val="single"/>
          <w:rtl/>
          <w:lang w:eastAsia="he-IL"/>
        </w:rPr>
      </w:pPr>
      <w:bookmarkStart w:id="422" w:name="_GoBack"/>
      <w:bookmarkEnd w:id="422"/>
    </w:p>
    <w:p w14:paraId="20875295" w14:textId="77777777" w:rsidR="003811C6" w:rsidRPr="0009511C" w:rsidDel="00F50FF8" w:rsidRDefault="003811C6" w:rsidP="003811C6">
      <w:pPr>
        <w:widowControl w:val="0"/>
        <w:spacing w:before="0" w:beforeAutospacing="0" w:after="0" w:afterAutospacing="0" w:line="240" w:lineRule="auto"/>
        <w:jc w:val="center"/>
        <w:rPr>
          <w:del w:id="423" w:author="Kook Sec" w:date="2020-09-03T16:46:00Z"/>
          <w:rFonts w:ascii="Times New Roman" w:eastAsia="Times New Roman" w:hAnsi="Times New Roman" w:cs="David"/>
          <w:bCs/>
          <w:sz w:val="24"/>
          <w:szCs w:val="24"/>
          <w:u w:val="single"/>
          <w:rtl/>
          <w:lang w:eastAsia="he-IL"/>
        </w:rPr>
      </w:pPr>
    </w:p>
    <w:p w14:paraId="0277D43B" w14:textId="77777777" w:rsidR="003811C6" w:rsidRPr="0009511C" w:rsidDel="00F50FF8" w:rsidRDefault="003811C6" w:rsidP="003811C6">
      <w:pPr>
        <w:widowControl w:val="0"/>
        <w:spacing w:before="0" w:beforeAutospacing="0" w:after="0" w:afterAutospacing="0" w:line="240" w:lineRule="auto"/>
        <w:jc w:val="center"/>
        <w:rPr>
          <w:del w:id="424" w:author="Kook Sec" w:date="2020-09-03T16:46:00Z"/>
          <w:rFonts w:ascii="Times New Roman" w:eastAsia="Times New Roman" w:hAnsi="Times New Roman" w:cs="David"/>
          <w:bCs/>
          <w:sz w:val="24"/>
          <w:szCs w:val="24"/>
          <w:u w:val="single"/>
          <w:rtl/>
          <w:lang w:eastAsia="he-IL"/>
        </w:rPr>
      </w:pPr>
    </w:p>
    <w:p w14:paraId="4A159474" w14:textId="77777777" w:rsidR="003811C6" w:rsidRPr="0009511C" w:rsidDel="00F50FF8" w:rsidRDefault="003811C6" w:rsidP="003811C6">
      <w:pPr>
        <w:widowControl w:val="0"/>
        <w:spacing w:before="0" w:beforeAutospacing="0" w:after="0" w:afterAutospacing="0" w:line="240" w:lineRule="auto"/>
        <w:jc w:val="center"/>
        <w:rPr>
          <w:del w:id="425" w:author="Kook Sec" w:date="2020-09-03T16:46:00Z"/>
          <w:rFonts w:ascii="Times New Roman" w:eastAsia="Times New Roman" w:hAnsi="Times New Roman" w:cs="David"/>
          <w:bCs/>
          <w:sz w:val="24"/>
          <w:szCs w:val="24"/>
          <w:u w:val="single"/>
          <w:rtl/>
          <w:lang w:eastAsia="he-IL"/>
        </w:rPr>
      </w:pPr>
    </w:p>
    <w:p w14:paraId="38ED08C0" w14:textId="77777777" w:rsidR="003811C6" w:rsidRPr="0009511C" w:rsidDel="00F50FF8" w:rsidRDefault="003811C6" w:rsidP="003811C6">
      <w:pPr>
        <w:widowControl w:val="0"/>
        <w:spacing w:before="0" w:beforeAutospacing="0" w:after="0" w:afterAutospacing="0" w:line="240" w:lineRule="auto"/>
        <w:jc w:val="center"/>
        <w:rPr>
          <w:del w:id="426" w:author="Kook Sec" w:date="2020-09-03T16:46:00Z"/>
          <w:rFonts w:ascii="Times New Roman" w:eastAsia="Times New Roman" w:hAnsi="Times New Roman" w:cs="David"/>
          <w:bCs/>
          <w:sz w:val="24"/>
          <w:szCs w:val="24"/>
          <w:u w:val="single"/>
          <w:rtl/>
          <w:lang w:eastAsia="he-IL"/>
        </w:rPr>
      </w:pPr>
    </w:p>
    <w:p w14:paraId="787579B9" w14:textId="77777777" w:rsidR="003811C6" w:rsidRPr="0009511C" w:rsidDel="00F50FF8" w:rsidRDefault="003811C6" w:rsidP="003811C6">
      <w:pPr>
        <w:widowControl w:val="0"/>
        <w:spacing w:before="0" w:beforeAutospacing="0" w:after="0" w:afterAutospacing="0" w:line="240" w:lineRule="auto"/>
        <w:jc w:val="center"/>
        <w:rPr>
          <w:del w:id="427" w:author="Kook Sec" w:date="2020-09-03T16:46:00Z"/>
          <w:rFonts w:ascii="Times New Roman" w:eastAsia="Times New Roman" w:hAnsi="Times New Roman" w:cs="David"/>
          <w:bCs/>
          <w:sz w:val="24"/>
          <w:szCs w:val="24"/>
          <w:u w:val="single"/>
          <w:rtl/>
          <w:lang w:eastAsia="he-IL"/>
        </w:rPr>
      </w:pPr>
    </w:p>
    <w:p w14:paraId="4DCBB574" w14:textId="77777777" w:rsidR="003811C6" w:rsidRPr="0009511C" w:rsidDel="00F50FF8" w:rsidRDefault="003811C6" w:rsidP="003811C6">
      <w:pPr>
        <w:widowControl w:val="0"/>
        <w:spacing w:before="0" w:beforeAutospacing="0" w:after="0" w:afterAutospacing="0" w:line="240" w:lineRule="auto"/>
        <w:jc w:val="center"/>
        <w:rPr>
          <w:del w:id="428" w:author="Kook Sec" w:date="2020-09-03T16:46:00Z"/>
          <w:rFonts w:ascii="Times New Roman" w:eastAsia="Times New Roman" w:hAnsi="Times New Roman" w:cs="David"/>
          <w:bCs/>
          <w:sz w:val="24"/>
          <w:szCs w:val="24"/>
          <w:u w:val="single"/>
          <w:rtl/>
          <w:lang w:eastAsia="he-IL"/>
        </w:rPr>
      </w:pPr>
    </w:p>
    <w:p w14:paraId="1AFCF7BD" w14:textId="77777777" w:rsidR="003811C6" w:rsidRPr="0009511C" w:rsidDel="00F50FF8" w:rsidRDefault="003811C6" w:rsidP="003811C6">
      <w:pPr>
        <w:widowControl w:val="0"/>
        <w:spacing w:before="0" w:beforeAutospacing="0" w:after="0" w:afterAutospacing="0" w:line="240" w:lineRule="auto"/>
        <w:jc w:val="center"/>
        <w:rPr>
          <w:del w:id="429" w:author="Kook Sec" w:date="2020-09-03T16:46:00Z"/>
          <w:rFonts w:ascii="Times New Roman" w:eastAsia="Times New Roman" w:hAnsi="Times New Roman" w:cs="David"/>
          <w:bCs/>
          <w:sz w:val="24"/>
          <w:szCs w:val="24"/>
          <w:u w:val="single"/>
          <w:rtl/>
          <w:lang w:eastAsia="he-IL"/>
        </w:rPr>
      </w:pPr>
    </w:p>
    <w:p w14:paraId="75B8C3E8" w14:textId="77777777" w:rsidR="003811C6" w:rsidRPr="0009511C" w:rsidDel="00F50FF8" w:rsidRDefault="003811C6" w:rsidP="003811C6">
      <w:pPr>
        <w:widowControl w:val="0"/>
        <w:spacing w:before="0" w:beforeAutospacing="0" w:after="0" w:afterAutospacing="0" w:line="240" w:lineRule="auto"/>
        <w:jc w:val="center"/>
        <w:rPr>
          <w:del w:id="430" w:author="Kook Sec" w:date="2020-09-03T16:46:00Z"/>
          <w:rFonts w:ascii="Times New Roman" w:eastAsia="Times New Roman" w:hAnsi="Times New Roman" w:cs="David"/>
          <w:bCs/>
          <w:sz w:val="24"/>
          <w:szCs w:val="24"/>
          <w:u w:val="single"/>
          <w:rtl/>
          <w:lang w:eastAsia="he-IL"/>
        </w:rPr>
      </w:pPr>
    </w:p>
    <w:p w14:paraId="4C40889A" w14:textId="77777777" w:rsidR="003811C6" w:rsidRPr="0009511C" w:rsidDel="00F50FF8" w:rsidRDefault="003811C6" w:rsidP="003811C6">
      <w:pPr>
        <w:widowControl w:val="0"/>
        <w:spacing w:before="0" w:beforeAutospacing="0" w:after="0" w:afterAutospacing="0" w:line="240" w:lineRule="auto"/>
        <w:jc w:val="center"/>
        <w:rPr>
          <w:del w:id="431" w:author="Kook Sec" w:date="2020-09-03T16:46:00Z"/>
          <w:rFonts w:ascii="Times New Roman" w:eastAsia="Times New Roman" w:hAnsi="Times New Roman" w:cs="David"/>
          <w:bCs/>
          <w:sz w:val="24"/>
          <w:szCs w:val="24"/>
          <w:u w:val="single"/>
          <w:rtl/>
          <w:lang w:eastAsia="he-IL"/>
        </w:rPr>
      </w:pPr>
    </w:p>
    <w:p w14:paraId="62C55662" w14:textId="77777777" w:rsidR="003811C6" w:rsidRPr="0009511C" w:rsidDel="00F50FF8" w:rsidRDefault="003811C6" w:rsidP="003811C6">
      <w:pPr>
        <w:widowControl w:val="0"/>
        <w:spacing w:before="0" w:beforeAutospacing="0" w:after="0" w:afterAutospacing="0" w:line="240" w:lineRule="auto"/>
        <w:jc w:val="center"/>
        <w:rPr>
          <w:del w:id="432" w:author="Kook Sec" w:date="2020-09-03T16:46:00Z"/>
          <w:rFonts w:ascii="Times New Roman" w:eastAsia="Times New Roman" w:hAnsi="Times New Roman" w:cs="David"/>
          <w:bCs/>
          <w:sz w:val="24"/>
          <w:szCs w:val="24"/>
          <w:u w:val="single"/>
          <w:rtl/>
          <w:lang w:eastAsia="he-IL"/>
        </w:rPr>
      </w:pPr>
    </w:p>
    <w:p w14:paraId="478FD0A8" w14:textId="77777777" w:rsidR="003811C6" w:rsidRPr="0009511C" w:rsidDel="00F50FF8" w:rsidRDefault="003811C6" w:rsidP="003811C6">
      <w:pPr>
        <w:widowControl w:val="0"/>
        <w:spacing w:before="0" w:beforeAutospacing="0" w:after="0" w:afterAutospacing="0" w:line="240" w:lineRule="auto"/>
        <w:jc w:val="center"/>
        <w:rPr>
          <w:del w:id="433" w:author="Kook Sec" w:date="2020-09-03T16:46:00Z"/>
          <w:rFonts w:ascii="Times New Roman" w:eastAsia="Times New Roman" w:hAnsi="Times New Roman" w:cs="David"/>
          <w:bCs/>
          <w:sz w:val="24"/>
          <w:szCs w:val="24"/>
          <w:u w:val="single"/>
          <w:rtl/>
          <w:lang w:eastAsia="he-IL"/>
        </w:rPr>
      </w:pPr>
    </w:p>
    <w:p w14:paraId="73449BD0" w14:textId="77777777" w:rsidR="003811C6" w:rsidRPr="0009511C" w:rsidDel="00F50FF8" w:rsidRDefault="003811C6" w:rsidP="003811C6">
      <w:pPr>
        <w:widowControl w:val="0"/>
        <w:spacing w:before="0" w:beforeAutospacing="0" w:after="0" w:afterAutospacing="0" w:line="240" w:lineRule="auto"/>
        <w:jc w:val="center"/>
        <w:rPr>
          <w:del w:id="434" w:author="Kook Sec" w:date="2020-09-03T16:46:00Z"/>
          <w:rFonts w:ascii="Times New Roman" w:eastAsia="Times New Roman" w:hAnsi="Times New Roman" w:cs="David"/>
          <w:bCs/>
          <w:sz w:val="24"/>
          <w:szCs w:val="24"/>
          <w:u w:val="single"/>
          <w:rtl/>
          <w:lang w:eastAsia="he-IL"/>
        </w:rPr>
      </w:pPr>
    </w:p>
    <w:p w14:paraId="2A1A7226" w14:textId="77777777" w:rsidR="003811C6" w:rsidRPr="0009511C" w:rsidDel="00F50FF8" w:rsidRDefault="003811C6" w:rsidP="003811C6">
      <w:pPr>
        <w:widowControl w:val="0"/>
        <w:spacing w:before="0" w:beforeAutospacing="0" w:after="0" w:afterAutospacing="0" w:line="240" w:lineRule="auto"/>
        <w:jc w:val="center"/>
        <w:rPr>
          <w:del w:id="435" w:author="Kook Sec" w:date="2020-09-03T16:46:00Z"/>
          <w:rFonts w:ascii="Times New Roman" w:eastAsia="Times New Roman" w:hAnsi="Times New Roman" w:cs="David"/>
          <w:bCs/>
          <w:sz w:val="24"/>
          <w:szCs w:val="24"/>
          <w:u w:val="single"/>
          <w:rtl/>
          <w:lang w:eastAsia="he-IL"/>
        </w:rPr>
      </w:pPr>
    </w:p>
    <w:p w14:paraId="5399F1BF" w14:textId="77777777" w:rsidR="003811C6" w:rsidRPr="0009511C" w:rsidDel="00F50FF8" w:rsidRDefault="003811C6" w:rsidP="003811C6">
      <w:pPr>
        <w:widowControl w:val="0"/>
        <w:spacing w:before="0" w:beforeAutospacing="0" w:after="0" w:afterAutospacing="0" w:line="240" w:lineRule="auto"/>
        <w:jc w:val="center"/>
        <w:rPr>
          <w:del w:id="436" w:author="Kook Sec" w:date="2020-09-03T16:46:00Z"/>
          <w:rFonts w:ascii="Times New Roman" w:eastAsia="Times New Roman" w:hAnsi="Times New Roman" w:cs="David"/>
          <w:bCs/>
          <w:sz w:val="24"/>
          <w:szCs w:val="24"/>
          <w:u w:val="single"/>
          <w:rtl/>
          <w:lang w:eastAsia="he-IL"/>
        </w:rPr>
      </w:pPr>
    </w:p>
    <w:p w14:paraId="53DC1356" w14:textId="77777777" w:rsidR="003811C6" w:rsidRPr="0009511C" w:rsidDel="00F50FF8" w:rsidRDefault="003811C6" w:rsidP="003811C6">
      <w:pPr>
        <w:widowControl w:val="0"/>
        <w:spacing w:before="0" w:beforeAutospacing="0" w:after="0" w:afterAutospacing="0" w:line="240" w:lineRule="auto"/>
        <w:jc w:val="center"/>
        <w:rPr>
          <w:del w:id="437" w:author="Kook Sec" w:date="2020-09-03T16:46:00Z"/>
          <w:rFonts w:ascii="Times New Roman" w:eastAsia="Times New Roman" w:hAnsi="Times New Roman" w:cs="David"/>
          <w:bCs/>
          <w:sz w:val="24"/>
          <w:szCs w:val="24"/>
          <w:u w:val="single"/>
          <w:rtl/>
          <w:lang w:eastAsia="he-IL"/>
        </w:rPr>
      </w:pPr>
    </w:p>
    <w:p w14:paraId="3CDEBA1C" w14:textId="77777777" w:rsidR="003811C6" w:rsidRPr="0009511C" w:rsidDel="00F50FF8" w:rsidRDefault="003811C6" w:rsidP="003811C6">
      <w:pPr>
        <w:widowControl w:val="0"/>
        <w:spacing w:before="0" w:beforeAutospacing="0" w:after="0" w:afterAutospacing="0" w:line="240" w:lineRule="auto"/>
        <w:jc w:val="center"/>
        <w:rPr>
          <w:del w:id="438" w:author="Kook Sec" w:date="2020-09-03T16:46:00Z"/>
          <w:rFonts w:ascii="Times New Roman" w:eastAsia="Times New Roman" w:hAnsi="Times New Roman" w:cs="David"/>
          <w:bCs/>
          <w:sz w:val="24"/>
          <w:szCs w:val="24"/>
          <w:u w:val="single"/>
          <w:rtl/>
          <w:lang w:eastAsia="he-IL"/>
        </w:rPr>
      </w:pPr>
    </w:p>
    <w:p w14:paraId="4796A547" w14:textId="77777777" w:rsidR="003811C6" w:rsidRPr="0009511C" w:rsidRDefault="003811C6" w:rsidP="00F50FF8">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439" w:author="Kook Sec" w:date="2020-09-03T16:46:00Z">
          <w:pPr>
            <w:widowControl w:val="0"/>
            <w:spacing w:before="0" w:beforeAutospacing="0" w:after="0" w:afterAutospacing="0" w:line="240" w:lineRule="auto"/>
            <w:jc w:val="center"/>
          </w:pPr>
        </w:pPrChange>
      </w:pPr>
    </w:p>
    <w:p w14:paraId="794F7E3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9F39F" w14:textId="77777777" w:rsidR="003811C6" w:rsidDel="00F50FF8" w:rsidRDefault="003811C6" w:rsidP="003811C6">
      <w:pPr>
        <w:widowControl w:val="0"/>
        <w:spacing w:before="0" w:beforeAutospacing="0" w:after="0" w:afterAutospacing="0" w:line="240" w:lineRule="auto"/>
        <w:jc w:val="center"/>
        <w:rPr>
          <w:del w:id="440" w:author="Kook Sec" w:date="2020-09-03T16:44:00Z"/>
          <w:rFonts w:ascii="Times New Roman" w:eastAsia="Times New Roman" w:hAnsi="Times New Roman" w:cs="David"/>
          <w:bCs/>
          <w:sz w:val="24"/>
          <w:szCs w:val="24"/>
          <w:u w:val="single"/>
          <w:rtl/>
          <w:lang w:eastAsia="he-IL"/>
        </w:rPr>
      </w:pPr>
      <w:del w:id="441" w:author="Kook Sec" w:date="2020-09-03T16:44:00Z">
        <w:r w:rsidDel="00F50FF8">
          <w:rPr>
            <w:rFonts w:ascii="Times New Roman" w:eastAsia="Times New Roman" w:hAnsi="Times New Roman" w:cs="David"/>
            <w:bCs/>
            <w:sz w:val="24"/>
            <w:szCs w:val="24"/>
            <w:u w:val="single"/>
            <w:rtl/>
            <w:lang w:eastAsia="he-IL"/>
          </w:rPr>
          <w:br w:type="page"/>
        </w:r>
      </w:del>
    </w:p>
    <w:p w14:paraId="07F40D7B" w14:textId="77777777" w:rsidR="003811C6" w:rsidRPr="002419E5" w:rsidDel="00F50FF8" w:rsidRDefault="003811C6" w:rsidP="00F50FF8">
      <w:pPr>
        <w:widowControl w:val="0"/>
        <w:spacing w:before="0" w:beforeAutospacing="0" w:after="0" w:afterAutospacing="0" w:line="240" w:lineRule="auto"/>
        <w:jc w:val="center"/>
        <w:rPr>
          <w:del w:id="442" w:author="Kook Sec" w:date="2020-09-03T16:45:00Z"/>
          <w:rFonts w:ascii="Times New Roman" w:eastAsia="Times New Roman" w:hAnsi="Times New Roman" w:cs="David"/>
          <w:bCs/>
          <w:sz w:val="20"/>
          <w:szCs w:val="24"/>
          <w:u w:val="single"/>
          <w:rtl/>
          <w:lang w:eastAsia="he-IL"/>
        </w:rPr>
        <w:pPrChange w:id="443" w:author="Kook Sec" w:date="2020-09-03T16:44:00Z">
          <w:pPr>
            <w:widowControl w:val="0"/>
            <w:spacing w:before="0" w:beforeAutospacing="0" w:after="0" w:afterAutospacing="0" w:line="240" w:lineRule="auto"/>
            <w:jc w:val="center"/>
          </w:pPr>
        </w:pPrChange>
      </w:pPr>
      <w:del w:id="444" w:author="Kook Sec" w:date="2020-09-03T16:44:00Z">
        <w:r w:rsidRPr="0009511C" w:rsidDel="00F50FF8">
          <w:rPr>
            <w:rFonts w:ascii="Times New Roman" w:eastAsia="Times New Roman" w:hAnsi="Times New Roman" w:cs="David" w:hint="cs"/>
            <w:bCs/>
            <w:sz w:val="20"/>
            <w:szCs w:val="24"/>
            <w:u w:val="single"/>
            <w:rtl/>
            <w:lang w:eastAsia="he-IL"/>
          </w:rPr>
          <w:delText>נ</w:delText>
        </w:r>
      </w:del>
      <w:del w:id="445" w:author="Kook Sec" w:date="2020-09-03T16:45:00Z">
        <w:r w:rsidRPr="0009511C" w:rsidDel="00F50FF8">
          <w:rPr>
            <w:rFonts w:ascii="Times New Roman" w:eastAsia="Times New Roman" w:hAnsi="Times New Roman" w:cs="David" w:hint="cs"/>
            <w:bCs/>
            <w:sz w:val="20"/>
            <w:szCs w:val="24"/>
            <w:u w:val="single"/>
            <w:rtl/>
            <w:lang w:eastAsia="he-IL"/>
          </w:rPr>
          <w:delText>ספח "</w:delText>
        </w:r>
        <w:r w:rsidRPr="002419E5" w:rsidDel="00F50FF8">
          <w:rPr>
            <w:rFonts w:ascii="Times New Roman" w:eastAsia="Times New Roman" w:hAnsi="Times New Roman" w:cs="David" w:hint="eastAsia"/>
            <w:bCs/>
            <w:sz w:val="20"/>
            <w:szCs w:val="24"/>
            <w:u w:val="single"/>
            <w:rtl/>
            <w:lang w:eastAsia="he-IL"/>
          </w:rPr>
          <w:delText>ז</w:delText>
        </w:r>
        <w:r w:rsidDel="00F50FF8">
          <w:rPr>
            <w:rFonts w:ascii="Times New Roman" w:eastAsia="Times New Roman" w:hAnsi="Times New Roman" w:cs="David" w:hint="cs"/>
            <w:bCs/>
            <w:sz w:val="20"/>
            <w:szCs w:val="24"/>
            <w:u w:val="single"/>
            <w:rtl/>
            <w:lang w:eastAsia="he-IL"/>
          </w:rPr>
          <w:delText>1</w:delText>
        </w:r>
        <w:r w:rsidRPr="0009511C" w:rsidDel="00F50FF8">
          <w:rPr>
            <w:rFonts w:ascii="Times New Roman" w:eastAsia="Times New Roman" w:hAnsi="Times New Roman" w:cs="David" w:hint="cs"/>
            <w:bCs/>
            <w:sz w:val="20"/>
            <w:szCs w:val="24"/>
            <w:u w:val="single"/>
            <w:rtl/>
            <w:lang w:eastAsia="he-IL"/>
          </w:rPr>
          <w:delText>'"</w:delText>
        </w:r>
      </w:del>
    </w:p>
    <w:p w14:paraId="38B5DEC2" w14:textId="77777777" w:rsidR="003811C6" w:rsidDel="00F50FF8" w:rsidRDefault="003811C6" w:rsidP="003811C6">
      <w:pPr>
        <w:widowControl w:val="0"/>
        <w:spacing w:before="0" w:beforeAutospacing="0" w:after="0" w:afterAutospacing="0" w:line="240" w:lineRule="auto"/>
        <w:jc w:val="center"/>
        <w:rPr>
          <w:del w:id="446" w:author="Kook Sec" w:date="2020-09-03T16:45:00Z"/>
          <w:rFonts w:ascii="Times New Roman" w:eastAsia="Times New Roman" w:hAnsi="Times New Roman" w:cs="David"/>
          <w:b/>
          <w:bCs/>
          <w:sz w:val="20"/>
          <w:szCs w:val="24"/>
          <w:u w:val="single"/>
          <w:lang w:eastAsia="he-IL"/>
        </w:rPr>
      </w:pPr>
      <w:del w:id="447" w:author="Kook Sec" w:date="2020-09-03T16:45:00Z">
        <w:r w:rsidRPr="0009511C" w:rsidDel="00F50FF8">
          <w:rPr>
            <w:rFonts w:ascii="Times New Roman" w:eastAsia="Times New Roman" w:hAnsi="Times New Roman" w:cs="David" w:hint="cs"/>
            <w:b/>
            <w:bCs/>
            <w:sz w:val="20"/>
            <w:szCs w:val="24"/>
            <w:u w:val="single"/>
            <w:rtl/>
            <w:lang w:eastAsia="he-IL"/>
          </w:rPr>
          <w:delText>אישור על קיום ביטוחי המתכנן</w:delText>
        </w:r>
      </w:del>
    </w:p>
    <w:p w14:paraId="342F7F5C" w14:textId="77777777" w:rsidR="003811C6" w:rsidRPr="00400B84" w:rsidDel="00F50FF8" w:rsidRDefault="003811C6" w:rsidP="003811C6">
      <w:pPr>
        <w:widowControl w:val="0"/>
        <w:spacing w:before="0" w:beforeAutospacing="0" w:after="0" w:afterAutospacing="0" w:line="240" w:lineRule="auto"/>
        <w:jc w:val="center"/>
        <w:rPr>
          <w:del w:id="448" w:author="Kook Sec" w:date="2020-09-03T16:45:00Z"/>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rsidDel="00F50FF8" w14:paraId="27C21BE2" w14:textId="77777777" w:rsidTr="006B6B5E">
        <w:trPr>
          <w:trHeight w:val="463"/>
          <w:tblHeader/>
          <w:del w:id="449" w:author="Kook Sec" w:date="2020-09-03T16:45:00Z"/>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D35BFD2" w14:textId="77777777" w:rsidR="003811C6" w:rsidRPr="0009511C" w:rsidDel="00F50FF8" w:rsidRDefault="003811C6" w:rsidP="006B6B5E">
            <w:pPr>
              <w:spacing w:before="0" w:beforeAutospacing="0" w:after="0" w:afterAutospacing="0" w:line="240" w:lineRule="auto"/>
              <w:rPr>
                <w:del w:id="450" w:author="Kook Sec" w:date="2020-09-03T16:45:00Z"/>
                <w:rFonts w:ascii="David" w:eastAsia="Calibri" w:hAnsi="David" w:cs="David"/>
                <w:sz w:val="24"/>
                <w:szCs w:val="24"/>
                <w:rtl/>
                <w:lang w:eastAsia="he-IL"/>
              </w:rPr>
            </w:pPr>
            <w:del w:id="451" w:author="Kook Sec" w:date="2020-09-03T16:45:00Z">
              <w:r w:rsidRPr="0009511C" w:rsidDel="00F50FF8">
                <w:rPr>
                  <w:rFonts w:ascii="David" w:eastAsia="Calibri" w:hAnsi="David" w:cs="David" w:hint="cs"/>
                  <w:sz w:val="24"/>
                  <w:szCs w:val="24"/>
                  <w:rtl/>
                  <w:lang w:eastAsia="he-IL"/>
                </w:rPr>
                <w:delText>אישור קיום ביטוחים</w:delText>
              </w:r>
            </w:del>
          </w:p>
        </w:tc>
        <w:tc>
          <w:tcPr>
            <w:tcW w:w="3317" w:type="dxa"/>
            <w:tcBorders>
              <w:top w:val="single" w:sz="4" w:space="0" w:color="auto"/>
              <w:left w:val="single" w:sz="4" w:space="0" w:color="auto"/>
              <w:bottom w:val="single" w:sz="4" w:space="0" w:color="auto"/>
              <w:right w:val="single" w:sz="4" w:space="0" w:color="auto"/>
            </w:tcBorders>
            <w:hideMark/>
          </w:tcPr>
          <w:p w14:paraId="320C9523" w14:textId="77777777" w:rsidR="003811C6" w:rsidRPr="0009511C" w:rsidDel="00F50FF8" w:rsidRDefault="003811C6" w:rsidP="006B6B5E">
            <w:pPr>
              <w:spacing w:before="0" w:beforeAutospacing="0" w:after="0" w:afterAutospacing="0" w:line="240" w:lineRule="auto"/>
              <w:rPr>
                <w:del w:id="452" w:author="Kook Sec" w:date="2020-09-03T16:45:00Z"/>
                <w:rFonts w:ascii="David" w:eastAsia="Calibri" w:hAnsi="David" w:cs="David"/>
                <w:sz w:val="24"/>
                <w:szCs w:val="24"/>
                <w:rtl/>
                <w:lang w:eastAsia="he-IL"/>
              </w:rPr>
            </w:pPr>
            <w:del w:id="453" w:author="Kook Sec" w:date="2020-09-03T16:45:00Z">
              <w:r w:rsidRPr="0009511C" w:rsidDel="00F50FF8">
                <w:rPr>
                  <w:rFonts w:ascii="David" w:eastAsia="Calibri" w:hAnsi="David" w:cs="David" w:hint="cs"/>
                  <w:sz w:val="24"/>
                  <w:szCs w:val="24"/>
                  <w:rtl/>
                  <w:lang w:eastAsia="he-IL"/>
                </w:rPr>
                <w:delText>תאריך הנפקת האישור(</w:delText>
              </w:r>
              <w:r w:rsidRPr="0009511C" w:rsidDel="00F50FF8">
                <w:rPr>
                  <w:rFonts w:ascii="David" w:eastAsia="Calibri" w:hAnsi="David" w:cs="David" w:hint="cs"/>
                  <w:sz w:val="24"/>
                  <w:szCs w:val="24"/>
                  <w:lang w:eastAsia="he-IL"/>
                </w:rPr>
                <w:delText>DD/MM/YYYY</w:delText>
              </w:r>
              <w:r w:rsidRPr="0009511C" w:rsidDel="00F50FF8">
                <w:rPr>
                  <w:rFonts w:ascii="David" w:eastAsia="Calibri" w:hAnsi="David" w:cs="David" w:hint="cs"/>
                  <w:sz w:val="24"/>
                  <w:szCs w:val="24"/>
                  <w:rtl/>
                  <w:lang w:eastAsia="he-IL"/>
                </w:rPr>
                <w:delText>)</w:delText>
              </w:r>
            </w:del>
          </w:p>
        </w:tc>
      </w:tr>
      <w:tr w:rsidR="003811C6" w:rsidRPr="0009511C" w:rsidDel="00F50FF8" w14:paraId="13D7C6AB" w14:textId="77777777" w:rsidTr="006B6B5E">
        <w:trPr>
          <w:trHeight w:val="315"/>
          <w:del w:id="454" w:author="Kook Sec" w:date="2020-09-03T16:45:00Z"/>
        </w:trPr>
        <w:tc>
          <w:tcPr>
            <w:tcW w:w="11535" w:type="dxa"/>
            <w:gridSpan w:val="4"/>
            <w:tcBorders>
              <w:top w:val="single" w:sz="4" w:space="0" w:color="auto"/>
              <w:left w:val="single" w:sz="4" w:space="0" w:color="auto"/>
              <w:bottom w:val="single" w:sz="4" w:space="0" w:color="auto"/>
              <w:right w:val="single" w:sz="4" w:space="0" w:color="auto"/>
            </w:tcBorders>
            <w:hideMark/>
          </w:tcPr>
          <w:p w14:paraId="5CB48178" w14:textId="77777777" w:rsidR="003811C6" w:rsidRPr="0009511C" w:rsidDel="00F50FF8" w:rsidRDefault="003811C6" w:rsidP="006B6B5E">
            <w:pPr>
              <w:spacing w:before="0" w:beforeAutospacing="0" w:after="0" w:afterAutospacing="0" w:line="240" w:lineRule="auto"/>
              <w:rPr>
                <w:del w:id="455" w:author="Kook Sec" w:date="2020-09-03T16:45:00Z"/>
                <w:rFonts w:ascii="David" w:eastAsia="Calibri" w:hAnsi="David" w:cs="David"/>
                <w:sz w:val="24"/>
                <w:szCs w:val="24"/>
                <w:rtl/>
                <w:lang w:eastAsia="he-IL"/>
              </w:rPr>
            </w:pPr>
            <w:del w:id="456" w:author="Kook Sec" w:date="2020-09-03T16:45:00Z">
              <w:r w:rsidRPr="0009511C" w:rsidDel="00F50FF8">
                <w:rPr>
                  <w:rFonts w:ascii="David" w:eastAsia="Calibri" w:hAnsi="David" w:cs="David" w:hint="cs"/>
                  <w:sz w:val="24"/>
                  <w:szCs w:val="24"/>
                  <w:rtl/>
                  <w:lang w:eastAsia="he-I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tc>
      </w:tr>
      <w:tr w:rsidR="003811C6" w:rsidRPr="0009511C" w:rsidDel="00F50FF8" w14:paraId="75623A94" w14:textId="77777777" w:rsidTr="006B6B5E">
        <w:trPr>
          <w:trHeight w:val="278"/>
          <w:del w:id="457" w:author="Kook Sec" w:date="2020-09-03T16:45:00Z"/>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7ED3B14" w14:textId="77777777" w:rsidR="003811C6" w:rsidRPr="0009511C" w:rsidDel="00F50FF8" w:rsidRDefault="003811C6" w:rsidP="006B6B5E">
            <w:pPr>
              <w:spacing w:before="0" w:beforeAutospacing="0" w:after="0" w:afterAutospacing="0" w:line="240" w:lineRule="auto"/>
              <w:rPr>
                <w:del w:id="458" w:author="Kook Sec" w:date="2020-09-03T16:45:00Z"/>
                <w:rFonts w:ascii="David" w:eastAsia="Calibri" w:hAnsi="David" w:cs="David"/>
                <w:sz w:val="24"/>
                <w:szCs w:val="24"/>
                <w:rtl/>
                <w:lang w:eastAsia="he-IL"/>
              </w:rPr>
            </w:pPr>
            <w:del w:id="459" w:author="Kook Sec" w:date="2020-09-03T16:45:00Z">
              <w:r w:rsidRPr="0009511C" w:rsidDel="00F50FF8">
                <w:rPr>
                  <w:rFonts w:ascii="David" w:eastAsia="Calibri" w:hAnsi="David" w:cs="David" w:hint="cs"/>
                  <w:sz w:val="24"/>
                  <w:szCs w:val="24"/>
                  <w:rtl/>
                  <w:lang w:eastAsia="he-IL"/>
                </w:rPr>
                <w:delText>מבקש האישור*</w:delText>
              </w:r>
            </w:del>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3004781" w14:textId="77777777" w:rsidR="003811C6" w:rsidRPr="0009511C" w:rsidDel="00F50FF8" w:rsidRDefault="003811C6" w:rsidP="006B6B5E">
            <w:pPr>
              <w:spacing w:before="0" w:beforeAutospacing="0" w:after="0" w:afterAutospacing="0" w:line="240" w:lineRule="auto"/>
              <w:rPr>
                <w:del w:id="460" w:author="Kook Sec" w:date="2020-09-03T16:45:00Z"/>
                <w:rFonts w:ascii="David" w:eastAsia="Calibri" w:hAnsi="David" w:cs="David"/>
                <w:sz w:val="24"/>
                <w:szCs w:val="24"/>
                <w:rtl/>
                <w:lang w:eastAsia="he-IL"/>
              </w:rPr>
            </w:pPr>
            <w:del w:id="461" w:author="Kook Sec" w:date="2020-09-03T16:45:00Z">
              <w:r w:rsidRPr="0009511C" w:rsidDel="00F50FF8">
                <w:rPr>
                  <w:rFonts w:ascii="David" w:eastAsia="Calibri" w:hAnsi="David" w:cs="David" w:hint="cs"/>
                  <w:sz w:val="24"/>
                  <w:szCs w:val="24"/>
                  <w:rtl/>
                  <w:lang w:eastAsia="he-IL"/>
                </w:rPr>
                <w:delText>המבוטח</w:delText>
              </w:r>
            </w:del>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CC40683" w14:textId="77777777" w:rsidR="003811C6" w:rsidRPr="0009511C" w:rsidDel="00F50FF8" w:rsidRDefault="003811C6" w:rsidP="006B6B5E">
            <w:pPr>
              <w:spacing w:before="0" w:beforeAutospacing="0" w:after="0" w:afterAutospacing="0" w:line="240" w:lineRule="auto"/>
              <w:rPr>
                <w:del w:id="462" w:author="Kook Sec" w:date="2020-09-03T16:45:00Z"/>
                <w:rFonts w:ascii="David" w:eastAsia="Calibri" w:hAnsi="David" w:cs="David"/>
                <w:sz w:val="24"/>
                <w:szCs w:val="24"/>
                <w:rtl/>
                <w:lang w:eastAsia="he-IL"/>
              </w:rPr>
            </w:pPr>
            <w:del w:id="463" w:author="Kook Sec" w:date="2020-09-03T16:45:00Z">
              <w:r w:rsidRPr="0009511C" w:rsidDel="00F50FF8">
                <w:rPr>
                  <w:rFonts w:ascii="David" w:eastAsia="Calibri" w:hAnsi="David" w:cs="David" w:hint="cs"/>
                  <w:sz w:val="24"/>
                  <w:szCs w:val="24"/>
                  <w:rtl/>
                  <w:lang w:eastAsia="he-IL"/>
                </w:rPr>
                <w:delText>אופי העסקה*</w:delText>
              </w:r>
            </w:del>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73AC9F4" w14:textId="77777777" w:rsidR="003811C6" w:rsidRPr="0009511C" w:rsidDel="00F50FF8" w:rsidRDefault="003811C6" w:rsidP="006B6B5E">
            <w:pPr>
              <w:spacing w:before="0" w:beforeAutospacing="0" w:after="0" w:afterAutospacing="0" w:line="240" w:lineRule="auto"/>
              <w:rPr>
                <w:del w:id="464" w:author="Kook Sec" w:date="2020-09-03T16:45:00Z"/>
                <w:rFonts w:ascii="David" w:eastAsia="Calibri" w:hAnsi="David" w:cs="David"/>
                <w:sz w:val="24"/>
                <w:szCs w:val="24"/>
                <w:rtl/>
                <w:lang w:eastAsia="he-IL"/>
              </w:rPr>
            </w:pPr>
            <w:del w:id="465" w:author="Kook Sec" w:date="2020-09-03T16:45:00Z">
              <w:r w:rsidRPr="0009511C" w:rsidDel="00F50FF8">
                <w:rPr>
                  <w:rFonts w:ascii="David" w:eastAsia="Calibri" w:hAnsi="David" w:cs="David" w:hint="cs"/>
                  <w:sz w:val="24"/>
                  <w:szCs w:val="24"/>
                  <w:rtl/>
                  <w:lang w:eastAsia="he-IL"/>
                </w:rPr>
                <w:delText>מעמד מבקש האישור*</w:delText>
              </w:r>
            </w:del>
          </w:p>
        </w:tc>
      </w:tr>
      <w:tr w:rsidR="003811C6" w:rsidRPr="0009511C" w:rsidDel="00F50FF8" w14:paraId="74414EF2" w14:textId="77777777" w:rsidTr="006B6B5E">
        <w:trPr>
          <w:trHeight w:val="551"/>
          <w:del w:id="466" w:author="Kook Sec" w:date="2020-09-03T16:45:00Z"/>
        </w:trPr>
        <w:tc>
          <w:tcPr>
            <w:tcW w:w="4068" w:type="dxa"/>
            <w:tcBorders>
              <w:top w:val="single" w:sz="4" w:space="0" w:color="auto"/>
              <w:left w:val="single" w:sz="4" w:space="0" w:color="auto"/>
              <w:bottom w:val="single" w:sz="4" w:space="0" w:color="auto"/>
              <w:right w:val="single" w:sz="4" w:space="0" w:color="auto"/>
            </w:tcBorders>
            <w:hideMark/>
          </w:tcPr>
          <w:p w14:paraId="546E2EA9" w14:textId="77777777" w:rsidR="003811C6" w:rsidRPr="0009511C" w:rsidDel="00F50FF8" w:rsidRDefault="003811C6" w:rsidP="006B6B5E">
            <w:pPr>
              <w:spacing w:before="0" w:beforeAutospacing="0" w:after="0" w:afterAutospacing="0" w:line="240" w:lineRule="auto"/>
              <w:rPr>
                <w:del w:id="467" w:author="Kook Sec" w:date="2020-09-03T16:45:00Z"/>
                <w:rFonts w:ascii="David" w:eastAsia="Calibri" w:hAnsi="David" w:cs="David"/>
                <w:sz w:val="24"/>
                <w:szCs w:val="24"/>
                <w:rtl/>
                <w:lang w:eastAsia="he-IL"/>
              </w:rPr>
            </w:pPr>
            <w:del w:id="468" w:author="Kook Sec" w:date="2020-09-03T16:45:00Z">
              <w:r w:rsidRPr="0009511C" w:rsidDel="00F50FF8">
                <w:rPr>
                  <w:rFonts w:ascii="David" w:eastAsia="Calibri" w:hAnsi="David" w:cs="David" w:hint="cs"/>
                  <w:sz w:val="24"/>
                  <w:szCs w:val="24"/>
                  <w:rtl/>
                  <w:lang w:eastAsia="he-IL"/>
                </w:rPr>
                <w:delText>שם</w:delText>
              </w:r>
            </w:del>
          </w:p>
          <w:p w14:paraId="2200DCA4" w14:textId="77777777" w:rsidR="003811C6" w:rsidRPr="0009511C" w:rsidDel="00F50FF8" w:rsidRDefault="003811C6" w:rsidP="006B6B5E">
            <w:pPr>
              <w:spacing w:before="0" w:beforeAutospacing="0" w:after="0" w:afterAutospacing="0" w:line="240" w:lineRule="auto"/>
              <w:rPr>
                <w:del w:id="469" w:author="Kook Sec" w:date="2020-09-03T16:45:00Z"/>
                <w:rFonts w:ascii="David" w:eastAsia="Calibri" w:hAnsi="David" w:cs="David"/>
                <w:sz w:val="24"/>
                <w:szCs w:val="24"/>
                <w:rtl/>
                <w:lang w:eastAsia="he-IL"/>
              </w:rPr>
            </w:pPr>
            <w:del w:id="470" w:author="Kook Sec" w:date="2020-09-03T16:45:00Z">
              <w:r w:rsidRPr="0009511C" w:rsidDel="00F50FF8">
                <w:rPr>
                  <w:rFonts w:ascii="David" w:eastAsia="Calibri" w:hAnsi="David" w:cs="David" w:hint="cs"/>
                  <w:sz w:val="24"/>
                  <w:szCs w:val="24"/>
                  <w:rtl/>
                  <w:lang w:eastAsia="he-IL"/>
                </w:rPr>
                <w:delTex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delText>
              </w:r>
            </w:del>
          </w:p>
        </w:tc>
        <w:tc>
          <w:tcPr>
            <w:tcW w:w="1974" w:type="dxa"/>
            <w:tcBorders>
              <w:top w:val="single" w:sz="4" w:space="0" w:color="auto"/>
              <w:left w:val="single" w:sz="4" w:space="0" w:color="auto"/>
              <w:bottom w:val="single" w:sz="4" w:space="0" w:color="auto"/>
              <w:right w:val="single" w:sz="4" w:space="0" w:color="auto"/>
            </w:tcBorders>
            <w:hideMark/>
          </w:tcPr>
          <w:p w14:paraId="161D51DA" w14:textId="77777777" w:rsidR="003811C6" w:rsidRPr="0009511C" w:rsidDel="00F50FF8" w:rsidRDefault="003811C6" w:rsidP="006B6B5E">
            <w:pPr>
              <w:spacing w:before="0" w:beforeAutospacing="0" w:after="0" w:afterAutospacing="0" w:line="240" w:lineRule="auto"/>
              <w:rPr>
                <w:del w:id="471" w:author="Kook Sec" w:date="2020-09-03T16:45:00Z"/>
                <w:rFonts w:ascii="David" w:eastAsia="Calibri" w:hAnsi="David" w:cs="David"/>
                <w:sz w:val="24"/>
                <w:szCs w:val="24"/>
                <w:rtl/>
                <w:lang w:eastAsia="he-IL"/>
              </w:rPr>
            </w:pPr>
            <w:del w:id="472" w:author="Kook Sec" w:date="2020-09-03T16:45:00Z">
              <w:r w:rsidRPr="0009511C" w:rsidDel="00F50FF8">
                <w:rPr>
                  <w:rFonts w:ascii="David" w:eastAsia="Calibri" w:hAnsi="David" w:cs="David" w:hint="cs"/>
                  <w:sz w:val="24"/>
                  <w:szCs w:val="24"/>
                  <w:rtl/>
                  <w:lang w:eastAsia="he-IL"/>
                </w:rPr>
                <w:delText>שם</w:delText>
              </w:r>
            </w:del>
          </w:p>
        </w:tc>
        <w:tc>
          <w:tcPr>
            <w:tcW w:w="2176" w:type="dxa"/>
            <w:vMerge w:val="restart"/>
            <w:tcBorders>
              <w:top w:val="single" w:sz="4" w:space="0" w:color="auto"/>
              <w:left w:val="single" w:sz="4" w:space="0" w:color="auto"/>
              <w:bottom w:val="single" w:sz="4" w:space="0" w:color="auto"/>
              <w:right w:val="single" w:sz="4" w:space="0" w:color="auto"/>
            </w:tcBorders>
          </w:tcPr>
          <w:p w14:paraId="7DD9DC9A" w14:textId="77777777" w:rsidR="003811C6" w:rsidRPr="0009511C" w:rsidDel="00F50FF8" w:rsidRDefault="003811C6" w:rsidP="006B6B5E">
            <w:pPr>
              <w:spacing w:before="0" w:beforeAutospacing="0" w:after="0" w:afterAutospacing="0" w:line="240" w:lineRule="auto"/>
              <w:ind w:left="50" w:right="78"/>
              <w:rPr>
                <w:del w:id="473" w:author="Kook Sec" w:date="2020-09-03T16:45:00Z"/>
                <w:rFonts w:ascii="David" w:eastAsia="Calibri" w:hAnsi="David" w:cs="David"/>
                <w:b/>
                <w:sz w:val="24"/>
                <w:szCs w:val="24"/>
                <w:rtl/>
                <w:lang w:eastAsia="he-IL"/>
              </w:rPr>
            </w:pPr>
          </w:p>
          <w:p w14:paraId="29F0F9EE" w14:textId="77777777" w:rsidR="003811C6" w:rsidRPr="0009511C" w:rsidDel="00F50FF8" w:rsidRDefault="003811C6" w:rsidP="006B6B5E">
            <w:pPr>
              <w:spacing w:before="0" w:beforeAutospacing="0" w:after="0" w:afterAutospacing="0" w:line="240" w:lineRule="auto"/>
              <w:ind w:left="50" w:right="78"/>
              <w:rPr>
                <w:del w:id="474" w:author="Kook Sec" w:date="2020-09-03T16:45:00Z"/>
                <w:rFonts w:ascii="David" w:eastAsia="Calibri" w:hAnsi="David" w:cs="David"/>
                <w:b/>
                <w:sz w:val="24"/>
                <w:szCs w:val="24"/>
                <w:rtl/>
                <w:lang w:eastAsia="he-IL"/>
              </w:rPr>
            </w:pPr>
            <w:del w:id="475" w:author="Kook Sec" w:date="2020-09-03T16:45:00Z">
              <w:r w:rsidRPr="0009511C" w:rsidDel="00F50FF8">
                <w:rPr>
                  <w:rFonts w:ascii="Segoe UI Symbol" w:eastAsia="MS Gothic" w:hAnsi="Segoe UI Symbol" w:cs="Segoe UI Symbol"/>
                  <w:b/>
                  <w:sz w:val="24"/>
                  <w:szCs w:val="24"/>
                  <w:rtl/>
                  <w:lang w:eastAsia="he-IL"/>
                </w:rPr>
                <w:delText>☒</w:delText>
              </w:r>
              <w:r w:rsidRPr="0009511C" w:rsidDel="00F50FF8">
                <w:rPr>
                  <w:rFonts w:ascii="David" w:eastAsia="Calibri" w:hAnsi="David" w:cs="David" w:hint="cs"/>
                  <w:b/>
                  <w:sz w:val="24"/>
                  <w:szCs w:val="24"/>
                  <w:rtl/>
                  <w:lang w:eastAsia="he-IL"/>
                </w:rPr>
                <w:delText>שירותים - 085</w:delText>
              </w:r>
            </w:del>
          </w:p>
          <w:p w14:paraId="1CB0EE37" w14:textId="77777777" w:rsidR="003811C6" w:rsidRPr="0009511C" w:rsidDel="00F50FF8" w:rsidRDefault="003811C6" w:rsidP="006B6B5E">
            <w:pPr>
              <w:spacing w:before="0" w:beforeAutospacing="0" w:after="0" w:afterAutospacing="0" w:line="240" w:lineRule="auto"/>
              <w:ind w:left="50" w:right="78"/>
              <w:rPr>
                <w:del w:id="476" w:author="Kook Sec" w:date="2020-09-03T16:45:00Z"/>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AAF63C9" w14:textId="77777777" w:rsidR="003811C6" w:rsidRPr="0009511C" w:rsidDel="00F50FF8" w:rsidRDefault="003811C6" w:rsidP="006B6B5E">
            <w:pPr>
              <w:spacing w:before="0" w:beforeAutospacing="0" w:after="0" w:afterAutospacing="0" w:line="240" w:lineRule="auto"/>
              <w:ind w:left="50" w:right="78"/>
              <w:rPr>
                <w:del w:id="477" w:author="Kook Sec" w:date="2020-09-03T16:45:00Z"/>
                <w:rFonts w:ascii="David" w:eastAsia="Calibri" w:hAnsi="David" w:cs="David"/>
                <w:b/>
                <w:sz w:val="24"/>
                <w:szCs w:val="24"/>
                <w:rtl/>
                <w:lang w:eastAsia="he-IL"/>
              </w:rPr>
            </w:pPr>
          </w:p>
          <w:p w14:paraId="4593EB83" w14:textId="77777777" w:rsidR="003811C6" w:rsidRPr="0009511C" w:rsidDel="00F50FF8" w:rsidRDefault="003811C6" w:rsidP="006B6B5E">
            <w:pPr>
              <w:spacing w:before="0" w:beforeAutospacing="0" w:after="0" w:afterAutospacing="0" w:line="240" w:lineRule="auto"/>
              <w:ind w:left="50" w:right="78"/>
              <w:rPr>
                <w:del w:id="478" w:author="Kook Sec" w:date="2020-09-03T16:45:00Z"/>
                <w:rFonts w:ascii="David" w:eastAsia="Calibri" w:hAnsi="David" w:cs="David"/>
                <w:b/>
                <w:sz w:val="24"/>
                <w:szCs w:val="24"/>
                <w:rtl/>
                <w:lang w:eastAsia="he-IL"/>
              </w:rPr>
            </w:pPr>
            <w:del w:id="479" w:author="Kook Sec" w:date="2020-09-03T16:45:00Z">
              <w:r w:rsidRPr="0009511C" w:rsidDel="00F50FF8">
                <w:rPr>
                  <w:rFonts w:ascii="Segoe UI Symbol" w:eastAsia="MS Gothic" w:hAnsi="Segoe UI Symbol" w:cs="Segoe UI Symbol"/>
                  <w:b/>
                  <w:sz w:val="24"/>
                  <w:szCs w:val="24"/>
                  <w:rtl/>
                  <w:lang w:eastAsia="he-IL"/>
                </w:rPr>
                <w:delText>☒</w:delText>
              </w:r>
              <w:r w:rsidRPr="0009511C" w:rsidDel="00F50FF8">
                <w:rPr>
                  <w:rFonts w:ascii="David" w:eastAsia="Calibri" w:hAnsi="David" w:cs="David" w:hint="cs"/>
                  <w:b/>
                  <w:sz w:val="24"/>
                  <w:szCs w:val="24"/>
                  <w:rtl/>
                  <w:lang w:eastAsia="he-IL"/>
                </w:rPr>
                <w:delText>מזמין שירותים</w:delText>
              </w:r>
            </w:del>
          </w:p>
          <w:p w14:paraId="56BEE418" w14:textId="77777777" w:rsidR="003811C6" w:rsidRPr="0009511C" w:rsidDel="00F50FF8" w:rsidRDefault="003811C6" w:rsidP="006B6B5E">
            <w:pPr>
              <w:spacing w:before="0" w:beforeAutospacing="0" w:after="0" w:afterAutospacing="0" w:line="240" w:lineRule="auto"/>
              <w:ind w:left="50" w:right="78"/>
              <w:rPr>
                <w:del w:id="480" w:author="Kook Sec" w:date="2020-09-03T16:45:00Z"/>
                <w:rFonts w:ascii="David" w:eastAsia="Calibri" w:hAnsi="David" w:cs="David"/>
                <w:b/>
                <w:sz w:val="24"/>
                <w:szCs w:val="24"/>
                <w:rtl/>
                <w:lang w:eastAsia="he-IL"/>
              </w:rPr>
            </w:pPr>
          </w:p>
        </w:tc>
      </w:tr>
      <w:tr w:rsidR="003811C6" w:rsidRPr="0009511C" w:rsidDel="00F50FF8" w14:paraId="6EB4B007" w14:textId="77777777" w:rsidTr="006B6B5E">
        <w:trPr>
          <w:trHeight w:val="571"/>
          <w:del w:id="481" w:author="Kook Sec" w:date="2020-09-03T16:45:00Z"/>
        </w:trPr>
        <w:tc>
          <w:tcPr>
            <w:tcW w:w="4068" w:type="dxa"/>
            <w:tcBorders>
              <w:top w:val="single" w:sz="4" w:space="0" w:color="auto"/>
              <w:left w:val="single" w:sz="4" w:space="0" w:color="auto"/>
              <w:bottom w:val="single" w:sz="4" w:space="0" w:color="auto"/>
              <w:right w:val="single" w:sz="4" w:space="0" w:color="auto"/>
            </w:tcBorders>
            <w:hideMark/>
          </w:tcPr>
          <w:p w14:paraId="087E9F24" w14:textId="77777777" w:rsidR="003811C6" w:rsidRPr="0009511C" w:rsidDel="00F50FF8" w:rsidRDefault="003811C6" w:rsidP="006B6B5E">
            <w:pPr>
              <w:spacing w:before="0" w:beforeAutospacing="0" w:after="0" w:afterAutospacing="0" w:line="240" w:lineRule="auto"/>
              <w:rPr>
                <w:del w:id="482" w:author="Kook Sec" w:date="2020-09-03T16:45:00Z"/>
                <w:rFonts w:ascii="David" w:eastAsia="Calibri" w:hAnsi="David" w:cs="David"/>
                <w:sz w:val="24"/>
                <w:szCs w:val="24"/>
                <w:rtl/>
                <w:lang w:eastAsia="he-IL"/>
              </w:rPr>
            </w:pPr>
            <w:del w:id="483" w:author="Kook Sec" w:date="2020-09-03T16:45:00Z">
              <w:r w:rsidRPr="0009511C" w:rsidDel="00F50FF8">
                <w:rPr>
                  <w:rFonts w:ascii="David" w:eastAsia="Calibri" w:hAnsi="David" w:cs="David" w:hint="cs"/>
                  <w:sz w:val="24"/>
                  <w:szCs w:val="24"/>
                  <w:rtl/>
                  <w:lang w:eastAsia="he-IL"/>
                </w:rPr>
                <w:delText>ת.ז./ח.פ./ח.צ.</w:delText>
              </w:r>
            </w:del>
          </w:p>
          <w:p w14:paraId="7CABDA0D" w14:textId="77777777" w:rsidR="003811C6" w:rsidRPr="0009511C" w:rsidDel="00F50FF8" w:rsidRDefault="003811C6" w:rsidP="006B6B5E">
            <w:pPr>
              <w:spacing w:before="0" w:beforeAutospacing="0" w:after="0" w:afterAutospacing="0" w:line="240" w:lineRule="auto"/>
              <w:rPr>
                <w:del w:id="484" w:author="Kook Sec" w:date="2020-09-03T16:45:00Z"/>
                <w:rFonts w:ascii="David" w:eastAsia="Calibri" w:hAnsi="David" w:cs="David"/>
                <w:sz w:val="24"/>
                <w:szCs w:val="24"/>
                <w:rtl/>
                <w:lang w:eastAsia="he-IL"/>
              </w:rPr>
            </w:pPr>
            <w:del w:id="485" w:author="Kook Sec" w:date="2020-09-03T16:45:00Z">
              <w:r w:rsidRPr="0009511C" w:rsidDel="00F50FF8">
                <w:rPr>
                  <w:rFonts w:ascii="David" w:eastAsia="Calibri" w:hAnsi="David" w:cs="David" w:hint="cs"/>
                  <w:sz w:val="24"/>
                  <w:szCs w:val="24"/>
                  <w:rtl/>
                  <w:lang w:eastAsia="he-IL"/>
                </w:rPr>
                <w:delText>5200034760</w:delText>
              </w:r>
            </w:del>
          </w:p>
        </w:tc>
        <w:tc>
          <w:tcPr>
            <w:tcW w:w="1974" w:type="dxa"/>
            <w:tcBorders>
              <w:top w:val="single" w:sz="4" w:space="0" w:color="auto"/>
              <w:left w:val="single" w:sz="4" w:space="0" w:color="auto"/>
              <w:bottom w:val="single" w:sz="4" w:space="0" w:color="auto"/>
              <w:right w:val="single" w:sz="4" w:space="0" w:color="auto"/>
            </w:tcBorders>
            <w:hideMark/>
          </w:tcPr>
          <w:p w14:paraId="67D92AD8" w14:textId="77777777" w:rsidR="003811C6" w:rsidRPr="0009511C" w:rsidDel="00F50FF8" w:rsidRDefault="003811C6" w:rsidP="006B6B5E">
            <w:pPr>
              <w:spacing w:before="0" w:beforeAutospacing="0" w:after="0" w:afterAutospacing="0" w:line="240" w:lineRule="auto"/>
              <w:rPr>
                <w:del w:id="486" w:author="Kook Sec" w:date="2020-09-03T16:45:00Z"/>
                <w:rFonts w:ascii="David" w:eastAsia="Calibri" w:hAnsi="David" w:cs="David"/>
                <w:sz w:val="24"/>
                <w:szCs w:val="24"/>
                <w:rtl/>
                <w:lang w:eastAsia="he-IL"/>
              </w:rPr>
            </w:pPr>
            <w:del w:id="487" w:author="Kook Sec" w:date="2020-09-03T16:45:00Z">
              <w:r w:rsidRPr="0009511C" w:rsidDel="00F50FF8">
                <w:rPr>
                  <w:rFonts w:ascii="David" w:eastAsia="Calibri" w:hAnsi="David" w:cs="David" w:hint="cs"/>
                  <w:sz w:val="24"/>
                  <w:szCs w:val="24"/>
                  <w:rtl/>
                  <w:lang w:eastAsia="he-IL"/>
                </w:rPr>
                <w:delText>ת.ז./ח.פ.</w:delText>
              </w:r>
            </w:del>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4D7FB5" w14:textId="77777777" w:rsidR="003811C6" w:rsidRPr="0009511C" w:rsidDel="00F50FF8" w:rsidRDefault="003811C6" w:rsidP="006B6B5E">
            <w:pPr>
              <w:spacing w:before="0" w:beforeAutospacing="0" w:after="0" w:afterAutospacing="0" w:line="256" w:lineRule="auto"/>
              <w:rPr>
                <w:del w:id="488" w:author="Kook Sec" w:date="2020-09-03T16:45:00Z"/>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28F10F" w14:textId="77777777" w:rsidR="003811C6" w:rsidRPr="0009511C" w:rsidDel="00F50FF8" w:rsidRDefault="003811C6" w:rsidP="006B6B5E">
            <w:pPr>
              <w:spacing w:before="0" w:beforeAutospacing="0" w:after="0" w:afterAutospacing="0" w:line="256" w:lineRule="auto"/>
              <w:rPr>
                <w:del w:id="489" w:author="Kook Sec" w:date="2020-09-03T16:45:00Z"/>
                <w:rFonts w:ascii="David" w:eastAsia="Calibri" w:hAnsi="David" w:cs="David"/>
                <w:b/>
                <w:sz w:val="24"/>
                <w:szCs w:val="24"/>
                <w:lang w:eastAsia="he-IL"/>
              </w:rPr>
            </w:pPr>
          </w:p>
        </w:tc>
      </w:tr>
      <w:tr w:rsidR="003811C6" w:rsidRPr="0009511C" w:rsidDel="00F50FF8" w14:paraId="1F8EF98E" w14:textId="77777777" w:rsidTr="006B6B5E">
        <w:trPr>
          <w:trHeight w:val="391"/>
          <w:del w:id="490" w:author="Kook Sec" w:date="2020-09-03T16:45:00Z"/>
        </w:trPr>
        <w:tc>
          <w:tcPr>
            <w:tcW w:w="4068" w:type="dxa"/>
            <w:tcBorders>
              <w:top w:val="single" w:sz="4" w:space="0" w:color="auto"/>
              <w:left w:val="single" w:sz="4" w:space="0" w:color="auto"/>
              <w:bottom w:val="single" w:sz="4" w:space="0" w:color="auto"/>
              <w:right w:val="single" w:sz="4" w:space="0" w:color="auto"/>
            </w:tcBorders>
            <w:hideMark/>
          </w:tcPr>
          <w:p w14:paraId="24D1E5BF" w14:textId="77777777" w:rsidR="003811C6" w:rsidRPr="0009511C" w:rsidDel="00F50FF8" w:rsidRDefault="003811C6" w:rsidP="006B6B5E">
            <w:pPr>
              <w:spacing w:before="0" w:beforeAutospacing="0" w:after="0" w:afterAutospacing="0" w:line="240" w:lineRule="auto"/>
              <w:rPr>
                <w:del w:id="491" w:author="Kook Sec" w:date="2020-09-03T16:45:00Z"/>
                <w:rFonts w:ascii="David" w:eastAsia="Calibri" w:hAnsi="David" w:cs="David"/>
                <w:sz w:val="24"/>
                <w:szCs w:val="24"/>
                <w:rtl/>
                <w:lang w:eastAsia="he-IL"/>
              </w:rPr>
            </w:pPr>
            <w:del w:id="492" w:author="Kook Sec" w:date="2020-09-03T16:45:00Z">
              <w:r w:rsidRPr="0009511C" w:rsidDel="00F50FF8">
                <w:rPr>
                  <w:rFonts w:ascii="David" w:eastAsia="Calibri" w:hAnsi="David" w:cs="David" w:hint="cs"/>
                  <w:sz w:val="24"/>
                  <w:szCs w:val="24"/>
                  <w:rtl/>
                  <w:lang w:eastAsia="he-IL"/>
                </w:rPr>
                <w:delText xml:space="preserve">מען </w:delText>
              </w:r>
            </w:del>
          </w:p>
          <w:p w14:paraId="236784C3" w14:textId="77777777" w:rsidR="003811C6" w:rsidRPr="0009511C" w:rsidDel="00F50FF8" w:rsidRDefault="003811C6" w:rsidP="006B6B5E">
            <w:pPr>
              <w:spacing w:before="0" w:beforeAutospacing="0" w:after="0" w:afterAutospacing="0" w:line="240" w:lineRule="auto"/>
              <w:rPr>
                <w:del w:id="493" w:author="Kook Sec" w:date="2020-09-03T16:45:00Z"/>
                <w:rFonts w:ascii="David" w:eastAsia="Calibri" w:hAnsi="David" w:cs="David"/>
                <w:sz w:val="24"/>
                <w:szCs w:val="24"/>
                <w:rtl/>
                <w:lang w:eastAsia="he-IL"/>
              </w:rPr>
            </w:pPr>
            <w:del w:id="494" w:author="Kook Sec" w:date="2020-09-03T16:45:00Z">
              <w:r w:rsidRPr="0009511C" w:rsidDel="00F50FF8">
                <w:rPr>
                  <w:rFonts w:ascii="David" w:eastAsia="Calibri" w:hAnsi="David" w:cs="David" w:hint="cs"/>
                  <w:sz w:val="24"/>
                  <w:szCs w:val="24"/>
                  <w:rtl/>
                  <w:lang w:eastAsia="he-IL"/>
                </w:rPr>
                <w:delText>יוני נתניהו 1ג', אור-יהודה</w:delText>
              </w:r>
            </w:del>
          </w:p>
        </w:tc>
        <w:tc>
          <w:tcPr>
            <w:tcW w:w="1974" w:type="dxa"/>
            <w:tcBorders>
              <w:top w:val="single" w:sz="4" w:space="0" w:color="auto"/>
              <w:left w:val="single" w:sz="4" w:space="0" w:color="auto"/>
              <w:bottom w:val="single" w:sz="4" w:space="0" w:color="auto"/>
              <w:right w:val="single" w:sz="4" w:space="0" w:color="auto"/>
            </w:tcBorders>
            <w:hideMark/>
          </w:tcPr>
          <w:p w14:paraId="555D0567" w14:textId="77777777" w:rsidR="003811C6" w:rsidRPr="0009511C" w:rsidDel="00F50FF8" w:rsidRDefault="003811C6" w:rsidP="006B6B5E">
            <w:pPr>
              <w:spacing w:before="0" w:beforeAutospacing="0" w:after="0" w:afterAutospacing="0" w:line="240" w:lineRule="auto"/>
              <w:rPr>
                <w:del w:id="495" w:author="Kook Sec" w:date="2020-09-03T16:45:00Z"/>
                <w:rFonts w:ascii="David" w:eastAsia="Calibri" w:hAnsi="David" w:cs="David"/>
                <w:sz w:val="24"/>
                <w:szCs w:val="24"/>
                <w:lang w:eastAsia="he-IL"/>
              </w:rPr>
            </w:pPr>
            <w:del w:id="496" w:author="Kook Sec" w:date="2020-09-03T16:45:00Z">
              <w:r w:rsidRPr="0009511C" w:rsidDel="00F50FF8">
                <w:rPr>
                  <w:rFonts w:ascii="David" w:eastAsia="Calibri" w:hAnsi="David" w:cs="David" w:hint="cs"/>
                  <w:sz w:val="24"/>
                  <w:szCs w:val="24"/>
                  <w:rtl/>
                  <w:lang w:eastAsia="he-IL"/>
                </w:rPr>
                <w:delText>מען</w:delText>
              </w:r>
            </w:del>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A53514" w14:textId="77777777" w:rsidR="003811C6" w:rsidRPr="0009511C" w:rsidDel="00F50FF8" w:rsidRDefault="003811C6" w:rsidP="006B6B5E">
            <w:pPr>
              <w:spacing w:before="0" w:beforeAutospacing="0" w:after="0" w:afterAutospacing="0" w:line="256" w:lineRule="auto"/>
              <w:rPr>
                <w:del w:id="497" w:author="Kook Sec" w:date="2020-09-03T16:45:00Z"/>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F2395A" w14:textId="77777777" w:rsidR="003811C6" w:rsidRPr="0009511C" w:rsidDel="00F50FF8" w:rsidRDefault="003811C6" w:rsidP="006B6B5E">
            <w:pPr>
              <w:spacing w:before="0" w:beforeAutospacing="0" w:after="0" w:afterAutospacing="0" w:line="256" w:lineRule="auto"/>
              <w:rPr>
                <w:del w:id="498" w:author="Kook Sec" w:date="2020-09-03T16:45:00Z"/>
                <w:rFonts w:ascii="David" w:eastAsia="Calibri" w:hAnsi="David" w:cs="David"/>
                <w:b/>
                <w:sz w:val="24"/>
                <w:szCs w:val="24"/>
                <w:lang w:eastAsia="he-IL"/>
              </w:rPr>
            </w:pPr>
          </w:p>
        </w:tc>
      </w:tr>
    </w:tbl>
    <w:p w14:paraId="4B08777B" w14:textId="77777777" w:rsidR="003811C6" w:rsidRPr="0009511C" w:rsidDel="00F50FF8" w:rsidRDefault="003811C6" w:rsidP="003811C6">
      <w:pPr>
        <w:spacing w:before="0" w:beforeAutospacing="0" w:after="200" w:afterAutospacing="0" w:line="276" w:lineRule="auto"/>
        <w:outlineLvl w:val="0"/>
        <w:rPr>
          <w:del w:id="499" w:author="Kook Sec" w:date="2020-09-03T16:45:00Z"/>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rsidDel="00F50FF8" w14:paraId="0B5B4C9E" w14:textId="77777777" w:rsidTr="006B6B5E">
        <w:trPr>
          <w:trHeight w:val="303"/>
          <w:tblHeader/>
          <w:del w:id="500" w:author="Kook Sec" w:date="2020-09-03T16:45:00Z"/>
        </w:trPr>
        <w:tc>
          <w:tcPr>
            <w:tcW w:w="11535" w:type="dxa"/>
            <w:gridSpan w:val="8"/>
            <w:tcBorders>
              <w:top w:val="single" w:sz="4" w:space="0" w:color="auto"/>
              <w:left w:val="single" w:sz="4" w:space="0" w:color="auto"/>
              <w:bottom w:val="single" w:sz="4" w:space="0" w:color="auto"/>
              <w:right w:val="single" w:sz="4" w:space="0" w:color="auto"/>
            </w:tcBorders>
            <w:hideMark/>
          </w:tcPr>
          <w:p w14:paraId="1EDC7AAF" w14:textId="77777777" w:rsidR="003811C6" w:rsidRPr="0009511C" w:rsidDel="00F50FF8" w:rsidRDefault="003811C6" w:rsidP="006B6B5E">
            <w:pPr>
              <w:spacing w:before="0" w:beforeAutospacing="0" w:after="0" w:afterAutospacing="0" w:line="240" w:lineRule="auto"/>
              <w:rPr>
                <w:del w:id="501" w:author="Kook Sec" w:date="2020-09-03T16:45:00Z"/>
                <w:rFonts w:ascii="David" w:eastAsia="Calibri" w:hAnsi="David" w:cs="David"/>
                <w:sz w:val="24"/>
                <w:szCs w:val="24"/>
                <w:rtl/>
                <w:lang w:eastAsia="he-IL"/>
              </w:rPr>
            </w:pPr>
            <w:del w:id="502" w:author="Kook Sec" w:date="2020-09-03T16:45:00Z">
              <w:r w:rsidRPr="0009511C" w:rsidDel="00F50FF8">
                <w:rPr>
                  <w:rFonts w:ascii="David" w:eastAsia="Calibri" w:hAnsi="David" w:cs="David" w:hint="cs"/>
                  <w:sz w:val="24"/>
                  <w:szCs w:val="24"/>
                  <w:rtl/>
                  <w:lang w:eastAsia="he-IL"/>
                </w:rPr>
                <w:delText>כיסויים</w:delText>
              </w:r>
            </w:del>
          </w:p>
        </w:tc>
      </w:tr>
      <w:tr w:rsidR="003811C6" w:rsidRPr="0009511C" w:rsidDel="00F50FF8" w14:paraId="2B801890" w14:textId="77777777" w:rsidTr="006B6B5E">
        <w:trPr>
          <w:trHeight w:val="173"/>
          <w:del w:id="503" w:author="Kook Sec" w:date="2020-09-03T16:45:00Z"/>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96EFFC" w14:textId="77777777" w:rsidR="003811C6" w:rsidRPr="0009511C" w:rsidDel="00F50FF8" w:rsidRDefault="003811C6" w:rsidP="006B6B5E">
            <w:pPr>
              <w:spacing w:before="0" w:beforeAutospacing="0" w:after="0" w:afterAutospacing="0" w:line="240" w:lineRule="auto"/>
              <w:rPr>
                <w:del w:id="504" w:author="Kook Sec" w:date="2020-09-03T16:45:00Z"/>
                <w:rFonts w:ascii="David" w:eastAsia="Calibri" w:hAnsi="David" w:cs="David"/>
                <w:sz w:val="24"/>
                <w:szCs w:val="24"/>
                <w:rtl/>
                <w:lang w:eastAsia="he-IL"/>
              </w:rPr>
            </w:pPr>
            <w:del w:id="505" w:author="Kook Sec" w:date="2020-09-03T16:45:00Z">
              <w:r w:rsidRPr="0009511C" w:rsidDel="00F50FF8">
                <w:rPr>
                  <w:rFonts w:ascii="David" w:eastAsia="Calibri" w:hAnsi="David" w:cs="David" w:hint="cs"/>
                  <w:sz w:val="24"/>
                  <w:szCs w:val="24"/>
                  <w:rtl/>
                  <w:lang w:eastAsia="he-IL"/>
                </w:rPr>
                <w:delText>סוג הביטוח</w:delText>
              </w:r>
            </w:del>
          </w:p>
          <w:p w14:paraId="6181854A" w14:textId="77777777" w:rsidR="003811C6" w:rsidRPr="0009511C" w:rsidDel="00F50FF8" w:rsidRDefault="003811C6" w:rsidP="006B6B5E">
            <w:pPr>
              <w:spacing w:before="0" w:beforeAutospacing="0" w:after="0" w:afterAutospacing="0" w:line="240" w:lineRule="auto"/>
              <w:rPr>
                <w:del w:id="506" w:author="Kook Sec" w:date="2020-09-03T16:45:00Z"/>
                <w:rFonts w:ascii="David" w:eastAsia="Calibri" w:hAnsi="David" w:cs="David"/>
                <w:sz w:val="24"/>
                <w:szCs w:val="24"/>
                <w:rtl/>
                <w:lang w:eastAsia="he-IL"/>
              </w:rPr>
            </w:pPr>
          </w:p>
          <w:p w14:paraId="40E3538E" w14:textId="77777777" w:rsidR="003811C6" w:rsidRPr="0009511C" w:rsidDel="00F50FF8" w:rsidRDefault="003811C6" w:rsidP="006B6B5E">
            <w:pPr>
              <w:spacing w:before="0" w:beforeAutospacing="0" w:after="0" w:afterAutospacing="0" w:line="240" w:lineRule="auto"/>
              <w:rPr>
                <w:del w:id="507" w:author="Kook Sec" w:date="2020-09-03T16:45:00Z"/>
                <w:rFonts w:ascii="David" w:eastAsia="Calibri" w:hAnsi="David" w:cs="David"/>
                <w:sz w:val="24"/>
                <w:szCs w:val="24"/>
                <w:rtl/>
                <w:lang w:eastAsia="he-IL"/>
              </w:rPr>
            </w:pPr>
            <w:del w:id="508" w:author="Kook Sec" w:date="2020-09-03T16:45:00Z">
              <w:r w:rsidRPr="0009511C" w:rsidDel="00F50FF8">
                <w:rPr>
                  <w:rFonts w:ascii="David" w:eastAsia="Calibri" w:hAnsi="David" w:cs="David" w:hint="cs"/>
                  <w:sz w:val="24"/>
                  <w:szCs w:val="24"/>
                  <w:rtl/>
                  <w:lang w:eastAsia="he-IL"/>
                </w:rPr>
                <w:delText>חלוקה לפי גבולות אחריות או סכומי ביטוח</w:delText>
              </w:r>
            </w:del>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094919" w14:textId="77777777" w:rsidR="003811C6" w:rsidRPr="0009511C" w:rsidDel="00F50FF8" w:rsidRDefault="003811C6" w:rsidP="006B6B5E">
            <w:pPr>
              <w:spacing w:before="0" w:beforeAutospacing="0" w:after="0" w:afterAutospacing="0" w:line="240" w:lineRule="auto"/>
              <w:rPr>
                <w:del w:id="509" w:author="Kook Sec" w:date="2020-09-03T16:45:00Z"/>
                <w:rFonts w:ascii="David" w:eastAsia="Calibri" w:hAnsi="David" w:cs="David"/>
                <w:sz w:val="24"/>
                <w:szCs w:val="24"/>
                <w:rtl/>
                <w:lang w:eastAsia="he-IL"/>
              </w:rPr>
            </w:pPr>
            <w:del w:id="510" w:author="Kook Sec" w:date="2020-09-03T16:45:00Z">
              <w:r w:rsidRPr="0009511C" w:rsidDel="00F50FF8">
                <w:rPr>
                  <w:rFonts w:ascii="David" w:eastAsia="Calibri" w:hAnsi="David" w:cs="David" w:hint="cs"/>
                  <w:sz w:val="24"/>
                  <w:szCs w:val="24"/>
                  <w:rtl/>
                  <w:lang w:eastAsia="he-IL"/>
                </w:rPr>
                <w:delText>מספר הפוליסה</w:delText>
              </w:r>
            </w:del>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462E1B" w14:textId="77777777" w:rsidR="003811C6" w:rsidRPr="0009511C" w:rsidDel="00F50FF8" w:rsidRDefault="003811C6" w:rsidP="006B6B5E">
            <w:pPr>
              <w:spacing w:before="0" w:beforeAutospacing="0" w:after="0" w:afterAutospacing="0" w:line="240" w:lineRule="auto"/>
              <w:rPr>
                <w:del w:id="511" w:author="Kook Sec" w:date="2020-09-03T16:45:00Z"/>
                <w:rFonts w:ascii="David" w:eastAsia="Calibri" w:hAnsi="David" w:cs="David"/>
                <w:sz w:val="24"/>
                <w:szCs w:val="24"/>
                <w:rtl/>
                <w:lang w:eastAsia="he-IL"/>
              </w:rPr>
            </w:pPr>
            <w:del w:id="512" w:author="Kook Sec" w:date="2020-09-03T16:45:00Z">
              <w:r w:rsidRPr="0009511C" w:rsidDel="00F50FF8">
                <w:rPr>
                  <w:rFonts w:ascii="David" w:eastAsia="Calibri" w:hAnsi="David" w:cs="David" w:hint="cs"/>
                  <w:sz w:val="24"/>
                  <w:szCs w:val="24"/>
                  <w:rtl/>
                  <w:lang w:eastAsia="he-IL"/>
                </w:rPr>
                <w:delText>נוסח ומהדורת הפוליסה</w:delText>
              </w:r>
            </w:del>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639C8D" w14:textId="77777777" w:rsidR="003811C6" w:rsidRPr="0009511C" w:rsidDel="00F50FF8" w:rsidRDefault="003811C6" w:rsidP="006B6B5E">
            <w:pPr>
              <w:spacing w:before="0" w:beforeAutospacing="0" w:after="0" w:afterAutospacing="0" w:line="240" w:lineRule="auto"/>
              <w:rPr>
                <w:del w:id="513" w:author="Kook Sec" w:date="2020-09-03T16:45:00Z"/>
                <w:rFonts w:ascii="David" w:eastAsia="Calibri" w:hAnsi="David" w:cs="David"/>
                <w:sz w:val="24"/>
                <w:szCs w:val="24"/>
                <w:rtl/>
                <w:lang w:eastAsia="he-IL"/>
              </w:rPr>
            </w:pPr>
            <w:del w:id="514" w:author="Kook Sec" w:date="2020-09-03T16:45:00Z">
              <w:r w:rsidRPr="0009511C" w:rsidDel="00F50FF8">
                <w:rPr>
                  <w:rFonts w:ascii="David" w:eastAsia="Calibri" w:hAnsi="David" w:cs="David" w:hint="cs"/>
                  <w:sz w:val="24"/>
                  <w:szCs w:val="24"/>
                  <w:rtl/>
                  <w:lang w:eastAsia="he-IL"/>
                </w:rPr>
                <w:delText>תאריך תחילה</w:delText>
              </w:r>
            </w:del>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797F6D" w14:textId="77777777" w:rsidR="003811C6" w:rsidRPr="0009511C" w:rsidDel="00F50FF8" w:rsidRDefault="003811C6" w:rsidP="006B6B5E">
            <w:pPr>
              <w:spacing w:before="0" w:beforeAutospacing="0" w:after="0" w:afterAutospacing="0" w:line="240" w:lineRule="auto"/>
              <w:rPr>
                <w:del w:id="515" w:author="Kook Sec" w:date="2020-09-03T16:45:00Z"/>
                <w:rFonts w:ascii="David" w:eastAsia="Calibri" w:hAnsi="David" w:cs="David"/>
                <w:sz w:val="24"/>
                <w:szCs w:val="24"/>
                <w:rtl/>
                <w:lang w:eastAsia="he-IL"/>
              </w:rPr>
            </w:pPr>
            <w:del w:id="516" w:author="Kook Sec" w:date="2020-09-03T16:45:00Z">
              <w:r w:rsidRPr="0009511C" w:rsidDel="00F50FF8">
                <w:rPr>
                  <w:rFonts w:ascii="David" w:eastAsia="Calibri" w:hAnsi="David" w:cs="David" w:hint="cs"/>
                  <w:sz w:val="24"/>
                  <w:szCs w:val="24"/>
                  <w:rtl/>
                  <w:lang w:eastAsia="he-IL"/>
                </w:rPr>
                <w:delText>תאריך סיום</w:delText>
              </w:r>
            </w:del>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61A46E6" w14:textId="77777777" w:rsidR="003811C6" w:rsidRPr="0009511C" w:rsidDel="00F50FF8" w:rsidRDefault="003811C6" w:rsidP="006B6B5E">
            <w:pPr>
              <w:spacing w:before="0" w:beforeAutospacing="0" w:after="0" w:afterAutospacing="0" w:line="240" w:lineRule="auto"/>
              <w:rPr>
                <w:del w:id="517" w:author="Kook Sec" w:date="2020-09-03T16:45:00Z"/>
                <w:rFonts w:ascii="David" w:eastAsia="Calibri" w:hAnsi="David" w:cs="David"/>
                <w:sz w:val="24"/>
                <w:szCs w:val="24"/>
                <w:rtl/>
                <w:lang w:eastAsia="he-IL"/>
              </w:rPr>
            </w:pPr>
            <w:del w:id="518" w:author="Kook Sec" w:date="2020-09-03T16:45:00Z">
              <w:r w:rsidRPr="0009511C" w:rsidDel="00F50FF8">
                <w:rPr>
                  <w:rFonts w:ascii="David" w:eastAsia="Calibri" w:hAnsi="David" w:cs="David" w:hint="cs"/>
                  <w:sz w:val="24"/>
                  <w:szCs w:val="24"/>
                  <w:rtl/>
                  <w:lang w:eastAsia="he-IL"/>
                </w:rPr>
                <w:delText>גבול האחריות/ סכום ביטוח</w:delText>
              </w:r>
            </w:del>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91EB847" w14:textId="77777777" w:rsidR="003811C6" w:rsidRPr="0009511C" w:rsidDel="00F50FF8" w:rsidRDefault="003811C6" w:rsidP="006B6B5E">
            <w:pPr>
              <w:spacing w:before="0" w:beforeAutospacing="0" w:after="0" w:afterAutospacing="0" w:line="240" w:lineRule="auto"/>
              <w:rPr>
                <w:del w:id="519" w:author="Kook Sec" w:date="2020-09-03T16:45:00Z"/>
                <w:rFonts w:ascii="David" w:eastAsia="Calibri" w:hAnsi="David" w:cs="David"/>
                <w:sz w:val="24"/>
                <w:szCs w:val="24"/>
                <w:rtl/>
                <w:lang w:eastAsia="he-IL"/>
              </w:rPr>
            </w:pPr>
            <w:del w:id="520" w:author="Kook Sec" w:date="2020-09-03T16:45:00Z">
              <w:r w:rsidRPr="0009511C" w:rsidDel="00F50FF8">
                <w:rPr>
                  <w:rFonts w:ascii="David" w:eastAsia="Calibri" w:hAnsi="David" w:cs="David" w:hint="cs"/>
                  <w:sz w:val="24"/>
                  <w:szCs w:val="24"/>
                  <w:rtl/>
                  <w:lang w:eastAsia="he-IL"/>
                </w:rPr>
                <w:delText xml:space="preserve">כיסויים נוספים בתוקף וביטול חריגים </w:delText>
              </w:r>
            </w:del>
          </w:p>
          <w:p w14:paraId="1A9043A7" w14:textId="77777777" w:rsidR="003811C6" w:rsidRPr="0009511C" w:rsidDel="00F50FF8" w:rsidRDefault="003811C6" w:rsidP="006B6B5E">
            <w:pPr>
              <w:spacing w:before="0" w:beforeAutospacing="0" w:after="0" w:afterAutospacing="0" w:line="240" w:lineRule="auto"/>
              <w:rPr>
                <w:del w:id="521" w:author="Kook Sec" w:date="2020-09-03T16:45:00Z"/>
                <w:rFonts w:ascii="David" w:eastAsia="Calibri" w:hAnsi="David" w:cs="David"/>
                <w:sz w:val="24"/>
                <w:szCs w:val="24"/>
                <w:rtl/>
                <w:lang w:eastAsia="he-IL"/>
              </w:rPr>
            </w:pPr>
            <w:del w:id="522" w:author="Kook Sec" w:date="2020-09-03T16:45:00Z">
              <w:r w:rsidRPr="0009511C" w:rsidDel="00F50FF8">
                <w:rPr>
                  <w:rFonts w:ascii="David" w:eastAsia="Calibri" w:hAnsi="David" w:cs="David" w:hint="cs"/>
                  <w:sz w:val="24"/>
                  <w:szCs w:val="24"/>
                  <w:rtl/>
                  <w:lang w:eastAsia="he-IL"/>
                </w:rPr>
                <w:delText>יש לציין קוד כיסוי בהתאם לנספח ד'</w:delText>
              </w:r>
            </w:del>
          </w:p>
        </w:tc>
      </w:tr>
      <w:tr w:rsidR="003811C6" w:rsidRPr="0009511C" w:rsidDel="00F50FF8" w14:paraId="292E9EC1" w14:textId="77777777" w:rsidTr="006B6B5E">
        <w:trPr>
          <w:trHeight w:val="43"/>
          <w:del w:id="523" w:author="Kook Sec" w:date="2020-09-03T16:45:00Z"/>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C3B1D4F" w14:textId="77777777" w:rsidR="003811C6" w:rsidRPr="0009511C" w:rsidDel="00F50FF8" w:rsidRDefault="003811C6" w:rsidP="006B6B5E">
            <w:pPr>
              <w:spacing w:before="0" w:beforeAutospacing="0" w:after="0" w:afterAutospacing="0" w:line="256" w:lineRule="auto"/>
              <w:rPr>
                <w:del w:id="524" w:author="Kook Sec" w:date="2020-09-03T16:45:00Z"/>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2E0471A" w14:textId="77777777" w:rsidR="003811C6" w:rsidRPr="0009511C" w:rsidDel="00F50FF8" w:rsidRDefault="003811C6" w:rsidP="006B6B5E">
            <w:pPr>
              <w:spacing w:before="0" w:beforeAutospacing="0" w:after="0" w:afterAutospacing="0" w:line="256" w:lineRule="auto"/>
              <w:rPr>
                <w:del w:id="525" w:author="Kook Sec" w:date="2020-09-03T16:45:00Z"/>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1147D65" w14:textId="77777777" w:rsidR="003811C6" w:rsidRPr="0009511C" w:rsidDel="00F50FF8" w:rsidRDefault="003811C6" w:rsidP="006B6B5E">
            <w:pPr>
              <w:spacing w:before="0" w:beforeAutospacing="0" w:after="0" w:afterAutospacing="0" w:line="256" w:lineRule="auto"/>
              <w:rPr>
                <w:del w:id="526" w:author="Kook Sec" w:date="2020-09-03T16:45:00Z"/>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A1B7A6F" w14:textId="77777777" w:rsidR="003811C6" w:rsidRPr="0009511C" w:rsidDel="00F50FF8" w:rsidRDefault="003811C6" w:rsidP="006B6B5E">
            <w:pPr>
              <w:spacing w:before="0" w:beforeAutospacing="0" w:after="0" w:afterAutospacing="0" w:line="256" w:lineRule="auto"/>
              <w:rPr>
                <w:del w:id="527" w:author="Kook Sec" w:date="2020-09-03T16:45:00Z"/>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B34DFFF" w14:textId="77777777" w:rsidR="003811C6" w:rsidRPr="0009511C" w:rsidDel="00F50FF8" w:rsidRDefault="003811C6" w:rsidP="006B6B5E">
            <w:pPr>
              <w:spacing w:before="0" w:beforeAutospacing="0" w:after="0" w:afterAutospacing="0" w:line="256" w:lineRule="auto"/>
              <w:rPr>
                <w:del w:id="528" w:author="Kook Sec" w:date="2020-09-03T16:45:00Z"/>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6821426" w14:textId="77777777" w:rsidR="003811C6" w:rsidRPr="0009511C" w:rsidDel="00F50FF8" w:rsidRDefault="003811C6" w:rsidP="006B6B5E">
            <w:pPr>
              <w:spacing w:before="0" w:beforeAutospacing="0" w:after="0" w:afterAutospacing="0" w:line="240" w:lineRule="auto"/>
              <w:rPr>
                <w:del w:id="529" w:author="Kook Sec" w:date="2020-09-03T16:45:00Z"/>
                <w:rFonts w:ascii="David" w:eastAsia="Calibri" w:hAnsi="David" w:cs="David"/>
                <w:sz w:val="24"/>
                <w:szCs w:val="24"/>
                <w:rtl/>
                <w:lang w:eastAsia="he-IL"/>
              </w:rPr>
            </w:pPr>
            <w:del w:id="530" w:author="Kook Sec" w:date="2020-09-03T16:45:00Z">
              <w:r w:rsidRPr="0009511C" w:rsidDel="00F50FF8">
                <w:rPr>
                  <w:rFonts w:ascii="David" w:eastAsia="Calibri" w:hAnsi="David" w:cs="David" w:hint="cs"/>
                  <w:sz w:val="24"/>
                  <w:szCs w:val="24"/>
                  <w:rtl/>
                  <w:lang w:eastAsia="he-IL"/>
                </w:rPr>
                <w:delText>סכום</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74BDFD3" w14:textId="77777777" w:rsidR="003811C6" w:rsidRPr="0009511C" w:rsidDel="00F50FF8" w:rsidRDefault="003811C6" w:rsidP="006B6B5E">
            <w:pPr>
              <w:spacing w:before="0" w:beforeAutospacing="0" w:after="0" w:afterAutospacing="0" w:line="240" w:lineRule="auto"/>
              <w:rPr>
                <w:del w:id="531" w:author="Kook Sec" w:date="2020-09-03T16:45:00Z"/>
                <w:rFonts w:ascii="David" w:eastAsia="Calibri" w:hAnsi="David" w:cs="David"/>
                <w:sz w:val="24"/>
                <w:szCs w:val="24"/>
                <w:rtl/>
                <w:lang w:eastAsia="he-IL"/>
              </w:rPr>
            </w:pPr>
            <w:del w:id="532" w:author="Kook Sec" w:date="2020-09-03T16:45:00Z">
              <w:r w:rsidRPr="0009511C" w:rsidDel="00F50FF8">
                <w:rPr>
                  <w:rFonts w:ascii="David" w:eastAsia="Calibri" w:hAnsi="David" w:cs="David" w:hint="cs"/>
                  <w:sz w:val="24"/>
                  <w:szCs w:val="24"/>
                  <w:rtl/>
                  <w:lang w:eastAsia="he-IL"/>
                </w:rPr>
                <w:delText>מטבע</w:delText>
              </w:r>
            </w:del>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4D6A2C1" w14:textId="77777777" w:rsidR="003811C6" w:rsidRPr="0009511C" w:rsidDel="00F50FF8" w:rsidRDefault="003811C6" w:rsidP="006B6B5E">
            <w:pPr>
              <w:spacing w:before="0" w:beforeAutospacing="0" w:after="0" w:afterAutospacing="0" w:line="256" w:lineRule="auto"/>
              <w:rPr>
                <w:del w:id="533" w:author="Kook Sec" w:date="2020-09-03T16:45:00Z"/>
                <w:rFonts w:ascii="David" w:eastAsia="Calibri" w:hAnsi="David" w:cs="David"/>
                <w:sz w:val="24"/>
                <w:szCs w:val="24"/>
                <w:lang w:eastAsia="he-IL"/>
              </w:rPr>
            </w:pPr>
          </w:p>
        </w:tc>
      </w:tr>
      <w:tr w:rsidR="003811C6" w:rsidRPr="0009511C" w:rsidDel="00F50FF8" w14:paraId="6401574F" w14:textId="77777777" w:rsidTr="006B6B5E">
        <w:trPr>
          <w:trHeight w:val="850"/>
          <w:del w:id="534" w:author="Kook Sec" w:date="2020-09-03T16:45:00Z"/>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C8D2761" w14:textId="77777777" w:rsidR="003811C6" w:rsidRPr="0009511C" w:rsidDel="00F50FF8" w:rsidRDefault="003811C6" w:rsidP="006B6B5E">
            <w:pPr>
              <w:spacing w:before="0" w:beforeAutospacing="0" w:after="0" w:afterAutospacing="0" w:line="240" w:lineRule="auto"/>
              <w:rPr>
                <w:del w:id="535" w:author="Kook Sec" w:date="2020-09-03T16:45:00Z"/>
                <w:rFonts w:ascii="David" w:eastAsia="Calibri" w:hAnsi="David" w:cs="David"/>
                <w:sz w:val="24"/>
                <w:szCs w:val="24"/>
                <w:rtl/>
                <w:lang w:eastAsia="he-IL"/>
              </w:rPr>
            </w:pPr>
            <w:del w:id="536" w:author="Kook Sec" w:date="2020-09-03T16:45:00Z">
              <w:r w:rsidRPr="0009511C" w:rsidDel="00F50FF8">
                <w:rPr>
                  <w:rFonts w:ascii="David" w:eastAsia="Calibri" w:hAnsi="David" w:cs="David" w:hint="cs"/>
                  <w:sz w:val="24"/>
                  <w:szCs w:val="24"/>
                  <w:rtl/>
                  <w:lang w:eastAsia="he-IL"/>
                </w:rPr>
                <w:delText>צד ג'</w:delText>
              </w:r>
            </w:del>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E2CA933" w14:textId="77777777" w:rsidR="003811C6" w:rsidRPr="0009511C" w:rsidDel="00F50FF8" w:rsidRDefault="003811C6" w:rsidP="006B6B5E">
            <w:pPr>
              <w:spacing w:before="0" w:beforeAutospacing="0" w:after="0" w:afterAutospacing="0" w:line="240" w:lineRule="auto"/>
              <w:rPr>
                <w:del w:id="537" w:author="Kook Sec" w:date="2020-09-03T16:45:00Z"/>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263F833" w14:textId="77777777" w:rsidR="003811C6" w:rsidRPr="0009511C" w:rsidDel="00F50FF8" w:rsidRDefault="003811C6" w:rsidP="006B6B5E">
            <w:pPr>
              <w:spacing w:before="0" w:beforeAutospacing="0" w:after="0" w:afterAutospacing="0" w:line="240" w:lineRule="auto"/>
              <w:rPr>
                <w:del w:id="538" w:author="Kook Sec" w:date="2020-09-03T16:45:00Z"/>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0357ADD" w14:textId="77777777" w:rsidR="003811C6" w:rsidRPr="0009511C" w:rsidDel="00F50FF8" w:rsidRDefault="003811C6" w:rsidP="006B6B5E">
            <w:pPr>
              <w:spacing w:before="0" w:beforeAutospacing="0" w:after="0" w:afterAutospacing="0" w:line="240" w:lineRule="auto"/>
              <w:rPr>
                <w:del w:id="539" w:author="Kook Sec" w:date="2020-09-03T16:45:00Z"/>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EB77548" w14:textId="77777777" w:rsidR="003811C6" w:rsidRPr="0009511C" w:rsidDel="00F50FF8" w:rsidRDefault="003811C6" w:rsidP="006B6B5E">
            <w:pPr>
              <w:spacing w:before="0" w:beforeAutospacing="0" w:after="0" w:afterAutospacing="0" w:line="240" w:lineRule="auto"/>
              <w:rPr>
                <w:del w:id="540" w:author="Kook Sec" w:date="2020-09-03T16:45:00Z"/>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F1B34E1" w14:textId="77777777" w:rsidR="003811C6" w:rsidRPr="0009511C" w:rsidDel="00F50FF8" w:rsidRDefault="003811C6" w:rsidP="006B6B5E">
            <w:pPr>
              <w:spacing w:before="0" w:beforeAutospacing="0" w:after="0" w:afterAutospacing="0" w:line="240" w:lineRule="auto"/>
              <w:rPr>
                <w:del w:id="541" w:author="Kook Sec" w:date="2020-09-03T16:45:00Z"/>
                <w:rFonts w:ascii="David" w:eastAsia="Calibri" w:hAnsi="David" w:cs="David"/>
                <w:sz w:val="24"/>
                <w:szCs w:val="24"/>
                <w:rtl/>
                <w:lang w:eastAsia="he-IL"/>
              </w:rPr>
            </w:pPr>
            <w:del w:id="542" w:author="Kook Sec" w:date="2020-09-03T16:45:00Z">
              <w:r w:rsidRPr="0009511C" w:rsidDel="00F50FF8">
                <w:rPr>
                  <w:rFonts w:ascii="David" w:eastAsia="Calibri" w:hAnsi="David" w:cs="David" w:hint="cs"/>
                  <w:sz w:val="24"/>
                  <w:szCs w:val="24"/>
                  <w:rtl/>
                  <w:lang w:eastAsia="he-IL"/>
                </w:rPr>
                <w:delText>________לאירוע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1C880E5" w14:textId="77777777" w:rsidR="003811C6" w:rsidRPr="0009511C" w:rsidDel="00F50FF8" w:rsidRDefault="003811C6" w:rsidP="006B6B5E">
            <w:pPr>
              <w:spacing w:before="0" w:beforeAutospacing="0" w:after="0" w:afterAutospacing="0" w:line="240" w:lineRule="auto"/>
              <w:rPr>
                <w:del w:id="543" w:author="Kook Sec" w:date="2020-09-03T16:45:00Z"/>
                <w:rFonts w:ascii="David" w:eastAsia="Calibri" w:hAnsi="David" w:cs="David"/>
                <w:sz w:val="24"/>
                <w:szCs w:val="24"/>
                <w:rtl/>
                <w:lang w:eastAsia="he-IL"/>
              </w:rPr>
            </w:pPr>
            <w:del w:id="544" w:author="Kook Sec" w:date="2020-09-03T16:45:00Z">
              <w:r w:rsidRPr="0009511C" w:rsidDel="00F50FF8">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4058D10" w14:textId="77777777" w:rsidR="003811C6" w:rsidRPr="0009511C" w:rsidDel="00F50FF8" w:rsidRDefault="003811C6" w:rsidP="006B6B5E">
            <w:pPr>
              <w:spacing w:before="0" w:beforeAutospacing="0" w:after="0" w:afterAutospacing="0" w:line="240" w:lineRule="auto"/>
              <w:ind w:left="50" w:right="78"/>
              <w:rPr>
                <w:del w:id="545" w:author="Kook Sec" w:date="2020-09-03T16:45:00Z"/>
                <w:rFonts w:ascii="David" w:eastAsia="Calibri" w:hAnsi="David" w:cs="David"/>
                <w:bCs/>
                <w:sz w:val="24"/>
                <w:szCs w:val="24"/>
                <w:rtl/>
                <w:lang w:eastAsia="he-IL"/>
              </w:rPr>
            </w:pPr>
            <w:del w:id="546" w:author="Kook Sec" w:date="2020-09-03T16:45:00Z">
              <w:r w:rsidRPr="0009511C" w:rsidDel="00F50FF8">
                <w:rPr>
                  <w:rFonts w:ascii="David" w:eastAsia="Calibri" w:hAnsi="David" w:cs="David" w:hint="cs"/>
                  <w:bCs/>
                  <w:sz w:val="24"/>
                  <w:szCs w:val="24"/>
                  <w:rtl/>
                  <w:lang w:eastAsia="he-IL"/>
                </w:rPr>
                <w:delText>304/302/307/315/328/329/321/309</w:delText>
              </w:r>
            </w:del>
          </w:p>
        </w:tc>
      </w:tr>
      <w:tr w:rsidR="003811C6" w:rsidRPr="0009511C" w:rsidDel="00F50FF8" w14:paraId="110FCCC5" w14:textId="77777777" w:rsidTr="006B6B5E">
        <w:trPr>
          <w:trHeight w:val="850"/>
          <w:del w:id="547" w:author="Kook Sec" w:date="2020-09-03T16:45:00Z"/>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27F60E3" w14:textId="77777777" w:rsidR="003811C6" w:rsidRPr="0009511C" w:rsidDel="00F50FF8" w:rsidRDefault="003811C6" w:rsidP="006B6B5E">
            <w:pPr>
              <w:spacing w:before="0" w:beforeAutospacing="0" w:after="0" w:afterAutospacing="0" w:line="240" w:lineRule="auto"/>
              <w:rPr>
                <w:del w:id="548" w:author="Kook Sec" w:date="2020-09-03T16:45:00Z"/>
                <w:rFonts w:ascii="David" w:eastAsia="Calibri" w:hAnsi="David" w:cs="David"/>
                <w:sz w:val="24"/>
                <w:szCs w:val="24"/>
                <w:rtl/>
                <w:lang w:eastAsia="he-IL"/>
              </w:rPr>
            </w:pPr>
            <w:del w:id="549" w:author="Kook Sec" w:date="2020-09-03T16:45:00Z">
              <w:r w:rsidRPr="0009511C" w:rsidDel="00F50FF8">
                <w:rPr>
                  <w:rFonts w:ascii="David" w:eastAsia="Calibri" w:hAnsi="David" w:cs="David" w:hint="cs"/>
                  <w:sz w:val="24"/>
                  <w:szCs w:val="24"/>
                  <w:rtl/>
                  <w:lang w:eastAsia="he-IL"/>
                </w:rPr>
                <w:delText>אחריות מעבידים</w:delText>
              </w:r>
            </w:del>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BB49DF0" w14:textId="77777777" w:rsidR="003811C6" w:rsidRPr="0009511C" w:rsidDel="00F50FF8" w:rsidRDefault="003811C6" w:rsidP="006B6B5E">
            <w:pPr>
              <w:spacing w:before="0" w:beforeAutospacing="0" w:after="0" w:afterAutospacing="0" w:line="240" w:lineRule="auto"/>
              <w:rPr>
                <w:del w:id="550" w:author="Kook Sec" w:date="2020-09-03T16:45:00Z"/>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B1BBFE1" w14:textId="77777777" w:rsidR="003811C6" w:rsidRPr="0009511C" w:rsidDel="00F50FF8" w:rsidRDefault="003811C6" w:rsidP="006B6B5E">
            <w:pPr>
              <w:spacing w:before="0" w:beforeAutospacing="0" w:after="0" w:afterAutospacing="0" w:line="240" w:lineRule="auto"/>
              <w:rPr>
                <w:del w:id="551" w:author="Kook Sec" w:date="2020-09-03T16:45:00Z"/>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29CDD59" w14:textId="77777777" w:rsidR="003811C6" w:rsidRPr="0009511C" w:rsidDel="00F50FF8" w:rsidRDefault="003811C6" w:rsidP="006B6B5E">
            <w:pPr>
              <w:spacing w:before="0" w:beforeAutospacing="0" w:after="0" w:afterAutospacing="0" w:line="240" w:lineRule="auto"/>
              <w:rPr>
                <w:del w:id="552" w:author="Kook Sec" w:date="2020-09-03T16:45:00Z"/>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6E48B88" w14:textId="77777777" w:rsidR="003811C6" w:rsidRPr="0009511C" w:rsidDel="00F50FF8" w:rsidRDefault="003811C6" w:rsidP="006B6B5E">
            <w:pPr>
              <w:spacing w:before="0" w:beforeAutospacing="0" w:after="0" w:afterAutospacing="0" w:line="240" w:lineRule="auto"/>
              <w:rPr>
                <w:del w:id="553" w:author="Kook Sec" w:date="2020-09-03T16:45:00Z"/>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8C99EF8" w14:textId="77777777" w:rsidR="003811C6" w:rsidRPr="0009511C" w:rsidDel="00F50FF8" w:rsidRDefault="003811C6" w:rsidP="006B6B5E">
            <w:pPr>
              <w:spacing w:before="0" w:beforeAutospacing="0" w:after="0" w:afterAutospacing="0" w:line="240" w:lineRule="auto"/>
              <w:rPr>
                <w:del w:id="554" w:author="Kook Sec" w:date="2020-09-03T16:45:00Z"/>
                <w:rFonts w:ascii="David" w:eastAsia="Calibri" w:hAnsi="David" w:cs="David"/>
                <w:sz w:val="24"/>
                <w:szCs w:val="24"/>
                <w:rtl/>
                <w:lang w:eastAsia="he-IL"/>
              </w:rPr>
            </w:pPr>
            <w:del w:id="555" w:author="Kook Sec" w:date="2020-09-03T16:45:00Z">
              <w:r w:rsidRPr="0009511C" w:rsidDel="00F50FF8">
                <w:rPr>
                  <w:rFonts w:ascii="David" w:eastAsia="Calibri" w:hAnsi="David" w:cs="David" w:hint="cs"/>
                  <w:sz w:val="24"/>
                  <w:szCs w:val="24"/>
                  <w:rtl/>
                  <w:lang w:eastAsia="he-IL"/>
                </w:rPr>
                <w:delText>________ לתובע, 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9E483A2" w14:textId="77777777" w:rsidR="003811C6" w:rsidRPr="0009511C" w:rsidDel="00F50FF8" w:rsidRDefault="003811C6" w:rsidP="006B6B5E">
            <w:pPr>
              <w:spacing w:before="0" w:beforeAutospacing="0" w:after="0" w:afterAutospacing="0" w:line="240" w:lineRule="auto"/>
              <w:rPr>
                <w:del w:id="556" w:author="Kook Sec" w:date="2020-09-03T16:45:00Z"/>
                <w:rFonts w:ascii="David" w:eastAsia="Calibri" w:hAnsi="David" w:cs="David"/>
                <w:sz w:val="24"/>
                <w:szCs w:val="24"/>
                <w:rtl/>
                <w:lang w:eastAsia="he-IL"/>
              </w:rPr>
            </w:pPr>
            <w:del w:id="557" w:author="Kook Sec" w:date="2020-09-03T16:45:00Z">
              <w:r w:rsidRPr="0009511C" w:rsidDel="00F50FF8">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E9ABB49" w14:textId="77777777" w:rsidR="003811C6" w:rsidRPr="0009511C" w:rsidDel="00F50FF8" w:rsidRDefault="003811C6" w:rsidP="006B6B5E">
            <w:pPr>
              <w:spacing w:before="0" w:beforeAutospacing="0" w:after="0" w:afterAutospacing="0" w:line="240" w:lineRule="auto"/>
              <w:ind w:left="50" w:right="78"/>
              <w:rPr>
                <w:del w:id="558" w:author="Kook Sec" w:date="2020-09-03T16:45:00Z"/>
                <w:rFonts w:ascii="David" w:eastAsia="Calibri" w:hAnsi="David" w:cs="David"/>
                <w:bCs/>
                <w:sz w:val="24"/>
                <w:szCs w:val="24"/>
                <w:rtl/>
                <w:lang w:eastAsia="he-IL"/>
              </w:rPr>
            </w:pPr>
            <w:del w:id="559" w:author="Kook Sec" w:date="2020-09-03T16:45:00Z">
              <w:r w:rsidRPr="0009511C" w:rsidDel="00F50FF8">
                <w:rPr>
                  <w:rFonts w:ascii="David" w:eastAsia="Calibri" w:hAnsi="David" w:cs="David" w:hint="cs"/>
                  <w:bCs/>
                  <w:sz w:val="24"/>
                  <w:szCs w:val="24"/>
                  <w:rtl/>
                  <w:lang w:eastAsia="he-IL"/>
                </w:rPr>
                <w:delText>304/302/309/308/328/321</w:delText>
              </w:r>
            </w:del>
          </w:p>
        </w:tc>
      </w:tr>
      <w:tr w:rsidR="003811C6" w:rsidRPr="0009511C" w:rsidDel="00F50FF8" w14:paraId="114E644F" w14:textId="77777777" w:rsidTr="006B6B5E">
        <w:trPr>
          <w:trHeight w:val="850"/>
          <w:del w:id="560" w:author="Kook Sec" w:date="2020-09-03T16:45:00Z"/>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62F4EC0" w14:textId="77777777" w:rsidR="003811C6" w:rsidRPr="0009511C" w:rsidDel="00F50FF8" w:rsidRDefault="003811C6" w:rsidP="006B6B5E">
            <w:pPr>
              <w:spacing w:before="0" w:beforeAutospacing="0" w:after="0" w:afterAutospacing="0" w:line="240" w:lineRule="auto"/>
              <w:rPr>
                <w:del w:id="561" w:author="Kook Sec" w:date="2020-09-03T16:45:00Z"/>
                <w:rFonts w:ascii="David" w:eastAsia="Calibri" w:hAnsi="David" w:cs="David"/>
                <w:sz w:val="24"/>
                <w:szCs w:val="24"/>
                <w:rtl/>
                <w:lang w:eastAsia="he-IL"/>
              </w:rPr>
            </w:pPr>
            <w:del w:id="562" w:author="Kook Sec" w:date="2020-09-03T16:45:00Z">
              <w:r w:rsidRPr="0009511C" w:rsidDel="00F50FF8">
                <w:rPr>
                  <w:rFonts w:ascii="David" w:eastAsia="Calibri" w:hAnsi="David" w:cs="David" w:hint="cs"/>
                  <w:sz w:val="24"/>
                  <w:szCs w:val="24"/>
                  <w:rtl/>
                  <w:lang w:eastAsia="he-IL"/>
                </w:rPr>
                <w:delText>אחריות מקצועית</w:delText>
              </w:r>
            </w:del>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ECE387" w14:textId="77777777" w:rsidR="003811C6" w:rsidRPr="0009511C" w:rsidDel="00F50FF8" w:rsidRDefault="003811C6" w:rsidP="006B6B5E">
            <w:pPr>
              <w:spacing w:before="0" w:beforeAutospacing="0" w:after="0" w:afterAutospacing="0" w:line="240" w:lineRule="auto"/>
              <w:rPr>
                <w:del w:id="563" w:author="Kook Sec" w:date="2020-09-03T16:45:00Z"/>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DE1B2B2" w14:textId="77777777" w:rsidR="003811C6" w:rsidRPr="0009511C" w:rsidDel="00F50FF8" w:rsidRDefault="003811C6" w:rsidP="006B6B5E">
            <w:pPr>
              <w:spacing w:before="0" w:beforeAutospacing="0" w:after="0" w:afterAutospacing="0" w:line="240" w:lineRule="auto"/>
              <w:rPr>
                <w:del w:id="564" w:author="Kook Sec" w:date="2020-09-03T16:45:00Z"/>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6912BDC" w14:textId="77777777" w:rsidR="003811C6" w:rsidRPr="0009511C" w:rsidDel="00F50FF8" w:rsidRDefault="003811C6" w:rsidP="006B6B5E">
            <w:pPr>
              <w:spacing w:before="0" w:beforeAutospacing="0" w:after="0" w:afterAutospacing="0" w:line="240" w:lineRule="auto"/>
              <w:rPr>
                <w:del w:id="565" w:author="Kook Sec" w:date="2020-09-03T16:45:00Z"/>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A4C5E8D" w14:textId="77777777" w:rsidR="003811C6" w:rsidRPr="0009511C" w:rsidDel="00F50FF8" w:rsidRDefault="003811C6" w:rsidP="006B6B5E">
            <w:pPr>
              <w:spacing w:before="0" w:beforeAutospacing="0" w:after="0" w:afterAutospacing="0" w:line="240" w:lineRule="auto"/>
              <w:rPr>
                <w:del w:id="566" w:author="Kook Sec" w:date="2020-09-03T16:45:00Z"/>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D439F0" w14:textId="77777777" w:rsidR="003811C6" w:rsidRPr="0009511C" w:rsidDel="00F50FF8" w:rsidRDefault="003811C6" w:rsidP="006B6B5E">
            <w:pPr>
              <w:spacing w:before="0" w:beforeAutospacing="0" w:after="0" w:afterAutospacing="0" w:line="240" w:lineRule="auto"/>
              <w:rPr>
                <w:del w:id="567" w:author="Kook Sec" w:date="2020-09-03T16:45:00Z"/>
                <w:rFonts w:ascii="David" w:eastAsia="Calibri" w:hAnsi="David" w:cs="David"/>
                <w:strike/>
                <w:sz w:val="24"/>
                <w:szCs w:val="24"/>
                <w:rtl/>
                <w:lang w:eastAsia="he-IL"/>
              </w:rPr>
            </w:pPr>
            <w:del w:id="568" w:author="Kook Sec" w:date="2020-09-03T16:45:00Z">
              <w:r w:rsidRPr="0009511C" w:rsidDel="00F50FF8">
                <w:rPr>
                  <w:rFonts w:ascii="David" w:eastAsia="Calibri" w:hAnsi="David" w:cs="David" w:hint="cs"/>
                  <w:sz w:val="24"/>
                  <w:szCs w:val="24"/>
                  <w:rtl/>
                  <w:lang w:eastAsia="he-IL"/>
                </w:rPr>
                <w:delText>________ 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BF898C" w14:textId="77777777" w:rsidR="003811C6" w:rsidRPr="0009511C" w:rsidDel="00F50FF8" w:rsidRDefault="003811C6" w:rsidP="006B6B5E">
            <w:pPr>
              <w:spacing w:before="0" w:beforeAutospacing="0" w:after="0" w:afterAutospacing="0" w:line="240" w:lineRule="auto"/>
              <w:rPr>
                <w:del w:id="569" w:author="Kook Sec" w:date="2020-09-03T16:45:00Z"/>
                <w:rFonts w:ascii="David" w:eastAsia="Calibri" w:hAnsi="David" w:cs="David"/>
                <w:sz w:val="24"/>
                <w:szCs w:val="24"/>
                <w:rtl/>
                <w:lang w:eastAsia="he-IL"/>
              </w:rPr>
            </w:pPr>
            <w:del w:id="570" w:author="Kook Sec" w:date="2020-09-03T16:45:00Z">
              <w:r w:rsidRPr="0009511C" w:rsidDel="00F50FF8">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50CA623" w14:textId="77777777" w:rsidR="003811C6" w:rsidRPr="0009511C" w:rsidDel="00F50FF8" w:rsidRDefault="003811C6" w:rsidP="006B6B5E">
            <w:pPr>
              <w:spacing w:before="0" w:beforeAutospacing="0" w:after="0" w:afterAutospacing="0" w:line="240" w:lineRule="auto"/>
              <w:ind w:left="50" w:right="78"/>
              <w:rPr>
                <w:del w:id="571" w:author="Kook Sec" w:date="2020-09-03T16:45:00Z"/>
                <w:rFonts w:ascii="David" w:eastAsia="Calibri" w:hAnsi="David" w:cs="David"/>
                <w:bCs/>
                <w:strike/>
                <w:sz w:val="24"/>
                <w:szCs w:val="24"/>
                <w:rtl/>
                <w:lang w:eastAsia="he-IL"/>
              </w:rPr>
            </w:pPr>
            <w:del w:id="572" w:author="Kook Sec" w:date="2020-09-03T16:45:00Z">
              <w:r w:rsidRPr="0009511C" w:rsidDel="00F50FF8">
                <w:rPr>
                  <w:rFonts w:ascii="David" w:eastAsia="Calibri" w:hAnsi="David" w:cs="David" w:hint="cs"/>
                  <w:bCs/>
                  <w:sz w:val="24"/>
                  <w:szCs w:val="24"/>
                  <w:rtl/>
                  <w:lang w:eastAsia="he-IL"/>
                </w:rPr>
                <w:delText>302/318/328/332/301/303/325/326/327/321</w:delText>
              </w:r>
            </w:del>
          </w:p>
        </w:tc>
      </w:tr>
    </w:tbl>
    <w:p w14:paraId="076AEB24" w14:textId="77777777" w:rsidR="003811C6" w:rsidRPr="0009511C" w:rsidDel="00F50FF8" w:rsidRDefault="003811C6" w:rsidP="003811C6">
      <w:pPr>
        <w:spacing w:before="0" w:beforeAutospacing="0" w:after="200" w:afterAutospacing="0" w:line="276" w:lineRule="auto"/>
        <w:ind w:left="84" w:hanging="41"/>
        <w:rPr>
          <w:del w:id="573" w:author="Kook Sec" w:date="2020-09-03T16:45:00Z"/>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74" w:author="Kook Sec" w:date="2020-09-03T16:45:00Z">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1535"/>
        <w:tblGridChange w:id="575">
          <w:tblGrid>
            <w:gridCol w:w="11535"/>
          </w:tblGrid>
        </w:tblGridChange>
      </w:tblGrid>
      <w:tr w:rsidR="003811C6" w:rsidRPr="0009511C" w:rsidDel="00F50FF8" w14:paraId="38ECC64B" w14:textId="77777777" w:rsidTr="00F50FF8">
        <w:trPr>
          <w:trHeight w:val="57"/>
          <w:tblHeader/>
          <w:del w:id="576" w:author="Kook Sec" w:date="2020-09-03T16:45:00Z"/>
          <w:trPrChange w:id="577" w:author="Kook Sec" w:date="2020-09-03T16:45:00Z">
            <w:trPr>
              <w:trHeight w:val="57"/>
              <w:tblHeader/>
            </w:trPr>
          </w:trPrChange>
        </w:trPr>
        <w:tc>
          <w:tcPr>
            <w:tcW w:w="11535" w:type="dxa"/>
            <w:tcBorders>
              <w:top w:val="single" w:sz="4" w:space="0" w:color="auto"/>
              <w:left w:val="single" w:sz="4" w:space="0" w:color="auto"/>
              <w:bottom w:val="single" w:sz="4" w:space="0" w:color="auto"/>
              <w:right w:val="single" w:sz="4" w:space="0" w:color="auto"/>
            </w:tcBorders>
            <w:shd w:val="clear" w:color="auto" w:fill="F2F2F2"/>
            <w:hideMark/>
            <w:tcPrChange w:id="578" w:author="Kook Sec" w:date="2020-09-03T16:45:00Z">
              <w:tcPr>
                <w:tcW w:w="11530" w:type="dxa"/>
                <w:tcBorders>
                  <w:top w:val="single" w:sz="4" w:space="0" w:color="auto"/>
                  <w:left w:val="single" w:sz="4" w:space="0" w:color="auto"/>
                  <w:bottom w:val="single" w:sz="4" w:space="0" w:color="auto"/>
                  <w:right w:val="single" w:sz="4" w:space="0" w:color="auto"/>
                </w:tcBorders>
                <w:shd w:val="clear" w:color="auto" w:fill="F2F2F2"/>
                <w:hideMark/>
              </w:tcPr>
            </w:tcPrChange>
          </w:tcPr>
          <w:p w14:paraId="2BCB7FA6" w14:textId="77777777" w:rsidR="003811C6" w:rsidRPr="0009511C" w:rsidDel="00F50FF8" w:rsidRDefault="003811C6" w:rsidP="006B6B5E">
            <w:pPr>
              <w:spacing w:before="0" w:beforeAutospacing="0" w:after="0" w:afterAutospacing="0" w:line="240" w:lineRule="auto"/>
              <w:ind w:left="50" w:right="78"/>
              <w:rPr>
                <w:del w:id="579" w:author="Kook Sec" w:date="2020-09-03T16:45:00Z"/>
                <w:rFonts w:ascii="David" w:eastAsia="Calibri" w:hAnsi="David" w:cs="David"/>
                <w:b/>
                <w:sz w:val="24"/>
                <w:szCs w:val="24"/>
                <w:rtl/>
                <w:lang w:eastAsia="he-IL"/>
              </w:rPr>
            </w:pPr>
            <w:del w:id="580" w:author="Kook Sec" w:date="2020-09-03T16:45:00Z">
              <w:r w:rsidRPr="0009511C" w:rsidDel="00F50FF8">
                <w:rPr>
                  <w:rFonts w:ascii="David" w:eastAsia="Calibri" w:hAnsi="David" w:cs="David" w:hint="cs"/>
                  <w:b/>
                  <w:sz w:val="24"/>
                  <w:szCs w:val="24"/>
                  <w:rtl/>
                  <w:lang w:eastAsia="he-IL"/>
                </w:rPr>
                <w:delText xml:space="preserve">פירוט השירותים (בכפוף, לשירותים המפורטים בהסכם בין המבוטח למבקש האישור, יש לציין את קוד השירות מתוך הרשימה המפורטת בנספח </w:delText>
              </w:r>
              <w:r w:rsidRPr="0009511C" w:rsidDel="00F50FF8">
                <w:rPr>
                  <w:rFonts w:ascii="David" w:eastAsia="Calibri" w:hAnsi="David" w:cs="David" w:hint="cs"/>
                  <w:bCs/>
                  <w:sz w:val="24"/>
                  <w:szCs w:val="24"/>
                  <w:rtl/>
                  <w:lang w:eastAsia="he-IL"/>
                </w:rPr>
                <w:delText>ג'</w:delText>
              </w:r>
              <w:r w:rsidRPr="0009511C" w:rsidDel="00F50FF8">
                <w:rPr>
                  <w:rFonts w:ascii="David" w:eastAsia="Calibri" w:hAnsi="David" w:cs="David" w:hint="cs"/>
                  <w:b/>
                  <w:sz w:val="24"/>
                  <w:szCs w:val="24"/>
                  <w:rtl/>
                  <w:lang w:eastAsia="he-IL"/>
                </w:rPr>
                <w:delText>)*:</w:delText>
              </w:r>
            </w:del>
          </w:p>
        </w:tc>
      </w:tr>
      <w:tr w:rsidR="003811C6" w:rsidRPr="0009511C" w:rsidDel="00F50FF8" w14:paraId="3CC95746" w14:textId="77777777" w:rsidTr="00F50FF8">
        <w:trPr>
          <w:trHeight w:val="798"/>
          <w:del w:id="581" w:author="Kook Sec" w:date="2020-09-03T16:45:00Z"/>
          <w:trPrChange w:id="582" w:author="Kook Sec" w:date="2020-09-03T16:45:00Z">
            <w:trPr>
              <w:trHeight w:val="798"/>
            </w:trPr>
          </w:trPrChange>
        </w:trPr>
        <w:tc>
          <w:tcPr>
            <w:tcW w:w="11535" w:type="dxa"/>
            <w:tcBorders>
              <w:top w:val="single" w:sz="4" w:space="0" w:color="auto"/>
              <w:left w:val="single" w:sz="4" w:space="0" w:color="auto"/>
              <w:bottom w:val="single" w:sz="4" w:space="0" w:color="auto"/>
              <w:right w:val="single" w:sz="4" w:space="0" w:color="auto"/>
            </w:tcBorders>
            <w:hideMark/>
            <w:tcPrChange w:id="583" w:author="Kook Sec" w:date="2020-09-03T16:45:00Z">
              <w:tcPr>
                <w:tcW w:w="11530" w:type="dxa"/>
                <w:tcBorders>
                  <w:top w:val="single" w:sz="4" w:space="0" w:color="auto"/>
                  <w:left w:val="single" w:sz="4" w:space="0" w:color="auto"/>
                  <w:bottom w:val="single" w:sz="4" w:space="0" w:color="auto"/>
                  <w:right w:val="single" w:sz="4" w:space="0" w:color="auto"/>
                </w:tcBorders>
                <w:hideMark/>
              </w:tcPr>
            </w:tcPrChange>
          </w:tcPr>
          <w:p w14:paraId="6E7FED8E" w14:textId="77777777" w:rsidR="003811C6" w:rsidRPr="0009511C" w:rsidDel="00F50FF8" w:rsidRDefault="003811C6" w:rsidP="006B6B5E">
            <w:pPr>
              <w:spacing w:before="0" w:beforeAutospacing="0" w:after="0" w:afterAutospacing="0" w:line="240" w:lineRule="auto"/>
              <w:ind w:left="50" w:right="78"/>
              <w:rPr>
                <w:del w:id="584" w:author="Kook Sec" w:date="2020-09-03T16:45:00Z"/>
                <w:rFonts w:ascii="David" w:eastAsia="Calibri" w:hAnsi="David" w:cs="David"/>
                <w:b/>
                <w:sz w:val="24"/>
                <w:szCs w:val="24"/>
                <w:rtl/>
                <w:lang w:eastAsia="he-IL"/>
              </w:rPr>
            </w:pPr>
            <w:del w:id="585" w:author="Kook Sec" w:date="2020-09-03T16:45:00Z">
              <w:r w:rsidRPr="0009511C" w:rsidDel="00F50FF8">
                <w:rPr>
                  <w:rFonts w:ascii="David" w:eastAsia="Calibri" w:hAnsi="David" w:cs="David" w:hint="cs"/>
                  <w:b/>
                  <w:sz w:val="24"/>
                  <w:szCs w:val="24"/>
                  <w:rtl/>
                  <w:lang w:eastAsia="he-IL"/>
                </w:rPr>
                <w:delText>038</w:delText>
              </w:r>
            </w:del>
          </w:p>
        </w:tc>
      </w:tr>
    </w:tbl>
    <w:p w14:paraId="1325E77B" w14:textId="77777777" w:rsidR="003811C6" w:rsidRPr="0009511C" w:rsidDel="00F50FF8" w:rsidRDefault="003811C6" w:rsidP="003811C6">
      <w:pPr>
        <w:bidi w:val="0"/>
        <w:spacing w:before="0" w:beforeAutospacing="0" w:after="0" w:afterAutospacing="0" w:line="240" w:lineRule="auto"/>
        <w:rPr>
          <w:del w:id="586" w:author="Kook Sec" w:date="2020-09-03T16:45:00Z"/>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rsidDel="00F50FF8" w14:paraId="755C25CB" w14:textId="77777777" w:rsidTr="006B6B5E">
        <w:trPr>
          <w:trHeight w:val="227"/>
          <w:tblHeader/>
          <w:del w:id="587" w:author="Kook Sec" w:date="2020-09-03T16:4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2E255D" w14:textId="77777777" w:rsidR="003811C6" w:rsidRPr="0009511C" w:rsidDel="00F50FF8" w:rsidRDefault="003811C6" w:rsidP="006B6B5E">
            <w:pPr>
              <w:spacing w:before="0" w:beforeAutospacing="0" w:after="0" w:afterAutospacing="0" w:line="240" w:lineRule="auto"/>
              <w:ind w:left="50" w:right="78"/>
              <w:rPr>
                <w:del w:id="588" w:author="Kook Sec" w:date="2020-09-03T16:45:00Z"/>
                <w:rFonts w:ascii="David" w:eastAsia="Calibri" w:hAnsi="David" w:cs="David"/>
                <w:b/>
                <w:sz w:val="24"/>
                <w:szCs w:val="24"/>
                <w:lang w:eastAsia="he-IL"/>
              </w:rPr>
            </w:pPr>
            <w:del w:id="589" w:author="Kook Sec" w:date="2020-09-03T16:45:00Z">
              <w:r w:rsidRPr="0009511C" w:rsidDel="00F50FF8">
                <w:rPr>
                  <w:rFonts w:ascii="David" w:eastAsia="Calibri" w:hAnsi="David" w:cs="David" w:hint="cs"/>
                  <w:b/>
                  <w:sz w:val="24"/>
                  <w:szCs w:val="24"/>
                  <w:rtl/>
                  <w:lang w:eastAsia="he-IL"/>
                </w:rPr>
                <w:delText>חתימת האישור</w:delText>
              </w:r>
            </w:del>
          </w:p>
        </w:tc>
      </w:tr>
      <w:tr w:rsidR="003811C6" w:rsidRPr="0009511C" w:rsidDel="00F50FF8" w14:paraId="2F6FB6E5" w14:textId="77777777" w:rsidTr="006B6B5E">
        <w:trPr>
          <w:trHeight w:val="598"/>
          <w:del w:id="590" w:author="Kook Sec" w:date="2020-09-03T16:45:00Z"/>
        </w:trPr>
        <w:tc>
          <w:tcPr>
            <w:tcW w:w="11530" w:type="dxa"/>
            <w:tcBorders>
              <w:top w:val="single" w:sz="4" w:space="0" w:color="auto"/>
              <w:left w:val="single" w:sz="4" w:space="0" w:color="auto"/>
              <w:bottom w:val="single" w:sz="4" w:space="0" w:color="auto"/>
              <w:right w:val="single" w:sz="4" w:space="0" w:color="auto"/>
            </w:tcBorders>
            <w:hideMark/>
          </w:tcPr>
          <w:p w14:paraId="6B22C1BF" w14:textId="77777777" w:rsidR="003811C6" w:rsidRPr="0009511C" w:rsidDel="00F50FF8" w:rsidRDefault="003811C6" w:rsidP="006B6B5E">
            <w:pPr>
              <w:spacing w:before="0" w:beforeAutospacing="0" w:after="0" w:afterAutospacing="0" w:line="240" w:lineRule="auto"/>
              <w:ind w:left="50" w:right="78"/>
              <w:rPr>
                <w:del w:id="591" w:author="Kook Sec" w:date="2020-09-03T16:45:00Z"/>
                <w:rFonts w:ascii="David" w:eastAsia="Calibri" w:hAnsi="David" w:cs="David"/>
                <w:b/>
                <w:sz w:val="24"/>
                <w:szCs w:val="24"/>
                <w:rtl/>
                <w:lang w:eastAsia="he-IL"/>
              </w:rPr>
            </w:pPr>
            <w:del w:id="592" w:author="Kook Sec" w:date="2020-09-03T16:45:00Z">
              <w:r w:rsidRPr="0009511C" w:rsidDel="00F50FF8">
                <w:rPr>
                  <w:rFonts w:ascii="David" w:eastAsia="Calibri" w:hAnsi="David" w:cs="David" w:hint="cs"/>
                  <w:b/>
                  <w:sz w:val="24"/>
                  <w:szCs w:val="24"/>
                  <w:rtl/>
                  <w:lang w:eastAsia="he-IL"/>
                </w:rPr>
                <w:delText>המבטח:</w:delText>
              </w:r>
            </w:del>
          </w:p>
        </w:tc>
      </w:tr>
    </w:tbl>
    <w:p w14:paraId="6BC8486E" w14:textId="77777777" w:rsidR="005824B9" w:rsidDel="00F50FF8" w:rsidRDefault="005824B9" w:rsidP="003811C6">
      <w:pPr>
        <w:spacing w:before="0" w:beforeAutospacing="0" w:after="200" w:afterAutospacing="0" w:line="276" w:lineRule="auto"/>
        <w:rPr>
          <w:del w:id="593" w:author="Kook Sec" w:date="2020-09-03T16:45:00Z"/>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rsidDel="00F50FF8" w14:paraId="06C57D2F" w14:textId="77777777" w:rsidTr="006B6B5E">
        <w:trPr>
          <w:trHeight w:val="227"/>
          <w:tblHeader/>
          <w:del w:id="594" w:author="Kook Sec" w:date="2020-09-03T16:4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D8F8A9C" w14:textId="77777777" w:rsidR="005824B9" w:rsidRPr="0009511C" w:rsidDel="00F50FF8" w:rsidRDefault="005824B9" w:rsidP="006B6B5E">
            <w:pPr>
              <w:spacing w:before="0" w:beforeAutospacing="0" w:after="0" w:afterAutospacing="0" w:line="240" w:lineRule="auto"/>
              <w:ind w:left="50" w:right="78"/>
              <w:rPr>
                <w:del w:id="595" w:author="Kook Sec" w:date="2020-09-03T16:45:00Z"/>
                <w:rFonts w:ascii="David" w:eastAsia="Calibri" w:hAnsi="David" w:cs="David"/>
                <w:b/>
                <w:sz w:val="24"/>
                <w:szCs w:val="24"/>
                <w:rtl/>
                <w:lang w:eastAsia="he-IL"/>
              </w:rPr>
            </w:pPr>
            <w:del w:id="596" w:author="Kook Sec" w:date="2020-09-03T16:45:00Z">
              <w:r w:rsidRPr="0009511C" w:rsidDel="00F50FF8">
                <w:rPr>
                  <w:rFonts w:ascii="David" w:eastAsia="Calibri" w:hAnsi="David" w:cs="David" w:hint="cs"/>
                  <w:b/>
                  <w:sz w:val="24"/>
                  <w:szCs w:val="24"/>
                  <w:rtl/>
                  <w:lang w:eastAsia="he-IL"/>
                </w:rPr>
                <w:delText>ביטול/שינוי הפוליסה *</w:delText>
              </w:r>
            </w:del>
          </w:p>
        </w:tc>
      </w:tr>
      <w:tr w:rsidR="005824B9" w:rsidRPr="0009511C" w:rsidDel="00F50FF8" w14:paraId="40C31EEE" w14:textId="77777777" w:rsidTr="006B6B5E">
        <w:trPr>
          <w:trHeight w:val="334"/>
          <w:del w:id="597" w:author="Kook Sec" w:date="2020-09-03T16:45:00Z"/>
        </w:trPr>
        <w:tc>
          <w:tcPr>
            <w:tcW w:w="11530" w:type="dxa"/>
            <w:tcBorders>
              <w:top w:val="single" w:sz="4" w:space="0" w:color="auto"/>
              <w:left w:val="single" w:sz="4" w:space="0" w:color="auto"/>
              <w:bottom w:val="single" w:sz="4" w:space="0" w:color="auto"/>
              <w:right w:val="single" w:sz="4" w:space="0" w:color="auto"/>
            </w:tcBorders>
            <w:vAlign w:val="center"/>
            <w:hideMark/>
          </w:tcPr>
          <w:p w14:paraId="616026F3" w14:textId="77777777" w:rsidR="005824B9" w:rsidRPr="0009511C" w:rsidDel="00F50FF8" w:rsidRDefault="005824B9" w:rsidP="006B6B5E">
            <w:pPr>
              <w:spacing w:before="0" w:beforeAutospacing="0" w:after="0" w:afterAutospacing="0" w:line="240" w:lineRule="auto"/>
              <w:rPr>
                <w:del w:id="598" w:author="Kook Sec" w:date="2020-09-03T16:45:00Z"/>
                <w:rFonts w:ascii="David" w:eastAsia="Calibri" w:hAnsi="David" w:cs="David"/>
                <w:bCs/>
                <w:sz w:val="24"/>
                <w:szCs w:val="24"/>
                <w:rtl/>
                <w:lang w:eastAsia="he-IL"/>
              </w:rPr>
            </w:pPr>
            <w:del w:id="599" w:author="Kook Sec" w:date="2020-09-03T16:45:00Z">
              <w:r w:rsidRPr="0009511C" w:rsidDel="00F50FF8">
                <w:rPr>
                  <w:rFonts w:ascii="David" w:eastAsia="Calibri" w:hAnsi="David" w:cs="David" w:hint="cs"/>
                  <w:b/>
                  <w:sz w:val="24"/>
                  <w:szCs w:val="24"/>
                  <w:rtl/>
                  <w:lang w:eastAsia="he-IL"/>
                </w:rPr>
                <w:delText xml:space="preserve">שינוי לרעת מבקש האישור או ביטול של פוליסת ביטוח,  לא ייכנס לתוקף אלא </w:delText>
              </w:r>
              <w:r w:rsidRPr="0009511C" w:rsidDel="00F50FF8">
                <w:rPr>
                  <w:rFonts w:ascii="David" w:eastAsia="Calibri" w:hAnsi="David" w:cs="David" w:hint="cs"/>
                  <w:bCs/>
                  <w:sz w:val="24"/>
                  <w:szCs w:val="24"/>
                  <w:rtl/>
                  <w:lang w:eastAsia="he-IL"/>
                </w:rPr>
                <w:delText>30 יום</w:delText>
              </w:r>
              <w:r w:rsidRPr="0009511C" w:rsidDel="00F50FF8">
                <w:rPr>
                  <w:rFonts w:ascii="David" w:eastAsia="Calibri" w:hAnsi="David" w:cs="David" w:hint="cs"/>
                  <w:b/>
                  <w:sz w:val="24"/>
                  <w:szCs w:val="24"/>
                  <w:rtl/>
                  <w:lang w:eastAsia="he-IL"/>
                </w:rPr>
                <w:delText xml:space="preserve"> לאחר משלוח הודעה למבקש האישור בדבר השינוי או הביטול.</w:delText>
              </w:r>
            </w:del>
          </w:p>
        </w:tc>
      </w:tr>
    </w:tbl>
    <w:p w14:paraId="18866475" w14:textId="77777777" w:rsidR="005824B9" w:rsidDel="00F50FF8" w:rsidRDefault="005824B9" w:rsidP="003811C6">
      <w:pPr>
        <w:spacing w:before="0" w:beforeAutospacing="0" w:after="200" w:afterAutospacing="0" w:line="276" w:lineRule="auto"/>
        <w:rPr>
          <w:del w:id="600" w:author="Kook Sec" w:date="2020-09-03T16:45:00Z"/>
          <w:rFonts w:ascii="David" w:eastAsia="Calibri" w:hAnsi="David" w:cs="David"/>
          <w:b/>
          <w:bCs/>
          <w:sz w:val="24"/>
          <w:szCs w:val="24"/>
          <w:u w:val="single"/>
          <w:rtl/>
          <w:lang w:eastAsia="he-IL"/>
        </w:rPr>
      </w:pPr>
    </w:p>
    <w:p w14:paraId="76C8A7BB" w14:textId="77777777" w:rsidR="003811C6" w:rsidRPr="0009511C" w:rsidDel="00F50FF8" w:rsidRDefault="003811C6" w:rsidP="003811C6">
      <w:pPr>
        <w:spacing w:before="0" w:beforeAutospacing="0" w:after="200" w:afterAutospacing="0" w:line="276" w:lineRule="auto"/>
        <w:rPr>
          <w:del w:id="601" w:author="Kook Sec" w:date="2020-09-03T16:45:00Z"/>
          <w:rFonts w:ascii="David" w:eastAsia="Calibri" w:hAnsi="David" w:cs="David"/>
          <w:b/>
          <w:bCs/>
          <w:sz w:val="24"/>
          <w:szCs w:val="24"/>
          <w:u w:val="single"/>
          <w:rtl/>
          <w:lang w:eastAsia="he-IL"/>
        </w:rPr>
      </w:pPr>
      <w:del w:id="602" w:author="Kook Sec" w:date="2020-09-03T16:45:00Z">
        <w:r w:rsidRPr="0009511C" w:rsidDel="00F50FF8">
          <w:rPr>
            <w:rFonts w:ascii="David" w:eastAsia="Calibri" w:hAnsi="David" w:cs="David" w:hint="cs"/>
            <w:b/>
            <w:bCs/>
            <w:sz w:val="24"/>
            <w:szCs w:val="24"/>
            <w:u w:val="single"/>
            <w:rtl/>
            <w:lang w:eastAsia="he-IL"/>
          </w:rPr>
          <w:delText xml:space="preserve">* באישור ביטוח כללי </w:delText>
        </w:r>
        <w:r w:rsidRPr="0009511C" w:rsidDel="00F50FF8">
          <w:rPr>
            <w:rFonts w:ascii="David" w:eastAsia="Calibri" w:hAnsi="David" w:cs="David" w:hint="cs"/>
            <w:sz w:val="24"/>
            <w:szCs w:val="24"/>
            <w:rtl/>
            <w:lang w:eastAsia="he-IL"/>
          </w:rPr>
          <w:delText xml:space="preserve">ניתן לסמן שדות אלה כשדות שאינם בתוקף. </w:delText>
        </w:r>
      </w:del>
    </w:p>
    <w:p w14:paraId="0AD798DD"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C10075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DF753A6"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450F17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04CBDE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1ED01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821D58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509677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D4499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F188A7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B84B1D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CA6C72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328199"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DA2BC6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47226B8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0E83BEB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F371298"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2ED134F3"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2AE91F20"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C5BE817"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7CE38F8C"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4106DBDB"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3F2D2CE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4320C401"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B0C40A4"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018AB19"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D68978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8AE247"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178E0B"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B10414"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EF64311" w14:textId="77777777" w:rsidR="00C12F17" w:rsidRDefault="006B6B5E"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603" w:author="Kook Sec" w:date="2020-09-03T16:26:00Z">
            <w:r w:rsidDel="00F50FF8">
              <w:rPr>
                <w:rFonts w:ascii="Times New Roman" w:eastAsia="Times New Roman" w:hAnsi="Times New Roman" w:cs="David" w:hint="cs"/>
                <w:color w:val="008000"/>
                <w:sz w:val="24"/>
                <w:szCs w:val="24"/>
                <w:rtl/>
                <w:lang w:eastAsia="he-IL"/>
              </w:rPr>
              <w:br/>
              <w:delText>אפריקה ישראל מגורים בע"מ</w:delText>
            </w:r>
            <w:r w:rsidDel="00F50FF8">
              <w:rPr>
                <w:rFonts w:ascii="Times New Roman" w:eastAsia="Times New Roman" w:hAnsi="Times New Roman" w:cs="David" w:hint="cs"/>
                <w:color w:val="008000"/>
                <w:sz w:val="24"/>
                <w:szCs w:val="24"/>
                <w:rtl/>
                <w:lang w:eastAsia="he-IL"/>
              </w:rPr>
              <w:br/>
              <w:delText>יוני נתניהו 1 ג' אור יהודה</w:delText>
            </w:r>
            <w:r w:rsidDel="00F50FF8">
              <w:rPr>
                <w:rFonts w:ascii="Times New Roman" w:eastAsia="Times New Roman" w:hAnsi="Times New Roman" w:cs="David" w:hint="cs"/>
                <w:color w:val="008000"/>
                <w:sz w:val="24"/>
                <w:szCs w:val="24"/>
                <w:rtl/>
                <w:lang w:eastAsia="he-IL"/>
              </w:rPr>
              <w:br/>
              <w:delText>מ.ז 52-003476-0</w:delText>
            </w:r>
            <w:r w:rsidDel="00F50FF8">
              <w:rPr>
                <w:rFonts w:ascii="Times New Roman" w:eastAsia="Times New Roman" w:hAnsi="Times New Roman" w:cs="David" w:hint="cs"/>
                <w:color w:val="008000"/>
                <w:sz w:val="24"/>
                <w:szCs w:val="24"/>
                <w:rtl/>
                <w:lang w:eastAsia="he-IL"/>
              </w:rPr>
              <w:br/>
            </w:r>
            <w:r w:rsidR="00F50FF8" w:rsidDel="00F50FF8">
              <w:rPr>
                <w:rFonts w:ascii="Times New Roman" w:eastAsia="Times New Roman" w:hAnsi="Times New Roman" w:cs="David" w:hint="cs"/>
                <w:color w:val="008000"/>
                <w:sz w:val="24"/>
                <w:szCs w:val="24"/>
                <w:rtl/>
                <w:lang w:eastAsia="he-IL"/>
              </w:rPr>
              <w:br/>
              <w:delText>אפריקה ישראל מגורים בע"מ</w:delText>
            </w:r>
            <w:r w:rsidR="00F50FF8" w:rsidDel="00F50FF8">
              <w:rPr>
                <w:rFonts w:ascii="Times New Roman" w:eastAsia="Times New Roman" w:hAnsi="Times New Roman" w:cs="David" w:hint="cs"/>
                <w:color w:val="008000"/>
                <w:sz w:val="24"/>
                <w:szCs w:val="24"/>
                <w:rtl/>
                <w:lang w:eastAsia="he-IL"/>
              </w:rPr>
              <w:br/>
              <w:delText>יוני נתניהו 1 ג' אור יהודה</w:delText>
            </w:r>
            <w:r w:rsidR="00F50FF8" w:rsidDel="00F50FF8">
              <w:rPr>
                <w:rFonts w:ascii="Times New Roman" w:eastAsia="Times New Roman" w:hAnsi="Times New Roman" w:cs="David" w:hint="cs"/>
                <w:color w:val="008000"/>
                <w:sz w:val="24"/>
                <w:szCs w:val="24"/>
                <w:rtl/>
                <w:lang w:eastAsia="he-IL"/>
              </w:rPr>
              <w:br/>
              <w:delText>מ.ז 52-003476-0</w:delText>
            </w:r>
            <w:r w:rsidR="00F50FF8" w:rsidDel="00F50FF8">
              <w:rPr>
                <w:rFonts w:ascii="Times New Roman" w:eastAsia="Times New Roman" w:hAnsi="Times New Roman" w:cs="David" w:hint="cs"/>
                <w:color w:val="008000"/>
                <w:sz w:val="24"/>
                <w:szCs w:val="24"/>
                <w:rtl/>
                <w:lang w:eastAsia="he-IL"/>
              </w:rPr>
              <w:br/>
            </w:r>
          </w:del>
          <w:ins w:id="604" w:author="Kook Sec" w:date="2020-09-03T16:26:00Z">
            <w:r w:rsidR="00F50FF8">
              <w:rPr>
                <w:rFonts w:ascii="Times New Roman" w:eastAsia="Times New Roman" w:hAnsi="Times New Roman" w:cs="David" w:hint="cs"/>
                <w:color w:val="008000"/>
                <w:sz w:val="24"/>
                <w:szCs w:val="24"/>
                <w:rtl/>
                <w:lang w:eastAsia="he-IL"/>
              </w:rPr>
              <w:br/>
              <w:t>אפריקה ישראל מגורים בע"מ</w:t>
            </w:r>
            <w:r w:rsidR="00F50FF8">
              <w:rPr>
                <w:rFonts w:ascii="Times New Roman" w:eastAsia="Times New Roman" w:hAnsi="Times New Roman" w:cs="David" w:hint="cs"/>
                <w:color w:val="008000"/>
                <w:sz w:val="24"/>
                <w:szCs w:val="24"/>
                <w:rtl/>
                <w:lang w:eastAsia="he-IL"/>
              </w:rPr>
              <w:br/>
              <w:t>יוני נתניהו 1 ג' אור יהודה</w:t>
            </w:r>
            <w:r w:rsidR="00F50FF8">
              <w:rPr>
                <w:rFonts w:ascii="Times New Roman" w:eastAsia="Times New Roman" w:hAnsi="Times New Roman" w:cs="David" w:hint="cs"/>
                <w:color w:val="008000"/>
                <w:sz w:val="24"/>
                <w:szCs w:val="24"/>
                <w:rtl/>
                <w:lang w:eastAsia="he-IL"/>
              </w:rPr>
              <w:br/>
              <w:t>מ.ז 52-003476-0</w:t>
            </w:r>
            <w:r w:rsidR="00F50FF8">
              <w:rPr>
                <w:rFonts w:ascii="Times New Roman" w:eastAsia="Times New Roman" w:hAnsi="Times New Roman" w:cs="David" w:hint="cs"/>
                <w:color w:val="008000"/>
                <w:sz w:val="24"/>
                <w:szCs w:val="24"/>
                <w:rtl/>
                <w:lang w:eastAsia="he-IL"/>
              </w:rPr>
              <w:br/>
            </w:r>
          </w:ins>
        </w:sdtContent>
      </w:sdt>
      <w:r w:rsidR="00C12F17" w:rsidRPr="00B27B4C">
        <w:rPr>
          <w:rFonts w:ascii="Times New Roman" w:eastAsia="Times New Roman" w:hAnsi="Times New Roman" w:cs="David" w:hint="cs"/>
          <w:color w:val="008000"/>
          <w:sz w:val="24"/>
          <w:szCs w:val="24"/>
          <w:rtl/>
          <w:lang w:eastAsia="he-IL"/>
        </w:rPr>
        <w:br/>
      </w:r>
    </w:p>
    <w:p w14:paraId="0877A7D0"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16D98B9"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88D9F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1E6372"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D9E547"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3DBEF7"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605" w:author="Kook Sec" w:date="2020-09-03T16:26:00Z">
            <w:r w:rsidR="006B6B5E" w:rsidDel="00F50FF8">
              <w:rPr>
                <w:rFonts w:ascii="Times New Roman" w:eastAsia="Times New Roman" w:hAnsi="Times New Roman" w:cs="David" w:hint="cs"/>
                <w:color w:val="008000"/>
                <w:sz w:val="24"/>
                <w:szCs w:val="24"/>
                <w:rtl/>
                <w:lang w:eastAsia="he-IL"/>
              </w:rPr>
              <w:delText>לדמן אלומיניום בע"מ</w:delText>
            </w:r>
            <w:r w:rsidR="00F50FF8" w:rsidDel="00F50FF8">
              <w:rPr>
                <w:rFonts w:ascii="Times New Roman" w:eastAsia="Times New Roman" w:hAnsi="Times New Roman" w:cs="David" w:hint="cs"/>
                <w:color w:val="008000"/>
                <w:sz w:val="24"/>
                <w:szCs w:val="24"/>
                <w:rtl/>
                <w:lang w:eastAsia="he-IL"/>
              </w:rPr>
              <w:delText>לדמן אלומיניום בע"מ</w:delText>
            </w:r>
          </w:del>
          <w:ins w:id="606" w:author="Kook Sec" w:date="2020-09-03T16:26:00Z">
            <w:r w:rsidR="00F50FF8">
              <w:rPr>
                <w:rFonts w:ascii="Times New Roman" w:eastAsia="Times New Roman" w:hAnsi="Times New Roman" w:cs="David" w:hint="cs"/>
                <w:color w:val="008000"/>
                <w:sz w:val="24"/>
                <w:szCs w:val="24"/>
                <w:rtl/>
                <w:lang w:eastAsia="he-IL"/>
              </w:rPr>
              <w:t>לדמן אלומיניום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del w:id="607" w:author="Kook Sec" w:date="2020-09-03T16:26:00Z">
            <w:r w:rsidR="006B6B5E" w:rsidDel="00F50FF8">
              <w:rPr>
                <w:rFonts w:ascii="Times New Roman" w:eastAsia="Times New Roman" w:hAnsi="Times New Roman" w:cs="David" w:hint="cs"/>
                <w:color w:val="008000"/>
                <w:sz w:val="24"/>
                <w:szCs w:val="24"/>
                <w:rtl/>
                <w:lang w:eastAsia="he-IL"/>
              </w:rPr>
              <w:delText>בית מפא"י</w:delText>
            </w:r>
            <w:r w:rsidR="00F50FF8" w:rsidDel="00F50FF8">
              <w:rPr>
                <w:rFonts w:ascii="Times New Roman" w:eastAsia="Times New Roman" w:hAnsi="Times New Roman" w:cs="David" w:hint="cs"/>
                <w:color w:val="008000"/>
                <w:sz w:val="24"/>
                <w:szCs w:val="24"/>
                <w:rtl/>
                <w:lang w:eastAsia="he-IL"/>
              </w:rPr>
              <w:delText>בית מפא"י</w:delText>
            </w:r>
          </w:del>
          <w:ins w:id="608" w:author="Kook Sec" w:date="2020-09-03T16:26:00Z">
            <w:r w:rsidR="00F50FF8">
              <w:rPr>
                <w:rFonts w:ascii="Times New Roman" w:eastAsia="Times New Roman" w:hAnsi="Times New Roman" w:cs="David" w:hint="cs"/>
                <w:color w:val="008000"/>
                <w:sz w:val="24"/>
                <w:szCs w:val="24"/>
                <w:rtl/>
                <w:lang w:eastAsia="he-IL"/>
              </w:rPr>
              <w:t>בית מפא"י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del w:id="609" w:author="Kook Sec" w:date="2020-09-03T16:26:00Z">
            <w:r w:rsidR="006B6B5E" w:rsidDel="00F50FF8">
              <w:rPr>
                <w:rFonts w:ascii="Times New Roman" w:eastAsia="Times New Roman" w:hAnsi="Times New Roman" w:cs="David" w:hint="cs"/>
                <w:color w:val="008000"/>
                <w:sz w:val="24"/>
                <w:szCs w:val="24"/>
                <w:rtl/>
              </w:rPr>
              <w:delText xml:space="preserve">יעוץ לתכנון מסגרות אלומיניום כללי </w:delText>
            </w:r>
            <w:r w:rsidR="00F50FF8" w:rsidDel="00F50FF8">
              <w:rPr>
                <w:rFonts w:ascii="Times New Roman" w:eastAsia="Times New Roman" w:hAnsi="Times New Roman" w:cs="David" w:hint="cs"/>
                <w:color w:val="008000"/>
                <w:sz w:val="24"/>
                <w:szCs w:val="24"/>
                <w:rtl/>
              </w:rPr>
              <w:delText xml:space="preserve">יעוץ לתכנון מסגרות אלומיניום כללי </w:delText>
            </w:r>
          </w:del>
          <w:ins w:id="610" w:author="Kook Sec" w:date="2020-09-03T16:26:00Z">
            <w:r w:rsidR="00F50FF8">
              <w:rPr>
                <w:rFonts w:ascii="Times New Roman" w:eastAsia="Times New Roman" w:hAnsi="Times New Roman" w:cs="David" w:hint="cs"/>
                <w:color w:val="008000"/>
                <w:sz w:val="24"/>
                <w:szCs w:val="24"/>
                <w:rtl/>
              </w:rPr>
              <w:t xml:space="preserve">יעוץ לתכנון מסגרות אלומיניום כללי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2D3F25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04703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5280F8"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2A7567"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E69296"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9257BD"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53CCB66"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53C473"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A432B1"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6396BA6" w14:textId="77777777" w:rsidR="00C12F17" w:rsidRPr="00B27B4C" w:rsidRDefault="006B6B5E" w:rsidP="00F50FF8">
      <w:pPr>
        <w:widowControl w:val="0"/>
        <w:tabs>
          <w:tab w:val="center" w:pos="6920"/>
        </w:tabs>
        <w:spacing w:before="0" w:beforeAutospacing="0" w:after="0" w:afterAutospacing="0" w:line="240" w:lineRule="auto"/>
        <w:ind w:left="6480" w:right="84" w:hanging="720"/>
        <w:jc w:val="center"/>
        <w:rPr>
          <w:rFonts w:ascii="Times New Roman" w:eastAsia="Times New Roman" w:hAnsi="Times New Roman" w:cs="David"/>
          <w:sz w:val="24"/>
          <w:szCs w:val="24"/>
          <w:rtl/>
          <w:lang w:eastAsia="he-IL"/>
        </w:rPr>
        <w:pPrChange w:id="611" w:author="Kook Sec" w:date="2020-09-03T16:46:00Z">
          <w:pPr>
            <w:widowControl w:val="0"/>
            <w:tabs>
              <w:tab w:val="center" w:pos="6920"/>
            </w:tabs>
            <w:spacing w:before="0" w:beforeAutospacing="0" w:after="0" w:afterAutospacing="0" w:line="240" w:lineRule="auto"/>
            <w:ind w:left="5040" w:right="84" w:hanging="720"/>
            <w:jc w:val="center"/>
          </w:pPr>
        </w:pPrChange>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612" w:author="Kook Sec" w:date="2020-09-03T16:26:00Z">
            <w:r w:rsidDel="00F50FF8">
              <w:rPr>
                <w:rFonts w:ascii="Times New Roman" w:eastAsia="Times New Roman" w:hAnsi="Times New Roman" w:cs="David" w:hint="cs"/>
                <w:color w:val="00B0F0"/>
                <w:sz w:val="20"/>
                <w:szCs w:val="24"/>
                <w:u w:val="single"/>
                <w:rtl/>
                <w:lang w:eastAsia="he-IL"/>
              </w:rPr>
              <w:delText>לדמן אלומיניום בע"מ</w:delText>
            </w:r>
            <w:r w:rsidR="00F50FF8" w:rsidDel="00F50FF8">
              <w:rPr>
                <w:rFonts w:ascii="Times New Roman" w:eastAsia="Times New Roman" w:hAnsi="Times New Roman" w:cs="David" w:hint="cs"/>
                <w:color w:val="00B0F0"/>
                <w:sz w:val="20"/>
                <w:szCs w:val="24"/>
                <w:u w:val="single"/>
                <w:rtl/>
                <w:lang w:eastAsia="he-IL"/>
              </w:rPr>
              <w:delText>לדמן אלומיניום בע"מ</w:delText>
            </w:r>
          </w:del>
          <w:ins w:id="613" w:author="Kook Sec" w:date="2020-09-03T16:26:00Z">
            <w:r w:rsidR="00F50FF8">
              <w:rPr>
                <w:rFonts w:ascii="Times New Roman" w:eastAsia="Times New Roman" w:hAnsi="Times New Roman" w:cs="David" w:hint="cs"/>
                <w:color w:val="00B0F0"/>
                <w:sz w:val="20"/>
                <w:szCs w:val="24"/>
                <w:u w:val="single"/>
                <w:rtl/>
                <w:lang w:eastAsia="he-IL"/>
              </w:rPr>
              <w:t>לדמן אלומיניום בע"מ</w:t>
            </w:r>
          </w:ins>
        </w:sdtContent>
      </w:sdt>
    </w:p>
    <w:p w14:paraId="63E36D62"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6E83DA4"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6918BC7"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8AC2AE9"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FF6E969"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6546E6"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E5DB2A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614" w:author="Kook Sec" w:date="2020-09-03T16:26:00Z">
            <w:r w:rsidR="006B6B5E" w:rsidDel="00F50FF8">
              <w:rPr>
                <w:rFonts w:ascii="Times New Roman" w:eastAsia="Times New Roman" w:hAnsi="Times New Roman" w:cs="David" w:hint="cs"/>
                <w:color w:val="008000"/>
                <w:sz w:val="24"/>
                <w:szCs w:val="24"/>
                <w:rtl/>
                <w:lang w:eastAsia="he-IL"/>
              </w:rPr>
              <w:br/>
              <w:delText>אפריקה ישראל מגורים בע"מ</w:delText>
            </w:r>
            <w:r w:rsidR="006B6B5E" w:rsidDel="00F50FF8">
              <w:rPr>
                <w:rFonts w:ascii="Times New Roman" w:eastAsia="Times New Roman" w:hAnsi="Times New Roman" w:cs="David" w:hint="cs"/>
                <w:color w:val="008000"/>
                <w:sz w:val="24"/>
                <w:szCs w:val="24"/>
                <w:rtl/>
                <w:lang w:eastAsia="he-IL"/>
              </w:rPr>
              <w:br/>
              <w:delText>יוני נתניהו 1 ג' אור יהודה</w:delText>
            </w:r>
            <w:r w:rsidR="006B6B5E" w:rsidDel="00F50FF8">
              <w:rPr>
                <w:rFonts w:ascii="Times New Roman" w:eastAsia="Times New Roman" w:hAnsi="Times New Roman" w:cs="David" w:hint="cs"/>
                <w:color w:val="008000"/>
                <w:sz w:val="24"/>
                <w:szCs w:val="24"/>
                <w:rtl/>
                <w:lang w:eastAsia="he-IL"/>
              </w:rPr>
              <w:br/>
              <w:delText>מ.ז 52-003476-0</w:delText>
            </w:r>
            <w:r w:rsidR="006B6B5E" w:rsidDel="00F50FF8">
              <w:rPr>
                <w:rFonts w:ascii="Times New Roman" w:eastAsia="Times New Roman" w:hAnsi="Times New Roman" w:cs="David" w:hint="cs"/>
                <w:color w:val="008000"/>
                <w:sz w:val="24"/>
                <w:szCs w:val="24"/>
                <w:rtl/>
                <w:lang w:eastAsia="he-IL"/>
              </w:rPr>
              <w:br/>
            </w:r>
            <w:r w:rsidR="00F50FF8" w:rsidDel="00F50FF8">
              <w:rPr>
                <w:rFonts w:ascii="Times New Roman" w:eastAsia="Times New Roman" w:hAnsi="Times New Roman" w:cs="David" w:hint="cs"/>
                <w:color w:val="008000"/>
                <w:sz w:val="24"/>
                <w:szCs w:val="24"/>
                <w:rtl/>
                <w:lang w:eastAsia="he-IL"/>
              </w:rPr>
              <w:br/>
              <w:delText>אפריקה ישראל מגורים בע"מ</w:delText>
            </w:r>
            <w:r w:rsidR="00F50FF8" w:rsidDel="00F50FF8">
              <w:rPr>
                <w:rFonts w:ascii="Times New Roman" w:eastAsia="Times New Roman" w:hAnsi="Times New Roman" w:cs="David" w:hint="cs"/>
                <w:color w:val="008000"/>
                <w:sz w:val="24"/>
                <w:szCs w:val="24"/>
                <w:rtl/>
                <w:lang w:eastAsia="he-IL"/>
              </w:rPr>
              <w:br/>
              <w:delText>יוני נתניהו 1 ג' אור יהודה</w:delText>
            </w:r>
            <w:r w:rsidR="00F50FF8" w:rsidDel="00F50FF8">
              <w:rPr>
                <w:rFonts w:ascii="Times New Roman" w:eastAsia="Times New Roman" w:hAnsi="Times New Roman" w:cs="David" w:hint="cs"/>
                <w:color w:val="008000"/>
                <w:sz w:val="24"/>
                <w:szCs w:val="24"/>
                <w:rtl/>
                <w:lang w:eastAsia="he-IL"/>
              </w:rPr>
              <w:br/>
              <w:delText>מ.ז 52-003476-0</w:delText>
            </w:r>
            <w:r w:rsidR="00F50FF8" w:rsidDel="00F50FF8">
              <w:rPr>
                <w:rFonts w:ascii="Times New Roman" w:eastAsia="Times New Roman" w:hAnsi="Times New Roman" w:cs="David" w:hint="cs"/>
                <w:color w:val="008000"/>
                <w:sz w:val="24"/>
                <w:szCs w:val="24"/>
                <w:rtl/>
                <w:lang w:eastAsia="he-IL"/>
              </w:rPr>
              <w:br/>
            </w:r>
          </w:del>
          <w:ins w:id="615" w:author="Kook Sec" w:date="2020-09-03T16:26:00Z">
            <w:r w:rsidR="00F50FF8">
              <w:rPr>
                <w:rFonts w:ascii="Times New Roman" w:eastAsia="Times New Roman" w:hAnsi="Times New Roman" w:cs="David" w:hint="cs"/>
                <w:color w:val="008000"/>
                <w:sz w:val="24"/>
                <w:szCs w:val="24"/>
                <w:rtl/>
                <w:lang w:eastAsia="he-IL"/>
              </w:rPr>
              <w:br/>
              <w:t>אפריקה ישראל מגורים בע"מ</w:t>
            </w:r>
            <w:r w:rsidR="00F50FF8">
              <w:rPr>
                <w:rFonts w:ascii="Times New Roman" w:eastAsia="Times New Roman" w:hAnsi="Times New Roman" w:cs="David" w:hint="cs"/>
                <w:color w:val="008000"/>
                <w:sz w:val="24"/>
                <w:szCs w:val="24"/>
                <w:rtl/>
                <w:lang w:eastAsia="he-IL"/>
              </w:rPr>
              <w:br/>
              <w:t>יוני נתניהו 1 ג' אור יהודה</w:t>
            </w:r>
            <w:r w:rsidR="00F50FF8">
              <w:rPr>
                <w:rFonts w:ascii="Times New Roman" w:eastAsia="Times New Roman" w:hAnsi="Times New Roman" w:cs="David" w:hint="cs"/>
                <w:color w:val="008000"/>
                <w:sz w:val="24"/>
                <w:szCs w:val="24"/>
                <w:rtl/>
                <w:lang w:eastAsia="he-IL"/>
              </w:rPr>
              <w:br/>
              <w:t>מ.ז 52-003476-0</w:t>
            </w:r>
            <w:r w:rsidR="00F50FF8">
              <w:rPr>
                <w:rFonts w:ascii="Times New Roman" w:eastAsia="Times New Roman" w:hAnsi="Times New Roman" w:cs="David" w:hint="cs"/>
                <w:color w:val="008000"/>
                <w:sz w:val="24"/>
                <w:szCs w:val="24"/>
                <w:rtl/>
                <w:lang w:eastAsia="he-IL"/>
              </w:rPr>
              <w:br/>
            </w:r>
          </w:ins>
        </w:sdtContent>
      </w:sdt>
    </w:p>
    <w:p w14:paraId="0B9BAD5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5612C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71A9E1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302E9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del w:id="616" w:author="Kook Sec" w:date="2020-09-03T16:26:00Z">
            <w:r w:rsidR="006B6B5E" w:rsidDel="00F50FF8">
              <w:rPr>
                <w:rFonts w:ascii="Times New Roman" w:eastAsia="Times New Roman" w:hAnsi="Times New Roman" w:cs="David" w:hint="cs"/>
                <w:color w:val="008000"/>
                <w:sz w:val="24"/>
                <w:szCs w:val="24"/>
                <w:rtl/>
                <w:lang w:eastAsia="he-IL"/>
              </w:rPr>
              <w:delText>בית מפא"י</w:delText>
            </w:r>
            <w:r w:rsidR="00F50FF8" w:rsidDel="00F50FF8">
              <w:rPr>
                <w:rFonts w:ascii="Times New Roman" w:eastAsia="Times New Roman" w:hAnsi="Times New Roman" w:cs="David" w:hint="cs"/>
                <w:color w:val="008000"/>
                <w:sz w:val="24"/>
                <w:szCs w:val="24"/>
                <w:rtl/>
                <w:lang w:eastAsia="he-IL"/>
              </w:rPr>
              <w:delText>בית מפא"י</w:delText>
            </w:r>
          </w:del>
          <w:ins w:id="617" w:author="Kook Sec" w:date="2020-09-03T16:26:00Z">
            <w:r w:rsidR="00F50FF8">
              <w:rPr>
                <w:rFonts w:ascii="Times New Roman" w:eastAsia="Times New Roman" w:hAnsi="Times New Roman" w:cs="David" w:hint="cs"/>
                <w:color w:val="008000"/>
                <w:sz w:val="24"/>
                <w:szCs w:val="24"/>
                <w:rtl/>
                <w:lang w:eastAsia="he-IL"/>
              </w:rPr>
              <w:t>בית מפא"י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12-01T00:00:00Z">
            <w:dateFormat w:val="dd/MM/yyyy"/>
            <w:lid w:val="he-IL"/>
            <w:storeMappedDataAs w:val="dateTime"/>
            <w:calendar w:val="gregorian"/>
          </w:date>
        </w:sdtPr>
        <w:sdtEndPr>
          <w:rPr>
            <w:rFonts w:hint="cs"/>
          </w:rPr>
        </w:sdtEndPr>
        <w:sdtContent>
          <w:del w:id="618" w:author="Kook Sec" w:date="2020-09-03T16:26:00Z">
            <w:r w:rsidR="006B6B5E" w:rsidDel="00F50FF8">
              <w:rPr>
                <w:rFonts w:ascii="Times New Roman" w:eastAsia="Times New Roman" w:hAnsi="Times New Roman" w:cs="David" w:hint="cs"/>
                <w:color w:val="008000"/>
                <w:sz w:val="24"/>
                <w:szCs w:val="24"/>
                <w:rtl/>
                <w:lang w:eastAsia="he-IL"/>
              </w:rPr>
              <w:delText>‏01/12/2017</w:delText>
            </w:r>
            <w:r w:rsidR="00F50FF8" w:rsidDel="00F50FF8">
              <w:rPr>
                <w:rFonts w:ascii="Times New Roman" w:eastAsia="Times New Roman" w:hAnsi="Times New Roman" w:cs="David" w:hint="cs"/>
                <w:color w:val="008000"/>
                <w:sz w:val="24"/>
                <w:szCs w:val="24"/>
                <w:rtl/>
                <w:lang w:eastAsia="he-IL"/>
              </w:rPr>
              <w:delText>‏01/12/2017</w:delText>
            </w:r>
          </w:del>
          <w:ins w:id="619" w:author="Kook Sec" w:date="2020-09-03T16:26:00Z">
            <w:r w:rsidR="00F50FF8">
              <w:rPr>
                <w:rFonts w:ascii="Times New Roman" w:eastAsia="Times New Roman" w:hAnsi="Times New Roman" w:cs="David" w:hint="cs"/>
                <w:color w:val="008000"/>
                <w:sz w:val="24"/>
                <w:szCs w:val="24"/>
                <w:rtl/>
                <w:lang w:eastAsia="he-IL"/>
              </w:rPr>
              <w:t>‏01/12/2017</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A77A33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ABDE28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A7413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7D7FF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1A4292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CAF2D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1D2F4C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04510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1A4526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F923D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E199D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8D7D50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14343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1236D61"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7280ECE"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6CCFCAE"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1068531"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2306472" w14:textId="77777777" w:rsidR="00C12F17" w:rsidRPr="009130F0" w:rsidRDefault="00C12F17" w:rsidP="00F50FF8">
      <w:pPr>
        <w:widowControl w:val="0"/>
        <w:spacing w:before="0" w:beforeAutospacing="0" w:after="0" w:afterAutospacing="0" w:line="240" w:lineRule="auto"/>
        <w:ind w:left="3671" w:hanging="71"/>
        <w:rPr>
          <w:rFonts w:ascii="Times New Roman" w:eastAsia="Times New Roman" w:hAnsi="Times New Roman" w:cs="David"/>
          <w:color w:val="00B0F0"/>
          <w:sz w:val="24"/>
          <w:szCs w:val="24"/>
          <w:rtl/>
          <w:lang w:eastAsia="he-IL"/>
        </w:rPr>
        <w:pPrChange w:id="620" w:author="Kook Sec" w:date="2020-09-03T16:46: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ins w:id="621" w:author="Kook Sec" w:date="2020-09-03T16:46:00Z">
        <w:r w:rsidR="00F50FF8">
          <w:rPr>
            <w:rFonts w:ascii="Times New Roman" w:eastAsia="Times New Roman" w:hAnsi="Times New Roman" w:cs="David" w:hint="cs"/>
            <w:color w:val="00B0F0"/>
            <w:sz w:val="24"/>
            <w:szCs w:val="24"/>
            <w:rtl/>
            <w:lang w:eastAsia="he-IL"/>
          </w:rPr>
          <w:t xml:space="preserve">     </w:t>
        </w:r>
      </w:ins>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622" w:author="Kook Sec" w:date="2020-09-03T16:26:00Z">
            <w:r w:rsidR="006B6B5E" w:rsidDel="00F50FF8">
              <w:rPr>
                <w:rFonts w:ascii="Times New Roman" w:eastAsia="Times New Roman" w:hAnsi="Times New Roman" w:cs="David" w:hint="cs"/>
                <w:color w:val="00B0F0"/>
                <w:sz w:val="20"/>
                <w:szCs w:val="24"/>
                <w:u w:val="single"/>
                <w:rtl/>
                <w:lang w:eastAsia="he-IL"/>
              </w:rPr>
              <w:delText>לדמן אלומיניום בע"מ</w:delText>
            </w:r>
            <w:r w:rsidR="00F50FF8" w:rsidDel="00F50FF8">
              <w:rPr>
                <w:rFonts w:ascii="Times New Roman" w:eastAsia="Times New Roman" w:hAnsi="Times New Roman" w:cs="David" w:hint="cs"/>
                <w:color w:val="00B0F0"/>
                <w:sz w:val="20"/>
                <w:szCs w:val="24"/>
                <w:u w:val="single"/>
                <w:rtl/>
                <w:lang w:eastAsia="he-IL"/>
              </w:rPr>
              <w:delText>לדמן אלומיניום בע"מ</w:delText>
            </w:r>
          </w:del>
          <w:ins w:id="623" w:author="Kook Sec" w:date="2020-09-03T16:26:00Z">
            <w:r w:rsidR="00F50FF8">
              <w:rPr>
                <w:rFonts w:ascii="Times New Roman" w:eastAsia="Times New Roman" w:hAnsi="Times New Roman" w:cs="David" w:hint="cs"/>
                <w:color w:val="00B0F0"/>
                <w:sz w:val="20"/>
                <w:szCs w:val="24"/>
                <w:u w:val="single"/>
                <w:rtl/>
                <w:lang w:eastAsia="he-IL"/>
              </w:rPr>
              <w:t>לדמן אלומיניום בע"מ</w:t>
            </w:r>
          </w:ins>
        </w:sdtContent>
      </w:sdt>
    </w:p>
    <w:p w14:paraId="558A335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E181B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39A717"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CBE8E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B2038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A3E8C04"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C8E48DA"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98D8D0A"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6689B29"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6156EA1"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3C2853" w14:textId="77777777" w:rsidR="006B6B5E" w:rsidRDefault="006B6B5E" w:rsidP="00AF234B">
      <w:pPr>
        <w:spacing w:before="0" w:after="0" w:line="240" w:lineRule="auto"/>
      </w:pPr>
      <w:r>
        <w:separator/>
      </w:r>
    </w:p>
  </w:endnote>
  <w:endnote w:type="continuationSeparator" w:id="0">
    <w:p w14:paraId="510A59CF" w14:textId="77777777" w:rsidR="006B6B5E" w:rsidRDefault="006B6B5E" w:rsidP="00AF234B">
      <w:pPr>
        <w:spacing w:before="0" w:after="0" w:line="240" w:lineRule="auto"/>
      </w:pPr>
      <w:r>
        <w:continuationSeparator/>
      </w:r>
    </w:p>
  </w:endnote>
  <w:endnote w:type="continuationNotice" w:id="1">
    <w:p w14:paraId="28FE7488" w14:textId="77777777" w:rsidR="006B6B5E" w:rsidRDefault="006B6B5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C4849" w:rsidRPr="00F9528C" w14:paraId="26B7038A" w14:textId="77777777" w:rsidTr="006B6B5E">
      <w:tc>
        <w:tcPr>
          <w:tcW w:w="753" w:type="dxa"/>
        </w:tcPr>
        <w:p w14:paraId="0A559E06"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119BFFA9" w14:textId="77777777" w:rsidR="005C4849" w:rsidRPr="00F9528C" w:rsidRDefault="006B6B5E" w:rsidP="006B6B5E">
              <w:pPr>
                <w:tabs>
                  <w:tab w:val="center" w:pos="4153"/>
                  <w:tab w:val="right" w:pos="8306"/>
                </w:tabs>
                <w:spacing w:before="0" w:after="0" w:line="240" w:lineRule="auto"/>
                <w:rPr>
                  <w:rFonts w:ascii="David" w:hAnsi="David"/>
                  <w:color w:val="00B0F0"/>
                  <w:sz w:val="20"/>
                  <w:szCs w:val="20"/>
                  <w:rtl/>
                </w:rPr>
              </w:pPr>
              <w:ins w:id="624" w:author="Kook Sec" w:date="2020-09-03T16:08:00Z">
                <w:r>
                  <w:rPr>
                    <w:rFonts w:ascii="David" w:hAnsi="David" w:hint="cs"/>
                    <w:color w:val="00B0F0"/>
                    <w:sz w:val="20"/>
                    <w:szCs w:val="20"/>
                    <w:rtl/>
                  </w:rPr>
                  <w:t>אפריקה ישראל מגורים בע"מ</w:t>
                </w:r>
              </w:ins>
            </w:p>
          </w:tc>
        </w:sdtContent>
      </w:sdt>
      <w:tc>
        <w:tcPr>
          <w:tcW w:w="2232" w:type="dxa"/>
        </w:tcPr>
        <w:p w14:paraId="28ABA1B4"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5B674FC7" w14:textId="77777777" w:rsidR="005C4849" w:rsidRPr="00F9528C" w:rsidRDefault="005C4849" w:rsidP="006B6B5E">
          <w:pPr>
            <w:tabs>
              <w:tab w:val="center" w:pos="4153"/>
              <w:tab w:val="right" w:pos="8306"/>
            </w:tabs>
            <w:spacing w:before="0" w:after="0" w:line="240" w:lineRule="auto"/>
            <w:rPr>
              <w:rFonts w:ascii="David" w:hAnsi="David"/>
              <w:sz w:val="16"/>
              <w:szCs w:val="16"/>
              <w:rtl/>
            </w:rPr>
          </w:pPr>
        </w:p>
      </w:tc>
      <w:tc>
        <w:tcPr>
          <w:tcW w:w="1129" w:type="dxa"/>
        </w:tcPr>
        <w:p w14:paraId="256C79E2"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4D8C9EDB"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Pr>
                  <w:rFonts w:ascii="David" w:hAnsi="David" w:hint="cs"/>
                  <w:sz w:val="20"/>
                  <w:szCs w:val="20"/>
                </w:rPr>
                <w:t>CONT-5-575</w:t>
              </w:r>
            </w:p>
          </w:tc>
        </w:sdtContent>
      </w:sdt>
    </w:tr>
    <w:tr w:rsidR="005C4849" w:rsidRPr="00F9528C" w14:paraId="6DB1ED89" w14:textId="77777777" w:rsidTr="006B6B5E">
      <w:tc>
        <w:tcPr>
          <w:tcW w:w="753" w:type="dxa"/>
        </w:tcPr>
        <w:p w14:paraId="560F7FA7"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BA0FE30" w14:textId="77777777" w:rsidR="005C4849" w:rsidRPr="00F9528C" w:rsidRDefault="006B6B5E" w:rsidP="006B6B5E">
              <w:pPr>
                <w:tabs>
                  <w:tab w:val="center" w:pos="4153"/>
                  <w:tab w:val="right" w:pos="8306"/>
                </w:tabs>
                <w:spacing w:before="0" w:after="0" w:line="240" w:lineRule="auto"/>
                <w:rPr>
                  <w:rFonts w:ascii="David" w:hAnsi="David"/>
                  <w:color w:val="00B0F0"/>
                  <w:sz w:val="20"/>
                  <w:szCs w:val="20"/>
                  <w:rtl/>
                </w:rPr>
              </w:pPr>
              <w:ins w:id="625" w:author="Kook Sec" w:date="2020-09-03T16:16:00Z">
                <w:r>
                  <w:rPr>
                    <w:rFonts w:ascii="David" w:hAnsi="David" w:hint="cs"/>
                    <w:color w:val="00B0F0"/>
                    <w:sz w:val="20"/>
                    <w:szCs w:val="20"/>
                    <w:rtl/>
                  </w:rPr>
                  <w:t>לדמן אלומיניום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C4849" w:rsidRPr="00F9528C" w14:paraId="0D0B9EBF" w14:textId="77777777" w:rsidTr="006B6B5E">
            <w:trPr>
              <w:trHeight w:val="201"/>
            </w:trPr>
            <w:tc>
              <w:tcPr>
                <w:tcW w:w="926" w:type="dxa"/>
              </w:tcPr>
              <w:p w14:paraId="5A444D14"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94DE9B6" w14:textId="77777777" w:rsidR="005C4849" w:rsidRPr="00F9528C" w:rsidRDefault="005C4849" w:rsidP="006B6B5E">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1D5BEA3"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236" w:type="dxa"/>
        </w:tcPr>
        <w:p w14:paraId="4FFF1E00"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1129" w:type="dxa"/>
        </w:tcPr>
        <w:p w14:paraId="092EB4FA"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E19F87" w14:textId="77777777" w:rsidR="005C4849" w:rsidRPr="00F9528C" w:rsidRDefault="006B6B5E" w:rsidP="006B6B5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5C4849" w:rsidRPr="00F9528C">
                <w:rPr>
                  <w:rFonts w:ascii="David" w:hAnsi="David"/>
                  <w:color w:val="00B0F0"/>
                  <w:sz w:val="20"/>
                  <w:szCs w:val="20"/>
                  <w:rtl/>
                </w:rPr>
                <w:t>[סטטוס חוזה]</w:t>
              </w:r>
            </w:sdtContent>
          </w:sdt>
        </w:p>
      </w:tc>
    </w:tr>
    <w:tr w:rsidR="005C4849" w:rsidRPr="00F9528C" w14:paraId="633E1AA0" w14:textId="77777777" w:rsidTr="006B6B5E">
      <w:trPr>
        <w:trHeight w:val="80"/>
      </w:trPr>
      <w:tc>
        <w:tcPr>
          <w:tcW w:w="753" w:type="dxa"/>
        </w:tcPr>
        <w:p w14:paraId="5DF28566"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1883" w:type="dxa"/>
        </w:tcPr>
        <w:p w14:paraId="3BF471CC" w14:textId="77777777" w:rsidR="005C4849" w:rsidRPr="00F9528C" w:rsidRDefault="005C4849" w:rsidP="006B6B5E">
          <w:pPr>
            <w:tabs>
              <w:tab w:val="center" w:pos="4153"/>
              <w:tab w:val="right" w:pos="8306"/>
            </w:tabs>
            <w:spacing w:before="0" w:after="0" w:line="240" w:lineRule="auto"/>
            <w:rPr>
              <w:rFonts w:ascii="David" w:hAnsi="David"/>
              <w:color w:val="00B0F0"/>
              <w:sz w:val="20"/>
              <w:szCs w:val="20"/>
              <w:rtl/>
            </w:rPr>
          </w:pPr>
        </w:p>
      </w:tc>
      <w:tc>
        <w:tcPr>
          <w:tcW w:w="2232" w:type="dxa"/>
        </w:tcPr>
        <w:p w14:paraId="2BBE6D7C"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236" w:type="dxa"/>
        </w:tcPr>
        <w:p w14:paraId="437B07BC"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1129" w:type="dxa"/>
        </w:tcPr>
        <w:p w14:paraId="61E4A165"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c>
        <w:tcPr>
          <w:tcW w:w="2073" w:type="dxa"/>
        </w:tcPr>
        <w:p w14:paraId="1B108153" w14:textId="77777777" w:rsidR="005C4849" w:rsidRPr="00F9528C" w:rsidRDefault="005C4849" w:rsidP="006B6B5E">
          <w:pPr>
            <w:tabs>
              <w:tab w:val="center" w:pos="4153"/>
              <w:tab w:val="right" w:pos="8306"/>
            </w:tabs>
            <w:spacing w:before="0" w:after="0" w:line="240" w:lineRule="auto"/>
            <w:rPr>
              <w:rFonts w:ascii="David" w:hAnsi="David"/>
              <w:sz w:val="20"/>
              <w:szCs w:val="20"/>
              <w:rtl/>
            </w:rPr>
          </w:pPr>
        </w:p>
      </w:tc>
    </w:tr>
  </w:tbl>
  <w:p w14:paraId="60906548" w14:textId="77777777" w:rsidR="00685B66" w:rsidRPr="005C4849" w:rsidRDefault="005C484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8483FD" w14:textId="77777777" w:rsidR="006B6B5E" w:rsidRDefault="006B6B5E" w:rsidP="00AF234B">
      <w:pPr>
        <w:spacing w:before="0" w:after="0" w:line="240" w:lineRule="auto"/>
      </w:pPr>
      <w:r>
        <w:separator/>
      </w:r>
    </w:p>
  </w:footnote>
  <w:footnote w:type="continuationSeparator" w:id="0">
    <w:p w14:paraId="4F6BE1AE" w14:textId="77777777" w:rsidR="006B6B5E" w:rsidRDefault="006B6B5E" w:rsidP="00AF234B">
      <w:pPr>
        <w:spacing w:before="0" w:after="0" w:line="240" w:lineRule="auto"/>
      </w:pPr>
      <w:r>
        <w:continuationSeparator/>
      </w:r>
    </w:p>
  </w:footnote>
  <w:footnote w:type="continuationNotice" w:id="1">
    <w:p w14:paraId="1D90B926" w14:textId="77777777" w:rsidR="006B6B5E" w:rsidRDefault="006B6B5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7891F102" w14:textId="77777777" w:rsidR="00685B66" w:rsidRDefault="00685B66">
        <w:pPr>
          <w:pStyle w:val="a4"/>
          <w:jc w:val="center"/>
        </w:pPr>
        <w:r>
          <w:fldChar w:fldCharType="begin"/>
        </w:r>
        <w:r>
          <w:instrText xml:space="preserve"> PAGE   \* MERGEFORMAT </w:instrText>
        </w:r>
        <w:r>
          <w:fldChar w:fldCharType="separate"/>
        </w:r>
        <w:r w:rsidR="00F50FF8">
          <w:rPr>
            <w:noProof/>
            <w:rtl/>
          </w:rPr>
          <w:t>31</w:t>
        </w:r>
        <w:r>
          <w:rPr>
            <w:noProof/>
          </w:rPr>
          <w:fldChar w:fldCharType="end"/>
        </w:r>
      </w:p>
    </w:sdtContent>
  </w:sdt>
  <w:p w14:paraId="11D7DD14" w14:textId="77777777" w:rsidR="00685B66" w:rsidRDefault="00685B66">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20C6121"/>
    <w:multiLevelType w:val="hybridMultilevel"/>
    <w:tmpl w:val="FE940A88"/>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7">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2">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7">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2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2">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3">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8">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16"/>
  </w:num>
  <w:num w:numId="3">
    <w:abstractNumId w:val="8"/>
  </w:num>
  <w:num w:numId="4">
    <w:abstractNumId w:val="18"/>
  </w:num>
  <w:num w:numId="5">
    <w:abstractNumId w:val="28"/>
  </w:num>
  <w:num w:numId="6">
    <w:abstractNumId w:val="2"/>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3"/>
  </w:num>
  <w:num w:numId="10">
    <w:abstractNumId w:val="1"/>
  </w:num>
  <w:num w:numId="11">
    <w:abstractNumId w:val="19"/>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23"/>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0"/>
  </w:num>
  <w:num w:numId="20">
    <w:abstractNumId w:val="24"/>
  </w:num>
  <w:num w:numId="21">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num>
  <w:num w:numId="23">
    <w:abstractNumId w:val="7"/>
  </w:num>
  <w:num w:numId="24">
    <w:abstractNumId w:val="20"/>
  </w:num>
  <w:num w:numId="25">
    <w:abstractNumId w:val="4"/>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9"/>
  </w:num>
  <w:num w:numId="35">
    <w:abstractNumId w:val="4"/>
    <w:lvlOverride w:ilvl="0">
      <w:startOverride w:val="3"/>
    </w:lvlOverride>
    <w:lvlOverride w:ilvl="1">
      <w:startOverride w:val="5"/>
    </w:lvlOverride>
    <w:lvlOverride w:ilvl="2">
      <w:startOverride w:val="2"/>
    </w:lvlOverride>
  </w:num>
  <w:num w:numId="36">
    <w:abstractNumId w:val="5"/>
  </w:num>
  <w:num w:numId="37">
    <w:abstractNumId w:val="21"/>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307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214ACF"/>
    <w:rsid w:val="002365CE"/>
    <w:rsid w:val="00291019"/>
    <w:rsid w:val="002E281F"/>
    <w:rsid w:val="00335E3B"/>
    <w:rsid w:val="00370DA1"/>
    <w:rsid w:val="003811C6"/>
    <w:rsid w:val="003D3411"/>
    <w:rsid w:val="00467596"/>
    <w:rsid w:val="004A1F09"/>
    <w:rsid w:val="004A7CFB"/>
    <w:rsid w:val="00501673"/>
    <w:rsid w:val="005336F2"/>
    <w:rsid w:val="00552E11"/>
    <w:rsid w:val="005763BD"/>
    <w:rsid w:val="005824B9"/>
    <w:rsid w:val="0058321B"/>
    <w:rsid w:val="005C4849"/>
    <w:rsid w:val="00685B66"/>
    <w:rsid w:val="006B4EB8"/>
    <w:rsid w:val="006B6B5E"/>
    <w:rsid w:val="0072103C"/>
    <w:rsid w:val="007A10F8"/>
    <w:rsid w:val="007C2A85"/>
    <w:rsid w:val="008666C7"/>
    <w:rsid w:val="008A47A2"/>
    <w:rsid w:val="008C64C6"/>
    <w:rsid w:val="00907836"/>
    <w:rsid w:val="00915F2E"/>
    <w:rsid w:val="009369E3"/>
    <w:rsid w:val="00942177"/>
    <w:rsid w:val="009705B3"/>
    <w:rsid w:val="00977E09"/>
    <w:rsid w:val="009834EB"/>
    <w:rsid w:val="009C0249"/>
    <w:rsid w:val="009D7E65"/>
    <w:rsid w:val="00A24A00"/>
    <w:rsid w:val="00A81FF2"/>
    <w:rsid w:val="00AF234B"/>
    <w:rsid w:val="00B001DE"/>
    <w:rsid w:val="00BC58C4"/>
    <w:rsid w:val="00BE17B4"/>
    <w:rsid w:val="00C02FFD"/>
    <w:rsid w:val="00C12F17"/>
    <w:rsid w:val="00C140D3"/>
    <w:rsid w:val="00D8516B"/>
    <w:rsid w:val="00E3435D"/>
    <w:rsid w:val="00E679C7"/>
    <w:rsid w:val="00E972B1"/>
    <w:rsid w:val="00EC37B6"/>
    <w:rsid w:val="00F50FF8"/>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7437697"/>
  <w15:chartTrackingRefBased/>
  <w15:docId w15:val="{BE676208-2A3B-47BA-AEBA-19A4974B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customStyle="1" w:styleId="PARA1">
    <w:name w:val="PARA1"/>
    <w:basedOn w:val="a0"/>
    <w:rsid w:val="00F50FF8"/>
    <w:pPr>
      <w:tabs>
        <w:tab w:val="left" w:pos="448"/>
      </w:tabs>
      <w:spacing w:before="0" w:beforeAutospacing="0" w:after="0" w:afterAutospacing="0" w:line="240" w:lineRule="auto"/>
      <w:ind w:left="448" w:hanging="448"/>
      <w:jc w:val="both"/>
    </w:pPr>
    <w:rPr>
      <w:rFonts w:ascii="Times New Roman" w:eastAsia="Times New Roman" w:hAnsi="Times New Roman" w:cs="David"/>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9.xml"/><Relationship Id="rId7" Type="http://schemas.openxmlformats.org/officeDocument/2006/relationships/styles" Target="styles.xml"/><Relationship Id="rId2" Type="http://schemas.openxmlformats.org/officeDocument/2006/relationships/customXml" Target="../../customXml/item8.xml"/><Relationship Id="rId1" Type="http://schemas.openxmlformats.org/officeDocument/2006/relationships/customXml" Target="../../customXml/item7.xml"/><Relationship Id="rId6" Type="http://schemas.openxmlformats.org/officeDocument/2006/relationships/customXml" Target="../../customXml/item12.xml"/><Relationship Id="rId5" Type="http://schemas.openxmlformats.org/officeDocument/2006/relationships/customXml" Target="../../customXml/item11.xml"/><Relationship Id="rId10" Type="http://schemas.openxmlformats.org/officeDocument/2006/relationships/fontTable" Target="fontTable.xml"/><Relationship Id="rId4" Type="http://schemas.openxmlformats.org/officeDocument/2006/relationships/customXml" Target="../../customXml/item10.xml"/><Relationship Id="rId9"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E04841"/>
    <w:rsid w:val="00E6677C"/>
    <w:rsid w:val="00F91B4C"/>
    <w:rsid w:val="00FD4D50"/>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מתכנן אלומיניום" ma:contentTypeID="0x010100398782B37190B343ABC5A26867A4FDE20C004D75A17C5700724C8BE86D1E38658E11" ma:contentTypeVersion="175" ma:contentTypeDescription="" ma:contentTypeScope="" ma:versionID="cfab897674105ec8178c433214b06a3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8.xml><?xml version="1.0" encoding="utf-8"?>
<?mso-contentType ?>
<FormTemplates xmlns="http://schemas.microsoft.com/sharepoint/v3/contenttype/forms">
  <Display>DocumentLibraryForm</Display>
  <Edit>DocumentLibraryForm</Edit>
  <New>DocumentLibraryForm</New>
</FormTemplates>
</file>

<file path=customXml/item9.xml><?xml version="1.0" encoding="utf-8"?>
<p:properties xmlns:p="http://schemas.microsoft.com/office/2006/metadata/properties" xmlns:xsi="http://www.w3.org/2001/XMLSchema-instance" xmlns:pc="http://schemas.microsoft.com/office/infopath/2007/PartnerControls">
  <documentManagement>
    <cntLocalAuth xmlns="e82e0497-401b-493b-ab66-61f85c09ed30">ירושלים</cntLocalAuth>
    <cntSignDate xmlns="e82e0497-401b-493b-ab66-61f85c09ed30">2017-12-01T00:00:00+02:00</cntSignDate>
    <cntSupllierName xmlns="e82e0497-401b-493b-ab66-61f85c09ed30">לדמן אלומיניום בע"מ</cntSupllierName>
    <cntContractType xmlns="e82e0497-401b-493b-ab66-61f85c09ed30">מתכנן אלומיניום</cntContractType>
    <cntCustomField4 xmlns="e82e0497-401b-493b-ab66-61f85c09ed30" xsi:nil="true"/>
    <cntMadadType xmlns="e82e0497-401b-493b-ab66-61f85c09ed30" xsi:nil="true"/>
    <cntCustomField5 xmlns="e82e0497-401b-493b-ab66-61f85c09ed30" xsi:nil="true"/>
    <cmtSplrAddress xmlns="e82e0497-401b-493b-ab66-61f85c09ed30" xsi:nil="true"/>
    <cntCustomField2 xmlns="e82e0497-401b-493b-ab66-61f85c09ed30" xsi:nil="true"/>
    <cntPaymentType xmlns="e82e0497-401b-493b-ab66-61f85c09ed30" xsi:nil="true"/>
    <cntMadadKnown xmlns="e82e0497-401b-493b-ab66-61f85c09ed30" xsi:nil="true"/>
    <cntSupllierType xmlns="e82e0497-401b-493b-ab66-61f85c09ed30" xsi:nil="true"/>
    <cntPymntCndtns xmlns="e82e0497-401b-493b-ab66-61f85c09ed30" xsi:nil="true"/>
    <cntCustomField3 xmlns="e82e0497-401b-493b-ab66-61f85c09ed30" xsi:nil="true"/>
    <cntSite xmlns="e82e0497-401b-493b-ab66-61f85c09ed30">בית מפא"י</cntSite>
    <cntCustomField1 xmlns="e82e0497-401b-493b-ab66-61f85c09ed30" xsi:nil="true"/>
    <cntTzadB_x002c__x0020_cntTzadC_x002c__x0020_cntTzadD xmlns="e82e0497-401b-493b-ab66-61f85c09ed30">
לדמן אלומיניום בע"מ
הירקון 2 חיפה
512245192
</cntTzadB_x002c__x0020_cntTzadC_x002c__x0020_cntTzadD>
    <cntExpEndDate xmlns="e82e0497-401b-493b-ab66-61f85c09ed30">2021-11-09T22:00:00+02:00</cntExpEndDate>
    <cntNumOfMonth xmlns="e82e0497-401b-493b-ab66-61f85c09ed30">48</cntNumOfMonth>
    <cntMadadPoints xmlns="e82e0497-401b-493b-ab66-61f85c09ed30" xsi:nil="true"/>
    <cmtUserName xmlns="e82e0497-401b-493b-ab66-61f85c09ed30">kooksec</cmtUserName>
    <cmtTzadAName xmlns="e82e0497-401b-493b-ab66-61f85c09ed30" xsi:nil="true"/>
    <cmtAttacheLink xmlns="e82e0497-401b-493b-ab66-61f85c09ed30">
      <Url xsi:nil="true"/>
      <Description xsi:nil="true"/>
    </cmtAttacheLink>
    <cntPaymentAmount xmlns="e82e0497-401b-493b-ab66-61f85c09ed30" xsi:nil="true"/>
    <cntTzadA xmlns="e82e0497-401b-493b-ab66-61f85c09ed30">
אפריקה ישראל מגורים בע"מ
יוני נתניהו 1 ג' אור יהודה
מ.ז 52-003476-0
</cntTzadA>
    <cmtTzadAPercent xmlns="e82e0497-401b-493b-ab66-61f85c09ed30">100</cmtTzadAPercent>
    <cntProjectName xmlns="e82e0497-401b-493b-ab66-61f85c09ed30">אפריקה ישראל מגורים בע"מ</cntProjectName>
    <cntStatus xmlns="e82e0497-401b-493b-ab66-61f85c09ed30" xsi:nil="true"/>
    <cntContractVersion xmlns="e82e0497-401b-493b-ab66-61f85c09ed30" xsi:nil="true"/>
    <cntStartDate xmlns="e82e0497-401b-493b-ab66-61f85c09ed30">2017-12-01T00:00:00+02:00</cntStartDate>
    <cntMadadBase xmlns="e82e0497-401b-493b-ab66-61f85c09ed30" xsi:nil="true"/>
    <cntPymntDetails xmlns="e82e0497-401b-493b-ab66-61f85c09ed30" xsi:nil="true"/>
    <cntCrrncyType xmlns="e82e0497-401b-493b-ab66-61f85c09ed30" xsi:nil="true"/>
    <cntJobDesc xmlns="e82e0497-401b-493b-ab66-61f85c09ed30">יעוץ לתכנון מסגרות אלומיניום כללי </cntJobDesc>
    <_dlc_DocId xmlns="e82e0497-401b-493b-ab66-61f85c09ed30">CONT-5-575</_dlc_DocId>
    <_dlc_DocIdUrl xmlns="e82e0497-401b-493b-ab66-61f85c09ed30">
      <Url>http://afi-home/sites/Contracts/_layouts/15/DocIdRedir.aspx?ID=CONT-5-575</Url>
      <Description>CONT-5-575</Description>
    </_dlc_DocIdUrl>
    <cmtChapterDesc xmlns="e82e0497-401b-493b-ab66-61f85c09ed30" xsi:nil="true"/>
    <cntCustomField6 xmlns="e82e0497-401b-493b-ab66-61f85c09ed30" xsi:nil="true"/>
    <cntCustomField7 xmlns="e82e0497-401b-493b-ab66-61f85c09ed30" xsi:nil="true"/>
    <cntCustomField8 xmlns="e82e0497-401b-493b-ab66-61f85c09ed30" xsi:nil="true"/>
    <cntMadadTypeTitle xmlns="e82e0497-401b-493b-ab66-61f85c09ed30" xsi:nil="true"/>
    <RoutingContentType xmlns="http://schemas.microsoft.com/sharepoint/v3" xsi:nil="true"/>
    <cntIsKnownTitle xmlns="e82e0497-401b-493b-ab66-61f85c09ed30" xsi:nil="true"/>
  </documentManagement>
</p:properties>
</file>

<file path=customXml/item10.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11.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835F-5A32-4DAC-B329-8E4064575123}"/>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EACBC836-1091-4070-8169-66E69940B816}"/>
</file>

<file path=customXml/itemProps6.xml><?xml version="1.0" encoding="utf-8"?>
<ds:datastoreItem xmlns:ds="http://schemas.openxmlformats.org/officeDocument/2006/customXml" ds:itemID="{3DDCAB79-4C23-402D-82EB-4242F8667F27}"/>
</file>

<file path=customXml/itemProps7.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8.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9.xml><?xml version="1.0" encoding="utf-8"?>
<ds:datastoreItem xmlns:ds="http://schemas.openxmlformats.org/officeDocument/2006/customXml" ds:itemID="{81709D4C-33DC-48CC-AC7E-130A245806EE}">
  <ds:schemaRefs>
    <ds:schemaRef ds:uri="http://schemas.microsoft.com/office/2006/metadata/properties"/>
    <ds:schemaRef ds:uri="http://purl.org/dc/elements/1.1/"/>
    <ds:schemaRef ds:uri="e82e0497-401b-493b-ab66-61f85c09ed30"/>
    <ds:schemaRef ds:uri="http://schemas.microsoft.com/sharepoint/v3"/>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http://purl.org/dc/terms/"/>
  </ds:schemaRefs>
</ds:datastoreItem>
</file>

<file path=customXml/itemProps10.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11.xml><?xml version="1.0" encoding="utf-8"?>
<ds:datastoreItem xmlns:ds="http://schemas.openxmlformats.org/officeDocument/2006/customXml" ds:itemID="{5F9E0655-BB0F-4702-8D63-5A2D0BEEC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2.xml><?xml version="1.0" encoding="utf-8"?>
<ds:datastoreItem xmlns:ds="http://schemas.openxmlformats.org/officeDocument/2006/customXml" ds:itemID="{9CCA68BD-163A-4D5F-BE42-94F11DA9C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33</Pages>
  <Words>10365</Words>
  <Characters>51829</Characters>
  <Application>Microsoft Office Word</Application>
  <DocSecurity>0</DocSecurity>
  <Lines>431</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2020-09-03T13:06:00Z</dcterms:created>
  <dcterms:modified xsi:type="dcterms:W3CDTF">2020-09-03T13:48:00Z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939a39a5-3906-4612-92b0-7a131b118819</vt:lpwstr>
  </property>
</Properties>
</file>