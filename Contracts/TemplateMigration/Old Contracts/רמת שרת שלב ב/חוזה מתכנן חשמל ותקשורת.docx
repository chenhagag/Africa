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EAF97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6724E2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2C55D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E579F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B83B07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614F17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1DBD895A" wp14:editId="0B4AF7F2">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C8029DD"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6BD2CFA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747D94"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0256D4"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C9E87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65E81B2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67C0E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5F334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4020B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9FEFE2" w14:textId="77777777" w:rsidR="00A84A09" w:rsidRPr="00A84A09" w:rsidRDefault="00A84A09" w:rsidP="00A84A09">
      <w:pPr>
        <w:widowControl w:val="0"/>
        <w:spacing w:before="0" w:beforeAutospacing="0" w:after="0" w:afterAutospacing="0" w:line="240" w:lineRule="auto"/>
        <w:jc w:val="center"/>
        <w:rPr>
          <w:ins w:id="0" w:author="Kook Sec" w:date="2022-01-13T15:23:00Z"/>
          <w:rFonts w:ascii="Times New Roman" w:eastAsia="Times New Roman" w:hAnsi="Times New Roman" w:cs="David"/>
          <w:bCs/>
          <w:sz w:val="32"/>
          <w:szCs w:val="32"/>
          <w:u w:val="single"/>
          <w:rtl/>
          <w:lang w:eastAsia="he-IL"/>
        </w:rPr>
        <w:pPrChange w:id="1" w:author="Kook Sec" w:date="2022-01-13T15:23:00Z">
          <w:pPr>
            <w:widowControl w:val="0"/>
            <w:spacing w:before="0" w:beforeAutospacing="0" w:after="0" w:afterAutospacing="0" w:line="240" w:lineRule="auto"/>
          </w:pPr>
        </w:pPrChange>
      </w:pPr>
      <w:ins w:id="2" w:author="Kook Sec" w:date="2022-01-13T15:23:00Z">
        <w:r w:rsidRPr="00A84A09">
          <w:rPr>
            <w:rFonts w:ascii="Times New Roman" w:eastAsia="Times New Roman" w:hAnsi="Times New Roman" w:cs="David"/>
            <w:bCs/>
            <w:sz w:val="32"/>
            <w:szCs w:val="32"/>
            <w:u w:val="single"/>
            <w:rtl/>
            <w:lang w:eastAsia="he-IL"/>
          </w:rPr>
          <w:t>פ.א פיתוח ובנייה בירושלים בע"מ</w:t>
        </w:r>
      </w:ins>
    </w:p>
    <w:p w14:paraId="5DC27ECD" w14:textId="77777777" w:rsidR="00A84A09" w:rsidRPr="00A84A09" w:rsidRDefault="00A84A09" w:rsidP="00A84A09">
      <w:pPr>
        <w:widowControl w:val="0"/>
        <w:spacing w:before="0" w:beforeAutospacing="0" w:after="0" w:afterAutospacing="0" w:line="240" w:lineRule="auto"/>
        <w:rPr>
          <w:ins w:id="3" w:author="Kook Sec" w:date="2022-01-13T15:23:00Z"/>
          <w:rFonts w:ascii="Times New Roman" w:eastAsia="Times New Roman" w:hAnsi="Times New Roman" w:cs="David"/>
          <w:bCs/>
          <w:sz w:val="32"/>
          <w:szCs w:val="32"/>
          <w:u w:val="single"/>
          <w:rtl/>
          <w:lang w:eastAsia="he-IL"/>
        </w:rPr>
      </w:pPr>
    </w:p>
    <w:p w14:paraId="0987662D" w14:textId="77777777" w:rsidR="00A84A09" w:rsidRPr="00A84A09" w:rsidRDefault="00A84A09" w:rsidP="00A84A09">
      <w:pPr>
        <w:widowControl w:val="0"/>
        <w:spacing w:before="0" w:beforeAutospacing="0" w:after="0" w:afterAutospacing="0" w:line="240" w:lineRule="auto"/>
        <w:rPr>
          <w:ins w:id="4" w:author="Kook Sec" w:date="2022-01-13T15:23:00Z"/>
          <w:rFonts w:ascii="Times New Roman" w:eastAsia="Times New Roman" w:hAnsi="Times New Roman" w:cs="David"/>
          <w:bCs/>
          <w:sz w:val="32"/>
          <w:szCs w:val="32"/>
          <w:u w:val="single"/>
          <w:rtl/>
          <w:lang w:eastAsia="he-IL"/>
        </w:rPr>
      </w:pPr>
    </w:p>
    <w:p w14:paraId="2A678ED0" w14:textId="77777777" w:rsidR="00A84A09" w:rsidRPr="00A84A09" w:rsidRDefault="00A84A09" w:rsidP="00A84A09">
      <w:pPr>
        <w:widowControl w:val="0"/>
        <w:spacing w:before="0" w:beforeAutospacing="0" w:after="0" w:afterAutospacing="0" w:line="240" w:lineRule="auto"/>
        <w:rPr>
          <w:ins w:id="5" w:author="Kook Sec" w:date="2022-01-13T15:23:00Z"/>
          <w:rFonts w:ascii="Times New Roman" w:eastAsia="Times New Roman" w:hAnsi="Times New Roman" w:cs="David"/>
          <w:bCs/>
          <w:sz w:val="32"/>
          <w:szCs w:val="32"/>
          <w:u w:val="single"/>
          <w:rtl/>
          <w:lang w:eastAsia="he-IL"/>
        </w:rPr>
      </w:pPr>
    </w:p>
    <w:p w14:paraId="3D32C266" w14:textId="61DE7975" w:rsidR="00735E3D" w:rsidRPr="00B27B4C" w:rsidDel="00A84A09" w:rsidRDefault="00A84A09" w:rsidP="00A84A09">
      <w:pPr>
        <w:widowControl w:val="0"/>
        <w:spacing w:before="0" w:beforeAutospacing="0" w:after="0" w:afterAutospacing="0" w:line="240" w:lineRule="auto"/>
        <w:jc w:val="center"/>
        <w:rPr>
          <w:del w:id="6" w:author="Kook Sec" w:date="2022-01-13T15:23:00Z"/>
          <w:rFonts w:ascii="Times New Roman" w:eastAsia="Times New Roman" w:hAnsi="Times New Roman" w:cs="David"/>
          <w:bCs/>
          <w:sz w:val="32"/>
          <w:szCs w:val="32"/>
          <w:u w:val="single"/>
          <w:rtl/>
          <w:lang w:eastAsia="he-IL"/>
        </w:rPr>
      </w:pPr>
      <w:ins w:id="7" w:author="Kook Sec" w:date="2022-01-13T15:23:00Z">
        <w:r w:rsidRPr="00A84A09">
          <w:rPr>
            <w:rFonts w:ascii="Times New Roman" w:eastAsia="Times New Roman" w:hAnsi="Times New Roman" w:cs="David"/>
            <w:bCs/>
            <w:sz w:val="32"/>
            <w:szCs w:val="32"/>
            <w:u w:val="single"/>
            <w:rtl/>
            <w:lang w:eastAsia="he-IL"/>
          </w:rPr>
          <w:t>רמת שרת שלב ב'</w:t>
        </w:r>
      </w:ins>
    </w:p>
    <w:customXmlDelRangeStart w:id="8" w:author="Kook Sec" w:date="2022-01-13T15:22:00Z"/>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8"/>
        <w:p w14:paraId="5F58A150" w14:textId="1B58D4A7" w:rsidR="00735E3D" w:rsidRPr="00B27B4C" w:rsidDel="00A84A09" w:rsidRDefault="00A84A09" w:rsidP="00A84A09">
          <w:pPr>
            <w:widowControl w:val="0"/>
            <w:spacing w:before="0" w:beforeAutospacing="0" w:after="0" w:afterAutospacing="0" w:line="240" w:lineRule="auto"/>
            <w:jc w:val="center"/>
            <w:rPr>
              <w:del w:id="9" w:author="Kook Sec" w:date="2022-01-13T15:22:00Z"/>
              <w:rFonts w:ascii="Times New Roman" w:eastAsia="Times New Roman" w:hAnsi="Times New Roman" w:cs="David"/>
              <w:bCs/>
              <w:sz w:val="32"/>
              <w:szCs w:val="32"/>
              <w:u w:val="single"/>
              <w:rtl/>
              <w:lang w:eastAsia="he-IL"/>
            </w:rPr>
          </w:pPr>
        </w:p>
        <w:customXmlDelRangeStart w:id="10" w:author="Kook Sec" w:date="2022-01-13T15:22:00Z"/>
      </w:sdtContent>
    </w:sdt>
    <w:customXmlDelRangeEnd w:id="10"/>
    <w:p w14:paraId="6631673B" w14:textId="18AC956B" w:rsidR="00735E3D" w:rsidRPr="00B27B4C" w:rsidDel="00A84A09" w:rsidRDefault="00735E3D" w:rsidP="00A84A09">
      <w:pPr>
        <w:widowControl w:val="0"/>
        <w:spacing w:before="0" w:beforeAutospacing="0" w:after="0" w:afterAutospacing="0" w:line="240" w:lineRule="auto"/>
        <w:jc w:val="center"/>
        <w:rPr>
          <w:del w:id="11" w:author="Kook Sec" w:date="2022-01-13T15:22:00Z"/>
          <w:rFonts w:ascii="Times New Roman" w:eastAsia="Times New Roman" w:hAnsi="Times New Roman" w:cs="David"/>
          <w:bCs/>
          <w:sz w:val="32"/>
          <w:szCs w:val="32"/>
          <w:u w:val="single"/>
          <w:rtl/>
          <w:lang w:eastAsia="he-IL"/>
        </w:rPr>
      </w:pPr>
    </w:p>
    <w:customXmlDelRangeStart w:id="12" w:author="Kook Sec" w:date="2022-01-13T15:22:00Z"/>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2"/>
        <w:p w14:paraId="1052353A" w14:textId="0A18CFDF" w:rsidR="00735E3D" w:rsidRPr="00B27B4C" w:rsidDel="00A84A09" w:rsidRDefault="00A84A09" w:rsidP="00A84A09">
          <w:pPr>
            <w:widowControl w:val="0"/>
            <w:spacing w:before="0" w:beforeAutospacing="0" w:after="0" w:afterAutospacing="0" w:line="240" w:lineRule="auto"/>
            <w:jc w:val="center"/>
            <w:rPr>
              <w:del w:id="13" w:author="Kook Sec" w:date="2022-01-13T15:22:00Z"/>
              <w:rFonts w:ascii="Times New Roman" w:eastAsia="Times New Roman" w:hAnsi="Times New Roman" w:cs="David"/>
              <w:bCs/>
              <w:sz w:val="32"/>
              <w:szCs w:val="32"/>
              <w:u w:val="single"/>
              <w:rtl/>
              <w:lang w:eastAsia="he-IL"/>
            </w:rPr>
          </w:pPr>
        </w:p>
        <w:customXmlDelRangeStart w:id="14" w:author="Kook Sec" w:date="2022-01-13T15:22:00Z"/>
      </w:sdtContent>
    </w:sdt>
    <w:customXmlDelRangeEnd w:id="14"/>
    <w:p w14:paraId="3CD0B009" w14:textId="36A3EFDC" w:rsidR="002B2234" w:rsidRPr="002B2234" w:rsidDel="00A84A09" w:rsidRDefault="002B2234" w:rsidP="00A84A09">
      <w:pPr>
        <w:widowControl w:val="0"/>
        <w:spacing w:before="0" w:beforeAutospacing="0" w:after="0" w:afterAutospacing="0" w:line="240" w:lineRule="auto"/>
        <w:jc w:val="center"/>
        <w:rPr>
          <w:del w:id="15" w:author="Kook Sec" w:date="2022-01-13T15:23:00Z"/>
          <w:rFonts w:ascii="Times New Roman" w:eastAsia="Times New Roman" w:hAnsi="Times New Roman" w:cs="David"/>
          <w:bCs/>
          <w:sz w:val="32"/>
          <w:szCs w:val="32"/>
          <w:u w:val="single"/>
          <w:rtl/>
          <w:lang w:eastAsia="he-IL"/>
        </w:rPr>
      </w:pPr>
    </w:p>
    <w:p w14:paraId="2CFE2B6D" w14:textId="39E2C5B6" w:rsidR="002B2234" w:rsidRPr="002B2234" w:rsidDel="00A84A09" w:rsidRDefault="002B2234" w:rsidP="00A84A09">
      <w:pPr>
        <w:widowControl w:val="0"/>
        <w:spacing w:before="0" w:beforeAutospacing="0" w:after="0" w:afterAutospacing="0" w:line="240" w:lineRule="auto"/>
        <w:jc w:val="center"/>
        <w:rPr>
          <w:del w:id="16" w:author="Kook Sec" w:date="2022-01-13T15:23:00Z"/>
          <w:rFonts w:ascii="Times New Roman" w:eastAsia="Times New Roman" w:hAnsi="Times New Roman" w:cs="David"/>
          <w:bCs/>
          <w:sz w:val="32"/>
          <w:szCs w:val="32"/>
          <w:u w:val="single"/>
          <w:rtl/>
          <w:lang w:eastAsia="he-IL"/>
        </w:rPr>
      </w:pPr>
    </w:p>
    <w:p w14:paraId="2DD4CC7D" w14:textId="4BC7B60D" w:rsidR="002B2234" w:rsidRPr="002B2234" w:rsidDel="00A84A09" w:rsidRDefault="002B2234" w:rsidP="002B2234">
      <w:pPr>
        <w:widowControl w:val="0"/>
        <w:spacing w:before="0" w:beforeAutospacing="0" w:after="0" w:afterAutospacing="0" w:line="240" w:lineRule="auto"/>
        <w:jc w:val="center"/>
        <w:rPr>
          <w:del w:id="17" w:author="Kook Sec" w:date="2022-01-13T15:23:00Z"/>
          <w:rFonts w:ascii="Times New Roman" w:eastAsia="Times New Roman" w:hAnsi="Times New Roman" w:cs="David"/>
          <w:bCs/>
          <w:sz w:val="32"/>
          <w:szCs w:val="32"/>
          <w:u w:val="single"/>
          <w:rtl/>
          <w:lang w:eastAsia="he-IL"/>
        </w:rPr>
      </w:pPr>
    </w:p>
    <w:p w14:paraId="57B5B3B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BC91A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2C9E8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CA08B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BC46D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F780F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1ABD1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D450B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29CCB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9F0D2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C7688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00FB9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C000A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E6072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ADEA2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FD3C8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07D6C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C7013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87211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0CF02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657E8A" w14:textId="2EE66AAD" w:rsidR="002B2234" w:rsidRDefault="002B2234" w:rsidP="002B2234">
      <w:pPr>
        <w:widowControl w:val="0"/>
        <w:spacing w:before="0" w:beforeAutospacing="0" w:after="0" w:afterAutospacing="0" w:line="240" w:lineRule="auto"/>
        <w:jc w:val="center"/>
        <w:rPr>
          <w:ins w:id="18" w:author="Kook Sec" w:date="2022-01-13T15:23:00Z"/>
          <w:rFonts w:ascii="Times New Roman" w:eastAsia="Times New Roman" w:hAnsi="Times New Roman" w:cs="David"/>
          <w:bCs/>
          <w:sz w:val="32"/>
          <w:szCs w:val="32"/>
          <w:u w:val="single"/>
          <w:rtl/>
          <w:lang w:eastAsia="he-IL"/>
        </w:rPr>
      </w:pPr>
    </w:p>
    <w:p w14:paraId="58973B46" w14:textId="3CC9D0C2" w:rsidR="00A84A09" w:rsidRDefault="00A84A09" w:rsidP="002B2234">
      <w:pPr>
        <w:widowControl w:val="0"/>
        <w:spacing w:before="0" w:beforeAutospacing="0" w:after="0" w:afterAutospacing="0" w:line="240" w:lineRule="auto"/>
        <w:jc w:val="center"/>
        <w:rPr>
          <w:ins w:id="19" w:author="Kook Sec" w:date="2022-01-13T15:23:00Z"/>
          <w:rFonts w:ascii="Times New Roman" w:eastAsia="Times New Roman" w:hAnsi="Times New Roman" w:cs="David"/>
          <w:bCs/>
          <w:sz w:val="32"/>
          <w:szCs w:val="32"/>
          <w:u w:val="single"/>
          <w:rtl/>
          <w:lang w:eastAsia="he-IL"/>
        </w:rPr>
      </w:pPr>
    </w:p>
    <w:p w14:paraId="255A84A2" w14:textId="1C9F12BF" w:rsidR="00A84A09" w:rsidRDefault="00A84A09" w:rsidP="002B2234">
      <w:pPr>
        <w:widowControl w:val="0"/>
        <w:spacing w:before="0" w:beforeAutospacing="0" w:after="0" w:afterAutospacing="0" w:line="240" w:lineRule="auto"/>
        <w:jc w:val="center"/>
        <w:rPr>
          <w:ins w:id="20" w:author="Kook Sec" w:date="2022-01-13T15:23:00Z"/>
          <w:rFonts w:ascii="Times New Roman" w:eastAsia="Times New Roman" w:hAnsi="Times New Roman" w:cs="David"/>
          <w:bCs/>
          <w:sz w:val="32"/>
          <w:szCs w:val="32"/>
          <w:u w:val="single"/>
          <w:rtl/>
          <w:lang w:eastAsia="he-IL"/>
        </w:rPr>
      </w:pPr>
    </w:p>
    <w:p w14:paraId="1D9EDF56" w14:textId="77777777" w:rsidR="00A84A09" w:rsidRPr="002B2234" w:rsidRDefault="00A84A09"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B45F94"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C39CBC"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0460CEB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0E5E91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35E3D">
            <w:rPr>
              <w:rStyle w:val="AutoFieldsChar"/>
              <w:color w:val="00B0F0"/>
              <w:rtl/>
            </w:rPr>
            <w:t>[תאריך חתימת חוזה]</w:t>
          </w:r>
        </w:sdtContent>
      </w:sdt>
    </w:p>
    <w:p w14:paraId="5F2CD9B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56A86B8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63259D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AE26C3"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811D883" w14:textId="4D866ACF" w:rsidR="002B2234" w:rsidRPr="002B2234" w:rsidRDefault="00A84A09" w:rsidP="00A84A09">
          <w:pPr>
            <w:widowControl w:val="0"/>
            <w:spacing w:before="0" w:beforeAutospacing="0" w:after="0" w:afterAutospacing="0" w:line="240" w:lineRule="auto"/>
            <w:ind w:left="2880" w:firstLine="26"/>
            <w:rPr>
              <w:rFonts w:ascii="Times New Roman" w:eastAsia="Times New Roman" w:hAnsi="Times New Roman" w:cs="David"/>
              <w:color w:val="008000"/>
              <w:sz w:val="24"/>
              <w:szCs w:val="24"/>
              <w:rtl/>
            </w:rPr>
            <w:pPrChange w:id="21" w:author="Kook Sec" w:date="2022-01-13T15:24:00Z">
              <w:pPr>
                <w:widowControl w:val="0"/>
                <w:spacing w:before="0" w:beforeAutospacing="0" w:after="0" w:afterAutospacing="0" w:line="240" w:lineRule="auto"/>
                <w:ind w:left="2880" w:firstLine="720"/>
              </w:pPr>
            </w:pPrChange>
          </w:pPr>
          <w:ins w:id="22" w:author="Kook Sec" w:date="2022-01-13T15:24:00Z">
            <w:r w:rsidRPr="00A84A09">
              <w:rPr>
                <w:rFonts w:ascii="Times New Roman" w:eastAsia="Times New Roman" w:hAnsi="Times New Roman" w:cs="David"/>
                <w:color w:val="800080"/>
                <w:sz w:val="24"/>
                <w:szCs w:val="24"/>
                <w:rtl/>
              </w:rPr>
              <w:t xml:space="preserve">פ.א פיתוח ובנייה בירושלים בע"מ </w:t>
            </w:r>
          </w:ins>
          <w:r>
            <w:rPr>
              <w:rFonts w:ascii="Times New Roman" w:eastAsia="Times New Roman" w:hAnsi="Times New Roman" w:cs="David"/>
              <w:color w:val="800080"/>
              <w:sz w:val="24"/>
              <w:szCs w:val="24"/>
              <w:rtl/>
            </w:rPr>
            <w:br/>
          </w:r>
          <w:ins w:id="23" w:author="Kook Sec" w:date="2022-01-13T15:24:00Z">
            <w:r w:rsidRPr="00A84A09">
              <w:rPr>
                <w:rFonts w:ascii="Times New Roman" w:eastAsia="Times New Roman" w:hAnsi="Times New Roman" w:cs="David"/>
                <w:color w:val="800080"/>
                <w:sz w:val="24"/>
                <w:szCs w:val="24"/>
                <w:rtl/>
              </w:rPr>
              <w:t>רח' יוני נתניהו 1 ג' אור יהודה ת.ד 715</w:t>
            </w:r>
          </w:ins>
          <w:r>
            <w:rPr>
              <w:rFonts w:ascii="Times New Roman" w:eastAsia="Times New Roman" w:hAnsi="Times New Roman" w:cs="David"/>
              <w:color w:val="800080"/>
              <w:sz w:val="24"/>
              <w:szCs w:val="24"/>
              <w:rtl/>
            </w:rPr>
            <w:br/>
          </w:r>
          <w:ins w:id="24" w:author="Kook Sec" w:date="2022-01-13T15:24:00Z">
            <w:r w:rsidRPr="00A84A09">
              <w:rPr>
                <w:rFonts w:ascii="Times New Roman" w:eastAsia="Times New Roman" w:hAnsi="Times New Roman" w:cs="David"/>
                <w:color w:val="800080"/>
                <w:sz w:val="24"/>
                <w:szCs w:val="24"/>
                <w:rtl/>
              </w:rPr>
              <w:t xml:space="preserve">513958009      </w:t>
            </w:r>
          </w:ins>
        </w:p>
      </w:sdtContent>
    </w:sdt>
    <w:p w14:paraId="6FABF2FA"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32955569"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25FA68E6"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2970B89"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47A2414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6AF8867" w14:textId="6CD95274" w:rsidR="002B2234" w:rsidRPr="002B2234" w:rsidRDefault="00A84A09" w:rsidP="00A84A09">
          <w:pPr>
            <w:widowControl w:val="0"/>
            <w:spacing w:before="0" w:beforeAutospacing="0" w:after="0" w:afterAutospacing="0" w:line="240" w:lineRule="auto"/>
            <w:ind w:left="2880" w:firstLine="26"/>
            <w:rPr>
              <w:rFonts w:ascii="Times New Roman" w:eastAsia="Times New Roman" w:hAnsi="Times New Roman" w:cs="David"/>
              <w:sz w:val="20"/>
              <w:szCs w:val="24"/>
              <w:rtl/>
              <w:lang w:eastAsia="he-IL"/>
            </w:rPr>
            <w:pPrChange w:id="25" w:author="Kook Sec" w:date="2022-01-13T15:28:00Z">
              <w:pPr>
                <w:widowControl w:val="0"/>
                <w:spacing w:before="0" w:beforeAutospacing="0" w:after="0" w:afterAutospacing="0" w:line="240" w:lineRule="auto"/>
                <w:ind w:left="2880" w:firstLine="720"/>
              </w:pPr>
            </w:pPrChange>
          </w:pPr>
          <w:del w:id="26" w:author="Kook Sec" w:date="2022-01-13T15:27:00Z">
            <w:r w:rsidDel="00A84A09">
              <w:rPr>
                <w:rFonts w:ascii="Times New Roman" w:eastAsia="Times New Roman" w:hAnsi="Times New Roman" w:cs="David"/>
                <w:color w:val="800080"/>
                <w:sz w:val="24"/>
                <w:szCs w:val="24"/>
                <w:rtl/>
              </w:rPr>
              <w:br/>
            </w:r>
          </w:del>
          <w:ins w:id="27" w:author="Kook Sec" w:date="2022-01-13T15:27:00Z">
            <w:r>
              <w:rPr>
                <w:rFonts w:ascii="Times New Roman" w:eastAsia="Times New Roman" w:hAnsi="Times New Roman" w:cs="David" w:hint="cs"/>
                <w:color w:val="800080"/>
                <w:sz w:val="24"/>
                <w:szCs w:val="24"/>
                <w:rtl/>
              </w:rPr>
              <w:t xml:space="preserve">ג. </w:t>
            </w:r>
            <w:proofErr w:type="spellStart"/>
            <w:r>
              <w:rPr>
                <w:rFonts w:ascii="Times New Roman" w:eastAsia="Times New Roman" w:hAnsi="Times New Roman" w:cs="David" w:hint="cs"/>
                <w:color w:val="800080"/>
                <w:sz w:val="24"/>
                <w:szCs w:val="24"/>
                <w:rtl/>
              </w:rPr>
              <w:t>איטקין</w:t>
            </w:r>
            <w:proofErr w:type="spellEnd"/>
            <w:r>
              <w:rPr>
                <w:rFonts w:ascii="Times New Roman" w:eastAsia="Times New Roman" w:hAnsi="Times New Roman" w:cs="David" w:hint="cs"/>
                <w:color w:val="800080"/>
                <w:sz w:val="24"/>
                <w:szCs w:val="24"/>
                <w:rtl/>
              </w:rPr>
              <w:t xml:space="preserve"> </w:t>
            </w:r>
            <w:proofErr w:type="spellStart"/>
            <w:r>
              <w:rPr>
                <w:rFonts w:ascii="Times New Roman" w:eastAsia="Times New Roman" w:hAnsi="Times New Roman" w:cs="David" w:hint="cs"/>
                <w:color w:val="800080"/>
                <w:sz w:val="24"/>
                <w:szCs w:val="24"/>
                <w:rtl/>
              </w:rPr>
              <w:t>ע.בלום</w:t>
            </w:r>
            <w:proofErr w:type="spellEnd"/>
            <w:r>
              <w:rPr>
                <w:rFonts w:ascii="Times New Roman" w:eastAsia="Times New Roman" w:hAnsi="Times New Roman" w:cs="David" w:hint="cs"/>
                <w:color w:val="800080"/>
                <w:sz w:val="24"/>
                <w:szCs w:val="24"/>
                <w:rtl/>
              </w:rPr>
              <w:t xml:space="preserve"> הנדסת חשמל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רחוב יד חרוצים 4 ירושלים</w:t>
            </w:r>
          </w:ins>
          <w:r>
            <w:rPr>
              <w:rFonts w:ascii="Times New Roman" w:eastAsia="Times New Roman" w:hAnsi="Times New Roman" w:cs="David"/>
              <w:color w:val="800080"/>
              <w:sz w:val="24"/>
              <w:szCs w:val="24"/>
              <w:rtl/>
            </w:rPr>
            <w:br/>
          </w:r>
          <w:ins w:id="28" w:author="Kook Sec" w:date="2022-01-13T15:27:00Z">
            <w:r>
              <w:rPr>
                <w:rFonts w:ascii="Times New Roman" w:eastAsia="Times New Roman" w:hAnsi="Times New Roman" w:cs="David" w:hint="cs"/>
                <w:color w:val="800080"/>
                <w:sz w:val="24"/>
                <w:szCs w:val="24"/>
                <w:rtl/>
              </w:rPr>
              <w:t>513288274</w:t>
            </w:r>
          </w:ins>
        </w:p>
      </w:sdtContent>
    </w:sdt>
    <w:p w14:paraId="0710AD11"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25CC09E4"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1FA449D2"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CB0B688"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25776EB"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1079E46C"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2F3CCEEA"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4ADAAC0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205FA7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7A662EA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186F7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w:t>
      </w:r>
      <w:proofErr w:type="spellStart"/>
      <w:r w:rsidRPr="002B2234">
        <w:rPr>
          <w:rFonts w:ascii="Times New Roman" w:eastAsia="Times New Roman" w:hAnsi="Times New Roman" w:cs="David"/>
          <w:bCs/>
          <w:sz w:val="20"/>
          <w:szCs w:val="24"/>
          <w:rtl/>
          <w:lang w:eastAsia="he-IL"/>
        </w:rPr>
        <w:t>התכנית</w:t>
      </w:r>
      <w:proofErr w:type="spellEnd"/>
      <w:r w:rsidRPr="002B2234">
        <w:rPr>
          <w:rFonts w:ascii="Times New Roman" w:eastAsia="Times New Roman" w:hAnsi="Times New Roman" w:cs="David"/>
          <w:bCs/>
          <w:sz w:val="20"/>
          <w:szCs w:val="24"/>
          <w:rtl/>
          <w:lang w:eastAsia="he-IL"/>
        </w:rPr>
        <w:t xml:space="preserve">" </w:t>
      </w:r>
      <w:r w:rsidRPr="002B2234">
        <w:rPr>
          <w:rFonts w:ascii="Times New Roman" w:eastAsia="Times New Roman" w:hAnsi="Times New Roman" w:cs="David"/>
          <w:sz w:val="20"/>
          <w:szCs w:val="24"/>
          <w:rtl/>
          <w:lang w:eastAsia="he-IL"/>
        </w:rPr>
        <w:t>/</w:t>
      </w:r>
    </w:p>
    <w:p w14:paraId="6D792E6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5CF6F1A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A1566F"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שטח </w:t>
      </w:r>
      <w:proofErr w:type="spellStart"/>
      <w:r w:rsidRPr="002B2234">
        <w:rPr>
          <w:rFonts w:ascii="Times New Roman" w:eastAsia="Times New Roman" w:hAnsi="Times New Roman" w:cs="David"/>
          <w:sz w:val="20"/>
          <w:szCs w:val="24"/>
          <w:rtl/>
          <w:lang w:eastAsia="he-IL"/>
        </w:rPr>
        <w:t>התכנית</w:t>
      </w:r>
      <w:proofErr w:type="spellEnd"/>
      <w:r w:rsidRPr="002B2234">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307D8DB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B31B9E"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13770B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EAE62E"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proofErr w:type="spellStart"/>
      <w:r w:rsidRPr="002B2234">
        <w:rPr>
          <w:rFonts w:ascii="Times New Roman" w:eastAsia="Times New Roman" w:hAnsi="Times New Roman" w:cs="David"/>
          <w:b/>
          <w:bCs/>
          <w:sz w:val="20"/>
          <w:szCs w:val="24"/>
          <w:rtl/>
          <w:lang w:eastAsia="he-IL"/>
        </w:rPr>
        <w:t>התכניות</w:t>
      </w:r>
      <w:proofErr w:type="spellEnd"/>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3C8D4F2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2335D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25D506F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787922B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5A35E9B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553CCB"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E0A33F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78DDC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1FE1F57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92909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23C22A8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6AE65AED"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23B26CB"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524BF46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EC68F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7683992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3196792E"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B3ACA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2BF385CB"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386091CA"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BC5D27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1F270DA6"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38434FA1"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952A16B"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420735C0"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29A5E337"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5C0A6E00"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172AD89C"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61C48DA5"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4C7ADCE4"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078EA86"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9C9EC65"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 xml:space="preserve">רשימת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והמסמכים שעל המתכנן להנפיק.</w:t>
      </w:r>
    </w:p>
    <w:p w14:paraId="327ED71A"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470ED650"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1F409B0C"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0C88E8F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7B5EEC4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w:t>
      </w:r>
      <w:proofErr w:type="spellEnd"/>
      <w:r w:rsidRPr="002B2234">
        <w:rPr>
          <w:rFonts w:ascii="Times New Roman" w:eastAsia="Times New Roman" w:hAnsi="Times New Roman" w:cs="David"/>
          <w:sz w:val="20"/>
          <w:szCs w:val="24"/>
          <w:rtl/>
          <w:lang w:eastAsia="he-IL"/>
        </w:rPr>
        <w:t xml:space="preserve">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039B4CB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77DBCCB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648A0E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6B52A36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5C53713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082A6FC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5F0F966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2B2234">
        <w:rPr>
          <w:rFonts w:ascii="Times New Roman" w:eastAsia="Times New Roman" w:hAnsi="Times New Roman" w:cs="David"/>
          <w:sz w:val="20"/>
          <w:szCs w:val="24"/>
          <w:rtl/>
          <w:lang w:eastAsia="he-IL"/>
        </w:rPr>
        <w:t>הכל</w:t>
      </w:r>
      <w:proofErr w:type="spellEnd"/>
      <w:r w:rsidRPr="002B2234">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740A27E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2B2234">
        <w:rPr>
          <w:rFonts w:ascii="Times New Roman" w:eastAsia="Times New Roman" w:hAnsi="Times New Roman" w:cs="David"/>
          <w:sz w:val="20"/>
          <w:szCs w:val="24"/>
          <w:rtl/>
          <w:lang w:eastAsia="he-IL"/>
        </w:rPr>
        <w:t>בתכניותיו</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44AA19D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4CAD50A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FFBD576"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w:t>
      </w:r>
      <w:proofErr w:type="spellStart"/>
      <w:r w:rsidRPr="002B2234">
        <w:rPr>
          <w:rFonts w:ascii="Times New Roman" w:eastAsia="Times New Roman" w:hAnsi="Times New Roman" w:cs="David" w:hint="cs"/>
          <w:sz w:val="20"/>
          <w:szCs w:val="24"/>
          <w:rtl/>
          <w:lang w:eastAsia="he-IL"/>
        </w:rPr>
        <w:t>רמדורנט</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של </w:t>
      </w:r>
      <w:proofErr w:type="spellStart"/>
      <w:r w:rsidRPr="002B2234">
        <w:rPr>
          <w:rFonts w:ascii="Times New Roman" w:eastAsia="Times New Roman" w:hAnsi="Times New Roman" w:cs="David"/>
          <w:sz w:val="20"/>
          <w:szCs w:val="24"/>
          <w:rtl/>
          <w:lang w:eastAsia="he-IL"/>
        </w:rPr>
        <w:t>רמדור</w:t>
      </w:r>
      <w:proofErr w:type="spellEnd"/>
      <w:r w:rsidRPr="002B2234">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6B38CB95"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7CE70A6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468764F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hint="cs"/>
          <w:b/>
          <w:sz w:val="20"/>
          <w:szCs w:val="24"/>
          <w:rtl/>
          <w:lang w:eastAsia="he-IL"/>
        </w:rPr>
        <w:t>,</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33842B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w:t>
      </w:r>
      <w:r w:rsidRPr="002B2234">
        <w:rPr>
          <w:rFonts w:ascii="Times New Roman" w:eastAsia="Times New Roman" w:hAnsi="Times New Roman" w:cs="David"/>
          <w:sz w:val="20"/>
          <w:szCs w:val="24"/>
          <w:rtl/>
          <w:lang w:eastAsia="he-IL"/>
        </w:rPr>
        <w:lastRenderedPageBreak/>
        <w:t xml:space="preserve">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0639C0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78649712"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6047D0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53D808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1378DF7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1F209319"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3FB7DD88"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0BBA6DC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0A11DD5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תיקונים </w:t>
      </w:r>
      <w:proofErr w:type="spellStart"/>
      <w:r w:rsidRPr="002B2234">
        <w:rPr>
          <w:rFonts w:ascii="Times New Roman" w:eastAsia="Times New Roman" w:hAnsi="Times New Roman" w:cs="David"/>
          <w:sz w:val="20"/>
          <w:szCs w:val="24"/>
          <w:rtl/>
          <w:lang w:eastAsia="he-IL"/>
        </w:rPr>
        <w:t>לתכניות</w:t>
      </w:r>
      <w:proofErr w:type="spellEnd"/>
      <w:r w:rsidRPr="002B2234">
        <w:rPr>
          <w:rFonts w:ascii="Times New Roman" w:eastAsia="Times New Roman" w:hAnsi="Times New Roman" w:cs="David"/>
          <w:sz w:val="20"/>
          <w:szCs w:val="24"/>
          <w:rtl/>
          <w:lang w:eastAsia="he-IL"/>
        </w:rPr>
        <w:t xml:space="preserve">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6A65CE2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5EA20C00"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09B33C70"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3C223F6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lastRenderedPageBreak/>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8E6F41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1F2DD2A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3BF6CCB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w:t>
      </w:r>
      <w:proofErr w:type="spellStart"/>
      <w:r w:rsidRPr="002B2234">
        <w:rPr>
          <w:rFonts w:ascii="Times New Roman" w:eastAsia="Times New Roman" w:hAnsi="Times New Roman" w:cs="David"/>
          <w:sz w:val="20"/>
          <w:szCs w:val="24"/>
          <w:rtl/>
          <w:lang w:eastAsia="he-IL"/>
        </w:rPr>
        <w:t>לתכניות</w:t>
      </w:r>
      <w:proofErr w:type="spellEnd"/>
      <w:r w:rsidRPr="002B2234">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ככל שהדבר יידרש.</w:t>
      </w:r>
    </w:p>
    <w:p w14:paraId="0617B0D1"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55E707D5"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1B24624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5DDB06D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36A2907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58E0D9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יתר הגורמים, מותנות בכך שיסופקו להם 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AB1459"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F38554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7F2D42E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66DD47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לא קיבל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E7CCCF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54D11E77"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758A8E2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5F7D311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0D1D437"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6CC7220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2E71AE3A"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hint="cs"/>
          <w:b/>
          <w:sz w:val="20"/>
          <w:szCs w:val="24"/>
          <w:rtl/>
          <w:lang w:eastAsia="he-IL"/>
        </w:rPr>
        <w:t xml:space="preserve">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5A35C3C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5BA3B76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32BFC0A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014EEFD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4C5483F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6156972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51F1C05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426C5EC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527E148C"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w:t>
      </w:r>
      <w:proofErr w:type="spellStart"/>
      <w:r w:rsidRPr="002B2234">
        <w:rPr>
          <w:rFonts w:ascii="Times New Roman" w:eastAsia="Times New Roman" w:hAnsi="Times New Roman" w:cs="David"/>
          <w:sz w:val="20"/>
          <w:szCs w:val="24"/>
          <w:rtl/>
          <w:lang w:eastAsia="he-IL"/>
        </w:rPr>
        <w:t>רמדורנט</w:t>
      </w:r>
      <w:proofErr w:type="spellEnd"/>
      <w:r w:rsidRPr="002B2234">
        <w:rPr>
          <w:rFonts w:ascii="Times New Roman" w:eastAsia="Times New Roman" w:hAnsi="Times New Roman" w:cs="David"/>
          <w:sz w:val="20"/>
          <w:szCs w:val="24"/>
          <w:rtl/>
          <w:lang w:eastAsia="he-IL"/>
        </w:rPr>
        <w:t xml:space="preserve">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9E7278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2B2234">
        <w:rPr>
          <w:rFonts w:ascii="Times New Roman" w:eastAsia="Times New Roman" w:hAnsi="Times New Roman" w:cs="David"/>
          <w:sz w:val="20"/>
          <w:szCs w:val="24"/>
          <w:rtl/>
          <w:lang w:eastAsia="he-IL"/>
        </w:rPr>
        <w:t>לשלמם</w:t>
      </w:r>
      <w:proofErr w:type="spellEnd"/>
      <w:r w:rsidRPr="002B2234">
        <w:rPr>
          <w:rFonts w:ascii="Times New Roman" w:eastAsia="Times New Roman" w:hAnsi="Times New Roman" w:cs="David"/>
          <w:sz w:val="20"/>
          <w:szCs w:val="24"/>
          <w:rtl/>
          <w:lang w:eastAsia="he-IL"/>
        </w:rPr>
        <w:t xml:space="preserve">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43E48318"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085FEC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lastRenderedPageBreak/>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2B2234">
        <w:rPr>
          <w:rFonts w:ascii="Times New Roman" w:eastAsia="Times New Roman" w:hAnsi="Times New Roman" w:cs="David"/>
          <w:sz w:val="20"/>
          <w:szCs w:val="24"/>
          <w:rtl/>
          <w:lang w:eastAsia="he-IL"/>
        </w:rPr>
        <w:t>לתכניותיו</w:t>
      </w:r>
      <w:proofErr w:type="spellEnd"/>
      <w:r w:rsidRPr="002B2234">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1F8B973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493610E5"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3A330632"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5281804F"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735E3D">
        <w:rPr>
          <w:rFonts w:ascii="Times New Roman" w:eastAsia="Times New Roman" w:hAnsi="Times New Roman" w:cs="David"/>
          <w:sz w:val="20"/>
          <w:szCs w:val="24"/>
          <w:rtl/>
          <w:lang w:eastAsia="he-IL"/>
        </w:rPr>
        <w:t>בתכניות</w:t>
      </w:r>
      <w:proofErr w:type="spellEnd"/>
      <w:r w:rsidRPr="00735E3D">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4D242FDD"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w:t>
      </w:r>
      <w:proofErr w:type="spellStart"/>
      <w:r w:rsidRPr="00735E3D">
        <w:rPr>
          <w:rFonts w:ascii="Times New Roman" w:eastAsia="Times New Roman" w:hAnsi="Times New Roman" w:cs="David" w:hint="cs"/>
          <w:b/>
          <w:sz w:val="20"/>
          <w:szCs w:val="24"/>
          <w:rtl/>
          <w:lang w:eastAsia="he-IL"/>
        </w:rPr>
        <w:t>המצ"ב</w:t>
      </w:r>
      <w:proofErr w:type="spellEnd"/>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004D10F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2790D23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w:t>
      </w:r>
      <w:proofErr w:type="spellStart"/>
      <w:r w:rsidRPr="002B2234">
        <w:rPr>
          <w:rFonts w:ascii="Times New Roman" w:eastAsia="Times New Roman" w:hAnsi="Times New Roman" w:cs="David"/>
          <w:sz w:val="20"/>
          <w:szCs w:val="24"/>
          <w:rtl/>
          <w:lang w:eastAsia="he-IL"/>
        </w:rPr>
        <w:t>באומדן</w:t>
      </w:r>
      <w:proofErr w:type="spellEnd"/>
      <w:r w:rsidRPr="002B2234">
        <w:rPr>
          <w:rFonts w:ascii="Times New Roman" w:eastAsia="Times New Roman" w:hAnsi="Times New Roman" w:cs="David"/>
          <w:sz w:val="20"/>
          <w:szCs w:val="24"/>
          <w:rtl/>
          <w:lang w:eastAsia="he-IL"/>
        </w:rPr>
        <w:t xml:space="preserve">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79DD2C7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34FFF16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9DDC9E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2C984F1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A1EA521"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34B1CE4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lastRenderedPageBreak/>
        <w:t>אחריות וביטוח</w:t>
      </w:r>
    </w:p>
    <w:p w14:paraId="2443A48E"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20CB3DA"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C5C8AFC" w14:textId="77777777" w:rsidR="00D80A75" w:rsidRPr="00013687" w:rsidRDefault="00D80A75" w:rsidP="00D80A75">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54CC8C1"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DBE5A79" w14:textId="77777777" w:rsidR="00D80A75"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AA19CF0" w14:textId="77777777" w:rsidR="00790766" w:rsidRDefault="00790766"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50E79E1"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7668CA6"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42E82F7"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762FC39"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7B72DCE9"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091DE6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70E677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7EA33935"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w:t>
      </w:r>
      <w:r>
        <w:rPr>
          <w:rFonts w:ascii="Times New Roman" w:eastAsia="Times New Roman" w:hAnsi="Times New Roman" w:cs="David" w:hint="cs"/>
          <w:sz w:val="20"/>
          <w:szCs w:val="24"/>
          <w:rtl/>
          <w:lang w:eastAsia="he-IL"/>
        </w:rPr>
        <w:lastRenderedPageBreak/>
        <w:t xml:space="preserve">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6D6A5D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3A5A94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55C307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CBCCC2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1F0DC7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046BB7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4919B5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10148C6"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951B8EF"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 xml:space="preserve">אספקת </w:t>
      </w:r>
      <w:proofErr w:type="spellStart"/>
      <w:r w:rsidRPr="002B2234">
        <w:rPr>
          <w:rFonts w:ascii="Times New Roman" w:eastAsia="Times New Roman" w:hAnsi="Times New Roman" w:cs="David"/>
          <w:bCs/>
          <w:sz w:val="20"/>
          <w:szCs w:val="24"/>
          <w:u w:val="single"/>
          <w:rtl/>
          <w:lang w:eastAsia="he-IL"/>
        </w:rPr>
        <w:t>תכניות</w:t>
      </w:r>
      <w:proofErr w:type="spellEnd"/>
    </w:p>
    <w:p w14:paraId="0F307CF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ובכללן,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ומסמכים המנויים ברשימה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w:t>
      </w:r>
      <w:proofErr w:type="spellStart"/>
      <w:r w:rsidRPr="002B2234">
        <w:rPr>
          <w:rFonts w:ascii="Times New Roman" w:eastAsia="Times New Roman" w:hAnsi="Times New Roman" w:cs="David"/>
          <w:sz w:val="20"/>
          <w:szCs w:val="24"/>
          <w:rtl/>
          <w:lang w:eastAsia="he-IL"/>
        </w:rPr>
        <w:t>לתכניות</w:t>
      </w:r>
      <w:proofErr w:type="spellEnd"/>
      <w:r w:rsidRPr="002B2234">
        <w:rPr>
          <w:rFonts w:ascii="Times New Roman" w:eastAsia="Times New Roman" w:hAnsi="Times New Roman" w:cs="David"/>
          <w:sz w:val="20"/>
          <w:szCs w:val="24"/>
          <w:rtl/>
          <w:lang w:eastAsia="he-IL"/>
        </w:rPr>
        <w:t xml:space="preserve">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52370F4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255136A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w:t>
      </w:r>
      <w:r w:rsidRPr="002B2234">
        <w:rPr>
          <w:rFonts w:ascii="Times New Roman" w:eastAsia="Times New Roman" w:hAnsi="Times New Roman" w:cs="David"/>
          <w:sz w:val="20"/>
          <w:szCs w:val="24"/>
          <w:rtl/>
          <w:lang w:eastAsia="he-IL"/>
        </w:rPr>
        <w:lastRenderedPageBreak/>
        <w:t xml:space="preserve">לתאריך ביטולו, </w:t>
      </w:r>
      <w:proofErr w:type="spellStart"/>
      <w:r w:rsidRPr="002B2234">
        <w:rPr>
          <w:rFonts w:ascii="Times New Roman" w:eastAsia="Times New Roman" w:hAnsi="Times New Roman" w:cs="David"/>
          <w:sz w:val="20"/>
          <w:szCs w:val="24"/>
          <w:rtl/>
          <w:lang w:eastAsia="he-IL"/>
        </w:rPr>
        <w:t>הכל</w:t>
      </w:r>
      <w:proofErr w:type="spellEnd"/>
      <w:r w:rsidRPr="002B2234">
        <w:rPr>
          <w:rFonts w:ascii="Times New Roman" w:eastAsia="Times New Roman" w:hAnsi="Times New Roman" w:cs="David"/>
          <w:sz w:val="20"/>
          <w:szCs w:val="24"/>
          <w:rtl/>
          <w:lang w:eastAsia="he-IL"/>
        </w:rPr>
        <w:t xml:space="preserve"> לפי העניין.</w:t>
      </w:r>
    </w:p>
    <w:p w14:paraId="37AAC983"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2E017172"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0869E780"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זכות הקניין בכל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2B2234">
        <w:rPr>
          <w:rFonts w:ascii="Times New Roman" w:eastAsia="Times New Roman" w:hAnsi="Times New Roman" w:cs="David"/>
          <w:sz w:val="20"/>
          <w:szCs w:val="24"/>
          <w:rtl/>
          <w:lang w:eastAsia="he-IL"/>
        </w:rPr>
        <w:t>בתכניות</w:t>
      </w:r>
      <w:proofErr w:type="spellEnd"/>
      <w:r w:rsidRPr="002B2234">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2B2234">
        <w:rPr>
          <w:rFonts w:ascii="Times New Roman" w:eastAsia="Times New Roman" w:hAnsi="Times New Roman" w:cs="David"/>
          <w:sz w:val="20"/>
          <w:szCs w:val="24"/>
          <w:rtl/>
          <w:lang w:eastAsia="he-IL"/>
        </w:rPr>
        <w:t>בתכניות</w:t>
      </w:r>
      <w:proofErr w:type="spellEnd"/>
      <w:r w:rsidRPr="002B2234">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2B2234">
        <w:rPr>
          <w:rFonts w:ascii="Times New Roman" w:eastAsia="Times New Roman" w:hAnsi="Times New Roman" w:cs="David"/>
          <w:sz w:val="20"/>
          <w:szCs w:val="24"/>
          <w:rtl/>
          <w:lang w:eastAsia="he-IL"/>
        </w:rPr>
        <w:t>בתכניות</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המתכנן אינו רשאי להשתמש </w:t>
      </w:r>
      <w:proofErr w:type="spellStart"/>
      <w:r w:rsidRPr="002B2234">
        <w:rPr>
          <w:rFonts w:ascii="Times New Roman" w:eastAsia="Times New Roman" w:hAnsi="Times New Roman" w:cs="David"/>
          <w:sz w:val="20"/>
          <w:szCs w:val="24"/>
          <w:rtl/>
          <w:lang w:eastAsia="he-IL"/>
        </w:rPr>
        <w:t>בתכניות</w:t>
      </w:r>
      <w:proofErr w:type="spellEnd"/>
      <w:r w:rsidRPr="002B2234">
        <w:rPr>
          <w:rFonts w:ascii="Times New Roman" w:eastAsia="Times New Roman" w:hAnsi="Times New Roman" w:cs="David"/>
          <w:sz w:val="20"/>
          <w:szCs w:val="24"/>
          <w:rtl/>
          <w:lang w:eastAsia="he-IL"/>
        </w:rPr>
        <w:t xml:space="preserve"> לצורך תכנון ובניה של פרויקט אחר  שלא בהסכמת המזמין.</w:t>
      </w:r>
    </w:p>
    <w:p w14:paraId="61E2DF1B"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5796053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315228B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 xml:space="preserve">י הדין ו/או </w:t>
      </w:r>
      <w:proofErr w:type="spellStart"/>
      <w:r w:rsidRPr="002B2234">
        <w:rPr>
          <w:rFonts w:ascii="Times New Roman" w:eastAsia="Times New Roman" w:hAnsi="Times New Roman" w:cs="David"/>
          <w:color w:val="000000"/>
          <w:sz w:val="24"/>
          <w:szCs w:val="24"/>
          <w:rtl/>
          <w:lang w:eastAsia="he-IL"/>
        </w:rPr>
        <w:t>מכח</w:t>
      </w:r>
      <w:proofErr w:type="spellEnd"/>
      <w:r w:rsidRPr="002B2234">
        <w:rPr>
          <w:rFonts w:ascii="Times New Roman" w:eastAsia="Times New Roman" w:hAnsi="Times New Roman" w:cs="David"/>
          <w:color w:val="000000"/>
          <w:sz w:val="24"/>
          <w:szCs w:val="24"/>
          <w:rtl/>
          <w:lang w:eastAsia="he-IL"/>
        </w:rPr>
        <w:t xml:space="preserve"> צו הרחבה ו/או </w:t>
      </w:r>
      <w:proofErr w:type="spellStart"/>
      <w:r w:rsidRPr="002B2234">
        <w:rPr>
          <w:rFonts w:ascii="Times New Roman" w:eastAsia="Times New Roman" w:hAnsi="Times New Roman" w:cs="David"/>
          <w:color w:val="000000"/>
          <w:sz w:val="24"/>
          <w:szCs w:val="24"/>
          <w:rtl/>
          <w:lang w:eastAsia="he-IL"/>
        </w:rPr>
        <w:t>מכח</w:t>
      </w:r>
      <w:proofErr w:type="spellEnd"/>
      <w:r w:rsidRPr="002B2234">
        <w:rPr>
          <w:rFonts w:ascii="Times New Roman" w:eastAsia="Times New Roman" w:hAnsi="Times New Roman" w:cs="David"/>
          <w:color w:val="000000"/>
          <w:sz w:val="24"/>
          <w:szCs w:val="24"/>
          <w:rtl/>
          <w:lang w:eastAsia="he-IL"/>
        </w:rPr>
        <w:t xml:space="preserve"> הסכם כלשהו על עובד</w:t>
      </w:r>
      <w:r w:rsidRPr="002B2234">
        <w:rPr>
          <w:rFonts w:ascii="Times New Roman" w:eastAsia="Times New Roman" w:hAnsi="Times New Roman" w:cs="David" w:hint="cs"/>
          <w:sz w:val="20"/>
          <w:szCs w:val="24"/>
          <w:rtl/>
          <w:lang w:eastAsia="he-IL"/>
        </w:rPr>
        <w:t>.</w:t>
      </w:r>
    </w:p>
    <w:p w14:paraId="37F05D8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w:t>
      </w:r>
      <w:proofErr w:type="spellStart"/>
      <w:r w:rsidRPr="002B2234">
        <w:rPr>
          <w:rFonts w:ascii="Times New Roman" w:eastAsia="Times New Roman" w:hAnsi="Times New Roman" w:cs="David" w:hint="cs"/>
          <w:color w:val="000000"/>
          <w:sz w:val="24"/>
          <w:szCs w:val="24"/>
          <w:rtl/>
          <w:lang w:eastAsia="he-IL"/>
        </w:rPr>
        <w:t>שלוחיו</w:t>
      </w:r>
      <w:proofErr w:type="spellEnd"/>
      <w:r w:rsidRPr="002B2234">
        <w:rPr>
          <w:rFonts w:ascii="Times New Roman" w:eastAsia="Times New Roman" w:hAnsi="Times New Roman" w:cs="David" w:hint="cs"/>
          <w:color w:val="000000"/>
          <w:sz w:val="24"/>
          <w:szCs w:val="24"/>
          <w:rtl/>
          <w:lang w:eastAsia="he-IL"/>
        </w:rPr>
        <w:t xml:space="preserve">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B41D41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w:t>
      </w:r>
      <w:proofErr w:type="spellStart"/>
      <w:r w:rsidRPr="002B2234">
        <w:rPr>
          <w:rFonts w:ascii="Times New Roman" w:eastAsia="Times New Roman" w:hAnsi="Times New Roman" w:cs="David"/>
          <w:sz w:val="20"/>
          <w:szCs w:val="24"/>
          <w:rtl/>
          <w:lang w:eastAsia="he-IL"/>
        </w:rPr>
        <w:t>ישא</w:t>
      </w:r>
      <w:proofErr w:type="spellEnd"/>
      <w:r w:rsidRPr="002B2234">
        <w:rPr>
          <w:rFonts w:ascii="Times New Roman" w:eastAsia="Times New Roman" w:hAnsi="Times New Roman" w:cs="David"/>
          <w:sz w:val="20"/>
          <w:szCs w:val="24"/>
          <w:rtl/>
          <w:lang w:eastAsia="he-IL"/>
        </w:rPr>
        <w:t xml:space="preserve"> לבדו </w:t>
      </w:r>
      <w:r w:rsidRPr="002B2234">
        <w:rPr>
          <w:rFonts w:ascii="Times New Roman" w:eastAsia="Times New Roman" w:hAnsi="Times New Roman" w:cs="David"/>
          <w:color w:val="000000"/>
          <w:sz w:val="24"/>
          <w:szCs w:val="24"/>
          <w:rtl/>
          <w:lang w:eastAsia="he-IL"/>
        </w:rPr>
        <w:t xml:space="preserve">בכל התשלומים ו/או </w:t>
      </w:r>
      <w:proofErr w:type="spellStart"/>
      <w:r w:rsidRPr="002B2234">
        <w:rPr>
          <w:rFonts w:ascii="Times New Roman" w:eastAsia="Times New Roman" w:hAnsi="Times New Roman" w:cs="David"/>
          <w:color w:val="000000"/>
          <w:sz w:val="24"/>
          <w:szCs w:val="24"/>
          <w:rtl/>
          <w:lang w:eastAsia="he-IL"/>
        </w:rPr>
        <w:t>המסים</w:t>
      </w:r>
      <w:proofErr w:type="spellEnd"/>
      <w:r w:rsidRPr="002B2234">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47728FC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103D20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A9D9B4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6B5BD8B9"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lastRenderedPageBreak/>
        <w:t>הבאת החוזה לגמר או ביטולו</w:t>
      </w:r>
    </w:p>
    <w:p w14:paraId="3D9625C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434CEDD"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38F0C043"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070CAB3A"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0C117E3B"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16244CB7"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099FD39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5383EEF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07724CCD"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46F8FF42"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596555F3"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1F9F365A"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39F4E3D3"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חל שינוי בהחזקת המניות ו/או בהרכב המנהלים של המתכנן.</w:t>
      </w:r>
    </w:p>
    <w:p w14:paraId="02D4FA49"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w:t>
      </w:r>
      <w:r w:rsidRPr="002B2234">
        <w:rPr>
          <w:rFonts w:ascii="Times New Roman" w:eastAsia="Times New Roman" w:hAnsi="Times New Roman" w:cs="David"/>
          <w:sz w:val="20"/>
          <w:szCs w:val="24"/>
          <w:rtl/>
          <w:lang w:eastAsia="he-IL"/>
        </w:rPr>
        <w:lastRenderedPageBreak/>
        <w:t xml:space="preserve">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F9273D3"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70722D0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67378D4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5933241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9FBB37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82179E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74F9027"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725A093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031FCBF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75E1501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5FCAA8D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7CBC6E9C"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3EC5872"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7D09FE5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036ED275"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w:t>
      </w:r>
      <w:r w:rsidRPr="002B2234">
        <w:rPr>
          <w:rFonts w:ascii="Times New Roman" w:eastAsia="Times New Roman" w:hAnsi="Times New Roman" w:cs="David"/>
          <w:sz w:val="20"/>
          <w:szCs w:val="24"/>
          <w:rtl/>
          <w:lang w:eastAsia="he-IL"/>
        </w:rPr>
        <w:lastRenderedPageBreak/>
        <w:t>בהודעה שניתנה ע"י המזמין למתכנן במסגרת הוראות אותו סעיף.</w:t>
      </w:r>
    </w:p>
    <w:p w14:paraId="4D8C826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2272C61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2825333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מתחייב לשמור על סודיות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629E7C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0AD4BE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w:t>
      </w:r>
      <w:proofErr w:type="spellStart"/>
      <w:r w:rsidRPr="002B2234">
        <w:rPr>
          <w:rFonts w:ascii="Times New Roman" w:eastAsia="Times New Roman" w:hAnsi="Times New Roman" w:cs="David" w:hint="cs"/>
          <w:sz w:val="20"/>
          <w:szCs w:val="24"/>
          <w:rtl/>
          <w:lang w:eastAsia="he-IL"/>
        </w:rPr>
        <w:t>שלוחיו</w:t>
      </w:r>
      <w:proofErr w:type="spellEnd"/>
      <w:r w:rsidRPr="002B2234">
        <w:rPr>
          <w:rFonts w:ascii="Times New Roman" w:eastAsia="Times New Roman" w:hAnsi="Times New Roman" w:cs="David" w:hint="cs"/>
          <w:sz w:val="20"/>
          <w:szCs w:val="24"/>
          <w:rtl/>
          <w:lang w:eastAsia="he-IL"/>
        </w:rPr>
        <w:t xml:space="preserve">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1345C6DF"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76EB065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315F3F3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2E07F52C"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02555F92"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0401B90"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566E2DA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5BD9E49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5124346D"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w:t>
      </w:r>
      <w:r w:rsidRPr="002B2234">
        <w:rPr>
          <w:rFonts w:ascii="Times New Roman" w:eastAsia="Times New Roman" w:hAnsi="Times New Roman" w:cs="David"/>
          <w:sz w:val="20"/>
          <w:szCs w:val="24"/>
          <w:rtl/>
          <w:lang w:eastAsia="he-IL"/>
        </w:rPr>
        <w:lastRenderedPageBreak/>
        <w:t>להתייקרות הקמתו וכן עלול להביא להפרת התחייבויות המזמין כלפי צד ג'.</w:t>
      </w:r>
    </w:p>
    <w:p w14:paraId="74FC07D2"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03C4F56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60762D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4676D3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w:t>
      </w:r>
      <w:proofErr w:type="spellStart"/>
      <w:r w:rsidRPr="002B2234">
        <w:rPr>
          <w:rFonts w:ascii="Times New Roman" w:eastAsia="Times New Roman" w:hAnsi="Times New Roman" w:cs="David"/>
          <w:sz w:val="20"/>
          <w:szCs w:val="24"/>
          <w:rtl/>
          <w:lang w:eastAsia="he-IL"/>
        </w:rPr>
        <w:t>כויתור</w:t>
      </w:r>
      <w:proofErr w:type="spellEnd"/>
      <w:r w:rsidRPr="002B2234">
        <w:rPr>
          <w:rFonts w:ascii="Times New Roman" w:eastAsia="Times New Roman" w:hAnsi="Times New Roman" w:cs="David"/>
          <w:sz w:val="20"/>
          <w:szCs w:val="24"/>
          <w:rtl/>
          <w:lang w:eastAsia="he-IL"/>
        </w:rPr>
        <w:t xml:space="preserve">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proofErr w:type="spellStart"/>
      <w:r w:rsidRPr="002B2234">
        <w:rPr>
          <w:rFonts w:ascii="Times New Roman" w:eastAsia="Times New Roman" w:hAnsi="Times New Roman" w:cs="David"/>
          <w:sz w:val="20"/>
          <w:szCs w:val="24"/>
          <w:rtl/>
          <w:lang w:eastAsia="he-IL"/>
        </w:rPr>
        <w:t>כויתור</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1ED640D6"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1C820166"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27C6D9D"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3A85E56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DBF1B5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2B2234">
        <w:rPr>
          <w:rFonts w:ascii="Times New Roman" w:eastAsia="Times New Roman" w:hAnsi="Times New Roman" w:cs="David"/>
          <w:sz w:val="24"/>
          <w:szCs w:val="24"/>
          <w:rtl/>
          <w:lang w:eastAsia="he-IL"/>
        </w:rPr>
        <w:t>לס"ק</w:t>
      </w:r>
      <w:proofErr w:type="spellEnd"/>
      <w:r w:rsidRPr="002B2234">
        <w:rPr>
          <w:rFonts w:ascii="Times New Roman" w:eastAsia="Times New Roman" w:hAnsi="Times New Roman" w:cs="David"/>
          <w:sz w:val="24"/>
          <w:szCs w:val="24"/>
          <w:rtl/>
          <w:lang w:eastAsia="he-IL"/>
        </w:rPr>
        <w:t xml:space="preserve"> זה.</w:t>
      </w:r>
    </w:p>
    <w:p w14:paraId="67893198"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1540959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9B8C2D6"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0176FE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E2D84F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2B2234">
        <w:rPr>
          <w:rFonts w:ascii="Times New Roman" w:eastAsia="Times New Roman" w:hAnsi="Times New Roman" w:cs="David"/>
          <w:sz w:val="20"/>
          <w:szCs w:val="24"/>
          <w:rtl/>
          <w:lang w:eastAsia="he-IL"/>
        </w:rPr>
        <w:t>מורשי</w:t>
      </w:r>
      <w:proofErr w:type="spellEnd"/>
      <w:r w:rsidRPr="002B2234">
        <w:rPr>
          <w:rFonts w:ascii="Times New Roman" w:eastAsia="Times New Roman" w:hAnsi="Times New Roman" w:cs="David"/>
          <w:sz w:val="20"/>
          <w:szCs w:val="24"/>
          <w:rtl/>
          <w:lang w:eastAsia="he-IL"/>
        </w:rPr>
        <w:t xml:space="preserve"> החתימה של המזמין.</w:t>
      </w:r>
    </w:p>
    <w:p w14:paraId="435264C6"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4AF0DB7E"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15214944"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39047D09"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7C3D991C"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227B504"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583F62"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845FC7" w14:textId="0B2FBD0F" w:rsidR="00735E3D" w:rsidRPr="00DE7868"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29" w:author="Kook Sec" w:date="2022-01-13T15:28:00Z">
            <w:r w:rsidR="00A84A09">
              <w:rPr>
                <w:rFonts w:ascii="Times New Roman" w:eastAsia="Times New Roman" w:hAnsi="Times New Roman" w:cs="David"/>
                <w:color w:val="00B0F0"/>
                <w:sz w:val="20"/>
                <w:szCs w:val="24"/>
                <w:u w:val="single"/>
                <w:rtl/>
                <w:lang w:eastAsia="he-IL"/>
              </w:rPr>
              <w:t>ג.איטקין</w:t>
            </w:r>
            <w:proofErr w:type="spellEnd"/>
            <w:r w:rsidR="00A84A09">
              <w:rPr>
                <w:rFonts w:ascii="Times New Roman" w:eastAsia="Times New Roman" w:hAnsi="Times New Roman" w:cs="David"/>
                <w:color w:val="00B0F0"/>
                <w:sz w:val="20"/>
                <w:szCs w:val="24"/>
                <w:u w:val="single"/>
                <w:rtl/>
                <w:lang w:eastAsia="he-IL"/>
              </w:rPr>
              <w:t xml:space="preserve"> </w:t>
            </w:r>
            <w:proofErr w:type="spellStart"/>
            <w:r w:rsidR="00A84A09">
              <w:rPr>
                <w:rFonts w:ascii="Times New Roman" w:eastAsia="Times New Roman" w:hAnsi="Times New Roman" w:cs="David"/>
                <w:color w:val="00B0F0"/>
                <w:sz w:val="20"/>
                <w:szCs w:val="24"/>
                <w:u w:val="single"/>
                <w:rtl/>
                <w:lang w:eastAsia="he-IL"/>
              </w:rPr>
              <w:t>ע.בלום</w:t>
            </w:r>
            <w:proofErr w:type="spellEnd"/>
            <w:r w:rsidR="00A84A09">
              <w:rPr>
                <w:rFonts w:ascii="Times New Roman" w:eastAsia="Times New Roman" w:hAnsi="Times New Roman" w:cs="David"/>
                <w:color w:val="00B0F0"/>
                <w:sz w:val="20"/>
                <w:szCs w:val="24"/>
                <w:u w:val="single"/>
                <w:rtl/>
                <w:lang w:eastAsia="he-IL"/>
              </w:rPr>
              <w:t xml:space="preserve"> הנדסת חשמל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30" w:author="Kook Sec" w:date="2022-01-13T15:29:00Z">
            <w:r w:rsidR="00A84A09">
              <w:rPr>
                <w:rFonts w:ascii="Times New Roman" w:eastAsia="Times New Roman" w:hAnsi="Times New Roman" w:cs="David" w:hint="cs"/>
                <w:color w:val="00B0F0"/>
                <w:sz w:val="20"/>
                <w:szCs w:val="24"/>
                <w:u w:val="single"/>
                <w:rtl/>
                <w:lang w:eastAsia="he-IL"/>
              </w:rPr>
              <w:t>פ.א פיתוח ובנייה בירושלים בע"מ</w:t>
            </w:r>
          </w:ins>
        </w:sdtContent>
      </w:sdt>
    </w:p>
    <w:p w14:paraId="5D5B3294" w14:textId="77777777" w:rsidR="00735E3D" w:rsidRPr="00B27B4C" w:rsidRDefault="00735E3D" w:rsidP="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EB0371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3DAF8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84209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DE32A6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DF9540"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26DA98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40E058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8F7B3B5"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51B61D84"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297270C"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BC1C5E3" w14:textId="42391C7A" w:rsidR="002B2234" w:rsidRDefault="002B2234" w:rsidP="002B2234">
      <w:pPr>
        <w:widowControl w:val="0"/>
        <w:bidi w:val="0"/>
        <w:spacing w:before="0" w:beforeAutospacing="0" w:after="0" w:afterAutospacing="0" w:line="240" w:lineRule="auto"/>
        <w:rPr>
          <w:ins w:id="31" w:author="Kook Sec" w:date="2022-01-13T15:30:00Z"/>
          <w:rFonts w:ascii="Times New Roman" w:eastAsia="Times New Roman" w:hAnsi="Times New Roman" w:cs="David"/>
          <w:sz w:val="20"/>
          <w:szCs w:val="20"/>
          <w:rtl/>
          <w:lang w:eastAsia="he-IL"/>
        </w:rPr>
      </w:pPr>
    </w:p>
    <w:p w14:paraId="24065641" w14:textId="2227BE9A" w:rsidR="009003F8" w:rsidRDefault="009003F8" w:rsidP="009003F8">
      <w:pPr>
        <w:widowControl w:val="0"/>
        <w:bidi w:val="0"/>
        <w:spacing w:before="0" w:beforeAutospacing="0" w:after="0" w:afterAutospacing="0" w:line="240" w:lineRule="auto"/>
        <w:rPr>
          <w:ins w:id="32" w:author="Kook Sec" w:date="2022-01-13T15:30:00Z"/>
          <w:rFonts w:ascii="Times New Roman" w:eastAsia="Times New Roman" w:hAnsi="Times New Roman" w:cs="David"/>
          <w:sz w:val="20"/>
          <w:szCs w:val="20"/>
          <w:rtl/>
          <w:lang w:eastAsia="he-IL"/>
        </w:rPr>
      </w:pPr>
    </w:p>
    <w:p w14:paraId="69C7DC41" w14:textId="3359A04D" w:rsidR="009003F8" w:rsidRDefault="009003F8" w:rsidP="009003F8">
      <w:pPr>
        <w:widowControl w:val="0"/>
        <w:bidi w:val="0"/>
        <w:spacing w:before="0" w:beforeAutospacing="0" w:after="0" w:afterAutospacing="0" w:line="240" w:lineRule="auto"/>
        <w:rPr>
          <w:ins w:id="33" w:author="Kook Sec" w:date="2022-01-13T15:30:00Z"/>
          <w:rFonts w:ascii="Times New Roman" w:eastAsia="Times New Roman" w:hAnsi="Times New Roman" w:cs="David"/>
          <w:sz w:val="20"/>
          <w:szCs w:val="20"/>
          <w:rtl/>
          <w:lang w:eastAsia="he-IL"/>
        </w:rPr>
      </w:pPr>
    </w:p>
    <w:p w14:paraId="10677906" w14:textId="6C9AA6DB" w:rsidR="009003F8" w:rsidRDefault="009003F8" w:rsidP="009003F8">
      <w:pPr>
        <w:widowControl w:val="0"/>
        <w:bidi w:val="0"/>
        <w:spacing w:before="0" w:beforeAutospacing="0" w:after="0" w:afterAutospacing="0" w:line="240" w:lineRule="auto"/>
        <w:rPr>
          <w:ins w:id="34" w:author="Kook Sec" w:date="2022-01-13T15:30:00Z"/>
          <w:rFonts w:ascii="Times New Roman" w:eastAsia="Times New Roman" w:hAnsi="Times New Roman" w:cs="David"/>
          <w:sz w:val="20"/>
          <w:szCs w:val="20"/>
          <w:rtl/>
          <w:lang w:eastAsia="he-IL"/>
        </w:rPr>
      </w:pPr>
    </w:p>
    <w:p w14:paraId="04000AEF" w14:textId="10B0318B" w:rsidR="009003F8" w:rsidRDefault="009003F8" w:rsidP="009003F8">
      <w:pPr>
        <w:widowControl w:val="0"/>
        <w:bidi w:val="0"/>
        <w:spacing w:before="0" w:beforeAutospacing="0" w:after="0" w:afterAutospacing="0" w:line="240" w:lineRule="auto"/>
        <w:rPr>
          <w:ins w:id="35" w:author="Kook Sec" w:date="2022-01-13T15:30:00Z"/>
          <w:rFonts w:ascii="Times New Roman" w:eastAsia="Times New Roman" w:hAnsi="Times New Roman" w:cs="David"/>
          <w:sz w:val="20"/>
          <w:szCs w:val="20"/>
          <w:rtl/>
          <w:lang w:eastAsia="he-IL"/>
        </w:rPr>
      </w:pPr>
    </w:p>
    <w:p w14:paraId="5269563F" w14:textId="2E1E83EF" w:rsidR="009003F8" w:rsidRDefault="009003F8" w:rsidP="009003F8">
      <w:pPr>
        <w:widowControl w:val="0"/>
        <w:bidi w:val="0"/>
        <w:spacing w:before="0" w:beforeAutospacing="0" w:after="0" w:afterAutospacing="0" w:line="240" w:lineRule="auto"/>
        <w:rPr>
          <w:ins w:id="36" w:author="Kook Sec" w:date="2022-01-13T15:30:00Z"/>
          <w:rFonts w:ascii="Times New Roman" w:eastAsia="Times New Roman" w:hAnsi="Times New Roman" w:cs="David"/>
          <w:sz w:val="20"/>
          <w:szCs w:val="20"/>
          <w:rtl/>
          <w:lang w:eastAsia="he-IL"/>
        </w:rPr>
      </w:pPr>
    </w:p>
    <w:p w14:paraId="63B82184" w14:textId="29EABFEA" w:rsidR="009003F8" w:rsidRDefault="009003F8" w:rsidP="009003F8">
      <w:pPr>
        <w:widowControl w:val="0"/>
        <w:bidi w:val="0"/>
        <w:spacing w:before="0" w:beforeAutospacing="0" w:after="0" w:afterAutospacing="0" w:line="240" w:lineRule="auto"/>
        <w:rPr>
          <w:ins w:id="37" w:author="Kook Sec" w:date="2022-01-13T15:30:00Z"/>
          <w:rFonts w:ascii="Times New Roman" w:eastAsia="Times New Roman" w:hAnsi="Times New Roman" w:cs="David"/>
          <w:sz w:val="20"/>
          <w:szCs w:val="20"/>
          <w:rtl/>
          <w:lang w:eastAsia="he-IL"/>
        </w:rPr>
      </w:pPr>
    </w:p>
    <w:p w14:paraId="2DD12A42" w14:textId="4C4EECEF" w:rsidR="009003F8" w:rsidRDefault="009003F8" w:rsidP="009003F8">
      <w:pPr>
        <w:widowControl w:val="0"/>
        <w:bidi w:val="0"/>
        <w:spacing w:before="0" w:beforeAutospacing="0" w:after="0" w:afterAutospacing="0" w:line="240" w:lineRule="auto"/>
        <w:rPr>
          <w:ins w:id="38" w:author="Kook Sec" w:date="2022-01-13T15:30:00Z"/>
          <w:rFonts w:ascii="Times New Roman" w:eastAsia="Times New Roman" w:hAnsi="Times New Roman" w:cs="David"/>
          <w:sz w:val="20"/>
          <w:szCs w:val="20"/>
          <w:rtl/>
          <w:lang w:eastAsia="he-IL"/>
        </w:rPr>
      </w:pPr>
    </w:p>
    <w:p w14:paraId="0AE46731" w14:textId="77577885" w:rsidR="009003F8" w:rsidRDefault="009003F8" w:rsidP="009003F8">
      <w:pPr>
        <w:widowControl w:val="0"/>
        <w:bidi w:val="0"/>
        <w:spacing w:before="0" w:beforeAutospacing="0" w:after="0" w:afterAutospacing="0" w:line="240" w:lineRule="auto"/>
        <w:rPr>
          <w:ins w:id="39" w:author="Kook Sec" w:date="2022-01-13T15:30:00Z"/>
          <w:rFonts w:ascii="Times New Roman" w:eastAsia="Times New Roman" w:hAnsi="Times New Roman" w:cs="David"/>
          <w:sz w:val="20"/>
          <w:szCs w:val="20"/>
          <w:rtl/>
          <w:lang w:eastAsia="he-IL"/>
        </w:rPr>
      </w:pPr>
    </w:p>
    <w:p w14:paraId="71B78F95" w14:textId="2A0C3E57" w:rsidR="009003F8" w:rsidRDefault="009003F8" w:rsidP="009003F8">
      <w:pPr>
        <w:widowControl w:val="0"/>
        <w:bidi w:val="0"/>
        <w:spacing w:before="0" w:beforeAutospacing="0" w:after="0" w:afterAutospacing="0" w:line="240" w:lineRule="auto"/>
        <w:rPr>
          <w:ins w:id="40" w:author="Kook Sec" w:date="2022-01-13T15:30:00Z"/>
          <w:rFonts w:ascii="Times New Roman" w:eastAsia="Times New Roman" w:hAnsi="Times New Roman" w:cs="David"/>
          <w:sz w:val="20"/>
          <w:szCs w:val="20"/>
          <w:rtl/>
          <w:lang w:eastAsia="he-IL"/>
        </w:rPr>
      </w:pPr>
    </w:p>
    <w:p w14:paraId="32C06925" w14:textId="1A8E8C9B" w:rsidR="009003F8" w:rsidRDefault="009003F8" w:rsidP="009003F8">
      <w:pPr>
        <w:widowControl w:val="0"/>
        <w:bidi w:val="0"/>
        <w:spacing w:before="0" w:beforeAutospacing="0" w:after="0" w:afterAutospacing="0" w:line="240" w:lineRule="auto"/>
        <w:rPr>
          <w:ins w:id="41" w:author="Kook Sec" w:date="2022-01-13T15:30:00Z"/>
          <w:rFonts w:ascii="Times New Roman" w:eastAsia="Times New Roman" w:hAnsi="Times New Roman" w:cs="David"/>
          <w:sz w:val="20"/>
          <w:szCs w:val="20"/>
          <w:rtl/>
          <w:lang w:eastAsia="he-IL"/>
        </w:rPr>
      </w:pPr>
    </w:p>
    <w:p w14:paraId="69B4D9D1" w14:textId="5A151A04" w:rsidR="009003F8" w:rsidRDefault="009003F8" w:rsidP="009003F8">
      <w:pPr>
        <w:widowControl w:val="0"/>
        <w:bidi w:val="0"/>
        <w:spacing w:before="0" w:beforeAutospacing="0" w:after="0" w:afterAutospacing="0" w:line="240" w:lineRule="auto"/>
        <w:rPr>
          <w:ins w:id="42" w:author="Kook Sec" w:date="2022-01-13T15:30:00Z"/>
          <w:rFonts w:ascii="Times New Roman" w:eastAsia="Times New Roman" w:hAnsi="Times New Roman" w:cs="David"/>
          <w:sz w:val="20"/>
          <w:szCs w:val="20"/>
          <w:rtl/>
          <w:lang w:eastAsia="he-IL"/>
        </w:rPr>
      </w:pPr>
    </w:p>
    <w:p w14:paraId="7693E54A" w14:textId="22D03FEC" w:rsidR="009003F8" w:rsidRDefault="009003F8" w:rsidP="009003F8">
      <w:pPr>
        <w:widowControl w:val="0"/>
        <w:bidi w:val="0"/>
        <w:spacing w:before="0" w:beforeAutospacing="0" w:after="0" w:afterAutospacing="0" w:line="240" w:lineRule="auto"/>
        <w:rPr>
          <w:ins w:id="43" w:author="Kook Sec" w:date="2022-01-13T15:30:00Z"/>
          <w:rFonts w:ascii="Times New Roman" w:eastAsia="Times New Roman" w:hAnsi="Times New Roman" w:cs="David"/>
          <w:sz w:val="20"/>
          <w:szCs w:val="20"/>
          <w:rtl/>
          <w:lang w:eastAsia="he-IL"/>
        </w:rPr>
      </w:pPr>
    </w:p>
    <w:p w14:paraId="2A30F3E9" w14:textId="330A0DCF" w:rsidR="009003F8" w:rsidRDefault="009003F8" w:rsidP="009003F8">
      <w:pPr>
        <w:widowControl w:val="0"/>
        <w:bidi w:val="0"/>
        <w:spacing w:before="0" w:beforeAutospacing="0" w:after="0" w:afterAutospacing="0" w:line="240" w:lineRule="auto"/>
        <w:rPr>
          <w:ins w:id="44" w:author="Kook Sec" w:date="2022-01-13T15:30:00Z"/>
          <w:rFonts w:ascii="Times New Roman" w:eastAsia="Times New Roman" w:hAnsi="Times New Roman" w:cs="David"/>
          <w:sz w:val="20"/>
          <w:szCs w:val="20"/>
          <w:rtl/>
          <w:lang w:eastAsia="he-IL"/>
        </w:rPr>
      </w:pPr>
    </w:p>
    <w:p w14:paraId="23C081B6" w14:textId="2B3CEFD8" w:rsidR="009003F8" w:rsidRDefault="009003F8" w:rsidP="009003F8">
      <w:pPr>
        <w:widowControl w:val="0"/>
        <w:bidi w:val="0"/>
        <w:spacing w:before="0" w:beforeAutospacing="0" w:after="0" w:afterAutospacing="0" w:line="240" w:lineRule="auto"/>
        <w:rPr>
          <w:ins w:id="45" w:author="Kook Sec" w:date="2022-01-13T15:30:00Z"/>
          <w:rFonts w:ascii="Times New Roman" w:eastAsia="Times New Roman" w:hAnsi="Times New Roman" w:cs="David"/>
          <w:sz w:val="20"/>
          <w:szCs w:val="20"/>
          <w:rtl/>
          <w:lang w:eastAsia="he-IL"/>
        </w:rPr>
      </w:pPr>
    </w:p>
    <w:p w14:paraId="5BCA0B4E" w14:textId="7120A75E" w:rsidR="009003F8" w:rsidRDefault="009003F8" w:rsidP="009003F8">
      <w:pPr>
        <w:widowControl w:val="0"/>
        <w:bidi w:val="0"/>
        <w:spacing w:before="0" w:beforeAutospacing="0" w:after="0" w:afterAutospacing="0" w:line="240" w:lineRule="auto"/>
        <w:rPr>
          <w:ins w:id="46" w:author="Kook Sec" w:date="2022-01-13T15:30:00Z"/>
          <w:rFonts w:ascii="Times New Roman" w:eastAsia="Times New Roman" w:hAnsi="Times New Roman" w:cs="David"/>
          <w:sz w:val="20"/>
          <w:szCs w:val="20"/>
          <w:rtl/>
          <w:lang w:eastAsia="he-IL"/>
        </w:rPr>
      </w:pPr>
    </w:p>
    <w:p w14:paraId="0CC1C0E8" w14:textId="00122C39" w:rsidR="009003F8" w:rsidRDefault="009003F8" w:rsidP="009003F8">
      <w:pPr>
        <w:widowControl w:val="0"/>
        <w:bidi w:val="0"/>
        <w:spacing w:before="0" w:beforeAutospacing="0" w:after="0" w:afterAutospacing="0" w:line="240" w:lineRule="auto"/>
        <w:rPr>
          <w:ins w:id="47" w:author="Kook Sec" w:date="2022-01-13T15:30:00Z"/>
          <w:rFonts w:ascii="Times New Roman" w:eastAsia="Times New Roman" w:hAnsi="Times New Roman" w:cs="David"/>
          <w:sz w:val="20"/>
          <w:szCs w:val="20"/>
          <w:rtl/>
          <w:lang w:eastAsia="he-IL"/>
        </w:rPr>
      </w:pPr>
    </w:p>
    <w:p w14:paraId="54373310" w14:textId="64AEDB08" w:rsidR="009003F8" w:rsidRDefault="009003F8" w:rsidP="009003F8">
      <w:pPr>
        <w:widowControl w:val="0"/>
        <w:bidi w:val="0"/>
        <w:spacing w:before="0" w:beforeAutospacing="0" w:after="0" w:afterAutospacing="0" w:line="240" w:lineRule="auto"/>
        <w:rPr>
          <w:ins w:id="48" w:author="Kook Sec" w:date="2022-01-13T15:30:00Z"/>
          <w:rFonts w:ascii="Times New Roman" w:eastAsia="Times New Roman" w:hAnsi="Times New Roman" w:cs="David"/>
          <w:sz w:val="20"/>
          <w:szCs w:val="20"/>
          <w:rtl/>
          <w:lang w:eastAsia="he-IL"/>
        </w:rPr>
      </w:pPr>
    </w:p>
    <w:p w14:paraId="2315B0CD" w14:textId="122C7BB9" w:rsidR="009003F8" w:rsidRDefault="009003F8" w:rsidP="009003F8">
      <w:pPr>
        <w:widowControl w:val="0"/>
        <w:bidi w:val="0"/>
        <w:spacing w:before="0" w:beforeAutospacing="0" w:after="0" w:afterAutospacing="0" w:line="240" w:lineRule="auto"/>
        <w:rPr>
          <w:ins w:id="49" w:author="Kook Sec" w:date="2022-01-13T15:30:00Z"/>
          <w:rFonts w:ascii="Times New Roman" w:eastAsia="Times New Roman" w:hAnsi="Times New Roman" w:cs="David"/>
          <w:sz w:val="20"/>
          <w:szCs w:val="20"/>
          <w:rtl/>
          <w:lang w:eastAsia="he-IL"/>
        </w:rPr>
      </w:pPr>
    </w:p>
    <w:p w14:paraId="4F93141D" w14:textId="5877874F" w:rsidR="009003F8" w:rsidRDefault="009003F8" w:rsidP="009003F8">
      <w:pPr>
        <w:widowControl w:val="0"/>
        <w:bidi w:val="0"/>
        <w:spacing w:before="0" w:beforeAutospacing="0" w:after="0" w:afterAutospacing="0" w:line="240" w:lineRule="auto"/>
        <w:rPr>
          <w:ins w:id="50" w:author="Kook Sec" w:date="2022-01-13T15:30:00Z"/>
          <w:rFonts w:ascii="Times New Roman" w:eastAsia="Times New Roman" w:hAnsi="Times New Roman" w:cs="David"/>
          <w:sz w:val="20"/>
          <w:szCs w:val="20"/>
          <w:rtl/>
          <w:lang w:eastAsia="he-IL"/>
        </w:rPr>
      </w:pPr>
    </w:p>
    <w:p w14:paraId="7C8EB551" w14:textId="09CED98B" w:rsidR="009003F8" w:rsidRDefault="009003F8" w:rsidP="009003F8">
      <w:pPr>
        <w:widowControl w:val="0"/>
        <w:bidi w:val="0"/>
        <w:spacing w:before="0" w:beforeAutospacing="0" w:after="0" w:afterAutospacing="0" w:line="240" w:lineRule="auto"/>
        <w:rPr>
          <w:ins w:id="51" w:author="Kook Sec" w:date="2022-01-13T15:30:00Z"/>
          <w:rFonts w:ascii="Times New Roman" w:eastAsia="Times New Roman" w:hAnsi="Times New Roman" w:cs="David"/>
          <w:sz w:val="20"/>
          <w:szCs w:val="20"/>
          <w:rtl/>
          <w:lang w:eastAsia="he-IL"/>
        </w:rPr>
      </w:pPr>
    </w:p>
    <w:p w14:paraId="5F7C5960" w14:textId="407D9456" w:rsidR="009003F8" w:rsidRDefault="009003F8" w:rsidP="009003F8">
      <w:pPr>
        <w:widowControl w:val="0"/>
        <w:bidi w:val="0"/>
        <w:spacing w:before="0" w:beforeAutospacing="0" w:after="0" w:afterAutospacing="0" w:line="240" w:lineRule="auto"/>
        <w:rPr>
          <w:ins w:id="52" w:author="Kook Sec" w:date="2022-01-13T15:30:00Z"/>
          <w:rFonts w:ascii="Times New Roman" w:eastAsia="Times New Roman" w:hAnsi="Times New Roman" w:cs="David"/>
          <w:sz w:val="20"/>
          <w:szCs w:val="20"/>
          <w:rtl/>
          <w:lang w:eastAsia="he-IL"/>
        </w:rPr>
      </w:pPr>
    </w:p>
    <w:p w14:paraId="2CB086A1" w14:textId="0B298ABC" w:rsidR="009003F8" w:rsidRDefault="009003F8" w:rsidP="009003F8">
      <w:pPr>
        <w:widowControl w:val="0"/>
        <w:bidi w:val="0"/>
        <w:spacing w:before="0" w:beforeAutospacing="0" w:after="0" w:afterAutospacing="0" w:line="240" w:lineRule="auto"/>
        <w:rPr>
          <w:ins w:id="53" w:author="Kook Sec" w:date="2022-01-13T15:30:00Z"/>
          <w:rFonts w:ascii="Times New Roman" w:eastAsia="Times New Roman" w:hAnsi="Times New Roman" w:cs="David"/>
          <w:sz w:val="20"/>
          <w:szCs w:val="20"/>
          <w:rtl/>
          <w:lang w:eastAsia="he-IL"/>
        </w:rPr>
      </w:pPr>
    </w:p>
    <w:p w14:paraId="53BC0345" w14:textId="6ED65803" w:rsidR="009003F8" w:rsidRDefault="009003F8" w:rsidP="009003F8">
      <w:pPr>
        <w:widowControl w:val="0"/>
        <w:bidi w:val="0"/>
        <w:spacing w:before="0" w:beforeAutospacing="0" w:after="0" w:afterAutospacing="0" w:line="240" w:lineRule="auto"/>
        <w:rPr>
          <w:ins w:id="54" w:author="Kook Sec" w:date="2022-01-13T15:30:00Z"/>
          <w:rFonts w:ascii="Times New Roman" w:eastAsia="Times New Roman" w:hAnsi="Times New Roman" w:cs="David"/>
          <w:sz w:val="20"/>
          <w:szCs w:val="20"/>
          <w:rtl/>
          <w:lang w:eastAsia="he-IL"/>
        </w:rPr>
      </w:pPr>
    </w:p>
    <w:p w14:paraId="2FFB6526" w14:textId="5A643899" w:rsidR="009003F8" w:rsidRDefault="009003F8" w:rsidP="009003F8">
      <w:pPr>
        <w:widowControl w:val="0"/>
        <w:bidi w:val="0"/>
        <w:spacing w:before="0" w:beforeAutospacing="0" w:after="0" w:afterAutospacing="0" w:line="240" w:lineRule="auto"/>
        <w:rPr>
          <w:ins w:id="55" w:author="Kook Sec" w:date="2022-01-13T15:30:00Z"/>
          <w:rFonts w:ascii="Times New Roman" w:eastAsia="Times New Roman" w:hAnsi="Times New Roman" w:cs="David"/>
          <w:sz w:val="20"/>
          <w:szCs w:val="20"/>
          <w:rtl/>
          <w:lang w:eastAsia="he-IL"/>
        </w:rPr>
      </w:pPr>
    </w:p>
    <w:p w14:paraId="51DC1E99" w14:textId="048EA555" w:rsidR="009003F8" w:rsidRDefault="009003F8" w:rsidP="009003F8">
      <w:pPr>
        <w:widowControl w:val="0"/>
        <w:bidi w:val="0"/>
        <w:spacing w:before="0" w:beforeAutospacing="0" w:after="0" w:afterAutospacing="0" w:line="240" w:lineRule="auto"/>
        <w:rPr>
          <w:ins w:id="56" w:author="Kook Sec" w:date="2022-01-13T15:30:00Z"/>
          <w:rFonts w:ascii="Times New Roman" w:eastAsia="Times New Roman" w:hAnsi="Times New Roman" w:cs="David"/>
          <w:sz w:val="20"/>
          <w:szCs w:val="20"/>
          <w:rtl/>
          <w:lang w:eastAsia="he-IL"/>
        </w:rPr>
      </w:pPr>
    </w:p>
    <w:p w14:paraId="6F6967DF" w14:textId="39C2C67B" w:rsidR="009003F8" w:rsidRDefault="009003F8" w:rsidP="009003F8">
      <w:pPr>
        <w:widowControl w:val="0"/>
        <w:bidi w:val="0"/>
        <w:spacing w:before="0" w:beforeAutospacing="0" w:after="0" w:afterAutospacing="0" w:line="240" w:lineRule="auto"/>
        <w:rPr>
          <w:ins w:id="57" w:author="Kook Sec" w:date="2022-01-13T15:30:00Z"/>
          <w:rFonts w:ascii="Times New Roman" w:eastAsia="Times New Roman" w:hAnsi="Times New Roman" w:cs="David"/>
          <w:sz w:val="20"/>
          <w:szCs w:val="20"/>
          <w:rtl/>
          <w:lang w:eastAsia="he-IL"/>
        </w:rPr>
      </w:pPr>
    </w:p>
    <w:p w14:paraId="004528E4" w14:textId="783E5BE3" w:rsidR="009003F8" w:rsidRDefault="009003F8" w:rsidP="009003F8">
      <w:pPr>
        <w:widowControl w:val="0"/>
        <w:bidi w:val="0"/>
        <w:spacing w:before="0" w:beforeAutospacing="0" w:after="0" w:afterAutospacing="0" w:line="240" w:lineRule="auto"/>
        <w:rPr>
          <w:ins w:id="58" w:author="Kook Sec" w:date="2022-01-13T15:30:00Z"/>
          <w:rFonts w:ascii="Times New Roman" w:eastAsia="Times New Roman" w:hAnsi="Times New Roman" w:cs="David"/>
          <w:sz w:val="20"/>
          <w:szCs w:val="20"/>
          <w:rtl/>
          <w:lang w:eastAsia="he-IL"/>
        </w:rPr>
      </w:pPr>
    </w:p>
    <w:p w14:paraId="0B5801FD" w14:textId="4A5105C6" w:rsidR="009003F8" w:rsidRDefault="009003F8" w:rsidP="009003F8">
      <w:pPr>
        <w:widowControl w:val="0"/>
        <w:bidi w:val="0"/>
        <w:spacing w:before="0" w:beforeAutospacing="0" w:after="0" w:afterAutospacing="0" w:line="240" w:lineRule="auto"/>
        <w:rPr>
          <w:ins w:id="59" w:author="Kook Sec" w:date="2022-01-13T15:30:00Z"/>
          <w:rFonts w:ascii="Times New Roman" w:eastAsia="Times New Roman" w:hAnsi="Times New Roman" w:cs="David"/>
          <w:sz w:val="20"/>
          <w:szCs w:val="20"/>
          <w:rtl/>
          <w:lang w:eastAsia="he-IL"/>
        </w:rPr>
      </w:pPr>
    </w:p>
    <w:p w14:paraId="215765FB" w14:textId="77777777" w:rsidR="009003F8" w:rsidRPr="002B2234" w:rsidRDefault="009003F8" w:rsidP="009003F8">
      <w:pPr>
        <w:widowControl w:val="0"/>
        <w:bidi w:val="0"/>
        <w:spacing w:before="0" w:beforeAutospacing="0" w:after="0" w:afterAutospacing="0" w:line="240" w:lineRule="auto"/>
        <w:rPr>
          <w:rFonts w:ascii="Times New Roman" w:eastAsia="Times New Roman" w:hAnsi="Times New Roman" w:cs="David"/>
          <w:sz w:val="20"/>
          <w:szCs w:val="20"/>
          <w:lang w:eastAsia="he-IL"/>
        </w:rPr>
        <w:pPrChange w:id="60" w:author="Kook Sec" w:date="2022-01-13T15:30:00Z">
          <w:pPr>
            <w:widowControl w:val="0"/>
            <w:bidi w:val="0"/>
            <w:spacing w:before="0" w:beforeAutospacing="0" w:after="0" w:afterAutospacing="0" w:line="240" w:lineRule="auto"/>
          </w:pPr>
        </w:pPrChange>
      </w:pPr>
    </w:p>
    <w:p w14:paraId="23D156B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0F8FF6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B6BDAFA"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3BC959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4C49E5A"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5FB8EE8"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EA61434"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461D206"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7C326C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4B401D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B6F1D0" w14:textId="6E2EAD16"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1" w:author="Kook Sec" w:date="2022-01-13T15:29:00Z">
            <w:r w:rsidR="00A84A09">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w:t>
      </w:r>
      <w:del w:id="62" w:author="Kook Sec" w:date="2022-01-13T15:29:00Z">
        <w:r w:rsidRPr="00E95AE9" w:rsidDel="00A84A09">
          <w:rPr>
            <w:rFonts w:ascii="Times New Roman" w:eastAsia="Times New Roman" w:hAnsi="Times New Roman" w:cs="David"/>
            <w:color w:val="00B0F0"/>
            <w:sz w:val="24"/>
            <w:szCs w:val="24"/>
            <w:rtl/>
            <w:lang w:eastAsia="he-IL"/>
          </w:rPr>
          <w:delText>-</w:delText>
        </w:r>
      </w:del>
      <w:ins w:id="63" w:author="Kook Sec" w:date="2022-01-13T15:29:00Z">
        <w:r w:rsidR="00A84A09">
          <w:rPr>
            <w:rFonts w:ascii="Times New Roman" w:eastAsia="Times New Roman" w:hAnsi="Times New Roman" w:cs="David"/>
            <w:color w:val="00B0F0"/>
            <w:sz w:val="24"/>
            <w:szCs w:val="24"/>
            <w:rtl/>
            <w:lang w:eastAsia="he-IL"/>
          </w:rPr>
          <w:t>–</w:t>
        </w:r>
      </w:ins>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4" w:author="Kook Sec" w:date="2022-01-13T15:30:00Z">
            <w:r w:rsidR="009003F8">
              <w:rPr>
                <w:rFonts w:ascii="Times New Roman" w:eastAsia="Times New Roman" w:hAnsi="Times New Roman" w:cs="David" w:hint="cs"/>
                <w:color w:val="00B0F0"/>
                <w:sz w:val="24"/>
                <w:szCs w:val="24"/>
                <w:rtl/>
              </w:rPr>
              <w:t>רמת שרת שלב ב</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5" w:author="Kook Sec" w:date="2022-01-13T15:28:00Z">
            <w:r w:rsidR="00A84A09">
              <w:rPr>
                <w:rFonts w:ascii="Times New Roman" w:eastAsia="Times New Roman" w:hAnsi="Times New Roman" w:cs="David" w:hint="cs"/>
                <w:color w:val="00B0F0"/>
                <w:sz w:val="24"/>
                <w:szCs w:val="24"/>
                <w:rtl/>
              </w:rPr>
              <w:t xml:space="preserve">פ.א פיתוח ובנייה בירושלים בע"מ </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D67A390"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FA8D7A"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461243B5"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45BC4E0C"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40AED49" w14:textId="1FCB7DD3"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6" w:author="Kook Sec" w:date="2022-01-13T15:29:00Z">
            <w:r w:rsidR="00A84A09">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123DFBF0"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6EF6E7AC"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122A840"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9D4EFA" w14:textId="607362F2"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67" w:author="Kook Sec" w:date="2022-01-13T15:29:00Z">
            <w:r w:rsidR="009003F8">
              <w:rPr>
                <w:rFonts w:ascii="Times New Roman" w:eastAsia="Times New Roman" w:hAnsi="Times New Roman" w:cs="David" w:hint="cs"/>
                <w:sz w:val="24"/>
                <w:szCs w:val="24"/>
                <w:rtl/>
                <w:lang w:eastAsia="he-IL"/>
              </w:rPr>
              <w:t xml:space="preserve">אבי </w:t>
            </w:r>
            <w:proofErr w:type="spellStart"/>
            <w:r w:rsidR="009003F8">
              <w:rPr>
                <w:rFonts w:ascii="Times New Roman" w:eastAsia="Times New Roman" w:hAnsi="Times New Roman" w:cs="David" w:hint="cs"/>
                <w:sz w:val="24"/>
                <w:szCs w:val="24"/>
                <w:rtl/>
                <w:lang w:eastAsia="he-IL"/>
              </w:rPr>
              <w:t>ברטי</w:t>
            </w:r>
            <w:proofErr w:type="spellEnd"/>
            <w:r w:rsidR="009003F8">
              <w:rPr>
                <w:rFonts w:ascii="Times New Roman" w:eastAsia="Times New Roman" w:hAnsi="Times New Roman" w:cs="David" w:hint="cs"/>
                <w:sz w:val="24"/>
                <w:szCs w:val="24"/>
                <w:rtl/>
                <w:lang w:eastAsia="he-IL"/>
              </w:rPr>
              <w:t xml:space="preserve"> לוי</w:t>
            </w:r>
          </w:ins>
        </w:sdtContent>
      </w:sdt>
    </w:p>
    <w:p w14:paraId="22EBC1B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9732461"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יתבצע במודל תלת </w:t>
      </w:r>
      <w:proofErr w:type="spellStart"/>
      <w:r w:rsidR="001C0853" w:rsidRPr="001C0853">
        <w:rPr>
          <w:rFonts w:ascii="Times New Roman" w:eastAsia="Times New Roman" w:hAnsi="Times New Roman" w:cs="David"/>
          <w:sz w:val="24"/>
          <w:szCs w:val="24"/>
          <w:rtl/>
          <w:lang w:eastAsia="he-IL"/>
        </w:rPr>
        <w:t>מימד</w:t>
      </w:r>
      <w:proofErr w:type="spellEnd"/>
      <w:r w:rsidR="001C0853" w:rsidRPr="001C0853">
        <w:rPr>
          <w:rFonts w:ascii="Times New Roman" w:eastAsia="Times New Roman" w:hAnsi="Times New Roman" w:cs="David"/>
          <w:sz w:val="24"/>
          <w:szCs w:val="24"/>
          <w:rtl/>
          <w:lang w:eastAsia="he-IL"/>
        </w:rPr>
        <w:t xml:space="preserve">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w:t>
      </w:r>
      <w:proofErr w:type="spellStart"/>
      <w:r w:rsidR="001C0853" w:rsidRPr="001C0853">
        <w:rPr>
          <w:rFonts w:ascii="Times New Roman" w:eastAsia="Times New Roman" w:hAnsi="Times New Roman" w:cs="David"/>
          <w:sz w:val="24"/>
          <w:szCs w:val="24"/>
          <w:rtl/>
          <w:lang w:eastAsia="he-IL"/>
        </w:rPr>
        <w:t>תכניות</w:t>
      </w:r>
      <w:proofErr w:type="spellEnd"/>
      <w:r w:rsidR="001C0853" w:rsidRPr="001C0853">
        <w:rPr>
          <w:rFonts w:ascii="Times New Roman" w:eastAsia="Times New Roman" w:hAnsi="Times New Roman" w:cs="David"/>
          <w:sz w:val="24"/>
          <w:szCs w:val="24"/>
          <w:rtl/>
          <w:lang w:eastAsia="he-IL"/>
        </w:rPr>
        <w:t xml:space="preserve">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1477F1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EE39E1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3511E1"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07FBB4B1"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5E4F968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4DD98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7B9E39B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1964D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93D947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74B02E"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997C939"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F0F7AED"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FEBD388"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51EBE94"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7821A1E"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530CF63"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52A4A62D" w14:textId="77777777" w:rsidTr="00735E3D">
        <w:tc>
          <w:tcPr>
            <w:tcW w:w="3366" w:type="dxa"/>
          </w:tcPr>
          <w:p w14:paraId="3C90BE50" w14:textId="6BB2B791" w:rsidR="00735E3D" w:rsidRDefault="009003F8"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68" w:author="Kook Sec" w:date="2022-01-13T15:30:00Z">
                  <w:r>
                    <w:rPr>
                      <w:rFonts w:ascii="Times New Roman" w:eastAsia="Times New Roman" w:hAnsi="Times New Roman" w:cs="David" w:hint="cs"/>
                      <w:color w:val="008000"/>
                      <w:sz w:val="24"/>
                      <w:szCs w:val="24"/>
                      <w:rtl/>
                      <w:lang w:eastAsia="he-IL"/>
                    </w:rPr>
                    <w:t>50%</w:t>
                  </w:r>
                </w:ins>
              </w:sdtContent>
            </w:sdt>
          </w:p>
          <w:p w14:paraId="17E1E97E"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0C745DD" w14:textId="77777777" w:rsidR="00735E3D" w:rsidRDefault="00735E3D" w:rsidP="00735E3D">
            <w:pPr>
              <w:widowControl w:val="0"/>
              <w:spacing w:before="0" w:beforeAutospacing="0" w:after="0" w:afterAutospacing="0" w:line="240" w:lineRule="auto"/>
              <w:ind w:left="720"/>
              <w:outlineLvl w:val="2"/>
            </w:pPr>
          </w:p>
          <w:p w14:paraId="07D006E1"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187EE48"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6CD0325"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lastRenderedPageBreak/>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21FE64C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76C1070"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47BF67B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FB8957"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10D0939E"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2CBBD30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C9BFAC7"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46F07D75"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309D131" w14:textId="77777777"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7AAAF68D"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BC1707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17036436"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8283831"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3A00A211"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4556402A"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18E86ADE"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275897CC"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w:t>
      </w:r>
      <w:proofErr w:type="spellStart"/>
      <w:r w:rsidRPr="001C0853">
        <w:rPr>
          <w:rFonts w:ascii="Times New Roman" w:eastAsia="Times New Roman" w:hAnsi="Times New Roman" w:cs="David"/>
          <w:sz w:val="24"/>
          <w:szCs w:val="24"/>
          <w:rtl/>
          <w:lang w:eastAsia="he-IL"/>
        </w:rPr>
        <w:t>תכניות</w:t>
      </w:r>
      <w:proofErr w:type="spellEnd"/>
      <w:r w:rsidRPr="001C0853">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0CC43C16"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F41DCB3"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7CBCAE84"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6D8008F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E403A7"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3D6D127B"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1C6AD958"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w:t>
      </w:r>
      <w:proofErr w:type="spellStart"/>
      <w:r w:rsidRPr="002B2234">
        <w:rPr>
          <w:rFonts w:ascii="Times New Roman" w:eastAsia="Times New Roman" w:hAnsi="Times New Roman" w:cs="David"/>
          <w:sz w:val="24"/>
          <w:szCs w:val="24"/>
          <w:rtl/>
          <w:lang w:eastAsia="he-IL"/>
        </w:rPr>
        <w:t>כח</w:t>
      </w:r>
      <w:proofErr w:type="spellEnd"/>
      <w:r w:rsidRPr="002B2234">
        <w:rPr>
          <w:rFonts w:ascii="Times New Roman" w:eastAsia="Times New Roman" w:hAnsi="Times New Roman" w:cs="David"/>
          <w:sz w:val="24"/>
          <w:szCs w:val="24"/>
          <w:rtl/>
          <w:lang w:eastAsia="he-IL"/>
        </w:rPr>
        <w:t xml:space="preserve">, תאורה, גנרטור, טלפונים,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4A20C495"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6226A2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המתארות את הפתרון העקרוני של המתקן.</w:t>
      </w:r>
    </w:p>
    <w:p w14:paraId="514E8AA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2AA6AD"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שלאחר אישורן ניתן יהיה לעבד את כל המסמכים הדרושים לביצוע המתקן.</w:t>
      </w:r>
    </w:p>
    <w:p w14:paraId="78490B8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4CC564"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מפורטות, מפרטים, כתבי כמויות, כל המסמכים וכל הדרוש לעריכת ופרסום מכרזים לביצוע המתקן בפרויקט ו/או לביצוע המתקן בפרויקט.</w:t>
      </w:r>
    </w:p>
    <w:p w14:paraId="0D3D446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75EA4E"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00AA5F5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2319795C"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23519197"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0B4B0605"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58329377"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275033C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DF3EE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717CBCB7"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960BD67"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6F4EFB3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099021"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w:t>
      </w:r>
      <w:proofErr w:type="spellStart"/>
      <w:r w:rsidRPr="002B2234">
        <w:rPr>
          <w:rFonts w:ascii="Times New Roman" w:eastAsia="Times New Roman" w:hAnsi="Times New Roman" w:cs="David" w:hint="cs"/>
          <w:sz w:val="24"/>
          <w:szCs w:val="24"/>
          <w:rtl/>
          <w:lang w:eastAsia="he-IL"/>
        </w:rPr>
        <w:t>חח"י</w:t>
      </w:r>
      <w:proofErr w:type="spellEnd"/>
      <w:r w:rsidRPr="002B2234">
        <w:rPr>
          <w:rFonts w:ascii="Times New Roman" w:eastAsia="Times New Roman" w:hAnsi="Times New Roman" w:cs="David" w:hint="cs"/>
          <w:sz w:val="24"/>
          <w:szCs w:val="24"/>
          <w:rtl/>
          <w:lang w:eastAsia="he-IL"/>
        </w:rPr>
        <w:t xml:space="preserve"> ובזק וקבלת אישורם</w:t>
      </w:r>
      <w:r w:rsidRPr="002B2234">
        <w:rPr>
          <w:rFonts w:ascii="Times New Roman" w:eastAsia="Times New Roman" w:hAnsi="Times New Roman" w:cs="David"/>
          <w:sz w:val="24"/>
          <w:szCs w:val="24"/>
          <w:rtl/>
          <w:lang w:eastAsia="he-IL"/>
        </w:rPr>
        <w:t>.</w:t>
      </w:r>
    </w:p>
    <w:p w14:paraId="3DEB1FB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2CDEF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תאום גודל ומיקום פירים אנכיים להעברת תשתיות למתקן, ארונות חשמל ותקשורת, חדרי גנרטור, </w:t>
      </w:r>
      <w:proofErr w:type="spellStart"/>
      <w:r w:rsidRPr="002B2234">
        <w:rPr>
          <w:rFonts w:ascii="Times New Roman" w:eastAsia="Times New Roman" w:hAnsi="Times New Roman" w:cs="David"/>
          <w:sz w:val="24"/>
          <w:szCs w:val="24"/>
          <w:rtl/>
          <w:lang w:eastAsia="he-IL"/>
        </w:rPr>
        <w:t>פילרים</w:t>
      </w:r>
      <w:proofErr w:type="spellEnd"/>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וכו</w:t>
      </w:r>
      <w:proofErr w:type="spellEnd"/>
      <w:r w:rsidRPr="002B2234">
        <w:rPr>
          <w:rFonts w:ascii="Times New Roman" w:eastAsia="Times New Roman" w:hAnsi="Times New Roman" w:cs="David"/>
          <w:sz w:val="24"/>
          <w:szCs w:val="24"/>
          <w:rtl/>
          <w:lang w:eastAsia="he-IL"/>
        </w:rPr>
        <w:t>'.</w:t>
      </w:r>
    </w:p>
    <w:p w14:paraId="54726CA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BEB14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62A4205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79E693"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588F72F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3B28BB"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02965917"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5CE481F3"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455A22C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F4A1BB"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1CED455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89321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הכנת כל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המפרטים, התיאורים והחישובים הדרושים,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שיאפשר אישורן על ידי הרשויות.</w:t>
      </w:r>
    </w:p>
    <w:p w14:paraId="0B531A9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E2EAC0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2F8963D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C87298"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58E1073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DF76B7"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הכנסת תיקונים ושינויים בכל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והמסמכים אשר נערכו על ידי המתכנן במהלך ביצוע התכנון לפי דרישת המזמין ו/או לפי דרישת הרשויות המוסמכות, באישור המזמין, וטיפול באישורם כולל קבלת </w:t>
      </w:r>
      <w:r w:rsidRPr="002B2234">
        <w:rPr>
          <w:rFonts w:ascii="Times New Roman" w:eastAsia="Times New Roman" w:hAnsi="Times New Roman" w:cs="David"/>
          <w:sz w:val="24"/>
          <w:szCs w:val="24"/>
          <w:rtl/>
          <w:lang w:eastAsia="he-IL"/>
        </w:rPr>
        <w:lastRenderedPageBreak/>
        <w:t>היתרי בניה מתוקנים.</w:t>
      </w:r>
    </w:p>
    <w:p w14:paraId="56DA363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5F308E"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לאישור סופי של היועצים והמזמין לפני התחלת שלב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עבודה.</w:t>
      </w:r>
    </w:p>
    <w:p w14:paraId="3AD6772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0A4E1A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607204D5"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130439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039C992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9ACE6C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 xml:space="preserve">עדכון </w:t>
      </w:r>
      <w:proofErr w:type="spellStart"/>
      <w:r w:rsidRPr="002B2234">
        <w:rPr>
          <w:rFonts w:ascii="Times New Roman" w:eastAsia="Times New Roman" w:hAnsi="Times New Roman" w:cs="David"/>
          <w:sz w:val="24"/>
          <w:szCs w:val="24"/>
          <w:rtl/>
          <w:lang w:eastAsia="he-IL"/>
        </w:rPr>
        <w:t>האומדן</w:t>
      </w:r>
      <w:proofErr w:type="spellEnd"/>
      <w:r w:rsidRPr="002B2234">
        <w:rPr>
          <w:rFonts w:ascii="Times New Roman" w:eastAsia="Times New Roman" w:hAnsi="Times New Roman" w:cs="David"/>
          <w:sz w:val="24"/>
          <w:szCs w:val="24"/>
          <w:rtl/>
          <w:lang w:eastAsia="he-IL"/>
        </w:rPr>
        <w:t xml:space="preserve"> המשוער של ערך המתקן.</w:t>
      </w:r>
    </w:p>
    <w:p w14:paraId="691D55A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56CA65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54361EF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B4DB408"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2F005E64"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C31E0BE"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עבודה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1:50 הכוללות פרטים וחתכים הכרחיים לביצוע העבודה והבנת התכנון וכוונות המתכנן, הכוללות:</w:t>
      </w:r>
    </w:p>
    <w:p w14:paraId="6087BEA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2A8E5A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347F163A"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0A8491C1"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AD8550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7843DFE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5EF1E813"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0161199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0520676B"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472C1D02"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0261B05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78B72005"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45449E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50A48EB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03F43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36BCFE3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710662"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0A0E89E3"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6ACC8A5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43E48413"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0AB9D9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תאורת כבישים, מדרכות, שבילים, חניות, </w:t>
      </w:r>
      <w:proofErr w:type="spellStart"/>
      <w:r w:rsidRPr="002B2234">
        <w:rPr>
          <w:rFonts w:ascii="Times New Roman" w:eastAsia="Times New Roman" w:hAnsi="Times New Roman" w:cs="David"/>
          <w:sz w:val="24"/>
          <w:szCs w:val="24"/>
          <w:rtl/>
          <w:lang w:eastAsia="he-IL"/>
        </w:rPr>
        <w:t>שצ"פים</w:t>
      </w:r>
      <w:proofErr w:type="spellEnd"/>
      <w:r w:rsidRPr="002B2234">
        <w:rPr>
          <w:rFonts w:ascii="Times New Roman" w:eastAsia="Times New Roman" w:hAnsi="Times New Roman" w:cs="David"/>
          <w:sz w:val="24"/>
          <w:szCs w:val="24"/>
          <w:rtl/>
          <w:lang w:eastAsia="he-IL"/>
        </w:rPr>
        <w:t>, סימון עמודי תאורה ותוואי כבלי הזנה, מיקום מרכזיות תאורה.</w:t>
      </w:r>
    </w:p>
    <w:p w14:paraId="42C9E879"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6E84764"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תאום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המתכנן עם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המערכות תחת תקרות מרתפים ותחת תקרות קומות עמודים.</w:t>
      </w:r>
    </w:p>
    <w:p w14:paraId="2807B493"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AA73ECC"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0D20F852"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4E31DF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5801145F"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3C776E95"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במידה ויוחלט על ידי המזמין לתכנן את המבנים בשיטה טרומית/מתועשת, יסמן המתכנן את המגרעות, השרוולים, החורים וכו' על רקע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האלמנטים הטרומיים.</w:t>
      </w:r>
    </w:p>
    <w:p w14:paraId="4CDA1D7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A89E0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תאום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שלעיל עם היועצים ובפרט עם האדריכל ומתכנן הקונסטרוקציה.</w:t>
      </w:r>
    </w:p>
    <w:p w14:paraId="6DC2E61A"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בדיקת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הקונסטרוקציה והאדריכלות, סימון חורים או מעברים העוברים דרך אלמנטים קונסטרוקטיביים, באופן שיופיעו </w:t>
      </w:r>
      <w:proofErr w:type="spellStart"/>
      <w:r w:rsidRPr="002B2234">
        <w:rPr>
          <w:rFonts w:ascii="Times New Roman" w:eastAsia="Times New Roman" w:hAnsi="Times New Roman" w:cs="David"/>
          <w:sz w:val="24"/>
          <w:szCs w:val="24"/>
          <w:rtl/>
          <w:lang w:eastAsia="he-IL"/>
        </w:rPr>
        <w:t>בתכניות</w:t>
      </w:r>
      <w:proofErr w:type="spellEnd"/>
      <w:r w:rsidRPr="002B2234">
        <w:rPr>
          <w:rFonts w:ascii="Times New Roman" w:eastAsia="Times New Roman" w:hAnsi="Times New Roman" w:cs="David"/>
          <w:sz w:val="24"/>
          <w:szCs w:val="24"/>
          <w:rtl/>
          <w:lang w:eastAsia="he-IL"/>
        </w:rPr>
        <w:t xml:space="preserve"> הקונסטרוקציה.</w:t>
      </w:r>
    </w:p>
    <w:p w14:paraId="69026DCD"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בדיקת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שיערכו על ידי היועצים והקפדה על אפשרות מעבר צנרת תחת הריצוף, בפירים אנכיים ואופקיים ותחת התקרות.</w:t>
      </w:r>
    </w:p>
    <w:p w14:paraId="1D3B432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58B849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xml:space="preserve">. 1:100 או 1:250 או 1:500 של חצרות המבנים ובהן כל המערכות החיצוניות המתוכננות ע"י המתכנן (על גבי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פיתוח מעודכנות).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546B27E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DE734A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תאום מערכות בשטח המגרשים.</w:t>
      </w:r>
    </w:p>
    <w:p w14:paraId="19DB625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058EA5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וכו</w:t>
      </w:r>
      <w:proofErr w:type="spellEnd"/>
      <w:r w:rsidRPr="002B2234">
        <w:rPr>
          <w:rFonts w:ascii="Times New Roman" w:eastAsia="Times New Roman" w:hAnsi="Times New Roman" w:cs="David"/>
          <w:sz w:val="24"/>
          <w:szCs w:val="24"/>
          <w:rtl/>
          <w:lang w:eastAsia="he-IL"/>
        </w:rPr>
        <w:t>'.</w:t>
      </w:r>
    </w:p>
    <w:p w14:paraId="3E21F42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7A1388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 xml:space="preserve">הגשת </w:t>
      </w:r>
      <w:proofErr w:type="spellStart"/>
      <w:r w:rsidRPr="002B2234">
        <w:rPr>
          <w:rFonts w:ascii="Times New Roman" w:eastAsia="Times New Roman" w:hAnsi="Times New Roman" w:cs="David" w:hint="cs"/>
          <w:sz w:val="24"/>
          <w:szCs w:val="24"/>
          <w:rtl/>
          <w:lang w:eastAsia="he-IL"/>
        </w:rPr>
        <w:t>תכניות</w:t>
      </w:r>
      <w:proofErr w:type="spellEnd"/>
      <w:r w:rsidRPr="002B2234">
        <w:rPr>
          <w:rFonts w:ascii="Times New Roman" w:eastAsia="Times New Roman" w:hAnsi="Times New Roman" w:cs="David" w:hint="cs"/>
          <w:sz w:val="24"/>
          <w:szCs w:val="24"/>
          <w:rtl/>
          <w:lang w:eastAsia="he-IL"/>
        </w:rPr>
        <w:t xml:space="preserve"> מערכות גילוי אש ועשן לאישור מכון התקנים הישראלי (עלות בדיקה ראשונה על חשבון המזמין) תיקון התוכניות בהתאם לדרישות </w:t>
      </w:r>
      <w:proofErr w:type="spellStart"/>
      <w:r w:rsidRPr="002B2234">
        <w:rPr>
          <w:rFonts w:ascii="Times New Roman" w:eastAsia="Times New Roman" w:hAnsi="Times New Roman" w:cs="David" w:hint="cs"/>
          <w:sz w:val="24"/>
          <w:szCs w:val="24"/>
          <w:rtl/>
          <w:lang w:eastAsia="he-IL"/>
        </w:rPr>
        <w:t>מת"י</w:t>
      </w:r>
      <w:proofErr w:type="spellEnd"/>
      <w:r w:rsidRPr="002B2234">
        <w:rPr>
          <w:rFonts w:ascii="Times New Roman" w:eastAsia="Times New Roman" w:hAnsi="Times New Roman" w:cs="David" w:hint="cs"/>
          <w:sz w:val="24"/>
          <w:szCs w:val="24"/>
          <w:rtl/>
          <w:lang w:eastAsia="he-IL"/>
        </w:rPr>
        <w:t xml:space="preserve"> עד קבלת אישור המכון.</w:t>
      </w:r>
    </w:p>
    <w:p w14:paraId="3F01F57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931F9E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1D4D8E9B"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436488C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2E11F0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1170215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5BCD41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0822398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4058D1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עדכון פרק החשמל והתקשורת במפרטי המכר. בדיקה חוזרת של מפרטי המכר, לרבות התאמתם לתכנון, ואישור הנוסח ו/או עדכון לפי הנחיית המזמין.</w:t>
      </w:r>
    </w:p>
    <w:p w14:paraId="04037DA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4F873F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אומדן מפורט של ערך העבודות, מבוסס על המפרטים וכתבי הכמויות, תוך ציון מדד תשומות הבניה למגורים הידוע במועד הכנת </w:t>
      </w:r>
      <w:proofErr w:type="spellStart"/>
      <w:r w:rsidRPr="002B2234">
        <w:rPr>
          <w:rFonts w:ascii="Times New Roman" w:eastAsia="Times New Roman" w:hAnsi="Times New Roman" w:cs="David"/>
          <w:sz w:val="24"/>
          <w:szCs w:val="24"/>
          <w:rtl/>
          <w:lang w:eastAsia="he-IL"/>
        </w:rPr>
        <w:t>האומדן</w:t>
      </w:r>
      <w:proofErr w:type="spellEnd"/>
      <w:r w:rsidRPr="002B2234">
        <w:rPr>
          <w:rFonts w:ascii="Times New Roman" w:eastAsia="Times New Roman" w:hAnsi="Times New Roman" w:cs="David"/>
          <w:sz w:val="24"/>
          <w:szCs w:val="24"/>
          <w:rtl/>
          <w:lang w:eastAsia="he-IL"/>
        </w:rPr>
        <w:t>.</w:t>
      </w:r>
    </w:p>
    <w:p w14:paraId="1A86A89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AFDC5F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proofErr w:type="spellStart"/>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הכנסת שינויים </w:t>
      </w:r>
      <w:proofErr w:type="spellStart"/>
      <w:r w:rsidRPr="002B2234">
        <w:rPr>
          <w:rFonts w:ascii="Times New Roman" w:eastAsia="Times New Roman" w:hAnsi="Times New Roman" w:cs="David"/>
          <w:sz w:val="24"/>
          <w:szCs w:val="24"/>
          <w:rtl/>
          <w:lang w:eastAsia="he-IL"/>
        </w:rPr>
        <w:t>בתכניות</w:t>
      </w:r>
      <w:proofErr w:type="spellEnd"/>
      <w:r w:rsidRPr="002B2234">
        <w:rPr>
          <w:rFonts w:ascii="Times New Roman" w:eastAsia="Times New Roman" w:hAnsi="Times New Roman" w:cs="David"/>
          <w:sz w:val="24"/>
          <w:szCs w:val="24"/>
          <w:rtl/>
          <w:lang w:eastAsia="he-IL"/>
        </w:rPr>
        <w:t xml:space="preserve"> ככל שיתחייב להתאמת התכנון למסגרת התקציבית, אשר תקבע ע"י המזמין.</w:t>
      </w:r>
    </w:p>
    <w:p w14:paraId="349FDE1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418A20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700DAA4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74B6D9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r w:rsidRPr="002B2234">
        <w:rPr>
          <w:rFonts w:ascii="Times New Roman" w:eastAsia="Times New Roman" w:hAnsi="Times New Roman" w:cs="David"/>
          <w:sz w:val="24"/>
          <w:szCs w:val="24"/>
          <w:rtl/>
          <w:lang w:eastAsia="he-IL"/>
        </w:rPr>
        <w:lastRenderedPageBreak/>
        <w:t>למנהל.</w:t>
      </w:r>
    </w:p>
    <w:p w14:paraId="03B8326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C72F05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707A04C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417213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5661EE7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605D02E"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281027B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ED14BE3"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0E590F39"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9A9A353"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4BEB61AC"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00ED801"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74817401"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54C3BCF"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789F27F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CCD6901"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3F42146B"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5162A8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1E6A7F3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9E683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3610277F"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24C80B2E"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2961A799"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226761C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הביצוע על רקע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המקוריות תוך ציון כל השינויים שחלו בזמן הביצוע לפי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731F479D"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120B4BF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566D4AC5"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39DA48D3"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062897A7"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5E4EA2B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09C4C6B5"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5D07D62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10AEC207"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B563AB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w:t>
      </w:r>
      <w:r w:rsidRPr="002B2234">
        <w:rPr>
          <w:rFonts w:ascii="Times New Roman" w:eastAsia="Times New Roman" w:hAnsi="Times New Roman" w:cs="David"/>
          <w:sz w:val="24"/>
          <w:szCs w:val="24"/>
          <w:rtl/>
          <w:lang w:eastAsia="he-IL"/>
        </w:rPr>
        <w:tab/>
        <w:t>כל יתר הדרוש לפקוח עליון וביקורת על הבצוע.</w:t>
      </w:r>
    </w:p>
    <w:p w14:paraId="5616825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9284D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67FE178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9D9421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3EC9B1C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AB6841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26F78F2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3A8DC1"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1B5CD166"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2D9F6F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0EE377EF"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477CD361"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1AC61BFD"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D2C7407"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6D6C1671"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6A5EE7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06B9A64B"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B2D5008"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34641301"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E39EDDE"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0F675C0E"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B43490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2F56218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5145E3"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46F2C30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w:t>
      </w:r>
      <w:proofErr w:type="spellStart"/>
      <w:r w:rsidRPr="002B2234">
        <w:rPr>
          <w:rFonts w:ascii="Times New Roman" w:eastAsia="Times New Roman" w:hAnsi="Times New Roman" w:cs="David"/>
          <w:sz w:val="24"/>
          <w:szCs w:val="24"/>
          <w:rtl/>
          <w:lang w:eastAsia="he-IL"/>
        </w:rPr>
        <w:t>לתכניותיו</w:t>
      </w:r>
      <w:proofErr w:type="spellEnd"/>
      <w:r w:rsidRPr="002B2234">
        <w:rPr>
          <w:rFonts w:ascii="Times New Roman" w:eastAsia="Times New Roman" w:hAnsi="Times New Roman" w:cs="David"/>
          <w:sz w:val="24"/>
          <w:szCs w:val="24"/>
          <w:rtl/>
          <w:lang w:eastAsia="he-IL"/>
        </w:rPr>
        <w:t xml:space="preserve"> ולתקנים מחייבים וכי בוצעו לשביעות רצונו.</w:t>
      </w:r>
    </w:p>
    <w:p w14:paraId="6A308170"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61E291BB"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BFDB04A"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5E60DC4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4F05282"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 xml:space="preserve">המתכנן מתחייב לשמור על דיסקט ואוריגינלים את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529A2B94"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F86AB3F"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6C6491F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694070C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lastRenderedPageBreak/>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6834014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E21B8F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5EC2A49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31172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25265B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1E153E5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05DBD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המתכנן ימסור את </w:t>
      </w:r>
      <w:proofErr w:type="spellStart"/>
      <w:r w:rsidRPr="002B2234">
        <w:rPr>
          <w:rFonts w:ascii="Times New Roman" w:eastAsia="Times New Roman" w:hAnsi="Times New Roman" w:cs="David" w:hint="cs"/>
          <w:sz w:val="20"/>
          <w:szCs w:val="24"/>
          <w:rtl/>
          <w:lang w:eastAsia="he-IL"/>
        </w:rPr>
        <w:t>התכניות</w:t>
      </w:r>
      <w:proofErr w:type="spellEnd"/>
      <w:r w:rsidRPr="002B2234">
        <w:rPr>
          <w:rFonts w:ascii="Times New Roman" w:eastAsia="Times New Roman" w:hAnsi="Times New Roman" w:cs="David" w:hint="cs"/>
          <w:sz w:val="20"/>
          <w:szCs w:val="24"/>
          <w:rtl/>
          <w:lang w:eastAsia="he-IL"/>
        </w:rPr>
        <w:t xml:space="preserve"> לאישור המזמין בהתאם ללוח הזמנים </w:t>
      </w:r>
      <w:proofErr w:type="spellStart"/>
      <w:r w:rsidRPr="002B2234">
        <w:rPr>
          <w:rFonts w:ascii="Times New Roman" w:eastAsia="Times New Roman" w:hAnsi="Times New Roman" w:cs="David" w:hint="cs"/>
          <w:sz w:val="20"/>
          <w:szCs w:val="24"/>
          <w:rtl/>
          <w:lang w:eastAsia="he-IL"/>
        </w:rPr>
        <w:t>והתכניות</w:t>
      </w:r>
      <w:proofErr w:type="spellEnd"/>
      <w:r w:rsidRPr="002B2234">
        <w:rPr>
          <w:rFonts w:ascii="Times New Roman" w:eastAsia="Times New Roman" w:hAnsi="Times New Roman" w:cs="David" w:hint="cs"/>
          <w:sz w:val="20"/>
          <w:szCs w:val="24"/>
          <w:rtl/>
          <w:lang w:eastAsia="he-IL"/>
        </w:rPr>
        <w:t xml:space="preserve"> לא תיחשבנה כמושלמות עד לקבלת אישור המזמין.</w:t>
      </w:r>
    </w:p>
    <w:p w14:paraId="6BD0669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FD206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העביר המזמין למתכנן הערות או הנחיות נוספות לגבי </w:t>
      </w:r>
      <w:proofErr w:type="spellStart"/>
      <w:r w:rsidRPr="002B2234">
        <w:rPr>
          <w:rFonts w:ascii="Times New Roman" w:eastAsia="Times New Roman" w:hAnsi="Times New Roman" w:cs="David" w:hint="cs"/>
          <w:sz w:val="20"/>
          <w:szCs w:val="24"/>
          <w:rtl/>
          <w:lang w:eastAsia="he-IL"/>
        </w:rPr>
        <w:t>התכניות</w:t>
      </w:r>
      <w:proofErr w:type="spellEnd"/>
      <w:r w:rsidRPr="002B2234">
        <w:rPr>
          <w:rFonts w:ascii="Times New Roman" w:eastAsia="Times New Roman" w:hAnsi="Times New Roman" w:cs="David" w:hint="cs"/>
          <w:sz w:val="20"/>
          <w:szCs w:val="24"/>
          <w:rtl/>
          <w:lang w:eastAsia="he-IL"/>
        </w:rPr>
        <w:t xml:space="preserve">, יתכנן המתכנן את </w:t>
      </w:r>
      <w:proofErr w:type="spellStart"/>
      <w:r w:rsidRPr="002B2234">
        <w:rPr>
          <w:rFonts w:ascii="Times New Roman" w:eastAsia="Times New Roman" w:hAnsi="Times New Roman" w:cs="David" w:hint="cs"/>
          <w:sz w:val="20"/>
          <w:szCs w:val="24"/>
          <w:rtl/>
          <w:lang w:eastAsia="he-IL"/>
        </w:rPr>
        <w:t>התכניות</w:t>
      </w:r>
      <w:proofErr w:type="spellEnd"/>
      <w:r w:rsidRPr="002B2234">
        <w:rPr>
          <w:rFonts w:ascii="Times New Roman" w:eastAsia="Times New Roman" w:hAnsi="Times New Roman" w:cs="David" w:hint="cs"/>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2B2234">
        <w:rPr>
          <w:rFonts w:ascii="Times New Roman" w:eastAsia="Times New Roman" w:hAnsi="Times New Roman" w:cs="David" w:hint="cs"/>
          <w:sz w:val="20"/>
          <w:szCs w:val="24"/>
          <w:rtl/>
          <w:lang w:eastAsia="he-IL"/>
        </w:rPr>
        <w:t>תכניות</w:t>
      </w:r>
      <w:proofErr w:type="spellEnd"/>
      <w:r w:rsidRPr="002B2234">
        <w:rPr>
          <w:rFonts w:ascii="Times New Roman" w:eastAsia="Times New Roman" w:hAnsi="Times New Roman" w:cs="David" w:hint="cs"/>
          <w:sz w:val="20"/>
          <w:szCs w:val="24"/>
          <w:rtl/>
          <w:lang w:eastAsia="he-IL"/>
        </w:rPr>
        <w:t xml:space="preserve"> שהוגשו לו ע"י המתכנן בתוך 30 יום ממועד הגשתן למזמין.</w:t>
      </w:r>
    </w:p>
    <w:p w14:paraId="6DD1C07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D0E73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34361D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0CDFF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7F94B1F"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01C39AD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16DA08"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2FB72ECA"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18AC99C"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6465316C"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1925EE94"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color w:val="008000"/>
          <w:sz w:val="24"/>
          <w:szCs w:val="24"/>
          <w:rtl/>
        </w:rPr>
      </w:pPr>
      <w:r w:rsidRPr="002B2234">
        <w:rPr>
          <w:rFonts w:ascii="Times New Roman" w:eastAsia="Times New Roman" w:hAnsi="Times New Roman" w:cs="David" w:hint="cs"/>
          <w:sz w:val="20"/>
          <w:szCs w:val="24"/>
          <w:rtl/>
          <w:lang w:eastAsia="he-IL"/>
        </w:rPr>
        <w:t>1.1</w:t>
      </w:r>
    </w:p>
    <w:p w14:paraId="5F3E5E48" w14:textId="44D0E298"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סכום קבוע ומוחלט של _</w:t>
      </w:r>
      <w:del w:id="69" w:author="Kook Sec" w:date="2022-01-13T15:31:00Z">
        <w:r w:rsidRPr="002B2234" w:rsidDel="009003F8">
          <w:rPr>
            <w:rFonts w:ascii="Times New Roman" w:eastAsia="Times New Roman" w:hAnsi="Times New Roman" w:cs="David"/>
            <w:sz w:val="24"/>
            <w:szCs w:val="24"/>
            <w:rtl/>
          </w:rPr>
          <w:delText>__</w:delText>
        </w:r>
      </w:del>
      <w:r w:rsidRPr="002B2234">
        <w:rPr>
          <w:rFonts w:ascii="Times New Roman" w:eastAsia="Times New Roman" w:hAnsi="Times New Roman" w:cs="David"/>
          <w:sz w:val="24"/>
          <w:szCs w:val="24"/>
          <w:rtl/>
        </w:rPr>
        <w:t>_</w:t>
      </w:r>
      <w:ins w:id="70" w:author="Kook Sec" w:date="2022-01-13T15:31:00Z">
        <w:r w:rsidR="009003F8">
          <w:rPr>
            <w:rFonts w:ascii="Times New Roman" w:eastAsia="Times New Roman" w:hAnsi="Times New Roman" w:cs="David" w:hint="cs"/>
            <w:sz w:val="24"/>
            <w:szCs w:val="24"/>
            <w:rtl/>
          </w:rPr>
          <w:t>575</w:t>
        </w:r>
      </w:ins>
      <w:r w:rsidRPr="002B2234">
        <w:rPr>
          <w:rFonts w:ascii="Times New Roman" w:eastAsia="Times New Roman" w:hAnsi="Times New Roman" w:cs="David"/>
          <w:sz w:val="24"/>
          <w:szCs w:val="24"/>
          <w:rtl/>
        </w:rPr>
        <w:t>_</w:t>
      </w:r>
      <w:del w:id="71" w:author="Kook Sec" w:date="2022-01-13T15:31:00Z">
        <w:r w:rsidRPr="002B2234" w:rsidDel="009003F8">
          <w:rPr>
            <w:rFonts w:ascii="Times New Roman" w:eastAsia="Times New Roman" w:hAnsi="Times New Roman" w:cs="David"/>
            <w:sz w:val="24"/>
            <w:szCs w:val="24"/>
            <w:rtl/>
          </w:rPr>
          <w:delText>_______</w:delText>
        </w:r>
      </w:del>
      <w:r w:rsidRPr="002B2234">
        <w:rPr>
          <w:rFonts w:ascii="Times New Roman" w:eastAsia="Times New Roman" w:hAnsi="Times New Roman" w:cs="David"/>
          <w:sz w:val="24"/>
          <w:szCs w:val="24"/>
          <w:rtl/>
        </w:rPr>
        <w:t xml:space="preserve"> ש"ח (במילים: </w:t>
      </w:r>
      <w:ins w:id="72" w:author="Kook Sec" w:date="2022-01-13T15:31:00Z">
        <w:r w:rsidR="009003F8">
          <w:rPr>
            <w:rFonts w:ascii="Times New Roman" w:eastAsia="Times New Roman" w:hAnsi="Times New Roman" w:cs="David" w:hint="cs"/>
            <w:sz w:val="24"/>
            <w:szCs w:val="24"/>
            <w:rtl/>
          </w:rPr>
          <w:t>חמש מאות שבעים וחמש</w:t>
        </w:r>
      </w:ins>
      <w:del w:id="73" w:author="Kook Sec" w:date="2022-01-13T15:31:00Z">
        <w:r w:rsidRPr="002B2234" w:rsidDel="009003F8">
          <w:rPr>
            <w:rFonts w:ascii="Times New Roman" w:eastAsia="Times New Roman" w:hAnsi="Times New Roman" w:cs="David"/>
            <w:sz w:val="24"/>
            <w:szCs w:val="24"/>
            <w:rtl/>
          </w:rPr>
          <w:delText>________________</w:delText>
        </w:r>
      </w:del>
      <w:r w:rsidRPr="002B2234">
        <w:rPr>
          <w:rFonts w:ascii="Times New Roman" w:eastAsia="Times New Roman" w:hAnsi="Times New Roman" w:cs="David"/>
          <w:sz w:val="24"/>
          <w:szCs w:val="24"/>
          <w:rtl/>
        </w:rPr>
        <w:t xml:space="preserve">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ראשוני.</w:t>
      </w:r>
    </w:p>
    <w:p w14:paraId="76B3EB09"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חוזר.</w:t>
      </w:r>
    </w:p>
    <w:p w14:paraId="6F4CB446"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מ"ר בנוי ומקורה מתחת למפלס הכניסה לבניינים.</w:t>
      </w:r>
    </w:p>
    <w:p w14:paraId="6CACD2F2"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3D256EF2"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בסעיף זה:</w:t>
      </w:r>
    </w:p>
    <w:p w14:paraId="601E1C71"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7E3615C8"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ראשוני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המבנה שהוקם לראשונה עפ"י </w:t>
      </w:r>
      <w:proofErr w:type="spellStart"/>
      <w:r w:rsidRPr="002B2234">
        <w:rPr>
          <w:rFonts w:ascii="Times New Roman" w:eastAsia="Times New Roman" w:hAnsi="Times New Roman" w:cs="David" w:hint="cs"/>
          <w:sz w:val="20"/>
          <w:szCs w:val="24"/>
          <w:rtl/>
          <w:lang w:eastAsia="he-IL"/>
        </w:rPr>
        <w:t>תכניותיו</w:t>
      </w:r>
      <w:proofErr w:type="spellEnd"/>
      <w:r w:rsidRPr="002B2234">
        <w:rPr>
          <w:rFonts w:ascii="Times New Roman" w:eastAsia="Times New Roman" w:hAnsi="Times New Roman" w:cs="David" w:hint="cs"/>
          <w:sz w:val="20"/>
          <w:szCs w:val="24"/>
          <w:rtl/>
          <w:lang w:eastAsia="he-IL"/>
        </w:rPr>
        <w:t xml:space="preserve"> של המתכנן. במקרים בהם מתוכננים במקביל מספר מבנים ראשונים וחוזרים יחשב המבנה שבו מספר היחידות הרב ביותר כמבנה ראשוני.</w:t>
      </w:r>
    </w:p>
    <w:p w14:paraId="7BEE87B9"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8D9BDF8"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חוזר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מבנה נוסף, המוקם בשלמותו או בחלקו עפ"י </w:t>
      </w:r>
      <w:proofErr w:type="spellStart"/>
      <w:r w:rsidRPr="002B2234">
        <w:rPr>
          <w:rFonts w:ascii="Times New Roman" w:eastAsia="Times New Roman" w:hAnsi="Times New Roman" w:cs="David" w:hint="cs"/>
          <w:sz w:val="20"/>
          <w:szCs w:val="24"/>
          <w:rtl/>
          <w:lang w:eastAsia="he-IL"/>
        </w:rPr>
        <w:t>תכניותיו</w:t>
      </w:r>
      <w:proofErr w:type="spellEnd"/>
      <w:r w:rsidRPr="002B2234">
        <w:rPr>
          <w:rFonts w:ascii="Times New Roman" w:eastAsia="Times New Roman" w:hAnsi="Times New Roman" w:cs="David" w:hint="cs"/>
          <w:sz w:val="20"/>
          <w:szCs w:val="24"/>
          <w:rtl/>
          <w:lang w:eastAsia="he-IL"/>
        </w:rPr>
        <w:t xml:space="preserve"> של המתכנן ביחס למבנה הראשוני, על אותו המגרש או במגרש אחר, בין אם על פי </w:t>
      </w:r>
      <w:proofErr w:type="spellStart"/>
      <w:r w:rsidRPr="002B2234">
        <w:rPr>
          <w:rFonts w:ascii="Times New Roman" w:eastAsia="Times New Roman" w:hAnsi="Times New Roman" w:cs="David" w:hint="cs"/>
          <w:sz w:val="20"/>
          <w:szCs w:val="24"/>
          <w:rtl/>
          <w:lang w:eastAsia="he-IL"/>
        </w:rPr>
        <w:t>תכניות</w:t>
      </w:r>
      <w:proofErr w:type="spellEnd"/>
      <w:r w:rsidRPr="002B2234">
        <w:rPr>
          <w:rFonts w:ascii="Times New Roman" w:eastAsia="Times New Roman" w:hAnsi="Times New Roman" w:cs="David" w:hint="cs"/>
          <w:sz w:val="20"/>
          <w:szCs w:val="24"/>
          <w:rtl/>
          <w:lang w:eastAsia="he-IL"/>
        </w:rPr>
        <w:t xml:space="preserve"> קיימות על כל פרטיהן ובין אם לצורך הקמתו התבקש המתכנן להכניס שינויים והתאמות </w:t>
      </w:r>
      <w:proofErr w:type="spellStart"/>
      <w:r w:rsidRPr="002B2234">
        <w:rPr>
          <w:rFonts w:ascii="Times New Roman" w:eastAsia="Times New Roman" w:hAnsi="Times New Roman" w:cs="David" w:hint="cs"/>
          <w:sz w:val="20"/>
          <w:szCs w:val="24"/>
          <w:rtl/>
          <w:lang w:eastAsia="he-IL"/>
        </w:rPr>
        <w:t>בתכניות</w:t>
      </w:r>
      <w:proofErr w:type="spellEnd"/>
      <w:r w:rsidRPr="002B2234">
        <w:rPr>
          <w:rFonts w:ascii="Times New Roman" w:eastAsia="Times New Roman" w:hAnsi="Times New Roman" w:cs="David" w:hint="cs"/>
          <w:sz w:val="20"/>
          <w:szCs w:val="24"/>
          <w:rtl/>
          <w:lang w:eastAsia="he-IL"/>
        </w:rPr>
        <w:t xml:space="preserve">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24598D04"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1A839597"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735E3D">
            <w:rPr>
              <w:rStyle w:val="AutoFieldsChar"/>
              <w:color w:val="00B0F0"/>
              <w:rtl/>
            </w:rPr>
            <w:t>[סוג מדד כותרת]</w:t>
          </w:r>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735E3D">
            <w:rPr>
              <w:rStyle w:val="AutoFieldsChar"/>
              <w:color w:val="00B0F0"/>
              <w:rtl/>
            </w:rPr>
            <w:t>[מדד בגין/ידוע - כותרת]</w:t>
          </w:r>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Pr="00735E3D">
            <w:rPr>
              <w:rStyle w:val="AutoFieldsChar"/>
              <w:color w:val="00B0F0"/>
              <w:rtl/>
            </w:rPr>
            <w:t>[מדד בסיס]</w:t>
          </w:r>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735E3D">
            <w:rPr>
              <w:rStyle w:val="AutoFieldsChar"/>
              <w:color w:val="00B0F0"/>
              <w:rtl/>
            </w:rPr>
            <w:t>[נקודות מדד]</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450E921B"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5B07DDE3"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57D843A0"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EA73C20"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10BA59CA"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8135CC5"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9DAC8DB"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59586AD9"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3007F940"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CF1CDBD"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236E9C0F"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6565C177"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0BBBE027"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2B2234">
        <w:rPr>
          <w:rFonts w:ascii="Times New Roman" w:eastAsia="Times New Roman" w:hAnsi="Times New Roman" w:cs="David" w:hint="cs"/>
          <w:sz w:val="20"/>
          <w:szCs w:val="24"/>
          <w:rtl/>
          <w:lang w:eastAsia="he-IL"/>
        </w:rPr>
        <w:t>והתכניות</w:t>
      </w:r>
      <w:proofErr w:type="spellEnd"/>
      <w:r w:rsidRPr="002B2234">
        <w:rPr>
          <w:rFonts w:ascii="Times New Roman" w:eastAsia="Times New Roman" w:hAnsi="Times New Roman" w:cs="David" w:hint="cs"/>
          <w:sz w:val="20"/>
          <w:szCs w:val="24"/>
          <w:rtl/>
          <w:lang w:eastAsia="he-IL"/>
        </w:rPr>
        <w:t xml:space="preserve"> למזמין.</w:t>
      </w:r>
    </w:p>
    <w:p w14:paraId="4192FD8D"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lastRenderedPageBreak/>
        <w:t> </w:t>
      </w:r>
    </w:p>
    <w:p w14:paraId="3F15EBB4"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47003E4B"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6F629E4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5F2499"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1E0BBF8D"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3C04004"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164B158"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4EF45948"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0F11F09B" w14:textId="675C9BC1"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del w:id="74" w:author="Kook Sec" w:date="2022-01-13T15:32:00Z">
        <w:r w:rsidRPr="002B2234" w:rsidDel="009003F8">
          <w:rPr>
            <w:rFonts w:ascii="Times New Roman" w:eastAsia="Times New Roman" w:hAnsi="Times New Roman" w:cs="David"/>
            <w:sz w:val="24"/>
            <w:szCs w:val="24"/>
            <w:rtl/>
          </w:rPr>
          <w:delText>10</w:delText>
        </w:r>
      </w:del>
      <w:ins w:id="75" w:author="Kook Sec" w:date="2022-01-13T15:32:00Z">
        <w:r w:rsidR="009003F8" w:rsidRPr="002B2234">
          <w:rPr>
            <w:rFonts w:ascii="Times New Roman" w:eastAsia="Times New Roman" w:hAnsi="Times New Roman" w:cs="David"/>
            <w:sz w:val="24"/>
            <w:szCs w:val="24"/>
            <w:rtl/>
          </w:rPr>
          <w:t>1</w:t>
        </w:r>
        <w:r w:rsidR="009003F8">
          <w:rPr>
            <w:rFonts w:ascii="Times New Roman" w:eastAsia="Times New Roman" w:hAnsi="Times New Roman" w:cs="David" w:hint="cs"/>
            <w:sz w:val="24"/>
            <w:szCs w:val="24"/>
            <w:rtl/>
          </w:rPr>
          <w:t>5</w:t>
        </w:r>
      </w:ins>
      <w:r w:rsidRPr="002B2234">
        <w:rPr>
          <w:rFonts w:ascii="Times New Roman" w:eastAsia="Times New Roman" w:hAnsi="Times New Roman" w:cs="David"/>
          <w:sz w:val="24"/>
          <w:szCs w:val="24"/>
          <w:rtl/>
        </w:rPr>
        <w:t>%</w:t>
      </w:r>
    </w:p>
    <w:p w14:paraId="3E482ECB"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w:t>
      </w:r>
      <w:proofErr w:type="spellStart"/>
      <w:r w:rsidR="002B2234" w:rsidRPr="002B2234">
        <w:rPr>
          <w:rFonts w:ascii="Times New Roman" w:eastAsia="Times New Roman" w:hAnsi="Times New Roman" w:cs="David" w:hint="cs"/>
          <w:sz w:val="24"/>
          <w:szCs w:val="24"/>
          <w:rtl/>
        </w:rPr>
        <w:t>מחח"י</w:t>
      </w:r>
      <w:proofErr w:type="spellEnd"/>
      <w:r w:rsidR="002B2234" w:rsidRPr="002B2234">
        <w:rPr>
          <w:rFonts w:ascii="Times New Roman" w:eastAsia="Times New Roman" w:hAnsi="Times New Roman" w:cs="David" w:hint="cs"/>
          <w:sz w:val="24"/>
          <w:szCs w:val="24"/>
          <w:rtl/>
        </w:rPr>
        <w:t xml:space="preserve"> </w:t>
      </w:r>
    </w:p>
    <w:p w14:paraId="7237FC55" w14:textId="2E40BC8E"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del w:id="76" w:author="Kook Sec" w:date="2022-01-13T15:32:00Z">
        <w:r w:rsidR="002B2234" w:rsidRPr="002B2234" w:rsidDel="009003F8">
          <w:rPr>
            <w:rFonts w:ascii="Times New Roman" w:eastAsia="Times New Roman" w:hAnsi="Times New Roman" w:cs="David"/>
            <w:sz w:val="24"/>
            <w:szCs w:val="24"/>
            <w:rtl/>
          </w:rPr>
          <w:delText>15</w:delText>
        </w:r>
      </w:del>
      <w:ins w:id="77" w:author="Kook Sec" w:date="2022-01-13T15:32:00Z">
        <w:r w:rsidR="009003F8" w:rsidRPr="002B2234">
          <w:rPr>
            <w:rFonts w:ascii="Times New Roman" w:eastAsia="Times New Roman" w:hAnsi="Times New Roman" w:cs="David"/>
            <w:sz w:val="24"/>
            <w:szCs w:val="24"/>
            <w:rtl/>
          </w:rPr>
          <w:t>1</w:t>
        </w:r>
        <w:r w:rsidR="009003F8">
          <w:rPr>
            <w:rFonts w:ascii="Times New Roman" w:eastAsia="Times New Roman" w:hAnsi="Times New Roman" w:cs="David" w:hint="cs"/>
            <w:sz w:val="24"/>
            <w:szCs w:val="24"/>
            <w:rtl/>
          </w:rPr>
          <w:t>5</w:t>
        </w:r>
      </w:ins>
      <w:r w:rsidR="002B2234" w:rsidRPr="002B2234">
        <w:rPr>
          <w:rFonts w:ascii="Times New Roman" w:eastAsia="Times New Roman" w:hAnsi="Times New Roman" w:cs="David"/>
          <w:sz w:val="24"/>
          <w:szCs w:val="24"/>
          <w:rtl/>
        </w:rPr>
        <w:t>%</w:t>
      </w:r>
    </w:p>
    <w:p w14:paraId="68D839DE"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w:t>
      </w:r>
      <w:proofErr w:type="spellStart"/>
      <w:r w:rsidRPr="002B2234">
        <w:rPr>
          <w:rFonts w:ascii="Times New Roman" w:eastAsia="Times New Roman" w:hAnsi="Times New Roman" w:cs="David" w:hint="cs"/>
          <w:sz w:val="24"/>
          <w:szCs w:val="24"/>
          <w:rtl/>
        </w:rPr>
        <w:t>חח"י</w:t>
      </w:r>
      <w:proofErr w:type="spellEnd"/>
      <w:r w:rsidRPr="002B2234">
        <w:rPr>
          <w:rFonts w:ascii="Times New Roman" w:eastAsia="Times New Roman" w:hAnsi="Times New Roman" w:cs="David" w:hint="cs"/>
          <w:sz w:val="24"/>
          <w:szCs w:val="24"/>
          <w:rtl/>
        </w:rPr>
        <w:t xml:space="preserve"> </w:t>
      </w:r>
      <w:r w:rsidRPr="002B2234">
        <w:rPr>
          <w:rFonts w:ascii="Times New Roman" w:eastAsia="Times New Roman" w:hAnsi="Times New Roman" w:cs="David"/>
          <w:sz w:val="24"/>
          <w:szCs w:val="24"/>
          <w:rtl/>
        </w:rPr>
        <w:t xml:space="preserve">והוצאת </w:t>
      </w:r>
    </w:p>
    <w:p w14:paraId="4A30F68E" w14:textId="77777777"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Pr="002B2234">
        <w:rPr>
          <w:rFonts w:ascii="Times New Roman" w:eastAsia="Times New Roman" w:hAnsi="Times New Roman" w:cs="David"/>
          <w:sz w:val="24"/>
          <w:szCs w:val="24"/>
          <w:rtl/>
        </w:rPr>
        <w:t>8%</w:t>
      </w:r>
    </w:p>
    <w:p w14:paraId="536F778E"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764A77D9"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30%</w:t>
      </w:r>
    </w:p>
    <w:p w14:paraId="21E4A3F0"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 xml:space="preserve">לאחר גמר הוצאת </w:t>
      </w:r>
      <w:proofErr w:type="spellStart"/>
      <w:r w:rsidRPr="002B2234">
        <w:rPr>
          <w:rFonts w:ascii="Times New Roman" w:eastAsia="Times New Roman" w:hAnsi="Times New Roman" w:cs="David"/>
          <w:sz w:val="24"/>
          <w:szCs w:val="24"/>
          <w:rtl/>
        </w:rPr>
        <w:t>תכניות</w:t>
      </w:r>
      <w:proofErr w:type="spellEnd"/>
      <w:r w:rsidRPr="002B2234">
        <w:rPr>
          <w:rFonts w:ascii="Times New Roman" w:eastAsia="Times New Roman" w:hAnsi="Times New Roman" w:cs="David"/>
          <w:sz w:val="24"/>
          <w:szCs w:val="24"/>
          <w:rtl/>
        </w:rPr>
        <w:t xml:space="preserve">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12%</w:t>
      </w:r>
    </w:p>
    <w:p w14:paraId="5B71FB70"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14:paraId="3EC7DBF1"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w:t>
      </w:r>
      <w:proofErr w:type="spellStart"/>
      <w:r w:rsidRPr="002B2234">
        <w:rPr>
          <w:rFonts w:ascii="Times New Roman" w:eastAsia="Times New Roman" w:hAnsi="Times New Roman" w:cs="David" w:hint="cs"/>
          <w:sz w:val="24"/>
          <w:szCs w:val="24"/>
          <w:rtl/>
        </w:rPr>
        <w:t>חח"י</w:t>
      </w:r>
      <w:proofErr w:type="spellEnd"/>
      <w:r w:rsidRPr="002B2234">
        <w:rPr>
          <w:rFonts w:ascii="Times New Roman" w:eastAsia="Times New Roman" w:hAnsi="Times New Roman" w:cs="David" w:hint="cs"/>
          <w:sz w:val="24"/>
          <w:szCs w:val="24"/>
          <w:rtl/>
        </w:rPr>
        <w:t xml:space="preserve"> </w:t>
      </w:r>
    </w:p>
    <w:p w14:paraId="144D87BE"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7D5D39AB"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7C7A576B"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7C789F46" w14:textId="092B5F14"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del w:id="78" w:author="Kook Sec" w:date="2022-01-13T15:34:00Z">
        <w:r w:rsidR="002B2234" w:rsidRPr="002B2234" w:rsidDel="009003F8">
          <w:rPr>
            <w:rFonts w:ascii="Times New Roman" w:eastAsia="Times New Roman" w:hAnsi="Times New Roman" w:cs="David"/>
            <w:sz w:val="24"/>
            <w:szCs w:val="24"/>
            <w:rtl/>
          </w:rPr>
          <w:delText>8</w:delText>
        </w:r>
      </w:del>
      <w:ins w:id="79" w:author="Kook Sec" w:date="2022-01-13T15:34:00Z">
        <w:r w:rsidR="009003F8">
          <w:rPr>
            <w:rFonts w:ascii="Times New Roman" w:eastAsia="Times New Roman" w:hAnsi="Times New Roman" w:cs="David" w:hint="cs"/>
            <w:sz w:val="24"/>
            <w:szCs w:val="24"/>
            <w:rtl/>
          </w:rPr>
          <w:t>3</w:t>
        </w:r>
      </w:ins>
      <w:r w:rsidR="002B2234" w:rsidRPr="002B2234">
        <w:rPr>
          <w:rFonts w:ascii="Times New Roman" w:eastAsia="Times New Roman" w:hAnsi="Times New Roman" w:cs="David"/>
          <w:sz w:val="24"/>
          <w:szCs w:val="24"/>
          <w:rtl/>
        </w:rPr>
        <w:t>%</w:t>
      </w:r>
    </w:p>
    <w:p w14:paraId="3A8346ED"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5944CDBC"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3F9584C2"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r>
      <w:proofErr w:type="spellStart"/>
      <w:r w:rsidRPr="002B2234">
        <w:rPr>
          <w:rFonts w:ascii="Times New Roman" w:eastAsia="Times New Roman" w:hAnsi="Times New Roman" w:cs="David"/>
          <w:sz w:val="24"/>
          <w:szCs w:val="24"/>
          <w:rtl/>
        </w:rPr>
        <w:t>לתכניותיו</w:t>
      </w:r>
      <w:proofErr w:type="spellEnd"/>
      <w:r w:rsidRPr="002B2234">
        <w:rPr>
          <w:rFonts w:ascii="Times New Roman" w:eastAsia="Times New Roman" w:hAnsi="Times New Roman" w:cs="David"/>
          <w:sz w:val="24"/>
          <w:szCs w:val="24"/>
          <w:rtl/>
        </w:rPr>
        <w:t>,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14:paraId="6612C9AF"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79D03C27"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44A08E7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874805"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המתכנן יגיש חשבון לא יותר מאשר פעם בחודש. לכל חשבון יצרף המתכנן אשור מאת חברת הביטוח על קיומם של הביטוחים המפורטים בחוזה בנוסח </w:t>
      </w:r>
      <w:proofErr w:type="spellStart"/>
      <w:r w:rsidRPr="002B2234">
        <w:rPr>
          <w:rFonts w:ascii="Times New Roman" w:eastAsia="Times New Roman" w:hAnsi="Times New Roman" w:cs="David"/>
          <w:sz w:val="24"/>
          <w:szCs w:val="24"/>
          <w:rtl/>
          <w:lang w:eastAsia="he-IL"/>
        </w:rPr>
        <w:t>המצ"ב</w:t>
      </w:r>
      <w:proofErr w:type="spellEnd"/>
      <w:r w:rsidRPr="002B2234">
        <w:rPr>
          <w:rFonts w:ascii="Times New Roman" w:eastAsia="Times New Roman" w:hAnsi="Times New Roman" w:cs="David"/>
          <w:sz w:val="24"/>
          <w:szCs w:val="24"/>
          <w:rtl/>
          <w:lang w:eastAsia="he-IL"/>
        </w:rPr>
        <w:t xml:space="preserve"> כנספח ז' לחוזה.</w:t>
      </w:r>
    </w:p>
    <w:p w14:paraId="06E2D64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7429823" w14:textId="77777777"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 אישור החשבון ע"י המנהל.</w:t>
      </w:r>
    </w:p>
    <w:p w14:paraId="60D361B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586BA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265B5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8A7CC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E2DC2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23AA0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3F297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274A7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5FCD8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5BC2B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4B275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326FC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F81B4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3AA29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7D79F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BCC83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5A4E8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84969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922C8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C3BCD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308DF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C36BB1" w14:textId="149D98F6" w:rsidR="002B2234" w:rsidRPr="002B2234" w:rsidDel="009003F8" w:rsidRDefault="002B2234" w:rsidP="002B2234">
      <w:pPr>
        <w:widowControl w:val="0"/>
        <w:spacing w:before="0" w:beforeAutospacing="0" w:after="0" w:afterAutospacing="0" w:line="240" w:lineRule="auto"/>
        <w:rPr>
          <w:del w:id="80" w:author="Kook Sec" w:date="2022-01-13T15:35:00Z"/>
          <w:rFonts w:ascii="Times New Roman" w:eastAsia="Times New Roman" w:hAnsi="Times New Roman" w:cs="David"/>
          <w:sz w:val="24"/>
          <w:szCs w:val="24"/>
          <w:rtl/>
          <w:lang w:eastAsia="he-IL"/>
        </w:rPr>
      </w:pPr>
    </w:p>
    <w:p w14:paraId="3E071DCC" w14:textId="7D01CB16" w:rsidR="002B2234" w:rsidRPr="002B2234" w:rsidDel="009003F8" w:rsidRDefault="002B2234" w:rsidP="002B2234">
      <w:pPr>
        <w:widowControl w:val="0"/>
        <w:spacing w:before="0" w:beforeAutospacing="0" w:after="0" w:afterAutospacing="0" w:line="240" w:lineRule="auto"/>
        <w:rPr>
          <w:del w:id="81" w:author="Kook Sec" w:date="2022-01-13T15:35:00Z"/>
          <w:rFonts w:ascii="Times New Roman" w:eastAsia="Times New Roman" w:hAnsi="Times New Roman" w:cs="David"/>
          <w:sz w:val="24"/>
          <w:szCs w:val="24"/>
          <w:rtl/>
          <w:lang w:eastAsia="he-IL"/>
        </w:rPr>
      </w:pPr>
    </w:p>
    <w:p w14:paraId="320EF34D" w14:textId="48D91443" w:rsidR="002B2234" w:rsidRPr="002B2234" w:rsidDel="009003F8" w:rsidRDefault="002B2234" w:rsidP="002B2234">
      <w:pPr>
        <w:widowControl w:val="0"/>
        <w:spacing w:before="0" w:beforeAutospacing="0" w:after="0" w:afterAutospacing="0" w:line="240" w:lineRule="auto"/>
        <w:rPr>
          <w:del w:id="82" w:author="Kook Sec" w:date="2022-01-13T15:35:00Z"/>
          <w:rFonts w:ascii="Times New Roman" w:eastAsia="Times New Roman" w:hAnsi="Times New Roman" w:cs="David"/>
          <w:sz w:val="24"/>
          <w:szCs w:val="24"/>
          <w:rtl/>
          <w:lang w:eastAsia="he-IL"/>
        </w:rPr>
      </w:pPr>
    </w:p>
    <w:p w14:paraId="0298A2CC" w14:textId="4AEB1F30" w:rsidR="002B2234" w:rsidRPr="002B2234" w:rsidDel="009003F8" w:rsidRDefault="002B2234" w:rsidP="002B2234">
      <w:pPr>
        <w:widowControl w:val="0"/>
        <w:spacing w:before="0" w:beforeAutospacing="0" w:after="0" w:afterAutospacing="0" w:line="240" w:lineRule="auto"/>
        <w:rPr>
          <w:del w:id="83" w:author="Kook Sec" w:date="2022-01-13T15:35:00Z"/>
          <w:rFonts w:ascii="Times New Roman" w:eastAsia="Times New Roman" w:hAnsi="Times New Roman" w:cs="David"/>
          <w:sz w:val="24"/>
          <w:szCs w:val="24"/>
          <w:rtl/>
          <w:lang w:eastAsia="he-IL"/>
        </w:rPr>
      </w:pPr>
    </w:p>
    <w:p w14:paraId="34AA2D13" w14:textId="39184DE7" w:rsidR="002B2234" w:rsidRPr="002B2234" w:rsidDel="009003F8" w:rsidRDefault="002B2234" w:rsidP="002B2234">
      <w:pPr>
        <w:widowControl w:val="0"/>
        <w:spacing w:before="0" w:beforeAutospacing="0" w:after="0" w:afterAutospacing="0" w:line="240" w:lineRule="auto"/>
        <w:ind w:left="798" w:hanging="709"/>
        <w:rPr>
          <w:del w:id="84" w:author="Kook Sec" w:date="2022-01-13T15:35:00Z"/>
          <w:rFonts w:ascii="Times New Roman" w:eastAsia="Times New Roman" w:hAnsi="Times New Roman" w:cs="David"/>
          <w:sz w:val="20"/>
          <w:szCs w:val="24"/>
          <w:rtl/>
          <w:lang w:eastAsia="he-IL"/>
        </w:rPr>
      </w:pPr>
    </w:p>
    <w:p w14:paraId="7F8FF7E2" w14:textId="3E4D5C2B"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del w:id="85" w:author="Kook Sec" w:date="2022-01-13T15:35:00Z">
        <w:r w:rsidRPr="00B27B4C" w:rsidDel="009003F8">
          <w:rPr>
            <w:rFonts w:ascii="Times New Roman" w:eastAsia="Times New Roman" w:hAnsi="Times New Roman" w:cs="David" w:hint="cs"/>
            <w:bCs/>
            <w:sz w:val="20"/>
            <w:szCs w:val="24"/>
            <w:u w:val="single"/>
            <w:rtl/>
            <w:lang w:eastAsia="he-IL"/>
          </w:rPr>
          <w:delText>נ</w:delText>
        </w:r>
      </w:del>
      <w:ins w:id="86" w:author="Kook Sec" w:date="2022-01-13T15:35:00Z">
        <w:r w:rsidR="009003F8">
          <w:rPr>
            <w:rFonts w:ascii="Times New Roman" w:eastAsia="Times New Roman" w:hAnsi="Times New Roman" w:cs="David" w:hint="cs"/>
            <w:bCs/>
            <w:sz w:val="20"/>
            <w:szCs w:val="24"/>
            <w:u w:val="single"/>
            <w:rtl/>
            <w:lang w:eastAsia="he-IL"/>
          </w:rPr>
          <w:t>נ</w:t>
        </w:r>
      </w:ins>
      <w:r w:rsidRPr="00B27B4C">
        <w:rPr>
          <w:rFonts w:ascii="Times New Roman" w:eastAsia="Times New Roman" w:hAnsi="Times New Roman" w:cs="David" w:hint="cs"/>
          <w:bCs/>
          <w:sz w:val="20"/>
          <w:szCs w:val="24"/>
          <w:u w:val="single"/>
          <w:rtl/>
          <w:lang w:eastAsia="he-IL"/>
        </w:rPr>
        <w:t xml:space="preserve">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125A2F8"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BE9E654"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735DD03" w14:textId="2E808B6E" w:rsidR="00A03B97" w:rsidRPr="00B27B4C" w:rsidRDefault="00A84A09" w:rsidP="009003F8">
          <w:pPr>
            <w:widowControl w:val="0"/>
            <w:spacing w:before="0" w:beforeAutospacing="0" w:after="0" w:afterAutospacing="0" w:line="240" w:lineRule="auto"/>
            <w:ind w:left="116"/>
            <w:rPr>
              <w:rFonts w:ascii="Times New Roman" w:eastAsia="Times New Roman" w:hAnsi="Times New Roman" w:cs="David"/>
              <w:color w:val="008000"/>
              <w:sz w:val="24"/>
              <w:szCs w:val="24"/>
              <w:rtl/>
              <w:lang w:eastAsia="he-IL"/>
            </w:rPr>
            <w:pPrChange w:id="87" w:author="Kook Sec" w:date="2022-01-13T15:35:00Z">
              <w:pPr>
                <w:widowControl w:val="0"/>
                <w:spacing w:before="0" w:beforeAutospacing="0" w:after="0" w:afterAutospacing="0" w:line="240" w:lineRule="auto"/>
                <w:jc w:val="both"/>
              </w:pPr>
            </w:pPrChange>
          </w:pPr>
          <w:ins w:id="88" w:author="Kook Sec" w:date="2022-01-13T15:24:00Z">
            <w:r>
              <w:rPr>
                <w:rFonts w:ascii="Times New Roman" w:eastAsia="Times New Roman" w:hAnsi="Times New Roman" w:cs="David"/>
                <w:color w:val="008000"/>
                <w:sz w:val="24"/>
                <w:szCs w:val="24"/>
                <w:rtl/>
                <w:lang w:eastAsia="he-IL"/>
              </w:rPr>
              <w:t xml:space="preserve">פ.א פיתוח ובנייה בירושלים בע"מ </w:t>
            </w:r>
            <w:r>
              <w:rPr>
                <w:rFonts w:ascii="Times New Roman" w:eastAsia="Times New Roman" w:hAnsi="Times New Roman" w:cs="David"/>
                <w:color w:val="008000"/>
                <w:sz w:val="24"/>
                <w:szCs w:val="24"/>
                <w:rtl/>
                <w:lang w:eastAsia="he-IL"/>
              </w:rPr>
              <w:br/>
              <w:t>רח' יוני נתניהו 1 ג' אור יהודה ת.ד 715</w:t>
            </w:r>
            <w:r>
              <w:rPr>
                <w:rFonts w:ascii="Times New Roman" w:eastAsia="Times New Roman" w:hAnsi="Times New Roman" w:cs="David"/>
                <w:color w:val="008000"/>
                <w:sz w:val="24"/>
                <w:szCs w:val="24"/>
                <w:rtl/>
                <w:lang w:eastAsia="he-IL"/>
              </w:rPr>
              <w:br/>
              <w:t xml:space="preserve">513958009      </w:t>
            </w:r>
          </w:ins>
        </w:p>
      </w:sdtContent>
    </w:sdt>
    <w:p w14:paraId="786C9447"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8815FFA"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64BE126"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80934DC"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43DD5C2"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3E3471" w14:textId="2FC0CCE3"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89" w:author="Kook Sec" w:date="2022-01-13T15:28:00Z">
            <w:r w:rsidR="00A84A09">
              <w:rPr>
                <w:rFonts w:ascii="Times New Roman" w:eastAsia="Times New Roman" w:hAnsi="Times New Roman" w:cs="David"/>
                <w:color w:val="008000"/>
                <w:sz w:val="24"/>
                <w:szCs w:val="24"/>
                <w:rtl/>
                <w:lang w:eastAsia="he-IL"/>
              </w:rPr>
              <w:t>ג.איטקין</w:t>
            </w:r>
            <w:proofErr w:type="spellEnd"/>
            <w:r w:rsidR="00A84A09">
              <w:rPr>
                <w:rFonts w:ascii="Times New Roman" w:eastAsia="Times New Roman" w:hAnsi="Times New Roman" w:cs="David"/>
                <w:color w:val="008000"/>
                <w:sz w:val="24"/>
                <w:szCs w:val="24"/>
                <w:rtl/>
                <w:lang w:eastAsia="he-IL"/>
              </w:rPr>
              <w:t xml:space="preserve"> </w:t>
            </w:r>
            <w:proofErr w:type="spellStart"/>
            <w:r w:rsidR="00A84A09">
              <w:rPr>
                <w:rFonts w:ascii="Times New Roman" w:eastAsia="Times New Roman" w:hAnsi="Times New Roman" w:cs="David"/>
                <w:color w:val="008000"/>
                <w:sz w:val="24"/>
                <w:szCs w:val="24"/>
                <w:rtl/>
                <w:lang w:eastAsia="he-IL"/>
              </w:rPr>
              <w:t>ע.בלום</w:t>
            </w:r>
            <w:proofErr w:type="spellEnd"/>
            <w:r w:rsidR="00A84A09">
              <w:rPr>
                <w:rFonts w:ascii="Times New Roman" w:eastAsia="Times New Roman" w:hAnsi="Times New Roman" w:cs="David"/>
                <w:color w:val="008000"/>
                <w:sz w:val="24"/>
                <w:szCs w:val="24"/>
                <w:rtl/>
                <w:lang w:eastAsia="he-IL"/>
              </w:rPr>
              <w:t xml:space="preserve"> הנדסת חשמל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90" w:author="Kook Sec" w:date="2022-01-13T15:28:00Z">
            <w:r w:rsidR="00A84A09">
              <w:rPr>
                <w:rFonts w:ascii="Times New Roman" w:eastAsia="Times New Roman" w:hAnsi="Times New Roman" w:cs="David"/>
                <w:color w:val="008000"/>
                <w:sz w:val="24"/>
                <w:szCs w:val="24"/>
                <w:rtl/>
                <w:lang w:eastAsia="he-IL"/>
              </w:rPr>
              <w:t>ג.איטקין</w:t>
            </w:r>
            <w:proofErr w:type="spellEnd"/>
            <w:r w:rsidR="00A84A09">
              <w:rPr>
                <w:rFonts w:ascii="Times New Roman" w:eastAsia="Times New Roman" w:hAnsi="Times New Roman" w:cs="David"/>
                <w:color w:val="008000"/>
                <w:sz w:val="24"/>
                <w:szCs w:val="24"/>
                <w:rtl/>
                <w:lang w:eastAsia="he-IL"/>
              </w:rPr>
              <w:t xml:space="preserve"> </w:t>
            </w:r>
            <w:proofErr w:type="spellStart"/>
            <w:r w:rsidR="00A84A09">
              <w:rPr>
                <w:rFonts w:ascii="Times New Roman" w:eastAsia="Times New Roman" w:hAnsi="Times New Roman" w:cs="David"/>
                <w:color w:val="008000"/>
                <w:sz w:val="24"/>
                <w:szCs w:val="24"/>
                <w:rtl/>
                <w:lang w:eastAsia="he-IL"/>
              </w:rPr>
              <w:t>ע.בלום</w:t>
            </w:r>
            <w:proofErr w:type="spellEnd"/>
            <w:r w:rsidR="00A84A09">
              <w:rPr>
                <w:rFonts w:ascii="Times New Roman" w:eastAsia="Times New Roman" w:hAnsi="Times New Roman" w:cs="David"/>
                <w:color w:val="008000"/>
                <w:sz w:val="24"/>
                <w:szCs w:val="24"/>
                <w:rtl/>
                <w:lang w:eastAsia="he-IL"/>
              </w:rPr>
              <w:t xml:space="preserve"> הנדסת חשמל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91" w:author="Kook Sec" w:date="2022-01-13T15:28:00Z">
            <w:r w:rsidR="00A84A09">
              <w:rPr>
                <w:rFonts w:ascii="Times New Roman" w:eastAsia="Times New Roman" w:hAnsi="Times New Roman" w:cs="David"/>
                <w:color w:val="008000"/>
                <w:sz w:val="24"/>
                <w:szCs w:val="24"/>
                <w:rtl/>
                <w:lang w:eastAsia="he-IL"/>
              </w:rPr>
              <w:t>ג.איטקין</w:t>
            </w:r>
            <w:proofErr w:type="spellEnd"/>
            <w:r w:rsidR="00A84A09">
              <w:rPr>
                <w:rFonts w:ascii="Times New Roman" w:eastAsia="Times New Roman" w:hAnsi="Times New Roman" w:cs="David"/>
                <w:color w:val="008000"/>
                <w:sz w:val="24"/>
                <w:szCs w:val="24"/>
                <w:rtl/>
                <w:lang w:eastAsia="he-IL"/>
              </w:rPr>
              <w:t xml:space="preserve"> </w:t>
            </w:r>
            <w:proofErr w:type="spellStart"/>
            <w:r w:rsidR="00A84A09">
              <w:rPr>
                <w:rFonts w:ascii="Times New Roman" w:eastAsia="Times New Roman" w:hAnsi="Times New Roman" w:cs="David"/>
                <w:color w:val="008000"/>
                <w:sz w:val="24"/>
                <w:szCs w:val="24"/>
                <w:rtl/>
                <w:lang w:eastAsia="he-IL"/>
              </w:rPr>
              <w:t>ע.בלום</w:t>
            </w:r>
            <w:proofErr w:type="spellEnd"/>
            <w:r w:rsidR="00A84A09">
              <w:rPr>
                <w:rFonts w:ascii="Times New Roman" w:eastAsia="Times New Roman" w:hAnsi="Times New Roman" w:cs="David"/>
                <w:color w:val="008000"/>
                <w:sz w:val="24"/>
                <w:szCs w:val="24"/>
                <w:rtl/>
                <w:lang w:eastAsia="he-IL"/>
              </w:rPr>
              <w:t xml:space="preserve"> הנדסת חשמל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46E9909" w14:textId="0AA35EC3" w:rsidR="00A03B97" w:rsidRPr="00B27B4C" w:rsidDel="009003F8" w:rsidRDefault="00A03B97" w:rsidP="00A03B97">
      <w:pPr>
        <w:widowControl w:val="0"/>
        <w:spacing w:before="0" w:beforeAutospacing="0" w:after="0" w:afterAutospacing="0" w:line="360" w:lineRule="auto"/>
        <w:jc w:val="both"/>
        <w:rPr>
          <w:del w:id="92" w:author="Kook Sec" w:date="2022-01-13T15:36:00Z"/>
          <w:rFonts w:ascii="Times New Roman" w:eastAsia="Times New Roman" w:hAnsi="Times New Roman" w:cs="David"/>
          <w:sz w:val="24"/>
          <w:szCs w:val="24"/>
          <w:rtl/>
          <w:lang w:eastAsia="he-IL"/>
        </w:rPr>
      </w:pPr>
    </w:p>
    <w:p w14:paraId="41F1BAC6" w14:textId="59B6DA25"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93" w:author="Kook Sec" w:date="2022-01-13T15:28:00Z">
            <w:r w:rsidR="00A84A09">
              <w:rPr>
                <w:rFonts w:ascii="Times New Roman" w:eastAsia="Times New Roman" w:hAnsi="Times New Roman" w:cs="David"/>
                <w:color w:val="008000"/>
                <w:sz w:val="24"/>
                <w:szCs w:val="24"/>
                <w:rtl/>
                <w:lang w:eastAsia="he-IL"/>
              </w:rPr>
              <w:t>ג.איטקין</w:t>
            </w:r>
            <w:proofErr w:type="spellEnd"/>
            <w:r w:rsidR="00A84A09">
              <w:rPr>
                <w:rFonts w:ascii="Times New Roman" w:eastAsia="Times New Roman" w:hAnsi="Times New Roman" w:cs="David"/>
                <w:color w:val="008000"/>
                <w:sz w:val="24"/>
                <w:szCs w:val="24"/>
                <w:rtl/>
                <w:lang w:eastAsia="he-IL"/>
              </w:rPr>
              <w:t xml:space="preserve"> </w:t>
            </w:r>
            <w:proofErr w:type="spellStart"/>
            <w:r w:rsidR="00A84A09">
              <w:rPr>
                <w:rFonts w:ascii="Times New Roman" w:eastAsia="Times New Roman" w:hAnsi="Times New Roman" w:cs="David"/>
                <w:color w:val="008000"/>
                <w:sz w:val="24"/>
                <w:szCs w:val="24"/>
                <w:rtl/>
                <w:lang w:eastAsia="he-IL"/>
              </w:rPr>
              <w:t>ע.בלום</w:t>
            </w:r>
            <w:proofErr w:type="spellEnd"/>
            <w:r w:rsidR="00A84A09">
              <w:rPr>
                <w:rFonts w:ascii="Times New Roman" w:eastAsia="Times New Roman" w:hAnsi="Times New Roman" w:cs="David"/>
                <w:color w:val="008000"/>
                <w:sz w:val="24"/>
                <w:szCs w:val="24"/>
                <w:rtl/>
                <w:lang w:eastAsia="he-IL"/>
              </w:rPr>
              <w:t xml:space="preserve"> הנדסת חשמל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4" w:author="Kook Sec" w:date="2022-01-13T15:28:00Z">
            <w:r w:rsidR="00A84A09">
              <w:rPr>
                <w:rFonts w:ascii="Times New Roman" w:eastAsia="Times New Roman" w:hAnsi="Times New Roman" w:cs="David" w:hint="cs"/>
                <w:bCs/>
                <w:color w:val="008000"/>
                <w:sz w:val="24"/>
                <w:szCs w:val="24"/>
                <w:rtl/>
                <w:lang w:eastAsia="he-IL"/>
              </w:rPr>
              <w:t xml:space="preserve">פ.א פיתוח ובנייה בירושלים בע"מ </w:t>
            </w:r>
          </w:ins>
        </w:sdtContent>
      </w:sdt>
      <w:r w:rsidRPr="00B27B4C">
        <w:rPr>
          <w:rFonts w:ascii="Times New Roman" w:eastAsia="Times New Roman" w:hAnsi="Times New Roman" w:cs="David" w:hint="cs"/>
          <w:color w:val="008000"/>
          <w:sz w:val="24"/>
          <w:szCs w:val="24"/>
          <w:rtl/>
          <w:lang w:eastAsia="he-IL"/>
        </w:rPr>
        <w:t>.</w:t>
      </w:r>
    </w:p>
    <w:p w14:paraId="719702DC"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955B652" w14:textId="4335C84F"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95" w:author="Kook Sec" w:date="2022-01-13T15:28:00Z">
            <w:r w:rsidR="00A84A09">
              <w:rPr>
                <w:rFonts w:ascii="Times New Roman" w:eastAsia="Times New Roman" w:hAnsi="Times New Roman" w:cs="David"/>
                <w:color w:val="008000"/>
                <w:sz w:val="24"/>
                <w:szCs w:val="24"/>
                <w:rtl/>
                <w:lang w:eastAsia="he-IL"/>
              </w:rPr>
              <w:t>ג.איטקין</w:t>
            </w:r>
            <w:proofErr w:type="spellEnd"/>
            <w:r w:rsidR="00A84A09">
              <w:rPr>
                <w:rFonts w:ascii="Times New Roman" w:eastAsia="Times New Roman" w:hAnsi="Times New Roman" w:cs="David"/>
                <w:color w:val="008000"/>
                <w:sz w:val="24"/>
                <w:szCs w:val="24"/>
                <w:rtl/>
                <w:lang w:eastAsia="he-IL"/>
              </w:rPr>
              <w:t xml:space="preserve"> </w:t>
            </w:r>
            <w:proofErr w:type="spellStart"/>
            <w:r w:rsidR="00A84A09">
              <w:rPr>
                <w:rFonts w:ascii="Times New Roman" w:eastAsia="Times New Roman" w:hAnsi="Times New Roman" w:cs="David"/>
                <w:color w:val="008000"/>
                <w:sz w:val="24"/>
                <w:szCs w:val="24"/>
                <w:rtl/>
                <w:lang w:eastAsia="he-IL"/>
              </w:rPr>
              <w:t>ע.בלום</w:t>
            </w:r>
            <w:proofErr w:type="spellEnd"/>
            <w:r w:rsidR="00A84A09">
              <w:rPr>
                <w:rFonts w:ascii="Times New Roman" w:eastAsia="Times New Roman" w:hAnsi="Times New Roman" w:cs="David"/>
                <w:color w:val="008000"/>
                <w:sz w:val="24"/>
                <w:szCs w:val="24"/>
                <w:rtl/>
                <w:lang w:eastAsia="he-IL"/>
              </w:rPr>
              <w:t xml:space="preserve"> הנדסת חשמל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8404020"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3E911BF" w14:textId="167160AF"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6" w:author="Kook Sec" w:date="2022-01-13T15:28:00Z">
            <w:r w:rsidR="00A84A09">
              <w:rPr>
                <w:rFonts w:ascii="Times New Roman" w:eastAsia="Times New Roman" w:hAnsi="Times New Roman" w:cs="David"/>
                <w:color w:val="008000"/>
                <w:sz w:val="24"/>
                <w:szCs w:val="24"/>
                <w:rtl/>
                <w:lang w:eastAsia="he-IL"/>
              </w:rPr>
              <w:t>ג.איטקין</w:t>
            </w:r>
            <w:proofErr w:type="spellEnd"/>
            <w:r w:rsidR="00A84A09">
              <w:rPr>
                <w:rFonts w:ascii="Times New Roman" w:eastAsia="Times New Roman" w:hAnsi="Times New Roman" w:cs="David"/>
                <w:color w:val="008000"/>
                <w:sz w:val="24"/>
                <w:szCs w:val="24"/>
                <w:rtl/>
                <w:lang w:eastAsia="he-IL"/>
              </w:rPr>
              <w:t xml:space="preserve"> </w:t>
            </w:r>
            <w:proofErr w:type="spellStart"/>
            <w:r w:rsidR="00A84A09">
              <w:rPr>
                <w:rFonts w:ascii="Times New Roman" w:eastAsia="Times New Roman" w:hAnsi="Times New Roman" w:cs="David"/>
                <w:color w:val="008000"/>
                <w:sz w:val="24"/>
                <w:szCs w:val="24"/>
                <w:rtl/>
                <w:lang w:eastAsia="he-IL"/>
              </w:rPr>
              <w:t>ע.בלום</w:t>
            </w:r>
            <w:proofErr w:type="spellEnd"/>
            <w:r w:rsidR="00A84A09">
              <w:rPr>
                <w:rFonts w:ascii="Times New Roman" w:eastAsia="Times New Roman" w:hAnsi="Times New Roman" w:cs="David"/>
                <w:color w:val="008000"/>
                <w:sz w:val="24"/>
                <w:szCs w:val="24"/>
                <w:rtl/>
                <w:lang w:eastAsia="he-IL"/>
              </w:rPr>
              <w:t xml:space="preserve"> הנדסת חשמל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F5AAB9F"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476C76E"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BCDAA8B"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145955"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3B3EC9D"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8941F6"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4B46F2F"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1A185F"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925B420" w14:textId="4A5DC6E0" w:rsidR="00A03B97" w:rsidRPr="00435A20" w:rsidDel="009003F8" w:rsidRDefault="00A03B97" w:rsidP="00A03B97">
      <w:pPr>
        <w:widowControl w:val="0"/>
        <w:spacing w:before="0" w:beforeAutospacing="0" w:after="0" w:afterAutospacing="0" w:line="360" w:lineRule="auto"/>
        <w:ind w:left="5040"/>
        <w:jc w:val="both"/>
        <w:rPr>
          <w:del w:id="97" w:author="Kook Sec" w:date="2022-01-13T15:36:00Z"/>
          <w:rFonts w:ascii="Times New Roman" w:eastAsia="Times New Roman" w:hAnsi="Times New Roman" w:cs="David"/>
          <w:sz w:val="24"/>
          <w:szCs w:val="24"/>
          <w:rtl/>
          <w:lang w:eastAsia="he-IL"/>
        </w:rPr>
      </w:pPr>
    </w:p>
    <w:p w14:paraId="767C11A1"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0BD3DCF" w14:textId="17A79F79"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98" w:author="Kook Sec" w:date="2022-01-13T15:35:00Z">
        <w:r w:rsidRPr="009130F0" w:rsidDel="009003F8">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9" w:author="Kook Sec" w:date="2022-01-13T15:28:00Z">
            <w:r w:rsidR="00A84A09">
              <w:rPr>
                <w:rFonts w:ascii="Times New Roman" w:eastAsia="Times New Roman" w:hAnsi="Times New Roman" w:cs="David"/>
                <w:color w:val="00B0F0"/>
                <w:sz w:val="20"/>
                <w:szCs w:val="24"/>
                <w:u w:val="single"/>
                <w:rtl/>
                <w:lang w:eastAsia="he-IL"/>
              </w:rPr>
              <w:t>ג.איטקין</w:t>
            </w:r>
            <w:proofErr w:type="spellEnd"/>
            <w:r w:rsidR="00A84A09">
              <w:rPr>
                <w:rFonts w:ascii="Times New Roman" w:eastAsia="Times New Roman" w:hAnsi="Times New Roman" w:cs="David"/>
                <w:color w:val="00B0F0"/>
                <w:sz w:val="20"/>
                <w:szCs w:val="24"/>
                <w:u w:val="single"/>
                <w:rtl/>
                <w:lang w:eastAsia="he-IL"/>
              </w:rPr>
              <w:t xml:space="preserve"> </w:t>
            </w:r>
            <w:proofErr w:type="spellStart"/>
            <w:r w:rsidR="00A84A09">
              <w:rPr>
                <w:rFonts w:ascii="Times New Roman" w:eastAsia="Times New Roman" w:hAnsi="Times New Roman" w:cs="David"/>
                <w:color w:val="00B0F0"/>
                <w:sz w:val="20"/>
                <w:szCs w:val="24"/>
                <w:u w:val="single"/>
                <w:rtl/>
                <w:lang w:eastAsia="he-IL"/>
              </w:rPr>
              <w:t>ע.בלום</w:t>
            </w:r>
            <w:proofErr w:type="spellEnd"/>
            <w:r w:rsidR="00A84A09">
              <w:rPr>
                <w:rFonts w:ascii="Times New Roman" w:eastAsia="Times New Roman" w:hAnsi="Times New Roman" w:cs="David"/>
                <w:color w:val="00B0F0"/>
                <w:sz w:val="20"/>
                <w:szCs w:val="24"/>
                <w:u w:val="single"/>
                <w:rtl/>
                <w:lang w:eastAsia="he-IL"/>
              </w:rPr>
              <w:t xml:space="preserve"> הנדסת חשמל בע"מ</w:t>
            </w:r>
          </w:ins>
        </w:sdtContent>
      </w:sdt>
    </w:p>
    <w:p w14:paraId="46F8EC77"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69468E5"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68906F7"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1DCE92E"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2EA4D13"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19B90B1"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80AB862"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E505886"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2B60ED1D"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4075429C" w14:textId="77777777"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D8922AD"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4104360B"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599A0CC0"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05E809E7"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1D0A8D4"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CE9928D"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17A7F448"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21532575"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DD0AEEE"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9D3A77F"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7CD6E1A"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F05D9C6" w14:textId="77777777"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2E806436" w14:textId="77777777" w:rsidR="00D80A75" w:rsidRPr="0009511C" w:rsidRDefault="00D80A75" w:rsidP="00D80A75">
      <w:pPr>
        <w:ind w:left="364"/>
        <w:contextualSpacing/>
        <w:rPr>
          <w:rFonts w:ascii="Times New Roman" w:eastAsia="Calibri" w:hAnsi="Times New Roman" w:cs="Arial"/>
          <w:rtl/>
        </w:rPr>
      </w:pPr>
    </w:p>
    <w:p w14:paraId="0E9138F2"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4260C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8762F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EDAD2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19575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385CB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4A274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DD1DB9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E1C89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D8D3D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44E064"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610FA8"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A263C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DA37D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9CDA38"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06C694A"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1018A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8E46D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4051D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916820"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544920"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861EA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51BD5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D9649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F487E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0DEEB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8B1DB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FF193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7848B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8ABBF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590B7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1A3BF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7C054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E2EFE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1B11F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8E0E4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C6547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A34C8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BC5F3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9E92F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798FA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881BA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98F144"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46C8842"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2B41B8C"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291C652" w14:textId="77777777"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14:paraId="5D7184AB" w14:textId="77777777"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D71E00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4AC34C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14:paraId="56B0884C" w14:textId="77777777"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6FB6DC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14:paraId="365D24F6" w14:textId="77777777"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D69AD3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A27F0F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9555FC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B48E3E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14:paraId="73699061" w14:textId="77777777"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2E5FC2D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AC1906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ECDE6B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C1984EE"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1A0D4EA4"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B8EBB8E"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DBDDF1E"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78258C5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386BF6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14:paraId="1681CFEB" w14:textId="77777777"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33D4E1C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8E5A78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D585D3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FC5D18"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8C4D63"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14:paraId="535FF7E6" w14:textId="77777777"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0D12351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E8AF76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4426B5D" w14:textId="77777777"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1D77B3"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85C840"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14:paraId="23B60953" w14:textId="77777777"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14:paraId="55FEE3A8" w14:textId="77777777"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99075A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14:paraId="1C26713D" w14:textId="77777777"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E70894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E4E920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14:paraId="1744E35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8D287C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FAFAAD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139FA3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8419A8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7D0FE0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7AD86F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71E9AD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14:paraId="5660D68F" w14:textId="77777777"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9D2E9CF"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B6069F6"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CCDF250"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3D5A8ED"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6BE58F9"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F68303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B0F374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1C96627"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14:paraId="2A62B0C1"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C14177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9D5498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672D8A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EEF186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587D9B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7B756E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F8EDD6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6D166D5"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14:paraId="143D4C55"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723988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B9E762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926FE6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7FB49A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E4666E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DE5E1A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70F106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7F3EFA4"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14:paraId="1D5C8CA0"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EA625F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70BE481"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E49E5EE"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406B6BA"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09CBA31"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79F9B42"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113E1F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2D05513" w14:textId="77777777"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28B9DFC" w14:textId="77777777"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30B0CB0D" w14:textId="77777777"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1388771"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14:paraId="5733E816" w14:textId="77777777"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96A89C4"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D5B838F" w14:textId="77777777"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4962FE67"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AD2F08C"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80A75" w:rsidRPr="0009511C" w14:paraId="607DA599" w14:textId="77777777"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5C6A38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F46DA23" w14:textId="77777777"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56DD3878"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C2B5EB5"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80A75" w:rsidRPr="0009511C" w14:paraId="5781C6CA" w14:textId="77777777"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FCC3107" w14:textId="77777777"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8B406E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7AA03F" w14:textId="77777777"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046244D1" w14:textId="77777777"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14:paraId="48F6B4AE"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lastRenderedPageBreak/>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3B7E5E3D"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79F21AA1"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 xml:space="preserve">רשימת </w:t>
      </w:r>
      <w:proofErr w:type="spellStart"/>
      <w:r w:rsidRPr="002B2234">
        <w:rPr>
          <w:rFonts w:ascii="Times New Roman" w:eastAsia="Times New Roman" w:hAnsi="Times New Roman" w:cs="David" w:hint="cs"/>
          <w:b/>
          <w:bCs/>
          <w:sz w:val="20"/>
          <w:szCs w:val="24"/>
          <w:u w:val="single"/>
          <w:rtl/>
          <w:lang w:eastAsia="he-IL"/>
        </w:rPr>
        <w:t>התכניות</w:t>
      </w:r>
      <w:proofErr w:type="spellEnd"/>
      <w:r w:rsidRPr="002B2234">
        <w:rPr>
          <w:rFonts w:ascii="Times New Roman" w:eastAsia="Times New Roman" w:hAnsi="Times New Roman" w:cs="David" w:hint="cs"/>
          <w:b/>
          <w:bCs/>
          <w:sz w:val="20"/>
          <w:szCs w:val="24"/>
          <w:u w:val="single"/>
          <w:rtl/>
          <w:lang w:eastAsia="he-IL"/>
        </w:rPr>
        <w:t xml:space="preserve"> והמסמכים שעל המתכנן להנפיק</w:t>
      </w:r>
    </w:p>
    <w:p w14:paraId="57F495D6"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D251C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73C7A61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D3CF37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3654EDF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33A702D"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23EE5ED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B8442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5A1A756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172BAA"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47F2EF8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DBCE8E"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0490067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55A84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05256E7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0C317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56D342D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B8991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21D6A0F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E8E1E5"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1E2EDC58"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06C7E0C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061C36"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2E752420"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5EF7B7A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4DDF0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תאורת חוץ ונקודות חשמל (הזנות לשערים וכו') במגרש.</w:t>
      </w:r>
    </w:p>
    <w:p w14:paraId="267118E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D64E0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477D68F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31C66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5D95D12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85E70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 xml:space="preserve">בפתוח (כבישים, מדרכות, </w:t>
      </w:r>
      <w:proofErr w:type="spellStart"/>
      <w:r w:rsidRPr="002B2234">
        <w:rPr>
          <w:rFonts w:ascii="Times New Roman" w:eastAsia="Times New Roman" w:hAnsi="Times New Roman" w:cs="David"/>
          <w:b/>
          <w:bCs/>
          <w:sz w:val="24"/>
          <w:szCs w:val="24"/>
          <w:u w:val="single"/>
          <w:rtl/>
          <w:lang w:eastAsia="he-IL"/>
        </w:rPr>
        <w:t>שצ"פים</w:t>
      </w:r>
      <w:proofErr w:type="spellEnd"/>
      <w:r w:rsidRPr="002B2234">
        <w:rPr>
          <w:rFonts w:ascii="Times New Roman" w:eastAsia="Times New Roman" w:hAnsi="Times New Roman" w:cs="David"/>
          <w:b/>
          <w:bCs/>
          <w:sz w:val="24"/>
          <w:szCs w:val="24"/>
          <w:u w:val="single"/>
          <w:rtl/>
          <w:lang w:eastAsia="he-IL"/>
        </w:rPr>
        <w:t xml:space="preserve"> וכו'</w:t>
      </w:r>
      <w:r w:rsidRPr="002B2234">
        <w:rPr>
          <w:rFonts w:ascii="Times New Roman" w:eastAsia="Times New Roman" w:hAnsi="Times New Roman" w:cs="David"/>
          <w:sz w:val="24"/>
          <w:szCs w:val="24"/>
          <w:rtl/>
          <w:lang w:eastAsia="he-IL"/>
        </w:rPr>
        <w:t>)</w:t>
      </w:r>
    </w:p>
    <w:p w14:paraId="46FC451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F4605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7821F97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6D66E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קווי מתח גבוה ומתח נמוך.</w:t>
      </w:r>
    </w:p>
    <w:p w14:paraId="6212CAF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0083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5CCFF9A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AA186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 xml:space="preserve">תכנית קווי תקשורת בזק לרבות מיקום חדרי בזק </w:t>
      </w:r>
      <w:proofErr w:type="spellStart"/>
      <w:r w:rsidRPr="002B2234">
        <w:rPr>
          <w:rFonts w:ascii="Times New Roman" w:eastAsia="Times New Roman" w:hAnsi="Times New Roman" w:cs="David"/>
          <w:sz w:val="24"/>
          <w:szCs w:val="24"/>
          <w:rtl/>
          <w:lang w:eastAsia="he-IL"/>
        </w:rPr>
        <w:t>ופילרים</w:t>
      </w:r>
      <w:proofErr w:type="spellEnd"/>
      <w:r w:rsidRPr="002B2234">
        <w:rPr>
          <w:rFonts w:ascii="Times New Roman" w:eastAsia="Times New Roman" w:hAnsi="Times New Roman" w:cs="David"/>
          <w:sz w:val="24"/>
          <w:szCs w:val="24"/>
          <w:rtl/>
          <w:lang w:eastAsia="he-IL"/>
        </w:rPr>
        <w:t>.</w:t>
      </w:r>
    </w:p>
    <w:p w14:paraId="6576BD8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51879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 xml:space="preserve">תכנית קווי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לרבות מיקום </w:t>
      </w:r>
      <w:proofErr w:type="spellStart"/>
      <w:r w:rsidRPr="002B2234">
        <w:rPr>
          <w:rFonts w:ascii="Times New Roman" w:eastAsia="Times New Roman" w:hAnsi="Times New Roman" w:cs="David"/>
          <w:sz w:val="24"/>
          <w:szCs w:val="24"/>
          <w:rtl/>
          <w:lang w:eastAsia="he-IL"/>
        </w:rPr>
        <w:t>פילרים</w:t>
      </w:r>
      <w:proofErr w:type="spellEnd"/>
      <w:r w:rsidRPr="002B2234">
        <w:rPr>
          <w:rFonts w:ascii="Times New Roman" w:eastAsia="Times New Roman" w:hAnsi="Times New Roman" w:cs="David"/>
          <w:sz w:val="24"/>
          <w:szCs w:val="24"/>
          <w:rtl/>
          <w:lang w:eastAsia="he-IL"/>
        </w:rPr>
        <w:t>.</w:t>
      </w:r>
    </w:p>
    <w:p w14:paraId="2DCA568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669A9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69455E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3453B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637B3C0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BC0357"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0CD8C5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25142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7082275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2CA127"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672F3FF0"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1AB4D42C"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63C6ABC"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 xml:space="preserve">רשימות מעודכנות של </w:t>
      </w:r>
      <w:proofErr w:type="spellStart"/>
      <w:r>
        <w:rPr>
          <w:rFonts w:ascii="Times New Roman" w:eastAsia="Times New Roman" w:hAnsi="Times New Roman" w:cs="David"/>
          <w:sz w:val="24"/>
          <w:szCs w:val="24"/>
          <w:rtl/>
          <w:lang w:eastAsia="he-IL"/>
        </w:rPr>
        <w:t>ת</w:t>
      </w:r>
      <w:r w:rsidR="002B2234" w:rsidRPr="002B2234">
        <w:rPr>
          <w:rFonts w:ascii="Times New Roman" w:eastAsia="Times New Roman" w:hAnsi="Times New Roman" w:cs="David"/>
          <w:sz w:val="24"/>
          <w:szCs w:val="24"/>
          <w:rtl/>
          <w:lang w:eastAsia="he-IL"/>
        </w:rPr>
        <w:t>כניות</w:t>
      </w:r>
      <w:proofErr w:type="spellEnd"/>
      <w:r w:rsidR="002B2234" w:rsidRPr="002B2234">
        <w:rPr>
          <w:rFonts w:ascii="Times New Roman" w:eastAsia="Times New Roman" w:hAnsi="Times New Roman" w:cs="David"/>
          <w:sz w:val="24"/>
          <w:szCs w:val="24"/>
          <w:rtl/>
          <w:lang w:eastAsia="he-IL"/>
        </w:rPr>
        <w:t xml:space="preserve"> כולל תאריך ומספר מהדורה – לפחות פעם בחודש.</w:t>
      </w:r>
    </w:p>
    <w:p w14:paraId="76D7847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019EB9"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w:t>
      </w:r>
      <w:proofErr w:type="spellStart"/>
      <w:r w:rsidRPr="00A03B97">
        <w:rPr>
          <w:rFonts w:ascii="Times New Roman" w:eastAsia="Times New Roman" w:hAnsi="Times New Roman" w:cs="David"/>
          <w:sz w:val="24"/>
          <w:szCs w:val="24"/>
          <w:rtl/>
          <w:lang w:eastAsia="he-IL"/>
        </w:rPr>
        <w:t>שהתכניות</w:t>
      </w:r>
      <w:proofErr w:type="spellEnd"/>
      <w:r w:rsidRPr="00A03B97">
        <w:rPr>
          <w:rFonts w:ascii="Times New Roman" w:eastAsia="Times New Roman" w:hAnsi="Times New Roman" w:cs="David"/>
          <w:sz w:val="24"/>
          <w:szCs w:val="24"/>
          <w:rtl/>
          <w:lang w:eastAsia="he-IL"/>
        </w:rPr>
        <w:t xml:space="preserve"> יוכנו לפי בצוע בקטעים של הפרויקט ויכללו פתרונות </w:t>
      </w:r>
    </w:p>
    <w:p w14:paraId="6A3302C9"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41FEC238"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656DB914"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 xml:space="preserve">כל שאר </w:t>
      </w:r>
      <w:proofErr w:type="spellStart"/>
      <w:r w:rsidRPr="002B2234">
        <w:rPr>
          <w:rFonts w:ascii="Times New Roman" w:eastAsia="Times New Roman" w:hAnsi="Times New Roman" w:cs="David"/>
          <w:sz w:val="20"/>
          <w:szCs w:val="24"/>
          <w:rtl/>
        </w:rPr>
        <w:t>תכניות</w:t>
      </w:r>
      <w:proofErr w:type="spellEnd"/>
      <w:r w:rsidRPr="002B2234">
        <w:rPr>
          <w:rFonts w:ascii="Times New Roman" w:eastAsia="Times New Roman" w:hAnsi="Times New Roman" w:cs="David"/>
          <w:sz w:val="20"/>
          <w:szCs w:val="24"/>
          <w:rtl/>
        </w:rPr>
        <w:t xml:space="preserve"> הביצוע המתחייבות מכל תקן ודין לרבות אך לא רק מחלקיו השונים של ת"י 1547  - "</w:t>
      </w:r>
      <w:proofErr w:type="spellStart"/>
      <w:r w:rsidRPr="002B2234">
        <w:rPr>
          <w:rFonts w:ascii="Times New Roman" w:eastAsia="Times New Roman" w:hAnsi="Times New Roman" w:cs="David"/>
          <w:sz w:val="20"/>
          <w:szCs w:val="24"/>
          <w:rtl/>
        </w:rPr>
        <w:t>תכניות</w:t>
      </w:r>
      <w:proofErr w:type="spellEnd"/>
      <w:r w:rsidRPr="002B2234">
        <w:rPr>
          <w:rFonts w:ascii="Times New Roman" w:eastAsia="Times New Roman" w:hAnsi="Times New Roman" w:cs="David"/>
          <w:sz w:val="20"/>
          <w:szCs w:val="24"/>
          <w:rtl/>
        </w:rPr>
        <w:t xml:space="preserve"> ביצוע לבניינים ולעבודות פיתוח סביבתי".</w:t>
      </w:r>
    </w:p>
    <w:p w14:paraId="3D62333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52D37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874EF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68ECAE7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EF1F6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המתאימות לבניה טרומית/מתועשת, כולל סימון שרוולים והכנות קצה עם מידות מדויקות והנחיות ביצוע על רקע כל אלמנט ואלמנט. </w:t>
      </w:r>
    </w:p>
    <w:p w14:paraId="229436B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02E55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2925078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0C9FC15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C89F2F"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68FCEF4"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6032A4E"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27AA6A2"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578CD1"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C1D9FC"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D46AE5"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A159E92" w14:textId="09F588E4" w:rsidR="00B57C10" w:rsidRDefault="00A84A09"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00" w:author="Kook Sec" w:date="2022-01-13T15:24:00Z">
            <w:r>
              <w:rPr>
                <w:rFonts w:ascii="Times New Roman" w:eastAsia="Times New Roman" w:hAnsi="Times New Roman" w:cs="David" w:hint="cs"/>
                <w:color w:val="008000"/>
                <w:sz w:val="24"/>
                <w:szCs w:val="24"/>
                <w:rtl/>
                <w:lang w:eastAsia="he-IL"/>
              </w:rPr>
              <w:t xml:space="preserve">פ.א פיתוח ובנייה בירושלים בע"מ </w:t>
            </w:r>
            <w:r>
              <w:rPr>
                <w:rFonts w:ascii="Times New Roman" w:eastAsia="Times New Roman" w:hAnsi="Times New Roman" w:cs="David" w:hint="cs"/>
                <w:color w:val="008000"/>
                <w:sz w:val="24"/>
                <w:szCs w:val="24"/>
                <w:rtl/>
                <w:lang w:eastAsia="he-IL"/>
              </w:rPr>
              <w:br/>
              <w:t>רח' יוני נתניהו 1 ג' אור יהודה ת.ד 715</w:t>
            </w:r>
            <w:r>
              <w:rPr>
                <w:rFonts w:ascii="Times New Roman" w:eastAsia="Times New Roman" w:hAnsi="Times New Roman" w:cs="David" w:hint="cs"/>
                <w:color w:val="008000"/>
                <w:sz w:val="24"/>
                <w:szCs w:val="24"/>
                <w:rtl/>
                <w:lang w:eastAsia="he-IL"/>
              </w:rPr>
              <w:br/>
              <w:t xml:space="preserve">513958009      </w:t>
            </w:r>
          </w:ins>
        </w:sdtContent>
      </w:sdt>
      <w:r w:rsidR="00B57C10" w:rsidRPr="00B27B4C">
        <w:rPr>
          <w:rFonts w:ascii="Times New Roman" w:eastAsia="Times New Roman" w:hAnsi="Times New Roman" w:cs="David" w:hint="cs"/>
          <w:color w:val="008000"/>
          <w:sz w:val="24"/>
          <w:szCs w:val="24"/>
          <w:rtl/>
          <w:lang w:eastAsia="he-IL"/>
        </w:rPr>
        <w:br/>
      </w:r>
    </w:p>
    <w:p w14:paraId="3A71168A"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F7A7B42"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8D765A0"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A626C03"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D69477"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F0A9037" w14:textId="674D7968"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101" w:author="Kook Sec" w:date="2022-01-13T15:28:00Z">
            <w:r w:rsidR="00A84A09">
              <w:rPr>
                <w:rFonts w:ascii="Times New Roman" w:eastAsia="Times New Roman" w:hAnsi="Times New Roman" w:cs="David"/>
                <w:color w:val="008000"/>
                <w:sz w:val="24"/>
                <w:szCs w:val="24"/>
                <w:rtl/>
                <w:lang w:eastAsia="he-IL"/>
              </w:rPr>
              <w:t>ג.איטקין</w:t>
            </w:r>
            <w:proofErr w:type="spellEnd"/>
            <w:r w:rsidR="00A84A09">
              <w:rPr>
                <w:rFonts w:ascii="Times New Roman" w:eastAsia="Times New Roman" w:hAnsi="Times New Roman" w:cs="David"/>
                <w:color w:val="008000"/>
                <w:sz w:val="24"/>
                <w:szCs w:val="24"/>
                <w:rtl/>
                <w:lang w:eastAsia="he-IL"/>
              </w:rPr>
              <w:t xml:space="preserve"> </w:t>
            </w:r>
            <w:proofErr w:type="spellStart"/>
            <w:r w:rsidR="00A84A09">
              <w:rPr>
                <w:rFonts w:ascii="Times New Roman" w:eastAsia="Times New Roman" w:hAnsi="Times New Roman" w:cs="David"/>
                <w:color w:val="008000"/>
                <w:sz w:val="24"/>
                <w:szCs w:val="24"/>
                <w:rtl/>
                <w:lang w:eastAsia="he-IL"/>
              </w:rPr>
              <w:t>ע.בלום</w:t>
            </w:r>
            <w:proofErr w:type="spellEnd"/>
            <w:r w:rsidR="00A84A09">
              <w:rPr>
                <w:rFonts w:ascii="Times New Roman" w:eastAsia="Times New Roman" w:hAnsi="Times New Roman" w:cs="David"/>
                <w:color w:val="008000"/>
                <w:sz w:val="24"/>
                <w:szCs w:val="24"/>
                <w:rtl/>
                <w:lang w:eastAsia="he-IL"/>
              </w:rPr>
              <w:t xml:space="preserve"> הנדסת חשמל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02" w:author="Kook Sec" w:date="2022-01-13T15:30:00Z">
            <w:r w:rsidR="009003F8">
              <w:rPr>
                <w:rFonts w:ascii="Times New Roman" w:eastAsia="Times New Roman" w:hAnsi="Times New Roman" w:cs="David"/>
                <w:color w:val="008000"/>
                <w:sz w:val="24"/>
                <w:szCs w:val="24"/>
                <w:rtl/>
                <w:lang w:eastAsia="he-IL"/>
              </w:rPr>
              <w:t>רמת שרת שלב ב</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34B78E7"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16A178D"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1649B3"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162AD3"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75AF79"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D9B875"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18631F4"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372220"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250036"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086089C" w14:textId="68655055" w:rsidR="00B57C10" w:rsidRPr="00B27B4C" w:rsidRDefault="00A84A09"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103" w:author="Kook Sec" w:date="2022-01-13T15:28:00Z">
            <w:r>
              <w:rPr>
                <w:rFonts w:ascii="Times New Roman" w:eastAsia="Times New Roman" w:hAnsi="Times New Roman" w:cs="David"/>
                <w:color w:val="00B0F0"/>
                <w:sz w:val="20"/>
                <w:szCs w:val="24"/>
                <w:u w:val="single"/>
                <w:rtl/>
                <w:lang w:eastAsia="he-IL"/>
              </w:rPr>
              <w:t>ג.איטקין</w:t>
            </w:r>
            <w:proofErr w:type="spellEnd"/>
            <w:r>
              <w:rPr>
                <w:rFonts w:ascii="Times New Roman" w:eastAsia="Times New Roman" w:hAnsi="Times New Roman" w:cs="David"/>
                <w:color w:val="00B0F0"/>
                <w:sz w:val="20"/>
                <w:szCs w:val="24"/>
                <w:u w:val="single"/>
                <w:rtl/>
                <w:lang w:eastAsia="he-IL"/>
              </w:rPr>
              <w:t xml:space="preserve"> </w:t>
            </w:r>
            <w:proofErr w:type="spellStart"/>
            <w:r>
              <w:rPr>
                <w:rFonts w:ascii="Times New Roman" w:eastAsia="Times New Roman" w:hAnsi="Times New Roman" w:cs="David"/>
                <w:color w:val="00B0F0"/>
                <w:sz w:val="20"/>
                <w:szCs w:val="24"/>
                <w:u w:val="single"/>
                <w:rtl/>
                <w:lang w:eastAsia="he-IL"/>
              </w:rPr>
              <w:t>ע.בלום</w:t>
            </w:r>
            <w:proofErr w:type="spellEnd"/>
            <w:r>
              <w:rPr>
                <w:rFonts w:ascii="Times New Roman" w:eastAsia="Times New Roman" w:hAnsi="Times New Roman" w:cs="David"/>
                <w:color w:val="00B0F0"/>
                <w:sz w:val="20"/>
                <w:szCs w:val="24"/>
                <w:u w:val="single"/>
                <w:rtl/>
                <w:lang w:eastAsia="he-IL"/>
              </w:rPr>
              <w:t xml:space="preserve"> הנדסת חשמל בע"מ</w:t>
            </w:r>
          </w:ins>
        </w:sdtContent>
      </w:sdt>
    </w:p>
    <w:p w14:paraId="71051F36"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C8B52F3"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7FA29B1"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31E370E"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932E011"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FCAA6B1"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C69CF30" w14:textId="79DA2086"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04" w:author="Kook Sec" w:date="2022-01-13T15:24:00Z">
            <w:r w:rsidR="00A84A09">
              <w:rPr>
                <w:rFonts w:ascii="Times New Roman" w:eastAsia="Times New Roman" w:hAnsi="Times New Roman" w:cs="David" w:hint="cs"/>
                <w:color w:val="008000"/>
                <w:sz w:val="24"/>
                <w:szCs w:val="24"/>
                <w:rtl/>
                <w:lang w:eastAsia="he-IL"/>
              </w:rPr>
              <w:t xml:space="preserve">פ.א פיתוח ובנייה בירושלים בע"מ </w:t>
            </w:r>
            <w:r w:rsidR="00A84A09">
              <w:rPr>
                <w:rFonts w:ascii="Times New Roman" w:eastAsia="Times New Roman" w:hAnsi="Times New Roman" w:cs="David" w:hint="cs"/>
                <w:color w:val="008000"/>
                <w:sz w:val="24"/>
                <w:szCs w:val="24"/>
                <w:rtl/>
                <w:lang w:eastAsia="he-IL"/>
              </w:rPr>
              <w:br/>
              <w:t>רח' יוני נתניהו 1 ג' אור יהודה ת.ד 715</w:t>
            </w:r>
            <w:r w:rsidR="00A84A09">
              <w:rPr>
                <w:rFonts w:ascii="Times New Roman" w:eastAsia="Times New Roman" w:hAnsi="Times New Roman" w:cs="David" w:hint="cs"/>
                <w:color w:val="008000"/>
                <w:sz w:val="24"/>
                <w:szCs w:val="24"/>
                <w:rtl/>
                <w:lang w:eastAsia="he-IL"/>
              </w:rPr>
              <w:br/>
              <w:t xml:space="preserve">513958009      </w:t>
            </w:r>
          </w:ins>
        </w:sdtContent>
      </w:sdt>
    </w:p>
    <w:p w14:paraId="223E13B8"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8744E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5A6BEBB9"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3EF7D0" w14:textId="1E9BE6F6"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05" w:author="Kook Sec" w:date="2022-01-13T15:30:00Z">
            <w:r w:rsidR="009003F8">
              <w:rPr>
                <w:rFonts w:ascii="Times New Roman" w:eastAsia="Times New Roman" w:hAnsi="Times New Roman" w:cs="David" w:hint="cs"/>
                <w:color w:val="008000"/>
                <w:sz w:val="24"/>
                <w:szCs w:val="24"/>
                <w:rtl/>
                <w:lang w:eastAsia="he-IL"/>
              </w:rPr>
              <w:t>רמת שרת שלב ב</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FB5DE1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F154DF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5C556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444CFB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EE293F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52A8A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F1C93D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60671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B608C7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F89AC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5681F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6C480A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885FA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9CB8E52"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11FC039"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A1E1BC7"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01C8FAB" w14:textId="77777777" w:rsidR="00B57C10" w:rsidRPr="009130F0" w:rsidDel="009003F8" w:rsidRDefault="00B57C10" w:rsidP="00B57C10">
      <w:pPr>
        <w:widowControl w:val="0"/>
        <w:spacing w:before="0" w:beforeAutospacing="0" w:after="0" w:afterAutospacing="0" w:line="240" w:lineRule="auto"/>
        <w:ind w:left="4435" w:hanging="71"/>
        <w:rPr>
          <w:del w:id="106" w:author="Kook Sec" w:date="2022-01-13T15:36:00Z"/>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2C03596" w14:textId="3A58C93F" w:rsidR="00B57C10" w:rsidRPr="009130F0" w:rsidRDefault="00B57C10" w:rsidP="009003F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Change w:id="107" w:author="Kook Sec" w:date="2022-01-13T15:36:00Z">
          <w:pPr>
            <w:widowControl w:val="0"/>
            <w:spacing w:before="0" w:beforeAutospacing="0" w:after="0" w:afterAutospacing="0" w:line="240" w:lineRule="auto"/>
            <w:ind w:left="4435" w:hanging="71"/>
          </w:pPr>
        </w:pPrChange>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108" w:author="Kook Sec" w:date="2022-01-13T15:28:00Z">
            <w:r w:rsidR="00A84A09">
              <w:rPr>
                <w:rFonts w:ascii="Times New Roman" w:eastAsia="Times New Roman" w:hAnsi="Times New Roman" w:cs="David"/>
                <w:color w:val="00B0F0"/>
                <w:sz w:val="20"/>
                <w:szCs w:val="24"/>
                <w:u w:val="single"/>
                <w:rtl/>
                <w:lang w:eastAsia="he-IL"/>
              </w:rPr>
              <w:t>ג.איטקין</w:t>
            </w:r>
            <w:proofErr w:type="spellEnd"/>
            <w:r w:rsidR="00A84A09">
              <w:rPr>
                <w:rFonts w:ascii="Times New Roman" w:eastAsia="Times New Roman" w:hAnsi="Times New Roman" w:cs="David"/>
                <w:color w:val="00B0F0"/>
                <w:sz w:val="20"/>
                <w:szCs w:val="24"/>
                <w:u w:val="single"/>
                <w:rtl/>
                <w:lang w:eastAsia="he-IL"/>
              </w:rPr>
              <w:t xml:space="preserve"> </w:t>
            </w:r>
            <w:proofErr w:type="spellStart"/>
            <w:r w:rsidR="00A84A09">
              <w:rPr>
                <w:rFonts w:ascii="Times New Roman" w:eastAsia="Times New Roman" w:hAnsi="Times New Roman" w:cs="David"/>
                <w:color w:val="00B0F0"/>
                <w:sz w:val="20"/>
                <w:szCs w:val="24"/>
                <w:u w:val="single"/>
                <w:rtl/>
                <w:lang w:eastAsia="he-IL"/>
              </w:rPr>
              <w:t>ע.בלום</w:t>
            </w:r>
            <w:proofErr w:type="spellEnd"/>
            <w:r w:rsidR="00A84A09">
              <w:rPr>
                <w:rFonts w:ascii="Times New Roman" w:eastAsia="Times New Roman" w:hAnsi="Times New Roman" w:cs="David"/>
                <w:color w:val="00B0F0"/>
                <w:sz w:val="20"/>
                <w:szCs w:val="24"/>
                <w:u w:val="single"/>
                <w:rtl/>
                <w:lang w:eastAsia="he-IL"/>
              </w:rPr>
              <w:t xml:space="preserve"> הנדסת חשמל בע"מ</w:t>
            </w:r>
          </w:ins>
        </w:sdtContent>
      </w:sdt>
    </w:p>
    <w:p w14:paraId="02D4AA9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A2193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ADEDBB"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8609D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C34F83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7223D47"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7959F97"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21832AF"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55D1A58"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FC899B6"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C54B9D" w14:textId="77777777" w:rsidR="00A84A09" w:rsidRDefault="00A84A09" w:rsidP="00AF234B">
      <w:pPr>
        <w:spacing w:before="0" w:after="0" w:line="240" w:lineRule="auto"/>
      </w:pPr>
      <w:r>
        <w:separator/>
      </w:r>
    </w:p>
  </w:endnote>
  <w:endnote w:type="continuationSeparator" w:id="0">
    <w:p w14:paraId="55A67B1C" w14:textId="77777777" w:rsidR="00A84A09" w:rsidRDefault="00A84A09" w:rsidP="00AF234B">
      <w:pPr>
        <w:spacing w:before="0" w:after="0" w:line="240" w:lineRule="auto"/>
      </w:pPr>
      <w:r>
        <w:continuationSeparator/>
      </w:r>
    </w:p>
  </w:endnote>
  <w:endnote w:type="continuationNotice" w:id="1">
    <w:p w14:paraId="67695E4B" w14:textId="77777777" w:rsidR="00A84A09" w:rsidRDefault="00A84A0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A84A09" w:rsidRPr="00F9528C" w14:paraId="1C9B1AE3" w14:textId="77777777" w:rsidTr="005E6C84">
      <w:tc>
        <w:tcPr>
          <w:tcW w:w="753" w:type="dxa"/>
        </w:tcPr>
        <w:p w14:paraId="5881AD40"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01E0552F" w14:textId="60DC057E" w:rsidR="00A84A09" w:rsidRPr="00F9528C" w:rsidRDefault="00A84A09" w:rsidP="005E6C84">
              <w:pPr>
                <w:tabs>
                  <w:tab w:val="center" w:pos="4153"/>
                  <w:tab w:val="right" w:pos="8306"/>
                </w:tabs>
                <w:spacing w:before="0" w:after="0" w:line="240" w:lineRule="auto"/>
                <w:rPr>
                  <w:rFonts w:ascii="David" w:hAnsi="David"/>
                  <w:color w:val="00B0F0"/>
                  <w:sz w:val="20"/>
                  <w:szCs w:val="20"/>
                  <w:rtl/>
                </w:rPr>
              </w:pPr>
              <w:ins w:id="109" w:author="Kook Sec" w:date="2022-01-13T15:28:00Z">
                <w:r>
                  <w:rPr>
                    <w:rFonts w:ascii="David" w:hAnsi="David" w:hint="cs"/>
                    <w:color w:val="00B0F0"/>
                    <w:sz w:val="20"/>
                    <w:szCs w:val="20"/>
                    <w:rtl/>
                  </w:rPr>
                  <w:t xml:space="preserve">פ.א פיתוח ובנייה בירושלים בע"מ </w:t>
                </w:r>
              </w:ins>
            </w:p>
          </w:tc>
        </w:sdtContent>
      </w:sdt>
      <w:tc>
        <w:tcPr>
          <w:tcW w:w="2232" w:type="dxa"/>
        </w:tcPr>
        <w:p w14:paraId="163092E4"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חשמל ותקשורת</w:t>
              </w:r>
            </w:sdtContent>
          </w:sdt>
        </w:p>
      </w:tc>
      <w:tc>
        <w:tcPr>
          <w:tcW w:w="236" w:type="dxa"/>
        </w:tcPr>
        <w:p w14:paraId="607FEBC0" w14:textId="77777777" w:rsidR="00A84A09" w:rsidRPr="00F9528C" w:rsidRDefault="00A84A09" w:rsidP="005E6C84">
          <w:pPr>
            <w:tabs>
              <w:tab w:val="center" w:pos="4153"/>
              <w:tab w:val="right" w:pos="8306"/>
            </w:tabs>
            <w:spacing w:before="0" w:after="0" w:line="240" w:lineRule="auto"/>
            <w:rPr>
              <w:rFonts w:ascii="David" w:hAnsi="David"/>
              <w:sz w:val="16"/>
              <w:szCs w:val="16"/>
              <w:rtl/>
            </w:rPr>
          </w:pPr>
        </w:p>
      </w:tc>
      <w:tc>
        <w:tcPr>
          <w:tcW w:w="1129" w:type="dxa"/>
        </w:tcPr>
        <w:p w14:paraId="26841B10"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50F0762"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r>
                <w:rPr>
                  <w:rFonts w:ascii="David" w:hAnsi="David" w:hint="cs"/>
                  <w:sz w:val="20"/>
                  <w:szCs w:val="20"/>
                </w:rPr>
                <w:t>CONT-5-658</w:t>
              </w:r>
            </w:p>
          </w:tc>
        </w:sdtContent>
      </w:sdt>
    </w:tr>
    <w:tr w:rsidR="00A84A09" w:rsidRPr="00F9528C" w14:paraId="3E8AAA7E" w14:textId="77777777" w:rsidTr="005E6C84">
      <w:tc>
        <w:tcPr>
          <w:tcW w:w="753" w:type="dxa"/>
        </w:tcPr>
        <w:p w14:paraId="0563399B"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s="Arial"/>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AA59931" w14:textId="41FF32DD" w:rsidR="00A84A09" w:rsidRPr="00F9528C" w:rsidRDefault="00A84A09" w:rsidP="005E6C84">
              <w:pPr>
                <w:tabs>
                  <w:tab w:val="center" w:pos="4153"/>
                  <w:tab w:val="right" w:pos="8306"/>
                </w:tabs>
                <w:spacing w:before="0" w:after="0" w:line="240" w:lineRule="auto"/>
                <w:rPr>
                  <w:rFonts w:ascii="David" w:hAnsi="David"/>
                  <w:color w:val="00B0F0"/>
                  <w:sz w:val="20"/>
                  <w:szCs w:val="20"/>
                  <w:rtl/>
                </w:rPr>
              </w:pPr>
              <w:proofErr w:type="spellStart"/>
              <w:ins w:id="110" w:author="Kook Sec" w:date="2022-01-13T15:28:00Z">
                <w:r w:rsidRPr="00A84A09">
                  <w:rPr>
                    <w:rFonts w:ascii="David" w:hAnsi="David" w:cs="Arial"/>
                    <w:color w:val="00B0F0"/>
                    <w:sz w:val="20"/>
                    <w:szCs w:val="20"/>
                    <w:rtl/>
                  </w:rPr>
                  <w:t>ג.איטקין</w:t>
                </w:r>
                <w:proofErr w:type="spellEnd"/>
                <w:r w:rsidRPr="00A84A09">
                  <w:rPr>
                    <w:rFonts w:ascii="David" w:hAnsi="David" w:cs="Arial"/>
                    <w:color w:val="00B0F0"/>
                    <w:sz w:val="20"/>
                    <w:szCs w:val="20"/>
                    <w:rtl/>
                  </w:rPr>
                  <w:t xml:space="preserve"> </w:t>
                </w:r>
                <w:proofErr w:type="spellStart"/>
                <w:r w:rsidRPr="00A84A09">
                  <w:rPr>
                    <w:rFonts w:ascii="David" w:hAnsi="David" w:cs="Arial"/>
                    <w:color w:val="00B0F0"/>
                    <w:sz w:val="20"/>
                    <w:szCs w:val="20"/>
                    <w:rtl/>
                  </w:rPr>
                  <w:t>ע.בלום</w:t>
                </w:r>
                <w:proofErr w:type="spellEnd"/>
                <w:r w:rsidRPr="00A84A09">
                  <w:rPr>
                    <w:rFonts w:ascii="David" w:hAnsi="David" w:cs="Arial"/>
                    <w:color w:val="00B0F0"/>
                    <w:sz w:val="20"/>
                    <w:szCs w:val="20"/>
                    <w:rtl/>
                  </w:rPr>
                  <w:t xml:space="preserve"> הנדסת חשמל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84A09" w:rsidRPr="00F9528C" w14:paraId="24195793" w14:textId="77777777" w:rsidTr="005E6C84">
            <w:trPr>
              <w:trHeight w:val="201"/>
            </w:trPr>
            <w:tc>
              <w:tcPr>
                <w:tcW w:w="926" w:type="dxa"/>
              </w:tcPr>
              <w:p w14:paraId="4DF2DB3F"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8D1CFAF" w14:textId="77777777" w:rsidR="00A84A09" w:rsidRPr="00F9528C" w:rsidRDefault="00A84A09" w:rsidP="005E6C8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B416490"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p>
      </w:tc>
      <w:tc>
        <w:tcPr>
          <w:tcW w:w="236" w:type="dxa"/>
        </w:tcPr>
        <w:p w14:paraId="16BBD111"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p>
      </w:tc>
      <w:tc>
        <w:tcPr>
          <w:tcW w:w="1129" w:type="dxa"/>
        </w:tcPr>
        <w:p w14:paraId="3E502A41"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471D87B" w14:textId="77777777" w:rsidR="00A84A09" w:rsidRPr="00F9528C" w:rsidRDefault="00A84A09"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A84A09" w:rsidRPr="00F9528C" w14:paraId="58535B69" w14:textId="77777777" w:rsidTr="005E6C84">
      <w:trPr>
        <w:trHeight w:val="80"/>
      </w:trPr>
      <w:tc>
        <w:tcPr>
          <w:tcW w:w="753" w:type="dxa"/>
        </w:tcPr>
        <w:p w14:paraId="68BB8C5F"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p>
      </w:tc>
      <w:tc>
        <w:tcPr>
          <w:tcW w:w="1883" w:type="dxa"/>
        </w:tcPr>
        <w:p w14:paraId="7E05083A" w14:textId="77777777" w:rsidR="00A84A09" w:rsidRPr="00F9528C" w:rsidRDefault="00A84A09"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2219929B"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p>
      </w:tc>
      <w:tc>
        <w:tcPr>
          <w:tcW w:w="236" w:type="dxa"/>
        </w:tcPr>
        <w:p w14:paraId="4A1A0FC3"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p>
      </w:tc>
      <w:tc>
        <w:tcPr>
          <w:tcW w:w="1129" w:type="dxa"/>
        </w:tcPr>
        <w:p w14:paraId="64DB824E"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p>
      </w:tc>
      <w:tc>
        <w:tcPr>
          <w:tcW w:w="2073" w:type="dxa"/>
        </w:tcPr>
        <w:p w14:paraId="5422DBB4" w14:textId="77777777" w:rsidR="00A84A09" w:rsidRPr="00F9528C" w:rsidRDefault="00A84A09" w:rsidP="005E6C84">
          <w:pPr>
            <w:tabs>
              <w:tab w:val="center" w:pos="4153"/>
              <w:tab w:val="right" w:pos="8306"/>
            </w:tabs>
            <w:spacing w:before="0" w:after="0" w:line="240" w:lineRule="auto"/>
            <w:rPr>
              <w:rFonts w:ascii="David" w:hAnsi="David"/>
              <w:sz w:val="20"/>
              <w:szCs w:val="20"/>
              <w:rtl/>
            </w:rPr>
          </w:pPr>
        </w:p>
      </w:tc>
    </w:tr>
  </w:tbl>
  <w:p w14:paraId="10E6AEE1" w14:textId="77777777" w:rsidR="00A84A09" w:rsidRPr="00EC2AE1" w:rsidRDefault="00A84A09"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B1D660" w14:textId="77777777" w:rsidR="00A84A09" w:rsidRDefault="00A84A09" w:rsidP="00AF234B">
      <w:pPr>
        <w:spacing w:before="0" w:after="0" w:line="240" w:lineRule="auto"/>
      </w:pPr>
      <w:r>
        <w:separator/>
      </w:r>
    </w:p>
  </w:footnote>
  <w:footnote w:type="continuationSeparator" w:id="0">
    <w:p w14:paraId="51EA4C46" w14:textId="77777777" w:rsidR="00A84A09" w:rsidRDefault="00A84A09" w:rsidP="00AF234B">
      <w:pPr>
        <w:spacing w:before="0" w:after="0" w:line="240" w:lineRule="auto"/>
      </w:pPr>
      <w:r>
        <w:continuationSeparator/>
      </w:r>
    </w:p>
  </w:footnote>
  <w:footnote w:type="continuationNotice" w:id="1">
    <w:p w14:paraId="67347F41" w14:textId="77777777" w:rsidR="00A84A09" w:rsidRDefault="00A84A0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792596257"/>
      <w:docPartObj>
        <w:docPartGallery w:val="Page Numbers (Top of Page)"/>
        <w:docPartUnique/>
      </w:docPartObj>
    </w:sdtPr>
    <w:sdtContent>
      <w:p w14:paraId="25413C52" w14:textId="77777777" w:rsidR="00A84A09" w:rsidRDefault="00A84A09" w:rsidP="00CF334C">
        <w:pPr>
          <w:pStyle w:val="a3"/>
          <w:jc w:val="center"/>
        </w:pPr>
        <w:r>
          <w:fldChar w:fldCharType="begin"/>
        </w:r>
        <w:r>
          <w:instrText xml:space="preserve"> PAGE   \* MERGEFORMAT </w:instrText>
        </w:r>
        <w:r>
          <w:fldChar w:fldCharType="separate"/>
        </w:r>
        <w:r>
          <w:rPr>
            <w:noProof/>
            <w:rtl/>
          </w:rPr>
          <w:t>9</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
  </w:num>
  <w:num w:numId="14">
    <w:abstractNumId w:val="6"/>
  </w:num>
  <w:num w:numId="15">
    <w:abstractNumId w:val="15"/>
  </w:num>
  <w:num w:numId="16">
    <w:abstractNumId w:val="17"/>
  </w:num>
  <w:num w:numId="17">
    <w:abstractNumId w:val="2"/>
  </w:num>
  <w:num w:numId="18">
    <w:abstractNumId w:val="5"/>
  </w:num>
  <w:num w:numId="19">
    <w:abstractNumId w:val="8"/>
  </w:num>
  <w:num w:numId="20">
    <w:abstractNumId w:val="7"/>
  </w:num>
  <w:num w:numId="21">
    <w:abstractNumId w:val="11"/>
  </w:num>
  <w:num w:numId="22">
    <w:abstractNumId w:val="1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lvlOverride w:ilvl="2"/>
    <w:lvlOverride w:ilvl="3"/>
    <w:lvlOverride w:ilvl="4"/>
    <w:lvlOverride w:ilvl="5"/>
    <w:lvlOverride w:ilvl="6"/>
    <w:lvlOverride w:ilvl="7"/>
    <w:lvlOverride w:ilvl="8"/>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ook Sec">
    <w15:presenceInfo w15:providerId="AD" w15:userId="S::kooksec@africa-israel.com::c7281ac1-705f-4380-b2e2-49afb69dc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82B8A"/>
    <w:rsid w:val="00134C85"/>
    <w:rsid w:val="001A0C3C"/>
    <w:rsid w:val="001A69D5"/>
    <w:rsid w:val="001C0853"/>
    <w:rsid w:val="00214ACF"/>
    <w:rsid w:val="00223E9F"/>
    <w:rsid w:val="00272745"/>
    <w:rsid w:val="002B2234"/>
    <w:rsid w:val="0039396B"/>
    <w:rsid w:val="00552E11"/>
    <w:rsid w:val="005E6C84"/>
    <w:rsid w:val="0061499E"/>
    <w:rsid w:val="00666119"/>
    <w:rsid w:val="0072103C"/>
    <w:rsid w:val="00735E3D"/>
    <w:rsid w:val="00790766"/>
    <w:rsid w:val="008C64C6"/>
    <w:rsid w:val="009003F8"/>
    <w:rsid w:val="00942177"/>
    <w:rsid w:val="00A03B97"/>
    <w:rsid w:val="00A42271"/>
    <w:rsid w:val="00A84A09"/>
    <w:rsid w:val="00AF234B"/>
    <w:rsid w:val="00B57C10"/>
    <w:rsid w:val="00BD72C4"/>
    <w:rsid w:val="00BE17B4"/>
    <w:rsid w:val="00CF334C"/>
    <w:rsid w:val="00D80A75"/>
    <w:rsid w:val="00E679C7"/>
    <w:rsid w:val="00EC2AE1"/>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4510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A03B97"/>
    <w:pPr>
      <w:ind w:left="720"/>
      <w:contextualSpacing/>
    </w:pPr>
  </w:style>
  <w:style w:type="table" w:customStyle="1" w:styleId="13">
    <w:name w:val="רשת טבלה1"/>
    <w:basedOn w:val="a1"/>
    <w:next w:val="a8"/>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a3"/>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a3"/>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a3"/>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a3"/>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a3"/>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a3"/>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a3"/>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a3"/>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a3"/>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a3"/>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a3"/>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a3"/>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a3"/>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a3"/>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a3"/>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a3"/>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a3"/>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a3"/>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a3"/>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a3"/>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a3"/>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a3"/>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a3"/>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a3"/>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a3"/>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a3"/>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a3"/>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a3"/>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a3"/>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a3"/>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a3"/>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a3"/>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a3"/>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a3"/>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a3"/>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a3"/>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a3"/>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a3"/>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a3"/>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a3"/>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a3"/>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15E2"/>
    <w:rsid w:val="000046A2"/>
    <w:rsid w:val="00136F53"/>
    <w:rsid w:val="0017417C"/>
    <w:rsid w:val="0032380B"/>
    <w:rsid w:val="003D3172"/>
    <w:rsid w:val="00484095"/>
    <w:rsid w:val="006865A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15E2"/>
    <w:rPr>
      <w:color w:val="808080"/>
    </w:rPr>
  </w:style>
  <w:style w:type="paragraph" w:customStyle="1" w:styleId="DBA6D313BBC94B15B85FC4D7D1BE5BDB">
    <w:name w:val="DBA6D313BBC94B15B85FC4D7D1BE5BDB"/>
    <w:rsid w:val="000015E2"/>
  </w:style>
  <w:style w:type="paragraph" w:customStyle="1" w:styleId="D985AE1FBC154A9A88A0C37FA24F9458">
    <w:name w:val="D985AE1FBC154A9A88A0C37FA24F9458"/>
    <w:rsid w:val="000015E2"/>
  </w:style>
  <w:style w:type="paragraph" w:customStyle="1" w:styleId="949720D32FDD4AE48D59C42A13E13E4C">
    <w:name w:val="949720D32FDD4AE48D59C42A13E13E4C"/>
    <w:rsid w:val="000015E2"/>
  </w:style>
  <w:style w:type="paragraph" w:customStyle="1" w:styleId="6B89F84E9C4146BABE19849EC9A0614C">
    <w:name w:val="6B89F84E9C4146BABE19849EC9A0614C"/>
    <w:rsid w:val="000015E2"/>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FC55F9C9-1B43-444E-80F2-DF7003C28F7F}"/>
</file>

<file path=customXml/itemProps4.xml><?xml version="1.0" encoding="utf-8"?>
<ds:datastoreItem xmlns:ds="http://schemas.openxmlformats.org/officeDocument/2006/customXml" ds:itemID="{25AE17C6-1AEB-4180-95A3-DAF72E0299AD}"/>
</file>

<file path=customXml/itemProps5.xml><?xml version="1.0" encoding="utf-8"?>
<ds:datastoreItem xmlns:ds="http://schemas.openxmlformats.org/officeDocument/2006/customXml" ds:itemID="{F58F1357-AE09-4AE8-91BE-87919903C7C4}"/>
</file>

<file path=docProps/app.xml><?xml version="1.0" encoding="utf-8"?>
<Properties xmlns="http://schemas.openxmlformats.org/officeDocument/2006/extended-properties" xmlns:vt="http://schemas.openxmlformats.org/officeDocument/2006/docPropsVTypes">
  <Template>Normal</Template>
  <TotalTime>17</TotalTime>
  <Pages>35</Pages>
  <Words>9619</Words>
  <Characters>54831</Characters>
  <Application>Microsoft Office Word</Application>
  <DocSecurity>0</DocSecurity>
  <Lines>456</Lines>
  <Paragraphs>128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2022-01-13T13:19:00Z</dcterms:created>
  <dcterms:modified xsi:type="dcterms:W3CDTF">2022-01-13T13:37:00Z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1279d836-9e45-44eb-9834-b6f8e35410b4</vt:lpwstr>
  </property>
</Properties>
</file>