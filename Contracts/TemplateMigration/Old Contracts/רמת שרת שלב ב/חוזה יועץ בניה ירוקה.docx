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E0E9A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71841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E6267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5DE26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C3F82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6134BD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D50DA2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1478578E" wp14:editId="67C3A9D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1CF12B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0DE7E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8722BA"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4C09D0"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214E0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7BBB8CC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14A28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B249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A702F4"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292588"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E91928B" w14:textId="4A5B77A4" w:rsidR="00C8505B" w:rsidRPr="008E610C" w:rsidRDefault="00DE2665" w:rsidP="00DE2665">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Kook Sec" w:date="2022-03-30T12:17:00Z">
            <w:r>
              <w:rPr>
                <w:rFonts w:ascii="Times New Roman" w:eastAsia="Times New Roman" w:hAnsi="Times New Roman" w:cs="David" w:hint="cs"/>
                <w:bCs/>
                <w:color w:val="00B0F0"/>
                <w:sz w:val="24"/>
                <w:szCs w:val="24"/>
                <w:u w:val="single"/>
                <w:rtl/>
                <w:lang w:eastAsia="he-IL"/>
              </w:rPr>
              <w:t>פ.א פיתוח ובנייה בירושלים בע"מ</w:t>
            </w:r>
          </w:ins>
        </w:p>
      </w:sdtContent>
    </w:sdt>
    <w:p w14:paraId="41AFCAEB"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0086CD8"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E445B48"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F6EB792" w14:textId="7520954F" w:rsidR="00C8505B" w:rsidRPr="008E610C" w:rsidRDefault="00DE2665"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2-03-30T12:17:00Z">
            <w:r>
              <w:rPr>
                <w:rFonts w:ascii="Times New Roman" w:eastAsia="Times New Roman" w:hAnsi="Times New Roman" w:cs="David" w:hint="cs"/>
                <w:bCs/>
                <w:color w:val="00B0F0"/>
                <w:sz w:val="24"/>
                <w:szCs w:val="24"/>
                <w:u w:val="single"/>
                <w:rtl/>
                <w:lang w:eastAsia="he-IL"/>
              </w:rPr>
              <w:t>רמת שרת מתחם דרומי</w:t>
            </w:r>
          </w:ins>
        </w:p>
      </w:sdtContent>
    </w:sdt>
    <w:p w14:paraId="25850A6C"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ED956A"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8A0EF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6C5B7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FDC03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C4E67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A11D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1B17D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6E1F1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ABB7F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BCFC9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31C98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0CEFC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7647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B5BB2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D9175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62292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D0580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CE3FF1"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77BEF8"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E5EF5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1B756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73F55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3797ED4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76EBE6"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E2532" w:rsidRPr="00C8505B">
            <w:rPr>
              <w:rStyle w:val="AutoFieldChar"/>
              <w:color w:val="00B0F0"/>
              <w:rtl/>
            </w:rPr>
            <w:t>[תאריך חתימת חוזה]</w:t>
          </w:r>
        </w:sdtContent>
      </w:sdt>
    </w:p>
    <w:p w14:paraId="1F44C35A"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2C0723A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8EF4384"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FDD8DF"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E75CC84" w14:textId="52FAA0A5" w:rsidR="000206FA" w:rsidRPr="000206FA" w:rsidRDefault="00DE2665" w:rsidP="000206FA">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del w:id="2" w:author="Kook Sec" w:date="2022-03-30T12:18:00Z">
            <w:r w:rsidDel="00DE2665">
              <w:rPr>
                <w:rFonts w:ascii="Times New Roman" w:eastAsia="Times New Roman" w:hAnsi="Times New Roman" w:cs="David"/>
                <w:color w:val="800080"/>
                <w:sz w:val="24"/>
                <w:szCs w:val="24"/>
                <w:rtl/>
              </w:rPr>
              <w:br/>
            </w:r>
          </w:del>
          <w:del w:id="3" w:author="Kook Sec" w:date="2022-03-30T12:27:00Z">
            <w:r w:rsidDel="00BF758F">
              <w:rPr>
                <w:rFonts w:ascii="Times New Roman" w:eastAsia="Times New Roman" w:hAnsi="Times New Roman" w:cs="David"/>
                <w:color w:val="800080"/>
                <w:sz w:val="24"/>
                <w:szCs w:val="24"/>
                <w:rtl/>
              </w:rPr>
              <w:br/>
            </w:r>
            <w:r w:rsidDel="00BF758F">
              <w:rPr>
                <w:rFonts w:ascii="Times New Roman" w:eastAsia="Times New Roman" w:hAnsi="Times New Roman" w:cs="David"/>
                <w:color w:val="800080"/>
                <w:sz w:val="24"/>
                <w:szCs w:val="24"/>
                <w:rtl/>
              </w:rPr>
              <w:br/>
            </w:r>
          </w:del>
          <w:ins w:id="4" w:author="Kook Sec" w:date="2022-03-30T12:27:00Z">
            <w:r w:rsidR="00BF758F">
              <w:rPr>
                <w:rFonts w:ascii="Times New Roman" w:eastAsia="Times New Roman" w:hAnsi="Times New Roman" w:cs="David"/>
                <w:color w:val="800080"/>
                <w:sz w:val="24"/>
                <w:szCs w:val="24"/>
                <w:rtl/>
              </w:rPr>
              <w:t>פ.א פיתוח ובנייה בירושלים בע"מ</w:t>
            </w:r>
            <w:r w:rsidR="00BF758F">
              <w:rPr>
                <w:rFonts w:ascii="Times New Roman" w:eastAsia="Times New Roman" w:hAnsi="Times New Roman" w:cs="David"/>
                <w:color w:val="800080"/>
                <w:sz w:val="24"/>
                <w:szCs w:val="24"/>
                <w:rtl/>
              </w:rPr>
              <w:br/>
              <w:t>יוני נתניהו 1ג' אור יהודה ת.ד 715</w:t>
            </w:r>
            <w:r w:rsidR="00BF758F">
              <w:rPr>
                <w:rFonts w:ascii="Times New Roman" w:eastAsia="Times New Roman" w:hAnsi="Times New Roman" w:cs="David"/>
                <w:color w:val="800080"/>
                <w:sz w:val="24"/>
                <w:szCs w:val="24"/>
                <w:rtl/>
              </w:rPr>
              <w:br/>
              <w:t>513958009</w:t>
            </w:r>
            <w:r w:rsidR="00BF758F">
              <w:rPr>
                <w:rFonts w:ascii="Times New Roman" w:eastAsia="Times New Roman" w:hAnsi="Times New Roman" w:cs="David"/>
                <w:color w:val="800080"/>
                <w:sz w:val="24"/>
                <w:szCs w:val="24"/>
                <w:rtl/>
              </w:rPr>
              <w:br/>
            </w:r>
          </w:ins>
        </w:p>
      </w:sdtContent>
    </w:sdt>
    <w:p w14:paraId="58338DD6"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CD53930"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2AFFB63D"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EFF06CC"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08B48246"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0FF679D2" w14:textId="45F0952A" w:rsidR="000206FA" w:rsidRPr="000206FA" w:rsidRDefault="00DE2665"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del w:id="5" w:author="Kook Sec" w:date="2022-03-30T12:19:00Z">
            <w:r w:rsidDel="00DE2665">
              <w:rPr>
                <w:rFonts w:ascii="Times New Roman" w:eastAsia="Times New Roman" w:hAnsi="Times New Roman" w:cs="David"/>
                <w:color w:val="800080"/>
                <w:sz w:val="24"/>
                <w:szCs w:val="24"/>
                <w:rtl/>
              </w:rPr>
              <w:br/>
            </w:r>
          </w:del>
          <w:proofErr w:type="spellStart"/>
          <w:ins w:id="6" w:author="Kook Sec" w:date="2022-03-30T12:19:00Z">
            <w:r>
              <w:rPr>
                <w:rFonts w:ascii="Times New Roman" w:eastAsia="Times New Roman" w:hAnsi="Times New Roman" w:cs="David" w:hint="cs"/>
                <w:color w:val="800080"/>
                <w:sz w:val="24"/>
                <w:szCs w:val="24"/>
                <w:rtl/>
              </w:rPr>
              <w:t>אגוטי</w:t>
            </w:r>
            <w:proofErr w:type="spellEnd"/>
            <w:r>
              <w:rPr>
                <w:rFonts w:ascii="Times New Roman" w:eastAsia="Times New Roman" w:hAnsi="Times New Roman" w:cs="David" w:hint="cs"/>
                <w:color w:val="800080"/>
                <w:sz w:val="24"/>
                <w:szCs w:val="24"/>
                <w:rtl/>
              </w:rPr>
              <w:t xml:space="preserve"> איכות סביבה</w:t>
            </w:r>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w:t>
            </w:r>
          </w:ins>
          <w:ins w:id="7" w:author="Kook Sec" w:date="2022-03-30T12:21:00Z">
            <w:r>
              <w:rPr>
                <w:rFonts w:ascii="Times New Roman" w:eastAsia="Times New Roman" w:hAnsi="Times New Roman" w:cs="David" w:hint="cs"/>
                <w:color w:val="800080"/>
                <w:sz w:val="24"/>
                <w:szCs w:val="24"/>
                <w:rtl/>
              </w:rPr>
              <w:t>ת.ד 354 בית שמש</w:t>
            </w:r>
          </w:ins>
          <w:r>
            <w:rPr>
              <w:rFonts w:ascii="Times New Roman" w:eastAsia="Times New Roman" w:hAnsi="Times New Roman" w:cs="David"/>
              <w:color w:val="800080"/>
              <w:sz w:val="24"/>
              <w:szCs w:val="24"/>
              <w:rtl/>
            </w:rPr>
            <w:br/>
          </w:r>
          <w:ins w:id="8" w:author="Kook Sec" w:date="2022-03-30T12:21:00Z">
            <w:r>
              <w:rPr>
                <w:rFonts w:ascii="Times New Roman" w:eastAsia="Times New Roman" w:hAnsi="Times New Roman" w:cs="David" w:hint="cs"/>
                <w:color w:val="800080"/>
                <w:sz w:val="24"/>
                <w:szCs w:val="24"/>
                <w:rtl/>
              </w:rPr>
              <w:t xml:space="preserve">              </w:t>
            </w:r>
          </w:ins>
          <w:ins w:id="9" w:author="Kook Sec" w:date="2022-03-30T12:22:00Z">
            <w:r>
              <w:rPr>
                <w:rFonts w:ascii="Times New Roman" w:eastAsia="Times New Roman" w:hAnsi="Times New Roman" w:cs="David" w:hint="cs"/>
                <w:color w:val="800080"/>
                <w:sz w:val="24"/>
                <w:szCs w:val="24"/>
                <w:rtl/>
              </w:rPr>
              <w:t>033435868</w:t>
            </w:r>
          </w:ins>
        </w:p>
      </w:sdtContent>
    </w:sdt>
    <w:p w14:paraId="7DAC1E3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F101545"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370CEA7C"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58C588A"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742D502A"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096957A4"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2953F623"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למונחים הבאים יהא הפרוש הנקוב בצידם דהיינו:</w:t>
      </w:r>
    </w:p>
    <w:p w14:paraId="1516621A"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6BE3A9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1AD98C3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E4F50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w:t>
      </w:r>
      <w:proofErr w:type="spellStart"/>
      <w:r w:rsidRPr="000206FA">
        <w:rPr>
          <w:rFonts w:ascii="Times New Roman" w:eastAsia="Times New Roman" w:hAnsi="Times New Roman" w:cs="David"/>
          <w:bCs/>
          <w:sz w:val="20"/>
          <w:szCs w:val="24"/>
          <w:rtl/>
          <w:lang w:eastAsia="he-IL"/>
        </w:rPr>
        <w:t>התכנית</w:t>
      </w:r>
      <w:proofErr w:type="spellEnd"/>
      <w:r w:rsidRPr="000206FA">
        <w:rPr>
          <w:rFonts w:ascii="Times New Roman" w:eastAsia="Times New Roman" w:hAnsi="Times New Roman" w:cs="David"/>
          <w:bCs/>
          <w:sz w:val="20"/>
          <w:szCs w:val="24"/>
          <w:rtl/>
          <w:lang w:eastAsia="he-IL"/>
        </w:rPr>
        <w:t xml:space="preserve">" </w:t>
      </w:r>
      <w:r w:rsidRPr="000206FA">
        <w:rPr>
          <w:rFonts w:ascii="Times New Roman" w:eastAsia="Times New Roman" w:hAnsi="Times New Roman" w:cs="David"/>
          <w:sz w:val="20"/>
          <w:szCs w:val="24"/>
          <w:rtl/>
          <w:lang w:eastAsia="he-IL"/>
        </w:rPr>
        <w:t>/</w:t>
      </w:r>
    </w:p>
    <w:p w14:paraId="38988EE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4FAEA50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FD11F1"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שטח </w:t>
      </w:r>
      <w:proofErr w:type="spellStart"/>
      <w:r w:rsidRPr="000206FA">
        <w:rPr>
          <w:rFonts w:ascii="Times New Roman" w:eastAsia="Times New Roman" w:hAnsi="Times New Roman" w:cs="David"/>
          <w:sz w:val="20"/>
          <w:szCs w:val="24"/>
          <w:rtl/>
          <w:lang w:eastAsia="he-IL"/>
        </w:rPr>
        <w:t>התכנית</w:t>
      </w:r>
      <w:proofErr w:type="spellEnd"/>
      <w:r w:rsidRPr="000206FA">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7CA6510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801500"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3B25A2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C3A1429"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proofErr w:type="spellStart"/>
      <w:r w:rsidRPr="000206FA">
        <w:rPr>
          <w:rFonts w:ascii="Times New Roman" w:eastAsia="Times New Roman" w:hAnsi="Times New Roman" w:cs="David"/>
          <w:b/>
          <w:bCs/>
          <w:sz w:val="20"/>
          <w:szCs w:val="24"/>
          <w:rtl/>
          <w:lang w:eastAsia="he-IL"/>
        </w:rPr>
        <w:t>התכניות</w:t>
      </w:r>
      <w:proofErr w:type="spellEnd"/>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ומסמכים המצורפת לחוזה זה במסגרת </w:t>
      </w:r>
      <w:r w:rsidRPr="000206FA">
        <w:rPr>
          <w:rFonts w:ascii="Times New Roman" w:eastAsia="Times New Roman" w:hAnsi="Times New Roman" w:cs="David"/>
          <w:sz w:val="20"/>
          <w:szCs w:val="24"/>
          <w:rtl/>
          <w:lang w:eastAsia="he-IL"/>
        </w:rPr>
        <w:lastRenderedPageBreak/>
        <w:t xml:space="preserve">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3B24625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DE016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48E84C5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12C59EE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426E53C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908176"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BC35DF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F98FC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210C6E4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EE5B3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772F837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74D31E34"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23AB716"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018EAD2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9447D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2894EB2F"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740F347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5D1453"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3BE16C20"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51FDD566"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1F098BA"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561FD5E9"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1E5E2A48"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D88CF72"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248B003D"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394E40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01FBA48D"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2DE472D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30157B3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4325D6A9"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DA8E2C5"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3105D14"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 xml:space="preserve">רשימת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55CFCD5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20054CDD"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06626DFD"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0922432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275EFA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w:t>
      </w:r>
      <w:proofErr w:type="spellEnd"/>
      <w:r w:rsidRPr="000206FA">
        <w:rPr>
          <w:rFonts w:ascii="Times New Roman" w:eastAsia="Times New Roman" w:hAnsi="Times New Roman" w:cs="David"/>
          <w:sz w:val="20"/>
          <w:szCs w:val="24"/>
          <w:rtl/>
          <w:lang w:eastAsia="he-IL"/>
        </w:rPr>
        <w:t xml:space="preserve">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0177A90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lastRenderedPageBreak/>
        <w:t xml:space="preserve">בנספח </w:t>
      </w:r>
      <w:r w:rsidRPr="000206FA">
        <w:rPr>
          <w:rFonts w:ascii="Times New Roman" w:eastAsia="Times New Roman" w:hAnsi="Times New Roman" w:cs="David"/>
          <w:bCs/>
          <w:sz w:val="20"/>
          <w:szCs w:val="24"/>
          <w:rtl/>
          <w:lang w:eastAsia="he-IL"/>
        </w:rPr>
        <w:t xml:space="preserve">ב'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669BE601"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05D3A64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239DAF9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7365A1C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1CFCF19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2ECC153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206FA">
        <w:rPr>
          <w:rFonts w:ascii="Times New Roman" w:eastAsia="Times New Roman" w:hAnsi="Times New Roman" w:cs="David"/>
          <w:sz w:val="20"/>
          <w:szCs w:val="24"/>
          <w:rtl/>
          <w:lang w:eastAsia="he-IL"/>
        </w:rPr>
        <w:t>הכל</w:t>
      </w:r>
      <w:proofErr w:type="spellEnd"/>
      <w:r w:rsidRPr="000206FA">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66572BD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ולרבות כל שינוי </w:t>
      </w:r>
      <w:proofErr w:type="spellStart"/>
      <w:r w:rsidRPr="000206FA">
        <w:rPr>
          <w:rFonts w:ascii="Times New Roman" w:eastAsia="Times New Roman" w:hAnsi="Times New Roman" w:cs="David"/>
          <w:sz w:val="20"/>
          <w:szCs w:val="24"/>
          <w:rtl/>
          <w:lang w:eastAsia="he-IL"/>
        </w:rPr>
        <w:t>בתכניותיו</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39397B7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6D41A1E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09EDCEF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w:t>
      </w:r>
      <w:proofErr w:type="spellStart"/>
      <w:r w:rsidRPr="000206FA">
        <w:rPr>
          <w:rFonts w:ascii="Times New Roman" w:eastAsia="Times New Roman" w:hAnsi="Times New Roman" w:cs="David" w:hint="cs"/>
          <w:sz w:val="20"/>
          <w:szCs w:val="24"/>
          <w:rtl/>
          <w:lang w:eastAsia="he-IL"/>
        </w:rPr>
        <w:t>רמדורנט</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של </w:t>
      </w:r>
      <w:proofErr w:type="spellStart"/>
      <w:r w:rsidRPr="000206FA">
        <w:rPr>
          <w:rFonts w:ascii="Times New Roman" w:eastAsia="Times New Roman" w:hAnsi="Times New Roman" w:cs="David"/>
          <w:sz w:val="20"/>
          <w:szCs w:val="24"/>
          <w:rtl/>
          <w:lang w:eastAsia="he-IL"/>
        </w:rPr>
        <w:t>רמדור</w:t>
      </w:r>
      <w:proofErr w:type="spellEnd"/>
      <w:r w:rsidRPr="000206FA">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03290FA1"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594954A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w:t>
      </w:r>
      <w:r w:rsidRPr="000206FA">
        <w:rPr>
          <w:rFonts w:ascii="Times New Roman" w:eastAsia="Times New Roman" w:hAnsi="Times New Roman" w:cs="David"/>
          <w:sz w:val="20"/>
          <w:szCs w:val="24"/>
          <w:rtl/>
          <w:lang w:eastAsia="he-IL"/>
        </w:rPr>
        <w:lastRenderedPageBreak/>
        <w:t>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6D424BB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36068C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44A163E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7E82702D"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D1677B0"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1FA993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55D3C93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38DA0EDB"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2078A7E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4FCEE3B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4F02112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תיקונים </w:t>
      </w:r>
      <w:proofErr w:type="spellStart"/>
      <w:r w:rsidRPr="000206FA">
        <w:rPr>
          <w:rFonts w:ascii="Times New Roman" w:eastAsia="Times New Roman" w:hAnsi="Times New Roman" w:cs="David"/>
          <w:sz w:val="20"/>
          <w:szCs w:val="24"/>
          <w:rtl/>
          <w:lang w:eastAsia="he-IL"/>
        </w:rPr>
        <w:t>לתכניות</w:t>
      </w:r>
      <w:proofErr w:type="spellEnd"/>
      <w:r w:rsidRPr="000206FA">
        <w:rPr>
          <w:rFonts w:ascii="Times New Roman" w:eastAsia="Times New Roman" w:hAnsi="Times New Roman" w:cs="David"/>
          <w:sz w:val="20"/>
          <w:szCs w:val="24"/>
          <w:rtl/>
          <w:lang w:eastAsia="he-IL"/>
        </w:rPr>
        <w:t xml:space="preserve">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1D582DA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5ADC338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ליתן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w:t>
      </w:r>
      <w:r w:rsidRPr="000206FA">
        <w:rPr>
          <w:rFonts w:ascii="Times New Roman" w:eastAsia="Times New Roman" w:hAnsi="Times New Roman" w:cs="David"/>
          <w:sz w:val="20"/>
          <w:szCs w:val="24"/>
          <w:rtl/>
          <w:lang w:eastAsia="he-IL"/>
        </w:rPr>
        <w:lastRenderedPageBreak/>
        <w:t xml:space="preserve">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אלא באמצעות המזמין או המנהל.</w:t>
      </w:r>
    </w:p>
    <w:p w14:paraId="4CB10C3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3F2F96B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1FB4DAE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783F424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2DDFC1D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w:t>
      </w:r>
      <w:proofErr w:type="spellStart"/>
      <w:r w:rsidRPr="000206FA">
        <w:rPr>
          <w:rFonts w:ascii="Times New Roman" w:eastAsia="Times New Roman" w:hAnsi="Times New Roman" w:cs="David"/>
          <w:sz w:val="20"/>
          <w:szCs w:val="24"/>
          <w:rtl/>
          <w:lang w:eastAsia="he-IL"/>
        </w:rPr>
        <w:t>לתכניות</w:t>
      </w:r>
      <w:proofErr w:type="spellEnd"/>
      <w:r w:rsidRPr="000206FA">
        <w:rPr>
          <w:rFonts w:ascii="Times New Roman" w:eastAsia="Times New Roman" w:hAnsi="Times New Roman" w:cs="David"/>
          <w:sz w:val="20"/>
          <w:szCs w:val="24"/>
          <w:rtl/>
          <w:lang w:eastAsia="he-IL"/>
        </w:rPr>
        <w:t>,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ככל שהדבר יידרש.</w:t>
      </w:r>
    </w:p>
    <w:p w14:paraId="7C1C39BB"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61DFB8F6"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5EC7A34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2BD0134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687FF92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108765F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יתר הגורמים, מותנות בכך שיסופקו להם כל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56002D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 xml:space="preserve">רק בהימלא כל התנאים המצטברים </w:t>
      </w:r>
      <w:r w:rsidRPr="000206FA">
        <w:rPr>
          <w:rFonts w:ascii="Times New Roman" w:eastAsia="Times New Roman" w:hAnsi="Times New Roman" w:cs="David"/>
          <w:sz w:val="20"/>
          <w:szCs w:val="24"/>
          <w:rtl/>
          <w:lang w:eastAsia="he-IL"/>
        </w:rPr>
        <w:lastRenderedPageBreak/>
        <w:t>הבאים ולמשך הזמן שהמנהל יקבע, דהיינו:</w:t>
      </w:r>
    </w:p>
    <w:p w14:paraId="3F5A7FF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0DED3DD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61694F25"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00E1E9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58B7C8F7"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1DA5843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71CE460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1161C47A"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6EBB43E0"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127D420"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10018AE6"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hint="cs"/>
          <w:b/>
          <w:sz w:val="20"/>
          <w:szCs w:val="24"/>
          <w:rtl/>
          <w:lang w:eastAsia="he-IL"/>
        </w:rPr>
        <w:t xml:space="preserve">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263A40A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23CFB2E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720FB03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5EE74B4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6A409A6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B70E5B8"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45299E6F"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68AFD2F3"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שליחויות.</w:t>
      </w:r>
    </w:p>
    <w:p w14:paraId="3C3CB12F"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w:t>
      </w:r>
      <w:proofErr w:type="spellStart"/>
      <w:r w:rsidRPr="000206FA">
        <w:rPr>
          <w:rFonts w:ascii="Times New Roman" w:eastAsia="Times New Roman" w:hAnsi="Times New Roman" w:cs="David"/>
          <w:sz w:val="20"/>
          <w:szCs w:val="24"/>
          <w:rtl/>
          <w:lang w:eastAsia="he-IL"/>
        </w:rPr>
        <w:t>רמדורנט</w:t>
      </w:r>
      <w:proofErr w:type="spellEnd"/>
      <w:r w:rsidRPr="000206FA">
        <w:rPr>
          <w:rFonts w:ascii="Times New Roman" w:eastAsia="Times New Roman" w:hAnsi="Times New Roman" w:cs="David"/>
          <w:sz w:val="20"/>
          <w:szCs w:val="24"/>
          <w:rtl/>
          <w:lang w:eastAsia="he-IL"/>
        </w:rPr>
        <w:t xml:space="preserve">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F662A0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206FA">
        <w:rPr>
          <w:rFonts w:ascii="Times New Roman" w:eastAsia="Times New Roman" w:hAnsi="Times New Roman" w:cs="David"/>
          <w:sz w:val="20"/>
          <w:szCs w:val="24"/>
          <w:rtl/>
          <w:lang w:eastAsia="he-IL"/>
        </w:rPr>
        <w:t>לשלמם</w:t>
      </w:r>
      <w:proofErr w:type="spellEnd"/>
      <w:r w:rsidRPr="000206FA">
        <w:rPr>
          <w:rFonts w:ascii="Times New Roman" w:eastAsia="Times New Roman" w:hAnsi="Times New Roman" w:cs="David"/>
          <w:sz w:val="20"/>
          <w:szCs w:val="24"/>
          <w:rtl/>
          <w:lang w:eastAsia="he-IL"/>
        </w:rPr>
        <w:t xml:space="preserve">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0D67DD43"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64A0112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w:t>
      </w:r>
      <w:proofErr w:type="spellStart"/>
      <w:r w:rsidRPr="000206FA">
        <w:rPr>
          <w:rFonts w:ascii="Times New Roman" w:eastAsia="Times New Roman" w:hAnsi="Times New Roman" w:cs="David"/>
          <w:sz w:val="20"/>
          <w:szCs w:val="24"/>
          <w:rtl/>
          <w:lang w:eastAsia="he-IL"/>
        </w:rPr>
        <w:t>לתכניותיו</w:t>
      </w:r>
      <w:proofErr w:type="spellEnd"/>
      <w:r w:rsidRPr="000206FA">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6BBEFFC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196648E3"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0406E1BE"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70EEF1F"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32F83B79"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B17D15">
        <w:rPr>
          <w:rFonts w:ascii="Times New Roman" w:eastAsia="Times New Roman" w:hAnsi="Times New Roman" w:cs="David"/>
          <w:sz w:val="20"/>
          <w:szCs w:val="24"/>
          <w:rtl/>
          <w:lang w:eastAsia="he-IL"/>
        </w:rPr>
        <w:t>בתכניות</w:t>
      </w:r>
      <w:proofErr w:type="spellEnd"/>
      <w:r w:rsidRPr="00B17D15">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780E682C"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w:t>
      </w:r>
      <w:proofErr w:type="spellStart"/>
      <w:r w:rsidRPr="00B17D15">
        <w:rPr>
          <w:rFonts w:ascii="Times New Roman" w:eastAsia="Times New Roman" w:hAnsi="Times New Roman" w:cs="David" w:hint="cs"/>
          <w:b/>
          <w:sz w:val="20"/>
          <w:szCs w:val="24"/>
          <w:rtl/>
          <w:lang w:eastAsia="he-IL"/>
        </w:rPr>
        <w:t>המצ"ב</w:t>
      </w:r>
      <w:proofErr w:type="spellEnd"/>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5BBF4A4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lastRenderedPageBreak/>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549288F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קוי בתכנון ו/או </w:t>
      </w:r>
      <w:proofErr w:type="spellStart"/>
      <w:r w:rsidRPr="000206FA">
        <w:rPr>
          <w:rFonts w:ascii="Times New Roman" w:eastAsia="Times New Roman" w:hAnsi="Times New Roman" w:cs="David"/>
          <w:sz w:val="20"/>
          <w:szCs w:val="24"/>
          <w:rtl/>
          <w:lang w:eastAsia="he-IL"/>
        </w:rPr>
        <w:t>באומדן</w:t>
      </w:r>
      <w:proofErr w:type="spellEnd"/>
      <w:r w:rsidRPr="000206FA">
        <w:rPr>
          <w:rFonts w:ascii="Times New Roman" w:eastAsia="Times New Roman" w:hAnsi="Times New Roman" w:cs="David"/>
          <w:sz w:val="20"/>
          <w:szCs w:val="24"/>
          <w:rtl/>
          <w:lang w:eastAsia="he-IL"/>
        </w:rPr>
        <w:t xml:space="preserve">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149C9A5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56DA8B3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91BCE58"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5AC7C82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D5582BD"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148563F4"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C585291"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43647717"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0399536"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C1DE2A7" w14:textId="77777777" w:rsidR="00937C9F" w:rsidRPr="00013687" w:rsidRDefault="00937C9F" w:rsidP="00937C9F">
      <w:pPr>
        <w:pStyle w:val="af8"/>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18CF6AF"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7E093E1"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D9605B0"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F6520F4"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AE1FC2"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4053DB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81CEF45"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913EB7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C3D971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1DB0DAE"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BA86D0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76B94D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538D64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081AFD9"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A43DEF0"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8CC857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929E041"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68D0144"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A767DDF"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EC7AAA1"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CE9BB6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 xml:space="preserve">אספקת </w:t>
      </w:r>
      <w:proofErr w:type="spellStart"/>
      <w:r w:rsidRPr="000206FA">
        <w:rPr>
          <w:rFonts w:ascii="Times New Roman" w:eastAsia="Times New Roman" w:hAnsi="Times New Roman" w:cs="David"/>
          <w:bCs/>
          <w:sz w:val="20"/>
          <w:szCs w:val="24"/>
          <w:u w:val="single"/>
          <w:rtl/>
          <w:lang w:eastAsia="he-IL"/>
        </w:rPr>
        <w:t>תכניות</w:t>
      </w:r>
      <w:proofErr w:type="spellEnd"/>
    </w:p>
    <w:p w14:paraId="7DC835B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ובכללן,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ומסמכים המנויים ברשימה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w:t>
      </w:r>
      <w:proofErr w:type="spellStart"/>
      <w:r w:rsidRPr="000206FA">
        <w:rPr>
          <w:rFonts w:ascii="Times New Roman" w:eastAsia="Times New Roman" w:hAnsi="Times New Roman" w:cs="David"/>
          <w:sz w:val="20"/>
          <w:szCs w:val="24"/>
          <w:rtl/>
          <w:lang w:eastAsia="he-IL"/>
        </w:rPr>
        <w:t>לתכניות</w:t>
      </w:r>
      <w:proofErr w:type="spellEnd"/>
      <w:r w:rsidRPr="000206FA">
        <w:rPr>
          <w:rFonts w:ascii="Times New Roman" w:eastAsia="Times New Roman" w:hAnsi="Times New Roman" w:cs="David"/>
          <w:sz w:val="20"/>
          <w:szCs w:val="24"/>
          <w:rtl/>
          <w:lang w:eastAsia="he-IL"/>
        </w:rPr>
        <w:t xml:space="preserve">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04C2782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3387C6E2"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206FA">
        <w:rPr>
          <w:rFonts w:ascii="Times New Roman" w:eastAsia="Times New Roman" w:hAnsi="Times New Roman" w:cs="David"/>
          <w:sz w:val="20"/>
          <w:szCs w:val="24"/>
          <w:rtl/>
          <w:lang w:eastAsia="he-IL"/>
        </w:rPr>
        <w:t>הכל</w:t>
      </w:r>
      <w:proofErr w:type="spellEnd"/>
      <w:r w:rsidRPr="000206FA">
        <w:rPr>
          <w:rFonts w:ascii="Times New Roman" w:eastAsia="Times New Roman" w:hAnsi="Times New Roman" w:cs="David"/>
          <w:sz w:val="20"/>
          <w:szCs w:val="24"/>
          <w:rtl/>
          <w:lang w:eastAsia="he-IL"/>
        </w:rPr>
        <w:t xml:space="preserve"> לפי העניין.</w:t>
      </w:r>
    </w:p>
    <w:p w14:paraId="7AE5A2B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56A045C8"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5DA1FAD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זכות הקניין בכל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0206FA">
        <w:rPr>
          <w:rFonts w:ascii="Times New Roman" w:eastAsia="Times New Roman" w:hAnsi="Times New Roman" w:cs="David"/>
          <w:sz w:val="20"/>
          <w:szCs w:val="24"/>
          <w:rtl/>
          <w:lang w:eastAsia="he-IL"/>
        </w:rPr>
        <w:t>בתכניות</w:t>
      </w:r>
      <w:proofErr w:type="spellEnd"/>
      <w:r w:rsidRPr="000206FA">
        <w:rPr>
          <w:rFonts w:ascii="Times New Roman" w:eastAsia="Times New Roman" w:hAnsi="Times New Roman" w:cs="David"/>
          <w:sz w:val="20"/>
          <w:szCs w:val="24"/>
          <w:rtl/>
          <w:lang w:eastAsia="he-IL"/>
        </w:rPr>
        <w:t>, לרבות להשתמש בהן באמצעות יועצים אחרים ואף לשנותן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w:t>
      </w:r>
      <w:proofErr w:type="spellStart"/>
      <w:r w:rsidRPr="000206FA">
        <w:rPr>
          <w:rFonts w:ascii="Times New Roman" w:eastAsia="Times New Roman" w:hAnsi="Times New Roman" w:cs="David"/>
          <w:sz w:val="20"/>
          <w:szCs w:val="24"/>
          <w:rtl/>
          <w:lang w:eastAsia="he-IL"/>
        </w:rPr>
        <w:t>בתכניות</w:t>
      </w:r>
      <w:proofErr w:type="spellEnd"/>
      <w:r w:rsidRPr="000206FA">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0206FA">
        <w:rPr>
          <w:rFonts w:ascii="Times New Roman" w:eastAsia="Times New Roman" w:hAnsi="Times New Roman" w:cs="David"/>
          <w:sz w:val="20"/>
          <w:szCs w:val="24"/>
          <w:rtl/>
          <w:lang w:eastAsia="he-IL"/>
        </w:rPr>
        <w:t>בתכניות</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w:t>
      </w:r>
      <w:proofErr w:type="spellStart"/>
      <w:r w:rsidRPr="000206FA">
        <w:rPr>
          <w:rFonts w:ascii="Times New Roman" w:eastAsia="Times New Roman" w:hAnsi="Times New Roman" w:cs="David"/>
          <w:sz w:val="20"/>
          <w:szCs w:val="24"/>
          <w:rtl/>
          <w:lang w:eastAsia="he-IL"/>
        </w:rPr>
        <w:t>בתכניות</w:t>
      </w:r>
      <w:proofErr w:type="spellEnd"/>
      <w:r w:rsidRPr="000206FA">
        <w:rPr>
          <w:rFonts w:ascii="Times New Roman" w:eastAsia="Times New Roman" w:hAnsi="Times New Roman" w:cs="David"/>
          <w:sz w:val="20"/>
          <w:szCs w:val="24"/>
          <w:rtl/>
          <w:lang w:eastAsia="he-IL"/>
        </w:rPr>
        <w:t xml:space="preserve"> לצורך תכנון ובניה של פרויקט אחר  שלא בהסכמת המזמין.</w:t>
      </w:r>
    </w:p>
    <w:p w14:paraId="2A222876"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7B76FC7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1EC0A45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 xml:space="preserve">י הדין ו/או </w:t>
      </w:r>
      <w:proofErr w:type="spellStart"/>
      <w:r w:rsidRPr="000206FA">
        <w:rPr>
          <w:rFonts w:ascii="Times New Roman" w:eastAsia="Times New Roman" w:hAnsi="Times New Roman" w:cs="David"/>
          <w:color w:val="000000"/>
          <w:sz w:val="24"/>
          <w:szCs w:val="24"/>
          <w:rtl/>
          <w:lang w:eastAsia="he-IL"/>
        </w:rPr>
        <w:t>מכח</w:t>
      </w:r>
      <w:proofErr w:type="spellEnd"/>
      <w:r w:rsidRPr="000206FA">
        <w:rPr>
          <w:rFonts w:ascii="Times New Roman" w:eastAsia="Times New Roman" w:hAnsi="Times New Roman" w:cs="David"/>
          <w:color w:val="000000"/>
          <w:sz w:val="24"/>
          <w:szCs w:val="24"/>
          <w:rtl/>
          <w:lang w:eastAsia="he-IL"/>
        </w:rPr>
        <w:t xml:space="preserve"> צו הרחבה ו/או </w:t>
      </w:r>
      <w:proofErr w:type="spellStart"/>
      <w:r w:rsidRPr="000206FA">
        <w:rPr>
          <w:rFonts w:ascii="Times New Roman" w:eastAsia="Times New Roman" w:hAnsi="Times New Roman" w:cs="David"/>
          <w:color w:val="000000"/>
          <w:sz w:val="24"/>
          <w:szCs w:val="24"/>
          <w:rtl/>
          <w:lang w:eastAsia="he-IL"/>
        </w:rPr>
        <w:t>מכח</w:t>
      </w:r>
      <w:proofErr w:type="spellEnd"/>
      <w:r w:rsidRPr="000206FA">
        <w:rPr>
          <w:rFonts w:ascii="Times New Roman" w:eastAsia="Times New Roman" w:hAnsi="Times New Roman" w:cs="David"/>
          <w:color w:val="000000"/>
          <w:sz w:val="24"/>
          <w:szCs w:val="24"/>
          <w:rtl/>
          <w:lang w:eastAsia="he-IL"/>
        </w:rPr>
        <w:t xml:space="preserve"> הסכם כלשהו על עובד</w:t>
      </w:r>
      <w:r w:rsidRPr="000206FA">
        <w:rPr>
          <w:rFonts w:ascii="Times New Roman" w:eastAsia="Times New Roman" w:hAnsi="Times New Roman" w:cs="David" w:hint="cs"/>
          <w:sz w:val="20"/>
          <w:szCs w:val="24"/>
          <w:rtl/>
          <w:lang w:eastAsia="he-IL"/>
        </w:rPr>
        <w:t>.</w:t>
      </w:r>
    </w:p>
    <w:p w14:paraId="5F6D9D8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w:t>
      </w:r>
      <w:proofErr w:type="spellStart"/>
      <w:r w:rsidRPr="000206FA">
        <w:rPr>
          <w:rFonts w:ascii="Times New Roman" w:eastAsia="Times New Roman" w:hAnsi="Times New Roman" w:cs="David" w:hint="cs"/>
          <w:color w:val="000000"/>
          <w:sz w:val="24"/>
          <w:szCs w:val="24"/>
          <w:rtl/>
          <w:lang w:eastAsia="he-IL"/>
        </w:rPr>
        <w:t>שלוחיו</w:t>
      </w:r>
      <w:proofErr w:type="spellEnd"/>
      <w:r w:rsidRPr="000206FA">
        <w:rPr>
          <w:rFonts w:ascii="Times New Roman" w:eastAsia="Times New Roman" w:hAnsi="Times New Roman" w:cs="David" w:hint="cs"/>
          <w:color w:val="000000"/>
          <w:sz w:val="24"/>
          <w:szCs w:val="24"/>
          <w:rtl/>
          <w:lang w:eastAsia="he-IL"/>
        </w:rPr>
        <w:t xml:space="preserve"> ו/או אחר מטעמו או מטעמם של אלו</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color w:val="000000"/>
          <w:sz w:val="24"/>
          <w:szCs w:val="24"/>
          <w:rtl/>
          <w:lang w:eastAsia="he-IL"/>
        </w:rPr>
        <w:lastRenderedPageBreak/>
        <w:t>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B40606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w:t>
      </w:r>
      <w:proofErr w:type="spellStart"/>
      <w:r w:rsidRPr="000206FA">
        <w:rPr>
          <w:rFonts w:ascii="Times New Roman" w:eastAsia="Times New Roman" w:hAnsi="Times New Roman" w:cs="David"/>
          <w:sz w:val="20"/>
          <w:szCs w:val="24"/>
          <w:rtl/>
          <w:lang w:eastAsia="he-IL"/>
        </w:rPr>
        <w:t>ישא</w:t>
      </w:r>
      <w:proofErr w:type="spellEnd"/>
      <w:r w:rsidRPr="000206FA">
        <w:rPr>
          <w:rFonts w:ascii="Times New Roman" w:eastAsia="Times New Roman" w:hAnsi="Times New Roman" w:cs="David"/>
          <w:sz w:val="20"/>
          <w:szCs w:val="24"/>
          <w:rtl/>
          <w:lang w:eastAsia="he-IL"/>
        </w:rPr>
        <w:t xml:space="preserve"> לבדו </w:t>
      </w:r>
      <w:r w:rsidRPr="000206FA">
        <w:rPr>
          <w:rFonts w:ascii="Times New Roman" w:eastAsia="Times New Roman" w:hAnsi="Times New Roman" w:cs="David"/>
          <w:color w:val="000000"/>
          <w:sz w:val="24"/>
          <w:szCs w:val="24"/>
          <w:rtl/>
          <w:lang w:eastAsia="he-IL"/>
        </w:rPr>
        <w:t xml:space="preserve">בכל התשלומים ו/או </w:t>
      </w:r>
      <w:proofErr w:type="spellStart"/>
      <w:r w:rsidRPr="000206FA">
        <w:rPr>
          <w:rFonts w:ascii="Times New Roman" w:eastAsia="Times New Roman" w:hAnsi="Times New Roman" w:cs="David"/>
          <w:color w:val="000000"/>
          <w:sz w:val="24"/>
          <w:szCs w:val="24"/>
          <w:rtl/>
          <w:lang w:eastAsia="he-IL"/>
        </w:rPr>
        <w:t>המסים</w:t>
      </w:r>
      <w:proofErr w:type="spellEnd"/>
      <w:r w:rsidRPr="000206FA">
        <w:rPr>
          <w:rFonts w:ascii="Times New Roman" w:eastAsia="Times New Roman" w:hAnsi="Times New Roman" w:cs="David"/>
          <w:color w:val="000000"/>
          <w:sz w:val="24"/>
          <w:szCs w:val="24"/>
          <w:rtl/>
          <w:lang w:eastAsia="he-IL"/>
        </w:rPr>
        <w:t xml:space="preserve">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3FBE9FD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F06C7D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122D1039"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65D40603"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11F7A0D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63E24CB1"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7BA5146A"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070D18DA"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1C7F1DD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53A989B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2A160B6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2AC1206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4E05C88B"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4EEB5942"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35CC0DDF"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703CF621"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6DBB532F"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673346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4CAD1BEB"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2814E66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44D8DE8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4EDECA3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53FFCD7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ולאחר שקיבל מהמזמין התראה בכתב בגין כך, יהיה המזמין זכאי לבצע התחייבות זאת באמצעות בעל מקצוע </w:t>
      </w:r>
      <w:r w:rsidRPr="000206FA">
        <w:rPr>
          <w:rFonts w:ascii="Times New Roman" w:eastAsia="Times New Roman" w:hAnsi="Times New Roman" w:cs="David"/>
          <w:sz w:val="20"/>
          <w:szCs w:val="24"/>
          <w:rtl/>
          <w:lang w:eastAsia="he-IL"/>
        </w:rPr>
        <w:lastRenderedPageBreak/>
        <w:t>אחר וזאת מבלי לגרוע מאיזה מזכויותיו של המזמין לפי החוזה.</w:t>
      </w:r>
    </w:p>
    <w:p w14:paraId="177AE86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132E03B"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77D11A56"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BEC4C74"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233DD7A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16880A6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7C02C86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1CE4AB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32144224"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E3A30C0"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296D0F24"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57EAA64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5FFACA16"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3327A05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123EBDC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C02B65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טחון נוספים לאלה שננקטו על ידיו. במקרה של תקלה כלשהי למסמכים כאמור </w:t>
      </w:r>
      <w:r w:rsidRPr="000206FA">
        <w:rPr>
          <w:rFonts w:ascii="Times New Roman" w:eastAsia="Times New Roman" w:hAnsi="Times New Roman" w:cs="David"/>
          <w:sz w:val="20"/>
          <w:szCs w:val="24"/>
          <w:rtl/>
          <w:lang w:eastAsia="he-IL"/>
        </w:rPr>
        <w:lastRenderedPageBreak/>
        <w:t>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5F1ABD1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w:t>
      </w:r>
      <w:proofErr w:type="spellStart"/>
      <w:r w:rsidRPr="000206FA">
        <w:rPr>
          <w:rFonts w:ascii="Times New Roman" w:eastAsia="Times New Roman" w:hAnsi="Times New Roman" w:cs="David" w:hint="cs"/>
          <w:sz w:val="20"/>
          <w:szCs w:val="24"/>
          <w:rtl/>
          <w:lang w:eastAsia="he-IL"/>
        </w:rPr>
        <w:t>שלוחיו</w:t>
      </w:r>
      <w:proofErr w:type="spellEnd"/>
      <w:r w:rsidRPr="000206FA">
        <w:rPr>
          <w:rFonts w:ascii="Times New Roman" w:eastAsia="Times New Roman" w:hAnsi="Times New Roman" w:cs="David" w:hint="cs"/>
          <w:sz w:val="20"/>
          <w:szCs w:val="24"/>
          <w:rtl/>
          <w:lang w:eastAsia="he-IL"/>
        </w:rPr>
        <w:t xml:space="preserve">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1FD4004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231A979B"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4E36CE8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279EEEBC"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17397146"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11BB4F24"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59D7E135"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49E792E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53FABFC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559BAFF9"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0BAC144"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2795376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227C35C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1226E8D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w:t>
      </w:r>
      <w:proofErr w:type="spellStart"/>
      <w:r w:rsidRPr="000206FA">
        <w:rPr>
          <w:rFonts w:ascii="Times New Roman" w:eastAsia="Times New Roman" w:hAnsi="Times New Roman" w:cs="David"/>
          <w:sz w:val="20"/>
          <w:szCs w:val="24"/>
          <w:rtl/>
          <w:lang w:eastAsia="he-IL"/>
        </w:rPr>
        <w:t>כויתור</w:t>
      </w:r>
      <w:proofErr w:type="spellEnd"/>
      <w:r w:rsidRPr="000206FA">
        <w:rPr>
          <w:rFonts w:ascii="Times New Roman" w:eastAsia="Times New Roman" w:hAnsi="Times New Roman" w:cs="David"/>
          <w:sz w:val="20"/>
          <w:szCs w:val="24"/>
          <w:rtl/>
          <w:lang w:eastAsia="he-IL"/>
        </w:rPr>
        <w:t xml:space="preserve">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proofErr w:type="spellStart"/>
      <w:r w:rsidRPr="000206FA">
        <w:rPr>
          <w:rFonts w:ascii="Times New Roman" w:eastAsia="Times New Roman" w:hAnsi="Times New Roman" w:cs="David"/>
          <w:sz w:val="20"/>
          <w:szCs w:val="24"/>
          <w:rtl/>
          <w:lang w:eastAsia="he-IL"/>
        </w:rPr>
        <w:t>כויתור</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 קיום של תנאי 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79BF044C"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3014DE68"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BA50CE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75EDD56F"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4021EE6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206FA">
        <w:rPr>
          <w:rFonts w:ascii="Times New Roman" w:eastAsia="Times New Roman" w:hAnsi="Times New Roman" w:cs="David"/>
          <w:sz w:val="24"/>
          <w:szCs w:val="24"/>
          <w:rtl/>
          <w:lang w:eastAsia="he-IL"/>
        </w:rPr>
        <w:t>לס"ק</w:t>
      </w:r>
      <w:proofErr w:type="spellEnd"/>
      <w:r w:rsidRPr="000206FA">
        <w:rPr>
          <w:rFonts w:ascii="Times New Roman" w:eastAsia="Times New Roman" w:hAnsi="Times New Roman" w:cs="David"/>
          <w:sz w:val="24"/>
          <w:szCs w:val="24"/>
          <w:rtl/>
          <w:lang w:eastAsia="he-IL"/>
        </w:rPr>
        <w:t xml:space="preserve"> זה.</w:t>
      </w:r>
    </w:p>
    <w:p w14:paraId="70C38842"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184F379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213D5F3"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3E03930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2A2D80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206FA">
        <w:rPr>
          <w:rFonts w:ascii="Times New Roman" w:eastAsia="Times New Roman" w:hAnsi="Times New Roman" w:cs="David"/>
          <w:sz w:val="20"/>
          <w:szCs w:val="24"/>
          <w:rtl/>
          <w:lang w:eastAsia="he-IL"/>
        </w:rPr>
        <w:t>מורשי</w:t>
      </w:r>
      <w:proofErr w:type="spellEnd"/>
      <w:r w:rsidRPr="000206FA">
        <w:rPr>
          <w:rFonts w:ascii="Times New Roman" w:eastAsia="Times New Roman" w:hAnsi="Times New Roman" w:cs="David"/>
          <w:sz w:val="20"/>
          <w:szCs w:val="24"/>
          <w:rtl/>
          <w:lang w:eastAsia="he-IL"/>
        </w:rPr>
        <w:t xml:space="preserve"> החתימה של המזמין.</w:t>
      </w:r>
    </w:p>
    <w:p w14:paraId="2EB0A7C8"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4A216452"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7E126E42"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lastRenderedPageBreak/>
        <w:t>ולראיה באו הצדדים על החתום:</w:t>
      </w:r>
    </w:p>
    <w:p w14:paraId="241CDD54"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263A308"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3721045"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9E700E9" w14:textId="074E4E4C"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10" w:author="Kook Sec" w:date="2022-03-30T12:19:00Z">
            <w:r w:rsidR="00DE2665">
              <w:rPr>
                <w:rFonts w:ascii="Times New Roman" w:eastAsia="Times New Roman" w:hAnsi="Times New Roman" w:cs="David"/>
                <w:color w:val="00B0F0"/>
                <w:sz w:val="24"/>
                <w:szCs w:val="24"/>
                <w:u w:val="single"/>
                <w:rtl/>
                <w:lang w:eastAsia="he-IL"/>
              </w:rPr>
              <w:t>אגוטי</w:t>
            </w:r>
            <w:proofErr w:type="spellEnd"/>
            <w:r w:rsidR="00DE2665">
              <w:rPr>
                <w:rFonts w:ascii="Times New Roman" w:eastAsia="Times New Roman" w:hAnsi="Times New Roman" w:cs="David"/>
                <w:color w:val="00B0F0"/>
                <w:sz w:val="24"/>
                <w:szCs w:val="24"/>
                <w:u w:val="single"/>
                <w:rtl/>
                <w:lang w:eastAsia="he-IL"/>
              </w:rPr>
              <w:t xml:space="preserve"> איכות סביבה</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ins w:id="11" w:author="Kook Sec" w:date="2022-03-30T12:23:00Z">
            <w:r w:rsidR="00DE2665">
              <w:rPr>
                <w:rFonts w:ascii="Times New Roman" w:eastAsia="Times New Roman" w:hAnsi="Times New Roman" w:cs="David" w:hint="cs"/>
                <w:color w:val="00B0F0"/>
                <w:sz w:val="24"/>
                <w:szCs w:val="24"/>
                <w:rtl/>
                <w:lang w:eastAsia="he-IL"/>
              </w:rPr>
              <w:t>פ.א פיתוח ובנייה בירושלים בע"מ</w:t>
            </w:r>
          </w:ins>
        </w:sdtContent>
      </w:sdt>
    </w:p>
    <w:p w14:paraId="7E1AACF4"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606A0353"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0E7C90"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CD925A"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747212"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48DB40"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291027BA"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6BD0DF9D"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471F6A18"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B35EF77"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F306C69"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FBC0395"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AE26CA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702B4D" w14:textId="528D8B19"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2" w:author="Kook Sec" w:date="2022-03-30T12:23:00Z">
            <w:r w:rsidR="00DE2665">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3" w:author="Kook Sec" w:date="2022-03-30T12:17:00Z">
            <w:r w:rsidR="00DE2665">
              <w:rPr>
                <w:rFonts w:ascii="Times New Roman" w:eastAsia="Times New Roman" w:hAnsi="Times New Roman" w:cs="David" w:hint="cs"/>
                <w:color w:val="00B0F0"/>
                <w:sz w:val="24"/>
                <w:szCs w:val="24"/>
                <w:rtl/>
              </w:rPr>
              <w:t>רמת שרת מתחם דרומי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4" w:author="Kook Sec" w:date="2022-03-30T12:17:00Z">
            <w:r w:rsidR="00DE2665">
              <w:rPr>
                <w:rFonts w:ascii="Times New Roman" w:eastAsia="Times New Roman" w:hAnsi="Times New Roman" w:cs="David" w:hint="cs"/>
                <w:color w:val="00B0F0"/>
                <w:sz w:val="24"/>
                <w:szCs w:val="24"/>
                <w:rtl/>
              </w:rPr>
              <w:t>פ.א פיתוח ובנייה בירושלים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939E59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29A9AB"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725F00D3"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41AF9AA9"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CD108D" w14:textId="48D253C0"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5" w:author="Kook Sec" w:date="2022-03-30T12:23:00Z">
            <w:r w:rsidR="00DE2665">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3E00ABD1"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3ACC4C6A"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A9C5008"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B70E5B" w14:textId="6F61D262"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6" w:author="Kook Sec" w:date="2022-03-30T12:23:00Z">
            <w:r w:rsidR="00DE2665">
              <w:rPr>
                <w:rFonts w:ascii="Times New Roman" w:eastAsia="Times New Roman" w:hAnsi="Times New Roman" w:cs="David" w:hint="cs"/>
                <w:sz w:val="24"/>
                <w:szCs w:val="24"/>
                <w:rtl/>
                <w:lang w:eastAsia="he-IL"/>
              </w:rPr>
              <w:t xml:space="preserve">אבי </w:t>
            </w:r>
            <w:proofErr w:type="spellStart"/>
            <w:r w:rsidR="00DE2665">
              <w:rPr>
                <w:rFonts w:ascii="Times New Roman" w:eastAsia="Times New Roman" w:hAnsi="Times New Roman" w:cs="David" w:hint="cs"/>
                <w:sz w:val="24"/>
                <w:szCs w:val="24"/>
                <w:rtl/>
                <w:lang w:eastAsia="he-IL"/>
              </w:rPr>
              <w:t>ברטי</w:t>
            </w:r>
            <w:proofErr w:type="spellEnd"/>
            <w:r w:rsidR="00DE2665">
              <w:rPr>
                <w:rFonts w:ascii="Times New Roman" w:eastAsia="Times New Roman" w:hAnsi="Times New Roman" w:cs="David" w:hint="cs"/>
                <w:sz w:val="24"/>
                <w:szCs w:val="24"/>
                <w:rtl/>
                <w:lang w:eastAsia="he-IL"/>
              </w:rPr>
              <w:t xml:space="preserve"> לוי</w:t>
            </w:r>
          </w:ins>
        </w:sdtContent>
      </w:sdt>
    </w:p>
    <w:p w14:paraId="2EAEB5E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F84B6D4"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2166DC67"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22218C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711DA7C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BAE93F" w14:textId="1F900EF2"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7" w:author="Kook Sec" w:date="2022-03-30T12:23:00Z">
            <w:r w:rsidR="00DE2665">
              <w:rPr>
                <w:rFonts w:ascii="Times New Roman" w:eastAsia="Times New Roman" w:hAnsi="Times New Roman" w:cs="David" w:hint="cs"/>
                <w:color w:val="008000"/>
                <w:sz w:val="24"/>
                <w:szCs w:val="24"/>
                <w:rtl/>
                <w:lang w:eastAsia="he-IL"/>
              </w:rPr>
              <w:t xml:space="preserve">אלון </w:t>
            </w:r>
            <w:proofErr w:type="spellStart"/>
            <w:r w:rsidR="00DE2665">
              <w:rPr>
                <w:rFonts w:ascii="Times New Roman" w:eastAsia="Times New Roman" w:hAnsi="Times New Roman" w:cs="David" w:hint="cs"/>
                <w:color w:val="008000"/>
                <w:sz w:val="24"/>
                <w:szCs w:val="24"/>
                <w:rtl/>
                <w:lang w:eastAsia="he-IL"/>
              </w:rPr>
              <w:t>טופצ'יק</w:t>
            </w:r>
          </w:ins>
          <w:proofErr w:type="spellEnd"/>
        </w:sdtContent>
      </w:sdt>
    </w:p>
    <w:p w14:paraId="3292DFD8"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47A21FA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A56718" w14:textId="03D211CD"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8" w:author="Kook Sec" w:date="2022-03-30T12:24:00Z">
            <w:r w:rsidR="00DE2665">
              <w:rPr>
                <w:rFonts w:ascii="Times New Roman" w:eastAsia="Times New Roman" w:hAnsi="Times New Roman" w:cs="David" w:hint="cs"/>
                <w:color w:val="008000"/>
                <w:sz w:val="24"/>
                <w:szCs w:val="24"/>
                <w:rtl/>
                <w:lang w:eastAsia="he-IL"/>
              </w:rPr>
              <w:t xml:space="preserve">אלון </w:t>
            </w:r>
            <w:proofErr w:type="spellStart"/>
            <w:r w:rsidR="00DE2665">
              <w:rPr>
                <w:rFonts w:ascii="Times New Roman" w:eastAsia="Times New Roman" w:hAnsi="Times New Roman" w:cs="David" w:hint="cs"/>
                <w:color w:val="008000"/>
                <w:sz w:val="24"/>
                <w:szCs w:val="24"/>
                <w:rtl/>
                <w:lang w:eastAsia="he-IL"/>
              </w:rPr>
              <w:t>טופצ'יק</w:t>
            </w:r>
          </w:ins>
          <w:proofErr w:type="spellEnd"/>
        </w:sdtContent>
      </w:sdt>
    </w:p>
    <w:p w14:paraId="3170CF3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CB815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4D2D140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6670A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5FD09F7"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7742B4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EAC7DB5"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A5F76D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B5E500C"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C31BC92"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4CCD4D44" w14:textId="77777777" w:rsidTr="00C8505B">
        <w:tc>
          <w:tcPr>
            <w:tcW w:w="3366" w:type="dxa"/>
          </w:tcPr>
          <w:p w14:paraId="3B1BE935" w14:textId="0FC3E986" w:rsidR="00C8505B" w:rsidRDefault="00DE2665"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9" w:author="Kook Sec" w:date="2022-03-30T12:24:00Z">
                  <w:r>
                    <w:rPr>
                      <w:rFonts w:ascii="Times New Roman" w:eastAsia="Times New Roman" w:hAnsi="Times New Roman" w:cs="David" w:hint="cs"/>
                      <w:color w:val="008000"/>
                      <w:sz w:val="24"/>
                      <w:szCs w:val="24"/>
                      <w:rtl/>
                      <w:lang w:eastAsia="he-IL"/>
                    </w:rPr>
                    <w:t>50%</w:t>
                  </w:r>
                </w:ins>
              </w:sdtContent>
            </w:sdt>
          </w:p>
          <w:p w14:paraId="38CE6AA0"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1DD43D4" w14:textId="77777777" w:rsidR="00C8505B" w:rsidRDefault="00C8505B" w:rsidP="00C8505B">
            <w:pPr>
              <w:widowControl w:val="0"/>
              <w:spacing w:before="0" w:beforeAutospacing="0" w:after="0" w:afterAutospacing="0" w:line="240" w:lineRule="auto"/>
              <w:ind w:left="720"/>
              <w:outlineLvl w:val="2"/>
            </w:pPr>
          </w:p>
          <w:p w14:paraId="008015B4"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B1A105A"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1F2528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8547BAE"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C198101"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976BF15"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B8D598C"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8B156A7"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6563C2E"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754F7FC2"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05E52785"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4329DE7A"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848BAE6"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5936D57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27A7C36B"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6A00B882"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38B34EDC"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51E51C85"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5D8408E9"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2D56B062"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71B95BFE"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6F0B088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1553C4A5"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49ABA31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589B94B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63A4627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3462DF2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5017A62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364EB901"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051C3F19"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27AD4C7E"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3E5C5045"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76804061"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אשר יאושר מראש על ידי המזמין ובמקרה הצורך יוחלף מיידית על פי דרישת המזמין.</w:t>
      </w:r>
    </w:p>
    <w:p w14:paraId="3132B6DC"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019DE5E0"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lastRenderedPageBreak/>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21886E96"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צוות השרטטים של המהנדס יהיה כנדרש לתכנון ולהוצאת </w:t>
      </w:r>
      <w:proofErr w:type="spellStart"/>
      <w:r w:rsidRPr="000206FA">
        <w:rPr>
          <w:rFonts w:ascii="Times New Roman" w:eastAsia="Times New Roman" w:hAnsi="Times New Roman" w:cs="David"/>
          <w:sz w:val="24"/>
          <w:szCs w:val="24"/>
          <w:rtl/>
          <w:lang w:eastAsia="he-IL"/>
        </w:rPr>
        <w:t>תכניות</w:t>
      </w:r>
      <w:proofErr w:type="spellEnd"/>
      <w:r w:rsidRPr="000206FA">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0A072A6B"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4FF2F32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3666B157"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1CAE1F23" w14:textId="77777777" w:rsidR="0004388B" w:rsidRPr="0004388B" w:rsidRDefault="0004388B" w:rsidP="0004388B">
      <w:pPr>
        <w:pStyle w:val="af3"/>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w:t>
      </w:r>
      <w:proofErr w:type="spellStart"/>
      <w:r w:rsidRPr="0004388B">
        <w:rPr>
          <w:sz w:val="24"/>
          <w:szCs w:val="24"/>
          <w:rtl/>
          <w:lang w:eastAsia="he-IL"/>
        </w:rPr>
        <w:t>מימד</w:t>
      </w:r>
      <w:proofErr w:type="spellEnd"/>
      <w:r w:rsidRPr="0004388B">
        <w:rPr>
          <w:sz w:val="24"/>
          <w:szCs w:val="24"/>
          <w:rtl/>
          <w:lang w:eastAsia="he-IL"/>
        </w:rPr>
        <w:t>,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5EED54F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51E133A3"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4786DEFD"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1C256388"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1682727"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73B2FFB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35084B8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1A4610E6"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0D030A65"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8B27911"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01DB59BF"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570E9C53"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68FEEE0"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3ACBE63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3B4C63FD"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 xml:space="preserve">בקשר לכל הנושאים הקשורים בתכנון הפרויקט והתאמתו לבנייה ירוקה ולתקן ישראלי 5281 ו- 5282 ובקבלת הנחיות מהרשויות לתכנונו ולביצועו, לרבות ריכוז נתונים מהמתכננים </w:t>
      </w:r>
      <w:r w:rsidRPr="000206FA">
        <w:rPr>
          <w:rFonts w:ascii="Times New Roman" w:eastAsia="Times New Roman" w:hAnsi="Times New Roman" w:cs="David" w:hint="cs"/>
          <w:sz w:val="24"/>
          <w:szCs w:val="24"/>
          <w:rtl/>
          <w:lang w:eastAsia="he-IL"/>
        </w:rPr>
        <w:lastRenderedPageBreak/>
        <w:t>ויועצי הפרויקט בכל הקשור למאפייני הבנייה הירוקה של האתר וסביבתו.</w:t>
      </w:r>
    </w:p>
    <w:p w14:paraId="7CA4B2BA"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55699742"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4EDCAB6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2A83B87"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0B006ADC"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2A1031F9"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4A59E2D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755FD79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78DF761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2FC2BC2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5CB915F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438D3B0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1C1DD37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3F460286"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7BDBB26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365836E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713FA80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321D88B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321246E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023783E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26CD242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כל נושא אחר הקשור בפרויקט בתחום הבניה הירוקה ואיכות </w:t>
      </w:r>
      <w:r w:rsidRPr="000206FA">
        <w:rPr>
          <w:rFonts w:ascii="Times New Roman" w:eastAsia="Times New Roman" w:hAnsi="Times New Roman" w:cs="David" w:hint="cs"/>
          <w:sz w:val="24"/>
          <w:szCs w:val="24"/>
          <w:rtl/>
          <w:lang w:eastAsia="he-IL"/>
        </w:rPr>
        <w:lastRenderedPageBreak/>
        <w:t>הסביבה.</w:t>
      </w:r>
    </w:p>
    <w:p w14:paraId="26F05B63"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6DEEBB6E"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למתכננים וליועצים לבדיקת השלכות החלופות המוצעות על הנושאים שבתחום מומחיותם. תאום </w:t>
      </w:r>
      <w:proofErr w:type="spellStart"/>
      <w:r w:rsidRPr="000206FA">
        <w:rPr>
          <w:rFonts w:ascii="Times New Roman" w:eastAsia="Times New Roman" w:hAnsi="Times New Roman" w:cs="David" w:hint="cs"/>
          <w:sz w:val="24"/>
          <w:szCs w:val="24"/>
          <w:rtl/>
          <w:lang w:eastAsia="he-IL"/>
        </w:rPr>
        <w:t>התכניות</w:t>
      </w:r>
      <w:proofErr w:type="spellEnd"/>
      <w:r w:rsidRPr="000206FA">
        <w:rPr>
          <w:rFonts w:ascii="Times New Roman" w:eastAsia="Times New Roman" w:hAnsi="Times New Roman" w:cs="David" w:hint="cs"/>
          <w:sz w:val="24"/>
          <w:szCs w:val="24"/>
          <w:rtl/>
          <w:lang w:eastAsia="he-IL"/>
        </w:rPr>
        <w:t xml:space="preserve"> המוקדמות של היועצים עם </w:t>
      </w:r>
      <w:proofErr w:type="spellStart"/>
      <w:r w:rsidRPr="000206FA">
        <w:rPr>
          <w:rFonts w:ascii="Times New Roman" w:eastAsia="Times New Roman" w:hAnsi="Times New Roman" w:cs="David" w:hint="cs"/>
          <w:sz w:val="24"/>
          <w:szCs w:val="24"/>
          <w:rtl/>
          <w:lang w:eastAsia="he-IL"/>
        </w:rPr>
        <w:t>תכניות</w:t>
      </w:r>
      <w:proofErr w:type="spellEnd"/>
      <w:r w:rsidRPr="000206FA">
        <w:rPr>
          <w:rFonts w:ascii="Times New Roman" w:eastAsia="Times New Roman" w:hAnsi="Times New Roman" w:cs="David" w:hint="cs"/>
          <w:sz w:val="24"/>
          <w:szCs w:val="24"/>
          <w:rtl/>
          <w:lang w:eastAsia="he-IL"/>
        </w:rPr>
        <w:t xml:space="preserve">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7A995C53"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877D59C"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584AAC7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43C6650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2D1ED90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13786AF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0DAD1B0B"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44F33223"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40D74AF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1E6304C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בדיקת התאמת </w:t>
      </w:r>
      <w:proofErr w:type="spellStart"/>
      <w:r w:rsidRPr="000206FA">
        <w:rPr>
          <w:rFonts w:ascii="Times New Roman" w:eastAsia="Times New Roman" w:hAnsi="Times New Roman" w:cs="David" w:hint="cs"/>
          <w:sz w:val="24"/>
          <w:szCs w:val="24"/>
          <w:rtl/>
          <w:lang w:eastAsia="he-IL"/>
        </w:rPr>
        <w:t>התכניות</w:t>
      </w:r>
      <w:proofErr w:type="spellEnd"/>
      <w:r w:rsidRPr="000206FA">
        <w:rPr>
          <w:rFonts w:ascii="Times New Roman" w:eastAsia="Times New Roman" w:hAnsi="Times New Roman" w:cs="David" w:hint="cs"/>
          <w:sz w:val="24"/>
          <w:szCs w:val="24"/>
          <w:rtl/>
          <w:lang w:eastAsia="he-IL"/>
        </w:rPr>
        <w:t>,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57BAF81F"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3ACD8F1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ביצוע השלמות והכנת דו"חות שנדרשו בשלב הקודם לקבלת הניקוד, כגון: הצללות חיצוניות ופנים המבנה, תכנית ניהול אתר, תכנון ביו-אקלימי </w:t>
      </w:r>
      <w:proofErr w:type="spellStart"/>
      <w:r w:rsidRPr="000206FA">
        <w:rPr>
          <w:rFonts w:ascii="Times New Roman" w:eastAsia="Times New Roman" w:hAnsi="Times New Roman" w:cs="David" w:hint="cs"/>
          <w:sz w:val="24"/>
          <w:szCs w:val="24"/>
          <w:rtl/>
          <w:lang w:eastAsia="he-IL"/>
        </w:rPr>
        <w:t>וכו</w:t>
      </w:r>
      <w:proofErr w:type="spellEnd"/>
      <w:r w:rsidRPr="000206FA">
        <w:rPr>
          <w:rFonts w:ascii="Times New Roman" w:eastAsia="Times New Roman" w:hAnsi="Times New Roman" w:cs="David" w:hint="cs"/>
          <w:sz w:val="24"/>
          <w:szCs w:val="24"/>
          <w:rtl/>
          <w:lang w:eastAsia="he-IL"/>
        </w:rPr>
        <w:t>'.</w:t>
      </w:r>
    </w:p>
    <w:p w14:paraId="7AF6FFF4"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0C61FFC"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קבלת דו"חות מיועצים אחרים והטמעתם באוגדן המוגש כגון: אקולוגיית אתר, סקר היסטורי של מזהמי קרקע, אקוסטיקה, קרינה, הידרולוגיה </w:t>
      </w:r>
      <w:proofErr w:type="spellStart"/>
      <w:r w:rsidRPr="000206FA">
        <w:rPr>
          <w:rFonts w:ascii="Times New Roman" w:eastAsia="Times New Roman" w:hAnsi="Times New Roman" w:cs="David" w:hint="cs"/>
          <w:sz w:val="24"/>
          <w:szCs w:val="24"/>
          <w:rtl/>
          <w:lang w:eastAsia="he-IL"/>
        </w:rPr>
        <w:t>וכו</w:t>
      </w:r>
      <w:proofErr w:type="spellEnd"/>
      <w:r w:rsidRPr="000206FA">
        <w:rPr>
          <w:rFonts w:ascii="Times New Roman" w:eastAsia="Times New Roman" w:hAnsi="Times New Roman" w:cs="David" w:hint="cs"/>
          <w:sz w:val="24"/>
          <w:szCs w:val="24"/>
          <w:rtl/>
          <w:lang w:eastAsia="he-IL"/>
        </w:rPr>
        <w:t>'.</w:t>
      </w:r>
    </w:p>
    <w:p w14:paraId="7BC5F98F"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503DC4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3025ACD0"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30638380"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74B89A7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690AC6A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5D75005D"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6C9BD2FD"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סיוע להכנת אומדן משוער של מחיר מרכיבי הבניה הירוקה של הפרויקט.</w:t>
      </w:r>
    </w:p>
    <w:p w14:paraId="30FA20A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6C2AFE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75E334F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2872DD57"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59A219B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3AC1436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234433B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A80D72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0BCA238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4C17BE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6DBC58C3"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6DA621FB"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19727ED1"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בדיקת התאמתן של </w:t>
      </w:r>
      <w:proofErr w:type="spellStart"/>
      <w:r w:rsidRPr="000206FA">
        <w:rPr>
          <w:rFonts w:ascii="Times New Roman" w:eastAsia="Times New Roman" w:hAnsi="Times New Roman" w:cs="David" w:hint="cs"/>
          <w:sz w:val="24"/>
          <w:szCs w:val="24"/>
          <w:rtl/>
          <w:lang w:eastAsia="he-IL"/>
        </w:rPr>
        <w:t>התכניות</w:t>
      </w:r>
      <w:proofErr w:type="spellEnd"/>
      <w:r w:rsidRPr="000206FA">
        <w:rPr>
          <w:rFonts w:ascii="Times New Roman" w:eastAsia="Times New Roman" w:hAnsi="Times New Roman" w:cs="David" w:hint="cs"/>
          <w:sz w:val="24"/>
          <w:szCs w:val="24"/>
          <w:rtl/>
          <w:lang w:eastAsia="he-IL"/>
        </w:rPr>
        <w:t xml:space="preserve">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5877C94D"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067283B7"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7233B6CE"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4F8E6EF"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1BC04075"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397595FB"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w:t>
      </w:r>
      <w:proofErr w:type="spellStart"/>
      <w:r w:rsidRPr="000206FA">
        <w:rPr>
          <w:rFonts w:ascii="Times New Roman" w:eastAsia="Times New Roman" w:hAnsi="Times New Roman" w:cs="David" w:hint="cs"/>
          <w:sz w:val="24"/>
          <w:szCs w:val="24"/>
          <w:rtl/>
          <w:lang w:eastAsia="he-IL"/>
        </w:rPr>
        <w:t>תכניות</w:t>
      </w:r>
      <w:proofErr w:type="spellEnd"/>
      <w:r w:rsidRPr="000206FA">
        <w:rPr>
          <w:rFonts w:ascii="Times New Roman" w:eastAsia="Times New Roman" w:hAnsi="Times New Roman" w:cs="David" w:hint="cs"/>
          <w:sz w:val="24"/>
          <w:szCs w:val="24"/>
          <w:rtl/>
          <w:lang w:eastAsia="he-IL"/>
        </w:rPr>
        <w:t xml:space="preserve">,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6F0790FA"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051BC03"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w:t>
      </w:r>
      <w:proofErr w:type="spellStart"/>
      <w:r w:rsidRPr="000206FA">
        <w:rPr>
          <w:rFonts w:ascii="Times New Roman" w:eastAsia="Times New Roman" w:hAnsi="Times New Roman" w:cs="David"/>
          <w:sz w:val="24"/>
          <w:szCs w:val="24"/>
          <w:rtl/>
          <w:lang w:eastAsia="he-IL"/>
        </w:rPr>
        <w:t>ואומדן</w:t>
      </w:r>
      <w:proofErr w:type="spellEnd"/>
      <w:r w:rsidRPr="000206FA">
        <w:rPr>
          <w:rFonts w:ascii="Times New Roman" w:eastAsia="Times New Roman" w:hAnsi="Times New Roman" w:cs="David"/>
          <w:sz w:val="24"/>
          <w:szCs w:val="24"/>
          <w:rtl/>
          <w:lang w:eastAsia="he-IL"/>
        </w:rPr>
        <w:t xml:space="preserve">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2AA675DD"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F0470A8"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7862C0E8"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7F8F895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4095325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36B80134"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מתן אישור בכתב </w:t>
      </w:r>
      <w:proofErr w:type="spellStart"/>
      <w:r w:rsidRPr="000206FA">
        <w:rPr>
          <w:rFonts w:ascii="Times New Roman" w:eastAsia="Times New Roman" w:hAnsi="Times New Roman" w:cs="David" w:hint="cs"/>
          <w:sz w:val="24"/>
          <w:szCs w:val="24"/>
          <w:rtl/>
          <w:lang w:eastAsia="he-IL"/>
        </w:rPr>
        <w:t>לתכניות</w:t>
      </w:r>
      <w:proofErr w:type="spellEnd"/>
      <w:r w:rsidRPr="000206FA">
        <w:rPr>
          <w:rFonts w:ascii="Times New Roman" w:eastAsia="Times New Roman" w:hAnsi="Times New Roman" w:cs="David" w:hint="cs"/>
          <w:sz w:val="24"/>
          <w:szCs w:val="24"/>
          <w:rtl/>
          <w:lang w:eastAsia="he-IL"/>
        </w:rPr>
        <w:t xml:space="preserve"> לביצוע של היועצים.</w:t>
      </w:r>
    </w:p>
    <w:p w14:paraId="4C12EF1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0D6A74D0"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סיוע לעדכון מפרטי המכר ואישור הנוסח וההתאמה לתכנון.</w:t>
      </w:r>
    </w:p>
    <w:p w14:paraId="480FF8EC"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7CD59C4"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הכנסת שינויים </w:t>
      </w:r>
      <w:proofErr w:type="spellStart"/>
      <w:r w:rsidRPr="000206FA">
        <w:rPr>
          <w:rFonts w:ascii="Times New Roman" w:eastAsia="Times New Roman" w:hAnsi="Times New Roman" w:cs="David" w:hint="cs"/>
          <w:sz w:val="24"/>
          <w:szCs w:val="24"/>
          <w:rtl/>
          <w:lang w:eastAsia="he-IL"/>
        </w:rPr>
        <w:t>בתכניות</w:t>
      </w:r>
      <w:proofErr w:type="spellEnd"/>
      <w:r w:rsidRPr="000206FA">
        <w:rPr>
          <w:rFonts w:ascii="Times New Roman" w:eastAsia="Times New Roman" w:hAnsi="Times New Roman" w:cs="David" w:hint="cs"/>
          <w:sz w:val="24"/>
          <w:szCs w:val="24"/>
          <w:rtl/>
          <w:lang w:eastAsia="he-IL"/>
        </w:rPr>
        <w:t xml:space="preserve"> לפי דרישת המזמין.</w:t>
      </w:r>
    </w:p>
    <w:p w14:paraId="0BF97A7D"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CDCCF6B"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3E0E3D0C"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4348D4E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5C1C1F5E"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3DEC529C"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2E29EF02"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19C2EC62"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בדיקת הצעות אלטרנטיביות לביצוע אשר תוגשנה ע"י הקבלנים, ומתן </w:t>
      </w:r>
      <w:proofErr w:type="spellStart"/>
      <w:r w:rsidRPr="000206FA">
        <w:rPr>
          <w:rFonts w:ascii="Times New Roman" w:eastAsia="Times New Roman" w:hAnsi="Times New Roman" w:cs="David"/>
          <w:sz w:val="24"/>
          <w:szCs w:val="24"/>
          <w:rtl/>
          <w:lang w:eastAsia="he-IL"/>
        </w:rPr>
        <w:t>חוו"ד</w:t>
      </w:r>
      <w:proofErr w:type="spellEnd"/>
      <w:r w:rsidRPr="000206FA">
        <w:rPr>
          <w:rFonts w:ascii="Times New Roman" w:eastAsia="Times New Roman" w:hAnsi="Times New Roman" w:cs="David"/>
          <w:sz w:val="24"/>
          <w:szCs w:val="24"/>
          <w:rtl/>
          <w:lang w:eastAsia="he-IL"/>
        </w:rPr>
        <w:t xml:space="preserve"> לחברה על ההצעות.</w:t>
      </w:r>
    </w:p>
    <w:p w14:paraId="65F3181B"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9F0BFF7"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64013FBE"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1EF75423"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11637CB6"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30B41C39"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08AB82D6"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36C7143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0E5EB4CF"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24B193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ליווי תהליך הבניה ופיקוח עליון בביקורים באתר הפרויקט ובמפעלי הייצור על ביצוע העבודות ואיכותן, לרבות בדיקות הקרקע, המים וגזי הקרקע, בהתאם </w:t>
      </w:r>
      <w:proofErr w:type="spellStart"/>
      <w:r w:rsidRPr="000206FA">
        <w:rPr>
          <w:rFonts w:ascii="Times New Roman" w:eastAsia="Times New Roman" w:hAnsi="Times New Roman" w:cs="David"/>
          <w:sz w:val="24"/>
          <w:szCs w:val="24"/>
          <w:rtl/>
          <w:lang w:eastAsia="he-IL"/>
        </w:rPr>
        <w:t>לתכניות</w:t>
      </w:r>
      <w:proofErr w:type="spellEnd"/>
      <w:r w:rsidRPr="000206FA">
        <w:rPr>
          <w:rFonts w:ascii="Times New Roman" w:eastAsia="Times New Roman" w:hAnsi="Times New Roman" w:cs="David"/>
          <w:sz w:val="24"/>
          <w:szCs w:val="24"/>
          <w:rtl/>
          <w:lang w:eastAsia="he-IL"/>
        </w:rPr>
        <w:t xml:space="preserve"> ולמפרטים, במהלך ביצוע העבודות, לפני מסירת העבודות למזמין ובתקופת הבדק.</w:t>
      </w:r>
    </w:p>
    <w:p w14:paraId="7613B07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C65C2B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16EC89BB"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B6C7FE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5C73D13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22E982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ליווי פינוי קרקע מזוהמת, מעקב ובקרה אחר פעולות הקבלן והסדרת רישום מוסדר של פינוי הקרקע המזוהמת,  הכנת תכנית לביצוע דיגום מוודא, אישורה במשרד </w:t>
      </w:r>
      <w:proofErr w:type="spellStart"/>
      <w:r w:rsidRPr="000206FA">
        <w:rPr>
          <w:rFonts w:ascii="Times New Roman" w:eastAsia="Times New Roman" w:hAnsi="Times New Roman" w:cs="David" w:hint="cs"/>
          <w:sz w:val="24"/>
          <w:szCs w:val="24"/>
          <w:rtl/>
          <w:lang w:eastAsia="he-IL"/>
        </w:rPr>
        <w:t>הג"ס</w:t>
      </w:r>
      <w:proofErr w:type="spellEnd"/>
      <w:r w:rsidRPr="000206FA">
        <w:rPr>
          <w:rFonts w:ascii="Times New Roman" w:eastAsia="Times New Roman" w:hAnsi="Times New Roman" w:cs="David" w:hint="cs"/>
          <w:sz w:val="24"/>
          <w:szCs w:val="24"/>
          <w:rtl/>
          <w:lang w:eastAsia="he-IL"/>
        </w:rPr>
        <w:t xml:space="preserve"> וליווי הטיפול בנדון (ביצוע הדיגום והבדיקות על ידי חברה מאושרת – בתשלום נפרד), עד לקבלת אישור המשרד </w:t>
      </w:r>
      <w:proofErr w:type="spellStart"/>
      <w:r w:rsidRPr="000206FA">
        <w:rPr>
          <w:rFonts w:ascii="Times New Roman" w:eastAsia="Times New Roman" w:hAnsi="Times New Roman" w:cs="David" w:hint="cs"/>
          <w:sz w:val="24"/>
          <w:szCs w:val="24"/>
          <w:rtl/>
          <w:lang w:eastAsia="he-IL"/>
        </w:rPr>
        <w:t>להג"ס</w:t>
      </w:r>
      <w:proofErr w:type="spellEnd"/>
      <w:r w:rsidRPr="000206FA">
        <w:rPr>
          <w:rFonts w:ascii="Times New Roman" w:eastAsia="Times New Roman" w:hAnsi="Times New Roman" w:cs="David" w:hint="cs"/>
          <w:sz w:val="24"/>
          <w:szCs w:val="24"/>
          <w:rtl/>
          <w:lang w:eastAsia="he-IL"/>
        </w:rPr>
        <w:t xml:space="preserve"> על השלמת הטיפול בקרקע המזוהמת ובגזי הקרקע במתחם הנדון, על כל הכרוך בכך, לרבות עריכת דו"חות, ניתוח תוצאות בדיקות, ישיבות עם הגורמים ברשויות וכדומה.</w:t>
      </w:r>
    </w:p>
    <w:p w14:paraId="308EFFB5"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78F494C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59FD525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64CB3BD"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הדרכה ומתן הסברים למנהל, ליועצים, לקבלנים ולמפקח, במידה </w:t>
      </w:r>
      <w:r w:rsidRPr="000206FA">
        <w:rPr>
          <w:rFonts w:ascii="Times New Roman" w:eastAsia="Times New Roman" w:hAnsi="Times New Roman" w:cs="David" w:hint="cs"/>
          <w:sz w:val="24"/>
          <w:szCs w:val="24"/>
          <w:rtl/>
          <w:lang w:eastAsia="he-IL"/>
        </w:rPr>
        <w:lastRenderedPageBreak/>
        <w:t>ונתמנה כזה לפיקוח על העבודות, הדרכה ומתן הסברים לקבלני העבודות באתר ומחוצה לו.</w:t>
      </w:r>
    </w:p>
    <w:p w14:paraId="2798353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153EA43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1F2DFFDD"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2BD71C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78C233A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4D45A55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עדכון </w:t>
      </w:r>
      <w:proofErr w:type="spellStart"/>
      <w:r w:rsidRPr="000206FA">
        <w:rPr>
          <w:rFonts w:ascii="Times New Roman" w:eastAsia="Times New Roman" w:hAnsi="Times New Roman" w:cs="David" w:hint="cs"/>
          <w:sz w:val="24"/>
          <w:szCs w:val="24"/>
          <w:rtl/>
          <w:lang w:eastAsia="he-IL"/>
        </w:rPr>
        <w:t>התכניות</w:t>
      </w:r>
      <w:proofErr w:type="spellEnd"/>
      <w:r w:rsidRPr="000206FA">
        <w:rPr>
          <w:rFonts w:ascii="Times New Roman" w:eastAsia="Times New Roman" w:hAnsi="Times New Roman" w:cs="David" w:hint="cs"/>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3E55361"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FBC500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w:t>
      </w:r>
      <w:proofErr w:type="spellStart"/>
      <w:r w:rsidRPr="000206FA">
        <w:rPr>
          <w:rFonts w:ascii="Times New Roman" w:eastAsia="Times New Roman" w:hAnsi="Times New Roman" w:cs="David" w:hint="cs"/>
          <w:sz w:val="24"/>
          <w:szCs w:val="24"/>
          <w:rtl/>
          <w:lang w:eastAsia="he-IL"/>
        </w:rPr>
        <w:t>תכניות</w:t>
      </w:r>
      <w:proofErr w:type="spellEnd"/>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w:t>
      </w:r>
      <w:proofErr w:type="spellStart"/>
      <w:r w:rsidRPr="000206FA">
        <w:rPr>
          <w:rFonts w:ascii="Times New Roman" w:eastAsia="Times New Roman" w:hAnsi="Times New Roman" w:cs="David" w:hint="cs"/>
          <w:sz w:val="24"/>
          <w:szCs w:val="24"/>
          <w:rtl/>
          <w:lang w:eastAsia="he-IL"/>
        </w:rPr>
        <w:t>תכניות</w:t>
      </w:r>
      <w:proofErr w:type="spellEnd"/>
      <w:r w:rsidRPr="000206FA">
        <w:rPr>
          <w:rFonts w:ascii="Times New Roman" w:eastAsia="Times New Roman" w:hAnsi="Times New Roman" w:cs="David" w:hint="cs"/>
          <w:sz w:val="24"/>
          <w:szCs w:val="24"/>
          <w:rtl/>
          <w:lang w:eastAsia="he-IL"/>
        </w:rPr>
        <w:t xml:space="preserve"> ושיכללו שנויים שבוצעו בתכנון ו/או בביצוע בזמן ביצוע העבודה. </w:t>
      </w:r>
    </w:p>
    <w:p w14:paraId="4656372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48F294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3330C0D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063162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2454CCE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445766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57DB7DD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A77A50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7B03DEE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E8B356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אישור נכונות ותאימות מלאה של כל מסמכי העדות, תיקי מתקן וכדו', של כל הקבלנים שעבדו על פי </w:t>
      </w:r>
      <w:proofErr w:type="spellStart"/>
      <w:r w:rsidRPr="000206FA">
        <w:rPr>
          <w:rFonts w:ascii="Times New Roman" w:eastAsia="Times New Roman" w:hAnsi="Times New Roman" w:cs="David" w:hint="cs"/>
          <w:sz w:val="24"/>
          <w:szCs w:val="24"/>
          <w:rtl/>
          <w:lang w:eastAsia="he-IL"/>
        </w:rPr>
        <w:t>התכניות</w:t>
      </w:r>
      <w:proofErr w:type="spellEnd"/>
      <w:r w:rsidRPr="000206FA">
        <w:rPr>
          <w:rFonts w:ascii="Times New Roman" w:eastAsia="Times New Roman" w:hAnsi="Times New Roman" w:cs="David" w:hint="cs"/>
          <w:sz w:val="24"/>
          <w:szCs w:val="24"/>
          <w:rtl/>
          <w:lang w:eastAsia="he-IL"/>
        </w:rPr>
        <w:t xml:space="preserve">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1D8DC45C"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2B2B98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7D83CA5A"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43F6D0E3"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6EB8676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336403E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1EF6B05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8D7403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74C72C35"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17F7F04E"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1DCAAE5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38EF675"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lastRenderedPageBreak/>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1E91987C"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2938671"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w:t>
      </w:r>
      <w:proofErr w:type="spellStart"/>
      <w:r w:rsidRPr="000206FA">
        <w:rPr>
          <w:rFonts w:ascii="Times New Roman" w:eastAsia="Times New Roman" w:hAnsi="Times New Roman" w:cs="David" w:hint="cs"/>
          <w:sz w:val="24"/>
          <w:szCs w:val="24"/>
          <w:rtl/>
          <w:lang w:eastAsia="he-IL"/>
        </w:rPr>
        <w:t>לתכניותיו</w:t>
      </w:r>
      <w:proofErr w:type="spellEnd"/>
      <w:r w:rsidRPr="000206FA">
        <w:rPr>
          <w:rFonts w:ascii="Times New Roman" w:eastAsia="Times New Roman" w:hAnsi="Times New Roman" w:cs="David" w:hint="cs"/>
          <w:sz w:val="24"/>
          <w:szCs w:val="24"/>
          <w:rtl/>
          <w:lang w:eastAsia="he-IL"/>
        </w:rPr>
        <w:t xml:space="preserve">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00997C2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1B3C117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6A762E3C"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52D8A7BF"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5CA83AC7"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3CE3CFD1"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0AA8518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64B8DC3"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4B8A721E"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1948C18B"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1735A067"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7F575E0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55BEAE0C"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F27E01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07CCDB7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90C9A3B"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385AB2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A035886"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7D67DB5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1457014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8D81AA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4583D5D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B0143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703694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8EA9BB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657E6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5FAFCA4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EFE5D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לאישור המזמין בהתאם ללוח הזמנים </w:t>
      </w:r>
      <w:proofErr w:type="spellStart"/>
      <w:r w:rsidRPr="000206FA">
        <w:rPr>
          <w:rFonts w:ascii="Times New Roman" w:eastAsia="Times New Roman" w:hAnsi="Times New Roman" w:cs="David"/>
          <w:sz w:val="20"/>
          <w:szCs w:val="24"/>
          <w:rtl/>
          <w:lang w:eastAsia="he-IL"/>
        </w:rPr>
        <w:t>והתכניות</w:t>
      </w:r>
      <w:proofErr w:type="spellEnd"/>
      <w:r w:rsidRPr="000206FA">
        <w:rPr>
          <w:rFonts w:ascii="Times New Roman" w:eastAsia="Times New Roman" w:hAnsi="Times New Roman" w:cs="David"/>
          <w:sz w:val="20"/>
          <w:szCs w:val="24"/>
          <w:rtl/>
          <w:lang w:eastAsia="he-IL"/>
        </w:rPr>
        <w:t xml:space="preserve"> לא תיחשבנה כמושלמות עד לקבלת אישור המזמין.</w:t>
      </w:r>
    </w:p>
    <w:p w14:paraId="0F51B0C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F8121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w:t>
      </w:r>
      <w:proofErr w:type="spellStart"/>
      <w:r w:rsidRPr="000206FA">
        <w:rPr>
          <w:rFonts w:ascii="Times New Roman" w:eastAsia="Times New Roman" w:hAnsi="Times New Roman" w:cs="David"/>
          <w:sz w:val="20"/>
          <w:szCs w:val="24"/>
          <w:rtl/>
          <w:lang w:eastAsia="he-IL"/>
        </w:rPr>
        <w:t>התכניות</w:t>
      </w:r>
      <w:proofErr w:type="spellEnd"/>
      <w:r w:rsidRPr="000206FA">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w:t>
      </w:r>
      <w:proofErr w:type="spellStart"/>
      <w:r w:rsidRPr="000206FA">
        <w:rPr>
          <w:rFonts w:ascii="Times New Roman" w:eastAsia="Times New Roman" w:hAnsi="Times New Roman" w:cs="David"/>
          <w:sz w:val="20"/>
          <w:szCs w:val="24"/>
          <w:rtl/>
          <w:lang w:eastAsia="he-IL"/>
        </w:rPr>
        <w:t>תכניות</w:t>
      </w:r>
      <w:proofErr w:type="spellEnd"/>
      <w:r w:rsidRPr="000206FA">
        <w:rPr>
          <w:rFonts w:ascii="Times New Roman" w:eastAsia="Times New Roman" w:hAnsi="Times New Roman" w:cs="David"/>
          <w:sz w:val="20"/>
          <w:szCs w:val="24"/>
          <w:rtl/>
          <w:lang w:eastAsia="he-IL"/>
        </w:rPr>
        <w:t xml:space="preserve">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06DA0A7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D04D78"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5338F76B"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78A36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6E2196F5"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19A92E77"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0A684FA5"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EC41A32"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42DE547"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FC1AAF7"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3C874DD"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C37FF6E"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5B4EDAD4"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 xml:space="preserve">ני - המבנה שהוקם לראשונה עפ"י </w:t>
      </w:r>
      <w:proofErr w:type="spellStart"/>
      <w:r>
        <w:rPr>
          <w:rFonts w:ascii="Times New Roman" w:eastAsia="Times New Roman" w:hAnsi="Times New Roman" w:cs="David"/>
          <w:sz w:val="24"/>
          <w:szCs w:val="24"/>
          <w:rtl/>
          <w:lang w:eastAsia="he-IL"/>
        </w:rPr>
        <w:t>ת</w:t>
      </w:r>
      <w:r w:rsidRPr="00C521D8">
        <w:rPr>
          <w:rFonts w:ascii="Times New Roman" w:eastAsia="Times New Roman" w:hAnsi="Times New Roman" w:cs="David"/>
          <w:sz w:val="24"/>
          <w:szCs w:val="24"/>
          <w:rtl/>
          <w:lang w:eastAsia="he-IL"/>
        </w:rPr>
        <w:t>כניותיו</w:t>
      </w:r>
      <w:proofErr w:type="spellEnd"/>
      <w:r w:rsidRPr="00C521D8">
        <w:rPr>
          <w:rFonts w:ascii="Times New Roman" w:eastAsia="Times New Roman" w:hAnsi="Times New Roman" w:cs="David"/>
          <w:sz w:val="24"/>
          <w:szCs w:val="24"/>
          <w:rtl/>
          <w:lang w:eastAsia="he-IL"/>
        </w:rPr>
        <w:t xml:space="preserve">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7B2DD5DF"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872CA91"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 xml:space="preserve">תו או בחלקו עפ"י </w:t>
      </w:r>
      <w:proofErr w:type="spellStart"/>
      <w:r>
        <w:rPr>
          <w:rFonts w:ascii="Times New Roman" w:eastAsia="Times New Roman" w:hAnsi="Times New Roman" w:cs="David"/>
          <w:sz w:val="24"/>
          <w:szCs w:val="24"/>
          <w:rtl/>
          <w:lang w:eastAsia="he-IL"/>
        </w:rPr>
        <w:t>ת</w:t>
      </w:r>
      <w:r w:rsidRPr="00C521D8">
        <w:rPr>
          <w:rFonts w:ascii="Times New Roman" w:eastAsia="Times New Roman" w:hAnsi="Times New Roman" w:cs="David"/>
          <w:sz w:val="24"/>
          <w:szCs w:val="24"/>
          <w:rtl/>
          <w:lang w:eastAsia="he-IL"/>
        </w:rPr>
        <w:t>כניותיו</w:t>
      </w:r>
      <w:proofErr w:type="spellEnd"/>
      <w:r w:rsidRPr="00C521D8">
        <w:rPr>
          <w:rFonts w:ascii="Times New Roman" w:eastAsia="Times New Roman" w:hAnsi="Times New Roman" w:cs="David"/>
          <w:sz w:val="24"/>
          <w:szCs w:val="24"/>
          <w:rtl/>
          <w:lang w:eastAsia="he-IL"/>
        </w:rPr>
        <w:t xml:space="preserve">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 xml:space="preserve">רש או במגרש אחר, בין אם על פי </w:t>
      </w:r>
      <w:proofErr w:type="spellStart"/>
      <w:r>
        <w:rPr>
          <w:rFonts w:ascii="Times New Roman" w:eastAsia="Times New Roman" w:hAnsi="Times New Roman" w:cs="David"/>
          <w:sz w:val="24"/>
          <w:szCs w:val="24"/>
          <w:rtl/>
          <w:lang w:eastAsia="he-IL"/>
        </w:rPr>
        <w:t>ת</w:t>
      </w:r>
      <w:r w:rsidRPr="00C521D8">
        <w:rPr>
          <w:rFonts w:ascii="Times New Roman" w:eastAsia="Times New Roman" w:hAnsi="Times New Roman" w:cs="David"/>
          <w:sz w:val="24"/>
          <w:szCs w:val="24"/>
          <w:rtl/>
          <w:lang w:eastAsia="he-IL"/>
        </w:rPr>
        <w:t>כניות</w:t>
      </w:r>
      <w:proofErr w:type="spellEnd"/>
      <w:r w:rsidRPr="00C521D8">
        <w:rPr>
          <w:rFonts w:ascii="Times New Roman" w:eastAsia="Times New Roman" w:hAnsi="Times New Roman" w:cs="David"/>
          <w:sz w:val="24"/>
          <w:szCs w:val="24"/>
          <w:rtl/>
          <w:lang w:eastAsia="he-IL"/>
        </w:rPr>
        <w:t xml:space="preserve">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6D1EE92"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4EBA4555"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5B02B61A"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210F6B0"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FD47F5A"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06266921"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A9BCAC4"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15BE8863"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498306DF"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42AB68BC"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44DDD85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0DC0D4C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B07E7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42F135DC"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3AAC1875"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77330AAE"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t>לאחר גמר תכנון מוקדם, ו</w:t>
      </w:r>
      <w:r w:rsidR="0004388B">
        <w:rPr>
          <w:rFonts w:ascii="Times New Roman" w:eastAsia="Times New Roman" w:hAnsi="Times New Roman" w:cs="David"/>
          <w:sz w:val="24"/>
          <w:szCs w:val="24"/>
          <w:rtl/>
          <w:lang w:eastAsia="he-IL"/>
        </w:rPr>
        <w:t>אישור שלב עבודות זה 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3</w:t>
      </w:r>
      <w:r w:rsidRPr="000206FA">
        <w:rPr>
          <w:rFonts w:ascii="Times New Roman" w:eastAsia="Times New Roman" w:hAnsi="Times New Roman" w:cs="David"/>
          <w:sz w:val="24"/>
          <w:szCs w:val="24"/>
          <w:rtl/>
          <w:lang w:eastAsia="he-IL"/>
        </w:rPr>
        <w:t>0%</w:t>
      </w:r>
    </w:p>
    <w:p w14:paraId="7C2DAEAB"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t xml:space="preserve">לאחר גמר התכנון הסופי, </w:t>
      </w:r>
      <w:r w:rsidRPr="000206FA">
        <w:rPr>
          <w:rFonts w:ascii="Times New Roman" w:eastAsia="Times New Roman" w:hAnsi="Times New Roman" w:cs="David" w:hint="cs"/>
          <w:sz w:val="24"/>
          <w:szCs w:val="24"/>
          <w:rtl/>
          <w:lang w:eastAsia="he-IL"/>
        </w:rPr>
        <w:t>כולל הכנת אוגדנים, אישור הרשויות</w:t>
      </w:r>
    </w:p>
    <w:p w14:paraId="7F92C0E4"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 xml:space="preserve">לאוגדנים, </w:t>
      </w:r>
      <w:r w:rsidRPr="000206FA">
        <w:rPr>
          <w:rFonts w:ascii="Times New Roman" w:eastAsia="Times New Roman" w:hAnsi="Times New Roman" w:cs="David"/>
          <w:sz w:val="24"/>
          <w:szCs w:val="24"/>
          <w:rtl/>
          <w:lang w:eastAsia="he-IL"/>
        </w:rPr>
        <w:t xml:space="preserve">אישור שלב זה ע"י המזמין והוצאת </w:t>
      </w:r>
      <w:r w:rsidRPr="000206FA">
        <w:rPr>
          <w:rFonts w:ascii="Times New Roman" w:eastAsia="Times New Roman" w:hAnsi="Times New Roman" w:cs="David" w:hint="cs"/>
          <w:sz w:val="24"/>
          <w:szCs w:val="24"/>
          <w:rtl/>
          <w:lang w:eastAsia="he-IL"/>
        </w:rPr>
        <w:t>היתרי בניה.</w:t>
      </w:r>
      <w:r w:rsidRPr="000206FA">
        <w:rPr>
          <w:rFonts w:ascii="Times New Roman" w:eastAsia="Times New Roman" w:hAnsi="Times New Roman" w:cs="David"/>
          <w:sz w:val="24"/>
          <w:szCs w:val="24"/>
          <w:rtl/>
          <w:lang w:eastAsia="he-IL"/>
        </w:rPr>
        <w:tab/>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3BFEE4E3"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t>לאחר גמר התכנון המפורט והמכרזים, ואישור עבודות שלב זה</w:t>
      </w:r>
    </w:p>
    <w:p w14:paraId="3C9FAE42"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t>ע"י המזמין</w:t>
      </w:r>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2</w:t>
      </w:r>
      <w:r w:rsidRPr="000206FA">
        <w:rPr>
          <w:rFonts w:ascii="Times New Roman" w:eastAsia="Times New Roman" w:hAnsi="Times New Roman" w:cs="David"/>
          <w:sz w:val="24"/>
          <w:szCs w:val="24"/>
          <w:rtl/>
          <w:lang w:eastAsia="he-IL"/>
        </w:rPr>
        <w:t>0%</w:t>
      </w:r>
    </w:p>
    <w:p w14:paraId="54ECF2FE" w14:textId="77777777" w:rsidR="000206FA" w:rsidRPr="000206FA" w:rsidRDefault="000206FA" w:rsidP="000206FA">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hint="cs"/>
          <w:sz w:val="24"/>
          <w:szCs w:val="24"/>
          <w:rtl/>
          <w:lang w:eastAsia="he-IL"/>
        </w:rPr>
        <w:t>לאחר גמר</w:t>
      </w:r>
      <w:r w:rsidRPr="000206FA">
        <w:rPr>
          <w:rFonts w:ascii="Times New Roman" w:eastAsia="Times New Roman" w:hAnsi="Times New Roman" w:cs="David"/>
          <w:sz w:val="24"/>
          <w:szCs w:val="24"/>
          <w:rtl/>
          <w:lang w:eastAsia="he-IL"/>
        </w:rPr>
        <w:t xml:space="preserve"> הפיקוח העליון</w:t>
      </w:r>
      <w:r w:rsidRPr="000206FA">
        <w:rPr>
          <w:rFonts w:ascii="Times New Roman" w:eastAsia="Times New Roman" w:hAnsi="Times New Roman" w:cs="David" w:hint="cs"/>
          <w:sz w:val="24"/>
          <w:szCs w:val="24"/>
          <w:rtl/>
          <w:lang w:eastAsia="he-IL"/>
        </w:rPr>
        <w:t>, המצאת האישורים</w:t>
      </w:r>
    </w:p>
    <w:p w14:paraId="2132CC06" w14:textId="77777777" w:rsidR="000206FA" w:rsidRPr="000206FA" w:rsidRDefault="000206FA" w:rsidP="0004388B">
      <w:pPr>
        <w:widowControl w:val="0"/>
        <w:spacing w:before="120" w:beforeAutospacing="0" w:after="60" w:afterAutospacing="0" w:line="240" w:lineRule="auto"/>
        <w:ind w:left="216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לאכלוס ואי</w:t>
      </w:r>
      <w:r w:rsidR="0004388B">
        <w:rPr>
          <w:rFonts w:ascii="Times New Roman" w:eastAsia="Times New Roman" w:hAnsi="Times New Roman" w:cs="David" w:hint="cs"/>
          <w:sz w:val="24"/>
          <w:szCs w:val="24"/>
          <w:rtl/>
          <w:lang w:eastAsia="he-IL"/>
        </w:rPr>
        <w:t>שור עבודות שלב זה על ידי המזמין.............................</w:t>
      </w: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hint="cs"/>
          <w:sz w:val="24"/>
          <w:szCs w:val="24"/>
          <w:rtl/>
          <w:lang w:eastAsia="he-IL"/>
        </w:rPr>
        <w:t>0</w:t>
      </w:r>
      <w:r w:rsidRPr="000206FA">
        <w:rPr>
          <w:rFonts w:ascii="Times New Roman" w:eastAsia="Times New Roman" w:hAnsi="Times New Roman" w:cs="David"/>
          <w:sz w:val="24"/>
          <w:szCs w:val="24"/>
          <w:rtl/>
          <w:lang w:eastAsia="he-IL"/>
        </w:rPr>
        <w:t>%</w:t>
      </w:r>
    </w:p>
    <w:p w14:paraId="34C9BC2D"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A44D474"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7D973244"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2C704986"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6AC16608"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8741E45"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39B9FCFB"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F2B00B4"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FC6B2DD" w14:textId="792DD655" w:rsidR="00EE7345" w:rsidRPr="00B27B4C" w:rsidRDefault="00BF758F" w:rsidP="00DE2665">
          <w:pPr>
            <w:widowControl w:val="0"/>
            <w:spacing w:before="0" w:beforeAutospacing="0" w:after="0" w:afterAutospacing="0" w:line="240" w:lineRule="auto"/>
            <w:ind w:left="4752"/>
            <w:rPr>
              <w:rFonts w:ascii="Times New Roman" w:eastAsia="Times New Roman" w:hAnsi="Times New Roman" w:cs="David"/>
              <w:color w:val="008000"/>
              <w:sz w:val="24"/>
              <w:szCs w:val="24"/>
              <w:rtl/>
              <w:lang w:eastAsia="he-IL"/>
            </w:rPr>
            <w:pPrChange w:id="20" w:author="Kook Sec" w:date="2022-03-30T12:26:00Z">
              <w:pPr>
                <w:widowControl w:val="0"/>
                <w:spacing w:before="0" w:beforeAutospacing="0" w:after="0" w:afterAutospacing="0" w:line="240" w:lineRule="auto"/>
                <w:jc w:val="both"/>
              </w:pPr>
            </w:pPrChange>
          </w:pPr>
          <w:ins w:id="21" w:author="Kook Sec" w:date="2022-03-30T12:27: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1ג' אור יהודה ת.ד 715</w:t>
            </w:r>
            <w:r>
              <w:rPr>
                <w:rFonts w:ascii="Times New Roman" w:eastAsia="Times New Roman" w:hAnsi="Times New Roman" w:cs="David"/>
                <w:color w:val="008000"/>
                <w:sz w:val="24"/>
                <w:szCs w:val="24"/>
                <w:rtl/>
                <w:lang w:eastAsia="he-IL"/>
              </w:rPr>
              <w:br/>
              <w:t>513958009</w:t>
            </w:r>
            <w:r>
              <w:rPr>
                <w:rFonts w:ascii="Times New Roman" w:eastAsia="Times New Roman" w:hAnsi="Times New Roman" w:cs="David"/>
                <w:color w:val="008000"/>
                <w:sz w:val="24"/>
                <w:szCs w:val="24"/>
                <w:rtl/>
                <w:lang w:eastAsia="he-IL"/>
              </w:rPr>
              <w:br/>
            </w:r>
          </w:ins>
        </w:p>
      </w:sdtContent>
    </w:sdt>
    <w:p w14:paraId="24C887FA"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C15446F"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6EF1C29"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E180F75"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C15EF0B"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80566E" w14:textId="50E90BC4"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2"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3"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4"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80A735"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9B6FA7" w14:textId="4FBFBD39"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5"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del w:id="26" w:author="Kook Sec" w:date="2022-03-30T12:29:00Z">
            <w:r w:rsidDel="00BF758F">
              <w:rPr>
                <w:rFonts w:ascii="Times New Roman" w:eastAsia="Times New Roman" w:hAnsi="Times New Roman" w:cs="David" w:hint="cs"/>
                <w:bCs/>
                <w:color w:val="00B0F0"/>
                <w:sz w:val="24"/>
                <w:szCs w:val="24"/>
                <w:rtl/>
                <w:lang w:eastAsia="he-IL"/>
              </w:rPr>
              <w:delText>יועץ בניה ירוקה</w:delText>
            </w:r>
          </w:del>
          <w:ins w:id="27" w:author="Kook Sec" w:date="2022-03-30T13:11:00Z">
            <w:r w:rsidR="0056677C">
              <w:rPr>
                <w:rFonts w:ascii="Times New Roman" w:eastAsia="Times New Roman" w:hAnsi="Times New Roman" w:cs="David" w:hint="cs"/>
                <w:bCs/>
                <w:color w:val="00B0F0"/>
                <w:sz w:val="24"/>
                <w:szCs w:val="24"/>
                <w:rtl/>
                <w:lang w:eastAsia="he-IL"/>
              </w:rPr>
              <w:t>יועץ בניה ירוקה, סביבה ותברואה</w:t>
            </w:r>
          </w:ins>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8" w:author="Kook Sec" w:date="2022-03-30T12:17:00Z">
            <w:r w:rsidR="00DE2665">
              <w:rPr>
                <w:rFonts w:ascii="Times New Roman" w:eastAsia="Times New Roman" w:hAnsi="Times New Roman" w:cs="David" w:hint="cs"/>
                <w:bCs/>
                <w:color w:val="008000"/>
                <w:sz w:val="24"/>
                <w:szCs w:val="24"/>
                <w:rtl/>
                <w:lang w:eastAsia="he-IL"/>
              </w:rPr>
              <w:t>פ.א פיתוח ובנייה בירושלים בע"מ</w:t>
            </w:r>
          </w:ins>
        </w:sdtContent>
      </w:sdt>
      <w:r w:rsidRPr="00B27B4C">
        <w:rPr>
          <w:rFonts w:ascii="Times New Roman" w:eastAsia="Times New Roman" w:hAnsi="Times New Roman" w:cs="David" w:hint="cs"/>
          <w:color w:val="008000"/>
          <w:sz w:val="24"/>
          <w:szCs w:val="24"/>
          <w:rtl/>
          <w:lang w:eastAsia="he-IL"/>
        </w:rPr>
        <w:t>.</w:t>
      </w:r>
    </w:p>
    <w:p w14:paraId="66171383"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E546B20" w14:textId="122B6190"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29"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79E6419"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272D2C6" w14:textId="3C8D09EC"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30"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A0CB88B"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5107255"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2FEFC71"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272FEB"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965F05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C17DD7"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8058462"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B4974A"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91CDD1B" w14:textId="618FD972" w:rsidR="00EE7345" w:rsidRPr="00435A20" w:rsidDel="00BF758F" w:rsidRDefault="00EE7345" w:rsidP="00EE7345">
      <w:pPr>
        <w:widowControl w:val="0"/>
        <w:spacing w:before="0" w:beforeAutospacing="0" w:after="0" w:afterAutospacing="0" w:line="360" w:lineRule="auto"/>
        <w:ind w:left="5040"/>
        <w:jc w:val="both"/>
        <w:rPr>
          <w:del w:id="31" w:author="Kook Sec" w:date="2022-03-30T12:26:00Z"/>
          <w:rFonts w:ascii="Times New Roman" w:eastAsia="Times New Roman" w:hAnsi="Times New Roman" w:cs="David"/>
          <w:sz w:val="24"/>
          <w:szCs w:val="24"/>
          <w:rtl/>
          <w:lang w:eastAsia="he-IL"/>
        </w:rPr>
      </w:pPr>
    </w:p>
    <w:p w14:paraId="235B2BE1"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BAF0CC2" w14:textId="163099FA"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32" w:author="Kook Sec" w:date="2022-03-30T12:26:00Z">
        <w:r w:rsidRPr="009130F0" w:rsidDel="00BF758F">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33"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p>
    <w:p w14:paraId="05896D42"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4313D58"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00B0D9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3146125"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6FDFB0D0"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38F1CD0"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513E23"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BC9B82E"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14AB9308"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53456FA"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3F969B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62599AD2"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22956878"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8D598F0"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55904C2"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3184A97"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5F23A9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8BF052E"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3368A62"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E678ED1"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75DED11F"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009935E"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A672F6E"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3933DDE"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2B949E8"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4A77C91C" w14:textId="77777777" w:rsidTr="00DE2665">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9550BE5"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EB61607"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5492A79E" w14:textId="77777777" w:rsidTr="00DE2665">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06B0458"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24971EF5" w14:textId="77777777" w:rsidTr="00DE2665">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93537C9"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9A9D643"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38DA3AD"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BCD0DCC"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00213768" w14:textId="77777777" w:rsidTr="00DE2665">
        <w:trPr>
          <w:trHeight w:val="551"/>
        </w:trPr>
        <w:tc>
          <w:tcPr>
            <w:tcW w:w="4068" w:type="dxa"/>
            <w:tcBorders>
              <w:top w:val="single" w:sz="4" w:space="0" w:color="auto"/>
              <w:left w:val="single" w:sz="4" w:space="0" w:color="auto"/>
              <w:bottom w:val="single" w:sz="4" w:space="0" w:color="auto"/>
              <w:right w:val="single" w:sz="4" w:space="0" w:color="auto"/>
            </w:tcBorders>
            <w:hideMark/>
          </w:tcPr>
          <w:p w14:paraId="548B5A4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113DF6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26EBC1F"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D33F092"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p>
          <w:p w14:paraId="6CA0C111"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E1B9392"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2F9458C"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p>
          <w:p w14:paraId="1FEDC8EE"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042075D"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6B7CE63E" w14:textId="77777777" w:rsidTr="00DE2665">
        <w:trPr>
          <w:trHeight w:val="571"/>
        </w:trPr>
        <w:tc>
          <w:tcPr>
            <w:tcW w:w="4068" w:type="dxa"/>
            <w:tcBorders>
              <w:top w:val="single" w:sz="4" w:space="0" w:color="auto"/>
              <w:left w:val="single" w:sz="4" w:space="0" w:color="auto"/>
              <w:bottom w:val="single" w:sz="4" w:space="0" w:color="auto"/>
              <w:right w:val="single" w:sz="4" w:space="0" w:color="auto"/>
            </w:tcBorders>
            <w:hideMark/>
          </w:tcPr>
          <w:p w14:paraId="1557423D"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F94DB83"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CB62217"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2468ED2" w14:textId="77777777" w:rsidR="00937C9F" w:rsidRPr="0009511C" w:rsidRDefault="00937C9F" w:rsidP="00DE2665">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E1C630" w14:textId="77777777" w:rsidR="00937C9F" w:rsidRPr="0009511C" w:rsidRDefault="00937C9F" w:rsidP="00DE2665">
            <w:pPr>
              <w:spacing w:before="0" w:beforeAutospacing="0" w:after="0" w:afterAutospacing="0" w:line="256" w:lineRule="auto"/>
              <w:rPr>
                <w:rFonts w:ascii="David" w:eastAsia="Calibri" w:hAnsi="David" w:cs="David"/>
                <w:b/>
                <w:sz w:val="24"/>
                <w:szCs w:val="24"/>
                <w:lang w:eastAsia="he-IL"/>
              </w:rPr>
            </w:pPr>
          </w:p>
        </w:tc>
      </w:tr>
      <w:tr w:rsidR="00937C9F" w:rsidRPr="0009511C" w14:paraId="096A3CBB" w14:textId="77777777" w:rsidTr="00DE2665">
        <w:trPr>
          <w:trHeight w:val="391"/>
        </w:trPr>
        <w:tc>
          <w:tcPr>
            <w:tcW w:w="4068" w:type="dxa"/>
            <w:tcBorders>
              <w:top w:val="single" w:sz="4" w:space="0" w:color="auto"/>
              <w:left w:val="single" w:sz="4" w:space="0" w:color="auto"/>
              <w:bottom w:val="single" w:sz="4" w:space="0" w:color="auto"/>
              <w:right w:val="single" w:sz="4" w:space="0" w:color="auto"/>
            </w:tcBorders>
            <w:hideMark/>
          </w:tcPr>
          <w:p w14:paraId="3199CB51"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419A063"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62AFE7D" w14:textId="77777777" w:rsidR="00937C9F" w:rsidRPr="0009511C" w:rsidRDefault="00937C9F" w:rsidP="00DE2665">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A71B317" w14:textId="77777777" w:rsidR="00937C9F" w:rsidRPr="0009511C" w:rsidRDefault="00937C9F" w:rsidP="00DE2665">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03D3E" w14:textId="77777777" w:rsidR="00937C9F" w:rsidRPr="0009511C" w:rsidRDefault="00937C9F" w:rsidP="00DE2665">
            <w:pPr>
              <w:spacing w:before="0" w:beforeAutospacing="0" w:after="0" w:afterAutospacing="0" w:line="256" w:lineRule="auto"/>
              <w:rPr>
                <w:rFonts w:ascii="David" w:eastAsia="Calibri" w:hAnsi="David" w:cs="David"/>
                <w:b/>
                <w:sz w:val="24"/>
                <w:szCs w:val="24"/>
                <w:lang w:eastAsia="he-IL"/>
              </w:rPr>
            </w:pPr>
          </w:p>
        </w:tc>
      </w:tr>
    </w:tbl>
    <w:p w14:paraId="4BA8972B"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552AD967" w14:textId="77777777" w:rsidTr="00DE2665">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DBC202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1EEA4FE4" w14:textId="77777777" w:rsidTr="00DE2665">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7E31EB4"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F1DDAE0"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p w14:paraId="0762840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70441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F19CCC"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19018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C5D1D9F"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B46145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A87DEB7"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97815D4"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3BCF786C" w14:textId="77777777" w:rsidTr="00DE2665">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E07AA8F"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726E36D"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9EF9E46"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8979675"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A73D4BC"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8B4D5B0"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C768CEA"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B08CDE5" w14:textId="77777777" w:rsidR="00937C9F" w:rsidRPr="0009511C" w:rsidRDefault="00937C9F" w:rsidP="00DE2665">
            <w:pPr>
              <w:spacing w:before="0" w:beforeAutospacing="0" w:after="0" w:afterAutospacing="0" w:line="256" w:lineRule="auto"/>
              <w:rPr>
                <w:rFonts w:ascii="David" w:eastAsia="Calibri" w:hAnsi="David" w:cs="David"/>
                <w:sz w:val="24"/>
                <w:szCs w:val="24"/>
                <w:lang w:eastAsia="he-IL"/>
              </w:rPr>
            </w:pPr>
          </w:p>
        </w:tc>
      </w:tr>
      <w:tr w:rsidR="00937C9F" w:rsidRPr="0009511C" w14:paraId="1157D5B6" w14:textId="77777777" w:rsidTr="00DE266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14BA3D9"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DD982C9"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C7B59BF"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32ED0A0"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606549B"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E886EA"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28C993A"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6DEEDDB" w14:textId="77777777" w:rsidR="00937C9F" w:rsidRPr="0009511C" w:rsidRDefault="00937C9F" w:rsidP="00DE2665">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4349A063" w14:textId="77777777" w:rsidTr="00DE266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1AE67DA"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AD31400"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EB31CF1"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86A1454"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89ABEFE"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39E065D"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06713CC"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D6F562B" w14:textId="77777777" w:rsidR="00937C9F" w:rsidRPr="0009511C" w:rsidRDefault="00937C9F" w:rsidP="00DE2665">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5105AD12" w14:textId="77777777" w:rsidTr="00DE2665">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A9ADDF6"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2422B11" w14:textId="77777777" w:rsidR="00937C9F" w:rsidRPr="0009511C" w:rsidRDefault="00937C9F" w:rsidP="00DE2665">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F7AF906" w14:textId="77777777" w:rsidR="00937C9F" w:rsidRPr="0009511C" w:rsidRDefault="00937C9F" w:rsidP="00DE2665">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BB050D2" w14:textId="77777777" w:rsidR="00937C9F" w:rsidRPr="0009511C" w:rsidRDefault="00937C9F" w:rsidP="00DE2665">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6194283" w14:textId="77777777" w:rsidR="00937C9F" w:rsidRPr="0009511C" w:rsidRDefault="00937C9F" w:rsidP="00DE2665">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219543D" w14:textId="77777777" w:rsidR="00937C9F" w:rsidRPr="0009511C" w:rsidRDefault="00937C9F" w:rsidP="00DE2665">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0C167EC" w14:textId="77777777" w:rsidR="00937C9F" w:rsidRPr="0009511C" w:rsidRDefault="00937C9F" w:rsidP="00DE2665">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6BCB8AD" w14:textId="77777777" w:rsidR="00937C9F" w:rsidRPr="0009511C" w:rsidRDefault="00937C9F" w:rsidP="00DE2665">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1CD7EC7"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538EFBF8" w14:textId="77777777" w:rsidTr="00DE2665">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3858012"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586B4BFA" w14:textId="77777777" w:rsidTr="00DE2665">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F65333C"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74EA517"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61546A4B" w14:textId="77777777" w:rsidTr="00DE266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F203315"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937C9F" w:rsidRPr="0009511C" w14:paraId="5C953234" w14:textId="77777777" w:rsidTr="00DE2665">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E7EABE3" w14:textId="77777777" w:rsidR="00937C9F" w:rsidRPr="0009511C" w:rsidRDefault="00937C9F"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2B3CFC7"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0100B72C" w14:textId="77777777" w:rsidTr="00DE2665">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736EBCC" w14:textId="77777777" w:rsidR="00CB3665" w:rsidRPr="0009511C" w:rsidRDefault="00CB3665" w:rsidP="00DE2665">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26F91989" w14:textId="77777777" w:rsidTr="00DE2665">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37FC018" w14:textId="77777777" w:rsidR="00CB3665" w:rsidRPr="0009511C" w:rsidRDefault="00CB3665" w:rsidP="00DE2665">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D556051"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0F5CE6D2"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A0FCAEC"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E8A842"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8BD4CD"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16F9ABC"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8FE51A"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55093C"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1502721"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F9D8C7"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DFE488D"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F31FF3E"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C19EC4D"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98B2CB3"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2B3EAA11"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1E0F1C41"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44BBA76E"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6E12FB2E"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r>
      <w:proofErr w:type="spellStart"/>
      <w:r>
        <w:rPr>
          <w:rFonts w:ascii="Times New Roman" w:eastAsia="Times New Roman" w:hAnsi="Times New Roman" w:cs="David"/>
          <w:sz w:val="24"/>
          <w:szCs w:val="24"/>
          <w:rtl/>
          <w:lang w:eastAsia="he-IL"/>
        </w:rPr>
        <w:t>ת</w:t>
      </w:r>
      <w:r w:rsidR="000206FA" w:rsidRPr="000206FA">
        <w:rPr>
          <w:rFonts w:ascii="Times New Roman" w:eastAsia="Times New Roman" w:hAnsi="Times New Roman" w:cs="David"/>
          <w:sz w:val="24"/>
          <w:szCs w:val="24"/>
          <w:rtl/>
          <w:lang w:eastAsia="he-IL"/>
        </w:rPr>
        <w:t>כניות</w:t>
      </w:r>
      <w:proofErr w:type="spellEnd"/>
      <w:r w:rsidR="000206FA" w:rsidRPr="000206FA">
        <w:rPr>
          <w:rFonts w:ascii="Times New Roman" w:eastAsia="Times New Roman" w:hAnsi="Times New Roman" w:cs="David"/>
          <w:sz w:val="24"/>
          <w:szCs w:val="24"/>
          <w:rtl/>
          <w:lang w:eastAsia="he-IL"/>
        </w:rPr>
        <w:t xml:space="preserve"> של כל מפלס עליהן מסומנים הפניות לפרטי האטום לשם התמצאות.</w:t>
      </w:r>
    </w:p>
    <w:p w14:paraId="693AF3D7"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w:t>
      </w:r>
      <w:proofErr w:type="spellStart"/>
      <w:r w:rsidRPr="000206FA">
        <w:rPr>
          <w:rFonts w:ascii="Times New Roman" w:eastAsia="Times New Roman" w:hAnsi="Times New Roman" w:cs="David"/>
          <w:sz w:val="24"/>
          <w:szCs w:val="24"/>
          <w:rtl/>
          <w:lang w:eastAsia="he-IL"/>
        </w:rPr>
        <w:t>פירי</w:t>
      </w:r>
      <w:proofErr w:type="spellEnd"/>
      <w:r w:rsidRPr="000206FA">
        <w:rPr>
          <w:rFonts w:ascii="Times New Roman" w:eastAsia="Times New Roman" w:hAnsi="Times New Roman" w:cs="David"/>
          <w:sz w:val="24"/>
          <w:szCs w:val="24"/>
          <w:rtl/>
          <w:lang w:eastAsia="he-IL"/>
        </w:rPr>
        <w:t xml:space="preserve">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proofErr w:type="spellStart"/>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proofErr w:type="spellEnd"/>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15A9811C"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22CAC845"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w:t>
      </w:r>
      <w:proofErr w:type="spellStart"/>
      <w:r w:rsidRPr="000206FA">
        <w:rPr>
          <w:rFonts w:ascii="Times New Roman" w:eastAsia="Times New Roman" w:hAnsi="Times New Roman" w:cs="David"/>
          <w:sz w:val="24"/>
          <w:szCs w:val="24"/>
          <w:rtl/>
          <w:lang w:eastAsia="he-IL"/>
        </w:rPr>
        <w:t>ואומדן</w:t>
      </w:r>
      <w:proofErr w:type="spellEnd"/>
      <w:r w:rsidRPr="000206FA">
        <w:rPr>
          <w:rFonts w:ascii="Times New Roman" w:eastAsia="Times New Roman" w:hAnsi="Times New Roman" w:cs="David"/>
          <w:sz w:val="24"/>
          <w:szCs w:val="24"/>
          <w:rtl/>
          <w:lang w:eastAsia="he-IL"/>
        </w:rPr>
        <w:t xml:space="preserve"> מפורט.   </w:t>
      </w:r>
    </w:p>
    <w:p w14:paraId="5871C247"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1F36F503"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 xml:space="preserve">רשימות מעודכנות של </w:t>
      </w:r>
      <w:proofErr w:type="spellStart"/>
      <w:r>
        <w:rPr>
          <w:rFonts w:ascii="Times New Roman" w:eastAsia="Times New Roman" w:hAnsi="Times New Roman" w:cs="David"/>
          <w:sz w:val="24"/>
          <w:szCs w:val="24"/>
          <w:rtl/>
          <w:lang w:eastAsia="he-IL"/>
        </w:rPr>
        <w:t>ת</w:t>
      </w:r>
      <w:r w:rsidR="000206FA" w:rsidRPr="000206FA">
        <w:rPr>
          <w:rFonts w:ascii="Times New Roman" w:eastAsia="Times New Roman" w:hAnsi="Times New Roman" w:cs="David"/>
          <w:sz w:val="24"/>
          <w:szCs w:val="24"/>
          <w:rtl/>
          <w:lang w:eastAsia="he-IL"/>
        </w:rPr>
        <w:t>כניות</w:t>
      </w:r>
      <w:proofErr w:type="spellEnd"/>
      <w:r w:rsidR="000206FA" w:rsidRPr="000206FA">
        <w:rPr>
          <w:rFonts w:ascii="Times New Roman" w:eastAsia="Times New Roman" w:hAnsi="Times New Roman" w:cs="David"/>
          <w:sz w:val="24"/>
          <w:szCs w:val="24"/>
          <w:rtl/>
          <w:lang w:eastAsia="he-IL"/>
        </w:rPr>
        <w:t xml:space="preserve"> כולל תאריך ומספר מהדורה - לפחות פעם בחודש.</w:t>
      </w:r>
    </w:p>
    <w:p w14:paraId="1A62380D"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450D1AE5"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 xml:space="preserve">כל שאר </w:t>
      </w:r>
      <w:proofErr w:type="spellStart"/>
      <w:r>
        <w:rPr>
          <w:rFonts w:ascii="Times New Roman" w:eastAsia="Times New Roman" w:hAnsi="Times New Roman" w:cs="David"/>
          <w:sz w:val="24"/>
          <w:szCs w:val="24"/>
          <w:rtl/>
          <w:lang w:eastAsia="he-IL"/>
        </w:rPr>
        <w:t>ת</w:t>
      </w:r>
      <w:r w:rsidR="000206FA" w:rsidRPr="000206FA">
        <w:rPr>
          <w:rFonts w:ascii="Times New Roman" w:eastAsia="Times New Roman" w:hAnsi="Times New Roman" w:cs="David"/>
          <w:sz w:val="24"/>
          <w:szCs w:val="24"/>
          <w:rtl/>
          <w:lang w:eastAsia="he-IL"/>
        </w:rPr>
        <w:t>כניות</w:t>
      </w:r>
      <w:proofErr w:type="spellEnd"/>
      <w:r w:rsidR="000206FA" w:rsidRPr="000206FA">
        <w:rPr>
          <w:rFonts w:ascii="Times New Roman" w:eastAsia="Times New Roman" w:hAnsi="Times New Roman" w:cs="David"/>
          <w:sz w:val="24"/>
          <w:szCs w:val="24"/>
          <w:rtl/>
          <w:lang w:eastAsia="he-IL"/>
        </w:rPr>
        <w:t xml:space="preserve">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w:t>
      </w:r>
      <w:proofErr w:type="spellStart"/>
      <w:r>
        <w:rPr>
          <w:rFonts w:ascii="Times New Roman" w:eastAsia="Times New Roman" w:hAnsi="Times New Roman" w:cs="David"/>
          <w:sz w:val="24"/>
          <w:szCs w:val="24"/>
          <w:rtl/>
          <w:lang w:eastAsia="he-IL"/>
        </w:rPr>
        <w:t>ת</w:t>
      </w:r>
      <w:r w:rsidR="000206FA" w:rsidRPr="000206FA">
        <w:rPr>
          <w:rFonts w:ascii="Times New Roman" w:eastAsia="Times New Roman" w:hAnsi="Times New Roman" w:cs="David"/>
          <w:sz w:val="24"/>
          <w:szCs w:val="24"/>
          <w:rtl/>
          <w:lang w:eastAsia="he-IL"/>
        </w:rPr>
        <w:t>כניות</w:t>
      </w:r>
      <w:proofErr w:type="spellEnd"/>
      <w:r w:rsidR="000206FA" w:rsidRPr="000206FA">
        <w:rPr>
          <w:rFonts w:ascii="Times New Roman" w:eastAsia="Times New Roman" w:hAnsi="Times New Roman" w:cs="David"/>
          <w:sz w:val="24"/>
          <w:szCs w:val="24"/>
          <w:rtl/>
          <w:lang w:eastAsia="he-IL"/>
        </w:rPr>
        <w:t xml:space="preserve"> ביצוע לבניינים ולעבודות פיתוח סביבתי".</w:t>
      </w:r>
    </w:p>
    <w:p w14:paraId="22CDAAAB"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4719360A"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3B0842"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4CB891A9"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FB8D76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12BC66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7667A24"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687711"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ACA5A9"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5C201C"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248923D" w14:textId="1DA15D50" w:rsidR="00EE7345" w:rsidRPr="00B27B4C" w:rsidRDefault="00DE2665" w:rsidP="00BF758F">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Change w:id="34" w:author="Kook Sec" w:date="2022-03-30T12:27:00Z">
          <w:pPr>
            <w:widowControl w:val="0"/>
            <w:spacing w:before="0" w:beforeAutospacing="0" w:after="0" w:afterAutospacing="0" w:line="240" w:lineRule="auto"/>
            <w:ind w:left="84" w:right="84" w:firstLine="5"/>
          </w:pPr>
        </w:pPrChange>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5" w:author="Kook Sec" w:date="2022-03-30T12:19:00Z">
            <w:r>
              <w:rPr>
                <w:rFonts w:ascii="Times New Roman" w:eastAsia="Times New Roman" w:hAnsi="Times New Roman" w:cs="David" w:hint="cs"/>
                <w:color w:val="008000"/>
                <w:sz w:val="24"/>
                <w:szCs w:val="24"/>
                <w:rtl/>
                <w:lang w:eastAsia="he-IL"/>
              </w:rPr>
              <w:t>פ.א פיתוח ובנייה בירושלים בע"מ</w:t>
            </w:r>
            <w:r>
              <w:rPr>
                <w:rFonts w:ascii="Times New Roman" w:eastAsia="Times New Roman" w:hAnsi="Times New Roman" w:cs="David" w:hint="cs"/>
                <w:color w:val="008000"/>
                <w:sz w:val="24"/>
                <w:szCs w:val="24"/>
                <w:rtl/>
                <w:lang w:eastAsia="he-IL"/>
              </w:rPr>
              <w:br/>
              <w:t>יוני נתניהו 1ג' אור יהודה ת.ד 715</w:t>
            </w:r>
            <w:r>
              <w:rPr>
                <w:rFonts w:ascii="Times New Roman" w:eastAsia="Times New Roman" w:hAnsi="Times New Roman" w:cs="David" w:hint="cs"/>
                <w:color w:val="008000"/>
                <w:sz w:val="24"/>
                <w:szCs w:val="24"/>
                <w:rtl/>
                <w:lang w:eastAsia="he-IL"/>
              </w:rPr>
              <w:br/>
              <w:t>513958009</w:t>
            </w:r>
            <w:r>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551EED4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8087D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E829E8"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C9C8B3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C957FF7" w14:textId="693670B1"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ins w:id="36"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7" w:author="Kook Sec" w:date="2022-03-30T12:17:00Z">
            <w:r w:rsidR="00DE2665">
              <w:rPr>
                <w:rFonts w:ascii="Times New Roman" w:eastAsia="Times New Roman" w:hAnsi="Times New Roman" w:cs="David"/>
                <w:color w:val="008000"/>
                <w:sz w:val="24"/>
                <w:szCs w:val="24"/>
                <w:rtl/>
                <w:lang w:eastAsia="he-IL"/>
              </w:rPr>
              <w:t>רמת שרת מתחם דרומי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E5B0F6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66AD91B"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C17AFDC"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C25699"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18116F5"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5A73B8"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91634F5"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FA7B83"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6128A1"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96092BD" w14:textId="3BC07290" w:rsidR="00EE7345" w:rsidRPr="00B27B4C" w:rsidRDefault="00DE2665"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38" w:author="Kook Sec" w:date="2022-03-30T12:19:00Z">
            <w:r>
              <w:rPr>
                <w:rFonts w:ascii="Times New Roman" w:eastAsia="Times New Roman" w:hAnsi="Times New Roman" w:cs="David"/>
                <w:color w:val="008000"/>
                <w:sz w:val="24"/>
                <w:szCs w:val="24"/>
                <w:rtl/>
                <w:lang w:eastAsia="he-IL"/>
              </w:rPr>
              <w:t>אגוטי</w:t>
            </w:r>
            <w:proofErr w:type="spellEnd"/>
            <w:r>
              <w:rPr>
                <w:rFonts w:ascii="Times New Roman" w:eastAsia="Times New Roman" w:hAnsi="Times New Roman" w:cs="David"/>
                <w:color w:val="008000"/>
                <w:sz w:val="24"/>
                <w:szCs w:val="24"/>
                <w:rtl/>
                <w:lang w:eastAsia="he-IL"/>
              </w:rPr>
              <w:t xml:space="preserve"> איכות סביבה</w:t>
            </w:r>
          </w:ins>
        </w:sdtContent>
      </w:sdt>
    </w:p>
    <w:p w14:paraId="48EA25DD"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9BB7AE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6603A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CA6BF1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3FD8948"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0886447"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B7BB875" w14:textId="5FD055B8"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9" w:author="Kook Sec" w:date="2022-03-30T12:27:00Z">
            <w:r w:rsidR="00BF758F">
              <w:rPr>
                <w:rFonts w:ascii="Times New Roman" w:eastAsia="Times New Roman" w:hAnsi="Times New Roman" w:cs="David"/>
                <w:color w:val="00B0F0"/>
                <w:sz w:val="24"/>
                <w:szCs w:val="24"/>
                <w:rtl/>
                <w:lang w:eastAsia="he-IL"/>
              </w:rPr>
              <w:t>פ.א פיתוח ובנייה בירושלים בע"מ</w:t>
            </w:r>
            <w:r w:rsidR="00BF758F">
              <w:rPr>
                <w:rFonts w:ascii="Times New Roman" w:eastAsia="Times New Roman" w:hAnsi="Times New Roman" w:cs="David"/>
                <w:color w:val="00B0F0"/>
                <w:sz w:val="24"/>
                <w:szCs w:val="24"/>
                <w:rtl/>
                <w:lang w:eastAsia="he-IL"/>
              </w:rPr>
              <w:br/>
              <w:t>יוני נתניהו 1ג' אור יהודה ת.ד 715</w:t>
            </w:r>
            <w:r w:rsidR="00BF758F">
              <w:rPr>
                <w:rFonts w:ascii="Times New Roman" w:eastAsia="Times New Roman" w:hAnsi="Times New Roman" w:cs="David"/>
                <w:color w:val="00B0F0"/>
                <w:sz w:val="24"/>
                <w:szCs w:val="24"/>
                <w:rtl/>
                <w:lang w:eastAsia="he-IL"/>
              </w:rPr>
              <w:br/>
              <w:t>513958009</w:t>
            </w:r>
            <w:r w:rsidR="00BF758F">
              <w:rPr>
                <w:rFonts w:ascii="Times New Roman" w:eastAsia="Times New Roman" w:hAnsi="Times New Roman" w:cs="David"/>
                <w:color w:val="00B0F0"/>
                <w:sz w:val="24"/>
                <w:szCs w:val="24"/>
                <w:rtl/>
                <w:lang w:eastAsia="he-IL"/>
              </w:rPr>
              <w:br/>
            </w:r>
          </w:ins>
        </w:sdtContent>
      </w:sdt>
    </w:p>
    <w:p w14:paraId="446030F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43C3C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7BB9FA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E7F5F8" w14:textId="7CFB0FE9"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0" w:author="Kook Sec" w:date="2022-03-30T12:17:00Z">
            <w:r w:rsidR="00DE2665">
              <w:rPr>
                <w:rFonts w:ascii="Times New Roman" w:eastAsia="Times New Roman" w:hAnsi="Times New Roman" w:cs="David" w:hint="cs"/>
                <w:color w:val="008000"/>
                <w:sz w:val="24"/>
                <w:szCs w:val="24"/>
                <w:rtl/>
                <w:lang w:eastAsia="he-IL"/>
              </w:rPr>
              <w:t>רמת שרת מתחם דרומי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4D42F7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B2ECD1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7FB14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6C1697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F8685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C8284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1BDEEA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78713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D9C96B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4E996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15F399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D3037E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DD9D0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9DD8535"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24C2B88"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5F2EBBBF"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EE58932"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6CD11D6" w14:textId="747B79EC"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41" w:author="Kook Sec" w:date="2022-03-30T12:27:00Z">
        <w:r w:rsidRPr="009130F0" w:rsidDel="00BF758F">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ins w:id="42" w:author="Kook Sec" w:date="2022-03-30T12:19:00Z">
            <w:r w:rsidR="00DE2665">
              <w:rPr>
                <w:rFonts w:ascii="Times New Roman" w:eastAsia="Times New Roman" w:hAnsi="Times New Roman" w:cs="David"/>
                <w:color w:val="008000"/>
                <w:sz w:val="24"/>
                <w:szCs w:val="24"/>
                <w:rtl/>
                <w:lang w:eastAsia="he-IL"/>
              </w:rPr>
              <w:t>אגוטי</w:t>
            </w:r>
            <w:proofErr w:type="spellEnd"/>
            <w:r w:rsidR="00DE2665">
              <w:rPr>
                <w:rFonts w:ascii="Times New Roman" w:eastAsia="Times New Roman" w:hAnsi="Times New Roman" w:cs="David"/>
                <w:color w:val="008000"/>
                <w:sz w:val="24"/>
                <w:szCs w:val="24"/>
                <w:rtl/>
                <w:lang w:eastAsia="he-IL"/>
              </w:rPr>
              <w:t xml:space="preserve"> איכות סביבה</w:t>
            </w:r>
          </w:ins>
        </w:sdtContent>
      </w:sdt>
    </w:p>
    <w:p w14:paraId="6432344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0D6DF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3FE66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177099B"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EB879BD"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6234060"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16947F8"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EFAA533"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0A06088"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3A4146D"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28B07D54"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15C4D04B"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A777961"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FE6F8" w14:textId="77777777" w:rsidR="00DE2665" w:rsidRDefault="00DE2665" w:rsidP="00AF234B">
      <w:pPr>
        <w:spacing w:before="0" w:after="0" w:line="240" w:lineRule="auto"/>
      </w:pPr>
      <w:r>
        <w:separator/>
      </w:r>
    </w:p>
  </w:endnote>
  <w:endnote w:type="continuationSeparator" w:id="0">
    <w:p w14:paraId="26D60A1F" w14:textId="77777777" w:rsidR="00DE2665" w:rsidRDefault="00DE266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77A5C" w14:textId="77777777" w:rsidR="00BF758F" w:rsidRDefault="00BF758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3"/>
      <w:gridCol w:w="2810"/>
      <w:gridCol w:w="236"/>
      <w:gridCol w:w="1044"/>
      <w:gridCol w:w="1723"/>
    </w:tblGrid>
    <w:tr w:rsidR="00DE2665" w:rsidRPr="002D6C1F" w14:paraId="74678C47" w14:textId="77777777" w:rsidTr="002D6C1F">
      <w:tc>
        <w:tcPr>
          <w:tcW w:w="870" w:type="dxa"/>
        </w:tcPr>
        <w:p w14:paraId="418DE61E" w14:textId="77777777" w:rsidR="00DE2665" w:rsidRPr="002D6C1F" w:rsidRDefault="00DE2665"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7BC1E649" w14:textId="2B4D4F29" w:rsidR="00DE2665" w:rsidRPr="002D6C1F" w:rsidRDefault="00DE2665" w:rsidP="002D6C1F">
              <w:pPr>
                <w:spacing w:before="0" w:after="0" w:line="240" w:lineRule="auto"/>
                <w:rPr>
                  <w:rFonts w:ascii="David" w:hAnsi="David"/>
                  <w:color w:val="00B0F0"/>
                  <w:rtl/>
                </w:rPr>
              </w:pPr>
              <w:ins w:id="43" w:author="Kook Sec" w:date="2022-03-30T12:17:00Z">
                <w:r>
                  <w:rPr>
                    <w:rFonts w:ascii="David" w:hAnsi="David"/>
                    <w:color w:val="00B0F0"/>
                    <w:rtl/>
                  </w:rPr>
                  <w:t>פ.א פיתוח ובנייה בירושלים בע"מ</w:t>
                </w:r>
              </w:ins>
            </w:p>
          </w:tc>
        </w:sdtContent>
      </w:sdt>
      <w:tc>
        <w:tcPr>
          <w:tcW w:w="2810" w:type="dxa"/>
        </w:tcPr>
        <w:p w14:paraId="58AC731B" w14:textId="6B8556D9" w:rsidR="00DE2665" w:rsidRPr="002D6C1F" w:rsidRDefault="00DE2665"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del w:id="44" w:author="Kook Sec" w:date="2022-03-30T12:28:00Z">
                <w:r w:rsidR="00BF758F" w:rsidRPr="002D6C1F" w:rsidDel="00BF758F">
                  <w:rPr>
                    <w:rFonts w:ascii="David" w:hAnsi="David" w:hint="cs"/>
                    <w:sz w:val="20"/>
                    <w:szCs w:val="20"/>
                    <w:rtl/>
                  </w:rPr>
                  <w:delText>יועץ בניה ירוקה</w:delText>
                </w:r>
              </w:del>
              <w:ins w:id="45" w:author="Kook Sec" w:date="2022-03-30T12:28:00Z">
                <w:r w:rsidR="00BF758F" w:rsidRPr="002D6C1F">
                  <w:rPr>
                    <w:rFonts w:ascii="David" w:hAnsi="David" w:hint="cs"/>
                    <w:sz w:val="20"/>
                    <w:szCs w:val="20"/>
                    <w:rtl/>
                  </w:rPr>
                  <w:t>יועץ בניה ירוקה</w:t>
                </w:r>
                <w:r w:rsidR="00BF758F">
                  <w:rPr>
                    <w:rFonts w:ascii="David" w:hAnsi="David" w:hint="cs"/>
                    <w:sz w:val="20"/>
                    <w:szCs w:val="20"/>
                    <w:rtl/>
                  </w:rPr>
                  <w:t>, סביב</w:t>
                </w:r>
              </w:ins>
              <w:ins w:id="46" w:author="Kook Sec" w:date="2022-03-30T13:11:00Z">
                <w:r w:rsidR="0056677C">
                  <w:rPr>
                    <w:rFonts w:ascii="David" w:hAnsi="David" w:hint="cs"/>
                    <w:sz w:val="20"/>
                    <w:szCs w:val="20"/>
                    <w:rtl/>
                  </w:rPr>
                  <w:t>ה</w:t>
                </w:r>
              </w:ins>
              <w:ins w:id="47" w:author="Kook Sec" w:date="2022-03-30T12:28:00Z">
                <w:r w:rsidR="00BF758F">
                  <w:rPr>
                    <w:rFonts w:ascii="David" w:hAnsi="David" w:hint="cs"/>
                    <w:sz w:val="20"/>
                    <w:szCs w:val="20"/>
                    <w:rtl/>
                  </w:rPr>
                  <w:t xml:space="preserve"> ותבר</w:t>
                </w:r>
              </w:ins>
              <w:ins w:id="48" w:author="Kook Sec" w:date="2022-03-30T12:29:00Z">
                <w:r w:rsidR="00BF758F">
                  <w:rPr>
                    <w:rFonts w:ascii="David" w:hAnsi="David" w:hint="cs"/>
                    <w:sz w:val="20"/>
                    <w:szCs w:val="20"/>
                    <w:rtl/>
                  </w:rPr>
                  <w:t>ואה</w:t>
                </w:r>
              </w:ins>
            </w:sdtContent>
          </w:sdt>
        </w:p>
      </w:tc>
      <w:tc>
        <w:tcPr>
          <w:tcW w:w="236" w:type="dxa"/>
        </w:tcPr>
        <w:p w14:paraId="6AC8C4EC" w14:textId="77777777" w:rsidR="00DE2665" w:rsidRPr="002D6C1F" w:rsidRDefault="00DE2665" w:rsidP="002D6C1F">
          <w:pPr>
            <w:spacing w:before="0" w:after="0" w:line="240" w:lineRule="auto"/>
            <w:rPr>
              <w:rFonts w:ascii="David" w:hAnsi="David"/>
              <w:sz w:val="16"/>
              <w:szCs w:val="16"/>
              <w:rtl/>
            </w:rPr>
          </w:pPr>
        </w:p>
      </w:tc>
      <w:tc>
        <w:tcPr>
          <w:tcW w:w="1041" w:type="dxa"/>
        </w:tcPr>
        <w:p w14:paraId="33378413" w14:textId="77777777" w:rsidR="00DE2665" w:rsidRPr="002D6C1F" w:rsidRDefault="00DE2665"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73D2ADEF" w14:textId="77777777" w:rsidR="00DE2665" w:rsidRPr="002D6C1F" w:rsidRDefault="00DE2665" w:rsidP="002D6C1F">
              <w:pPr>
                <w:spacing w:before="0" w:after="0" w:line="240" w:lineRule="auto"/>
                <w:rPr>
                  <w:rFonts w:ascii="David" w:hAnsi="David"/>
                  <w:rtl/>
                </w:rPr>
              </w:pPr>
              <w:r>
                <w:rPr>
                  <w:rFonts w:ascii="David" w:hAnsi="David" w:hint="cs"/>
                </w:rPr>
                <w:t>CONT-5-569</w:t>
              </w:r>
            </w:p>
          </w:tc>
        </w:sdtContent>
      </w:sdt>
    </w:tr>
    <w:tr w:rsidR="00DE2665" w:rsidRPr="002D6C1F" w14:paraId="0C282406" w14:textId="77777777" w:rsidTr="002D6C1F">
      <w:tc>
        <w:tcPr>
          <w:tcW w:w="870" w:type="dxa"/>
        </w:tcPr>
        <w:p w14:paraId="437D73B5" w14:textId="77777777" w:rsidR="00DE2665" w:rsidRPr="002D6C1F" w:rsidRDefault="00DE2665"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3ECCC098" w14:textId="2E25271A" w:rsidR="00DE2665" w:rsidRPr="002D6C1F" w:rsidRDefault="00DE2665" w:rsidP="002D6C1F">
              <w:pPr>
                <w:spacing w:before="0" w:after="0" w:line="240" w:lineRule="auto"/>
                <w:rPr>
                  <w:rFonts w:ascii="David" w:hAnsi="David"/>
                  <w:color w:val="00B0F0"/>
                  <w:rtl/>
                </w:rPr>
              </w:pPr>
              <w:proofErr w:type="spellStart"/>
              <w:ins w:id="49" w:author="Kook Sec" w:date="2022-03-30T12:17:00Z">
                <w:r>
                  <w:rPr>
                    <w:rFonts w:ascii="David" w:hAnsi="David" w:hint="cs"/>
                    <w:color w:val="00B0F0"/>
                    <w:rtl/>
                  </w:rPr>
                  <w:t>אגוטי</w:t>
                </w:r>
                <w:proofErr w:type="spellEnd"/>
                <w:r>
                  <w:rPr>
                    <w:rFonts w:ascii="David" w:hAnsi="David" w:hint="cs"/>
                    <w:color w:val="00B0F0"/>
                    <w:rtl/>
                  </w:rPr>
                  <w:t xml:space="preserve"> איכות סביבה</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E2665" w:rsidRPr="002D6C1F" w14:paraId="63EBBE91" w14:textId="77777777" w:rsidTr="00DE2665">
            <w:trPr>
              <w:trHeight w:val="201"/>
            </w:trPr>
            <w:tc>
              <w:tcPr>
                <w:tcW w:w="926" w:type="dxa"/>
              </w:tcPr>
              <w:p w14:paraId="500558E4" w14:textId="77777777" w:rsidR="00DE2665" w:rsidRPr="002D6C1F" w:rsidRDefault="00DE2665"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82FFC37" w14:textId="77777777" w:rsidR="00DE2665" w:rsidRPr="002D6C1F" w:rsidRDefault="00DE2665"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65FAB2CA" w14:textId="77777777" w:rsidR="00DE2665" w:rsidRPr="002D6C1F" w:rsidRDefault="00DE2665" w:rsidP="002D6C1F">
          <w:pPr>
            <w:spacing w:before="0" w:after="0" w:line="240" w:lineRule="auto"/>
            <w:rPr>
              <w:rFonts w:ascii="David" w:hAnsi="David"/>
              <w:sz w:val="20"/>
              <w:szCs w:val="20"/>
              <w:rtl/>
            </w:rPr>
          </w:pPr>
        </w:p>
      </w:tc>
      <w:tc>
        <w:tcPr>
          <w:tcW w:w="236" w:type="dxa"/>
        </w:tcPr>
        <w:p w14:paraId="5DA9E1B9" w14:textId="77777777" w:rsidR="00DE2665" w:rsidRPr="002D6C1F" w:rsidRDefault="00DE2665" w:rsidP="002D6C1F">
          <w:pPr>
            <w:spacing w:before="0" w:after="0" w:line="240" w:lineRule="auto"/>
            <w:rPr>
              <w:rFonts w:ascii="David" w:hAnsi="David"/>
              <w:rtl/>
            </w:rPr>
          </w:pPr>
        </w:p>
      </w:tc>
      <w:tc>
        <w:tcPr>
          <w:tcW w:w="1041" w:type="dxa"/>
        </w:tcPr>
        <w:p w14:paraId="59455717" w14:textId="77777777" w:rsidR="00DE2665" w:rsidRPr="002D6C1F" w:rsidRDefault="00DE2665"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542AE1E0" w14:textId="77777777" w:rsidR="00DE2665" w:rsidRPr="002D6C1F" w:rsidRDefault="00DE2665"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D6C1F">
                <w:rPr>
                  <w:rFonts w:ascii="David" w:hAnsi="David"/>
                  <w:color w:val="00B0F0"/>
                  <w:sz w:val="20"/>
                  <w:szCs w:val="20"/>
                  <w:rtl/>
                </w:rPr>
                <w:t>[סטטוס חוזה]</w:t>
              </w:r>
            </w:sdtContent>
          </w:sdt>
        </w:p>
      </w:tc>
    </w:tr>
    <w:tr w:rsidR="00DE2665" w:rsidRPr="002D6C1F" w14:paraId="34EA30B0" w14:textId="77777777" w:rsidTr="002D6C1F">
      <w:trPr>
        <w:trHeight w:val="80"/>
      </w:trPr>
      <w:tc>
        <w:tcPr>
          <w:tcW w:w="870" w:type="dxa"/>
        </w:tcPr>
        <w:p w14:paraId="7AFA9EE4" w14:textId="77777777" w:rsidR="00DE2665" w:rsidRPr="002D6C1F" w:rsidRDefault="00DE2665" w:rsidP="002D6C1F">
          <w:pPr>
            <w:spacing w:before="0" w:after="0" w:line="240" w:lineRule="auto"/>
            <w:rPr>
              <w:rFonts w:ascii="David" w:hAnsi="David"/>
              <w:rtl/>
            </w:rPr>
          </w:pPr>
        </w:p>
      </w:tc>
      <w:tc>
        <w:tcPr>
          <w:tcW w:w="1624" w:type="dxa"/>
        </w:tcPr>
        <w:p w14:paraId="7BAE912D" w14:textId="77777777" w:rsidR="00DE2665" w:rsidRPr="002D6C1F" w:rsidRDefault="00DE2665" w:rsidP="002D6C1F">
          <w:pPr>
            <w:spacing w:before="0" w:after="0" w:line="240" w:lineRule="auto"/>
            <w:rPr>
              <w:rFonts w:ascii="David" w:hAnsi="David"/>
              <w:color w:val="00B0F0"/>
              <w:rtl/>
            </w:rPr>
          </w:pPr>
        </w:p>
      </w:tc>
      <w:tc>
        <w:tcPr>
          <w:tcW w:w="2810" w:type="dxa"/>
        </w:tcPr>
        <w:p w14:paraId="73047164" w14:textId="77777777" w:rsidR="00DE2665" w:rsidRPr="002D6C1F" w:rsidRDefault="00DE2665" w:rsidP="002D6C1F">
          <w:pPr>
            <w:spacing w:before="0" w:after="0" w:line="240" w:lineRule="auto"/>
            <w:rPr>
              <w:rFonts w:ascii="David" w:hAnsi="David"/>
              <w:rtl/>
            </w:rPr>
          </w:pPr>
        </w:p>
      </w:tc>
      <w:tc>
        <w:tcPr>
          <w:tcW w:w="232" w:type="dxa"/>
        </w:tcPr>
        <w:p w14:paraId="0C7F07E3" w14:textId="77777777" w:rsidR="00DE2665" w:rsidRPr="002D6C1F" w:rsidRDefault="00DE2665" w:rsidP="002D6C1F">
          <w:pPr>
            <w:spacing w:before="0" w:after="0" w:line="240" w:lineRule="auto"/>
            <w:rPr>
              <w:rFonts w:ascii="David" w:hAnsi="David"/>
              <w:rtl/>
            </w:rPr>
          </w:pPr>
        </w:p>
      </w:tc>
      <w:tc>
        <w:tcPr>
          <w:tcW w:w="1045" w:type="dxa"/>
        </w:tcPr>
        <w:p w14:paraId="005E3B01" w14:textId="77777777" w:rsidR="00DE2665" w:rsidRPr="002D6C1F" w:rsidRDefault="00DE2665" w:rsidP="002D6C1F">
          <w:pPr>
            <w:spacing w:before="0" w:after="0" w:line="240" w:lineRule="auto"/>
            <w:rPr>
              <w:rFonts w:ascii="David" w:hAnsi="David"/>
              <w:rtl/>
            </w:rPr>
          </w:pPr>
        </w:p>
      </w:tc>
      <w:tc>
        <w:tcPr>
          <w:tcW w:w="1725" w:type="dxa"/>
        </w:tcPr>
        <w:p w14:paraId="3A0A36EF" w14:textId="77777777" w:rsidR="00DE2665" w:rsidRPr="002D6C1F" w:rsidRDefault="00DE2665" w:rsidP="002D6C1F">
          <w:pPr>
            <w:spacing w:before="0" w:after="0" w:line="240" w:lineRule="auto"/>
            <w:rPr>
              <w:rFonts w:ascii="David" w:hAnsi="David"/>
              <w:rtl/>
            </w:rPr>
          </w:pPr>
        </w:p>
      </w:tc>
    </w:tr>
  </w:tbl>
  <w:p w14:paraId="175AAB34" w14:textId="77777777" w:rsidR="00DE2665" w:rsidRDefault="00DE2665"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xml:space="preserve">© </w:t>
    </w:r>
    <w:proofErr w:type="spellStart"/>
    <w:r w:rsidRPr="002D6C1F">
      <w:rPr>
        <w:rFonts w:ascii="Arial" w:hAnsi="Arial" w:cs="Arial"/>
        <w:sz w:val="16"/>
        <w:szCs w:val="16"/>
        <w:rtl/>
      </w:rPr>
      <w:t>וקסלר</w:t>
    </w:r>
    <w:proofErr w:type="spellEnd"/>
    <w:r w:rsidRPr="002D6C1F">
      <w:rPr>
        <w:rFonts w:ascii="Arial" w:hAnsi="Arial" w:cs="Arial"/>
        <w:sz w:val="16"/>
        <w:szCs w:val="16"/>
        <w:rtl/>
      </w:rPr>
      <w:t>, ברגמן ושות' עורכי-דין</w:t>
    </w:r>
  </w:p>
  <w:p w14:paraId="0C66A683" w14:textId="77777777" w:rsidR="00DE2665" w:rsidRPr="002D6C1F" w:rsidRDefault="00DE2665" w:rsidP="002D6C1F">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B5C5A6" w14:textId="77777777" w:rsidR="00BF758F" w:rsidRDefault="00BF758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BC6293" w14:textId="77777777" w:rsidR="00DE2665" w:rsidRDefault="00DE2665" w:rsidP="00AF234B">
      <w:pPr>
        <w:spacing w:before="0" w:after="0" w:line="240" w:lineRule="auto"/>
      </w:pPr>
      <w:r>
        <w:separator/>
      </w:r>
    </w:p>
  </w:footnote>
  <w:footnote w:type="continuationSeparator" w:id="0">
    <w:p w14:paraId="28405B2D" w14:textId="77777777" w:rsidR="00DE2665" w:rsidRDefault="00DE2665"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B784B9" w14:textId="77777777" w:rsidR="00BF758F" w:rsidRDefault="00BF758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1482143625"/>
      <w:docPartObj>
        <w:docPartGallery w:val="Page Numbers (Top of Page)"/>
        <w:docPartUnique/>
      </w:docPartObj>
    </w:sdtPr>
    <w:sdtContent>
      <w:p w14:paraId="026257DF" w14:textId="77777777" w:rsidR="00DE2665" w:rsidRDefault="00DE2665">
        <w:pPr>
          <w:pStyle w:val="a3"/>
          <w:jc w:val="center"/>
        </w:pPr>
        <w:r>
          <w:fldChar w:fldCharType="begin"/>
        </w:r>
        <w:r>
          <w:instrText xml:space="preserve"> PAGE   \* MERGEFORMAT </w:instrText>
        </w:r>
        <w:r>
          <w:fldChar w:fldCharType="separate"/>
        </w:r>
        <w:r>
          <w:rPr>
            <w:noProof/>
            <w:rtl/>
          </w:rPr>
          <w:t>2</w:t>
        </w:r>
        <w:r>
          <w:rPr>
            <w:noProof/>
          </w:rPr>
          <w:fldChar w:fldCharType="end"/>
        </w:r>
      </w:p>
    </w:sdtContent>
  </w:sdt>
  <w:p w14:paraId="11D1BD89" w14:textId="77777777" w:rsidR="00DE2665" w:rsidRDefault="00DE266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BA43AB" w14:textId="77777777" w:rsidR="00BF758F" w:rsidRDefault="00BF75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ook Sec">
    <w15:presenceInfo w15:providerId="AD" w15:userId="S::kooksec@africa-israel.com::c7281ac1-705f-4380-b2e2-49afb69dc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06FA"/>
    <w:rsid w:val="0004388B"/>
    <w:rsid w:val="000E2532"/>
    <w:rsid w:val="00134C85"/>
    <w:rsid w:val="001A0C3C"/>
    <w:rsid w:val="001A69D5"/>
    <w:rsid w:val="001C5B93"/>
    <w:rsid w:val="00214ACF"/>
    <w:rsid w:val="002D6C1F"/>
    <w:rsid w:val="003C17DD"/>
    <w:rsid w:val="00442A61"/>
    <w:rsid w:val="00477F7B"/>
    <w:rsid w:val="0054041D"/>
    <w:rsid w:val="00552E11"/>
    <w:rsid w:val="0056677C"/>
    <w:rsid w:val="00636A8F"/>
    <w:rsid w:val="0072103C"/>
    <w:rsid w:val="007778AD"/>
    <w:rsid w:val="008771C2"/>
    <w:rsid w:val="00894E04"/>
    <w:rsid w:val="008C64C6"/>
    <w:rsid w:val="00934BC3"/>
    <w:rsid w:val="00937C9F"/>
    <w:rsid w:val="00942177"/>
    <w:rsid w:val="00942B6A"/>
    <w:rsid w:val="00AF234B"/>
    <w:rsid w:val="00B17D15"/>
    <w:rsid w:val="00BE17B4"/>
    <w:rsid w:val="00BF758F"/>
    <w:rsid w:val="00C3675F"/>
    <w:rsid w:val="00C8505B"/>
    <w:rsid w:val="00C90434"/>
    <w:rsid w:val="00CB099C"/>
    <w:rsid w:val="00CB3665"/>
    <w:rsid w:val="00D863AD"/>
    <w:rsid w:val="00DA7212"/>
    <w:rsid w:val="00DE2665"/>
    <w:rsid w:val="00E679C7"/>
    <w:rsid w:val="00EC37B6"/>
    <w:rsid w:val="00EE6F8E"/>
    <w:rsid w:val="00EE73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23D7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היסט_כפול"/>
    <w:basedOn w:val="a"/>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0" Type="http://schemas.microsoft.com/office/2011/relationships/people" Target="people.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a3"/>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a3"/>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a3"/>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a3"/>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a3"/>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a3"/>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a3"/>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a3"/>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a3"/>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a3"/>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a3"/>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a3"/>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a3"/>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a3"/>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a3"/>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a3"/>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a3"/>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a3"/>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a3"/>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a3"/>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a3"/>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a3"/>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a3"/>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a3"/>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a3"/>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a3"/>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a3"/>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a3"/>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a3"/>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a3"/>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a3"/>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a3"/>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a3"/>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a3"/>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a3"/>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a3"/>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a3"/>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a3"/>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a3"/>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a3"/>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a3"/>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3810F5"/>
    <w:rsid w:val="006865A5"/>
    <w:rsid w:val="006F4A8A"/>
    <w:rsid w:val="0070018B"/>
    <w:rsid w:val="0070190C"/>
    <w:rsid w:val="00902BE3"/>
    <w:rsid w:val="009C7EA5"/>
    <w:rsid w:val="009E5289"/>
    <w:rsid w:val="00B266DB"/>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018B"/>
    <w:rPr>
      <w:color w:val="808080"/>
    </w:r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4B45A82F11D54E1E8749ABFC2A79F3B6">
    <w:name w:val="4B45A82F11D54E1E8749ABFC2A79F3B6"/>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D56FF0A9-67E5-4495-9357-E567552897B9}"/>
</file>

<file path=customXml/itemProps3.xml><?xml version="1.0" encoding="utf-8"?>
<ds:datastoreItem xmlns:ds="http://schemas.openxmlformats.org/officeDocument/2006/customXml" ds:itemID="{A3689BD8-1DF1-43F9-AE94-680C63DE3F41}"/>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38394DBE-9120-425D-85CC-DC8DAEB6F374}"/>
</file>

<file path=docProps/app.xml><?xml version="1.0" encoding="utf-8"?>
<Properties xmlns="http://schemas.openxmlformats.org/officeDocument/2006/extended-properties" xmlns:vt="http://schemas.openxmlformats.org/officeDocument/2006/docPropsVTypes">
  <Template>Normal</Template>
  <TotalTime>71</TotalTime>
  <Pages>37</Pages>
  <Words>9511</Words>
  <Characters>54213</Characters>
  <Application>Microsoft Office Word</Application>
  <DocSecurity>0</DocSecurity>
  <Lines>451</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2022-03-30T09:15:00Z</dcterms:created>
  <dcterms:modified xsi:type="dcterms:W3CDTF">2022-03-30T10:26:00Z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a6576c59-dcc7-42f3-a309-2458f0224a7c</vt:lpwstr>
  </property>
</Properties>
</file>