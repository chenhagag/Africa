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A3356B2"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E91F2A9"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0170AF2"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F0BBFAD"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0C540EA"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1A582E99"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4400520A"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876F47">
        <w:rPr>
          <w:rFonts w:ascii="Times New Roman" w:eastAsia="Times New Roman" w:hAnsi="Times New Roman" w:cs="David"/>
          <w:bCs/>
          <w:i/>
          <w:iCs/>
          <w:noProof/>
          <w:sz w:val="24"/>
          <w:szCs w:val="24"/>
        </w:rPr>
        <w:drawing>
          <wp:inline distT="0" distB="0" distL="0" distR="0" wp14:anchorId="6F54E94B" wp14:editId="2786E4D9">
            <wp:extent cx="5274310" cy="467995"/>
            <wp:effectExtent l="0" t="0" r="254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2">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5B5814C9"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p>
    <w:p w14:paraId="5D2243FA"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696A950" w14:textId="77777777" w:rsidR="006323AD" w:rsidRDefault="006323AD" w:rsidP="00876F4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CEA0D38" w14:textId="77777777" w:rsidR="006323AD" w:rsidRDefault="006323AD" w:rsidP="00876F4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A0A0F2A" w14:textId="77777777" w:rsidR="006323AD" w:rsidRDefault="006323AD" w:rsidP="00876F4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EF46E5D" w14:textId="77777777" w:rsidR="006323AD" w:rsidRDefault="006323AD" w:rsidP="00876F4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23AB0CA"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876F47">
        <w:rPr>
          <w:rFonts w:ascii="Times New Roman" w:eastAsia="Times New Roman" w:hAnsi="Times New Roman" w:cs="David" w:hint="cs"/>
          <w:bCs/>
          <w:sz w:val="32"/>
          <w:szCs w:val="32"/>
          <w:u w:val="single"/>
          <w:rtl/>
          <w:lang w:eastAsia="he-IL"/>
        </w:rPr>
        <w:t>חוזה יועץ בטיחות</w:t>
      </w:r>
    </w:p>
    <w:p w14:paraId="309D0868"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3583B27"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AE1F194"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8FD8D44"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2211CA9" w14:textId="77777777" w:rsidR="006323AD" w:rsidRPr="006323AD" w:rsidRDefault="006323AD" w:rsidP="006323AD">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p w14:paraId="4B55204A" w14:textId="77777777" w:rsidR="006323AD" w:rsidRPr="006323AD" w:rsidRDefault="006323AD" w:rsidP="006323AD">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sdt>
      <w:sdtPr>
        <w:rPr>
          <w:rFonts w:ascii="Times New Roman" w:eastAsia="Times New Roman" w:hAnsi="Times New Roman" w:cs="David"/>
          <w:bCs/>
          <w:color w:val="00B0F0"/>
          <w:sz w:val="32"/>
          <w:szCs w:val="32"/>
          <w:u w:val="single"/>
          <w:rtl/>
          <w:lang w:eastAsia="he-IL"/>
        </w:rPr>
        <w:alias w:val="שם הפרויקט"/>
        <w:tag w:val="cntProjectName"/>
        <w:id w:val="-1115283160"/>
        <w:placeholder>
          <w:docPart w:val="C02D460EA3EF44FE90D07F96B1E9B7A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1BC486C3" w14:textId="3DB4BD3F" w:rsidR="006323AD" w:rsidRPr="006323AD" w:rsidRDefault="00110F0D" w:rsidP="006323AD">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ins w:id="0" w:author="Kook Sec" w:date="2022-03-31T12:45:00Z">
            <w:r>
              <w:rPr>
                <w:rFonts w:ascii="Times New Roman" w:eastAsia="Times New Roman" w:hAnsi="Times New Roman" w:cs="David" w:hint="cs"/>
                <w:bCs/>
                <w:color w:val="00B0F0"/>
                <w:sz w:val="32"/>
                <w:szCs w:val="32"/>
                <w:u w:val="single"/>
                <w:rtl/>
                <w:lang w:eastAsia="he-IL"/>
              </w:rPr>
              <w:t>פ.א פיתוח ובנייה בירושלים בע"מ</w:t>
            </w:r>
          </w:ins>
        </w:p>
      </w:sdtContent>
    </w:sdt>
    <w:p w14:paraId="5D72A315" w14:textId="77777777" w:rsidR="006323AD" w:rsidRPr="006323AD" w:rsidRDefault="006323AD" w:rsidP="006323AD">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sdt>
      <w:sdtPr>
        <w:rPr>
          <w:rFonts w:ascii="Times New Roman" w:eastAsia="Times New Roman" w:hAnsi="Times New Roman" w:cs="David"/>
          <w:bCs/>
          <w:color w:val="00B0F0"/>
          <w:sz w:val="32"/>
          <w:szCs w:val="32"/>
          <w:u w:val="single"/>
          <w:rtl/>
          <w:lang w:eastAsia="he-IL"/>
        </w:rPr>
        <w:alias w:val="שם אתר"/>
        <w:tag w:val="cntSite"/>
        <w:id w:val="2071999276"/>
        <w:placeholder>
          <w:docPart w:val="E28E975E6DC747AD9ED610F6317F5C9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14:paraId="11E737F8" w14:textId="386AFE56" w:rsidR="006323AD" w:rsidRPr="006323AD" w:rsidRDefault="00110F0D" w:rsidP="006323AD">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ins w:id="1" w:author="Kook Sec" w:date="2022-03-31T12:45:00Z">
            <w:r>
              <w:rPr>
                <w:rFonts w:ascii="Times New Roman" w:eastAsia="Times New Roman" w:hAnsi="Times New Roman" w:cs="David"/>
                <w:bCs/>
                <w:color w:val="00B0F0"/>
                <w:sz w:val="32"/>
                <w:szCs w:val="32"/>
                <w:u w:val="single"/>
                <w:rtl/>
                <w:lang w:eastAsia="he-IL"/>
              </w:rPr>
              <w:t xml:space="preserve">רמת שרת – מתחם </w:t>
            </w:r>
            <w:r>
              <w:rPr>
                <w:rFonts w:ascii="Times New Roman" w:eastAsia="Times New Roman" w:hAnsi="Times New Roman" w:cs="David" w:hint="cs"/>
                <w:bCs/>
                <w:color w:val="00B0F0"/>
                <w:sz w:val="32"/>
                <w:szCs w:val="32"/>
                <w:u w:val="single"/>
                <w:rtl/>
                <w:lang w:eastAsia="he-IL"/>
              </w:rPr>
              <w:t>דרומי</w:t>
            </w:r>
          </w:ins>
        </w:p>
      </w:sdtContent>
    </w:sdt>
    <w:p w14:paraId="6E5AE8AD" w14:textId="77777777" w:rsidR="006323AD" w:rsidRPr="006323AD" w:rsidRDefault="006323AD" w:rsidP="006323AD">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p w14:paraId="309D2EE8"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91D5014"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495C1EC"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03D261E"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4EC2D41"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3910716"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DC97CC1"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5C3E6EE"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77F2B2E"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4A83AB5"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4E11808"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A63C26C"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0268911"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165373B"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304950C"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1D6B332"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4A543BB"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3242A1D"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D705175"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8F1D4D1"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07E0B33"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E8082FD"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32DE71E"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308677A"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4769DA5"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58A9330"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03D86E1"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36C5C0D"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F14314B" w14:textId="77777777" w:rsidR="00876F47" w:rsidRPr="006323AD" w:rsidRDefault="00876F47" w:rsidP="00876F47">
      <w:pPr>
        <w:widowControl w:val="0"/>
        <w:spacing w:before="0" w:beforeAutospacing="0" w:after="0" w:afterAutospacing="0" w:line="240" w:lineRule="auto"/>
        <w:jc w:val="center"/>
        <w:rPr>
          <w:rFonts w:ascii="Times New Roman" w:eastAsia="Times New Roman" w:hAnsi="Times New Roman" w:cs="David"/>
          <w:bCs/>
          <w:i/>
          <w:iCs/>
          <w:sz w:val="32"/>
          <w:szCs w:val="32"/>
          <w:u w:val="single"/>
          <w:lang w:eastAsia="he-IL"/>
        </w:rPr>
      </w:pPr>
      <w:r w:rsidRPr="006323AD">
        <w:rPr>
          <w:rFonts w:ascii="Times New Roman" w:eastAsia="Times New Roman" w:hAnsi="Times New Roman" w:cs="David" w:hint="cs"/>
          <w:bCs/>
          <w:sz w:val="32"/>
          <w:szCs w:val="32"/>
          <w:u w:val="single"/>
          <w:rtl/>
          <w:lang w:eastAsia="he-IL"/>
        </w:rPr>
        <w:t>חוזה</w:t>
      </w:r>
      <w:r w:rsidR="006323AD" w:rsidRPr="006323AD">
        <w:rPr>
          <w:rFonts w:ascii="Times New Roman" w:eastAsia="Times New Roman" w:hAnsi="Times New Roman" w:cs="David" w:hint="cs"/>
          <w:bCs/>
          <w:sz w:val="32"/>
          <w:szCs w:val="32"/>
          <w:u w:val="single"/>
          <w:rtl/>
          <w:lang w:eastAsia="he-IL"/>
        </w:rPr>
        <w:t xml:space="preserve"> בטיחות</w:t>
      </w:r>
    </w:p>
    <w:p w14:paraId="24B3EA88"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539268B"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876F47">
        <w:rPr>
          <w:rFonts w:ascii="Times New Roman" w:eastAsia="Times New Roman" w:hAnsi="Times New Roman" w:cs="David" w:hint="cs"/>
          <w:sz w:val="24"/>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2062006680"/>
          <w:placeholder>
            <w:docPart w:val="A3549746394244A8B2019DA7F0B9A99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17-03-08T00:00:00Z">
            <w:dateFormat w:val="dd/MM/yyyy"/>
            <w:lid w:val="he-IL"/>
            <w:storeMappedDataAs w:val="dateTime"/>
            <w:calendar w:val="gregorian"/>
          </w:date>
        </w:sdtPr>
        <w:sdtEndPr>
          <w:rPr>
            <w:rFonts w:hint="cs"/>
          </w:rPr>
        </w:sdtEndPr>
        <w:sdtContent>
          <w:r w:rsidR="000A6F65" w:rsidRPr="006323AD">
            <w:rPr>
              <w:rStyle w:val="AutoFieldsChar"/>
              <w:color w:val="00B0F0"/>
              <w:rtl/>
            </w:rPr>
            <w:t>[תאריך חתימת חוזה]</w:t>
          </w:r>
        </w:sdtContent>
      </w:sdt>
    </w:p>
    <w:p w14:paraId="1C8872BF" w14:textId="77777777" w:rsidR="00876F47" w:rsidRPr="00876F47" w:rsidRDefault="00876F47" w:rsidP="00876F47">
      <w:pPr>
        <w:widowControl w:val="0"/>
        <w:spacing w:before="0" w:beforeAutospacing="0" w:after="0" w:afterAutospacing="0" w:line="240" w:lineRule="auto"/>
        <w:rPr>
          <w:rFonts w:ascii="Times New Roman" w:eastAsia="Times New Roman" w:hAnsi="Times New Roman" w:cs="David"/>
          <w:sz w:val="24"/>
          <w:szCs w:val="24"/>
          <w:rtl/>
        </w:rPr>
      </w:pPr>
    </w:p>
    <w:p w14:paraId="39A6D178"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4FBEB864"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2B4BF53" w14:textId="77777777" w:rsidR="00876F47" w:rsidRPr="00876F47" w:rsidRDefault="00876F47" w:rsidP="00876F47">
      <w:pPr>
        <w:widowControl w:val="0"/>
        <w:spacing w:before="0" w:beforeAutospacing="0" w:after="0" w:afterAutospacing="0" w:line="240" w:lineRule="auto"/>
        <w:ind w:left="3600" w:right="3600" w:firstLine="720"/>
        <w:outlineLvl w:val="1"/>
        <w:rPr>
          <w:rFonts w:ascii="Times New Roman" w:eastAsia="Times New Roman" w:hAnsi="Times New Roman" w:cs="David"/>
          <w:bCs/>
          <w:sz w:val="24"/>
          <w:szCs w:val="24"/>
          <w:rtl/>
          <w:lang w:eastAsia="he-IL"/>
        </w:rPr>
      </w:pPr>
      <w:r w:rsidRPr="00876F47">
        <w:rPr>
          <w:rFonts w:ascii="Times New Roman" w:eastAsia="Times New Roman" w:hAnsi="Times New Roman" w:cs="David" w:hint="cs"/>
          <w:bCs/>
          <w:sz w:val="24"/>
          <w:szCs w:val="24"/>
          <w:rtl/>
          <w:lang w:eastAsia="he-IL"/>
        </w:rPr>
        <w:t>ב י ן</w:t>
      </w:r>
    </w:p>
    <w:sdt>
      <w:sdtPr>
        <w:rPr>
          <w:rFonts w:ascii="Calibri" w:eastAsia="Calibri" w:hAnsi="Calibri" w:cs="David" w:hint="cs"/>
          <w:color w:val="000000"/>
          <w:sz w:val="24"/>
          <w:szCs w:val="24"/>
          <w:rtl/>
        </w:rPr>
        <w:alias w:val="צד א בחוזה"/>
        <w:tag w:val="cntTzadA"/>
        <w:id w:val="612864483"/>
        <w:placeholder>
          <w:docPart w:val="26F246374E3B4358AE674B779D8D930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4B1CBBAD" w14:textId="5122F2E0" w:rsidR="00876F47" w:rsidRPr="00876F47" w:rsidRDefault="00110F0D">
          <w:pPr>
            <w:widowControl w:val="0"/>
            <w:spacing w:before="0" w:beforeAutospacing="0" w:after="0" w:afterAutospacing="0" w:line="240" w:lineRule="auto"/>
            <w:ind w:left="2880" w:firstLine="26"/>
            <w:rPr>
              <w:rFonts w:ascii="Times New Roman" w:eastAsia="Times New Roman" w:hAnsi="Times New Roman" w:cs="David"/>
              <w:color w:val="008000"/>
              <w:sz w:val="24"/>
              <w:szCs w:val="24"/>
              <w:rtl/>
            </w:rPr>
            <w:pPrChange w:id="2" w:author="Kook Sec" w:date="2022-03-31T12:47:00Z">
              <w:pPr>
                <w:widowControl w:val="0"/>
                <w:spacing w:before="0" w:beforeAutospacing="0" w:after="0" w:afterAutospacing="0" w:line="240" w:lineRule="auto"/>
                <w:ind w:left="2880" w:firstLine="720"/>
              </w:pPr>
            </w:pPrChange>
          </w:pPr>
          <w:ins w:id="3" w:author="Kook Sec" w:date="2022-03-31T12:47:00Z">
            <w:r w:rsidRPr="00110F0D">
              <w:rPr>
                <w:rFonts w:ascii="Calibri" w:eastAsia="Calibri" w:hAnsi="Calibri" w:cs="David"/>
                <w:color w:val="000000"/>
                <w:sz w:val="24"/>
                <w:szCs w:val="24"/>
                <w:rtl/>
              </w:rPr>
              <w:t xml:space="preserve">פ.א פיתוח ובנייה בירושלים בע"מ </w:t>
            </w:r>
          </w:ins>
          <w:r>
            <w:rPr>
              <w:rFonts w:ascii="Calibri" w:eastAsia="Calibri" w:hAnsi="Calibri" w:cs="David"/>
              <w:color w:val="000000"/>
              <w:sz w:val="24"/>
              <w:szCs w:val="24"/>
              <w:rtl/>
            </w:rPr>
            <w:br/>
          </w:r>
          <w:ins w:id="4" w:author="Kook Sec" w:date="2022-03-31T12:47:00Z">
            <w:r w:rsidRPr="00110F0D">
              <w:rPr>
                <w:rFonts w:ascii="Calibri" w:eastAsia="Calibri" w:hAnsi="Calibri" w:cs="David"/>
                <w:color w:val="000000"/>
                <w:sz w:val="24"/>
                <w:szCs w:val="24"/>
                <w:rtl/>
              </w:rPr>
              <w:t>רח' יוני נתניהו 1 ג' אור יהודה ת.ד 715</w:t>
            </w:r>
          </w:ins>
          <w:r>
            <w:rPr>
              <w:rFonts w:ascii="Calibri" w:eastAsia="Calibri" w:hAnsi="Calibri" w:cs="David"/>
              <w:color w:val="000000"/>
              <w:sz w:val="24"/>
              <w:szCs w:val="24"/>
              <w:rtl/>
            </w:rPr>
            <w:br/>
          </w:r>
          <w:ins w:id="5" w:author="Kook Sec" w:date="2022-03-31T12:47:00Z">
            <w:r w:rsidRPr="00110F0D">
              <w:rPr>
                <w:rFonts w:ascii="Calibri" w:eastAsia="Calibri" w:hAnsi="Calibri" w:cs="David"/>
                <w:color w:val="000000"/>
                <w:sz w:val="24"/>
                <w:szCs w:val="24"/>
                <w:rtl/>
              </w:rPr>
              <w:t>513958009</w:t>
            </w:r>
          </w:ins>
        </w:p>
      </w:sdtContent>
    </w:sdt>
    <w:p w14:paraId="2858C499" w14:textId="77777777" w:rsidR="00876F47" w:rsidRPr="00876F47" w:rsidRDefault="00876F47" w:rsidP="00876F47">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876F47">
        <w:rPr>
          <w:rFonts w:ascii="Times New Roman" w:eastAsia="Times New Roman" w:hAnsi="Times New Roman" w:cs="David" w:hint="cs"/>
          <w:sz w:val="24"/>
          <w:szCs w:val="24"/>
          <w:rtl/>
          <w:lang w:eastAsia="he-IL"/>
        </w:rPr>
        <w:t>(להלן: "</w:t>
      </w:r>
      <w:r w:rsidRPr="00876F47">
        <w:rPr>
          <w:rFonts w:ascii="Times New Roman" w:eastAsia="Times New Roman" w:hAnsi="Times New Roman" w:cs="David" w:hint="cs"/>
          <w:b/>
          <w:bCs/>
          <w:sz w:val="24"/>
          <w:szCs w:val="24"/>
          <w:rtl/>
          <w:lang w:eastAsia="he-IL"/>
        </w:rPr>
        <w:t>המזמין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hint="cs"/>
          <w:bCs/>
          <w:sz w:val="24"/>
          <w:szCs w:val="24"/>
          <w:rtl/>
          <w:lang w:eastAsia="he-IL"/>
        </w:rPr>
        <w:t xml:space="preserve">       </w:t>
      </w:r>
    </w:p>
    <w:p w14:paraId="707AF8DF" w14:textId="77777777" w:rsidR="00876F47" w:rsidRPr="00876F47" w:rsidRDefault="00876F47" w:rsidP="00876F47">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876F47">
        <w:rPr>
          <w:rFonts w:ascii="Times New Roman" w:eastAsia="Times New Roman" w:hAnsi="Times New Roman" w:cs="David" w:hint="cs"/>
          <w:bCs/>
          <w:sz w:val="24"/>
          <w:szCs w:val="24"/>
          <w:rtl/>
          <w:lang w:eastAsia="he-IL"/>
        </w:rPr>
        <w:t xml:space="preserve">         מצד אחד;</w:t>
      </w:r>
    </w:p>
    <w:p w14:paraId="38AA744E" w14:textId="77777777" w:rsidR="00876F47" w:rsidRPr="00876F47" w:rsidRDefault="00876F47" w:rsidP="00876F47">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p>
    <w:p w14:paraId="7E3CA062" w14:textId="77777777" w:rsidR="00876F47" w:rsidRPr="00876F47" w:rsidRDefault="00876F47" w:rsidP="00876F47">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r w:rsidRPr="00876F47">
        <w:rPr>
          <w:rFonts w:ascii="Times New Roman" w:eastAsia="Times New Roman" w:hAnsi="Times New Roman" w:cs="David" w:hint="cs"/>
          <w:bCs/>
          <w:sz w:val="24"/>
          <w:szCs w:val="24"/>
          <w:rtl/>
          <w:lang w:eastAsia="he-IL"/>
        </w:rPr>
        <w:t>ל ב י ן</w:t>
      </w:r>
    </w:p>
    <w:p w14:paraId="76E1DDD0"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sdt>
      <w:sdtPr>
        <w:rPr>
          <w:rFonts w:ascii="Times New Roman" w:eastAsia="Times New Roman" w:hAnsi="Times New Roman" w:cs="David"/>
          <w:color w:val="800080"/>
          <w:sz w:val="24"/>
          <w:szCs w:val="24"/>
          <w:rtl/>
        </w:rPr>
        <w:alias w:val="צדדים נוספים"/>
        <w:tag w:val="cntTzadB_x002C__x0020_cntTzadC_x002C__x0020_cntTzadD"/>
        <w:id w:val="-1370135030"/>
        <w:placeholder>
          <w:docPart w:val="336FFB5FB236421C9F21C9072483ADA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sdtContent>
        <w:p w14:paraId="52076B79" w14:textId="33C9C47A" w:rsidR="00876F47" w:rsidRPr="00876F47" w:rsidRDefault="00110F0D">
          <w:pPr>
            <w:widowControl w:val="0"/>
            <w:spacing w:before="0" w:beforeAutospacing="0" w:after="0" w:afterAutospacing="0" w:line="240" w:lineRule="auto"/>
            <w:ind w:left="2906"/>
            <w:rPr>
              <w:rFonts w:ascii="Times New Roman" w:eastAsia="Times New Roman" w:hAnsi="Times New Roman" w:cs="David"/>
              <w:sz w:val="24"/>
              <w:szCs w:val="24"/>
              <w:rtl/>
              <w:lang w:eastAsia="he-IL"/>
            </w:rPr>
            <w:pPrChange w:id="6" w:author="Kook Sec" w:date="2022-03-31T12:49:00Z">
              <w:pPr>
                <w:widowControl w:val="0"/>
                <w:spacing w:before="0" w:beforeAutospacing="0" w:after="0" w:afterAutospacing="0" w:line="240" w:lineRule="auto"/>
                <w:ind w:left="2880" w:firstLine="720"/>
              </w:pPr>
            </w:pPrChange>
          </w:pPr>
          <w:del w:id="7" w:author="Kook Sec" w:date="2022-03-31T12:48:00Z">
            <w:r w:rsidDel="00110F0D">
              <w:rPr>
                <w:rFonts w:ascii="Times New Roman" w:eastAsia="Times New Roman" w:hAnsi="Times New Roman" w:cs="David"/>
                <w:color w:val="800080"/>
                <w:sz w:val="24"/>
                <w:szCs w:val="24"/>
                <w:rtl/>
              </w:rPr>
              <w:br/>
            </w:r>
          </w:del>
          <w:proofErr w:type="spellStart"/>
          <w:ins w:id="8" w:author="Kook Sec" w:date="2022-03-31T12:48:00Z">
            <w:r>
              <w:rPr>
                <w:rFonts w:ascii="Times New Roman" w:eastAsia="Times New Roman" w:hAnsi="Times New Roman" w:cs="David" w:hint="cs"/>
                <w:color w:val="800080"/>
                <w:sz w:val="24"/>
                <w:szCs w:val="24"/>
                <w:rtl/>
              </w:rPr>
              <w:t>טוכמן</w:t>
            </w:r>
            <w:proofErr w:type="spellEnd"/>
            <w:r>
              <w:rPr>
                <w:rFonts w:ascii="Times New Roman" w:eastAsia="Times New Roman" w:hAnsi="Times New Roman" w:cs="David" w:hint="cs"/>
                <w:color w:val="800080"/>
                <w:sz w:val="24"/>
                <w:szCs w:val="24"/>
                <w:rtl/>
              </w:rPr>
              <w:t xml:space="preserve"> מהנדסי ויועצים בע"מ</w:t>
            </w:r>
            <w:r>
              <w:rPr>
                <w:rFonts w:ascii="Times New Roman" w:eastAsia="Times New Roman" w:hAnsi="Times New Roman" w:cs="David"/>
                <w:color w:val="800080"/>
                <w:sz w:val="24"/>
                <w:szCs w:val="24"/>
                <w:rtl/>
              </w:rPr>
              <w:br/>
            </w:r>
            <w:r>
              <w:rPr>
                <w:rFonts w:ascii="Times New Roman" w:eastAsia="Times New Roman" w:hAnsi="Times New Roman" w:cs="David" w:hint="cs"/>
                <w:color w:val="800080"/>
                <w:sz w:val="24"/>
                <w:szCs w:val="24"/>
                <w:rtl/>
              </w:rPr>
              <w:t xml:space="preserve">ת.ד. 615 </w:t>
            </w:r>
            <w:proofErr w:type="spellStart"/>
            <w:r>
              <w:rPr>
                <w:rFonts w:ascii="Times New Roman" w:eastAsia="Times New Roman" w:hAnsi="Times New Roman" w:cs="David" w:hint="cs"/>
                <w:color w:val="800080"/>
                <w:sz w:val="24"/>
                <w:szCs w:val="24"/>
                <w:rtl/>
              </w:rPr>
              <w:t>זכרון</w:t>
            </w:r>
            <w:proofErr w:type="spellEnd"/>
            <w:r>
              <w:rPr>
                <w:rFonts w:ascii="Times New Roman" w:eastAsia="Times New Roman" w:hAnsi="Times New Roman" w:cs="David" w:hint="cs"/>
                <w:color w:val="800080"/>
                <w:sz w:val="24"/>
                <w:szCs w:val="24"/>
                <w:rtl/>
              </w:rPr>
              <w:t xml:space="preserve"> יעקב</w:t>
            </w:r>
          </w:ins>
          <w:r>
            <w:rPr>
              <w:rFonts w:ascii="Times New Roman" w:eastAsia="Times New Roman" w:hAnsi="Times New Roman" w:cs="David"/>
              <w:color w:val="800080"/>
              <w:sz w:val="24"/>
              <w:szCs w:val="24"/>
              <w:rtl/>
            </w:rPr>
            <w:br/>
          </w:r>
          <w:ins w:id="9" w:author="Kook Sec" w:date="2022-03-31T12:48:00Z">
            <w:r>
              <w:rPr>
                <w:rFonts w:ascii="Times New Roman" w:eastAsia="Times New Roman" w:hAnsi="Times New Roman" w:cs="David" w:hint="cs"/>
                <w:color w:val="800080"/>
                <w:sz w:val="24"/>
                <w:szCs w:val="24"/>
                <w:rtl/>
              </w:rPr>
              <w:t>513822296</w:t>
            </w:r>
          </w:ins>
        </w:p>
      </w:sdtContent>
    </w:sdt>
    <w:p w14:paraId="01B2E4FE" w14:textId="77777777" w:rsidR="00876F47" w:rsidRPr="00876F47" w:rsidRDefault="00876F47" w:rsidP="00876F47">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876F47">
        <w:rPr>
          <w:rFonts w:ascii="Times New Roman" w:eastAsia="Times New Roman" w:hAnsi="Times New Roman" w:cs="David" w:hint="cs"/>
          <w:sz w:val="24"/>
          <w:szCs w:val="24"/>
          <w:rtl/>
          <w:lang w:eastAsia="he-IL"/>
        </w:rPr>
        <w:t>(להלן: "</w:t>
      </w:r>
      <w:r w:rsidRPr="00876F47">
        <w:rPr>
          <w:rFonts w:ascii="Times New Roman" w:eastAsia="Times New Roman" w:hAnsi="Times New Roman" w:cs="David" w:hint="cs"/>
          <w:b/>
          <w:bCs/>
          <w:sz w:val="24"/>
          <w:szCs w:val="24"/>
          <w:rtl/>
          <w:lang w:eastAsia="he-IL"/>
        </w:rPr>
        <w:t>היועץ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hint="cs"/>
          <w:bCs/>
          <w:sz w:val="24"/>
          <w:szCs w:val="24"/>
          <w:rtl/>
          <w:lang w:eastAsia="he-IL"/>
        </w:rPr>
        <w:t xml:space="preserve">  </w:t>
      </w:r>
    </w:p>
    <w:p w14:paraId="47078431" w14:textId="77777777" w:rsidR="00876F47" w:rsidRPr="00876F47" w:rsidRDefault="00876F47" w:rsidP="00876F47">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876F47">
        <w:rPr>
          <w:rFonts w:ascii="Times New Roman" w:eastAsia="Times New Roman" w:hAnsi="Times New Roman" w:cs="David" w:hint="cs"/>
          <w:bCs/>
          <w:sz w:val="24"/>
          <w:szCs w:val="24"/>
          <w:rtl/>
          <w:lang w:eastAsia="he-IL"/>
        </w:rPr>
        <w:t xml:space="preserve">         מצד שני;</w:t>
      </w:r>
    </w:p>
    <w:p w14:paraId="0667342F" w14:textId="77777777" w:rsidR="00876F47" w:rsidRPr="00876F47" w:rsidRDefault="00876F47" w:rsidP="00876F47">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p>
    <w:p w14:paraId="4049942A" w14:textId="77777777" w:rsidR="00876F47" w:rsidRPr="00876F47" w:rsidRDefault="00876F47" w:rsidP="00876F47">
      <w:pPr>
        <w:widowControl w:val="0"/>
        <w:spacing w:before="0" w:beforeAutospacing="0" w:after="480" w:afterAutospacing="0" w:line="240" w:lineRule="auto"/>
        <w:ind w:left="1440" w:hanging="1440"/>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rtl/>
          <w:lang w:eastAsia="he-IL"/>
        </w:rPr>
        <w:t>והואיל:</w:t>
      </w:r>
      <w:r w:rsidRPr="00876F47">
        <w:rPr>
          <w:rFonts w:ascii="Times New Roman" w:eastAsia="Times New Roman" w:hAnsi="Times New Roman" w:cs="David"/>
          <w:bCs/>
          <w:sz w:val="24"/>
          <w:szCs w:val="24"/>
          <w:rtl/>
          <w:lang w:eastAsia="he-IL"/>
        </w:rPr>
        <w:tab/>
      </w:r>
      <w:r w:rsidRPr="00876F47">
        <w:rPr>
          <w:rFonts w:ascii="Times New Roman" w:eastAsia="Times New Roman" w:hAnsi="Times New Roman" w:cs="David"/>
          <w:sz w:val="24"/>
          <w:szCs w:val="24"/>
          <w:rtl/>
          <w:lang w:eastAsia="he-IL"/>
        </w:rPr>
        <w:t>וברצון המזמין למסור ליועץ את ביצוע שירותי היועץ כמפורט להלן, כל זאת בתנאים המפורטים להלן בחוזה זה והיועץ הסכים לקבל על עצמו את העבודה הנ"ל;</w:t>
      </w:r>
    </w:p>
    <w:p w14:paraId="61C5E5B9" w14:textId="77777777" w:rsidR="00876F47" w:rsidRPr="00876F47" w:rsidRDefault="00876F47" w:rsidP="00876F47">
      <w:pPr>
        <w:widowControl w:val="0"/>
        <w:spacing w:before="0" w:beforeAutospacing="0" w:after="360" w:afterAutospacing="0" w:line="240" w:lineRule="auto"/>
        <w:jc w:val="center"/>
        <w:outlineLvl w:val="1"/>
        <w:rPr>
          <w:rFonts w:ascii="Times New Roman" w:eastAsia="Times New Roman" w:hAnsi="Times New Roman" w:cs="David"/>
          <w:bCs/>
          <w:sz w:val="24"/>
          <w:szCs w:val="24"/>
          <w:rtl/>
          <w:lang w:eastAsia="he-IL"/>
        </w:rPr>
      </w:pPr>
      <w:r w:rsidRPr="00876F47">
        <w:rPr>
          <w:rFonts w:ascii="Times New Roman" w:eastAsia="Times New Roman" w:hAnsi="Times New Roman" w:cs="David"/>
          <w:bCs/>
          <w:sz w:val="24"/>
          <w:szCs w:val="24"/>
          <w:rtl/>
          <w:lang w:eastAsia="he-IL"/>
        </w:rPr>
        <w:t>לפיכך הותנה והוסכם בין הצדדים כדלקמן:</w:t>
      </w:r>
    </w:p>
    <w:p w14:paraId="000ADB94" w14:textId="77777777" w:rsidR="00876F47" w:rsidRPr="00876F47" w:rsidRDefault="00876F47" w:rsidP="00876F47">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4"/>
          <w:szCs w:val="24"/>
          <w:rtl/>
          <w:lang w:eastAsia="he-IL"/>
        </w:rPr>
      </w:pPr>
      <w:r w:rsidRPr="00876F47">
        <w:rPr>
          <w:rFonts w:ascii="Times New Roman" w:eastAsia="Times New Roman" w:hAnsi="Times New Roman" w:cs="David"/>
          <w:b/>
          <w:bCs/>
          <w:sz w:val="24"/>
          <w:szCs w:val="24"/>
          <w:u w:val="single"/>
          <w:rtl/>
          <w:lang w:eastAsia="he-IL"/>
        </w:rPr>
        <w:t>מבוא</w:t>
      </w:r>
    </w:p>
    <w:p w14:paraId="3B96696C" w14:textId="77777777" w:rsidR="00876F47" w:rsidRPr="00876F47" w:rsidRDefault="00876F47" w:rsidP="00876F47">
      <w:pPr>
        <w:widowControl w:val="0"/>
        <w:numPr>
          <w:ilvl w:val="1"/>
          <w:numId w:val="1"/>
        </w:numPr>
        <w:spacing w:before="0" w:beforeAutospacing="0" w:after="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למונחים הבאים יהא הפרוש הנקוב בצידם דהיינו:</w:t>
      </w:r>
    </w:p>
    <w:p w14:paraId="145737F8" w14:textId="77777777" w:rsidR="00876F47" w:rsidRPr="00876F47" w:rsidRDefault="00876F47" w:rsidP="00876F47">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710ADD23"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rtl/>
          <w:lang w:eastAsia="he-IL"/>
        </w:rPr>
        <w:t>"הפרויקט"</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r>
      <w:r w:rsidRPr="00876F47">
        <w:rPr>
          <w:rFonts w:ascii="Times New Roman" w:eastAsia="Times New Roman" w:hAnsi="Times New Roman" w:cs="David"/>
          <w:sz w:val="24"/>
          <w:szCs w:val="24"/>
          <w:rtl/>
          <w:lang w:eastAsia="he-IL"/>
        </w:rPr>
        <w:tab/>
        <w:t xml:space="preserve">כמוגדר בנספח </w:t>
      </w:r>
      <w:r w:rsidRPr="00876F47">
        <w:rPr>
          <w:rFonts w:ascii="Times New Roman" w:eastAsia="Times New Roman" w:hAnsi="Times New Roman" w:cs="David"/>
          <w:b/>
          <w:bCs/>
          <w:sz w:val="24"/>
          <w:szCs w:val="24"/>
          <w:rtl/>
          <w:lang w:eastAsia="he-IL"/>
        </w:rPr>
        <w:t>א'</w:t>
      </w:r>
      <w:r w:rsidRPr="00876F47">
        <w:rPr>
          <w:rFonts w:ascii="Times New Roman" w:eastAsia="Times New Roman" w:hAnsi="Times New Roman" w:cs="David"/>
          <w:sz w:val="24"/>
          <w:szCs w:val="24"/>
          <w:rtl/>
          <w:lang w:eastAsia="he-IL"/>
        </w:rPr>
        <w:t xml:space="preserve"> </w:t>
      </w:r>
      <w:proofErr w:type="spellStart"/>
      <w:r w:rsidRPr="00876F47">
        <w:rPr>
          <w:rFonts w:ascii="Times New Roman" w:eastAsia="Times New Roman" w:hAnsi="Times New Roman" w:cs="David"/>
          <w:sz w:val="24"/>
          <w:szCs w:val="24"/>
          <w:rtl/>
          <w:lang w:eastAsia="he-IL"/>
        </w:rPr>
        <w:t>המצ"ב</w:t>
      </w:r>
      <w:proofErr w:type="spellEnd"/>
      <w:r w:rsidRPr="00876F47">
        <w:rPr>
          <w:rFonts w:ascii="Times New Roman" w:eastAsia="Times New Roman" w:hAnsi="Times New Roman" w:cs="David"/>
          <w:sz w:val="24"/>
          <w:szCs w:val="24"/>
          <w:rtl/>
          <w:lang w:eastAsia="he-IL"/>
        </w:rPr>
        <w:t>.</w:t>
      </w:r>
    </w:p>
    <w:p w14:paraId="48D282D2"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4EF19CE9"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rtl/>
          <w:lang w:eastAsia="he-IL"/>
        </w:rPr>
        <w:t>"</w:t>
      </w:r>
      <w:proofErr w:type="spellStart"/>
      <w:r w:rsidRPr="00876F47">
        <w:rPr>
          <w:rFonts w:ascii="Times New Roman" w:eastAsia="Times New Roman" w:hAnsi="Times New Roman" w:cs="David"/>
          <w:bCs/>
          <w:sz w:val="24"/>
          <w:szCs w:val="24"/>
          <w:rtl/>
          <w:lang w:eastAsia="he-IL"/>
        </w:rPr>
        <w:t>התכנית</w:t>
      </w:r>
      <w:proofErr w:type="spellEnd"/>
      <w:r w:rsidRPr="00876F47">
        <w:rPr>
          <w:rFonts w:ascii="Times New Roman" w:eastAsia="Times New Roman" w:hAnsi="Times New Roman" w:cs="David"/>
          <w:bCs/>
          <w:sz w:val="24"/>
          <w:szCs w:val="24"/>
          <w:rtl/>
          <w:lang w:eastAsia="he-IL"/>
        </w:rPr>
        <w:t xml:space="preserve">" </w:t>
      </w:r>
      <w:r w:rsidRPr="00876F47">
        <w:rPr>
          <w:rFonts w:ascii="Times New Roman" w:eastAsia="Times New Roman" w:hAnsi="Times New Roman" w:cs="David"/>
          <w:sz w:val="24"/>
          <w:szCs w:val="24"/>
          <w:rtl/>
          <w:lang w:eastAsia="he-IL"/>
        </w:rPr>
        <w:t>/</w:t>
      </w:r>
    </w:p>
    <w:p w14:paraId="261D82B1"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876F47">
        <w:rPr>
          <w:rFonts w:ascii="Times New Roman" w:eastAsia="Times New Roman" w:hAnsi="Times New Roman" w:cs="David"/>
          <w:b/>
          <w:bCs/>
          <w:sz w:val="24"/>
          <w:szCs w:val="24"/>
          <w:rtl/>
          <w:lang w:eastAsia="he-IL"/>
        </w:rPr>
        <w:t>"המקרקעין"</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t xml:space="preserve">כמוגדר בנספח </w:t>
      </w:r>
      <w:r w:rsidRPr="00876F47">
        <w:rPr>
          <w:rFonts w:ascii="Times New Roman" w:eastAsia="Times New Roman" w:hAnsi="Times New Roman" w:cs="David"/>
          <w:b/>
          <w:bCs/>
          <w:sz w:val="24"/>
          <w:szCs w:val="24"/>
          <w:rtl/>
          <w:lang w:eastAsia="he-IL"/>
        </w:rPr>
        <w:t>א'</w:t>
      </w:r>
      <w:r w:rsidRPr="00876F47">
        <w:rPr>
          <w:rFonts w:ascii="Times New Roman" w:eastAsia="Times New Roman" w:hAnsi="Times New Roman" w:cs="David"/>
          <w:sz w:val="24"/>
          <w:szCs w:val="24"/>
          <w:rtl/>
          <w:lang w:eastAsia="he-IL"/>
        </w:rPr>
        <w:t xml:space="preserve"> </w:t>
      </w:r>
      <w:proofErr w:type="spellStart"/>
      <w:r w:rsidRPr="00876F47">
        <w:rPr>
          <w:rFonts w:ascii="Times New Roman" w:eastAsia="Times New Roman" w:hAnsi="Times New Roman" w:cs="David"/>
          <w:sz w:val="24"/>
          <w:szCs w:val="24"/>
          <w:rtl/>
          <w:lang w:eastAsia="he-IL"/>
        </w:rPr>
        <w:t>המצ"ב</w:t>
      </w:r>
      <w:proofErr w:type="spellEnd"/>
      <w:r w:rsidRPr="00876F47">
        <w:rPr>
          <w:rFonts w:ascii="Times New Roman" w:eastAsia="Times New Roman" w:hAnsi="Times New Roman" w:cs="David"/>
          <w:sz w:val="24"/>
          <w:szCs w:val="24"/>
          <w:rtl/>
          <w:lang w:eastAsia="he-IL"/>
        </w:rPr>
        <w:t>.</w:t>
      </w:r>
    </w:p>
    <w:p w14:paraId="552B974B"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0457EDAB" w14:textId="77777777" w:rsidR="00876F47" w:rsidRPr="00876F47" w:rsidRDefault="00876F47" w:rsidP="00876F47">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rtl/>
          <w:lang w:eastAsia="he-IL"/>
        </w:rPr>
        <w:t>"האתר"</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r>
      <w:r w:rsidRPr="00876F47">
        <w:rPr>
          <w:rFonts w:ascii="Times New Roman" w:eastAsia="Times New Roman" w:hAnsi="Times New Roman" w:cs="David"/>
          <w:sz w:val="24"/>
          <w:szCs w:val="24"/>
          <w:rtl/>
          <w:lang w:eastAsia="he-IL"/>
        </w:rPr>
        <w:tab/>
        <w:t xml:space="preserve">שטח </w:t>
      </w:r>
      <w:proofErr w:type="spellStart"/>
      <w:r w:rsidRPr="00876F47">
        <w:rPr>
          <w:rFonts w:ascii="Times New Roman" w:eastAsia="Times New Roman" w:hAnsi="Times New Roman" w:cs="David"/>
          <w:sz w:val="24"/>
          <w:szCs w:val="24"/>
          <w:rtl/>
          <w:lang w:eastAsia="he-IL"/>
        </w:rPr>
        <w:t>התכנית</w:t>
      </w:r>
      <w:proofErr w:type="spellEnd"/>
      <w:r w:rsidRPr="00876F47">
        <w:rPr>
          <w:rFonts w:ascii="Times New Roman" w:eastAsia="Times New Roman" w:hAnsi="Times New Roman" w:cs="David"/>
          <w:sz w:val="24"/>
          <w:szCs w:val="24"/>
          <w:rtl/>
          <w:lang w:eastAsia="he-IL"/>
        </w:rPr>
        <w:t>/המקרקעין לרבות כל חלק ממנו כפי שיקבע ע"י המזמין מעת לעת על פי שיקול דעתו הבלעדי.</w:t>
      </w:r>
    </w:p>
    <w:p w14:paraId="3C456F4B"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4ECB7699" w14:textId="77777777" w:rsidR="00876F47" w:rsidRPr="00876F47" w:rsidRDefault="00876F47" w:rsidP="00876F47">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b/>
          <w:bCs/>
          <w:sz w:val="24"/>
          <w:szCs w:val="24"/>
          <w:rtl/>
          <w:lang w:eastAsia="he-IL"/>
        </w:rPr>
        <w:t>היועצים</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r>
      <w:r w:rsidRPr="00876F47">
        <w:rPr>
          <w:rFonts w:ascii="Times New Roman" w:eastAsia="Times New Roman" w:hAnsi="Times New Roman" w:cs="David"/>
          <w:sz w:val="24"/>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ליועץ.</w:t>
      </w:r>
    </w:p>
    <w:p w14:paraId="6E91AA10"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653629E3" w14:textId="77777777" w:rsidR="00876F47" w:rsidRPr="00876F47" w:rsidRDefault="00876F47" w:rsidP="00876F47">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w:t>
      </w:r>
      <w:proofErr w:type="spellStart"/>
      <w:r w:rsidRPr="00876F47">
        <w:rPr>
          <w:rFonts w:ascii="Times New Roman" w:eastAsia="Times New Roman" w:hAnsi="Times New Roman" w:cs="David"/>
          <w:b/>
          <w:bCs/>
          <w:sz w:val="24"/>
          <w:szCs w:val="24"/>
          <w:rtl/>
          <w:lang w:eastAsia="he-IL"/>
        </w:rPr>
        <w:t>התכניות</w:t>
      </w:r>
      <w:proofErr w:type="spellEnd"/>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r>
      <w:r w:rsidRPr="00876F47">
        <w:rPr>
          <w:rFonts w:ascii="Times New Roman" w:eastAsia="Times New Roman" w:hAnsi="Times New Roman" w:cs="David"/>
          <w:sz w:val="24"/>
          <w:szCs w:val="24"/>
          <w:rtl/>
          <w:lang w:eastAsia="he-IL"/>
        </w:rPr>
        <w:tab/>
      </w:r>
      <w:proofErr w:type="spellStart"/>
      <w:r w:rsidRPr="00876F47">
        <w:rPr>
          <w:rFonts w:ascii="Times New Roman" w:eastAsia="Times New Roman" w:hAnsi="Times New Roman" w:cs="David"/>
          <w:sz w:val="24"/>
          <w:szCs w:val="24"/>
          <w:rtl/>
          <w:lang w:eastAsia="he-IL"/>
        </w:rPr>
        <w:t>התכניות</w:t>
      </w:r>
      <w:proofErr w:type="spellEnd"/>
      <w:r w:rsidRPr="00876F47">
        <w:rPr>
          <w:rFonts w:ascii="Times New Roman" w:eastAsia="Times New Roman" w:hAnsi="Times New Roman" w:cs="David"/>
          <w:sz w:val="24"/>
          <w:szCs w:val="24"/>
          <w:rtl/>
          <w:lang w:eastAsia="he-IL"/>
        </w:rPr>
        <w:t>, החישובים, התיאורים, הביאורים, המדידות, התרשימים הדיאגרמות, השרטוטים, המפרטים, כתבי הכמויות, ההמלצות, ההנחיות וכל יתר המסמכים שיערכו ע"י היועץ תוך כדי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שרותי היועץ,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w:t>
      </w:r>
      <w:proofErr w:type="spellStart"/>
      <w:r w:rsidRPr="00876F47">
        <w:rPr>
          <w:rFonts w:ascii="Times New Roman" w:eastAsia="Times New Roman" w:hAnsi="Times New Roman" w:cs="David"/>
          <w:sz w:val="24"/>
          <w:szCs w:val="24"/>
          <w:rtl/>
          <w:lang w:eastAsia="he-IL"/>
        </w:rPr>
        <w:t>התכניות</w:t>
      </w:r>
      <w:proofErr w:type="spellEnd"/>
      <w:r w:rsidRPr="00876F47">
        <w:rPr>
          <w:rFonts w:ascii="Times New Roman" w:eastAsia="Times New Roman" w:hAnsi="Times New Roman" w:cs="David"/>
          <w:sz w:val="24"/>
          <w:szCs w:val="24"/>
          <w:rtl/>
          <w:lang w:eastAsia="he-IL"/>
        </w:rPr>
        <w:t xml:space="preserve"> ומסמכים המצורפת לחוזה זה במסגרת נספח </w:t>
      </w:r>
      <w:r w:rsidRPr="00876F47">
        <w:rPr>
          <w:rFonts w:ascii="Times New Roman" w:eastAsia="Times New Roman" w:hAnsi="Times New Roman" w:cs="David"/>
          <w:b/>
          <w:bCs/>
          <w:sz w:val="24"/>
          <w:szCs w:val="24"/>
          <w:rtl/>
          <w:lang w:eastAsia="he-IL"/>
        </w:rPr>
        <w:t>ח'</w:t>
      </w:r>
      <w:r w:rsidRPr="00876F47">
        <w:rPr>
          <w:rFonts w:ascii="Times New Roman" w:eastAsia="Times New Roman" w:hAnsi="Times New Roman" w:cs="David"/>
          <w:sz w:val="24"/>
          <w:szCs w:val="24"/>
          <w:rtl/>
          <w:lang w:eastAsia="he-IL"/>
        </w:rPr>
        <w:t>. כל המסמכים שיערכו ע"י היועץ כאמור יערכו בשפה העברית.</w:t>
      </w:r>
    </w:p>
    <w:p w14:paraId="69F1CFE4"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7CC14347"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b/>
          <w:bCs/>
          <w:sz w:val="24"/>
          <w:szCs w:val="24"/>
          <w:rtl/>
          <w:lang w:eastAsia="he-IL"/>
        </w:rPr>
        <w:t>שירותי</w:t>
      </w:r>
    </w:p>
    <w:p w14:paraId="1D3EF8C0"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876F47">
        <w:rPr>
          <w:rFonts w:ascii="Times New Roman" w:eastAsia="Times New Roman" w:hAnsi="Times New Roman" w:cs="David"/>
          <w:b/>
          <w:bCs/>
          <w:sz w:val="24"/>
          <w:szCs w:val="24"/>
          <w:rtl/>
          <w:lang w:eastAsia="he-IL"/>
        </w:rPr>
        <w:t xml:space="preserve"> היועץ</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r>
    </w:p>
    <w:p w14:paraId="13D99E44"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lastRenderedPageBreak/>
        <w:t>"</w:t>
      </w:r>
      <w:r w:rsidRPr="00876F47">
        <w:rPr>
          <w:rFonts w:ascii="Times New Roman" w:eastAsia="Times New Roman" w:hAnsi="Times New Roman" w:cs="David"/>
          <w:b/>
          <w:bCs/>
          <w:sz w:val="24"/>
          <w:szCs w:val="24"/>
          <w:rtl/>
          <w:lang w:eastAsia="he-IL"/>
        </w:rPr>
        <w:t>השירותים</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t xml:space="preserve">השירותים כמוגדר וכמפורט בחוזה זה ובנספח </w:t>
      </w:r>
      <w:r w:rsidRPr="00876F47">
        <w:rPr>
          <w:rFonts w:ascii="Times New Roman" w:eastAsia="Times New Roman" w:hAnsi="Times New Roman" w:cs="David"/>
          <w:b/>
          <w:bCs/>
          <w:sz w:val="24"/>
          <w:szCs w:val="24"/>
          <w:rtl/>
          <w:lang w:eastAsia="he-IL"/>
        </w:rPr>
        <w:t>ב'</w:t>
      </w:r>
      <w:r w:rsidRPr="00876F47">
        <w:rPr>
          <w:rFonts w:ascii="Times New Roman" w:eastAsia="Times New Roman" w:hAnsi="Times New Roman" w:cs="David" w:hint="cs"/>
          <w:b/>
          <w:bCs/>
          <w:sz w:val="24"/>
          <w:szCs w:val="24"/>
          <w:rtl/>
          <w:lang w:eastAsia="he-IL"/>
        </w:rPr>
        <w:t xml:space="preserve"> </w:t>
      </w:r>
      <w:proofErr w:type="spellStart"/>
      <w:r w:rsidRPr="00876F47">
        <w:rPr>
          <w:rFonts w:ascii="Times New Roman" w:eastAsia="Times New Roman" w:hAnsi="Times New Roman" w:cs="David" w:hint="cs"/>
          <w:sz w:val="24"/>
          <w:szCs w:val="24"/>
          <w:rtl/>
          <w:lang w:eastAsia="he-IL"/>
        </w:rPr>
        <w:t>המצ"ב</w:t>
      </w:r>
      <w:proofErr w:type="spellEnd"/>
      <w:r w:rsidRPr="00876F47">
        <w:rPr>
          <w:rFonts w:ascii="Times New Roman" w:eastAsia="Times New Roman" w:hAnsi="Times New Roman" w:cs="David"/>
          <w:sz w:val="24"/>
          <w:szCs w:val="24"/>
          <w:rtl/>
          <w:lang w:eastAsia="he-IL"/>
        </w:rPr>
        <w:t>.</w:t>
      </w:r>
    </w:p>
    <w:p w14:paraId="1E99593E"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7C015E63" w14:textId="77777777" w:rsidR="00876F47" w:rsidRPr="00876F47" w:rsidRDefault="00876F47" w:rsidP="00876F47">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b/>
          <w:bCs/>
          <w:sz w:val="24"/>
          <w:szCs w:val="24"/>
          <w:rtl/>
          <w:lang w:eastAsia="he-IL"/>
        </w:rPr>
        <w:t>המנהל</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r>
      <w:r w:rsidRPr="00876F47">
        <w:rPr>
          <w:rFonts w:ascii="Times New Roman" w:eastAsia="Times New Roman" w:hAnsi="Times New Roman" w:cs="David"/>
          <w:sz w:val="24"/>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5B8EE503"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13F49768"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ab/>
      </w:r>
      <w:r w:rsidRPr="00876F47">
        <w:rPr>
          <w:rFonts w:ascii="Times New Roman" w:eastAsia="Times New Roman" w:hAnsi="Times New Roman" w:cs="David"/>
          <w:sz w:val="24"/>
          <w:szCs w:val="24"/>
          <w:rtl/>
          <w:lang w:eastAsia="he-IL"/>
        </w:rPr>
        <w:tab/>
        <w:t>מקום שמדובר בחוזה זה במזמין - גם המנהל במשמע.</w:t>
      </w:r>
    </w:p>
    <w:p w14:paraId="2961392A"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11DAC592"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10DA2631"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b/>
          <w:bCs/>
          <w:sz w:val="24"/>
          <w:szCs w:val="24"/>
          <w:rtl/>
          <w:lang w:eastAsia="he-IL"/>
        </w:rPr>
        <w:t>החוזה</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hint="cs"/>
          <w:sz w:val="24"/>
          <w:szCs w:val="24"/>
          <w:rtl/>
          <w:lang w:eastAsia="he-IL"/>
        </w:rPr>
        <w:t>/</w:t>
      </w:r>
    </w:p>
    <w:p w14:paraId="1BF7E977"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hint="cs"/>
          <w:b/>
          <w:bCs/>
          <w:sz w:val="24"/>
          <w:szCs w:val="24"/>
          <w:rtl/>
          <w:lang w:eastAsia="he-IL"/>
        </w:rPr>
        <w:t>ההסכם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r>
      <w:r w:rsidRPr="00876F47">
        <w:rPr>
          <w:rFonts w:ascii="Times New Roman" w:eastAsia="Times New Roman" w:hAnsi="Times New Roman" w:cs="David"/>
          <w:sz w:val="24"/>
          <w:szCs w:val="24"/>
          <w:rtl/>
          <w:lang w:eastAsia="he-IL"/>
        </w:rPr>
        <w:tab/>
        <w:t>חוזה זה על נספחיו.</w:t>
      </w:r>
    </w:p>
    <w:p w14:paraId="10C42E89" w14:textId="77777777" w:rsidR="00876F47" w:rsidRPr="00876F47" w:rsidRDefault="00876F47" w:rsidP="00876F47">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p>
    <w:p w14:paraId="5139E901" w14:textId="77777777" w:rsidR="00876F47" w:rsidRPr="00876F47" w:rsidRDefault="00876F47" w:rsidP="00876F47">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b/>
          <w:bCs/>
          <w:sz w:val="24"/>
          <w:szCs w:val="24"/>
          <w:rtl/>
          <w:lang w:eastAsia="he-IL"/>
        </w:rPr>
        <w:t>הדין</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r>
      <w:r w:rsidRPr="00876F47">
        <w:rPr>
          <w:rFonts w:ascii="Times New Roman" w:eastAsia="Times New Roman" w:hAnsi="Times New Roman" w:cs="David"/>
          <w:sz w:val="24"/>
          <w:szCs w:val="24"/>
          <w:rtl/>
          <w:lang w:eastAsia="he-IL"/>
        </w:rPr>
        <w:tab/>
        <w:t>כהגדרתו בחוק ה</w:t>
      </w:r>
      <w:r w:rsidRPr="00876F47">
        <w:rPr>
          <w:rFonts w:ascii="Times New Roman" w:eastAsia="Times New Roman" w:hAnsi="Times New Roman" w:cs="David" w:hint="cs"/>
          <w:sz w:val="24"/>
          <w:szCs w:val="24"/>
          <w:rtl/>
          <w:lang w:eastAsia="he-IL"/>
        </w:rPr>
        <w:t>פרשנות, התשמ"א-1981</w:t>
      </w:r>
      <w:r w:rsidRPr="00876F47">
        <w:rPr>
          <w:rFonts w:ascii="Times New Roman" w:eastAsia="Times New Roman" w:hAnsi="Times New Roman" w:cs="David"/>
          <w:sz w:val="24"/>
          <w:szCs w:val="24"/>
          <w:rtl/>
          <w:lang w:eastAsia="he-IL"/>
        </w:rPr>
        <w:t xml:space="preserve"> לרבות כל </w:t>
      </w:r>
      <w:r w:rsidRPr="00876F47">
        <w:rPr>
          <w:rFonts w:ascii="Times New Roman" w:eastAsia="Times New Roman" w:hAnsi="Times New Roman" w:cs="David" w:hint="cs"/>
          <w:sz w:val="24"/>
          <w:szCs w:val="24"/>
          <w:rtl/>
          <w:lang w:eastAsia="he-IL"/>
        </w:rPr>
        <w:t xml:space="preserve">תקנה ו/או </w:t>
      </w:r>
      <w:r w:rsidRPr="00876F47">
        <w:rPr>
          <w:rFonts w:ascii="Times New Roman" w:eastAsia="Times New Roman" w:hAnsi="Times New Roman" w:cs="David"/>
          <w:sz w:val="24"/>
          <w:szCs w:val="24"/>
          <w:rtl/>
          <w:lang w:eastAsia="he-IL"/>
        </w:rPr>
        <w:t>הוראה של רשות מוסמכת בתוקף סמכותה על פי הדין.</w:t>
      </w:r>
    </w:p>
    <w:p w14:paraId="35AC9DC9"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3A2DFA5E"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b/>
          <w:bCs/>
          <w:sz w:val="24"/>
          <w:szCs w:val="24"/>
          <w:rtl/>
          <w:lang w:eastAsia="he-IL"/>
        </w:rPr>
        <w:t>הרשות</w:t>
      </w:r>
    </w:p>
    <w:p w14:paraId="10EAB388"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876F47">
        <w:rPr>
          <w:rFonts w:ascii="Times New Roman" w:eastAsia="Times New Roman" w:hAnsi="Times New Roman" w:cs="David"/>
          <w:b/>
          <w:bCs/>
          <w:sz w:val="24"/>
          <w:szCs w:val="24"/>
          <w:rtl/>
          <w:lang w:eastAsia="he-IL"/>
        </w:rPr>
        <w:t xml:space="preserve"> המקומית</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r>
      <w:r w:rsidRPr="00876F47">
        <w:rPr>
          <w:rFonts w:ascii="Times New Roman" w:eastAsia="Times New Roman" w:hAnsi="Times New Roman" w:cs="David"/>
          <w:sz w:val="24"/>
          <w:szCs w:val="24"/>
          <w:rtl/>
          <w:lang w:eastAsia="he-IL"/>
        </w:rPr>
        <w:tab/>
        <w:t xml:space="preserve">כמוגדר בנספח </w:t>
      </w:r>
      <w:r w:rsidRPr="00876F47">
        <w:rPr>
          <w:rFonts w:ascii="Times New Roman" w:eastAsia="Times New Roman" w:hAnsi="Times New Roman" w:cs="David"/>
          <w:b/>
          <w:bCs/>
          <w:sz w:val="24"/>
          <w:szCs w:val="24"/>
          <w:rtl/>
          <w:lang w:eastAsia="he-IL"/>
        </w:rPr>
        <w:t>א'</w:t>
      </w:r>
      <w:r w:rsidRPr="00876F47">
        <w:rPr>
          <w:rFonts w:ascii="Times New Roman" w:eastAsia="Times New Roman" w:hAnsi="Times New Roman" w:cs="David"/>
          <w:sz w:val="24"/>
          <w:szCs w:val="24"/>
          <w:rtl/>
          <w:lang w:eastAsia="he-IL"/>
        </w:rPr>
        <w:t xml:space="preserve"> </w:t>
      </w:r>
      <w:proofErr w:type="spellStart"/>
      <w:r w:rsidRPr="00876F47">
        <w:rPr>
          <w:rFonts w:ascii="Times New Roman" w:eastAsia="Times New Roman" w:hAnsi="Times New Roman" w:cs="David"/>
          <w:sz w:val="24"/>
          <w:szCs w:val="24"/>
          <w:rtl/>
          <w:lang w:eastAsia="he-IL"/>
        </w:rPr>
        <w:t>המצ"ב</w:t>
      </w:r>
      <w:proofErr w:type="spellEnd"/>
      <w:r w:rsidRPr="00876F47">
        <w:rPr>
          <w:rFonts w:ascii="Times New Roman" w:eastAsia="Times New Roman" w:hAnsi="Times New Roman" w:cs="David"/>
          <w:sz w:val="24"/>
          <w:szCs w:val="24"/>
          <w:rtl/>
          <w:lang w:eastAsia="he-IL"/>
        </w:rPr>
        <w:t>.</w:t>
      </w:r>
    </w:p>
    <w:p w14:paraId="16F6118B"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790BD09E"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b/>
          <w:bCs/>
          <w:sz w:val="24"/>
          <w:szCs w:val="24"/>
          <w:rtl/>
          <w:lang w:eastAsia="he-IL"/>
        </w:rPr>
        <w:t>חוזה</w:t>
      </w:r>
    </w:p>
    <w:p w14:paraId="554F3668" w14:textId="77777777" w:rsidR="00876F47" w:rsidRPr="00876F47" w:rsidRDefault="00876F47" w:rsidP="00876F47">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r w:rsidRPr="00876F47">
        <w:rPr>
          <w:rFonts w:ascii="Times New Roman" w:eastAsia="Times New Roman" w:hAnsi="Times New Roman" w:cs="David"/>
          <w:b/>
          <w:bCs/>
          <w:sz w:val="24"/>
          <w:szCs w:val="24"/>
          <w:rtl/>
          <w:lang w:eastAsia="he-IL"/>
        </w:rPr>
        <w:t xml:space="preserve"> הפיתוח</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sz w:val="24"/>
          <w:szCs w:val="24"/>
          <w:rtl/>
          <w:lang w:eastAsia="he-IL"/>
        </w:rPr>
        <w:tab/>
      </w:r>
      <w:r w:rsidRPr="00876F47">
        <w:rPr>
          <w:rFonts w:ascii="Times New Roman" w:eastAsia="Times New Roman" w:hAnsi="Times New Roman" w:cs="David"/>
          <w:sz w:val="24"/>
          <w:szCs w:val="24"/>
          <w:rtl/>
          <w:lang w:eastAsia="he-IL"/>
        </w:rPr>
        <w:tab/>
        <w:t xml:space="preserve">כמוגדר בנספח </w:t>
      </w:r>
      <w:r w:rsidRPr="00876F47">
        <w:rPr>
          <w:rFonts w:ascii="Times New Roman" w:eastAsia="Times New Roman" w:hAnsi="Times New Roman" w:cs="David"/>
          <w:b/>
          <w:bCs/>
          <w:sz w:val="24"/>
          <w:szCs w:val="24"/>
          <w:rtl/>
          <w:lang w:eastAsia="he-IL"/>
        </w:rPr>
        <w:t>א'</w:t>
      </w:r>
      <w:r w:rsidRPr="00876F47">
        <w:rPr>
          <w:rFonts w:ascii="Times New Roman" w:eastAsia="Times New Roman" w:hAnsi="Times New Roman" w:cs="David" w:hint="cs"/>
          <w:sz w:val="24"/>
          <w:szCs w:val="24"/>
          <w:rtl/>
          <w:lang w:eastAsia="he-IL"/>
        </w:rPr>
        <w:t xml:space="preserve"> </w:t>
      </w:r>
      <w:proofErr w:type="spellStart"/>
      <w:r w:rsidRPr="00876F47">
        <w:rPr>
          <w:rFonts w:ascii="Times New Roman" w:eastAsia="Times New Roman" w:hAnsi="Times New Roman" w:cs="David" w:hint="cs"/>
          <w:sz w:val="24"/>
          <w:szCs w:val="24"/>
          <w:rtl/>
          <w:lang w:eastAsia="he-IL"/>
        </w:rPr>
        <w:t>המצ"ב</w:t>
      </w:r>
      <w:proofErr w:type="spellEnd"/>
      <w:r w:rsidRPr="00876F47">
        <w:rPr>
          <w:rFonts w:ascii="Times New Roman" w:eastAsia="Times New Roman" w:hAnsi="Times New Roman" w:cs="David"/>
          <w:sz w:val="24"/>
          <w:szCs w:val="24"/>
          <w:rtl/>
          <w:lang w:eastAsia="he-IL"/>
        </w:rPr>
        <w:t>.</w:t>
      </w:r>
    </w:p>
    <w:p w14:paraId="5AE71B1B" w14:textId="77777777" w:rsidR="00876F47" w:rsidRPr="00876F47" w:rsidRDefault="00876F47" w:rsidP="00876F47">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p>
    <w:p w14:paraId="6F07C727"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הכותרות בחוזה זה </w:t>
      </w:r>
      <w:r w:rsidRPr="00876F47">
        <w:rPr>
          <w:rFonts w:ascii="Times New Roman" w:eastAsia="Times New Roman" w:hAnsi="Times New Roman" w:cs="David" w:hint="cs"/>
          <w:sz w:val="24"/>
          <w:szCs w:val="24"/>
          <w:rtl/>
          <w:lang w:eastAsia="he-IL"/>
        </w:rPr>
        <w:t xml:space="preserve">הינן לנוחיות בלבד ובכל מקרה </w:t>
      </w:r>
      <w:r w:rsidRPr="00876F47">
        <w:rPr>
          <w:rFonts w:ascii="Times New Roman" w:eastAsia="Times New Roman" w:hAnsi="Times New Roman" w:cs="David"/>
          <w:sz w:val="24"/>
          <w:szCs w:val="24"/>
          <w:rtl/>
          <w:lang w:eastAsia="he-IL"/>
        </w:rPr>
        <w:t xml:space="preserve">לא ישמשו </w:t>
      </w:r>
      <w:r w:rsidRPr="00876F47">
        <w:rPr>
          <w:rFonts w:ascii="Times New Roman" w:eastAsia="Times New Roman" w:hAnsi="Times New Roman" w:cs="David" w:hint="cs"/>
          <w:sz w:val="24"/>
          <w:szCs w:val="24"/>
          <w:rtl/>
          <w:lang w:eastAsia="he-IL"/>
        </w:rPr>
        <w:t>ל</w:t>
      </w:r>
      <w:r w:rsidRPr="00876F47">
        <w:rPr>
          <w:rFonts w:ascii="Times New Roman" w:eastAsia="Times New Roman" w:hAnsi="Times New Roman" w:cs="David"/>
          <w:sz w:val="24"/>
          <w:szCs w:val="24"/>
          <w:rtl/>
          <w:lang w:eastAsia="he-IL"/>
        </w:rPr>
        <w:t>פרש</w:t>
      </w:r>
      <w:r w:rsidRPr="00876F47">
        <w:rPr>
          <w:rFonts w:ascii="Times New Roman" w:eastAsia="Times New Roman" w:hAnsi="Times New Roman" w:cs="David" w:hint="cs"/>
          <w:sz w:val="24"/>
          <w:szCs w:val="24"/>
          <w:rtl/>
          <w:lang w:eastAsia="he-IL"/>
        </w:rPr>
        <w:t>נות</w:t>
      </w:r>
      <w:r w:rsidRPr="00876F47">
        <w:rPr>
          <w:rFonts w:ascii="Times New Roman" w:eastAsia="Times New Roman" w:hAnsi="Times New Roman" w:cs="David"/>
          <w:sz w:val="24"/>
          <w:szCs w:val="24"/>
          <w:rtl/>
          <w:lang w:eastAsia="he-IL"/>
        </w:rPr>
        <w:t>ו.</w:t>
      </w:r>
    </w:p>
    <w:p w14:paraId="18701609"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הנספחים לחוזה זה מהווים חלק בלתי נפרד הימנו ואלה הם:</w:t>
      </w:r>
    </w:p>
    <w:p w14:paraId="1F0A1C48" w14:textId="77777777" w:rsidR="00876F47" w:rsidRPr="00876F47" w:rsidRDefault="00876F47" w:rsidP="00876F47">
      <w:pPr>
        <w:widowControl w:val="0"/>
        <w:spacing w:before="0" w:beforeAutospacing="0" w:after="0" w:afterAutospacing="0" w:line="240" w:lineRule="auto"/>
        <w:ind w:left="720"/>
        <w:jc w:val="both"/>
        <w:rPr>
          <w:rFonts w:ascii="Times New Roman" w:eastAsia="Times New Roman" w:hAnsi="Times New Roman" w:cs="David"/>
          <w:bCs/>
          <w:sz w:val="24"/>
          <w:szCs w:val="24"/>
          <w:rtl/>
          <w:lang w:eastAsia="he-IL"/>
        </w:rPr>
      </w:pPr>
    </w:p>
    <w:p w14:paraId="61EBB4CB" w14:textId="77777777" w:rsidR="00876F47" w:rsidRPr="00876F47" w:rsidRDefault="00876F47" w:rsidP="00876F47">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rtl/>
          <w:lang w:eastAsia="he-IL"/>
        </w:rPr>
        <w:t xml:space="preserve">נספח א' </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t>נספח כללי;</w:t>
      </w:r>
    </w:p>
    <w:p w14:paraId="2A83CA41" w14:textId="77777777" w:rsidR="00876F47" w:rsidRPr="00876F47" w:rsidRDefault="00876F47" w:rsidP="00876F47">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rtl/>
          <w:lang w:eastAsia="he-IL"/>
        </w:rPr>
        <w:t>נספח ב'</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sz w:val="24"/>
          <w:szCs w:val="24"/>
          <w:rtl/>
          <w:lang w:eastAsia="he-IL"/>
        </w:rPr>
        <w:tab/>
        <w:t>שירותי היועץ;</w:t>
      </w:r>
    </w:p>
    <w:p w14:paraId="1CF2F8C8" w14:textId="77777777" w:rsidR="00876F47" w:rsidRPr="00876F47" w:rsidRDefault="00876F47" w:rsidP="00876F47">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876F47">
        <w:rPr>
          <w:rFonts w:ascii="Times New Roman" w:eastAsia="Times New Roman" w:hAnsi="Times New Roman" w:cs="David"/>
          <w:b/>
          <w:bCs/>
          <w:color w:val="000000"/>
          <w:sz w:val="24"/>
          <w:szCs w:val="24"/>
          <w:rtl/>
          <w:lang w:eastAsia="he-IL"/>
        </w:rPr>
        <w:t>נספח ג'</w:t>
      </w:r>
      <w:r w:rsidRPr="00876F47">
        <w:rPr>
          <w:rFonts w:ascii="Times New Roman" w:eastAsia="Times New Roman" w:hAnsi="Times New Roman" w:cs="David"/>
          <w:color w:val="000000"/>
          <w:sz w:val="24"/>
          <w:szCs w:val="24"/>
          <w:rtl/>
          <w:lang w:eastAsia="he-IL"/>
        </w:rPr>
        <w:t xml:space="preserve"> </w:t>
      </w:r>
      <w:r w:rsidRPr="00876F47">
        <w:rPr>
          <w:rFonts w:ascii="Times New Roman" w:eastAsia="Times New Roman" w:hAnsi="Times New Roman" w:cs="David"/>
          <w:color w:val="000000"/>
          <w:sz w:val="24"/>
          <w:szCs w:val="24"/>
          <w:lang w:eastAsia="he-IL"/>
        </w:rPr>
        <w:t>–</w:t>
      </w:r>
      <w:r w:rsidRPr="00876F47">
        <w:rPr>
          <w:rFonts w:ascii="Times New Roman" w:eastAsia="Times New Roman" w:hAnsi="Times New Roman" w:cs="David"/>
          <w:color w:val="000000"/>
          <w:sz w:val="24"/>
          <w:szCs w:val="24"/>
          <w:rtl/>
          <w:lang w:eastAsia="he-IL"/>
        </w:rPr>
        <w:t xml:space="preserve"> </w:t>
      </w:r>
      <w:r w:rsidRPr="00876F47">
        <w:rPr>
          <w:rFonts w:ascii="Times New Roman" w:eastAsia="Times New Roman" w:hAnsi="Times New Roman" w:cs="David"/>
          <w:color w:val="000000"/>
          <w:sz w:val="24"/>
          <w:szCs w:val="24"/>
          <w:rtl/>
          <w:lang w:eastAsia="he-IL"/>
        </w:rPr>
        <w:tab/>
        <w:t>לוח זמנים;</w:t>
      </w:r>
    </w:p>
    <w:p w14:paraId="303EC9FA" w14:textId="77777777" w:rsidR="00876F47" w:rsidRPr="00876F47" w:rsidRDefault="00876F47" w:rsidP="00876F47">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876F47">
        <w:rPr>
          <w:rFonts w:ascii="Times New Roman" w:eastAsia="Times New Roman" w:hAnsi="Times New Roman" w:cs="David"/>
          <w:b/>
          <w:bCs/>
          <w:color w:val="000000"/>
          <w:sz w:val="24"/>
          <w:szCs w:val="24"/>
          <w:rtl/>
          <w:lang w:eastAsia="he-IL"/>
        </w:rPr>
        <w:t>נספח ד'</w:t>
      </w:r>
      <w:r w:rsidRPr="00876F47">
        <w:rPr>
          <w:rFonts w:ascii="Times New Roman" w:eastAsia="Times New Roman" w:hAnsi="Times New Roman" w:cs="David"/>
          <w:color w:val="000000"/>
          <w:sz w:val="24"/>
          <w:szCs w:val="24"/>
          <w:rtl/>
          <w:lang w:eastAsia="he-IL"/>
        </w:rPr>
        <w:t xml:space="preserve"> - </w:t>
      </w:r>
      <w:r w:rsidRPr="00876F47">
        <w:rPr>
          <w:rFonts w:ascii="Times New Roman" w:eastAsia="Times New Roman" w:hAnsi="Times New Roman" w:cs="David"/>
          <w:color w:val="000000"/>
          <w:sz w:val="24"/>
          <w:szCs w:val="24"/>
          <w:rtl/>
          <w:lang w:eastAsia="he-IL"/>
        </w:rPr>
        <w:tab/>
        <w:t>שכר היועץ;</w:t>
      </w:r>
    </w:p>
    <w:p w14:paraId="73D753EF" w14:textId="77777777" w:rsidR="00876F47" w:rsidRPr="00876F47" w:rsidRDefault="00876F47" w:rsidP="00876F47">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876F47">
        <w:rPr>
          <w:rFonts w:ascii="Times New Roman" w:eastAsia="Times New Roman" w:hAnsi="Times New Roman" w:cs="David"/>
          <w:b/>
          <w:bCs/>
          <w:color w:val="000000"/>
          <w:sz w:val="24"/>
          <w:szCs w:val="24"/>
          <w:rtl/>
          <w:lang w:eastAsia="he-IL"/>
        </w:rPr>
        <w:t>נספח ה'</w:t>
      </w:r>
      <w:r w:rsidRPr="00876F47">
        <w:rPr>
          <w:rFonts w:ascii="Times New Roman" w:eastAsia="Times New Roman" w:hAnsi="Times New Roman" w:cs="David"/>
          <w:color w:val="000000"/>
          <w:sz w:val="24"/>
          <w:szCs w:val="24"/>
          <w:rtl/>
          <w:lang w:eastAsia="he-IL"/>
        </w:rPr>
        <w:t xml:space="preserve"> - </w:t>
      </w:r>
      <w:r w:rsidRPr="00876F47">
        <w:rPr>
          <w:rFonts w:ascii="Times New Roman" w:eastAsia="Times New Roman" w:hAnsi="Times New Roman" w:cs="David"/>
          <w:color w:val="000000"/>
          <w:sz w:val="24"/>
          <w:szCs w:val="24"/>
          <w:rtl/>
          <w:lang w:eastAsia="he-IL"/>
        </w:rPr>
        <w:tab/>
        <w:t>תשלומי שכר היועץ;</w:t>
      </w:r>
    </w:p>
    <w:p w14:paraId="26BBE90B" w14:textId="77777777" w:rsidR="00876F47" w:rsidRPr="00876F47" w:rsidRDefault="00876F47" w:rsidP="00876F47">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rtl/>
          <w:lang w:eastAsia="he-IL"/>
        </w:rPr>
        <w:t xml:space="preserve">נספח ו </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t>הצהרה והתחייבות לשמירת סודיות;</w:t>
      </w:r>
    </w:p>
    <w:p w14:paraId="11E81028" w14:textId="77777777" w:rsidR="00E0492B" w:rsidRDefault="00E0492B" w:rsidP="00E0492B">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E034F9">
        <w:rPr>
          <w:rFonts w:ascii="Times New Roman" w:eastAsia="Times New Roman" w:hAnsi="Times New Roman" w:cs="David" w:hint="cs"/>
          <w:sz w:val="20"/>
          <w:szCs w:val="24"/>
          <w:rtl/>
          <w:lang w:eastAsia="he-IL"/>
        </w:rPr>
        <w:t>מפרט</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ביטוחי</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0EC09B1C" w14:textId="77777777" w:rsidR="00E0492B" w:rsidRDefault="00E0492B" w:rsidP="00E0492B">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0E0B4D14" w14:textId="77777777" w:rsidR="00876F47" w:rsidRPr="00876F47" w:rsidRDefault="00876F47" w:rsidP="00876F47">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876F47">
        <w:rPr>
          <w:rFonts w:ascii="Times New Roman" w:eastAsia="Times New Roman" w:hAnsi="Times New Roman" w:cs="David"/>
          <w:b/>
          <w:bCs/>
          <w:sz w:val="24"/>
          <w:szCs w:val="24"/>
          <w:rtl/>
          <w:lang w:eastAsia="he-IL"/>
        </w:rPr>
        <w:t>נספח ח'</w:t>
      </w:r>
      <w:r w:rsidRPr="00876F47">
        <w:rPr>
          <w:rFonts w:ascii="Times New Roman" w:eastAsia="Times New Roman" w:hAnsi="Times New Roman" w:cs="David"/>
          <w:sz w:val="24"/>
          <w:szCs w:val="24"/>
          <w:rtl/>
          <w:lang w:eastAsia="he-IL"/>
        </w:rPr>
        <w:t xml:space="preserve"> - </w:t>
      </w:r>
      <w:r w:rsidRPr="00876F47">
        <w:rPr>
          <w:rFonts w:ascii="Times New Roman" w:eastAsia="Times New Roman" w:hAnsi="Times New Roman" w:cs="David"/>
          <w:sz w:val="24"/>
          <w:szCs w:val="24"/>
          <w:rtl/>
          <w:lang w:eastAsia="he-IL"/>
        </w:rPr>
        <w:tab/>
        <w:t xml:space="preserve">רשימת </w:t>
      </w:r>
      <w:proofErr w:type="spellStart"/>
      <w:r w:rsidRPr="00876F47">
        <w:rPr>
          <w:rFonts w:ascii="Times New Roman" w:eastAsia="Times New Roman" w:hAnsi="Times New Roman" w:cs="David"/>
          <w:sz w:val="24"/>
          <w:szCs w:val="24"/>
          <w:rtl/>
          <w:lang w:eastAsia="he-IL"/>
        </w:rPr>
        <w:t>התכניות</w:t>
      </w:r>
      <w:proofErr w:type="spellEnd"/>
      <w:r w:rsidRPr="00876F47">
        <w:rPr>
          <w:rFonts w:ascii="Times New Roman" w:eastAsia="Times New Roman" w:hAnsi="Times New Roman" w:cs="David"/>
          <w:sz w:val="24"/>
          <w:szCs w:val="24"/>
          <w:rtl/>
          <w:lang w:eastAsia="he-IL"/>
        </w:rPr>
        <w:t xml:space="preserve"> והמסמכים שעל היועץ להנפיק.</w:t>
      </w:r>
    </w:p>
    <w:p w14:paraId="6298ABD1" w14:textId="77777777" w:rsidR="00876F47" w:rsidRPr="00876F47" w:rsidRDefault="00876F47" w:rsidP="00876F47">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876F47">
        <w:rPr>
          <w:rFonts w:ascii="Times New Roman" w:eastAsia="Times New Roman" w:hAnsi="Times New Roman" w:cs="David"/>
          <w:b/>
          <w:bCs/>
          <w:sz w:val="24"/>
          <w:szCs w:val="24"/>
          <w:rtl/>
          <w:lang w:eastAsia="he-IL"/>
        </w:rPr>
        <w:t>נספח ט'</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sz w:val="24"/>
          <w:szCs w:val="24"/>
          <w:rtl/>
          <w:lang w:eastAsia="he-IL"/>
        </w:rPr>
        <w:tab/>
        <w:t>אישור להשלמת הפרויקט/קטע מהפרויקט.</w:t>
      </w:r>
    </w:p>
    <w:p w14:paraId="16044992" w14:textId="77777777" w:rsidR="00876F47" w:rsidRPr="00876F47" w:rsidRDefault="00876F47" w:rsidP="00876F47">
      <w:pPr>
        <w:widowControl w:val="0"/>
        <w:spacing w:before="0" w:beforeAutospacing="0" w:after="240" w:afterAutospacing="0" w:line="240" w:lineRule="auto"/>
        <w:ind w:left="799"/>
        <w:jc w:val="both"/>
        <w:rPr>
          <w:rFonts w:ascii="Times New Roman" w:eastAsia="Times New Roman" w:hAnsi="Times New Roman" w:cs="David"/>
          <w:sz w:val="24"/>
          <w:szCs w:val="24"/>
          <w:rtl/>
          <w:lang w:eastAsia="he-IL"/>
        </w:rPr>
      </w:pPr>
      <w:r w:rsidRPr="00876F47">
        <w:rPr>
          <w:rFonts w:ascii="Times New Roman" w:eastAsia="Times New Roman" w:hAnsi="Times New Roman" w:cs="David"/>
          <w:b/>
          <w:bCs/>
          <w:sz w:val="24"/>
          <w:szCs w:val="24"/>
          <w:rtl/>
          <w:lang w:eastAsia="he-IL"/>
        </w:rPr>
        <w:t xml:space="preserve">נספח י' </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t>נספח היעדר תביעות.</w:t>
      </w:r>
    </w:p>
    <w:p w14:paraId="3D8714F2"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u w:val="single"/>
          <w:rtl/>
          <w:lang w:eastAsia="he-IL"/>
        </w:rPr>
        <w:t>שירותי היועץ</w:t>
      </w:r>
    </w:p>
    <w:p w14:paraId="023B5685"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המזמין מוסר בזה ליועץ והיועץ מקבל על עצמו את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w:t>
      </w:r>
    </w:p>
    <w:p w14:paraId="3972CE2F"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מצהיר ומאשר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הינו מכיר ויודע את כל הנדרש למטרת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רותי היועץ וכי הינו מורשה על פי </w:t>
      </w:r>
      <w:r w:rsidRPr="00876F47">
        <w:rPr>
          <w:rFonts w:ascii="Times New Roman" w:eastAsia="Times New Roman" w:hAnsi="Times New Roman" w:cs="David" w:hint="cs"/>
          <w:sz w:val="24"/>
          <w:szCs w:val="24"/>
          <w:rtl/>
          <w:lang w:eastAsia="he-IL"/>
        </w:rPr>
        <w:t xml:space="preserve">כל </w:t>
      </w:r>
      <w:r w:rsidRPr="00876F47">
        <w:rPr>
          <w:rFonts w:ascii="Times New Roman" w:eastAsia="Times New Roman" w:hAnsi="Times New Roman" w:cs="David"/>
          <w:sz w:val="24"/>
          <w:szCs w:val="24"/>
          <w:rtl/>
          <w:lang w:eastAsia="he-IL"/>
        </w:rPr>
        <w:t>דין למתן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w:t>
      </w:r>
      <w:r w:rsidRPr="00876F47">
        <w:rPr>
          <w:rFonts w:ascii="Times New Roman" w:eastAsia="Times New Roman" w:hAnsi="Times New Roman" w:cs="David" w:hint="cs"/>
          <w:sz w:val="24"/>
          <w:szCs w:val="24"/>
          <w:rtl/>
          <w:lang w:eastAsia="he-IL"/>
        </w:rPr>
        <w:t xml:space="preserve"> </w:t>
      </w:r>
      <w:r w:rsidRPr="00876F47">
        <w:rPr>
          <w:rFonts w:ascii="Times New Roman" w:eastAsia="Times New Roman" w:hAnsi="Times New Roman" w:cs="David"/>
          <w:sz w:val="24"/>
          <w:szCs w:val="24"/>
          <w:rtl/>
          <w:lang w:eastAsia="he-IL"/>
        </w:rPr>
        <w:t xml:space="preserve"> היועץ, לרבות</w:t>
      </w:r>
      <w:r w:rsidRPr="00876F47">
        <w:rPr>
          <w:rFonts w:ascii="Times New Roman" w:eastAsia="Times New Roman" w:hAnsi="Times New Roman" w:cs="David" w:hint="cs"/>
          <w:sz w:val="24"/>
          <w:szCs w:val="24"/>
          <w:rtl/>
          <w:lang w:eastAsia="he-IL"/>
        </w:rPr>
        <w:t xml:space="preserve"> אך לא רק</w:t>
      </w:r>
      <w:r w:rsidRPr="00876F47">
        <w:rPr>
          <w:rFonts w:ascii="Times New Roman" w:eastAsia="Times New Roman" w:hAnsi="Times New Roman" w:cs="David"/>
          <w:sz w:val="24"/>
          <w:szCs w:val="24"/>
          <w:rtl/>
          <w:lang w:eastAsia="he-IL"/>
        </w:rPr>
        <w:t>,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חוק המהנדסים והאדריכלים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w:t>
      </w:r>
      <w:proofErr w:type="spellStart"/>
      <w:r w:rsidRPr="00876F47">
        <w:rPr>
          <w:rFonts w:ascii="Times New Roman" w:eastAsia="Times New Roman" w:hAnsi="Times New Roman" w:cs="David" w:hint="cs"/>
          <w:sz w:val="24"/>
          <w:szCs w:val="24"/>
          <w:rtl/>
          <w:lang w:eastAsia="he-IL"/>
        </w:rPr>
        <w:t>ה</w:t>
      </w:r>
      <w:r w:rsidRPr="00876F47">
        <w:rPr>
          <w:rFonts w:ascii="Times New Roman" w:eastAsia="Times New Roman" w:hAnsi="Times New Roman" w:cs="David"/>
          <w:sz w:val="24"/>
          <w:szCs w:val="24"/>
          <w:rtl/>
          <w:lang w:eastAsia="he-IL"/>
        </w:rPr>
        <w:t>תשי"ח</w:t>
      </w:r>
      <w:proofErr w:type="spellEnd"/>
      <w:r w:rsidRPr="00876F47">
        <w:rPr>
          <w:rFonts w:ascii="Times New Roman" w:eastAsia="Times New Roman" w:hAnsi="Times New Roman" w:cs="David"/>
          <w:sz w:val="24"/>
          <w:szCs w:val="24"/>
          <w:rtl/>
          <w:lang w:eastAsia="he-IL"/>
        </w:rPr>
        <w:t xml:space="preserve"> - 1958, כי יש בידו ר</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שיון </w:t>
      </w:r>
      <w:r w:rsidRPr="00876F47">
        <w:rPr>
          <w:rFonts w:ascii="Times New Roman" w:eastAsia="Times New Roman" w:hAnsi="Times New Roman" w:cs="David" w:hint="cs"/>
          <w:sz w:val="24"/>
          <w:szCs w:val="24"/>
          <w:rtl/>
          <w:lang w:eastAsia="he-IL"/>
        </w:rPr>
        <w:t xml:space="preserve">בר </w:t>
      </w:r>
      <w:r w:rsidRPr="00876F47">
        <w:rPr>
          <w:rFonts w:ascii="Times New Roman" w:eastAsia="Times New Roman" w:hAnsi="Times New Roman" w:cs="David"/>
          <w:sz w:val="24"/>
          <w:szCs w:val="24"/>
          <w:rtl/>
          <w:lang w:eastAsia="he-IL"/>
        </w:rPr>
        <w:t>ת</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קף לביצוע שירותי </w:t>
      </w:r>
      <w:r w:rsidRPr="00876F47">
        <w:rPr>
          <w:rFonts w:ascii="Times New Roman" w:eastAsia="Times New Roman" w:hAnsi="Times New Roman" w:cs="David" w:hint="cs"/>
          <w:sz w:val="24"/>
          <w:szCs w:val="24"/>
          <w:rtl/>
          <w:lang w:eastAsia="he-IL"/>
        </w:rPr>
        <w:t xml:space="preserve"> היועץ על פי הדין</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כי הוא בעל הכישורים, הר</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שיונות, הידע, הניסיון והאמצעים המאפשרים לו </w:t>
      </w:r>
      <w:r w:rsidRPr="00876F47">
        <w:rPr>
          <w:rFonts w:ascii="Times New Roman" w:eastAsia="Times New Roman" w:hAnsi="Times New Roman" w:cs="David" w:hint="cs"/>
          <w:sz w:val="24"/>
          <w:szCs w:val="24"/>
          <w:rtl/>
          <w:lang w:eastAsia="he-IL"/>
        </w:rPr>
        <w:t xml:space="preserve">את </w:t>
      </w:r>
      <w:r w:rsidRPr="00876F47">
        <w:rPr>
          <w:rFonts w:ascii="Times New Roman" w:eastAsia="Times New Roman" w:hAnsi="Times New Roman" w:cs="David"/>
          <w:sz w:val="24"/>
          <w:szCs w:val="24"/>
          <w:rtl/>
          <w:lang w:eastAsia="he-IL"/>
        </w:rPr>
        <w:t>ביצועם ברמה מקצועית גבוהה ובהתאם למותנה בחוזה.</w:t>
      </w:r>
    </w:p>
    <w:p w14:paraId="045CBED1"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מצהיר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ידוע לו שש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חוזה זה הינם לשלבים ו/או קטעים בפרויקט כפי שיוזמנו בכתב ע"י המזמין מעת לעת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שיקול דעתו</w:t>
      </w:r>
      <w:r w:rsidRPr="00876F47">
        <w:rPr>
          <w:rFonts w:ascii="Times New Roman" w:eastAsia="Times New Roman" w:hAnsi="Times New Roman" w:cs="David" w:hint="cs"/>
          <w:sz w:val="24"/>
          <w:szCs w:val="24"/>
          <w:rtl/>
          <w:lang w:eastAsia="he-IL"/>
        </w:rPr>
        <w:t xml:space="preserve"> הבלעדי</w:t>
      </w:r>
      <w:r w:rsidRPr="00876F47">
        <w:rPr>
          <w:rFonts w:ascii="Times New Roman" w:eastAsia="Times New Roman" w:hAnsi="Times New Roman" w:cs="David"/>
          <w:sz w:val="24"/>
          <w:szCs w:val="24"/>
          <w:rtl/>
          <w:lang w:eastAsia="he-IL"/>
        </w:rPr>
        <w:t xml:space="preserve"> ו</w:t>
      </w:r>
      <w:r w:rsidRPr="00876F47">
        <w:rPr>
          <w:rFonts w:ascii="Times New Roman" w:eastAsia="Times New Roman" w:hAnsi="Times New Roman" w:cs="David" w:hint="cs"/>
          <w:sz w:val="24"/>
          <w:szCs w:val="24"/>
          <w:rtl/>
          <w:lang w:eastAsia="he-IL"/>
        </w:rPr>
        <w:t xml:space="preserve">כי </w:t>
      </w:r>
      <w:r w:rsidRPr="00876F47">
        <w:rPr>
          <w:rFonts w:ascii="Times New Roman" w:eastAsia="Times New Roman" w:hAnsi="Times New Roman" w:cs="David"/>
          <w:sz w:val="24"/>
          <w:szCs w:val="24"/>
          <w:rtl/>
          <w:lang w:eastAsia="he-IL"/>
        </w:rPr>
        <w:t xml:space="preserve">הם יינתנו על ידו בשלבי עבודה כמפורט בנספח </w:t>
      </w:r>
      <w:r w:rsidRPr="00876F47">
        <w:rPr>
          <w:rFonts w:ascii="Times New Roman" w:eastAsia="Times New Roman" w:hAnsi="Times New Roman" w:cs="David"/>
          <w:bCs/>
          <w:sz w:val="24"/>
          <w:szCs w:val="24"/>
          <w:rtl/>
          <w:lang w:eastAsia="he-IL"/>
        </w:rPr>
        <w:t>ב'</w:t>
      </w:r>
      <w:r w:rsidRPr="00876F47">
        <w:rPr>
          <w:rFonts w:ascii="Times New Roman" w:eastAsia="Times New Roman" w:hAnsi="Times New Roman" w:cs="David"/>
          <w:sz w:val="24"/>
          <w:szCs w:val="24"/>
          <w:rtl/>
          <w:lang w:eastAsia="he-IL"/>
        </w:rPr>
        <w:t xml:space="preserve"> </w:t>
      </w:r>
      <w:proofErr w:type="spellStart"/>
      <w:r w:rsidRPr="00876F47">
        <w:rPr>
          <w:rFonts w:ascii="Times New Roman" w:eastAsia="Times New Roman" w:hAnsi="Times New Roman" w:cs="David" w:hint="cs"/>
          <w:sz w:val="24"/>
          <w:szCs w:val="24"/>
          <w:rtl/>
          <w:lang w:eastAsia="he-IL"/>
        </w:rPr>
        <w:t>המצ"ב</w:t>
      </w:r>
      <w:proofErr w:type="spellEnd"/>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עוד</w:t>
      </w:r>
      <w:r w:rsidRPr="00876F47">
        <w:rPr>
          <w:rFonts w:ascii="Times New Roman" w:eastAsia="Times New Roman" w:hAnsi="Times New Roman" w:cs="David"/>
          <w:sz w:val="24"/>
          <w:szCs w:val="24"/>
          <w:rtl/>
          <w:lang w:eastAsia="he-IL"/>
        </w:rPr>
        <w:t xml:space="preserve"> מוסיף ומצהיר</w:t>
      </w:r>
      <w:r w:rsidRPr="00876F47">
        <w:rPr>
          <w:rFonts w:ascii="Times New Roman" w:eastAsia="Times New Roman" w:hAnsi="Times New Roman" w:cs="David" w:hint="cs"/>
          <w:sz w:val="24"/>
          <w:szCs w:val="24"/>
          <w:rtl/>
          <w:lang w:eastAsia="he-IL"/>
        </w:rPr>
        <w:t xml:space="preserve"> היועץ,</w:t>
      </w:r>
      <w:r w:rsidRPr="00876F47">
        <w:rPr>
          <w:rFonts w:ascii="Times New Roman" w:eastAsia="Times New Roman" w:hAnsi="Times New Roman" w:cs="David"/>
          <w:sz w:val="24"/>
          <w:szCs w:val="24"/>
          <w:rtl/>
          <w:lang w:eastAsia="he-IL"/>
        </w:rPr>
        <w:t xml:space="preserve"> כי ידוע לו שהמזמין אינו מתחייב להזמין מ</w:t>
      </w:r>
      <w:r w:rsidRPr="00876F47">
        <w:rPr>
          <w:rFonts w:ascii="Times New Roman" w:eastAsia="Times New Roman" w:hAnsi="Times New Roman" w:cs="David" w:hint="cs"/>
          <w:sz w:val="24"/>
          <w:szCs w:val="24"/>
          <w:rtl/>
          <w:lang w:eastAsia="he-IL"/>
        </w:rPr>
        <w:t>מנו</w:t>
      </w:r>
      <w:r w:rsidRPr="00876F47">
        <w:rPr>
          <w:rFonts w:ascii="Times New Roman" w:eastAsia="Times New Roman" w:hAnsi="Times New Roman" w:cs="David"/>
          <w:sz w:val="24"/>
          <w:szCs w:val="24"/>
          <w:rtl/>
          <w:lang w:eastAsia="he-IL"/>
        </w:rPr>
        <w:t xml:space="preserve"> שירותים נוספים מעבר לנקוב בחוזה זה ו</w:t>
      </w:r>
      <w:r w:rsidRPr="00876F47">
        <w:rPr>
          <w:rFonts w:ascii="Times New Roman" w:eastAsia="Times New Roman" w:hAnsi="Times New Roman" w:cs="David" w:hint="cs"/>
          <w:sz w:val="24"/>
          <w:szCs w:val="24"/>
          <w:rtl/>
          <w:lang w:eastAsia="he-IL"/>
        </w:rPr>
        <w:t xml:space="preserve">כמפורט </w:t>
      </w:r>
      <w:r w:rsidRPr="00876F47">
        <w:rPr>
          <w:rFonts w:ascii="Times New Roman" w:eastAsia="Times New Roman" w:hAnsi="Times New Roman" w:cs="David"/>
          <w:sz w:val="24"/>
          <w:szCs w:val="24"/>
          <w:rtl/>
          <w:lang w:eastAsia="he-IL"/>
        </w:rPr>
        <w:t xml:space="preserve">בנספח </w:t>
      </w:r>
      <w:r w:rsidRPr="00876F47">
        <w:rPr>
          <w:rFonts w:ascii="Times New Roman" w:eastAsia="Times New Roman" w:hAnsi="Times New Roman" w:cs="David"/>
          <w:bCs/>
          <w:sz w:val="24"/>
          <w:szCs w:val="24"/>
          <w:rtl/>
          <w:lang w:eastAsia="he-IL"/>
        </w:rPr>
        <w:t xml:space="preserve">ב' </w:t>
      </w:r>
      <w:proofErr w:type="spellStart"/>
      <w:r w:rsidRPr="00876F47">
        <w:rPr>
          <w:rFonts w:ascii="Times New Roman" w:eastAsia="Times New Roman" w:hAnsi="Times New Roman" w:cs="David" w:hint="cs"/>
          <w:sz w:val="24"/>
          <w:szCs w:val="24"/>
          <w:rtl/>
          <w:lang w:eastAsia="he-IL"/>
        </w:rPr>
        <w:t>המצ"ב</w:t>
      </w:r>
      <w:proofErr w:type="spellEnd"/>
      <w:r w:rsidRPr="00876F47">
        <w:rPr>
          <w:rFonts w:ascii="Times New Roman" w:eastAsia="Times New Roman" w:hAnsi="Times New Roman" w:cs="David"/>
          <w:sz w:val="24"/>
          <w:szCs w:val="24"/>
          <w:rtl/>
          <w:lang w:eastAsia="he-IL"/>
        </w:rPr>
        <w:t>.</w:t>
      </w:r>
    </w:p>
    <w:p w14:paraId="751104F4"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היועץ מתחייב לבצע את שרותי היועץ בזהירות, בנאמנות וברמה מקצועית גבוהה, תוך ציות לדין ולהנחת דעת המזמין, ותוך שמירת לוחות הזמנים והמסגרת התקציבית, </w:t>
      </w:r>
      <w:r w:rsidRPr="00876F47">
        <w:rPr>
          <w:rFonts w:ascii="Times New Roman" w:eastAsia="Times New Roman" w:hAnsi="Times New Roman" w:cs="David"/>
          <w:sz w:val="24"/>
          <w:szCs w:val="24"/>
          <w:rtl/>
          <w:lang w:eastAsia="he-IL"/>
        </w:rPr>
        <w:lastRenderedPageBreak/>
        <w:t>שייקבעו על ידי המזמין.</w:t>
      </w:r>
    </w:p>
    <w:p w14:paraId="28F80B37"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יבסס את שרותי היועץ על הנתונים, קווי היסוד, התקציב וההנחיות שיקבעו ע"י המזמין ובתאום מלא עם הגורמים השונים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כפי שיקבעו מ</w:t>
      </w:r>
      <w:r w:rsidRPr="00876F47">
        <w:rPr>
          <w:rFonts w:ascii="Times New Roman" w:eastAsia="Times New Roman" w:hAnsi="Times New Roman" w:cs="David" w:hint="cs"/>
          <w:sz w:val="24"/>
          <w:szCs w:val="24"/>
          <w:rtl/>
          <w:lang w:eastAsia="he-IL"/>
        </w:rPr>
        <w:t>עת לעת</w:t>
      </w:r>
      <w:r w:rsidRPr="00876F47">
        <w:rPr>
          <w:rFonts w:ascii="Times New Roman" w:eastAsia="Times New Roman" w:hAnsi="Times New Roman" w:cs="David"/>
          <w:sz w:val="24"/>
          <w:szCs w:val="24"/>
          <w:rtl/>
          <w:lang w:eastAsia="he-IL"/>
        </w:rPr>
        <w:t xml:space="preserve"> ע"י המזמין ויהיה חייב לנהוג לפיהם ולקיימם ללא סטייה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אלא אם כן ק</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בל הוראה</w:t>
      </w:r>
      <w:r w:rsidRPr="00876F47">
        <w:rPr>
          <w:rFonts w:ascii="Times New Roman" w:eastAsia="Times New Roman" w:hAnsi="Times New Roman" w:cs="David" w:hint="cs"/>
          <w:sz w:val="24"/>
          <w:szCs w:val="24"/>
          <w:rtl/>
          <w:lang w:eastAsia="he-IL"/>
        </w:rPr>
        <w:t xml:space="preserve"> מפורשת</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א</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שור בכתב מהמזמין.</w:t>
      </w:r>
    </w:p>
    <w:p w14:paraId="4ED2F926"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מתחייב לבצע את שרותי היועץ בתיאום מלא, בשיתוף פעולה ותוך קיום קשר מתמיד עם המזמין והמנהל, עם צוותו המקצועי וצוות הניהול, ת</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אום ופיקוח של המזמין, עם היועצים, ועם כל יתר הגורמים שיפעלו באתר, ככל שיידרש לקידום, תכנון וב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רותי היועץ,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הכל כפי שיקבע ע"י המנהל. כן מתחייב היועץ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להשתתף בת</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אום מראש בכל ישיבות התיאום אליהן יוזמן.</w:t>
      </w:r>
    </w:p>
    <w:p w14:paraId="0EACFB2D"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ישמור על נוהלי קשר, תיאום, ר</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שום וצורת המסמכים לפי דרישת המנהל.</w:t>
      </w:r>
    </w:p>
    <w:p w14:paraId="1D2CB50E"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כל עוד לא יקבע אחרת ע"י המזמין, יהיה המנהל כ</w:t>
      </w:r>
      <w:r w:rsidRPr="00876F47">
        <w:rPr>
          <w:rFonts w:ascii="Times New Roman" w:eastAsia="Times New Roman" w:hAnsi="Times New Roman" w:cs="David" w:hint="cs"/>
          <w:sz w:val="24"/>
          <w:szCs w:val="24"/>
          <w:rtl/>
          <w:lang w:eastAsia="he-IL"/>
        </w:rPr>
        <w:t>הגדרתו</w:t>
      </w:r>
      <w:r w:rsidRPr="00876F47">
        <w:rPr>
          <w:rFonts w:ascii="Times New Roman" w:eastAsia="Times New Roman" w:hAnsi="Times New Roman" w:cs="David"/>
          <w:sz w:val="24"/>
          <w:szCs w:val="24"/>
          <w:rtl/>
          <w:lang w:eastAsia="he-IL"/>
        </w:rPr>
        <w:t xml:space="preserve"> בנספח </w:t>
      </w:r>
      <w:r w:rsidRPr="00876F47">
        <w:rPr>
          <w:rFonts w:ascii="Times New Roman" w:eastAsia="Times New Roman" w:hAnsi="Times New Roman" w:cs="David"/>
          <w:bCs/>
          <w:sz w:val="24"/>
          <w:szCs w:val="24"/>
          <w:rtl/>
          <w:lang w:eastAsia="he-IL"/>
        </w:rPr>
        <w:t xml:space="preserve">א' </w:t>
      </w:r>
      <w:r w:rsidRPr="00876F47">
        <w:rPr>
          <w:rFonts w:ascii="Times New Roman" w:eastAsia="Times New Roman" w:hAnsi="Times New Roman" w:cs="David"/>
          <w:sz w:val="24"/>
          <w:szCs w:val="24"/>
          <w:rtl/>
          <w:lang w:eastAsia="he-IL"/>
        </w:rPr>
        <w:t>ועל היועץ להיות</w:t>
      </w:r>
      <w:r w:rsidRPr="00876F47">
        <w:rPr>
          <w:rFonts w:ascii="Times New Roman" w:eastAsia="Times New Roman" w:hAnsi="Times New Roman" w:cs="David" w:hint="cs"/>
          <w:sz w:val="24"/>
          <w:szCs w:val="24"/>
          <w:rtl/>
          <w:lang w:eastAsia="he-IL"/>
        </w:rPr>
        <w:t xml:space="preserve"> עמו</w:t>
      </w:r>
      <w:r w:rsidRPr="00876F47">
        <w:rPr>
          <w:rFonts w:ascii="Times New Roman" w:eastAsia="Times New Roman" w:hAnsi="Times New Roman" w:cs="David"/>
          <w:sz w:val="24"/>
          <w:szCs w:val="24"/>
          <w:rtl/>
          <w:lang w:eastAsia="he-IL"/>
        </w:rPr>
        <w:t xml:space="preserve"> בקשר מתמי</w:t>
      </w:r>
      <w:r w:rsidRPr="00876F47">
        <w:rPr>
          <w:rFonts w:ascii="Times New Roman" w:eastAsia="Times New Roman" w:hAnsi="Times New Roman" w:cs="David" w:hint="cs"/>
          <w:sz w:val="24"/>
          <w:szCs w:val="24"/>
          <w:rtl/>
          <w:lang w:eastAsia="he-IL"/>
        </w:rPr>
        <w:t>ד</w:t>
      </w:r>
      <w:r w:rsidRPr="00876F47">
        <w:rPr>
          <w:rFonts w:ascii="Times New Roman" w:eastAsia="Times New Roman" w:hAnsi="Times New Roman" w:cs="David"/>
          <w:sz w:val="24"/>
          <w:szCs w:val="24"/>
          <w:rtl/>
          <w:lang w:eastAsia="he-IL"/>
        </w:rPr>
        <w:t xml:space="preserve"> ולתאם עמו את כל פעולותיו, אלא אם נקבע </w:t>
      </w:r>
      <w:r w:rsidRPr="00876F47">
        <w:rPr>
          <w:rFonts w:ascii="Times New Roman" w:eastAsia="Times New Roman" w:hAnsi="Times New Roman" w:cs="David" w:hint="cs"/>
          <w:sz w:val="24"/>
          <w:szCs w:val="24"/>
          <w:rtl/>
          <w:lang w:eastAsia="he-IL"/>
        </w:rPr>
        <w:t xml:space="preserve">מפורשות </w:t>
      </w:r>
      <w:r w:rsidRPr="00876F47">
        <w:rPr>
          <w:rFonts w:ascii="Times New Roman" w:eastAsia="Times New Roman" w:hAnsi="Times New Roman" w:cs="David"/>
          <w:sz w:val="24"/>
          <w:szCs w:val="24"/>
          <w:rtl/>
          <w:lang w:eastAsia="he-IL"/>
        </w:rPr>
        <w:t>אחרת ע"י המזמין.</w:t>
      </w:r>
    </w:p>
    <w:p w14:paraId="572AAD68"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מצהיר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ידועות לו הוראות כל </w:t>
      </w:r>
      <w:proofErr w:type="spellStart"/>
      <w:r w:rsidRPr="00876F47">
        <w:rPr>
          <w:rFonts w:ascii="Times New Roman" w:eastAsia="Times New Roman" w:hAnsi="Times New Roman" w:cs="David"/>
          <w:sz w:val="24"/>
          <w:szCs w:val="24"/>
          <w:rtl/>
          <w:lang w:eastAsia="he-IL"/>
        </w:rPr>
        <w:t>התכניות</w:t>
      </w:r>
      <w:proofErr w:type="spellEnd"/>
      <w:r w:rsidRPr="00876F47">
        <w:rPr>
          <w:rFonts w:ascii="Times New Roman" w:eastAsia="Times New Roman" w:hAnsi="Times New Roman" w:cs="David"/>
          <w:sz w:val="24"/>
          <w:szCs w:val="24"/>
          <w:rtl/>
          <w:lang w:eastAsia="he-IL"/>
        </w:rPr>
        <w:t xml:space="preserve"> הקיימות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הנמצאות בשלבי הכנה על ידי הרשויות המוסמכות לכך לגבי האתר וכן הוראות</w:t>
      </w:r>
      <w:r w:rsidRPr="00876F47">
        <w:rPr>
          <w:rFonts w:ascii="Times New Roman" w:eastAsia="Times New Roman" w:hAnsi="Times New Roman" w:cs="David" w:hint="cs"/>
          <w:sz w:val="24"/>
          <w:szCs w:val="24"/>
          <w:rtl/>
          <w:lang w:eastAsia="he-IL"/>
        </w:rPr>
        <w:t>יהם של</w:t>
      </w:r>
      <w:r w:rsidRPr="00876F47">
        <w:rPr>
          <w:rFonts w:ascii="Times New Roman" w:eastAsia="Times New Roman" w:hAnsi="Times New Roman" w:cs="David"/>
          <w:sz w:val="24"/>
          <w:szCs w:val="24"/>
          <w:rtl/>
          <w:lang w:eastAsia="he-IL"/>
        </w:rPr>
        <w:t xml:space="preserve"> הדין</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הנהלים</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התקנים ו</w:t>
      </w:r>
      <w:r w:rsidRPr="00876F47">
        <w:rPr>
          <w:rFonts w:ascii="Times New Roman" w:eastAsia="Times New Roman" w:hAnsi="Times New Roman" w:cs="David" w:hint="cs"/>
          <w:sz w:val="24"/>
          <w:szCs w:val="24"/>
          <w:rtl/>
          <w:lang w:eastAsia="he-IL"/>
        </w:rPr>
        <w:t xml:space="preserve">/או </w:t>
      </w:r>
      <w:r w:rsidRPr="00876F47">
        <w:rPr>
          <w:rFonts w:ascii="Times New Roman" w:eastAsia="Times New Roman" w:hAnsi="Times New Roman" w:cs="David"/>
          <w:sz w:val="24"/>
          <w:szCs w:val="24"/>
          <w:rtl/>
          <w:lang w:eastAsia="he-IL"/>
        </w:rPr>
        <w:t>התקנות החלים בקשר עם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שרותי היועץ והוא מתחייב לפעול בהתאם לקבוע בהם. כמו כן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מצהיר היועץ כי </w:t>
      </w:r>
      <w:r w:rsidRPr="00876F47">
        <w:rPr>
          <w:rFonts w:ascii="Times New Roman" w:eastAsia="Times New Roman" w:hAnsi="Times New Roman" w:cs="David" w:hint="cs"/>
          <w:sz w:val="24"/>
          <w:szCs w:val="24"/>
          <w:rtl/>
          <w:lang w:eastAsia="he-IL"/>
        </w:rPr>
        <w:t xml:space="preserve">הוא </w:t>
      </w:r>
      <w:r w:rsidRPr="00876F47">
        <w:rPr>
          <w:rFonts w:ascii="Times New Roman" w:eastAsia="Times New Roman" w:hAnsi="Times New Roman" w:cs="David"/>
          <w:sz w:val="24"/>
          <w:szCs w:val="24"/>
          <w:rtl/>
          <w:lang w:eastAsia="he-IL"/>
        </w:rPr>
        <w:t xml:space="preserve">בדק בעצמו את כל הנושאים הרלוונטיים </w:t>
      </w:r>
      <w:r w:rsidRPr="00876F47">
        <w:rPr>
          <w:rFonts w:ascii="Times New Roman" w:eastAsia="Times New Roman" w:hAnsi="Times New Roman" w:cs="David" w:hint="cs"/>
          <w:sz w:val="24"/>
          <w:szCs w:val="24"/>
          <w:rtl/>
          <w:lang w:eastAsia="he-IL"/>
        </w:rPr>
        <w:t xml:space="preserve">ו/או </w:t>
      </w:r>
      <w:r w:rsidRPr="00876F47">
        <w:rPr>
          <w:rFonts w:ascii="Times New Roman" w:eastAsia="Times New Roman" w:hAnsi="Times New Roman" w:cs="David"/>
          <w:sz w:val="24"/>
          <w:szCs w:val="24"/>
          <w:rtl/>
          <w:lang w:eastAsia="he-IL"/>
        </w:rPr>
        <w:t xml:space="preserve">הקשורים למתן שירותי היועץ,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w:t>
      </w:r>
      <w:proofErr w:type="spellStart"/>
      <w:r w:rsidRPr="00876F47">
        <w:rPr>
          <w:rFonts w:ascii="Times New Roman" w:eastAsia="Times New Roman" w:hAnsi="Times New Roman" w:cs="David"/>
          <w:sz w:val="24"/>
          <w:szCs w:val="24"/>
          <w:rtl/>
          <w:lang w:eastAsia="he-IL"/>
        </w:rPr>
        <w:t>הכל</w:t>
      </w:r>
      <w:proofErr w:type="spellEnd"/>
      <w:r w:rsidRPr="00876F47">
        <w:rPr>
          <w:rFonts w:ascii="Times New Roman" w:eastAsia="Times New Roman" w:hAnsi="Times New Roman" w:cs="David"/>
          <w:sz w:val="24"/>
          <w:szCs w:val="24"/>
          <w:rtl/>
          <w:lang w:eastAsia="he-IL"/>
        </w:rPr>
        <w:t xml:space="preserve"> מתאים למטרותיו, ויש בידיו את כל הנתונים הנוגעים לאתר, כנדרש לשם ביצוע שירותי היועץ.</w:t>
      </w:r>
    </w:p>
    <w:p w14:paraId="1B4B4806"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מתחייב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להפיק את כל </w:t>
      </w:r>
      <w:proofErr w:type="spellStart"/>
      <w:r w:rsidRPr="00876F47">
        <w:rPr>
          <w:rFonts w:ascii="Times New Roman" w:eastAsia="Times New Roman" w:hAnsi="Times New Roman" w:cs="David"/>
          <w:sz w:val="24"/>
          <w:szCs w:val="24"/>
          <w:rtl/>
          <w:lang w:eastAsia="he-IL"/>
        </w:rPr>
        <w:t>התכניות</w:t>
      </w:r>
      <w:proofErr w:type="spellEnd"/>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נשוא</w:t>
      </w:r>
      <w:r w:rsidRPr="00876F47">
        <w:rPr>
          <w:rFonts w:ascii="Times New Roman" w:eastAsia="Times New Roman" w:hAnsi="Times New Roman" w:cs="David"/>
          <w:sz w:val="24"/>
          <w:szCs w:val="24"/>
          <w:rtl/>
          <w:lang w:eastAsia="he-IL"/>
        </w:rPr>
        <w:t xml:space="preserve"> חוזה זה, בכל שלבי הביצוע של שירותי היועץ, ולרבות כל שינוי </w:t>
      </w:r>
      <w:proofErr w:type="spellStart"/>
      <w:r w:rsidRPr="00876F47">
        <w:rPr>
          <w:rFonts w:ascii="Times New Roman" w:eastAsia="Times New Roman" w:hAnsi="Times New Roman" w:cs="David"/>
          <w:sz w:val="24"/>
          <w:szCs w:val="24"/>
          <w:rtl/>
          <w:lang w:eastAsia="he-IL"/>
        </w:rPr>
        <w:t>בתכניותיו</w:t>
      </w:r>
      <w:proofErr w:type="spellEnd"/>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באמצעות מחשב בתוכנה או בקבצים במתכונת הקבועה בנספח </w:t>
      </w:r>
      <w:r w:rsidRPr="00876F47">
        <w:rPr>
          <w:rFonts w:ascii="Times New Roman" w:eastAsia="Times New Roman" w:hAnsi="Times New Roman" w:cs="David"/>
          <w:b/>
          <w:bCs/>
          <w:sz w:val="24"/>
          <w:szCs w:val="24"/>
          <w:rtl/>
          <w:lang w:eastAsia="he-IL"/>
        </w:rPr>
        <w:t>א'</w:t>
      </w:r>
      <w:r w:rsidRPr="00876F47">
        <w:rPr>
          <w:rFonts w:ascii="Times New Roman" w:eastAsia="Times New Roman" w:hAnsi="Times New Roman" w:cs="David"/>
          <w:sz w:val="24"/>
          <w:szCs w:val="24"/>
          <w:rtl/>
          <w:lang w:eastAsia="he-IL"/>
        </w:rPr>
        <w:t xml:space="preserve"> </w:t>
      </w:r>
      <w:proofErr w:type="spellStart"/>
      <w:r w:rsidRPr="00876F47">
        <w:rPr>
          <w:rFonts w:ascii="Times New Roman" w:eastAsia="Times New Roman" w:hAnsi="Times New Roman" w:cs="David" w:hint="cs"/>
          <w:sz w:val="24"/>
          <w:szCs w:val="24"/>
          <w:rtl/>
          <w:lang w:eastAsia="he-IL"/>
        </w:rPr>
        <w:t>המצ"ב</w:t>
      </w:r>
      <w:proofErr w:type="spellEnd"/>
      <w:r w:rsidRPr="00876F47">
        <w:rPr>
          <w:rFonts w:ascii="Times New Roman" w:eastAsia="Times New Roman" w:hAnsi="Times New Roman" w:cs="David" w:hint="cs"/>
          <w:sz w:val="24"/>
          <w:szCs w:val="24"/>
          <w:rtl/>
          <w:lang w:eastAsia="he-IL"/>
        </w:rPr>
        <w:t xml:space="preserve"> </w:t>
      </w:r>
      <w:r w:rsidRPr="00876F47">
        <w:rPr>
          <w:rFonts w:ascii="Times New Roman" w:eastAsia="Times New Roman" w:hAnsi="Times New Roman" w:cs="David"/>
          <w:sz w:val="24"/>
          <w:szCs w:val="24"/>
          <w:rtl/>
          <w:lang w:eastAsia="he-IL"/>
        </w:rPr>
        <w:t>וע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הנחיות המזמין מעת לעת. היועץ מתחייב להעביר ליועצים ולקבל מהם קבצים אך ורק באותה מתכונת שנקבעה</w:t>
      </w:r>
      <w:r w:rsidRPr="00876F47">
        <w:rPr>
          <w:rFonts w:ascii="Times New Roman" w:eastAsia="Times New Roman" w:hAnsi="Times New Roman" w:cs="David" w:hint="cs"/>
          <w:sz w:val="24"/>
          <w:szCs w:val="24"/>
          <w:rtl/>
          <w:lang w:eastAsia="he-IL"/>
        </w:rPr>
        <w:t xml:space="preserve"> בנספח </w:t>
      </w:r>
      <w:r w:rsidRPr="00876F47">
        <w:rPr>
          <w:rFonts w:ascii="Times New Roman" w:eastAsia="Times New Roman" w:hAnsi="Times New Roman" w:cs="David" w:hint="cs"/>
          <w:b/>
          <w:bCs/>
          <w:sz w:val="24"/>
          <w:szCs w:val="24"/>
          <w:rtl/>
          <w:lang w:eastAsia="he-IL"/>
        </w:rPr>
        <w:t>א'</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כאמור.</w:t>
      </w:r>
    </w:p>
    <w:p w14:paraId="3216CE78"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לא יגיש ליועצים</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לקבלנים ו</w:t>
      </w:r>
      <w:r w:rsidRPr="00876F47">
        <w:rPr>
          <w:rFonts w:ascii="Times New Roman" w:eastAsia="Times New Roman" w:hAnsi="Times New Roman" w:cs="David" w:hint="cs"/>
          <w:sz w:val="24"/>
          <w:szCs w:val="24"/>
          <w:rtl/>
          <w:lang w:eastAsia="he-IL"/>
        </w:rPr>
        <w:t xml:space="preserve">/או </w:t>
      </w:r>
      <w:r w:rsidRPr="00876F47">
        <w:rPr>
          <w:rFonts w:ascii="Times New Roman" w:eastAsia="Times New Roman" w:hAnsi="Times New Roman" w:cs="David"/>
          <w:sz w:val="24"/>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876F47">
        <w:rPr>
          <w:rFonts w:ascii="Times New Roman" w:eastAsia="Times New Roman" w:hAnsi="Times New Roman" w:cs="David" w:hint="cs"/>
          <w:sz w:val="24"/>
          <w:szCs w:val="24"/>
          <w:rtl/>
          <w:lang w:eastAsia="he-IL"/>
        </w:rPr>
        <w:t xml:space="preserve">מפורשות על פי </w:t>
      </w:r>
      <w:r w:rsidRPr="00876F47">
        <w:rPr>
          <w:rFonts w:ascii="Times New Roman" w:eastAsia="Times New Roman" w:hAnsi="Times New Roman" w:cs="David"/>
          <w:sz w:val="24"/>
          <w:szCs w:val="24"/>
          <w:rtl/>
          <w:lang w:eastAsia="he-IL"/>
        </w:rPr>
        <w:t>חוזה זה.</w:t>
      </w:r>
    </w:p>
    <w:p w14:paraId="2FFBA597"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המזמין רשאי להזמין אצל מתכננים אחרים שירותים כלשהם על פי שיקול דעתו הבלעדי והיועץ מצהיר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אין לו ולא תהינה לו </w:t>
      </w:r>
      <w:r w:rsidRPr="00876F47">
        <w:rPr>
          <w:rFonts w:ascii="Times New Roman" w:eastAsia="Times New Roman" w:hAnsi="Times New Roman" w:cs="David" w:hint="cs"/>
          <w:sz w:val="24"/>
          <w:szCs w:val="24"/>
          <w:rtl/>
          <w:lang w:eastAsia="he-IL"/>
        </w:rPr>
        <w:t xml:space="preserve">כל </w:t>
      </w:r>
      <w:r w:rsidRPr="00876F47">
        <w:rPr>
          <w:rFonts w:ascii="Times New Roman" w:eastAsia="Times New Roman" w:hAnsi="Times New Roman" w:cs="David"/>
          <w:sz w:val="24"/>
          <w:szCs w:val="24"/>
          <w:rtl/>
          <w:lang w:eastAsia="he-IL"/>
        </w:rPr>
        <w:t>תביעות ו/או טענות</w:t>
      </w:r>
      <w:r w:rsidRPr="00876F47">
        <w:rPr>
          <w:rFonts w:ascii="Times New Roman" w:eastAsia="Times New Roman" w:hAnsi="Times New Roman" w:cs="David" w:hint="cs"/>
          <w:sz w:val="24"/>
          <w:szCs w:val="24"/>
          <w:rtl/>
          <w:lang w:eastAsia="he-IL"/>
        </w:rPr>
        <w:t xml:space="preserve"> ו/או דרישות ו/או תלונות</w:t>
      </w:r>
      <w:r w:rsidRPr="00876F47">
        <w:rPr>
          <w:rFonts w:ascii="Times New Roman" w:eastAsia="Times New Roman" w:hAnsi="Times New Roman" w:cs="David"/>
          <w:sz w:val="24"/>
          <w:szCs w:val="24"/>
          <w:rtl/>
          <w:lang w:eastAsia="he-IL"/>
        </w:rPr>
        <w:t xml:space="preserve"> כלפי המזמין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כלפי המתכננים האחרים בגין מסירת העבודות</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כאמור. משמסר המזמין </w:t>
      </w:r>
      <w:r w:rsidRPr="00876F47">
        <w:rPr>
          <w:rFonts w:ascii="Times New Roman" w:eastAsia="Times New Roman" w:hAnsi="Times New Roman" w:cs="David" w:hint="cs"/>
          <w:sz w:val="24"/>
          <w:szCs w:val="24"/>
          <w:rtl/>
          <w:lang w:eastAsia="he-IL"/>
        </w:rPr>
        <w:t xml:space="preserve">את </w:t>
      </w:r>
      <w:r w:rsidRPr="00876F47">
        <w:rPr>
          <w:rFonts w:ascii="Times New Roman" w:eastAsia="Times New Roman" w:hAnsi="Times New Roman" w:cs="David"/>
          <w:sz w:val="24"/>
          <w:szCs w:val="24"/>
          <w:rtl/>
          <w:lang w:eastAsia="he-IL"/>
        </w:rPr>
        <w:t xml:space="preserve">ביצוע </w:t>
      </w:r>
      <w:r w:rsidRPr="00876F47">
        <w:rPr>
          <w:rFonts w:ascii="Times New Roman" w:eastAsia="Times New Roman" w:hAnsi="Times New Roman" w:cs="David" w:hint="cs"/>
          <w:sz w:val="24"/>
          <w:szCs w:val="24"/>
          <w:rtl/>
          <w:lang w:eastAsia="he-IL"/>
        </w:rPr>
        <w:t>ה</w:t>
      </w:r>
      <w:r w:rsidRPr="00876F47">
        <w:rPr>
          <w:rFonts w:ascii="Times New Roman" w:eastAsia="Times New Roman" w:hAnsi="Times New Roman" w:cs="David"/>
          <w:sz w:val="24"/>
          <w:szCs w:val="24"/>
          <w:rtl/>
          <w:lang w:eastAsia="he-IL"/>
        </w:rPr>
        <w:t>שירותים כאמור ליועץ אחר, מתחייב היועץ לשתף עמו פעולה ככל שיידרש.</w:t>
      </w:r>
    </w:p>
    <w:p w14:paraId="640C5D15" w14:textId="77777777" w:rsidR="00876F47" w:rsidRPr="00876F47" w:rsidRDefault="00876F47" w:rsidP="00876F47">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ערוך לביצוע העבודות, בין היתר, גם במערכת ניהול ותיאום פרויקטים באמצעות האינטרנט, כדוגמת "</w:t>
      </w:r>
      <w:r w:rsidRPr="00876F47">
        <w:rPr>
          <w:rFonts w:ascii="Times New Roman" w:eastAsia="Times New Roman" w:hAnsi="Times New Roman" w:cs="David"/>
          <w:sz w:val="24"/>
          <w:szCs w:val="24"/>
          <w:lang w:eastAsia="he-IL"/>
        </w:rPr>
        <w:t>view</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hint="cs"/>
          <w:sz w:val="24"/>
          <w:szCs w:val="24"/>
          <w:rtl/>
          <w:lang w:eastAsia="he-IL"/>
        </w:rPr>
        <w:t>", "</w:t>
      </w:r>
      <w:proofErr w:type="spellStart"/>
      <w:r w:rsidRPr="00876F47">
        <w:rPr>
          <w:rFonts w:ascii="Times New Roman" w:eastAsia="Times New Roman" w:hAnsi="Times New Roman" w:cs="David" w:hint="cs"/>
          <w:sz w:val="24"/>
          <w:szCs w:val="24"/>
          <w:rtl/>
          <w:lang w:eastAsia="he-IL"/>
        </w:rPr>
        <w:t>רמדורנט</w:t>
      </w:r>
      <w:proofErr w:type="spellEnd"/>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של </w:t>
      </w:r>
      <w:proofErr w:type="spellStart"/>
      <w:r w:rsidRPr="00876F47">
        <w:rPr>
          <w:rFonts w:ascii="Times New Roman" w:eastAsia="Times New Roman" w:hAnsi="Times New Roman" w:cs="David"/>
          <w:sz w:val="24"/>
          <w:szCs w:val="24"/>
          <w:rtl/>
          <w:lang w:eastAsia="he-IL"/>
        </w:rPr>
        <w:t>רמדור</w:t>
      </w:r>
      <w:proofErr w:type="spellEnd"/>
      <w:r w:rsidRPr="00876F47">
        <w:rPr>
          <w:rFonts w:ascii="Times New Roman" w:eastAsia="Times New Roman" w:hAnsi="Times New Roman" w:cs="David"/>
          <w:sz w:val="24"/>
          <w:szCs w:val="24"/>
          <w:rtl/>
          <w:lang w:eastAsia="he-IL"/>
        </w:rPr>
        <w:t xml:space="preserve"> או אחרת המאושרת ע"י המזמין ויפעל במערכת זו ללא כל תמורה נוספת</w:t>
      </w:r>
      <w:r w:rsidRPr="00876F47">
        <w:rPr>
          <w:rFonts w:ascii="Times New Roman" w:eastAsia="Times New Roman" w:hAnsi="Times New Roman" w:cs="David" w:hint="cs"/>
          <w:sz w:val="24"/>
          <w:szCs w:val="24"/>
          <w:rtl/>
          <w:lang w:eastAsia="he-IL"/>
        </w:rPr>
        <w:t>.</w:t>
      </w:r>
    </w:p>
    <w:p w14:paraId="495BD68E"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u w:val="single"/>
          <w:rtl/>
          <w:lang w:eastAsia="he-IL"/>
        </w:rPr>
        <w:t>צוות עובדים ואמצעים</w:t>
      </w:r>
    </w:p>
    <w:p w14:paraId="6342DCF3"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מתחייב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במשך כל תקופת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שרותי היועץ יקיים משרד מאויש</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מאורגן ומצויד</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באופן שיאפשר </w:t>
      </w:r>
      <w:r w:rsidRPr="00876F47">
        <w:rPr>
          <w:rFonts w:ascii="Times New Roman" w:eastAsia="Times New Roman" w:hAnsi="Times New Roman" w:cs="David" w:hint="cs"/>
          <w:sz w:val="24"/>
          <w:szCs w:val="24"/>
          <w:rtl/>
          <w:lang w:eastAsia="he-IL"/>
        </w:rPr>
        <w:t xml:space="preserve">את </w:t>
      </w:r>
      <w:r w:rsidRPr="00876F47">
        <w:rPr>
          <w:rFonts w:ascii="Times New Roman" w:eastAsia="Times New Roman" w:hAnsi="Times New Roman" w:cs="David"/>
          <w:sz w:val="24"/>
          <w:szCs w:val="24"/>
          <w:rtl/>
          <w:lang w:eastAsia="he-IL"/>
        </w:rPr>
        <w:t>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 בהתאם להוראות חוזה זה.</w:t>
      </w:r>
    </w:p>
    <w:p w14:paraId="17234E8A"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מתחייב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שהרכבם המספרי והמקצועי של צוות עובדיו, כמפורט בנספח </w:t>
      </w:r>
      <w:r w:rsidRPr="00876F47">
        <w:rPr>
          <w:rFonts w:ascii="Times New Roman" w:eastAsia="Times New Roman" w:hAnsi="Times New Roman" w:cs="David"/>
          <w:bCs/>
          <w:sz w:val="24"/>
          <w:szCs w:val="24"/>
          <w:rtl/>
          <w:lang w:eastAsia="he-IL"/>
        </w:rPr>
        <w:t>א'</w:t>
      </w:r>
      <w:r w:rsidRPr="00876F47">
        <w:rPr>
          <w:rFonts w:ascii="Times New Roman" w:eastAsia="Times New Roman" w:hAnsi="Times New Roman" w:cs="David" w:hint="cs"/>
          <w:bCs/>
          <w:sz w:val="24"/>
          <w:szCs w:val="24"/>
          <w:rtl/>
          <w:lang w:eastAsia="he-IL"/>
        </w:rPr>
        <w:t xml:space="preserve"> </w:t>
      </w:r>
      <w:proofErr w:type="spellStart"/>
      <w:r w:rsidRPr="00876F47">
        <w:rPr>
          <w:rFonts w:ascii="Times New Roman" w:eastAsia="Times New Roman" w:hAnsi="Times New Roman" w:cs="David" w:hint="cs"/>
          <w:b/>
          <w:sz w:val="24"/>
          <w:szCs w:val="24"/>
          <w:rtl/>
          <w:lang w:eastAsia="he-IL"/>
        </w:rPr>
        <w:t>המצ"ב</w:t>
      </w:r>
      <w:proofErr w:type="spellEnd"/>
      <w:r w:rsidRPr="00876F47">
        <w:rPr>
          <w:rFonts w:ascii="Times New Roman" w:eastAsia="Times New Roman" w:hAnsi="Times New Roman" w:cs="David" w:hint="cs"/>
          <w:b/>
          <w:sz w:val="24"/>
          <w:szCs w:val="24"/>
          <w:rtl/>
          <w:lang w:eastAsia="he-IL"/>
        </w:rPr>
        <w:t>,</w:t>
      </w:r>
      <w:r w:rsidRPr="00876F47">
        <w:rPr>
          <w:rFonts w:ascii="Times New Roman" w:eastAsia="Times New Roman" w:hAnsi="Times New Roman" w:cs="David"/>
          <w:sz w:val="24"/>
          <w:szCs w:val="24"/>
          <w:rtl/>
          <w:lang w:eastAsia="he-IL"/>
        </w:rPr>
        <w:t xml:space="preserve"> יתאים לביצוע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 ברמה ובמועדים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המפורטים בחוזה זה ויניח את דעתו של המנהל במשך כל תקופת מתן שרותי היועץ.</w:t>
      </w:r>
    </w:p>
    <w:p w14:paraId="4088CC10"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מבלי לגרוע מהתחייבותו האמורה של היועץ, רשאי המנהל - אם וכאשר יראה צורך בכך </w:t>
      </w:r>
      <w:r w:rsidRPr="00876F47">
        <w:rPr>
          <w:rFonts w:ascii="Times New Roman" w:eastAsia="Times New Roman" w:hAnsi="Times New Roman" w:cs="David"/>
          <w:sz w:val="24"/>
          <w:szCs w:val="24"/>
          <w:rtl/>
          <w:lang w:eastAsia="he-IL"/>
        </w:rPr>
        <w:lastRenderedPageBreak/>
        <w:t xml:space="preserve">על פי שיקול דעתו </w:t>
      </w:r>
      <w:r w:rsidRPr="00876F47">
        <w:rPr>
          <w:rFonts w:ascii="Times New Roman" w:eastAsia="Times New Roman" w:hAnsi="Times New Roman" w:cs="David" w:hint="cs"/>
          <w:sz w:val="24"/>
          <w:szCs w:val="24"/>
          <w:rtl/>
          <w:lang w:eastAsia="he-IL"/>
        </w:rPr>
        <w:t xml:space="preserve">המוחלט </w:t>
      </w:r>
      <w:r w:rsidRPr="00876F47">
        <w:rPr>
          <w:rFonts w:ascii="Times New Roman" w:eastAsia="Times New Roman" w:hAnsi="Times New Roman" w:cs="David"/>
          <w:sz w:val="24"/>
          <w:szCs w:val="24"/>
          <w:rtl/>
          <w:lang w:eastAsia="he-IL"/>
        </w:rPr>
        <w:t>- להורות ליועץ מ</w:t>
      </w:r>
      <w:r w:rsidRPr="00876F47">
        <w:rPr>
          <w:rFonts w:ascii="Times New Roman" w:eastAsia="Times New Roman" w:hAnsi="Times New Roman" w:cs="David" w:hint="cs"/>
          <w:sz w:val="24"/>
          <w:szCs w:val="24"/>
          <w:rtl/>
          <w:lang w:eastAsia="he-IL"/>
        </w:rPr>
        <w:t>עת לעת,</w:t>
      </w:r>
      <w:r w:rsidRPr="00876F47">
        <w:rPr>
          <w:rFonts w:ascii="Times New Roman" w:eastAsia="Times New Roman" w:hAnsi="Times New Roman" w:cs="David"/>
          <w:sz w:val="24"/>
          <w:szCs w:val="24"/>
          <w:rtl/>
          <w:lang w:eastAsia="he-IL"/>
        </w:rPr>
        <w:t xml:space="preserve"> להגדיל את צוות עובדיו, על חשבונו ואחריותו של היועץ, במספר, לתקופה ובמקומות אותם יציין המנהל בהוראותיו.</w:t>
      </w:r>
    </w:p>
    <w:p w14:paraId="5B096A09"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מוסכם בזה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במשך כל תקופת החוזה יהיה האדריכל ו/או המהנדס ו/או היועץ הנקוב בנספח </w:t>
      </w:r>
      <w:r w:rsidRPr="00876F47">
        <w:rPr>
          <w:rFonts w:ascii="Times New Roman" w:eastAsia="Times New Roman" w:hAnsi="Times New Roman" w:cs="David"/>
          <w:bCs/>
          <w:sz w:val="24"/>
          <w:szCs w:val="24"/>
          <w:rtl/>
          <w:lang w:eastAsia="he-IL"/>
        </w:rPr>
        <w:t>א'</w:t>
      </w:r>
      <w:r w:rsidRPr="00876F47">
        <w:rPr>
          <w:rFonts w:ascii="Times New Roman" w:eastAsia="Times New Roman" w:hAnsi="Times New Roman" w:cs="David"/>
          <w:sz w:val="24"/>
          <w:szCs w:val="24"/>
          <w:rtl/>
          <w:lang w:eastAsia="he-IL"/>
        </w:rPr>
        <w:t xml:space="preserve"> </w:t>
      </w:r>
      <w:proofErr w:type="spellStart"/>
      <w:r w:rsidRPr="00876F47">
        <w:rPr>
          <w:rFonts w:ascii="Times New Roman" w:eastAsia="Times New Roman" w:hAnsi="Times New Roman" w:cs="David" w:hint="cs"/>
          <w:sz w:val="24"/>
          <w:szCs w:val="24"/>
          <w:rtl/>
          <w:lang w:eastAsia="he-IL"/>
        </w:rPr>
        <w:t>המצ"ב</w:t>
      </w:r>
      <w:proofErr w:type="spellEnd"/>
      <w:r w:rsidRPr="00876F47">
        <w:rPr>
          <w:rFonts w:ascii="Times New Roman" w:eastAsia="Times New Roman" w:hAnsi="Times New Roman" w:cs="David"/>
          <w:sz w:val="24"/>
          <w:szCs w:val="24"/>
          <w:rtl/>
          <w:lang w:eastAsia="he-IL"/>
        </w:rPr>
        <w:t>, מנהלו הראשי של היועץ למטרת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(להלן: "</w:t>
      </w:r>
      <w:r w:rsidRPr="00876F47">
        <w:rPr>
          <w:rFonts w:ascii="Times New Roman" w:eastAsia="Times New Roman" w:hAnsi="Times New Roman" w:cs="David"/>
          <w:b/>
          <w:bCs/>
          <w:sz w:val="24"/>
          <w:szCs w:val="24"/>
          <w:rtl/>
          <w:lang w:eastAsia="he-IL"/>
        </w:rPr>
        <w:t>המנהל הראשי</w:t>
      </w:r>
      <w:r w:rsidRPr="00876F47">
        <w:rPr>
          <w:rFonts w:ascii="Times New Roman" w:eastAsia="Times New Roman" w:hAnsi="Times New Roman" w:cs="David"/>
          <w:sz w:val="24"/>
          <w:szCs w:val="24"/>
          <w:rtl/>
          <w:lang w:eastAsia="he-IL"/>
        </w:rPr>
        <w:t>"). החלפת המנהל הראשי בממלא מקום מתאים ולתקופה מוגדרת, תיעשה לאחר אישורו של המזמין</w:t>
      </w:r>
      <w:r w:rsidRPr="00876F47">
        <w:rPr>
          <w:rFonts w:ascii="Times New Roman" w:eastAsia="Times New Roman" w:hAnsi="Times New Roman" w:cs="David" w:hint="cs"/>
          <w:sz w:val="24"/>
          <w:szCs w:val="24"/>
          <w:rtl/>
          <w:lang w:eastAsia="he-IL"/>
        </w:rPr>
        <w:t xml:space="preserve"> מראש ובכתב</w:t>
      </w:r>
      <w:r w:rsidRPr="00876F47">
        <w:rPr>
          <w:rFonts w:ascii="Times New Roman" w:eastAsia="Times New Roman" w:hAnsi="Times New Roman" w:cs="David"/>
          <w:sz w:val="24"/>
          <w:szCs w:val="24"/>
          <w:rtl/>
          <w:lang w:eastAsia="he-IL"/>
        </w:rPr>
        <w:t>.</w:t>
      </w:r>
    </w:p>
    <w:p w14:paraId="1335CE83" w14:textId="77777777" w:rsidR="00876F47" w:rsidRPr="00876F47" w:rsidRDefault="00876F47" w:rsidP="00876F47">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w:t>
      </w:r>
      <w:r w:rsidRPr="00876F47">
        <w:rPr>
          <w:rFonts w:ascii="Times New Roman" w:eastAsia="Times New Roman" w:hAnsi="Times New Roman" w:cs="David" w:hint="cs"/>
          <w:sz w:val="24"/>
          <w:szCs w:val="24"/>
          <w:rtl/>
          <w:lang w:eastAsia="he-IL"/>
        </w:rPr>
        <w:t>צהיר, כי ידוע לו, ש</w:t>
      </w:r>
      <w:r w:rsidRPr="00876F47">
        <w:rPr>
          <w:rFonts w:ascii="Times New Roman" w:eastAsia="Times New Roman" w:hAnsi="Times New Roman" w:cs="David"/>
          <w:sz w:val="24"/>
          <w:szCs w:val="24"/>
          <w:rtl/>
          <w:lang w:eastAsia="he-IL"/>
        </w:rPr>
        <w:t>במשך כל ת</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קפ</w:t>
      </w:r>
      <w:r w:rsidRPr="00876F47">
        <w:rPr>
          <w:rFonts w:ascii="Times New Roman" w:eastAsia="Times New Roman" w:hAnsi="Times New Roman" w:cs="David" w:hint="cs"/>
          <w:sz w:val="24"/>
          <w:szCs w:val="24"/>
          <w:rtl/>
          <w:lang w:eastAsia="he-IL"/>
        </w:rPr>
        <w:t>ו של</w:t>
      </w:r>
      <w:r w:rsidRPr="00876F47">
        <w:rPr>
          <w:rFonts w:ascii="Times New Roman" w:eastAsia="Times New Roman" w:hAnsi="Times New Roman" w:cs="David"/>
          <w:sz w:val="24"/>
          <w:szCs w:val="24"/>
          <w:rtl/>
          <w:lang w:eastAsia="he-IL"/>
        </w:rPr>
        <w:t xml:space="preserve">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יעמוד המנהל הראשי בראשו, יהיה מעורב אישית בב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היועץ שיעסוק בב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התכנון. מבלי לגרוע מהתחייבויות היועץ כמתחייב מ</w:t>
      </w:r>
      <w:r w:rsidRPr="00876F47">
        <w:rPr>
          <w:rFonts w:ascii="Times New Roman" w:eastAsia="Times New Roman" w:hAnsi="Times New Roman" w:cs="David" w:hint="cs"/>
          <w:sz w:val="24"/>
          <w:szCs w:val="24"/>
          <w:rtl/>
          <w:lang w:eastAsia="he-IL"/>
        </w:rPr>
        <w:t>חוזה זה,</w:t>
      </w:r>
      <w:r w:rsidRPr="00876F47">
        <w:rPr>
          <w:rFonts w:ascii="Times New Roman" w:eastAsia="Times New Roman" w:hAnsi="Times New Roman" w:cs="David"/>
          <w:sz w:val="24"/>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12403901"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p>
    <w:p w14:paraId="44D7A4CB"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hint="cs"/>
          <w:sz w:val="24"/>
          <w:szCs w:val="24"/>
          <w:rtl/>
          <w:lang w:eastAsia="he-IL"/>
        </w:rPr>
        <w:t xml:space="preserve">המזמין רשאי </w:t>
      </w:r>
      <w:r w:rsidRPr="00876F47">
        <w:rPr>
          <w:rFonts w:ascii="Times New Roman" w:eastAsia="Times New Roman" w:hAnsi="Times New Roman" w:cs="David"/>
          <w:sz w:val="24"/>
          <w:szCs w:val="24"/>
          <w:rtl/>
          <w:lang w:eastAsia="he-IL"/>
        </w:rPr>
        <w:t xml:space="preserve">לדרוש מהיועץ להחליף כל עובד מעובדיו של היועץ שלדעת המזמין אינו מתאים לתפקידו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אינו מבצעו להנחת דעתו, אף אם אושר תחילה ע"י המזמין וכן לדרוש תגבור צוות היועץ, ועל היועץ למלא </w:t>
      </w:r>
      <w:r w:rsidRPr="00876F47">
        <w:rPr>
          <w:rFonts w:ascii="Times New Roman" w:eastAsia="Times New Roman" w:hAnsi="Times New Roman" w:cs="David" w:hint="cs"/>
          <w:sz w:val="24"/>
          <w:szCs w:val="24"/>
          <w:rtl/>
          <w:lang w:eastAsia="he-IL"/>
        </w:rPr>
        <w:t xml:space="preserve">אחר </w:t>
      </w:r>
      <w:r w:rsidRPr="00876F47">
        <w:rPr>
          <w:rFonts w:ascii="Times New Roman" w:eastAsia="Times New Roman" w:hAnsi="Times New Roman" w:cs="David"/>
          <w:sz w:val="24"/>
          <w:szCs w:val="24"/>
          <w:rtl/>
          <w:lang w:eastAsia="he-IL"/>
        </w:rPr>
        <w:t>דרישת המזמין לאלתר.</w:t>
      </w:r>
    </w:p>
    <w:p w14:paraId="1FD9D9E3"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החלטות המזמין בדבר א</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שור ו/או החלפת עובד מעובדי היועץ תינתנה לפי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קול דעתו המוחלט</w:t>
      </w:r>
      <w:r w:rsidRPr="00876F47">
        <w:rPr>
          <w:rFonts w:ascii="Times New Roman" w:eastAsia="Times New Roman" w:hAnsi="Times New Roman" w:cs="David" w:hint="cs"/>
          <w:sz w:val="24"/>
          <w:szCs w:val="24"/>
          <w:rtl/>
          <w:lang w:eastAsia="he-IL"/>
        </w:rPr>
        <w:t xml:space="preserve"> של המזמין</w:t>
      </w:r>
      <w:r w:rsidRPr="00876F47">
        <w:rPr>
          <w:rFonts w:ascii="Times New Roman" w:eastAsia="Times New Roman" w:hAnsi="Times New Roman" w:cs="David"/>
          <w:sz w:val="24"/>
          <w:szCs w:val="24"/>
          <w:rtl/>
          <w:lang w:eastAsia="he-IL"/>
        </w:rPr>
        <w:t xml:space="preserve"> וללא צורך במתן נימוקים</w:t>
      </w:r>
      <w:r w:rsidRPr="00876F47">
        <w:rPr>
          <w:rFonts w:ascii="Times New Roman" w:eastAsia="Times New Roman" w:hAnsi="Times New Roman" w:cs="David" w:hint="cs"/>
          <w:sz w:val="24"/>
          <w:szCs w:val="24"/>
          <w:rtl/>
          <w:lang w:eastAsia="he-IL"/>
        </w:rPr>
        <w:t xml:space="preserve"> כאלה ואחרים</w:t>
      </w:r>
      <w:r w:rsidRPr="00876F47">
        <w:rPr>
          <w:rFonts w:ascii="Times New Roman" w:eastAsia="Times New Roman" w:hAnsi="Times New Roman" w:cs="David"/>
          <w:sz w:val="24"/>
          <w:szCs w:val="24"/>
          <w:rtl/>
          <w:lang w:eastAsia="he-IL"/>
        </w:rPr>
        <w:t>. אין בהחלטות אלה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כדי לשחרר את היועץ מאי</w:t>
      </w:r>
      <w:r w:rsidRPr="00876F47">
        <w:rPr>
          <w:rFonts w:ascii="Times New Roman" w:eastAsia="Times New Roman" w:hAnsi="Times New Roman" w:cs="David" w:hint="cs"/>
          <w:sz w:val="24"/>
          <w:szCs w:val="24"/>
          <w:rtl/>
          <w:lang w:eastAsia="he-IL"/>
        </w:rPr>
        <w:t>לו</w:t>
      </w:r>
      <w:r w:rsidRPr="00876F47">
        <w:rPr>
          <w:rFonts w:ascii="Times New Roman" w:eastAsia="Times New Roman" w:hAnsi="Times New Roman" w:cs="David"/>
          <w:sz w:val="24"/>
          <w:szCs w:val="24"/>
          <w:rtl/>
          <w:lang w:eastAsia="he-IL"/>
        </w:rPr>
        <w:t xml:space="preserve"> מהתחייבויותיו לפי חוזה זה ואין בהן כדי להטיל על המזמין כל אחריות</w:t>
      </w:r>
      <w:r w:rsidRPr="00876F47">
        <w:rPr>
          <w:rFonts w:ascii="Times New Roman" w:eastAsia="Times New Roman" w:hAnsi="Times New Roman" w:cs="David" w:hint="cs"/>
          <w:sz w:val="24"/>
          <w:szCs w:val="24"/>
          <w:rtl/>
          <w:lang w:eastAsia="he-IL"/>
        </w:rPr>
        <w:t xml:space="preserve"> ו/או חבות</w:t>
      </w:r>
      <w:r w:rsidRPr="00876F47">
        <w:rPr>
          <w:rFonts w:ascii="Times New Roman" w:eastAsia="Times New Roman" w:hAnsi="Times New Roman" w:cs="David"/>
          <w:sz w:val="24"/>
          <w:szCs w:val="24"/>
          <w:rtl/>
          <w:lang w:eastAsia="he-IL"/>
        </w:rPr>
        <w:t xml:space="preserve"> שהיא.</w:t>
      </w:r>
    </w:p>
    <w:p w14:paraId="0388A0A7" w14:textId="77777777" w:rsidR="00876F47" w:rsidRPr="00876F47" w:rsidRDefault="00876F47" w:rsidP="00876F47">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מתחייב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לצייד על חשבונו את צוות עובדיו בכל הציוד הדרוש לב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צוע שרותי היועץ. </w:t>
      </w:r>
      <w:r w:rsidRPr="00876F47">
        <w:rPr>
          <w:rFonts w:ascii="Times New Roman" w:eastAsia="Times New Roman" w:hAnsi="Times New Roman" w:cs="David" w:hint="cs"/>
          <w:sz w:val="24"/>
          <w:szCs w:val="24"/>
          <w:rtl/>
          <w:lang w:eastAsia="he-IL"/>
        </w:rPr>
        <w:t>האחריות בגין אחזקת</w:t>
      </w:r>
      <w:r w:rsidRPr="00876F47">
        <w:rPr>
          <w:rFonts w:ascii="Times New Roman" w:eastAsia="Times New Roman" w:hAnsi="Times New Roman" w:cs="David"/>
          <w:sz w:val="24"/>
          <w:szCs w:val="24"/>
          <w:rtl/>
          <w:lang w:eastAsia="he-IL"/>
        </w:rPr>
        <w:t xml:space="preserve"> ושמיר</w:t>
      </w:r>
      <w:r w:rsidRPr="00876F47">
        <w:rPr>
          <w:rFonts w:ascii="Times New Roman" w:eastAsia="Times New Roman" w:hAnsi="Times New Roman" w:cs="David" w:hint="cs"/>
          <w:sz w:val="24"/>
          <w:szCs w:val="24"/>
          <w:rtl/>
          <w:lang w:eastAsia="he-IL"/>
        </w:rPr>
        <w:t>ת</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ה</w:t>
      </w:r>
      <w:r w:rsidRPr="00876F47">
        <w:rPr>
          <w:rFonts w:ascii="Times New Roman" w:eastAsia="Times New Roman" w:hAnsi="Times New Roman" w:cs="David"/>
          <w:sz w:val="24"/>
          <w:szCs w:val="24"/>
          <w:rtl/>
          <w:lang w:eastAsia="he-IL"/>
        </w:rPr>
        <w:t>ציוד</w:t>
      </w:r>
      <w:r w:rsidRPr="00876F47">
        <w:rPr>
          <w:rFonts w:ascii="Times New Roman" w:eastAsia="Times New Roman" w:hAnsi="Times New Roman" w:cs="David" w:hint="cs"/>
          <w:sz w:val="24"/>
          <w:szCs w:val="24"/>
          <w:rtl/>
          <w:lang w:eastAsia="he-IL"/>
        </w:rPr>
        <w:t xml:space="preserve"> כאמור,</w:t>
      </w:r>
      <w:r w:rsidRPr="00876F47">
        <w:rPr>
          <w:rFonts w:ascii="Times New Roman" w:eastAsia="Times New Roman" w:hAnsi="Times New Roman" w:cs="David"/>
          <w:sz w:val="24"/>
          <w:szCs w:val="24"/>
          <w:rtl/>
          <w:lang w:eastAsia="he-IL"/>
        </w:rPr>
        <w:t xml:space="preserve"> תהיה בידי היועץ ועל חשבונו, והמזמין לא </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ישא בכל אחריות </w:t>
      </w:r>
      <w:r w:rsidRPr="00876F47">
        <w:rPr>
          <w:rFonts w:ascii="Times New Roman" w:eastAsia="Times New Roman" w:hAnsi="Times New Roman" w:cs="David" w:hint="cs"/>
          <w:sz w:val="24"/>
          <w:szCs w:val="24"/>
          <w:rtl/>
          <w:lang w:eastAsia="he-IL"/>
        </w:rPr>
        <w:t xml:space="preserve">ו/או חבות </w:t>
      </w:r>
      <w:r w:rsidRPr="00876F47">
        <w:rPr>
          <w:rFonts w:ascii="Times New Roman" w:eastAsia="Times New Roman" w:hAnsi="Times New Roman" w:cs="David"/>
          <w:sz w:val="24"/>
          <w:szCs w:val="24"/>
          <w:rtl/>
          <w:lang w:eastAsia="he-IL"/>
        </w:rPr>
        <w:t>בגין א</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בדן </w:t>
      </w:r>
      <w:r w:rsidRPr="00876F47">
        <w:rPr>
          <w:rFonts w:ascii="Times New Roman" w:eastAsia="Times New Roman" w:hAnsi="Times New Roman" w:cs="David" w:hint="cs"/>
          <w:sz w:val="24"/>
          <w:szCs w:val="24"/>
          <w:rtl/>
          <w:lang w:eastAsia="he-IL"/>
        </w:rPr>
        <w:t>ן/</w:t>
      </w:r>
      <w:r w:rsidRPr="00876F47">
        <w:rPr>
          <w:rFonts w:ascii="Times New Roman" w:eastAsia="Times New Roman" w:hAnsi="Times New Roman" w:cs="David"/>
          <w:sz w:val="24"/>
          <w:szCs w:val="24"/>
          <w:rtl/>
          <w:lang w:eastAsia="he-IL"/>
        </w:rPr>
        <w:t>או נזק</w:t>
      </w:r>
      <w:r w:rsidRPr="00876F47">
        <w:rPr>
          <w:rFonts w:ascii="Times New Roman" w:eastAsia="Times New Roman" w:hAnsi="Times New Roman" w:cs="David" w:hint="cs"/>
          <w:sz w:val="24"/>
          <w:szCs w:val="24"/>
          <w:rtl/>
          <w:lang w:eastAsia="he-IL"/>
        </w:rPr>
        <w:t xml:space="preserve"> ו/או קלקול</w:t>
      </w:r>
      <w:r w:rsidRPr="00876F47">
        <w:rPr>
          <w:rFonts w:ascii="Times New Roman" w:eastAsia="Times New Roman" w:hAnsi="Times New Roman" w:cs="David"/>
          <w:sz w:val="24"/>
          <w:szCs w:val="24"/>
          <w:rtl/>
          <w:lang w:eastAsia="he-IL"/>
        </w:rPr>
        <w:t xml:space="preserve"> כלשהו לציוד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לכל חלק ממנו מכל סיבה שהיא.</w:t>
      </w:r>
    </w:p>
    <w:p w14:paraId="2B87C936"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u w:val="single"/>
          <w:rtl/>
          <w:lang w:eastAsia="he-IL"/>
        </w:rPr>
        <w:t>סמכויות היועץ</w:t>
      </w:r>
    </w:p>
    <w:p w14:paraId="133EEC58"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במגעים עם רשויות מוסמכות</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לרבות עם הרשות המקומית</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בכל הנוגע לש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 וכל הכרוך בכך</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יפעל היועץ בתור בא-כוחו הטכני של המזמין והמזמין מסמיכו לכך</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ובלבד:</w:t>
      </w:r>
    </w:p>
    <w:p w14:paraId="6FFDA9A2"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שהיועץ לא יגיש </w:t>
      </w:r>
      <w:proofErr w:type="spellStart"/>
      <w:r w:rsidRPr="00876F47">
        <w:rPr>
          <w:rFonts w:ascii="Times New Roman" w:eastAsia="Times New Roman" w:hAnsi="Times New Roman" w:cs="David"/>
          <w:sz w:val="24"/>
          <w:szCs w:val="24"/>
          <w:rtl/>
          <w:lang w:eastAsia="he-IL"/>
        </w:rPr>
        <w:t>תכניות</w:t>
      </w:r>
      <w:proofErr w:type="spellEnd"/>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תיקונים </w:t>
      </w:r>
      <w:proofErr w:type="spellStart"/>
      <w:r w:rsidRPr="00876F47">
        <w:rPr>
          <w:rFonts w:ascii="Times New Roman" w:eastAsia="Times New Roman" w:hAnsi="Times New Roman" w:cs="David"/>
          <w:sz w:val="24"/>
          <w:szCs w:val="24"/>
          <w:rtl/>
          <w:lang w:eastAsia="he-IL"/>
        </w:rPr>
        <w:t>לתכניות</w:t>
      </w:r>
      <w:proofErr w:type="spellEnd"/>
      <w:r w:rsidRPr="00876F47">
        <w:rPr>
          <w:rFonts w:ascii="Times New Roman" w:eastAsia="Times New Roman" w:hAnsi="Times New Roman" w:cs="David"/>
          <w:sz w:val="24"/>
          <w:szCs w:val="24"/>
          <w:rtl/>
          <w:lang w:eastAsia="he-IL"/>
        </w:rPr>
        <w:t xml:space="preserve"> לא</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שור הרשויות המוסמכות</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אלא אם כן אושרו קודם לכן</w:t>
      </w:r>
      <w:r w:rsidRPr="00876F47">
        <w:rPr>
          <w:rFonts w:ascii="Times New Roman" w:eastAsia="Times New Roman" w:hAnsi="Times New Roman" w:cs="David" w:hint="cs"/>
          <w:sz w:val="24"/>
          <w:szCs w:val="24"/>
          <w:rtl/>
          <w:lang w:eastAsia="he-IL"/>
        </w:rPr>
        <w:t>, מראש ובכתב,</w:t>
      </w:r>
      <w:r w:rsidRPr="00876F47">
        <w:rPr>
          <w:rFonts w:ascii="Times New Roman" w:eastAsia="Times New Roman" w:hAnsi="Times New Roman" w:cs="David"/>
          <w:sz w:val="24"/>
          <w:szCs w:val="24"/>
          <w:rtl/>
          <w:lang w:eastAsia="he-IL"/>
        </w:rPr>
        <w:t xml:space="preserve"> ע"י המזמין.</w:t>
      </w:r>
    </w:p>
    <w:p w14:paraId="7161987F"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שהיועץ לא יקבל כל החלטה ולא יפעל ולא יחייב את המזמין בכל עניין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הכרוך בהתחייבות חוקית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כספית</w:t>
      </w:r>
      <w:r w:rsidRPr="00876F47">
        <w:rPr>
          <w:rFonts w:ascii="Times New Roman" w:eastAsia="Times New Roman" w:hAnsi="Times New Roman" w:cs="David" w:hint="cs"/>
          <w:sz w:val="24"/>
          <w:szCs w:val="24"/>
          <w:rtl/>
          <w:lang w:eastAsia="he-IL"/>
        </w:rPr>
        <w:t xml:space="preserve"> ו/או אחרת,</w:t>
      </w:r>
      <w:r w:rsidRPr="00876F47">
        <w:rPr>
          <w:rFonts w:ascii="Times New Roman" w:eastAsia="Times New Roman" w:hAnsi="Times New Roman" w:cs="David"/>
          <w:sz w:val="24"/>
          <w:szCs w:val="24"/>
          <w:rtl/>
          <w:lang w:eastAsia="he-IL"/>
        </w:rPr>
        <w:t xml:space="preserve"> אלא בא</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שורו של המזמין</w:t>
      </w:r>
      <w:r w:rsidRPr="00876F47">
        <w:rPr>
          <w:rFonts w:ascii="Times New Roman" w:eastAsia="Times New Roman" w:hAnsi="Times New Roman" w:cs="David" w:hint="cs"/>
          <w:sz w:val="24"/>
          <w:szCs w:val="24"/>
          <w:rtl/>
          <w:lang w:eastAsia="he-IL"/>
        </w:rPr>
        <w:t xml:space="preserve"> מראש ובכתב</w:t>
      </w:r>
      <w:r w:rsidRPr="00876F47">
        <w:rPr>
          <w:rFonts w:ascii="Times New Roman" w:eastAsia="Times New Roman" w:hAnsi="Times New Roman" w:cs="David"/>
          <w:sz w:val="24"/>
          <w:szCs w:val="24"/>
          <w:rtl/>
          <w:lang w:eastAsia="he-IL"/>
        </w:rPr>
        <w:t>.</w:t>
      </w:r>
    </w:p>
    <w:p w14:paraId="482428A9" w14:textId="77777777" w:rsidR="00876F47" w:rsidRPr="00876F47" w:rsidRDefault="00876F47" w:rsidP="00876F47">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hint="cs"/>
          <w:sz w:val="24"/>
          <w:szCs w:val="24"/>
          <w:rtl/>
          <w:lang w:eastAsia="he-IL"/>
        </w:rPr>
        <w:t>זולת אם</w:t>
      </w:r>
      <w:r w:rsidRPr="00876F47">
        <w:rPr>
          <w:rFonts w:ascii="Times New Roman" w:eastAsia="Times New Roman" w:hAnsi="Times New Roman" w:cs="David"/>
          <w:sz w:val="24"/>
          <w:szCs w:val="24"/>
          <w:rtl/>
          <w:lang w:eastAsia="he-IL"/>
        </w:rPr>
        <w:t xml:space="preserve"> יוסמך לכך ע"י המזמין </w:t>
      </w:r>
      <w:r w:rsidRPr="00876F47">
        <w:rPr>
          <w:rFonts w:ascii="Times New Roman" w:eastAsia="Times New Roman" w:hAnsi="Times New Roman" w:cs="David" w:hint="cs"/>
          <w:sz w:val="24"/>
          <w:szCs w:val="24"/>
          <w:rtl/>
          <w:lang w:eastAsia="he-IL"/>
        </w:rPr>
        <w:t>מראש ו</w:t>
      </w:r>
      <w:r w:rsidRPr="00876F47">
        <w:rPr>
          <w:rFonts w:ascii="Times New Roman" w:eastAsia="Times New Roman" w:hAnsi="Times New Roman" w:cs="David"/>
          <w:sz w:val="24"/>
          <w:szCs w:val="24"/>
          <w:rtl/>
          <w:lang w:eastAsia="he-IL"/>
        </w:rPr>
        <w:t>בכתב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לא יהיה היועץ רשאי ליתן הוראות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הנחיות</w:t>
      </w:r>
      <w:r w:rsidRPr="00876F47">
        <w:rPr>
          <w:rFonts w:ascii="Times New Roman" w:eastAsia="Times New Roman" w:hAnsi="Times New Roman" w:cs="David" w:hint="cs"/>
          <w:sz w:val="24"/>
          <w:szCs w:val="24"/>
          <w:rtl/>
          <w:lang w:eastAsia="he-IL"/>
        </w:rPr>
        <w:t>, בין</w:t>
      </w:r>
      <w:r w:rsidRPr="00876F47">
        <w:rPr>
          <w:rFonts w:ascii="Times New Roman" w:eastAsia="Times New Roman" w:hAnsi="Times New Roman" w:cs="David"/>
          <w:sz w:val="24"/>
          <w:szCs w:val="24"/>
          <w:rtl/>
          <w:lang w:eastAsia="he-IL"/>
        </w:rPr>
        <w:t xml:space="preserve"> במישרין</w:t>
      </w:r>
      <w:r w:rsidRPr="00876F47">
        <w:rPr>
          <w:rFonts w:ascii="Times New Roman" w:eastAsia="Times New Roman" w:hAnsi="Times New Roman" w:cs="David" w:hint="cs"/>
          <w:sz w:val="24"/>
          <w:szCs w:val="24"/>
          <w:rtl/>
          <w:lang w:eastAsia="he-IL"/>
        </w:rPr>
        <w:t xml:space="preserve"> ובין בעקיפין,</w:t>
      </w:r>
      <w:r w:rsidRPr="00876F47">
        <w:rPr>
          <w:rFonts w:ascii="Times New Roman" w:eastAsia="Times New Roman" w:hAnsi="Times New Roman" w:cs="David"/>
          <w:sz w:val="24"/>
          <w:szCs w:val="24"/>
          <w:rtl/>
          <w:lang w:eastAsia="he-IL"/>
        </w:rPr>
        <w:t xml:space="preserve"> לקבלן הראשי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לקבלן העבודות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לנהל עמם מו"מ ביחס למחירים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w:t>
      </w:r>
      <w:r w:rsidRPr="00876F47">
        <w:rPr>
          <w:rFonts w:ascii="Times New Roman" w:eastAsia="Times New Roman" w:hAnsi="Times New Roman" w:cs="David" w:hint="cs"/>
          <w:sz w:val="24"/>
          <w:szCs w:val="24"/>
          <w:rtl/>
          <w:lang w:eastAsia="he-IL"/>
        </w:rPr>
        <w:t>ל</w:t>
      </w:r>
      <w:r w:rsidRPr="00876F47">
        <w:rPr>
          <w:rFonts w:ascii="Times New Roman" w:eastAsia="Times New Roman" w:hAnsi="Times New Roman" w:cs="David"/>
          <w:sz w:val="24"/>
          <w:szCs w:val="24"/>
          <w:rtl/>
          <w:lang w:eastAsia="he-IL"/>
        </w:rPr>
        <w:t>דרכי ביצוע הכרוכים בש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נוי מחירים</w:t>
      </w:r>
      <w:r w:rsidRPr="00876F47">
        <w:rPr>
          <w:rFonts w:ascii="Times New Roman" w:eastAsia="Times New Roman" w:hAnsi="Times New Roman" w:cs="David" w:hint="cs"/>
          <w:sz w:val="24"/>
          <w:szCs w:val="24"/>
          <w:rtl/>
          <w:lang w:eastAsia="he-IL"/>
        </w:rPr>
        <w:t xml:space="preserve"> ו/או כמויות</w:t>
      </w:r>
      <w:r w:rsidRPr="00876F47">
        <w:rPr>
          <w:rFonts w:ascii="Times New Roman" w:eastAsia="Times New Roman" w:hAnsi="Times New Roman" w:cs="David"/>
          <w:sz w:val="24"/>
          <w:szCs w:val="24"/>
          <w:rtl/>
          <w:lang w:eastAsia="he-IL"/>
        </w:rPr>
        <w:t>, אלא באמצעות המזמין או המנהל.</w:t>
      </w:r>
    </w:p>
    <w:p w14:paraId="2E38C438"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u w:val="single"/>
          <w:rtl/>
          <w:lang w:eastAsia="he-IL"/>
        </w:rPr>
        <w:t>סמכויות המנהל</w:t>
      </w:r>
    </w:p>
    <w:p w14:paraId="52CC769A"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המנהל רשאי לבדוק</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בכל עת</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את שרותי היועץ כולם או </w:t>
      </w:r>
      <w:r w:rsidRPr="00876F47">
        <w:rPr>
          <w:rFonts w:ascii="Times New Roman" w:eastAsia="Times New Roman" w:hAnsi="Times New Roman" w:cs="David" w:hint="cs"/>
          <w:sz w:val="24"/>
          <w:szCs w:val="24"/>
          <w:rtl/>
          <w:lang w:eastAsia="he-IL"/>
        </w:rPr>
        <w:t>מקצתם</w:t>
      </w:r>
      <w:r w:rsidRPr="00876F47">
        <w:rPr>
          <w:rFonts w:ascii="Times New Roman" w:eastAsia="Times New Roman" w:hAnsi="Times New Roman" w:cs="David"/>
          <w:sz w:val="24"/>
          <w:szCs w:val="24"/>
          <w:rtl/>
          <w:lang w:eastAsia="he-IL"/>
        </w:rPr>
        <w:t xml:space="preserve">, להשגיח על ביצוע שרותי היועץ וכן לבדוק את טיב שירותי היועץ הנעשים על ידי היועץ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w:t>
      </w:r>
      <w:r w:rsidRPr="00876F47">
        <w:rPr>
          <w:rFonts w:ascii="Times New Roman" w:eastAsia="Times New Roman" w:hAnsi="Times New Roman" w:cs="David" w:hint="cs"/>
          <w:sz w:val="24"/>
          <w:szCs w:val="24"/>
          <w:rtl/>
          <w:lang w:eastAsia="he-IL"/>
        </w:rPr>
        <w:t xml:space="preserve">על ידי מי </w:t>
      </w:r>
      <w:r w:rsidRPr="00876F47">
        <w:rPr>
          <w:rFonts w:ascii="Times New Roman" w:eastAsia="Times New Roman" w:hAnsi="Times New Roman" w:cs="David"/>
          <w:sz w:val="24"/>
          <w:szCs w:val="24"/>
          <w:rtl/>
          <w:lang w:eastAsia="he-IL"/>
        </w:rPr>
        <w:t>מטעמו. כן רשאי המנהל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לבדוק אם היועץ מבצע כהלכה את הוראות חוזה זה, את הוראות המזמין ואת הוראותיו.</w:t>
      </w:r>
    </w:p>
    <w:p w14:paraId="08EEDF1F"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lastRenderedPageBreak/>
        <w:t xml:space="preserve">היועץ ימסור למנהל על פי דרישתו דין וחשבון על התקדמות ביצוע שרותי היועץ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876F47">
        <w:rPr>
          <w:rFonts w:ascii="Times New Roman" w:eastAsia="Times New Roman" w:hAnsi="Times New Roman" w:cs="David"/>
          <w:bCs/>
          <w:sz w:val="24"/>
          <w:szCs w:val="24"/>
          <w:rtl/>
          <w:lang w:eastAsia="he-IL"/>
        </w:rPr>
        <w:t>א'</w:t>
      </w:r>
      <w:r w:rsidRPr="00876F47">
        <w:rPr>
          <w:rFonts w:ascii="Times New Roman" w:eastAsia="Times New Roman" w:hAnsi="Times New Roman" w:cs="David" w:hint="cs"/>
          <w:b/>
          <w:sz w:val="24"/>
          <w:szCs w:val="24"/>
          <w:rtl/>
          <w:lang w:eastAsia="he-IL"/>
        </w:rPr>
        <w:t xml:space="preserve"> </w:t>
      </w:r>
      <w:proofErr w:type="spellStart"/>
      <w:r w:rsidRPr="00876F47">
        <w:rPr>
          <w:rFonts w:ascii="Times New Roman" w:eastAsia="Times New Roman" w:hAnsi="Times New Roman" w:cs="David" w:hint="cs"/>
          <w:b/>
          <w:sz w:val="24"/>
          <w:szCs w:val="24"/>
          <w:rtl/>
          <w:lang w:eastAsia="he-IL"/>
        </w:rPr>
        <w:t>המצ"ב</w:t>
      </w:r>
      <w:proofErr w:type="spellEnd"/>
      <w:r w:rsidRPr="00876F47">
        <w:rPr>
          <w:rFonts w:ascii="Times New Roman" w:eastAsia="Times New Roman" w:hAnsi="Times New Roman" w:cs="David"/>
          <w:sz w:val="24"/>
          <w:szCs w:val="24"/>
          <w:rtl/>
          <w:lang w:eastAsia="he-IL"/>
        </w:rPr>
        <w:t>.</w:t>
      </w:r>
    </w:p>
    <w:p w14:paraId="4EF24E53"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לצורך הפעלת סמכויותיו</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רשאי המנהל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מי מטעמו לבקר במשרד היועץ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בכל מקום אחר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בו מבוצעים שירותי היועץ והיועץ מתחייב למסור כל הסבר שיידרש על יד</w:t>
      </w:r>
      <w:r w:rsidRPr="00876F47">
        <w:rPr>
          <w:rFonts w:ascii="Times New Roman" w:eastAsia="Times New Roman" w:hAnsi="Times New Roman" w:cs="David" w:hint="cs"/>
          <w:sz w:val="24"/>
          <w:szCs w:val="24"/>
          <w:rtl/>
          <w:lang w:eastAsia="he-IL"/>
        </w:rPr>
        <w:t>י המנהל ו/</w:t>
      </w:r>
      <w:r w:rsidRPr="00876F47">
        <w:rPr>
          <w:rFonts w:ascii="Times New Roman" w:eastAsia="Times New Roman" w:hAnsi="Times New Roman" w:cs="David"/>
          <w:sz w:val="24"/>
          <w:szCs w:val="24"/>
          <w:rtl/>
          <w:lang w:eastAsia="he-IL"/>
        </w:rPr>
        <w:t xml:space="preserve">או </w:t>
      </w:r>
      <w:r w:rsidRPr="00876F47">
        <w:rPr>
          <w:rFonts w:ascii="Times New Roman" w:eastAsia="Times New Roman" w:hAnsi="Times New Roman" w:cs="David" w:hint="cs"/>
          <w:sz w:val="24"/>
          <w:szCs w:val="24"/>
          <w:rtl/>
          <w:lang w:eastAsia="he-IL"/>
        </w:rPr>
        <w:t xml:space="preserve">על ידי מי </w:t>
      </w:r>
      <w:r w:rsidRPr="00876F47">
        <w:rPr>
          <w:rFonts w:ascii="Times New Roman" w:eastAsia="Times New Roman" w:hAnsi="Times New Roman" w:cs="David"/>
          <w:sz w:val="24"/>
          <w:szCs w:val="24"/>
          <w:rtl/>
          <w:lang w:eastAsia="he-IL"/>
        </w:rPr>
        <w:t>מטעמו.</w:t>
      </w:r>
    </w:p>
    <w:p w14:paraId="40B3AA7B"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אין בהפעלת סמכויות המנהל על פי חוזה זה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כדי לגרוע </w:t>
      </w:r>
      <w:r w:rsidRPr="00876F47">
        <w:rPr>
          <w:rFonts w:ascii="Times New Roman" w:eastAsia="Times New Roman" w:hAnsi="Times New Roman" w:cs="David" w:hint="cs"/>
          <w:sz w:val="24"/>
          <w:szCs w:val="24"/>
          <w:rtl/>
          <w:lang w:eastAsia="he-IL"/>
        </w:rPr>
        <w:t xml:space="preserve">ו/או לשחרר </w:t>
      </w:r>
      <w:r w:rsidRPr="00876F47">
        <w:rPr>
          <w:rFonts w:ascii="Times New Roman" w:eastAsia="Times New Roman" w:hAnsi="Times New Roman" w:cs="David"/>
          <w:sz w:val="24"/>
          <w:szCs w:val="24"/>
          <w:rtl/>
          <w:lang w:eastAsia="he-IL"/>
        </w:rPr>
        <w:t xml:space="preserve">מאחריות </w:t>
      </w:r>
      <w:r w:rsidRPr="00876F47">
        <w:rPr>
          <w:rFonts w:ascii="Times New Roman" w:eastAsia="Times New Roman" w:hAnsi="Times New Roman" w:cs="David" w:hint="cs"/>
          <w:sz w:val="24"/>
          <w:szCs w:val="24"/>
          <w:rtl/>
          <w:lang w:eastAsia="he-IL"/>
        </w:rPr>
        <w:t>היועץ על פי חוזה זה ו/או על פי כל דין.</w:t>
      </w:r>
      <w:r w:rsidRPr="00876F47">
        <w:rPr>
          <w:rFonts w:ascii="Times New Roman" w:eastAsia="Times New Roman" w:hAnsi="Times New Roman" w:cs="David"/>
          <w:sz w:val="24"/>
          <w:szCs w:val="24"/>
          <w:rtl/>
          <w:lang w:eastAsia="he-IL"/>
        </w:rPr>
        <w:t xml:space="preserve"> בהקשר זה מובהר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אישור המנהל </w:t>
      </w:r>
      <w:proofErr w:type="spellStart"/>
      <w:r w:rsidRPr="00876F47">
        <w:rPr>
          <w:rFonts w:ascii="Times New Roman" w:eastAsia="Times New Roman" w:hAnsi="Times New Roman" w:cs="David"/>
          <w:sz w:val="24"/>
          <w:szCs w:val="24"/>
          <w:rtl/>
          <w:lang w:eastAsia="he-IL"/>
        </w:rPr>
        <w:t>לתכניות</w:t>
      </w:r>
      <w:proofErr w:type="spellEnd"/>
      <w:r w:rsidRPr="00876F47">
        <w:rPr>
          <w:rFonts w:ascii="Times New Roman" w:eastAsia="Times New Roman" w:hAnsi="Times New Roman" w:cs="David"/>
          <w:sz w:val="24"/>
          <w:szCs w:val="24"/>
          <w:rtl/>
          <w:lang w:eastAsia="he-IL"/>
        </w:rPr>
        <w:t xml:space="preserve">, בין לתכנון מוקדם ובין לתכנון סופי, לא יפטור את היועץ מחובת ביצוע שינויים ו/או התאמות ו/או תכנון מחדש של </w:t>
      </w:r>
      <w:proofErr w:type="spellStart"/>
      <w:r w:rsidRPr="00876F47">
        <w:rPr>
          <w:rFonts w:ascii="Times New Roman" w:eastAsia="Times New Roman" w:hAnsi="Times New Roman" w:cs="David"/>
          <w:sz w:val="24"/>
          <w:szCs w:val="24"/>
          <w:rtl/>
          <w:lang w:eastAsia="he-IL"/>
        </w:rPr>
        <w:t>התכניות</w:t>
      </w:r>
      <w:proofErr w:type="spellEnd"/>
      <w:r w:rsidRPr="00876F47">
        <w:rPr>
          <w:rFonts w:ascii="Times New Roman" w:eastAsia="Times New Roman" w:hAnsi="Times New Roman" w:cs="David"/>
          <w:sz w:val="24"/>
          <w:szCs w:val="24"/>
          <w:rtl/>
          <w:lang w:eastAsia="he-IL"/>
        </w:rPr>
        <w:t>, ככל שהדבר יידרש.</w:t>
      </w:r>
    </w:p>
    <w:p w14:paraId="47A012D7" w14:textId="77777777" w:rsidR="00876F47" w:rsidRPr="00876F47" w:rsidRDefault="00876F47" w:rsidP="00876F47">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אישר המנהל </w:t>
      </w:r>
      <w:proofErr w:type="spellStart"/>
      <w:r w:rsidRPr="00876F47">
        <w:rPr>
          <w:rFonts w:ascii="Times New Roman" w:eastAsia="Times New Roman" w:hAnsi="Times New Roman" w:cs="David"/>
          <w:sz w:val="24"/>
          <w:szCs w:val="24"/>
          <w:rtl/>
          <w:lang w:eastAsia="he-IL"/>
        </w:rPr>
        <w:t>תכניות</w:t>
      </w:r>
      <w:proofErr w:type="spellEnd"/>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מסמכים אחרים הקשורים בשרותי היועץ על פי חוזה זה או שדרש המנהל מהיועץ להכינם בהתאם ל</w:t>
      </w:r>
      <w:r w:rsidRPr="00876F47">
        <w:rPr>
          <w:rFonts w:ascii="Times New Roman" w:eastAsia="Times New Roman" w:hAnsi="Times New Roman" w:cs="David" w:hint="cs"/>
          <w:sz w:val="24"/>
          <w:szCs w:val="24"/>
          <w:rtl/>
          <w:lang w:eastAsia="he-IL"/>
        </w:rPr>
        <w:t>חוזה</w:t>
      </w:r>
      <w:r w:rsidRPr="00876F47">
        <w:rPr>
          <w:rFonts w:ascii="Times New Roman" w:eastAsia="Times New Roman" w:hAnsi="Times New Roman" w:cs="David"/>
          <w:sz w:val="24"/>
          <w:szCs w:val="24"/>
          <w:rtl/>
          <w:lang w:eastAsia="he-IL"/>
        </w:rPr>
        <w:t xml:space="preserve"> זה, </w:t>
      </w:r>
      <w:r w:rsidRPr="00876F47">
        <w:rPr>
          <w:rFonts w:ascii="Times New Roman" w:eastAsia="Times New Roman" w:hAnsi="Times New Roman" w:cs="David" w:hint="cs"/>
          <w:sz w:val="24"/>
          <w:szCs w:val="24"/>
          <w:rtl/>
          <w:lang w:eastAsia="he-IL"/>
        </w:rPr>
        <w:t>לא יהא</w:t>
      </w:r>
      <w:r w:rsidRPr="00876F47">
        <w:rPr>
          <w:rFonts w:ascii="Times New Roman" w:eastAsia="Times New Roman" w:hAnsi="Times New Roman" w:cs="David"/>
          <w:sz w:val="24"/>
          <w:szCs w:val="24"/>
          <w:rtl/>
          <w:lang w:eastAsia="he-IL"/>
        </w:rPr>
        <w:t xml:space="preserve"> בכך כדי לשחרר את היועץ מאחריותו המקצועית המלאה ו</w:t>
      </w:r>
      <w:r w:rsidRPr="00876F47">
        <w:rPr>
          <w:rFonts w:ascii="Times New Roman" w:eastAsia="Times New Roman" w:hAnsi="Times New Roman" w:cs="David" w:hint="cs"/>
          <w:sz w:val="24"/>
          <w:szCs w:val="24"/>
          <w:rtl/>
          <w:lang w:eastAsia="he-IL"/>
        </w:rPr>
        <w:t>לא יהא</w:t>
      </w:r>
      <w:r w:rsidRPr="00876F47">
        <w:rPr>
          <w:rFonts w:ascii="Times New Roman" w:eastAsia="Times New Roman" w:hAnsi="Times New Roman" w:cs="David"/>
          <w:sz w:val="24"/>
          <w:szCs w:val="24"/>
          <w:rtl/>
          <w:lang w:eastAsia="he-IL"/>
        </w:rPr>
        <w:t xml:space="preserve"> בכך כדי להטיל על המנהל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על המזמין אחריות כלשהי לטיב </w:t>
      </w:r>
      <w:proofErr w:type="spellStart"/>
      <w:r w:rsidRPr="00876F47">
        <w:rPr>
          <w:rFonts w:ascii="Times New Roman" w:eastAsia="Times New Roman" w:hAnsi="Times New Roman" w:cs="David"/>
          <w:sz w:val="24"/>
          <w:szCs w:val="24"/>
          <w:rtl/>
          <w:lang w:eastAsia="he-IL"/>
        </w:rPr>
        <w:t>התכניות</w:t>
      </w:r>
      <w:proofErr w:type="spellEnd"/>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המסמכים האמורים.</w:t>
      </w:r>
    </w:p>
    <w:p w14:paraId="62FF99FF"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u w:val="single"/>
          <w:rtl/>
          <w:lang w:eastAsia="he-IL"/>
        </w:rPr>
        <w:t>לוח זמנים ושלבי ב</w:t>
      </w:r>
      <w:r w:rsidRPr="00876F47">
        <w:rPr>
          <w:rFonts w:ascii="Times New Roman" w:eastAsia="Times New Roman" w:hAnsi="Times New Roman" w:cs="David" w:hint="cs"/>
          <w:bCs/>
          <w:sz w:val="24"/>
          <w:szCs w:val="24"/>
          <w:u w:val="single"/>
          <w:rtl/>
          <w:lang w:eastAsia="he-IL"/>
        </w:rPr>
        <w:t>י</w:t>
      </w:r>
      <w:r w:rsidRPr="00876F47">
        <w:rPr>
          <w:rFonts w:ascii="Times New Roman" w:eastAsia="Times New Roman" w:hAnsi="Times New Roman" w:cs="David"/>
          <w:bCs/>
          <w:sz w:val="24"/>
          <w:szCs w:val="24"/>
          <w:u w:val="single"/>
          <w:rtl/>
          <w:lang w:eastAsia="he-IL"/>
        </w:rPr>
        <w:t>צוע</w:t>
      </w:r>
    </w:p>
    <w:p w14:paraId="02C3A7F4"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היועץ יבצע את שרותי היועץ בשלבים ובמועדים כמפורט בנספח </w:t>
      </w:r>
      <w:r w:rsidRPr="00876F47">
        <w:rPr>
          <w:rFonts w:ascii="Times New Roman" w:eastAsia="Times New Roman" w:hAnsi="Times New Roman" w:cs="David"/>
          <w:b/>
          <w:bCs/>
          <w:sz w:val="24"/>
          <w:szCs w:val="24"/>
          <w:rtl/>
          <w:lang w:eastAsia="he-IL"/>
        </w:rPr>
        <w:t>ג'</w:t>
      </w:r>
      <w:r w:rsidRPr="00876F47">
        <w:rPr>
          <w:rFonts w:ascii="Times New Roman" w:eastAsia="Times New Roman" w:hAnsi="Times New Roman" w:cs="David" w:hint="cs"/>
          <w:sz w:val="24"/>
          <w:szCs w:val="24"/>
          <w:rtl/>
          <w:lang w:eastAsia="he-IL"/>
        </w:rPr>
        <w:t xml:space="preserve"> </w:t>
      </w:r>
      <w:proofErr w:type="spellStart"/>
      <w:r w:rsidRPr="00876F47">
        <w:rPr>
          <w:rFonts w:ascii="Times New Roman" w:eastAsia="Times New Roman" w:hAnsi="Times New Roman" w:cs="David" w:hint="cs"/>
          <w:sz w:val="24"/>
          <w:szCs w:val="24"/>
          <w:rtl/>
          <w:lang w:eastAsia="he-IL"/>
        </w:rPr>
        <w:t>המצ"ב</w:t>
      </w:r>
      <w:proofErr w:type="spellEnd"/>
      <w:r w:rsidRPr="00876F47">
        <w:rPr>
          <w:rFonts w:ascii="Times New Roman" w:eastAsia="Times New Roman" w:hAnsi="Times New Roman" w:cs="David"/>
          <w:sz w:val="24"/>
          <w:szCs w:val="24"/>
          <w:rtl/>
          <w:lang w:eastAsia="he-IL"/>
        </w:rPr>
        <w:t xml:space="preserve"> (להלן: "</w:t>
      </w:r>
      <w:r w:rsidRPr="00876F47">
        <w:rPr>
          <w:rFonts w:ascii="Times New Roman" w:eastAsia="Times New Roman" w:hAnsi="Times New Roman" w:cs="David"/>
          <w:b/>
          <w:bCs/>
          <w:sz w:val="24"/>
          <w:szCs w:val="24"/>
          <w:rtl/>
          <w:lang w:eastAsia="he-IL"/>
        </w:rPr>
        <w:t>לוח הזמנים</w:t>
      </w:r>
      <w:r w:rsidRPr="00876F47">
        <w:rPr>
          <w:rFonts w:ascii="Times New Roman" w:eastAsia="Times New Roman" w:hAnsi="Times New Roman" w:cs="David"/>
          <w:sz w:val="24"/>
          <w:szCs w:val="24"/>
          <w:rtl/>
          <w:lang w:eastAsia="he-IL"/>
        </w:rPr>
        <w:t>"). כל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 הכלול בשרותי היועץ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אשר לא נקבע לו מועד בלוח הזמנים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יבוצע על ידי היועץ במועד שיהיה דרוש על מנת להבטיח</w:t>
      </w:r>
      <w:r w:rsidRPr="00876F47">
        <w:rPr>
          <w:rFonts w:ascii="Times New Roman" w:eastAsia="Times New Roman" w:hAnsi="Times New Roman" w:cs="David" w:hint="cs"/>
          <w:sz w:val="24"/>
          <w:szCs w:val="24"/>
          <w:rtl/>
          <w:lang w:eastAsia="he-IL"/>
        </w:rPr>
        <w:t xml:space="preserve"> את</w:t>
      </w:r>
      <w:r w:rsidRPr="00876F47">
        <w:rPr>
          <w:rFonts w:ascii="Times New Roman" w:eastAsia="Times New Roman" w:hAnsi="Times New Roman" w:cs="David"/>
          <w:sz w:val="24"/>
          <w:szCs w:val="24"/>
          <w:rtl/>
          <w:lang w:eastAsia="he-IL"/>
        </w:rPr>
        <w:t xml:space="preserve">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צוע שרותי היועץ בהתאם ללוח הזמנים ובאופן שיאפשר את גמר ביצוע הפרויקט על ידי הקבלן הראשי וגמר ביצוע עבודות </w:t>
      </w:r>
      <w:r w:rsidRPr="00876F47">
        <w:rPr>
          <w:rFonts w:ascii="Times New Roman" w:eastAsia="Times New Roman" w:hAnsi="Times New Roman" w:cs="David" w:hint="cs"/>
          <w:sz w:val="24"/>
          <w:szCs w:val="24"/>
          <w:rtl/>
          <w:lang w:eastAsia="he-IL"/>
        </w:rPr>
        <w:t>ה</w:t>
      </w:r>
      <w:r w:rsidRPr="00876F47">
        <w:rPr>
          <w:rFonts w:ascii="Times New Roman" w:eastAsia="Times New Roman" w:hAnsi="Times New Roman" w:cs="David"/>
          <w:sz w:val="24"/>
          <w:szCs w:val="24"/>
          <w:rtl/>
          <w:lang w:eastAsia="he-IL"/>
        </w:rPr>
        <w:t xml:space="preserve">קבלנים </w:t>
      </w:r>
      <w:r w:rsidRPr="00876F47">
        <w:rPr>
          <w:rFonts w:ascii="Times New Roman" w:eastAsia="Times New Roman" w:hAnsi="Times New Roman" w:cs="David" w:hint="cs"/>
          <w:sz w:val="24"/>
          <w:szCs w:val="24"/>
          <w:rtl/>
          <w:lang w:eastAsia="he-IL"/>
        </w:rPr>
        <w:t>ה</w:t>
      </w:r>
      <w:r w:rsidRPr="00876F47">
        <w:rPr>
          <w:rFonts w:ascii="Times New Roman" w:eastAsia="Times New Roman" w:hAnsi="Times New Roman" w:cs="David"/>
          <w:sz w:val="24"/>
          <w:szCs w:val="24"/>
          <w:rtl/>
          <w:lang w:eastAsia="he-IL"/>
        </w:rPr>
        <w:t>אחרים בהתאם ללוח הזמנים המוסכם ע</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מם.</w:t>
      </w:r>
    </w:p>
    <w:p w14:paraId="270EE6BA"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לא יתחיל היועץ בב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צוע קטע מהפרויקט ו/או שלב משלבי העבודה כמפורט בנספח </w:t>
      </w:r>
      <w:r w:rsidRPr="00876F47">
        <w:rPr>
          <w:rFonts w:ascii="Times New Roman" w:eastAsia="Times New Roman" w:hAnsi="Times New Roman" w:cs="David"/>
          <w:bCs/>
          <w:sz w:val="24"/>
          <w:szCs w:val="24"/>
          <w:rtl/>
          <w:lang w:eastAsia="he-IL"/>
        </w:rPr>
        <w:t>ב'</w:t>
      </w:r>
      <w:r w:rsidRPr="00876F47">
        <w:rPr>
          <w:rFonts w:ascii="Times New Roman" w:eastAsia="Times New Roman" w:hAnsi="Times New Roman" w:cs="David"/>
          <w:sz w:val="24"/>
          <w:szCs w:val="24"/>
          <w:rtl/>
          <w:lang w:eastAsia="he-IL"/>
        </w:rPr>
        <w:t xml:space="preserve"> או </w:t>
      </w:r>
      <w:r w:rsidRPr="00876F47">
        <w:rPr>
          <w:rFonts w:ascii="Times New Roman" w:eastAsia="Times New Roman" w:hAnsi="Times New Roman" w:cs="David"/>
          <w:b/>
          <w:bCs/>
          <w:sz w:val="24"/>
          <w:szCs w:val="24"/>
          <w:rtl/>
          <w:lang w:eastAsia="he-IL"/>
        </w:rPr>
        <w:t xml:space="preserve">ג' </w:t>
      </w:r>
      <w:proofErr w:type="spellStart"/>
      <w:r w:rsidRPr="00876F47">
        <w:rPr>
          <w:rFonts w:ascii="Times New Roman" w:eastAsia="Times New Roman" w:hAnsi="Times New Roman" w:cs="David" w:hint="cs"/>
          <w:sz w:val="24"/>
          <w:szCs w:val="24"/>
          <w:rtl/>
          <w:lang w:eastAsia="he-IL"/>
        </w:rPr>
        <w:t>המצ"ב</w:t>
      </w:r>
      <w:proofErr w:type="spellEnd"/>
      <w:r w:rsidRPr="00876F47">
        <w:rPr>
          <w:rFonts w:ascii="Times New Roman" w:eastAsia="Times New Roman" w:hAnsi="Times New Roman" w:cs="David" w:hint="cs"/>
          <w:sz w:val="24"/>
          <w:szCs w:val="24"/>
          <w:rtl/>
          <w:lang w:eastAsia="he-IL"/>
        </w:rPr>
        <w:t xml:space="preserve">, </w:t>
      </w:r>
      <w:r w:rsidRPr="00876F47">
        <w:rPr>
          <w:rFonts w:ascii="Times New Roman" w:eastAsia="Times New Roman" w:hAnsi="Times New Roman" w:cs="David"/>
          <w:sz w:val="24"/>
          <w:szCs w:val="24"/>
          <w:rtl/>
          <w:lang w:eastAsia="he-IL"/>
        </w:rPr>
        <w:t>אלא אם כן הודיע למזמין תחילה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הגיע לדעתו מועד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שלב זה וק</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בל מהמזמין א</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שור בכתב לביצועו.</w:t>
      </w:r>
    </w:p>
    <w:p w14:paraId="01B63210"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יש לראות </w:t>
      </w:r>
      <w:r w:rsidRPr="00876F47">
        <w:rPr>
          <w:rFonts w:ascii="Times New Roman" w:eastAsia="Times New Roman" w:hAnsi="Times New Roman" w:cs="David" w:hint="cs"/>
          <w:sz w:val="24"/>
          <w:szCs w:val="24"/>
          <w:rtl/>
          <w:lang w:eastAsia="he-IL"/>
        </w:rPr>
        <w:t>ב</w:t>
      </w:r>
      <w:r w:rsidRPr="00876F47">
        <w:rPr>
          <w:rFonts w:ascii="Times New Roman" w:eastAsia="Times New Roman" w:hAnsi="Times New Roman" w:cs="David"/>
          <w:sz w:val="24"/>
          <w:szCs w:val="24"/>
          <w:rtl/>
          <w:lang w:eastAsia="he-IL"/>
        </w:rPr>
        <w:t>חוזה זה כהתקשרות בין המזמין לבין היועץ לגבי כל קטעי הפרויקט או לגבי כל קטע שלו בנפרד ולגבי כל שרותי היועץ או לגבי כל שלב שלהם בנפרד, לפי בחירת המזמין. המזמין יהיה זכאי אפוא להפסיק את שרותי היועץ עם השלמת כל קטע ואף במהלכו ועם השלמת כל שלב ואף במהלכו ויחולו הוראות סעיף 12 להלן.</w:t>
      </w:r>
    </w:p>
    <w:p w14:paraId="45AB34AD"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ידוע ליועץ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התחייבויות היועצים</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הקבלנים ו</w:t>
      </w:r>
      <w:r w:rsidRPr="00876F47">
        <w:rPr>
          <w:rFonts w:ascii="Times New Roman" w:eastAsia="Times New Roman" w:hAnsi="Times New Roman" w:cs="David" w:hint="cs"/>
          <w:sz w:val="24"/>
          <w:szCs w:val="24"/>
          <w:rtl/>
          <w:lang w:eastAsia="he-IL"/>
        </w:rPr>
        <w:t xml:space="preserve">/או </w:t>
      </w:r>
      <w:r w:rsidRPr="00876F47">
        <w:rPr>
          <w:rFonts w:ascii="Times New Roman" w:eastAsia="Times New Roman" w:hAnsi="Times New Roman" w:cs="David"/>
          <w:sz w:val="24"/>
          <w:szCs w:val="24"/>
          <w:rtl/>
          <w:lang w:eastAsia="he-IL"/>
        </w:rPr>
        <w:t xml:space="preserve">יתר הגורמים, מותנות בכך שיסופקו להם כל </w:t>
      </w:r>
      <w:proofErr w:type="spellStart"/>
      <w:r w:rsidRPr="00876F47">
        <w:rPr>
          <w:rFonts w:ascii="Times New Roman" w:eastAsia="Times New Roman" w:hAnsi="Times New Roman" w:cs="David"/>
          <w:sz w:val="24"/>
          <w:szCs w:val="24"/>
          <w:rtl/>
          <w:lang w:eastAsia="he-IL"/>
        </w:rPr>
        <w:t>התכניות</w:t>
      </w:r>
      <w:proofErr w:type="spellEnd"/>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ההנחיות</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ההוראות</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הפרטים ו</w:t>
      </w:r>
      <w:r w:rsidRPr="00876F47">
        <w:rPr>
          <w:rFonts w:ascii="Times New Roman" w:eastAsia="Times New Roman" w:hAnsi="Times New Roman" w:cs="David" w:hint="cs"/>
          <w:sz w:val="24"/>
          <w:szCs w:val="24"/>
          <w:rtl/>
          <w:lang w:eastAsia="he-IL"/>
        </w:rPr>
        <w:t xml:space="preserve">/או </w:t>
      </w:r>
      <w:r w:rsidRPr="00876F47">
        <w:rPr>
          <w:rFonts w:ascii="Times New Roman" w:eastAsia="Times New Roman" w:hAnsi="Times New Roman" w:cs="David"/>
          <w:sz w:val="24"/>
          <w:szCs w:val="24"/>
          <w:rtl/>
          <w:lang w:eastAsia="he-IL"/>
        </w:rPr>
        <w:t>הביאורים שידרשו לב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עבודותיהם ושרותיהם במהירות ובקצב שימנעו כל עיכוב בביצועם וברציפותם. היועץ מתחייב לבצע את שרותי היועץ באופן שימנע כל עילה מהיועצים ו</w:t>
      </w:r>
      <w:r w:rsidRPr="00876F47">
        <w:rPr>
          <w:rFonts w:ascii="Times New Roman" w:eastAsia="Times New Roman" w:hAnsi="Times New Roman" w:cs="David" w:hint="cs"/>
          <w:sz w:val="24"/>
          <w:szCs w:val="24"/>
          <w:rtl/>
          <w:lang w:eastAsia="he-IL"/>
        </w:rPr>
        <w:t xml:space="preserve">/או </w:t>
      </w:r>
      <w:r w:rsidRPr="00876F47">
        <w:rPr>
          <w:rFonts w:ascii="Times New Roman" w:eastAsia="Times New Roman" w:hAnsi="Times New Roman" w:cs="David"/>
          <w:sz w:val="24"/>
          <w:szCs w:val="24"/>
          <w:rtl/>
          <w:lang w:eastAsia="he-IL"/>
        </w:rPr>
        <w:t>מהקבלנים מלטעון לעיכוב מוצדק בב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עבודותיהם ובאופן שיבטיח ביצועם בהתאם ללוחות הזמנים שיהיו רצופים לחוזים שיחתמו עמם.</w:t>
      </w:r>
    </w:p>
    <w:p w14:paraId="5410B8C6"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עיכוב בב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שירותי היועץ יוכר כמוצדק</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אך ו</w:t>
      </w:r>
      <w:r w:rsidRPr="00876F47">
        <w:rPr>
          <w:rFonts w:ascii="Times New Roman" w:eastAsia="Times New Roman" w:hAnsi="Times New Roman" w:cs="David"/>
          <w:sz w:val="24"/>
          <w:szCs w:val="24"/>
          <w:rtl/>
          <w:lang w:eastAsia="he-IL"/>
        </w:rPr>
        <w:t>רק בהימלא כל התנאים המצטברים הבאים ולמשך הזמן שהמנהל יקבע, דהיינו:</w:t>
      </w:r>
    </w:p>
    <w:p w14:paraId="208D724D"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הוא נובע מכ</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ח עליון או גורם אחר (להלן יחדיו: "</w:t>
      </w:r>
      <w:r w:rsidRPr="00876F47">
        <w:rPr>
          <w:rFonts w:ascii="Times New Roman" w:eastAsia="Times New Roman" w:hAnsi="Times New Roman" w:cs="David"/>
          <w:b/>
          <w:bCs/>
          <w:sz w:val="24"/>
          <w:szCs w:val="24"/>
          <w:rtl/>
          <w:lang w:eastAsia="he-IL"/>
        </w:rPr>
        <w:t>אירוע דוחה</w:t>
      </w:r>
      <w:r w:rsidRPr="00876F47">
        <w:rPr>
          <w:rFonts w:ascii="Times New Roman" w:eastAsia="Times New Roman" w:hAnsi="Times New Roman" w:cs="David"/>
          <w:sz w:val="24"/>
          <w:szCs w:val="24"/>
          <w:rtl/>
          <w:lang w:eastAsia="he-IL"/>
        </w:rPr>
        <w:t>") שלדעת המנהל לא הייתה ליועץ שליטה עליו.</w:t>
      </w:r>
    </w:p>
    <w:p w14:paraId="6D66BCCD"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מיד משהתרחש אירוע דוחה הודיע היועץ למנהל על קיומו ועל משך העיכוב הצפוי.</w:t>
      </w:r>
    </w:p>
    <w:p w14:paraId="1965F398"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היועץ לא קיבל </w:t>
      </w:r>
      <w:proofErr w:type="spellStart"/>
      <w:r w:rsidRPr="00876F47">
        <w:rPr>
          <w:rFonts w:ascii="Times New Roman" w:eastAsia="Times New Roman" w:hAnsi="Times New Roman" w:cs="David"/>
          <w:sz w:val="24"/>
          <w:szCs w:val="24"/>
          <w:rtl/>
          <w:lang w:eastAsia="he-IL"/>
        </w:rPr>
        <w:t>תכניות</w:t>
      </w:r>
      <w:proofErr w:type="spellEnd"/>
      <w:r w:rsidRPr="00876F47">
        <w:rPr>
          <w:rFonts w:ascii="Times New Roman" w:eastAsia="Times New Roman" w:hAnsi="Times New Roman" w:cs="David"/>
          <w:sz w:val="24"/>
          <w:szCs w:val="24"/>
          <w:rtl/>
          <w:lang w:eastAsia="he-IL"/>
        </w:rPr>
        <w:t>, הנחיות, הוראות, פרטים וב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אורים שנדרשו על ידו ונדרשים לביצוע התכנון מהמזמין או היועצים במועד שסוכם עימם.</w:t>
      </w:r>
    </w:p>
    <w:p w14:paraId="773ED014"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המנהל אישר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האירוע הדוחה אכן מצדיק עיכוב בב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השירות ואת משך הדחייה.</w:t>
      </w:r>
    </w:p>
    <w:p w14:paraId="3FC18281" w14:textId="77777777" w:rsidR="00876F47" w:rsidRPr="00876F47" w:rsidRDefault="00876F47" w:rsidP="00876F47">
      <w:pPr>
        <w:widowControl w:val="0"/>
        <w:spacing w:before="0" w:beforeAutospacing="0" w:after="200" w:afterAutospacing="0" w:line="240" w:lineRule="auto"/>
        <w:ind w:left="1440"/>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lastRenderedPageBreak/>
        <w:t>מבלי לגרוע מ</w:t>
      </w:r>
      <w:r w:rsidRPr="00876F47">
        <w:rPr>
          <w:rFonts w:ascii="Times New Roman" w:eastAsia="Times New Roman" w:hAnsi="Times New Roman" w:cs="David" w:hint="cs"/>
          <w:sz w:val="24"/>
          <w:szCs w:val="24"/>
          <w:rtl/>
          <w:lang w:eastAsia="he-IL"/>
        </w:rPr>
        <w:t xml:space="preserve">כלליות </w:t>
      </w:r>
      <w:r w:rsidRPr="00876F47">
        <w:rPr>
          <w:rFonts w:ascii="Times New Roman" w:eastAsia="Times New Roman" w:hAnsi="Times New Roman" w:cs="David"/>
          <w:sz w:val="24"/>
          <w:szCs w:val="24"/>
          <w:rtl/>
          <w:lang w:eastAsia="he-IL"/>
        </w:rPr>
        <w:t>האמור לעיל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מותנה בזה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א</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חור בב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עבודות תכנון ע"י אחרים לא יהווה עילה לעיכוב בב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שירותי היועץ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אלא בא</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שור המנהל </w:t>
      </w:r>
      <w:r w:rsidRPr="00876F47">
        <w:rPr>
          <w:rFonts w:ascii="Times New Roman" w:eastAsia="Times New Roman" w:hAnsi="Times New Roman" w:cs="David" w:hint="cs"/>
          <w:sz w:val="24"/>
          <w:szCs w:val="24"/>
          <w:rtl/>
          <w:lang w:eastAsia="he-IL"/>
        </w:rPr>
        <w:t>מראש ו</w:t>
      </w:r>
      <w:r w:rsidRPr="00876F47">
        <w:rPr>
          <w:rFonts w:ascii="Times New Roman" w:eastAsia="Times New Roman" w:hAnsi="Times New Roman" w:cs="David"/>
          <w:sz w:val="24"/>
          <w:szCs w:val="24"/>
          <w:rtl/>
          <w:lang w:eastAsia="he-IL"/>
        </w:rPr>
        <w:t>בכתב.</w:t>
      </w:r>
    </w:p>
    <w:p w14:paraId="7DB876C9"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מתחייב להודיע למנהל מידית, על כל עיכוב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אשר לפי הערכתו עלול לגרום לאיחור בקיום לוח הזמנים.</w:t>
      </w:r>
    </w:p>
    <w:p w14:paraId="28B1FAC0"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ב- 1 לכל חודש גרגוריאני וכן בכל מועד שיידרש על ידי המזמין, ימסור היועץ למזמין דו"ח על התקדמות ביצוע שרותי היועץ ועם תחילת ביצוע העבודות באתר גם דו"ח פיקוח על ביצוען.</w:t>
      </w:r>
    </w:p>
    <w:p w14:paraId="4EED69CC" w14:textId="77777777" w:rsidR="00876F47" w:rsidRPr="00876F47" w:rsidRDefault="00876F47" w:rsidP="00876F47">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המנהל רשאי לבקר במשרד היועץ ולעיין בהתקדמות ובאופן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צוע שרותי היועץ, והיועץ ימסור למנהל כל הסבר </w:t>
      </w:r>
      <w:r w:rsidRPr="00876F47">
        <w:rPr>
          <w:rFonts w:ascii="Times New Roman" w:eastAsia="Times New Roman" w:hAnsi="Times New Roman" w:cs="David" w:hint="cs"/>
          <w:sz w:val="24"/>
          <w:szCs w:val="24"/>
          <w:rtl/>
          <w:lang w:eastAsia="he-IL"/>
        </w:rPr>
        <w:t xml:space="preserve">ו/או </w:t>
      </w:r>
      <w:r w:rsidRPr="00876F47">
        <w:rPr>
          <w:rFonts w:ascii="Times New Roman" w:eastAsia="Times New Roman" w:hAnsi="Times New Roman" w:cs="David"/>
          <w:sz w:val="24"/>
          <w:szCs w:val="24"/>
          <w:rtl/>
          <w:lang w:eastAsia="he-IL"/>
        </w:rPr>
        <w:t>פרט ו</w:t>
      </w:r>
      <w:r w:rsidRPr="00876F47">
        <w:rPr>
          <w:rFonts w:ascii="Times New Roman" w:eastAsia="Times New Roman" w:hAnsi="Times New Roman" w:cs="David" w:hint="cs"/>
          <w:sz w:val="24"/>
          <w:szCs w:val="24"/>
          <w:rtl/>
          <w:lang w:eastAsia="he-IL"/>
        </w:rPr>
        <w:t xml:space="preserve">/או </w:t>
      </w:r>
      <w:r w:rsidRPr="00876F47">
        <w:rPr>
          <w:rFonts w:ascii="Times New Roman" w:eastAsia="Times New Roman" w:hAnsi="Times New Roman" w:cs="David"/>
          <w:sz w:val="24"/>
          <w:szCs w:val="24"/>
          <w:rtl/>
          <w:lang w:eastAsia="he-IL"/>
        </w:rPr>
        <w:t>דיווח</w:t>
      </w:r>
      <w:r w:rsidRPr="00876F47">
        <w:rPr>
          <w:rFonts w:ascii="Times New Roman" w:eastAsia="Times New Roman" w:hAnsi="Times New Roman" w:cs="David" w:hint="cs"/>
          <w:sz w:val="24"/>
          <w:szCs w:val="24"/>
          <w:rtl/>
          <w:lang w:eastAsia="he-IL"/>
        </w:rPr>
        <w:t>, מיד</w:t>
      </w:r>
      <w:r w:rsidRPr="00876F47">
        <w:rPr>
          <w:rFonts w:ascii="Times New Roman" w:eastAsia="Times New Roman" w:hAnsi="Times New Roman" w:cs="David"/>
          <w:sz w:val="24"/>
          <w:szCs w:val="24"/>
          <w:rtl/>
          <w:lang w:eastAsia="he-IL"/>
        </w:rPr>
        <w:t xml:space="preserve"> לפי בקשתו. אין בסעיף זה כדי לגרוע מהתחייבויות היועץ לפי חוזה</w:t>
      </w:r>
      <w:r w:rsidRPr="00876F47">
        <w:rPr>
          <w:rFonts w:ascii="Times New Roman" w:eastAsia="Times New Roman" w:hAnsi="Times New Roman" w:cs="David" w:hint="cs"/>
          <w:sz w:val="24"/>
          <w:szCs w:val="24"/>
          <w:rtl/>
          <w:lang w:eastAsia="he-IL"/>
        </w:rPr>
        <w:t xml:space="preserve"> זה ו/או לפי כל דין</w:t>
      </w:r>
      <w:r w:rsidRPr="00876F47">
        <w:rPr>
          <w:rFonts w:ascii="Times New Roman" w:eastAsia="Times New Roman" w:hAnsi="Times New Roman" w:cs="David"/>
          <w:sz w:val="24"/>
          <w:szCs w:val="24"/>
          <w:rtl/>
          <w:lang w:eastAsia="he-IL"/>
        </w:rPr>
        <w:t>.</w:t>
      </w:r>
    </w:p>
    <w:p w14:paraId="05008CFB" w14:textId="77777777" w:rsidR="00876F47" w:rsidRPr="00876F47" w:rsidRDefault="00876F47" w:rsidP="00876F47">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012D32CF"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Cs/>
          <w:sz w:val="24"/>
          <w:szCs w:val="24"/>
          <w:u w:val="single"/>
          <w:rtl/>
          <w:lang w:eastAsia="he-IL"/>
        </w:rPr>
      </w:pPr>
      <w:r w:rsidRPr="00876F47">
        <w:rPr>
          <w:rFonts w:ascii="Times New Roman" w:eastAsia="Times New Roman" w:hAnsi="Times New Roman" w:cs="David"/>
          <w:bCs/>
          <w:sz w:val="24"/>
          <w:szCs w:val="24"/>
          <w:u w:val="single"/>
          <w:rtl/>
          <w:lang w:eastAsia="he-IL"/>
        </w:rPr>
        <w:t>שכר היועץ</w:t>
      </w:r>
    </w:p>
    <w:p w14:paraId="3E02D676"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תמורת שרותי היועץ וכל יתר התחייבויותיו לפי חוזה זה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ישלם המזמין ליועץ שכר כמפורט בנספח </w:t>
      </w:r>
      <w:r w:rsidRPr="00876F47">
        <w:rPr>
          <w:rFonts w:ascii="Times New Roman" w:eastAsia="Times New Roman" w:hAnsi="Times New Roman" w:cs="David"/>
          <w:bCs/>
          <w:sz w:val="24"/>
          <w:szCs w:val="24"/>
          <w:rtl/>
          <w:lang w:eastAsia="he-IL"/>
        </w:rPr>
        <w:t xml:space="preserve">ד' </w:t>
      </w:r>
      <w:proofErr w:type="spellStart"/>
      <w:r w:rsidRPr="00876F47">
        <w:rPr>
          <w:rFonts w:ascii="Times New Roman" w:eastAsia="Times New Roman" w:hAnsi="Times New Roman" w:cs="David" w:hint="cs"/>
          <w:b/>
          <w:sz w:val="24"/>
          <w:szCs w:val="24"/>
          <w:rtl/>
          <w:lang w:eastAsia="he-IL"/>
        </w:rPr>
        <w:t>המצ"ב</w:t>
      </w:r>
      <w:proofErr w:type="spellEnd"/>
      <w:r w:rsidRPr="00876F47">
        <w:rPr>
          <w:rFonts w:ascii="Times New Roman" w:eastAsia="Times New Roman" w:hAnsi="Times New Roman" w:cs="David" w:hint="cs"/>
          <w:b/>
          <w:sz w:val="24"/>
          <w:szCs w:val="24"/>
          <w:rtl/>
          <w:lang w:eastAsia="he-IL"/>
        </w:rPr>
        <w:t xml:space="preserve"> </w:t>
      </w:r>
      <w:r w:rsidRPr="00876F47">
        <w:rPr>
          <w:rFonts w:ascii="Times New Roman" w:eastAsia="Times New Roman" w:hAnsi="Times New Roman" w:cs="David"/>
          <w:sz w:val="24"/>
          <w:szCs w:val="24"/>
          <w:rtl/>
          <w:lang w:eastAsia="he-IL"/>
        </w:rPr>
        <w:t>(להלן: "</w:t>
      </w:r>
      <w:r w:rsidRPr="00876F47">
        <w:rPr>
          <w:rFonts w:ascii="Times New Roman" w:eastAsia="Times New Roman" w:hAnsi="Times New Roman" w:cs="David"/>
          <w:b/>
          <w:bCs/>
          <w:sz w:val="24"/>
          <w:szCs w:val="24"/>
          <w:rtl/>
          <w:lang w:eastAsia="he-IL"/>
        </w:rPr>
        <w:t>שכר היועץ</w:t>
      </w:r>
      <w:r w:rsidRPr="00876F47">
        <w:rPr>
          <w:rFonts w:ascii="Times New Roman" w:eastAsia="Times New Roman" w:hAnsi="Times New Roman" w:cs="David"/>
          <w:sz w:val="24"/>
          <w:szCs w:val="24"/>
          <w:rtl/>
          <w:lang w:eastAsia="he-IL"/>
        </w:rPr>
        <w:t>").</w:t>
      </w:r>
    </w:p>
    <w:p w14:paraId="0DEA4D9B"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בהוצאות הממשיות בשרותי העזר המפורטים להלן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שא המזמין:</w:t>
      </w:r>
    </w:p>
    <w:p w14:paraId="70AFDEFD"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הדפסות בתוויין המיועדות להפצה לאחרים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למעט הדפסות שיפיק היועץ במשרדו. להסרת ספקות, יובהר כי בגין הוצאות הדפסות בתוויין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אשר מיועדות ליועץ בהליך עבודתו, לא יהיה היועץ זכאי לקבל</w:t>
      </w:r>
      <w:r w:rsidRPr="00876F47">
        <w:rPr>
          <w:rFonts w:ascii="Times New Roman" w:eastAsia="Times New Roman" w:hAnsi="Times New Roman" w:cs="David" w:hint="cs"/>
          <w:sz w:val="24"/>
          <w:szCs w:val="24"/>
          <w:rtl/>
          <w:lang w:eastAsia="he-IL"/>
        </w:rPr>
        <w:t>ת</w:t>
      </w:r>
      <w:r w:rsidRPr="00876F47">
        <w:rPr>
          <w:rFonts w:ascii="Times New Roman" w:eastAsia="Times New Roman" w:hAnsi="Times New Roman" w:cs="David"/>
          <w:sz w:val="24"/>
          <w:szCs w:val="24"/>
          <w:rtl/>
          <w:lang w:eastAsia="he-IL"/>
        </w:rPr>
        <w:t xml:space="preserve"> החזר.</w:t>
      </w:r>
    </w:p>
    <w:p w14:paraId="260A8C25"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העתקות שנמסרו ע"י היועץ למזמין</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לרשויות המוסמכות</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ליועצים, למעט העתקות וצילומים שיפיק היועץ במשרדו.</w:t>
      </w:r>
    </w:p>
    <w:p w14:paraId="7DAF2135"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שכפול מסמכים.</w:t>
      </w:r>
    </w:p>
    <w:p w14:paraId="4299F02E"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מודלים, פרוספקטים ופרספקטיבות, המוזמנים לצורכי שיווק (למעט מודלים ופרספקטיבות לצורכי עבודה והחלטה).</w:t>
      </w:r>
    </w:p>
    <w:p w14:paraId="269FED5A"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מדידות וצילומי אויר.</w:t>
      </w:r>
    </w:p>
    <w:p w14:paraId="60616AF6"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קידוחים ובדיקות קרקע.</w:t>
      </w:r>
    </w:p>
    <w:p w14:paraId="14515455"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שליחויות.</w:t>
      </w:r>
    </w:p>
    <w:p w14:paraId="0F1D091D" w14:textId="77777777" w:rsidR="00876F47" w:rsidRPr="00876F47" w:rsidRDefault="00876F47" w:rsidP="00876F47">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העזר המפורטים בסעיפים 7.2.1 עד 7.2.3 לעיל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יוזמנו על ידי היועץ באמצעות מערכת ניהול פרויקטים </w:t>
      </w:r>
      <w:r w:rsidRPr="00876F47">
        <w:rPr>
          <w:rFonts w:ascii="Times New Roman" w:eastAsia="Times New Roman" w:hAnsi="Times New Roman" w:cs="David"/>
          <w:sz w:val="24"/>
          <w:szCs w:val="24"/>
          <w:lang w:eastAsia="he-IL"/>
        </w:rPr>
        <w:t>VIEW</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 מערכת </w:t>
      </w:r>
      <w:proofErr w:type="spellStart"/>
      <w:r w:rsidRPr="00876F47">
        <w:rPr>
          <w:rFonts w:ascii="Times New Roman" w:eastAsia="Times New Roman" w:hAnsi="Times New Roman" w:cs="David"/>
          <w:sz w:val="24"/>
          <w:szCs w:val="24"/>
          <w:rtl/>
          <w:lang w:eastAsia="he-IL"/>
        </w:rPr>
        <w:t>רמדורנט</w:t>
      </w:r>
      <w:proofErr w:type="spellEnd"/>
      <w:r w:rsidRPr="00876F47">
        <w:rPr>
          <w:rFonts w:ascii="Times New Roman" w:eastAsia="Times New Roman" w:hAnsi="Times New Roman" w:cs="David"/>
          <w:sz w:val="24"/>
          <w:szCs w:val="24"/>
          <w:rtl/>
          <w:lang w:eastAsia="he-IL"/>
        </w:rPr>
        <w:t xml:space="preserve"> מודול ניהול מסמכים (</w:t>
      </w:r>
      <w:r w:rsidRPr="00876F47">
        <w:rPr>
          <w:rFonts w:ascii="Times New Roman" w:eastAsia="Times New Roman" w:hAnsi="Times New Roman" w:cs="David"/>
          <w:sz w:val="24"/>
          <w:szCs w:val="24"/>
          <w:lang w:eastAsia="he-IL"/>
        </w:rPr>
        <w:t>DM</w:t>
      </w:r>
      <w:r w:rsidRPr="00876F47">
        <w:rPr>
          <w:rFonts w:ascii="Times New Roman" w:eastAsia="Times New Roman" w:hAnsi="Times New Roman" w:cs="David"/>
          <w:sz w:val="24"/>
          <w:szCs w:val="24"/>
          <w:rtl/>
          <w:lang w:eastAsia="he-IL"/>
        </w:rPr>
        <w:t>) רק ממכונים המאושרים ע"י המזמין לבצע עבודות עבורו</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הוצאות לפי סעיפים 7.2.4 עד 7.2.7 ועבור הדפסות והעתקות צבעוניות יוצאו רק אם אושרו תחילה בכתב, טרם הזמנתם ע"י המנהל.</w:t>
      </w:r>
    </w:p>
    <w:p w14:paraId="67F354E8"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על חשבון שכר היועץ ישולמו ליועץ תשלומי ביניים בש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עורים ובמועדים המפורטים בנספח</w:t>
      </w:r>
      <w:r w:rsidRPr="00876F47">
        <w:rPr>
          <w:rFonts w:ascii="Times New Roman" w:eastAsia="Times New Roman" w:hAnsi="Times New Roman" w:cs="David"/>
          <w:bCs/>
          <w:sz w:val="24"/>
          <w:szCs w:val="24"/>
          <w:rtl/>
          <w:lang w:eastAsia="he-IL"/>
        </w:rPr>
        <w:t xml:space="preserve"> ה'</w:t>
      </w:r>
      <w:r w:rsidRPr="00876F47">
        <w:rPr>
          <w:rFonts w:ascii="Times New Roman" w:eastAsia="Times New Roman" w:hAnsi="Times New Roman" w:cs="David" w:hint="cs"/>
          <w:sz w:val="24"/>
          <w:szCs w:val="24"/>
          <w:rtl/>
          <w:lang w:eastAsia="he-IL"/>
        </w:rPr>
        <w:t xml:space="preserve"> </w:t>
      </w:r>
      <w:proofErr w:type="spellStart"/>
      <w:r w:rsidRPr="00876F47">
        <w:rPr>
          <w:rFonts w:ascii="Times New Roman" w:eastAsia="Times New Roman" w:hAnsi="Times New Roman" w:cs="David" w:hint="cs"/>
          <w:sz w:val="24"/>
          <w:szCs w:val="24"/>
          <w:rtl/>
          <w:lang w:eastAsia="he-IL"/>
        </w:rPr>
        <w:t>המצ"ב</w:t>
      </w:r>
      <w:proofErr w:type="spellEnd"/>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וכן כל תשלומי ביניים נוספים במידה והמזמין יחליט </w:t>
      </w:r>
      <w:proofErr w:type="spellStart"/>
      <w:r w:rsidRPr="00876F47">
        <w:rPr>
          <w:rFonts w:ascii="Times New Roman" w:eastAsia="Times New Roman" w:hAnsi="Times New Roman" w:cs="David"/>
          <w:sz w:val="24"/>
          <w:szCs w:val="24"/>
          <w:rtl/>
          <w:lang w:eastAsia="he-IL"/>
        </w:rPr>
        <w:t>לשלמם</w:t>
      </w:r>
      <w:proofErr w:type="spellEnd"/>
      <w:r w:rsidRPr="00876F47">
        <w:rPr>
          <w:rFonts w:ascii="Times New Roman" w:eastAsia="Times New Roman" w:hAnsi="Times New Roman" w:cs="David"/>
          <w:sz w:val="24"/>
          <w:szCs w:val="24"/>
          <w:rtl/>
          <w:lang w:eastAsia="he-IL"/>
        </w:rPr>
        <w:t xml:space="preserve"> לפי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קול דעתו הבלעדי.</w:t>
      </w:r>
    </w:p>
    <w:p w14:paraId="7D0D2B09" w14:textId="77777777" w:rsidR="00876F47" w:rsidRPr="00876F47" w:rsidRDefault="00876F47" w:rsidP="00876F47">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כל תשלומי הביניים לפי פסקה זו</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הינם מקדמות על חשבון שכר היועץ ואין באישורם ו/או בתשלומם משום אישור כלשהו מצד המזמין לגבי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שלב משלבי שירותי היועץ ו/או טיב הש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רות ו/או הסכום המגיע ליועץ. במקרה של הפסקת עבודתו של היועץ כאמור בסעיף 6.3 לעיל, יחולו הוראות סעיף 12.1.2 להלן. </w:t>
      </w:r>
    </w:p>
    <w:p w14:paraId="7D38E18A"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trike/>
          <w:sz w:val="24"/>
          <w:szCs w:val="24"/>
          <w:rtl/>
          <w:lang w:eastAsia="he-IL"/>
        </w:rPr>
      </w:pPr>
      <w:r w:rsidRPr="00876F47">
        <w:rPr>
          <w:rFonts w:ascii="Times New Roman" w:eastAsia="Times New Roman" w:hAnsi="Times New Roman" w:cs="David"/>
          <w:sz w:val="24"/>
          <w:szCs w:val="24"/>
          <w:rtl/>
          <w:lang w:eastAsia="he-IL"/>
        </w:rPr>
        <w:lastRenderedPageBreak/>
        <w:t>מוסכם במפורש</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השכר האמור בנספח </w:t>
      </w:r>
      <w:r w:rsidRPr="00876F47">
        <w:rPr>
          <w:rFonts w:ascii="Times New Roman" w:eastAsia="Times New Roman" w:hAnsi="Times New Roman" w:cs="David"/>
          <w:b/>
          <w:bCs/>
          <w:sz w:val="24"/>
          <w:szCs w:val="24"/>
          <w:rtl/>
          <w:lang w:eastAsia="he-IL"/>
        </w:rPr>
        <w:t xml:space="preserve">ד' </w:t>
      </w:r>
      <w:proofErr w:type="spellStart"/>
      <w:r w:rsidRPr="00876F47">
        <w:rPr>
          <w:rFonts w:ascii="Times New Roman" w:eastAsia="Times New Roman" w:hAnsi="Times New Roman" w:cs="David" w:hint="cs"/>
          <w:sz w:val="24"/>
          <w:szCs w:val="24"/>
          <w:rtl/>
          <w:lang w:eastAsia="he-IL"/>
        </w:rPr>
        <w:t>המצ"ב</w:t>
      </w:r>
      <w:proofErr w:type="spellEnd"/>
      <w:r w:rsidRPr="00876F47">
        <w:rPr>
          <w:rFonts w:ascii="Times New Roman" w:eastAsia="Times New Roman" w:hAnsi="Times New Roman" w:cs="David" w:hint="cs"/>
          <w:sz w:val="24"/>
          <w:szCs w:val="24"/>
          <w:rtl/>
          <w:lang w:eastAsia="he-IL"/>
        </w:rPr>
        <w:t xml:space="preserve">, </w:t>
      </w:r>
      <w:r w:rsidRPr="00876F47">
        <w:rPr>
          <w:rFonts w:ascii="Times New Roman" w:eastAsia="Times New Roman" w:hAnsi="Times New Roman" w:cs="David"/>
          <w:sz w:val="24"/>
          <w:szCs w:val="24"/>
          <w:rtl/>
          <w:lang w:eastAsia="he-IL"/>
        </w:rPr>
        <w:t>ה</w:t>
      </w:r>
      <w:r w:rsidRPr="00876F47">
        <w:rPr>
          <w:rFonts w:ascii="Times New Roman" w:eastAsia="Times New Roman" w:hAnsi="Times New Roman" w:cs="David" w:hint="cs"/>
          <w:sz w:val="24"/>
          <w:szCs w:val="24"/>
          <w:rtl/>
          <w:lang w:eastAsia="he-IL"/>
        </w:rPr>
        <w:t xml:space="preserve">ינו </w:t>
      </w:r>
      <w:r w:rsidRPr="00876F47">
        <w:rPr>
          <w:rFonts w:ascii="Times New Roman" w:eastAsia="Times New Roman" w:hAnsi="Times New Roman" w:cs="David"/>
          <w:sz w:val="24"/>
          <w:szCs w:val="24"/>
          <w:rtl/>
          <w:lang w:eastAsia="he-IL"/>
        </w:rPr>
        <w:t xml:space="preserve">סופי ומוחלט, והיועץ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876F47">
        <w:rPr>
          <w:rFonts w:ascii="Times New Roman" w:eastAsia="Times New Roman" w:hAnsi="Times New Roman" w:cs="David" w:hint="cs"/>
          <w:sz w:val="24"/>
          <w:szCs w:val="24"/>
          <w:rtl/>
          <w:lang w:eastAsia="he-IL"/>
        </w:rPr>
        <w:t xml:space="preserve">זה </w:t>
      </w:r>
      <w:r w:rsidRPr="00876F47">
        <w:rPr>
          <w:rFonts w:ascii="Times New Roman" w:eastAsia="Times New Roman" w:hAnsi="Times New Roman" w:cs="David"/>
          <w:sz w:val="24"/>
          <w:szCs w:val="24"/>
          <w:rtl/>
          <w:lang w:eastAsia="he-IL"/>
        </w:rPr>
        <w:t>במפורש אחרת. תנאי לתשלום שכר היועץ במלואו</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הינו המצאת הצהרה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לפיה בדק היועץ את העבודות ומצא אותן תואמות </w:t>
      </w:r>
      <w:proofErr w:type="spellStart"/>
      <w:r w:rsidRPr="00876F47">
        <w:rPr>
          <w:rFonts w:ascii="Times New Roman" w:eastAsia="Times New Roman" w:hAnsi="Times New Roman" w:cs="David"/>
          <w:sz w:val="24"/>
          <w:szCs w:val="24"/>
          <w:rtl/>
          <w:lang w:eastAsia="he-IL"/>
        </w:rPr>
        <w:t>לתכניותיו</w:t>
      </w:r>
      <w:proofErr w:type="spellEnd"/>
      <w:r w:rsidRPr="00876F47">
        <w:rPr>
          <w:rFonts w:ascii="Times New Roman" w:eastAsia="Times New Roman" w:hAnsi="Times New Roman" w:cs="David"/>
          <w:sz w:val="24"/>
          <w:szCs w:val="24"/>
          <w:rtl/>
          <w:lang w:eastAsia="he-IL"/>
        </w:rPr>
        <w:t xml:space="preserve"> ולתקנים המחייבים וכי הן בוצעו לשביעות רצונו בנוסח המצורף כנספח </w:t>
      </w:r>
      <w:r w:rsidRPr="00876F47">
        <w:rPr>
          <w:rFonts w:ascii="Times New Roman" w:eastAsia="Times New Roman" w:hAnsi="Times New Roman" w:cs="David"/>
          <w:b/>
          <w:bCs/>
          <w:sz w:val="24"/>
          <w:szCs w:val="24"/>
          <w:rtl/>
          <w:lang w:eastAsia="he-IL"/>
        </w:rPr>
        <w:t>ט'</w:t>
      </w:r>
      <w:r w:rsidRPr="00876F47">
        <w:rPr>
          <w:rFonts w:ascii="Times New Roman" w:eastAsia="Times New Roman" w:hAnsi="Times New Roman" w:cs="David"/>
          <w:sz w:val="24"/>
          <w:szCs w:val="24"/>
          <w:rtl/>
          <w:lang w:eastAsia="he-IL"/>
        </w:rPr>
        <w:t xml:space="preserve"> לחוזה זה וכתב היעדר תביעות המצורף כנספח</w:t>
      </w:r>
      <w:r w:rsidRPr="00876F47">
        <w:rPr>
          <w:rFonts w:ascii="Times New Roman" w:eastAsia="Times New Roman" w:hAnsi="Times New Roman" w:cs="David"/>
          <w:b/>
          <w:bCs/>
          <w:sz w:val="24"/>
          <w:szCs w:val="24"/>
          <w:rtl/>
          <w:lang w:eastAsia="he-IL"/>
        </w:rPr>
        <w:t xml:space="preserve"> י'</w:t>
      </w:r>
      <w:r w:rsidRPr="00876F47">
        <w:rPr>
          <w:rFonts w:ascii="Times New Roman" w:eastAsia="Times New Roman" w:hAnsi="Times New Roman" w:cs="David"/>
          <w:sz w:val="24"/>
          <w:szCs w:val="24"/>
          <w:rtl/>
          <w:lang w:eastAsia="he-IL"/>
        </w:rPr>
        <w:t xml:space="preserve"> לחוזה זה למזמין, חתום ע"י היועץ ומאומת כנדרש בו.</w:t>
      </w:r>
    </w:p>
    <w:p w14:paraId="0A317348"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 xml:space="preserve">מבלי לפגוע בכלליות האמור בסעיף </w:t>
      </w:r>
      <w:r w:rsidRPr="00876F47">
        <w:rPr>
          <w:rFonts w:ascii="Times New Roman" w:eastAsia="Times New Roman" w:hAnsi="Times New Roman" w:cs="David" w:hint="cs"/>
          <w:sz w:val="24"/>
          <w:szCs w:val="24"/>
          <w:rtl/>
          <w:lang w:eastAsia="he-IL"/>
        </w:rPr>
        <w:t>7 לעיל</w:t>
      </w:r>
      <w:r w:rsidRPr="00876F47">
        <w:rPr>
          <w:rFonts w:ascii="Times New Roman" w:eastAsia="Times New Roman" w:hAnsi="Times New Roman" w:cs="David"/>
          <w:sz w:val="24"/>
          <w:szCs w:val="24"/>
          <w:rtl/>
          <w:lang w:eastAsia="he-IL"/>
        </w:rPr>
        <w:t>, מוסכם בזה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היועץ לא יהיה זכאי, בשום מקרה, לקבל תמורה ו/או שכר ו/או טובות הנאה כלשהן מכל צד שלישי אחר, לרבות מהיועצים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מהקבלן, וכל סכום שיתקבל על ידו כאמור, בין במישרין ובין בעקיפין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יהיה רכוש ה</w:t>
      </w:r>
      <w:r w:rsidRPr="00876F47">
        <w:rPr>
          <w:rFonts w:ascii="Times New Roman" w:eastAsia="Times New Roman" w:hAnsi="Times New Roman" w:cs="David" w:hint="cs"/>
          <w:sz w:val="24"/>
          <w:szCs w:val="24"/>
          <w:rtl/>
          <w:lang w:eastAsia="he-IL"/>
        </w:rPr>
        <w:t>מזמין</w:t>
      </w:r>
      <w:r w:rsidRPr="00876F47">
        <w:rPr>
          <w:rFonts w:ascii="Times New Roman" w:eastAsia="Times New Roman" w:hAnsi="Times New Roman" w:cs="David"/>
          <w:sz w:val="24"/>
          <w:szCs w:val="24"/>
          <w:rtl/>
          <w:lang w:eastAsia="he-IL"/>
        </w:rPr>
        <w:t>. מובהר בזה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הפרת סעיף זה על ידי היועץ תה</w:t>
      </w:r>
      <w:r w:rsidRPr="00876F47">
        <w:rPr>
          <w:rFonts w:ascii="Times New Roman" w:eastAsia="Times New Roman" w:hAnsi="Times New Roman" w:cs="David" w:hint="cs"/>
          <w:sz w:val="24"/>
          <w:szCs w:val="24"/>
          <w:rtl/>
          <w:lang w:eastAsia="he-IL"/>
        </w:rPr>
        <w:t>ווה</w:t>
      </w:r>
      <w:r w:rsidRPr="00876F47">
        <w:rPr>
          <w:rFonts w:ascii="Times New Roman" w:eastAsia="Times New Roman" w:hAnsi="Times New Roman" w:cs="David"/>
          <w:sz w:val="24"/>
          <w:szCs w:val="24"/>
          <w:rtl/>
          <w:lang w:eastAsia="he-IL"/>
        </w:rPr>
        <w:t xml:space="preserve"> הפרה יסודית של חוזה</w:t>
      </w:r>
      <w:r w:rsidRPr="00876F47">
        <w:rPr>
          <w:rFonts w:ascii="Times New Roman" w:eastAsia="Times New Roman" w:hAnsi="Times New Roman" w:cs="David" w:hint="cs"/>
          <w:sz w:val="24"/>
          <w:szCs w:val="24"/>
          <w:rtl/>
          <w:lang w:eastAsia="he-IL"/>
        </w:rPr>
        <w:t xml:space="preserve"> זה. </w:t>
      </w:r>
    </w:p>
    <w:p w14:paraId="26204648" w14:textId="77777777" w:rsidR="00876F47" w:rsidRPr="00876F47" w:rsidRDefault="00876F47" w:rsidP="00876F47">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תנאים מקדמיים לביצוע תשלום כלשהו ע"ח שכר היועץ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הינם הצגת ר</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שיון היועץ כאמור בסעיף 2.2 לעיל והמצאת אישור בדבר ניהול ספרי היועץ כדין, חתום ע"י רו"ח או רשויות המס, כנדרש. כמו כן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ככל שהיועץ לא ימציא למזמין אישור תקף בדבר פטור מניכוי מס במקור, </w:t>
      </w:r>
      <w:r w:rsidRPr="00876F47">
        <w:rPr>
          <w:rFonts w:ascii="Times New Roman" w:eastAsia="Times New Roman" w:hAnsi="Times New Roman" w:cs="David" w:hint="cs"/>
          <w:sz w:val="24"/>
          <w:szCs w:val="24"/>
          <w:rtl/>
          <w:lang w:eastAsia="he-IL"/>
        </w:rPr>
        <w:t>עובר</w:t>
      </w:r>
      <w:r w:rsidRPr="00876F47">
        <w:rPr>
          <w:rFonts w:ascii="Times New Roman" w:eastAsia="Times New Roman" w:hAnsi="Times New Roman" w:cs="David"/>
          <w:sz w:val="24"/>
          <w:szCs w:val="24"/>
          <w:rtl/>
          <w:lang w:eastAsia="he-IL"/>
        </w:rPr>
        <w:t xml:space="preserve"> לביצוע כל תשלום ע"ח שכר היועץ, ינוכה מס במקור כדין, מכל סכום ע"ח שכר היועץ שישולם ע"י המזמין. למען הסר ספק מובהר ומוסכם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המצאת אישור בדבר ניכוי המס במקור, תיחשב כביצוע תשלום של המזמין ע"ח שכר היועץ בגובה הסכום הנקוב באישור.  </w:t>
      </w:r>
    </w:p>
    <w:p w14:paraId="3F3509AE" w14:textId="77777777" w:rsidR="00876F47" w:rsidRPr="00876F47" w:rsidRDefault="00876F47" w:rsidP="00876F47">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70C123A9"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u w:val="single"/>
          <w:rtl/>
          <w:lang w:eastAsia="he-IL"/>
        </w:rPr>
        <w:t>שנויים בתכנון</w:t>
      </w:r>
    </w:p>
    <w:p w14:paraId="3C82073A"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מתחייב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לפי דרישת המנהל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לערוך בכל קטע מקטעי הפרויקט ו/או בכל שלב משלבי התכנון או העבודה את כל השינויים </w:t>
      </w:r>
      <w:proofErr w:type="spellStart"/>
      <w:r w:rsidRPr="00876F47">
        <w:rPr>
          <w:rFonts w:ascii="Times New Roman" w:eastAsia="Times New Roman" w:hAnsi="Times New Roman" w:cs="David"/>
          <w:sz w:val="24"/>
          <w:szCs w:val="24"/>
          <w:rtl/>
          <w:lang w:eastAsia="he-IL"/>
        </w:rPr>
        <w:t>בתכניות</w:t>
      </w:r>
      <w:proofErr w:type="spellEnd"/>
      <w:r w:rsidRPr="00876F47">
        <w:rPr>
          <w:rFonts w:ascii="Times New Roman" w:eastAsia="Times New Roman" w:hAnsi="Times New Roman" w:cs="David"/>
          <w:sz w:val="24"/>
          <w:szCs w:val="24"/>
          <w:rtl/>
          <w:lang w:eastAsia="he-IL"/>
        </w:rPr>
        <w:t xml:space="preserve"> שיידרשו מבלי שיהיה זכאי לכל תשלום נוסף בעד עבודות אלו, אלא כפי שנקבע בסעיף 8.2 להלן.</w:t>
      </w:r>
    </w:p>
    <w:p w14:paraId="635C0739"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נדרשו השינויים לאחר שלב התכנון המפורט שהוזמן ע"י המזמין כמפורט בנספח</w:t>
      </w:r>
      <w:r w:rsidRPr="00876F47">
        <w:rPr>
          <w:rFonts w:ascii="Times New Roman" w:eastAsia="Times New Roman" w:hAnsi="Times New Roman" w:cs="David" w:hint="cs"/>
          <w:sz w:val="24"/>
          <w:szCs w:val="24"/>
          <w:rtl/>
          <w:lang w:eastAsia="he-IL"/>
        </w:rPr>
        <w:t>ים</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bCs/>
          <w:sz w:val="24"/>
          <w:szCs w:val="24"/>
          <w:rtl/>
          <w:lang w:eastAsia="he-IL"/>
        </w:rPr>
        <w:t>ב' או ג'</w:t>
      </w:r>
      <w:r w:rsidRPr="00876F47">
        <w:rPr>
          <w:rFonts w:ascii="Times New Roman" w:eastAsia="Times New Roman" w:hAnsi="Times New Roman" w:cs="David" w:hint="cs"/>
          <w:b/>
          <w:sz w:val="24"/>
          <w:szCs w:val="24"/>
          <w:rtl/>
          <w:lang w:eastAsia="he-IL"/>
        </w:rPr>
        <w:t xml:space="preserve"> </w:t>
      </w:r>
      <w:proofErr w:type="spellStart"/>
      <w:r w:rsidRPr="00876F47">
        <w:rPr>
          <w:rFonts w:ascii="Times New Roman" w:eastAsia="Times New Roman" w:hAnsi="Times New Roman" w:cs="David" w:hint="cs"/>
          <w:b/>
          <w:sz w:val="24"/>
          <w:szCs w:val="24"/>
          <w:rtl/>
          <w:lang w:eastAsia="he-IL"/>
        </w:rPr>
        <w:t>המצ"ב</w:t>
      </w:r>
      <w:proofErr w:type="spellEnd"/>
      <w:r w:rsidRPr="00876F47">
        <w:rPr>
          <w:rFonts w:ascii="Times New Roman" w:eastAsia="Times New Roman" w:hAnsi="Times New Roman" w:cs="David"/>
          <w:sz w:val="24"/>
          <w:szCs w:val="24"/>
          <w:rtl/>
          <w:lang w:eastAsia="he-IL"/>
        </w:rPr>
        <w:t>, וב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השינויים מחייב את היועץ בעבודה העולה במידה רבה ובאופן יסודי על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אלמלא השנויים</w:t>
      </w:r>
      <w:r w:rsidRPr="00876F47">
        <w:rPr>
          <w:rFonts w:ascii="Times New Roman" w:eastAsia="Times New Roman" w:hAnsi="Times New Roman" w:cs="David" w:hint="cs"/>
          <w:sz w:val="24"/>
          <w:szCs w:val="24"/>
          <w:rtl/>
          <w:lang w:eastAsia="he-IL"/>
        </w:rPr>
        <w:t xml:space="preserve"> כאמור</w:t>
      </w:r>
      <w:r w:rsidRPr="00876F47">
        <w:rPr>
          <w:rFonts w:ascii="Times New Roman" w:eastAsia="Times New Roman" w:hAnsi="Times New Roman" w:cs="David"/>
          <w:sz w:val="24"/>
          <w:szCs w:val="24"/>
          <w:rtl/>
          <w:lang w:eastAsia="he-IL"/>
        </w:rPr>
        <w:t>, יהיה</w:t>
      </w:r>
      <w:r w:rsidRPr="00876F47">
        <w:rPr>
          <w:rFonts w:ascii="Times New Roman" w:eastAsia="Times New Roman" w:hAnsi="Times New Roman" w:cs="David" w:hint="cs"/>
          <w:sz w:val="24"/>
          <w:szCs w:val="24"/>
          <w:rtl/>
          <w:lang w:eastAsia="he-IL"/>
        </w:rPr>
        <w:t xml:space="preserve"> </w:t>
      </w:r>
      <w:r w:rsidRPr="00876F47">
        <w:rPr>
          <w:rFonts w:ascii="Times New Roman" w:eastAsia="Times New Roman" w:hAnsi="Times New Roman" w:cs="David"/>
          <w:sz w:val="24"/>
          <w:szCs w:val="24"/>
          <w:rtl/>
          <w:lang w:eastAsia="he-IL"/>
        </w:rPr>
        <w:t>זכאי לפיצוי בעד העבודה הנוספת שב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צע עקב השנויים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כאמור</w:t>
      </w:r>
      <w:r w:rsidRPr="00876F47">
        <w:rPr>
          <w:rFonts w:ascii="Times New Roman" w:eastAsia="Times New Roman" w:hAnsi="Times New Roman" w:cs="David"/>
          <w:sz w:val="24"/>
          <w:szCs w:val="24"/>
          <w:rtl/>
          <w:lang w:eastAsia="he-IL"/>
        </w:rPr>
        <w:t>. הפיצוי ישולם בגין העבודה הנוספת שהיועץ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876F47">
        <w:rPr>
          <w:rFonts w:ascii="Times New Roman" w:eastAsia="Times New Roman" w:hAnsi="Times New Roman" w:cs="David" w:hint="cs"/>
          <w:sz w:val="24"/>
          <w:szCs w:val="24"/>
          <w:rtl/>
          <w:lang w:eastAsia="he-IL"/>
        </w:rPr>
        <w:t xml:space="preserve"> </w:t>
      </w:r>
      <w:r w:rsidRPr="00876F47">
        <w:rPr>
          <w:rFonts w:ascii="Times New Roman" w:eastAsia="Times New Roman" w:hAnsi="Times New Roman" w:cs="David"/>
          <w:sz w:val="24"/>
          <w:szCs w:val="24"/>
          <w:rtl/>
          <w:lang w:eastAsia="he-IL"/>
        </w:rPr>
        <w:t xml:space="preserve"> היועץ ושכר היועץ. בכל מקרה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ה</w:t>
      </w:r>
      <w:r w:rsidRPr="00876F47">
        <w:rPr>
          <w:rFonts w:ascii="Times New Roman" w:eastAsia="Times New Roman" w:hAnsi="Times New Roman" w:cs="David"/>
          <w:sz w:val="24"/>
          <w:szCs w:val="24"/>
          <w:rtl/>
          <w:lang w:eastAsia="he-IL"/>
        </w:rPr>
        <w:t>שנויים</w:t>
      </w:r>
      <w:r w:rsidRPr="00876F47">
        <w:rPr>
          <w:rFonts w:ascii="Times New Roman" w:eastAsia="Times New Roman" w:hAnsi="Times New Roman" w:cs="David" w:hint="cs"/>
          <w:sz w:val="24"/>
          <w:szCs w:val="24"/>
          <w:rtl/>
          <w:lang w:eastAsia="he-IL"/>
        </w:rPr>
        <w:t xml:space="preserve"> כאמור, לא יהוו</w:t>
      </w:r>
      <w:r w:rsidRPr="00876F47">
        <w:rPr>
          <w:rFonts w:ascii="Times New Roman" w:eastAsia="Times New Roman" w:hAnsi="Times New Roman" w:cs="David"/>
          <w:sz w:val="24"/>
          <w:szCs w:val="24"/>
          <w:rtl/>
          <w:lang w:eastAsia="he-IL"/>
        </w:rPr>
        <w:t xml:space="preserve"> עילה לש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נוי בלוח הזמנים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אלא בא</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שור המנהל </w:t>
      </w:r>
      <w:r w:rsidRPr="00876F47">
        <w:rPr>
          <w:rFonts w:ascii="Times New Roman" w:eastAsia="Times New Roman" w:hAnsi="Times New Roman" w:cs="David" w:hint="cs"/>
          <w:sz w:val="24"/>
          <w:szCs w:val="24"/>
          <w:rtl/>
          <w:lang w:eastAsia="he-IL"/>
        </w:rPr>
        <w:t>מראש ו</w:t>
      </w:r>
      <w:r w:rsidRPr="00876F47">
        <w:rPr>
          <w:rFonts w:ascii="Times New Roman" w:eastAsia="Times New Roman" w:hAnsi="Times New Roman" w:cs="David"/>
          <w:sz w:val="24"/>
          <w:szCs w:val="24"/>
          <w:rtl/>
          <w:lang w:eastAsia="he-IL"/>
        </w:rPr>
        <w:t>בכתב.</w:t>
      </w:r>
    </w:p>
    <w:p w14:paraId="5C8DF6AA"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hint="cs"/>
          <w:sz w:val="24"/>
          <w:szCs w:val="24"/>
          <w:rtl/>
          <w:lang w:eastAsia="he-IL"/>
        </w:rPr>
        <w:t>על אף</w:t>
      </w:r>
      <w:r w:rsidRPr="00876F47">
        <w:rPr>
          <w:rFonts w:ascii="Times New Roman" w:eastAsia="Times New Roman" w:hAnsi="Times New Roman" w:cs="David"/>
          <w:sz w:val="24"/>
          <w:szCs w:val="24"/>
          <w:rtl/>
          <w:lang w:eastAsia="he-IL"/>
        </w:rPr>
        <w:t xml:space="preserve"> האמור בסעיף 8.2 לעיל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לא יגיע ליועץ דבר בגין שינויים הנובעים מ:</w:t>
      </w:r>
    </w:p>
    <w:p w14:paraId="4D3CB33F"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טעות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ל</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קוי בתכנון ו/או </w:t>
      </w:r>
      <w:proofErr w:type="spellStart"/>
      <w:r w:rsidRPr="00876F47">
        <w:rPr>
          <w:rFonts w:ascii="Times New Roman" w:eastAsia="Times New Roman" w:hAnsi="Times New Roman" w:cs="David"/>
          <w:sz w:val="24"/>
          <w:szCs w:val="24"/>
          <w:rtl/>
          <w:lang w:eastAsia="he-IL"/>
        </w:rPr>
        <w:t>באומדן</w:t>
      </w:r>
      <w:proofErr w:type="spellEnd"/>
      <w:r w:rsidRPr="00876F47">
        <w:rPr>
          <w:rFonts w:ascii="Times New Roman" w:eastAsia="Times New Roman" w:hAnsi="Times New Roman" w:cs="David"/>
          <w:sz w:val="24"/>
          <w:szCs w:val="24"/>
          <w:rtl/>
          <w:lang w:eastAsia="he-IL"/>
        </w:rPr>
        <w:t xml:space="preserve"> של היועץ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של היועצים.</w:t>
      </w:r>
    </w:p>
    <w:p w14:paraId="2CB54969"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התכנון אינו התכנון היעיל ביותר.</w:t>
      </w:r>
    </w:p>
    <w:p w14:paraId="41CE0C99"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השינוי מתחייב במישרין או בעקיפין מהפרת איזה מהוראות חוזה זה ע"י היועץ.</w:t>
      </w:r>
    </w:p>
    <w:p w14:paraId="18C6200D"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השינויים מתחייבים מדרישת רשויות מוסמכות. </w:t>
      </w:r>
    </w:p>
    <w:p w14:paraId="03C85DBB"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מתחייב להכין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עבור רוכשים שיבקשו זאת</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תכנית שינויים בדירות שאינם עומדים בסתירה להיתרי הבניה ולכל דין. </w:t>
      </w:r>
    </w:p>
    <w:p w14:paraId="38C07B97" w14:textId="77777777" w:rsidR="00876F47" w:rsidRDefault="00876F47" w:rsidP="00876F47">
      <w:pPr>
        <w:widowControl w:val="0"/>
        <w:spacing w:before="0" w:beforeAutospacing="0" w:after="240" w:afterAutospacing="0" w:line="240" w:lineRule="auto"/>
        <w:ind w:left="79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מחיר השינויים ותנאי התשלום בגין תכנון השינויים </w:t>
      </w:r>
      <w:r w:rsidRPr="00876F47">
        <w:rPr>
          <w:rFonts w:ascii="Times New Roman" w:eastAsia="Times New Roman" w:hAnsi="Times New Roman" w:cs="David" w:hint="cs"/>
          <w:sz w:val="24"/>
          <w:szCs w:val="24"/>
          <w:rtl/>
          <w:lang w:eastAsia="he-IL"/>
        </w:rPr>
        <w:t xml:space="preserve">כאמור, </w:t>
      </w:r>
      <w:r w:rsidRPr="00876F47">
        <w:rPr>
          <w:rFonts w:ascii="Times New Roman" w:eastAsia="Times New Roman" w:hAnsi="Times New Roman" w:cs="David"/>
          <w:sz w:val="24"/>
          <w:szCs w:val="24"/>
          <w:rtl/>
          <w:lang w:eastAsia="he-IL"/>
        </w:rPr>
        <w:t>יסוכמו בין היועץ לרוכשים. היועץ יתקשר עם הרוכש</w:t>
      </w:r>
      <w:r w:rsidRPr="00876F47">
        <w:rPr>
          <w:rFonts w:ascii="Times New Roman" w:eastAsia="Times New Roman" w:hAnsi="Times New Roman" w:cs="David" w:hint="cs"/>
          <w:sz w:val="24"/>
          <w:szCs w:val="24"/>
          <w:rtl/>
          <w:lang w:eastAsia="he-IL"/>
        </w:rPr>
        <w:t>ים</w:t>
      </w:r>
      <w:r w:rsidRPr="00876F47">
        <w:rPr>
          <w:rFonts w:ascii="Times New Roman" w:eastAsia="Times New Roman" w:hAnsi="Times New Roman" w:cs="David"/>
          <w:sz w:val="24"/>
          <w:szCs w:val="24"/>
          <w:rtl/>
          <w:lang w:eastAsia="he-IL"/>
        </w:rPr>
        <w:t xml:space="preserve"> בהסכם נפרד לתכנון השינויים. כל מחלוקת שתתעורר בין היועץ לבין </w:t>
      </w:r>
      <w:r w:rsidRPr="00876F47">
        <w:rPr>
          <w:rFonts w:ascii="Times New Roman" w:eastAsia="Times New Roman" w:hAnsi="Times New Roman" w:cs="David" w:hint="cs"/>
          <w:sz w:val="24"/>
          <w:szCs w:val="24"/>
          <w:rtl/>
          <w:lang w:eastAsia="he-IL"/>
        </w:rPr>
        <w:t>ה</w:t>
      </w:r>
      <w:r w:rsidRPr="00876F47">
        <w:rPr>
          <w:rFonts w:ascii="Times New Roman" w:eastAsia="Times New Roman" w:hAnsi="Times New Roman" w:cs="David"/>
          <w:sz w:val="24"/>
          <w:szCs w:val="24"/>
          <w:rtl/>
          <w:lang w:eastAsia="he-IL"/>
        </w:rPr>
        <w:t>רוכש</w:t>
      </w:r>
      <w:r w:rsidRPr="00876F47">
        <w:rPr>
          <w:rFonts w:ascii="Times New Roman" w:eastAsia="Times New Roman" w:hAnsi="Times New Roman" w:cs="David" w:hint="cs"/>
          <w:sz w:val="24"/>
          <w:szCs w:val="24"/>
          <w:rtl/>
          <w:lang w:eastAsia="he-IL"/>
        </w:rPr>
        <w:t>ים</w:t>
      </w:r>
      <w:r w:rsidRPr="00876F47">
        <w:rPr>
          <w:rFonts w:ascii="Times New Roman" w:eastAsia="Times New Roman" w:hAnsi="Times New Roman" w:cs="David"/>
          <w:sz w:val="24"/>
          <w:szCs w:val="24"/>
          <w:rtl/>
          <w:lang w:eastAsia="he-IL"/>
        </w:rPr>
        <w:t xml:space="preserve"> בענ</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ין קביעת מחיר השינויים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תובא בפני המנהל והוא יהיה המוסמך להכריע בה.</w:t>
      </w:r>
    </w:p>
    <w:p w14:paraId="4B523396" w14:textId="77777777" w:rsidR="006F5407" w:rsidRPr="00876F47" w:rsidRDefault="006F5407" w:rsidP="00876F47">
      <w:pPr>
        <w:widowControl w:val="0"/>
        <w:spacing w:before="0" w:beforeAutospacing="0" w:after="240" w:afterAutospacing="0" w:line="240" w:lineRule="auto"/>
        <w:ind w:left="794"/>
        <w:jc w:val="both"/>
        <w:rPr>
          <w:rFonts w:ascii="Times New Roman" w:eastAsia="Times New Roman" w:hAnsi="Times New Roman" w:cs="David"/>
          <w:sz w:val="24"/>
          <w:szCs w:val="24"/>
          <w:rtl/>
          <w:lang w:eastAsia="he-IL"/>
        </w:rPr>
      </w:pPr>
    </w:p>
    <w:p w14:paraId="2B91D244"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lang w:eastAsia="he-IL"/>
        </w:rPr>
      </w:pPr>
      <w:r w:rsidRPr="00876F47">
        <w:rPr>
          <w:rFonts w:ascii="Times New Roman" w:eastAsia="Times New Roman" w:hAnsi="Times New Roman" w:cs="David"/>
          <w:bCs/>
          <w:sz w:val="24"/>
          <w:szCs w:val="24"/>
          <w:u w:val="single"/>
          <w:rtl/>
          <w:lang w:eastAsia="he-IL"/>
        </w:rPr>
        <w:t>אחריות וביטוח</w:t>
      </w:r>
    </w:p>
    <w:p w14:paraId="143C4D34" w14:textId="77777777" w:rsidR="00E0492B" w:rsidRPr="00013687" w:rsidRDefault="00E0492B" w:rsidP="00E0492B">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686A76D7" w14:textId="77777777" w:rsidR="00E0492B" w:rsidRPr="00013687" w:rsidRDefault="00E0492B" w:rsidP="00E0492B">
      <w:pPr>
        <w:pStyle w:val="af7"/>
        <w:numPr>
          <w:ilvl w:val="1"/>
          <w:numId w:val="1"/>
        </w:numPr>
        <w:ind w:right="0"/>
        <w:rPr>
          <w:rFonts w:eastAsia="Times New Roman" w:cs="David"/>
          <w:color w:val="auto"/>
          <w:szCs w:val="24"/>
        </w:rPr>
      </w:pPr>
      <w:r w:rsidRPr="00013687">
        <w:rPr>
          <w:rFonts w:eastAsia="Times New Roman" w:cs="David" w:hint="cs"/>
          <w:color w:val="auto"/>
          <w:szCs w:val="24"/>
          <w:rtl/>
        </w:rPr>
        <w:t>ה</w:t>
      </w:r>
      <w:r>
        <w:rPr>
          <w:rFonts w:eastAsia="Times New Roman" w:cs="David" w:hint="cs"/>
          <w:color w:val="auto"/>
          <w:szCs w:val="24"/>
          <w:rtl/>
        </w:rPr>
        <w:t>יועץ</w:t>
      </w:r>
      <w:r w:rsidRPr="00013687">
        <w:rPr>
          <w:rFonts w:eastAsia="Times New Roman" w:cs="David" w:hint="cs"/>
          <w:color w:val="auto"/>
          <w:szCs w:val="24"/>
          <w:rtl/>
        </w:rPr>
        <w:t xml:space="preserve"> מתחייב לבצע את שירותי ה</w:t>
      </w:r>
      <w:r>
        <w:rPr>
          <w:rFonts w:eastAsia="Times New Roman" w:cs="David" w:hint="cs"/>
          <w:color w:val="auto"/>
          <w:szCs w:val="24"/>
          <w:rtl/>
        </w:rPr>
        <w:t>יועץ</w:t>
      </w:r>
      <w:r w:rsidRPr="00013687">
        <w:rPr>
          <w:rFonts w:eastAsia="Times New Roman" w:cs="David" w:hint="cs"/>
          <w:color w:val="auto"/>
          <w:szCs w:val="24"/>
          <w:rtl/>
        </w:rPr>
        <w:t xml:space="preserve">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w:t>
      </w:r>
      <w:proofErr w:type="spellStart"/>
      <w:r w:rsidRPr="00013687">
        <w:rPr>
          <w:rFonts w:eastAsia="Times New Roman" w:cs="David" w:hint="cs"/>
          <w:color w:val="auto"/>
          <w:szCs w:val="24"/>
          <w:rtl/>
        </w:rPr>
        <w:t>שלוחיו</w:t>
      </w:r>
      <w:proofErr w:type="spellEnd"/>
      <w:r w:rsidRPr="00013687">
        <w:rPr>
          <w:rFonts w:eastAsia="Times New Roman" w:cs="David" w:hint="cs"/>
          <w:color w:val="auto"/>
          <w:szCs w:val="24"/>
          <w:rtl/>
        </w:rPr>
        <w:t xml:space="preserve"> ו/או מי מטעמו ו/או ל</w:t>
      </w:r>
      <w:r>
        <w:rPr>
          <w:rFonts w:eastAsia="Times New Roman" w:cs="David" w:hint="cs"/>
          <w:color w:val="auto"/>
          <w:szCs w:val="24"/>
          <w:rtl/>
        </w:rPr>
        <w:t>יועץ</w:t>
      </w:r>
      <w:r w:rsidRPr="00013687">
        <w:rPr>
          <w:rFonts w:eastAsia="Times New Roman" w:cs="David" w:hint="cs"/>
          <w:color w:val="auto"/>
          <w:szCs w:val="24"/>
          <w:rtl/>
        </w:rPr>
        <w:t xml:space="preserve"> ו/או לעובדיו ו/או לאדם אחר כלשהו, לגוף או לרכוש, בשל מעשה או מחדל של ה</w:t>
      </w:r>
      <w:r>
        <w:rPr>
          <w:rFonts w:eastAsia="Times New Roman" w:cs="David" w:hint="cs"/>
          <w:color w:val="auto"/>
          <w:szCs w:val="24"/>
          <w:rtl/>
        </w:rPr>
        <w:t>יועץ</w:t>
      </w:r>
      <w:r w:rsidRPr="00013687">
        <w:rPr>
          <w:rFonts w:eastAsia="Times New Roman" w:cs="David" w:hint="cs"/>
          <w:color w:val="auto"/>
          <w:szCs w:val="24"/>
          <w:rtl/>
        </w:rPr>
        <w:t xml:space="preserve"> ו/או עובדיו ו/או </w:t>
      </w:r>
      <w:proofErr w:type="spellStart"/>
      <w:r w:rsidRPr="00013687">
        <w:rPr>
          <w:rFonts w:eastAsia="Times New Roman" w:cs="David" w:hint="cs"/>
          <w:color w:val="auto"/>
          <w:szCs w:val="24"/>
          <w:rtl/>
        </w:rPr>
        <w:t>שלוחיו</w:t>
      </w:r>
      <w:proofErr w:type="spellEnd"/>
      <w:r w:rsidRPr="00013687">
        <w:rPr>
          <w:rFonts w:eastAsia="Times New Roman" w:cs="David" w:hint="cs"/>
          <w:color w:val="auto"/>
          <w:szCs w:val="24"/>
          <w:rtl/>
        </w:rPr>
        <w:t xml:space="preserve"> ו/או כל מי מטעמו בקשר עם ביצוע התחייבויותיו על פי חוזה זה. המתכנן פוטר את המזמין מכל אחריות בגין נזקים שייגרמו כאמור לעיל.</w:t>
      </w:r>
    </w:p>
    <w:p w14:paraId="575E03B9" w14:textId="77777777" w:rsidR="00E0492B" w:rsidRPr="00013687" w:rsidRDefault="00E0492B" w:rsidP="00E0492B">
      <w:pPr>
        <w:pStyle w:val="af7"/>
        <w:ind w:left="792" w:right="0" w:firstLine="0"/>
        <w:rPr>
          <w:rFonts w:eastAsia="Times New Roman" w:cs="David"/>
          <w:color w:val="auto"/>
          <w:szCs w:val="24"/>
          <w:rtl/>
        </w:rPr>
      </w:pPr>
      <w:r>
        <w:rPr>
          <w:rFonts w:eastAsia="Times New Roman" w:cs="David" w:hint="cs"/>
          <w:color w:val="auto"/>
          <w:szCs w:val="24"/>
          <w:rtl/>
        </w:rPr>
        <w:t>היועץ</w:t>
      </w:r>
      <w:r w:rsidRPr="00013687">
        <w:rPr>
          <w:rFonts w:eastAsia="Times New Roman" w:cs="David" w:hint="cs"/>
          <w:color w:val="auto"/>
          <w:szCs w:val="24"/>
          <w:rtl/>
        </w:rPr>
        <w:t xml:space="preserve">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w:t>
      </w:r>
      <w:r>
        <w:rPr>
          <w:rFonts w:eastAsia="Times New Roman" w:cs="David" w:hint="cs"/>
          <w:color w:val="auto"/>
          <w:szCs w:val="24"/>
          <w:rtl/>
        </w:rPr>
        <w:t>יועץ</w:t>
      </w:r>
      <w:r w:rsidRPr="00013687">
        <w:rPr>
          <w:rFonts w:eastAsia="Times New Roman" w:cs="David" w:hint="cs"/>
          <w:color w:val="auto"/>
          <w:szCs w:val="24"/>
          <w:rtl/>
        </w:rPr>
        <w:t xml:space="preserve"> על פי הוראות חוזה זה, אשר המזמין רשאי לקזז בגינו סכומים ע"ח התמורה המגיעה ל</w:t>
      </w:r>
      <w:r>
        <w:rPr>
          <w:rFonts w:eastAsia="Times New Roman" w:cs="David" w:hint="cs"/>
          <w:color w:val="auto"/>
          <w:szCs w:val="24"/>
          <w:rtl/>
        </w:rPr>
        <w:t>יועץ</w:t>
      </w:r>
      <w:r w:rsidRPr="00013687">
        <w:rPr>
          <w:rFonts w:eastAsia="Times New Roman" w:cs="David" w:hint="cs"/>
          <w:color w:val="auto"/>
          <w:szCs w:val="24"/>
          <w:rtl/>
        </w:rPr>
        <w:t>.</w:t>
      </w:r>
    </w:p>
    <w:p w14:paraId="4CC1C672" w14:textId="77777777" w:rsidR="00E0492B" w:rsidRPr="00013687" w:rsidRDefault="00E0492B" w:rsidP="00E0492B">
      <w:pPr>
        <w:pStyle w:val="af7"/>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w:t>
      </w:r>
      <w:r>
        <w:rPr>
          <w:rFonts w:eastAsia="Times New Roman" w:cs="David" w:hint="cs"/>
          <w:color w:val="auto"/>
          <w:szCs w:val="24"/>
          <w:rtl/>
        </w:rPr>
        <w:t>יועץ</w:t>
      </w:r>
      <w:r w:rsidRPr="00013687">
        <w:rPr>
          <w:rFonts w:eastAsia="Times New Roman" w:cs="David"/>
          <w:color w:val="auto"/>
          <w:szCs w:val="24"/>
          <w:rtl/>
        </w:rPr>
        <w:t xml:space="preserve"> ו/או מתן הוראות ל</w:t>
      </w:r>
      <w:r>
        <w:rPr>
          <w:rFonts w:eastAsia="Times New Roman" w:cs="David" w:hint="cs"/>
          <w:color w:val="auto"/>
          <w:szCs w:val="24"/>
          <w:rtl/>
        </w:rPr>
        <w:t>יועץ</w:t>
      </w:r>
      <w:r w:rsidRPr="00013687">
        <w:rPr>
          <w:rFonts w:eastAsia="Times New Roman" w:cs="David"/>
          <w:color w:val="auto"/>
          <w:szCs w:val="24"/>
          <w:rtl/>
        </w:rPr>
        <w:t xml:space="preserve"> אינו משחרר את ה</w:t>
      </w:r>
      <w:r>
        <w:rPr>
          <w:rFonts w:eastAsia="Times New Roman" w:cs="David" w:hint="cs"/>
          <w:color w:val="auto"/>
          <w:szCs w:val="24"/>
          <w:rtl/>
        </w:rPr>
        <w:t>יועץ</w:t>
      </w:r>
      <w:r w:rsidRPr="00013687">
        <w:rPr>
          <w:rFonts w:eastAsia="Times New Roman" w:cs="David"/>
          <w:color w:val="auto"/>
          <w:szCs w:val="24"/>
          <w:rtl/>
        </w:rPr>
        <w:t xml:space="preserve"> מאחריותו המלאה, ואין בו כדי להטיל על המזמין אחריות כלשהי.</w:t>
      </w:r>
    </w:p>
    <w:p w14:paraId="40E6CF04" w14:textId="77777777" w:rsidR="00E0492B" w:rsidRDefault="00E0492B" w:rsidP="00E0492B">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71A0B0DB" w14:textId="77777777" w:rsidR="00E0492B" w:rsidRDefault="00E0492B" w:rsidP="00E0492B">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3CADAAAF" w14:textId="77777777" w:rsidR="00E0492B" w:rsidRPr="00013687" w:rsidRDefault="00E0492B" w:rsidP="00E0492B">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6D79CF6B" w14:textId="77777777" w:rsidR="00E0492B" w:rsidRDefault="00E0492B" w:rsidP="00E0492B">
      <w:pPr>
        <w:widowControl w:val="0"/>
        <w:numPr>
          <w:ilvl w:val="1"/>
          <w:numId w:val="1"/>
        </w:numPr>
        <w:tabs>
          <w:tab w:val="left" w:pos="8306"/>
        </w:tabs>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היועץ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היועץ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היועץ"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75171F86"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13214800"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היועץ לתקופת ביטוח נוספת, ומידי תקופת ביטוח, כל עוד הסכם זה בתוקף או לתקופה מאוחרת יותר כמפורט בסעיף 9.3 לעיל.</w:t>
      </w:r>
    </w:p>
    <w:p w14:paraId="7ED3E643"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שאינה פוטרת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ממלוא החבות על פי הסכם זה. </w:t>
      </w:r>
    </w:p>
    <w:p w14:paraId="2235965F"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ליועץ לא תהיה כל טענה כלפי המזמין או מי מטעם המזמין, בכל הקשור לגבולות האחריות כאמור.</w:t>
      </w:r>
    </w:p>
    <w:p w14:paraId="7CD68211"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היועץ כאמור לעיל, ועל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להתחייבויות היועץ על פי הסכם זה.</w:t>
      </w:r>
    </w:p>
    <w:p w14:paraId="4C48B1EC"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lastRenderedPageBreak/>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היועץ,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על פי הסכם זה או על פי כל דין, וזאת בין אם דרשו עריכת שינויים כמפורט לעיל ובין אם לאו, בין אם בדקו את אישור עריכת הביטוחים ובין אם לאו.</w:t>
      </w:r>
    </w:p>
    <w:p w14:paraId="1BDE8C5E"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או על ידי מי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לחצרי המזמין או המשמש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לצורך מתן השירותים, ולא תהיה ליועץ כל טענה, דרישה או תביעה כלפי הנזכרים לעיל, בגין אובדן או נזק כאמור.</w:t>
      </w:r>
    </w:p>
    <w:p w14:paraId="43BBBFA0"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יש צורך בעריכת ביטוחים נוספים או משלימים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לערוך ולקיים את הביטוחים הנוספים או המשלימים כאמור. </w:t>
      </w:r>
    </w:p>
    <w:p w14:paraId="14B32FEC"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39423F8F"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לדאוג, כי בידי קבלני המשנה פוליסות ביטוח, בהתאם לתנאים ולסכומים הנדרשים על פי הסכם זה. לחלופין, ליועץ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w:t>
      </w:r>
    </w:p>
    <w:p w14:paraId="3D8D2E16"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proofErr w:type="spellStart"/>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היועץ</w:t>
      </w:r>
      <w:proofErr w:type="spellEnd"/>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6C2DD35D"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35127AAA"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היועץ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20F8AA8B" w14:textId="77777777" w:rsidR="00E0492B" w:rsidRPr="00A42052"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7EB367B7" w14:textId="77777777" w:rsidR="00876F47" w:rsidRPr="00876F47" w:rsidRDefault="00876F47" w:rsidP="00876F47">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439ED3C9"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u w:val="single"/>
          <w:rtl/>
          <w:lang w:eastAsia="he-IL"/>
        </w:rPr>
        <w:t xml:space="preserve">אספקת </w:t>
      </w:r>
      <w:proofErr w:type="spellStart"/>
      <w:r w:rsidRPr="00876F47">
        <w:rPr>
          <w:rFonts w:ascii="Times New Roman" w:eastAsia="Times New Roman" w:hAnsi="Times New Roman" w:cs="David"/>
          <w:bCs/>
          <w:sz w:val="24"/>
          <w:szCs w:val="24"/>
          <w:u w:val="single"/>
          <w:rtl/>
          <w:lang w:eastAsia="he-IL"/>
        </w:rPr>
        <w:t>תכניות</w:t>
      </w:r>
      <w:proofErr w:type="spellEnd"/>
    </w:p>
    <w:p w14:paraId="3F2FAD0C"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בכל עת במהלך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 וכן בתקופת הבדק של העבודות</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ימסור היועץ למזמין מיד לפי דרישתו כל </w:t>
      </w:r>
      <w:proofErr w:type="spellStart"/>
      <w:r w:rsidRPr="00876F47">
        <w:rPr>
          <w:rFonts w:ascii="Times New Roman" w:eastAsia="Times New Roman" w:hAnsi="Times New Roman" w:cs="David"/>
          <w:sz w:val="24"/>
          <w:szCs w:val="24"/>
          <w:rtl/>
          <w:lang w:eastAsia="he-IL"/>
        </w:rPr>
        <w:t>תכניות</w:t>
      </w:r>
      <w:proofErr w:type="spellEnd"/>
      <w:r w:rsidRPr="00876F47">
        <w:rPr>
          <w:rFonts w:ascii="Times New Roman" w:eastAsia="Times New Roman" w:hAnsi="Times New Roman" w:cs="David"/>
          <w:sz w:val="24"/>
          <w:szCs w:val="24"/>
          <w:rtl/>
          <w:lang w:eastAsia="he-IL"/>
        </w:rPr>
        <w:t xml:space="preserve">, ובכללן, </w:t>
      </w:r>
      <w:proofErr w:type="spellStart"/>
      <w:r w:rsidRPr="00876F47">
        <w:rPr>
          <w:rFonts w:ascii="Times New Roman" w:eastAsia="Times New Roman" w:hAnsi="Times New Roman" w:cs="David"/>
          <w:sz w:val="24"/>
          <w:szCs w:val="24"/>
          <w:rtl/>
          <w:lang w:eastAsia="he-IL"/>
        </w:rPr>
        <w:t>תכניות</w:t>
      </w:r>
      <w:proofErr w:type="spellEnd"/>
      <w:r w:rsidRPr="00876F47">
        <w:rPr>
          <w:rFonts w:ascii="Times New Roman" w:eastAsia="Times New Roman" w:hAnsi="Times New Roman" w:cs="David"/>
          <w:sz w:val="24"/>
          <w:szCs w:val="24"/>
          <w:rtl/>
          <w:lang w:eastAsia="he-IL"/>
        </w:rPr>
        <w:t xml:space="preserve"> ומסמכים המנויים ברשימה </w:t>
      </w:r>
      <w:proofErr w:type="spellStart"/>
      <w:r w:rsidRPr="00876F47">
        <w:rPr>
          <w:rFonts w:ascii="Times New Roman" w:eastAsia="Times New Roman" w:hAnsi="Times New Roman" w:cs="David"/>
          <w:sz w:val="24"/>
          <w:szCs w:val="24"/>
          <w:rtl/>
          <w:lang w:eastAsia="he-IL"/>
        </w:rPr>
        <w:t>המצ"ב</w:t>
      </w:r>
      <w:proofErr w:type="spellEnd"/>
      <w:r w:rsidRPr="00876F47">
        <w:rPr>
          <w:rFonts w:ascii="Times New Roman" w:eastAsia="Times New Roman" w:hAnsi="Times New Roman" w:cs="David"/>
          <w:sz w:val="24"/>
          <w:szCs w:val="24"/>
          <w:rtl/>
          <w:lang w:eastAsia="he-IL"/>
        </w:rPr>
        <w:t xml:space="preserve"> כנספח </w:t>
      </w:r>
      <w:r w:rsidRPr="00876F47">
        <w:rPr>
          <w:rFonts w:ascii="Times New Roman" w:eastAsia="Times New Roman" w:hAnsi="Times New Roman" w:cs="David"/>
          <w:b/>
          <w:bCs/>
          <w:sz w:val="24"/>
          <w:szCs w:val="24"/>
          <w:rtl/>
          <w:lang w:eastAsia="he-IL"/>
        </w:rPr>
        <w:t>ח'</w:t>
      </w:r>
      <w:r w:rsidRPr="00876F47">
        <w:rPr>
          <w:rFonts w:ascii="Times New Roman" w:eastAsia="Times New Roman" w:hAnsi="Times New Roman" w:cs="David"/>
          <w:sz w:val="24"/>
          <w:szCs w:val="24"/>
          <w:rtl/>
          <w:lang w:eastAsia="he-IL"/>
        </w:rPr>
        <w:t xml:space="preserve"> לחוזה זה, ובמידה והדרישה מתייחסת </w:t>
      </w:r>
      <w:proofErr w:type="spellStart"/>
      <w:r w:rsidRPr="00876F47">
        <w:rPr>
          <w:rFonts w:ascii="Times New Roman" w:eastAsia="Times New Roman" w:hAnsi="Times New Roman" w:cs="David"/>
          <w:sz w:val="24"/>
          <w:szCs w:val="24"/>
          <w:rtl/>
          <w:lang w:eastAsia="he-IL"/>
        </w:rPr>
        <w:t>לתכניות</w:t>
      </w:r>
      <w:proofErr w:type="spellEnd"/>
      <w:r w:rsidRPr="00876F47">
        <w:rPr>
          <w:rFonts w:ascii="Times New Roman" w:eastAsia="Times New Roman" w:hAnsi="Times New Roman" w:cs="David"/>
          <w:sz w:val="24"/>
          <w:szCs w:val="24"/>
          <w:rtl/>
          <w:lang w:eastAsia="he-IL"/>
        </w:rPr>
        <w:t xml:space="preserve"> שאינ</w:t>
      </w:r>
      <w:r w:rsidRPr="00876F47">
        <w:rPr>
          <w:rFonts w:ascii="Times New Roman" w:eastAsia="Times New Roman" w:hAnsi="Times New Roman" w:cs="David" w:hint="cs"/>
          <w:sz w:val="24"/>
          <w:szCs w:val="24"/>
          <w:rtl/>
          <w:lang w:eastAsia="he-IL"/>
        </w:rPr>
        <w:t>ן</w:t>
      </w:r>
      <w:r w:rsidRPr="00876F47">
        <w:rPr>
          <w:rFonts w:ascii="Times New Roman" w:eastAsia="Times New Roman" w:hAnsi="Times New Roman" w:cs="David"/>
          <w:sz w:val="24"/>
          <w:szCs w:val="24"/>
          <w:rtl/>
          <w:lang w:eastAsia="he-IL"/>
        </w:rPr>
        <w:t xml:space="preserve"> בידו</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יערכ</w:t>
      </w:r>
      <w:r w:rsidRPr="00876F47">
        <w:rPr>
          <w:rFonts w:ascii="Times New Roman" w:eastAsia="Times New Roman" w:hAnsi="Times New Roman" w:cs="David" w:hint="cs"/>
          <w:sz w:val="24"/>
          <w:szCs w:val="24"/>
          <w:rtl/>
          <w:lang w:eastAsia="he-IL"/>
        </w:rPr>
        <w:t>ן</w:t>
      </w:r>
      <w:r w:rsidRPr="00876F47">
        <w:rPr>
          <w:rFonts w:ascii="Times New Roman" w:eastAsia="Times New Roman" w:hAnsi="Times New Roman" w:cs="David"/>
          <w:sz w:val="24"/>
          <w:szCs w:val="24"/>
          <w:rtl/>
          <w:lang w:eastAsia="he-IL"/>
        </w:rPr>
        <w:t xml:space="preserve"> היועץ בהקדם האפשרי וימסר</w:t>
      </w:r>
      <w:r w:rsidRPr="00876F47">
        <w:rPr>
          <w:rFonts w:ascii="Times New Roman" w:eastAsia="Times New Roman" w:hAnsi="Times New Roman" w:cs="David" w:hint="cs"/>
          <w:sz w:val="24"/>
          <w:szCs w:val="24"/>
          <w:rtl/>
          <w:lang w:eastAsia="he-IL"/>
        </w:rPr>
        <w:t>ן</w:t>
      </w:r>
      <w:r w:rsidRPr="00876F47">
        <w:rPr>
          <w:rFonts w:ascii="Times New Roman" w:eastAsia="Times New Roman" w:hAnsi="Times New Roman" w:cs="David"/>
          <w:sz w:val="24"/>
          <w:szCs w:val="24"/>
          <w:rtl/>
          <w:lang w:eastAsia="he-IL"/>
        </w:rPr>
        <w:t xml:space="preserve"> למזמין.</w:t>
      </w:r>
    </w:p>
    <w:p w14:paraId="230E75D6"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עם גמר שרותי </w:t>
      </w:r>
      <w:r w:rsidRPr="00876F47">
        <w:rPr>
          <w:rFonts w:ascii="Times New Roman" w:eastAsia="Times New Roman" w:hAnsi="Times New Roman" w:cs="David" w:hint="cs"/>
          <w:sz w:val="24"/>
          <w:szCs w:val="24"/>
          <w:rtl/>
          <w:lang w:eastAsia="he-IL"/>
        </w:rPr>
        <w:t>היועץ,</w:t>
      </w:r>
      <w:r w:rsidRPr="00876F47">
        <w:rPr>
          <w:rFonts w:ascii="Times New Roman" w:eastAsia="Times New Roman" w:hAnsi="Times New Roman" w:cs="David"/>
          <w:sz w:val="24"/>
          <w:szCs w:val="24"/>
          <w:rtl/>
          <w:lang w:eastAsia="he-IL"/>
        </w:rPr>
        <w:t xml:space="preserve"> ימסור היועץ למזמין סדרה אחת של העתקי </w:t>
      </w:r>
      <w:proofErr w:type="spellStart"/>
      <w:r w:rsidRPr="00876F47">
        <w:rPr>
          <w:rFonts w:ascii="Times New Roman" w:eastAsia="Times New Roman" w:hAnsi="Times New Roman" w:cs="David"/>
          <w:sz w:val="24"/>
          <w:szCs w:val="24"/>
          <w:rtl/>
          <w:lang w:eastAsia="he-IL"/>
        </w:rPr>
        <w:t>התכניות</w:t>
      </w:r>
      <w:proofErr w:type="spellEnd"/>
      <w:r w:rsidRPr="00876F47">
        <w:rPr>
          <w:rFonts w:ascii="Times New Roman" w:eastAsia="Times New Roman" w:hAnsi="Times New Roman" w:cs="David"/>
          <w:sz w:val="24"/>
          <w:szCs w:val="24"/>
          <w:rtl/>
          <w:lang w:eastAsia="he-IL"/>
        </w:rPr>
        <w:t xml:space="preserve"> כשהן מעודכנות, ומשקפות את התכנון והב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צוע הסופי בשטח </w:t>
      </w:r>
      <w:r w:rsidRPr="00876F47">
        <w:rPr>
          <w:rFonts w:ascii="Times New Roman" w:eastAsia="Times New Roman" w:hAnsi="Times New Roman" w:cs="David"/>
          <w:color w:val="000000"/>
          <w:sz w:val="24"/>
          <w:szCs w:val="24"/>
          <w:lang w:eastAsia="he-IL"/>
        </w:rPr>
        <w:t>(AS MADE)</w:t>
      </w:r>
      <w:r w:rsidRPr="00876F47">
        <w:rPr>
          <w:rFonts w:ascii="Times New Roman" w:eastAsia="Times New Roman" w:hAnsi="Times New Roman" w:cs="David"/>
          <w:sz w:val="24"/>
          <w:szCs w:val="24"/>
          <w:rtl/>
          <w:lang w:eastAsia="he-IL"/>
        </w:rPr>
        <w:t xml:space="preserve">, למעט שינויי </w:t>
      </w:r>
      <w:r w:rsidRPr="00876F47">
        <w:rPr>
          <w:rFonts w:ascii="Times New Roman" w:eastAsia="Times New Roman" w:hAnsi="Times New Roman" w:cs="David"/>
          <w:sz w:val="24"/>
          <w:szCs w:val="24"/>
          <w:rtl/>
          <w:lang w:eastAsia="he-IL"/>
        </w:rPr>
        <w:lastRenderedPageBreak/>
        <w:t xml:space="preserve">דיירים, </w:t>
      </w:r>
      <w:r w:rsidRPr="00876F47">
        <w:rPr>
          <w:rFonts w:ascii="Times New Roman" w:eastAsia="Times New Roman" w:hAnsi="Times New Roman" w:cs="David" w:hint="cs"/>
          <w:sz w:val="24"/>
          <w:szCs w:val="24"/>
          <w:rtl/>
          <w:lang w:eastAsia="he-IL"/>
        </w:rPr>
        <w:t xml:space="preserve">וקבצים </w:t>
      </w:r>
      <w:r w:rsidRPr="00876F47">
        <w:rPr>
          <w:rFonts w:ascii="Times New Roman" w:eastAsia="Times New Roman" w:hAnsi="Times New Roman" w:cs="David"/>
          <w:sz w:val="24"/>
          <w:szCs w:val="24"/>
          <w:rtl/>
          <w:lang w:eastAsia="he-IL"/>
        </w:rPr>
        <w:t>המכילים את התכנון במדיה ממוחשבת.</w:t>
      </w:r>
    </w:p>
    <w:p w14:paraId="7CCB495D"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הובא החוזה לידי גמר או בוטל לפי סעיף 12 להלן, ימסור היועץ למזמין סדרה אחת של העתקי </w:t>
      </w:r>
      <w:proofErr w:type="spellStart"/>
      <w:r w:rsidRPr="00876F47">
        <w:rPr>
          <w:rFonts w:ascii="Times New Roman" w:eastAsia="Times New Roman" w:hAnsi="Times New Roman" w:cs="David"/>
          <w:sz w:val="24"/>
          <w:szCs w:val="24"/>
          <w:rtl/>
          <w:lang w:eastAsia="he-IL"/>
        </w:rPr>
        <w:t>התכניות</w:t>
      </w:r>
      <w:proofErr w:type="spellEnd"/>
      <w:r w:rsidRPr="00876F47">
        <w:rPr>
          <w:rFonts w:ascii="Times New Roman" w:eastAsia="Times New Roman" w:hAnsi="Times New Roman" w:cs="David"/>
          <w:sz w:val="24"/>
          <w:szCs w:val="24"/>
          <w:rtl/>
          <w:lang w:eastAsia="he-IL"/>
        </w:rPr>
        <w:t xml:space="preserve"> ו</w:t>
      </w:r>
      <w:r w:rsidRPr="00876F47">
        <w:rPr>
          <w:rFonts w:ascii="Times New Roman" w:eastAsia="Times New Roman" w:hAnsi="Times New Roman" w:cs="David" w:hint="cs"/>
          <w:sz w:val="24"/>
          <w:szCs w:val="24"/>
          <w:rtl/>
          <w:lang w:eastAsia="he-IL"/>
        </w:rPr>
        <w:t>הקבצים</w:t>
      </w:r>
      <w:r w:rsidRPr="00876F47">
        <w:rPr>
          <w:rFonts w:ascii="Times New Roman" w:eastAsia="Times New Roman" w:hAnsi="Times New Roman" w:cs="David"/>
          <w:sz w:val="24"/>
          <w:szCs w:val="24"/>
          <w:rtl/>
          <w:lang w:eastAsia="he-IL"/>
        </w:rPr>
        <w:t xml:space="preserve"> כשה</w:t>
      </w:r>
      <w:r w:rsidRPr="00876F47">
        <w:rPr>
          <w:rFonts w:ascii="Times New Roman" w:eastAsia="Times New Roman" w:hAnsi="Times New Roman" w:cs="David" w:hint="cs"/>
          <w:sz w:val="24"/>
          <w:szCs w:val="24"/>
          <w:rtl/>
          <w:lang w:eastAsia="he-IL"/>
        </w:rPr>
        <w:t>ם</w:t>
      </w:r>
      <w:r w:rsidRPr="00876F47">
        <w:rPr>
          <w:rFonts w:ascii="Times New Roman" w:eastAsia="Times New Roman" w:hAnsi="Times New Roman" w:cs="David"/>
          <w:sz w:val="24"/>
          <w:szCs w:val="24"/>
          <w:rtl/>
          <w:lang w:eastAsia="he-IL"/>
        </w:rPr>
        <w:t xml:space="preserve"> מעודכנ</w:t>
      </w:r>
      <w:r w:rsidRPr="00876F47">
        <w:rPr>
          <w:rFonts w:ascii="Times New Roman" w:eastAsia="Times New Roman" w:hAnsi="Times New Roman" w:cs="David" w:hint="cs"/>
          <w:sz w:val="24"/>
          <w:szCs w:val="24"/>
          <w:rtl/>
          <w:lang w:eastAsia="he-IL"/>
        </w:rPr>
        <w:t>ים</w:t>
      </w:r>
      <w:r w:rsidRPr="00876F47">
        <w:rPr>
          <w:rFonts w:ascii="Times New Roman" w:eastAsia="Times New Roman" w:hAnsi="Times New Roman" w:cs="David"/>
          <w:sz w:val="24"/>
          <w:szCs w:val="24"/>
          <w:rtl/>
          <w:lang w:eastAsia="he-IL"/>
        </w:rPr>
        <w:t xml:space="preserve"> עד לתאריך הבאת החוזה לידי גמר, או עד לתאריך ביטולו, </w:t>
      </w:r>
      <w:proofErr w:type="spellStart"/>
      <w:r w:rsidRPr="00876F47">
        <w:rPr>
          <w:rFonts w:ascii="Times New Roman" w:eastAsia="Times New Roman" w:hAnsi="Times New Roman" w:cs="David"/>
          <w:sz w:val="24"/>
          <w:szCs w:val="24"/>
          <w:rtl/>
          <w:lang w:eastAsia="he-IL"/>
        </w:rPr>
        <w:t>הכל</w:t>
      </w:r>
      <w:proofErr w:type="spellEnd"/>
      <w:r w:rsidRPr="00876F47">
        <w:rPr>
          <w:rFonts w:ascii="Times New Roman" w:eastAsia="Times New Roman" w:hAnsi="Times New Roman" w:cs="David"/>
          <w:sz w:val="24"/>
          <w:szCs w:val="24"/>
          <w:rtl/>
          <w:lang w:eastAsia="he-IL"/>
        </w:rPr>
        <w:t xml:space="preserve"> לפי העניין.</w:t>
      </w:r>
    </w:p>
    <w:p w14:paraId="1DCA5E96"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כמו כן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חייב היועץ לשמור אצלו למשך תקופה של 7 שנים לפחות את </w:t>
      </w:r>
      <w:proofErr w:type="spellStart"/>
      <w:r w:rsidRPr="00876F47">
        <w:rPr>
          <w:rFonts w:ascii="Times New Roman" w:eastAsia="Times New Roman" w:hAnsi="Times New Roman" w:cs="David"/>
          <w:sz w:val="24"/>
          <w:szCs w:val="24"/>
          <w:rtl/>
          <w:lang w:eastAsia="he-IL"/>
        </w:rPr>
        <w:t>התכניות</w:t>
      </w:r>
      <w:proofErr w:type="spellEnd"/>
      <w:r w:rsidRPr="00876F47">
        <w:rPr>
          <w:rFonts w:ascii="Times New Roman" w:eastAsia="Times New Roman" w:hAnsi="Times New Roman" w:cs="David"/>
          <w:sz w:val="24"/>
          <w:szCs w:val="24"/>
          <w:rtl/>
          <w:lang w:eastAsia="he-IL"/>
        </w:rPr>
        <w:t xml:space="preserve"> בקבצי מחשב ובתדפיסים ולספק למזמין לפי דרישתו העתקים מהן בכל עת שיידרש לכך.</w:t>
      </w:r>
    </w:p>
    <w:p w14:paraId="779B663F"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 xml:space="preserve">היועץ לא יהיה זכאי לכל תשלום נוסף בעד </w:t>
      </w:r>
      <w:proofErr w:type="spellStart"/>
      <w:r w:rsidRPr="00876F47">
        <w:rPr>
          <w:rFonts w:ascii="Times New Roman" w:eastAsia="Times New Roman" w:hAnsi="Times New Roman" w:cs="David"/>
          <w:sz w:val="24"/>
          <w:szCs w:val="24"/>
          <w:rtl/>
          <w:lang w:eastAsia="he-IL"/>
        </w:rPr>
        <w:t>תכניות</w:t>
      </w:r>
      <w:proofErr w:type="spellEnd"/>
      <w:r w:rsidRPr="00876F47">
        <w:rPr>
          <w:rFonts w:ascii="Times New Roman" w:eastAsia="Times New Roman" w:hAnsi="Times New Roman" w:cs="David"/>
          <w:sz w:val="24"/>
          <w:szCs w:val="24"/>
          <w:rtl/>
          <w:lang w:eastAsia="he-IL"/>
        </w:rPr>
        <w:t xml:space="preserve"> שימסור למזמין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סעיף 10 זה.</w:t>
      </w:r>
    </w:p>
    <w:p w14:paraId="1FAE8336" w14:textId="77777777" w:rsidR="00876F47" w:rsidRPr="00876F47" w:rsidRDefault="00876F47" w:rsidP="00876F47">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זכות הקניין בכל </w:t>
      </w:r>
      <w:proofErr w:type="spellStart"/>
      <w:r w:rsidRPr="00876F47">
        <w:rPr>
          <w:rFonts w:ascii="Times New Roman" w:eastAsia="Times New Roman" w:hAnsi="Times New Roman" w:cs="David"/>
          <w:sz w:val="24"/>
          <w:szCs w:val="24"/>
          <w:rtl/>
          <w:lang w:eastAsia="he-IL"/>
        </w:rPr>
        <w:t>התכניות</w:t>
      </w:r>
      <w:proofErr w:type="spellEnd"/>
      <w:r w:rsidRPr="00876F47">
        <w:rPr>
          <w:rFonts w:ascii="Times New Roman" w:eastAsia="Times New Roman" w:hAnsi="Times New Roman" w:cs="David"/>
          <w:sz w:val="24"/>
          <w:szCs w:val="24"/>
          <w:rtl/>
          <w:lang w:eastAsia="he-IL"/>
        </w:rPr>
        <w:t xml:space="preserve"> שייכת למזמין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ובלבד ששולם שכר היועץ בהתאם להוראות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בתוקף זכות הקניין הנ"ל זכאי המזמין לעשות כל שימוש </w:t>
      </w:r>
      <w:proofErr w:type="spellStart"/>
      <w:r w:rsidRPr="00876F47">
        <w:rPr>
          <w:rFonts w:ascii="Times New Roman" w:eastAsia="Times New Roman" w:hAnsi="Times New Roman" w:cs="David"/>
          <w:sz w:val="24"/>
          <w:szCs w:val="24"/>
          <w:rtl/>
          <w:lang w:eastAsia="he-IL"/>
        </w:rPr>
        <w:t>בתכניות</w:t>
      </w:r>
      <w:proofErr w:type="spellEnd"/>
      <w:r w:rsidRPr="00876F47">
        <w:rPr>
          <w:rFonts w:ascii="Times New Roman" w:eastAsia="Times New Roman" w:hAnsi="Times New Roman" w:cs="David"/>
          <w:sz w:val="24"/>
          <w:szCs w:val="24"/>
          <w:rtl/>
          <w:lang w:eastAsia="he-IL"/>
        </w:rPr>
        <w:t xml:space="preserve">, לרבות להשתמש בהן באמצעות יועצים אחרים ואף לשנותן בלא שיגיע ליועץ דבר בגין זאת, ובלבד שהשימוש </w:t>
      </w:r>
      <w:proofErr w:type="spellStart"/>
      <w:r w:rsidRPr="00876F47">
        <w:rPr>
          <w:rFonts w:ascii="Times New Roman" w:eastAsia="Times New Roman" w:hAnsi="Times New Roman" w:cs="David"/>
          <w:sz w:val="24"/>
          <w:szCs w:val="24"/>
          <w:rtl/>
          <w:lang w:eastAsia="he-IL"/>
        </w:rPr>
        <w:t>בתכניות</w:t>
      </w:r>
      <w:proofErr w:type="spellEnd"/>
      <w:r w:rsidRPr="00876F47">
        <w:rPr>
          <w:rFonts w:ascii="Times New Roman" w:eastAsia="Times New Roman" w:hAnsi="Times New Roman" w:cs="David"/>
          <w:sz w:val="24"/>
          <w:szCs w:val="24"/>
          <w:rtl/>
          <w:lang w:eastAsia="he-IL"/>
        </w:rPr>
        <w:t xml:space="preserve"> יוגבל לאתר ולפרויקט שחוזה זה חל לגביו. האמור לעיל לגבי זכות הקניין </w:t>
      </w:r>
      <w:proofErr w:type="spellStart"/>
      <w:r w:rsidRPr="00876F47">
        <w:rPr>
          <w:rFonts w:ascii="Times New Roman" w:eastAsia="Times New Roman" w:hAnsi="Times New Roman" w:cs="David"/>
          <w:sz w:val="24"/>
          <w:szCs w:val="24"/>
          <w:rtl/>
          <w:lang w:eastAsia="he-IL"/>
        </w:rPr>
        <w:t>בתכניות</w:t>
      </w:r>
      <w:proofErr w:type="spellEnd"/>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חל גם לגבי זכות היוצרים, במידה וקיימת, בכל עבודות שבוצעו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w:t>
      </w:r>
      <w:proofErr w:type="spellStart"/>
      <w:r w:rsidRPr="00876F47">
        <w:rPr>
          <w:rFonts w:ascii="Times New Roman" w:eastAsia="Times New Roman" w:hAnsi="Times New Roman" w:cs="David"/>
          <w:sz w:val="24"/>
          <w:szCs w:val="24"/>
          <w:rtl/>
          <w:lang w:eastAsia="he-IL"/>
        </w:rPr>
        <w:t>התכניות</w:t>
      </w:r>
      <w:proofErr w:type="spellEnd"/>
      <w:r w:rsidRPr="00876F47">
        <w:rPr>
          <w:rFonts w:ascii="Times New Roman" w:eastAsia="Times New Roman" w:hAnsi="Times New Roman" w:cs="David"/>
          <w:sz w:val="24"/>
          <w:szCs w:val="24"/>
          <w:rtl/>
          <w:lang w:eastAsia="he-IL"/>
        </w:rPr>
        <w:t xml:space="preserve">. היועץ אינו רשאי להשתמש </w:t>
      </w:r>
      <w:proofErr w:type="spellStart"/>
      <w:r w:rsidRPr="00876F47">
        <w:rPr>
          <w:rFonts w:ascii="Times New Roman" w:eastAsia="Times New Roman" w:hAnsi="Times New Roman" w:cs="David"/>
          <w:sz w:val="24"/>
          <w:szCs w:val="24"/>
          <w:rtl/>
          <w:lang w:eastAsia="he-IL"/>
        </w:rPr>
        <w:t>בתכניות</w:t>
      </w:r>
      <w:proofErr w:type="spellEnd"/>
      <w:r w:rsidRPr="00876F47">
        <w:rPr>
          <w:rFonts w:ascii="Times New Roman" w:eastAsia="Times New Roman" w:hAnsi="Times New Roman" w:cs="David"/>
          <w:sz w:val="24"/>
          <w:szCs w:val="24"/>
          <w:rtl/>
          <w:lang w:eastAsia="he-IL"/>
        </w:rPr>
        <w:t xml:space="preserve"> לצורך תכנון ובניה של פרויקט אחר  שלא בהסכמת המזמין.</w:t>
      </w:r>
    </w:p>
    <w:p w14:paraId="04EC8011" w14:textId="77777777" w:rsidR="00876F47" w:rsidRPr="00876F47" w:rsidRDefault="00876F47" w:rsidP="00876F47">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u w:val="single"/>
          <w:rtl/>
          <w:lang w:eastAsia="he-IL"/>
        </w:rPr>
        <w:t>מעמד היועץ</w:t>
      </w:r>
    </w:p>
    <w:p w14:paraId="7FF9D0A8"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color w:val="000000"/>
          <w:sz w:val="24"/>
          <w:szCs w:val="24"/>
          <w:rtl/>
          <w:lang w:eastAsia="he-IL"/>
        </w:rPr>
        <w:t>מוסכם ומובהר על ידי הצדדים לחוזה זה</w:t>
      </w:r>
      <w:r w:rsidRPr="00876F47">
        <w:rPr>
          <w:rFonts w:ascii="Times New Roman" w:eastAsia="Times New Roman" w:hAnsi="Times New Roman" w:cs="David" w:hint="cs"/>
          <w:color w:val="000000"/>
          <w:sz w:val="24"/>
          <w:szCs w:val="24"/>
          <w:rtl/>
          <w:lang w:eastAsia="he-IL"/>
        </w:rPr>
        <w:t>,</w:t>
      </w:r>
      <w:r w:rsidRPr="00876F47">
        <w:rPr>
          <w:rFonts w:ascii="Times New Roman" w:eastAsia="Times New Roman" w:hAnsi="Times New Roman" w:cs="David"/>
          <w:color w:val="000000"/>
          <w:sz w:val="24"/>
          <w:szCs w:val="24"/>
          <w:rtl/>
          <w:lang w:eastAsia="he-IL"/>
        </w:rPr>
        <w:t xml:space="preserve"> כי מעמדו של היועץ כנותן השירותים למזמין הינו של קבלן עצמאי וכל הפעולות שיעשו על ידו על פי חוזה זה נעשות על ידו, עבורו ועל חשבונו</w:t>
      </w:r>
      <w:r w:rsidRPr="00876F47">
        <w:rPr>
          <w:rFonts w:ascii="Times New Roman" w:eastAsia="Times New Roman" w:hAnsi="Times New Roman" w:cs="David" w:hint="cs"/>
          <w:sz w:val="24"/>
          <w:szCs w:val="24"/>
          <w:rtl/>
          <w:lang w:eastAsia="he-IL"/>
        </w:rPr>
        <w:t xml:space="preserve"> של היועץ</w:t>
      </w:r>
      <w:r w:rsidRPr="00876F47">
        <w:rPr>
          <w:rFonts w:ascii="Times New Roman" w:eastAsia="Times New Roman" w:hAnsi="Times New Roman" w:cs="David"/>
          <w:sz w:val="24"/>
          <w:szCs w:val="24"/>
          <w:rtl/>
          <w:lang w:eastAsia="he-IL"/>
        </w:rPr>
        <w:t>.</w:t>
      </w:r>
    </w:p>
    <w:p w14:paraId="2DC6BDFC"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 xml:space="preserve">אין ולא יהיו יחסי עובד-מעביד בין המזמין ובין </w:t>
      </w:r>
      <w:r w:rsidRPr="00876F47">
        <w:rPr>
          <w:rFonts w:ascii="Times New Roman" w:eastAsia="Times New Roman" w:hAnsi="Times New Roman" w:cs="David"/>
          <w:color w:val="000000"/>
          <w:sz w:val="24"/>
          <w:szCs w:val="24"/>
          <w:rtl/>
          <w:lang w:eastAsia="he-IL"/>
        </w:rPr>
        <w:t xml:space="preserve">היועץ ו/או </w:t>
      </w:r>
      <w:r w:rsidRPr="00876F47">
        <w:rPr>
          <w:rFonts w:ascii="Times New Roman" w:eastAsia="Times New Roman" w:hAnsi="Times New Roman" w:cs="David" w:hint="cs"/>
          <w:color w:val="000000"/>
          <w:sz w:val="24"/>
          <w:szCs w:val="24"/>
          <w:rtl/>
          <w:lang w:eastAsia="he-IL"/>
        </w:rPr>
        <w:t>מי מטעמו ו</w:t>
      </w:r>
      <w:r w:rsidRPr="00876F47">
        <w:rPr>
          <w:rFonts w:ascii="Times New Roman" w:eastAsia="Times New Roman" w:hAnsi="Times New Roman" w:cs="David"/>
          <w:color w:val="000000"/>
          <w:sz w:val="24"/>
          <w:szCs w:val="24"/>
          <w:rtl/>
          <w:lang w:eastAsia="he-IL"/>
        </w:rPr>
        <w:t xml:space="preserve">בין המזמין לבין עובדי </w:t>
      </w:r>
      <w:r w:rsidRPr="00876F47">
        <w:rPr>
          <w:rFonts w:ascii="Times New Roman" w:eastAsia="Times New Roman" w:hAnsi="Times New Roman" w:cs="David" w:hint="cs"/>
          <w:color w:val="000000"/>
          <w:sz w:val="24"/>
          <w:szCs w:val="24"/>
          <w:rtl/>
          <w:lang w:eastAsia="he-IL"/>
        </w:rPr>
        <w:t xml:space="preserve"> היועץ ו/או מי מטעמיהם</w:t>
      </w:r>
      <w:r w:rsidRPr="00876F47">
        <w:rPr>
          <w:rFonts w:ascii="Times New Roman" w:eastAsia="Times New Roman" w:hAnsi="Times New Roman" w:cs="David"/>
          <w:color w:val="000000"/>
          <w:sz w:val="24"/>
          <w:szCs w:val="24"/>
          <w:rtl/>
          <w:lang w:eastAsia="he-IL"/>
        </w:rPr>
        <w:t xml:space="preserve"> </w:t>
      </w:r>
      <w:r w:rsidRPr="00876F47">
        <w:rPr>
          <w:rFonts w:ascii="Times New Roman" w:eastAsia="Times New Roman" w:hAnsi="Times New Roman" w:cs="David"/>
          <w:sz w:val="24"/>
          <w:szCs w:val="24"/>
          <w:rtl/>
          <w:lang w:eastAsia="he-IL"/>
        </w:rPr>
        <w:t>ואין בהוראות חוזה זה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כדי ליצור בין היועץ ו/או מי מעובדיו</w:t>
      </w:r>
      <w:r w:rsidRPr="00876F47">
        <w:rPr>
          <w:rFonts w:ascii="Times New Roman" w:eastAsia="Times New Roman" w:hAnsi="Times New Roman" w:cs="David" w:hint="cs"/>
          <w:sz w:val="24"/>
          <w:szCs w:val="24"/>
          <w:rtl/>
          <w:lang w:eastAsia="he-IL"/>
        </w:rPr>
        <w:t xml:space="preserve"> ו/או מי מטעמו</w:t>
      </w:r>
      <w:r w:rsidRPr="00876F47">
        <w:rPr>
          <w:rFonts w:ascii="Times New Roman" w:eastAsia="Times New Roman" w:hAnsi="Times New Roman" w:cs="David"/>
          <w:sz w:val="24"/>
          <w:szCs w:val="24"/>
          <w:rtl/>
          <w:lang w:eastAsia="he-IL"/>
        </w:rPr>
        <w:t xml:space="preserve"> לבין המזמין ו/או המנהל ו/או מי מטעמו יחסי עובד מעביד</w:t>
      </w:r>
      <w:r w:rsidRPr="00876F47">
        <w:rPr>
          <w:rFonts w:ascii="Times New Roman" w:eastAsia="Times New Roman" w:hAnsi="Times New Roman" w:cs="David"/>
          <w:color w:val="000000"/>
          <w:sz w:val="24"/>
          <w:szCs w:val="24"/>
          <w:rtl/>
          <w:lang w:eastAsia="he-IL"/>
        </w:rPr>
        <w:t>, לכל ענין ודבר. בכלל זה</w:t>
      </w:r>
      <w:r w:rsidRPr="00876F47">
        <w:rPr>
          <w:rFonts w:ascii="Times New Roman" w:eastAsia="Times New Roman" w:hAnsi="Times New Roman" w:cs="David" w:hint="cs"/>
          <w:color w:val="000000"/>
          <w:sz w:val="24"/>
          <w:szCs w:val="24"/>
          <w:rtl/>
          <w:lang w:eastAsia="he-IL"/>
        </w:rPr>
        <w:t>,</w:t>
      </w:r>
      <w:r w:rsidRPr="00876F47">
        <w:rPr>
          <w:rFonts w:ascii="Times New Roman" w:eastAsia="Times New Roman" w:hAnsi="Times New Roman" w:cs="David"/>
          <w:color w:val="000000"/>
          <w:sz w:val="24"/>
          <w:szCs w:val="24"/>
          <w:rtl/>
          <w:lang w:eastAsia="he-IL"/>
        </w:rPr>
        <w:t xml:space="preserve"> מוסכם ומובהר בין הצדדים</w:t>
      </w:r>
      <w:r w:rsidRPr="00876F47">
        <w:rPr>
          <w:rFonts w:ascii="Times New Roman" w:eastAsia="Times New Roman" w:hAnsi="Times New Roman" w:cs="David" w:hint="cs"/>
          <w:color w:val="000000"/>
          <w:sz w:val="24"/>
          <w:szCs w:val="24"/>
          <w:rtl/>
          <w:lang w:eastAsia="he-IL"/>
        </w:rPr>
        <w:t>,</w:t>
      </w:r>
      <w:r w:rsidRPr="00876F47">
        <w:rPr>
          <w:rFonts w:ascii="Times New Roman" w:eastAsia="Times New Roman" w:hAnsi="Times New Roman" w:cs="David"/>
          <w:color w:val="000000"/>
          <w:sz w:val="24"/>
          <w:szCs w:val="24"/>
          <w:rtl/>
          <w:lang w:eastAsia="he-IL"/>
        </w:rPr>
        <w:t xml:space="preserve"> כי היועץ ו/או עובדיו לא יהיו זכאים כלפי המזמין לכל זכות החלה ע</w:t>
      </w:r>
      <w:r w:rsidRPr="00876F47">
        <w:rPr>
          <w:rFonts w:ascii="Times New Roman" w:eastAsia="Times New Roman" w:hAnsi="Times New Roman" w:cs="David" w:hint="cs"/>
          <w:color w:val="000000"/>
          <w:sz w:val="24"/>
          <w:szCs w:val="24"/>
          <w:rtl/>
          <w:lang w:eastAsia="he-IL"/>
        </w:rPr>
        <w:t>ל פ</w:t>
      </w:r>
      <w:r w:rsidRPr="00876F47">
        <w:rPr>
          <w:rFonts w:ascii="Times New Roman" w:eastAsia="Times New Roman" w:hAnsi="Times New Roman" w:cs="David"/>
          <w:color w:val="000000"/>
          <w:sz w:val="24"/>
          <w:szCs w:val="24"/>
          <w:rtl/>
          <w:lang w:eastAsia="he-IL"/>
        </w:rPr>
        <w:t xml:space="preserve">י הדין ו/או </w:t>
      </w:r>
      <w:proofErr w:type="spellStart"/>
      <w:r w:rsidRPr="00876F47">
        <w:rPr>
          <w:rFonts w:ascii="Times New Roman" w:eastAsia="Times New Roman" w:hAnsi="Times New Roman" w:cs="David"/>
          <w:color w:val="000000"/>
          <w:sz w:val="24"/>
          <w:szCs w:val="24"/>
          <w:rtl/>
          <w:lang w:eastAsia="he-IL"/>
        </w:rPr>
        <w:t>מכח</w:t>
      </w:r>
      <w:proofErr w:type="spellEnd"/>
      <w:r w:rsidRPr="00876F47">
        <w:rPr>
          <w:rFonts w:ascii="Times New Roman" w:eastAsia="Times New Roman" w:hAnsi="Times New Roman" w:cs="David"/>
          <w:color w:val="000000"/>
          <w:sz w:val="24"/>
          <w:szCs w:val="24"/>
          <w:rtl/>
          <w:lang w:eastAsia="he-IL"/>
        </w:rPr>
        <w:t xml:space="preserve"> צו הרחבה ו/או </w:t>
      </w:r>
      <w:proofErr w:type="spellStart"/>
      <w:r w:rsidRPr="00876F47">
        <w:rPr>
          <w:rFonts w:ascii="Times New Roman" w:eastAsia="Times New Roman" w:hAnsi="Times New Roman" w:cs="David"/>
          <w:color w:val="000000"/>
          <w:sz w:val="24"/>
          <w:szCs w:val="24"/>
          <w:rtl/>
          <w:lang w:eastAsia="he-IL"/>
        </w:rPr>
        <w:t>מכח</w:t>
      </w:r>
      <w:proofErr w:type="spellEnd"/>
      <w:r w:rsidRPr="00876F47">
        <w:rPr>
          <w:rFonts w:ascii="Times New Roman" w:eastAsia="Times New Roman" w:hAnsi="Times New Roman" w:cs="David"/>
          <w:color w:val="000000"/>
          <w:sz w:val="24"/>
          <w:szCs w:val="24"/>
          <w:rtl/>
          <w:lang w:eastAsia="he-IL"/>
        </w:rPr>
        <w:t xml:space="preserve"> הסכם כלשהו על עובד</w:t>
      </w:r>
      <w:r w:rsidRPr="00876F47">
        <w:rPr>
          <w:rFonts w:ascii="Times New Roman" w:eastAsia="Times New Roman" w:hAnsi="Times New Roman" w:cs="David" w:hint="cs"/>
          <w:sz w:val="24"/>
          <w:szCs w:val="24"/>
          <w:rtl/>
          <w:lang w:eastAsia="he-IL"/>
        </w:rPr>
        <w:t>.</w:t>
      </w:r>
    </w:p>
    <w:p w14:paraId="3C733740"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color w:val="000000"/>
          <w:sz w:val="24"/>
          <w:szCs w:val="24"/>
          <w:rtl/>
          <w:lang w:eastAsia="he-IL"/>
        </w:rPr>
        <w:t>מוסכם בזה</w:t>
      </w:r>
      <w:r w:rsidRPr="00876F47">
        <w:rPr>
          <w:rFonts w:ascii="Times New Roman" w:eastAsia="Times New Roman" w:hAnsi="Times New Roman" w:cs="David" w:hint="cs"/>
          <w:color w:val="000000"/>
          <w:sz w:val="24"/>
          <w:szCs w:val="24"/>
          <w:rtl/>
          <w:lang w:eastAsia="he-IL"/>
        </w:rPr>
        <w:t>,</w:t>
      </w:r>
      <w:r w:rsidRPr="00876F47">
        <w:rPr>
          <w:rFonts w:ascii="Times New Roman" w:eastAsia="Times New Roman" w:hAnsi="Times New Roman" w:cs="David"/>
          <w:color w:val="000000"/>
          <w:sz w:val="24"/>
          <w:szCs w:val="24"/>
          <w:rtl/>
          <w:lang w:eastAsia="he-IL"/>
        </w:rPr>
        <w:t xml:space="preserve"> כי היועץ ו/או עובדיו</w:t>
      </w:r>
      <w:r w:rsidRPr="00876F47">
        <w:rPr>
          <w:rFonts w:ascii="Times New Roman" w:eastAsia="Times New Roman" w:hAnsi="Times New Roman" w:cs="David" w:hint="cs"/>
          <w:color w:val="000000"/>
          <w:sz w:val="24"/>
          <w:szCs w:val="24"/>
          <w:rtl/>
          <w:lang w:eastAsia="he-IL"/>
        </w:rPr>
        <w:t xml:space="preserve"> ו/או </w:t>
      </w:r>
      <w:proofErr w:type="spellStart"/>
      <w:r w:rsidRPr="00876F47">
        <w:rPr>
          <w:rFonts w:ascii="Times New Roman" w:eastAsia="Times New Roman" w:hAnsi="Times New Roman" w:cs="David" w:hint="cs"/>
          <w:color w:val="000000"/>
          <w:sz w:val="24"/>
          <w:szCs w:val="24"/>
          <w:rtl/>
          <w:lang w:eastAsia="he-IL"/>
        </w:rPr>
        <w:t>שלוחיו</w:t>
      </w:r>
      <w:proofErr w:type="spellEnd"/>
      <w:r w:rsidRPr="00876F47">
        <w:rPr>
          <w:rFonts w:ascii="Times New Roman" w:eastAsia="Times New Roman" w:hAnsi="Times New Roman" w:cs="David" w:hint="cs"/>
          <w:color w:val="000000"/>
          <w:sz w:val="24"/>
          <w:szCs w:val="24"/>
          <w:rtl/>
          <w:lang w:eastAsia="he-IL"/>
        </w:rPr>
        <w:t xml:space="preserve"> ו/או אחר מטעמו או מטעמם של אלו</w:t>
      </w:r>
      <w:r w:rsidRPr="00876F47">
        <w:rPr>
          <w:rFonts w:ascii="Times New Roman" w:eastAsia="Times New Roman" w:hAnsi="Times New Roman" w:cs="David"/>
          <w:color w:val="000000"/>
          <w:sz w:val="24"/>
          <w:szCs w:val="24"/>
          <w:rtl/>
          <w:lang w:eastAsia="he-IL"/>
        </w:rPr>
        <w:t xml:space="preserve"> מוותרים על כל טענות ו/או</w:t>
      </w:r>
      <w:r w:rsidRPr="00876F47">
        <w:rPr>
          <w:rFonts w:ascii="Times New Roman" w:eastAsia="Times New Roman" w:hAnsi="Times New Roman" w:cs="David" w:hint="cs"/>
          <w:color w:val="000000"/>
          <w:sz w:val="24"/>
          <w:szCs w:val="24"/>
          <w:rtl/>
          <w:lang w:eastAsia="he-IL"/>
        </w:rPr>
        <w:t xml:space="preserve"> דרישות ו/או תלונות ו/או</w:t>
      </w:r>
      <w:r w:rsidRPr="00876F47">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2B1B6FC3"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מצהיר ומתחייב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w:t>
      </w:r>
      <w:proofErr w:type="spellStart"/>
      <w:r w:rsidRPr="00876F47">
        <w:rPr>
          <w:rFonts w:ascii="Times New Roman" w:eastAsia="Times New Roman" w:hAnsi="Times New Roman" w:cs="David"/>
          <w:sz w:val="24"/>
          <w:szCs w:val="24"/>
          <w:rtl/>
          <w:lang w:eastAsia="he-IL"/>
        </w:rPr>
        <w:t>ישא</w:t>
      </w:r>
      <w:proofErr w:type="spellEnd"/>
      <w:r w:rsidRPr="00876F47">
        <w:rPr>
          <w:rFonts w:ascii="Times New Roman" w:eastAsia="Times New Roman" w:hAnsi="Times New Roman" w:cs="David"/>
          <w:sz w:val="24"/>
          <w:szCs w:val="24"/>
          <w:rtl/>
          <w:lang w:eastAsia="he-IL"/>
        </w:rPr>
        <w:t xml:space="preserve"> לבדו </w:t>
      </w:r>
      <w:r w:rsidRPr="00876F47">
        <w:rPr>
          <w:rFonts w:ascii="Times New Roman" w:eastAsia="Times New Roman" w:hAnsi="Times New Roman" w:cs="David"/>
          <w:color w:val="000000"/>
          <w:sz w:val="24"/>
          <w:szCs w:val="24"/>
          <w:rtl/>
          <w:lang w:eastAsia="he-IL"/>
        </w:rPr>
        <w:t xml:space="preserve">בכל התשלומים ו/או </w:t>
      </w:r>
      <w:proofErr w:type="spellStart"/>
      <w:r w:rsidRPr="00876F47">
        <w:rPr>
          <w:rFonts w:ascii="Times New Roman" w:eastAsia="Times New Roman" w:hAnsi="Times New Roman" w:cs="David"/>
          <w:color w:val="000000"/>
          <w:sz w:val="24"/>
          <w:szCs w:val="24"/>
          <w:rtl/>
          <w:lang w:eastAsia="he-IL"/>
        </w:rPr>
        <w:t>המסים</w:t>
      </w:r>
      <w:proofErr w:type="spellEnd"/>
      <w:r w:rsidRPr="00876F47">
        <w:rPr>
          <w:rFonts w:ascii="Times New Roman" w:eastAsia="Times New Roman" w:hAnsi="Times New Roman" w:cs="David"/>
          <w:color w:val="000000"/>
          <w:sz w:val="24"/>
          <w:szCs w:val="24"/>
          <w:rtl/>
          <w:lang w:eastAsia="he-IL"/>
        </w:rPr>
        <w:t xml:space="preserve"> ו/או תשלומי חובה אחרים, החלים ו/או שיחולו על היועץ ו/או עובדי היועץ בגין מתן השירותים ו/או בגין התקבולים שיקבל ע</w:t>
      </w:r>
      <w:r w:rsidRPr="00876F47">
        <w:rPr>
          <w:rFonts w:ascii="Times New Roman" w:eastAsia="Times New Roman" w:hAnsi="Times New Roman" w:cs="David" w:hint="cs"/>
          <w:color w:val="000000"/>
          <w:sz w:val="24"/>
          <w:szCs w:val="24"/>
          <w:rtl/>
          <w:lang w:eastAsia="he-IL"/>
        </w:rPr>
        <w:t>ל פי</w:t>
      </w:r>
      <w:r w:rsidRPr="00876F47">
        <w:rPr>
          <w:rFonts w:ascii="Times New Roman" w:eastAsia="Times New Roman" w:hAnsi="Times New Roman" w:cs="David"/>
          <w:color w:val="000000"/>
          <w:sz w:val="24"/>
          <w:szCs w:val="24"/>
          <w:rtl/>
          <w:lang w:eastAsia="he-IL"/>
        </w:rPr>
        <w:t xml:space="preserve"> חוזה זה</w:t>
      </w:r>
      <w:r w:rsidRPr="00876F47">
        <w:rPr>
          <w:rFonts w:ascii="Times New Roman" w:eastAsia="Times New Roman" w:hAnsi="Times New Roman" w:cs="David" w:hint="cs"/>
          <w:color w:val="000000"/>
          <w:sz w:val="24"/>
          <w:szCs w:val="24"/>
          <w:rtl/>
          <w:lang w:eastAsia="he-IL"/>
        </w:rPr>
        <w:t>,</w:t>
      </w:r>
      <w:r w:rsidRPr="00876F47">
        <w:rPr>
          <w:rFonts w:ascii="Times New Roman" w:eastAsia="Times New Roman" w:hAnsi="Times New Roman" w:cs="David"/>
          <w:color w:val="000000"/>
          <w:sz w:val="24"/>
          <w:szCs w:val="24"/>
          <w:rtl/>
          <w:lang w:eastAsia="he-IL"/>
        </w:rPr>
        <w:t xml:space="preserve"> ובכלל זה</w:t>
      </w:r>
      <w:r w:rsidRPr="00876F47">
        <w:rPr>
          <w:rFonts w:ascii="Times New Roman" w:eastAsia="Times New Roman" w:hAnsi="Times New Roman" w:cs="David" w:hint="cs"/>
          <w:color w:val="000000"/>
          <w:sz w:val="24"/>
          <w:szCs w:val="24"/>
          <w:rtl/>
          <w:lang w:eastAsia="he-IL"/>
        </w:rPr>
        <w:t>,</w:t>
      </w:r>
      <w:r w:rsidRPr="00876F47">
        <w:rPr>
          <w:rFonts w:ascii="Times New Roman" w:eastAsia="Times New Roman" w:hAnsi="Times New Roman" w:cs="David"/>
          <w:sz w:val="24"/>
          <w:szCs w:val="24"/>
          <w:rtl/>
          <w:lang w:eastAsia="he-IL"/>
        </w:rPr>
        <w:t xml:space="preserve"> תשלומי מס הכנסה והב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טוח הלאומי שהוא חב בגין מתן שרותי היועץ.</w:t>
      </w:r>
    </w:p>
    <w:p w14:paraId="569B59B0"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היועץ </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ישא לבדו באחריות לכל הזכויות הסוציאליות של עובדיו (כגון - ניכויי מס הכנסה וב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טוח לאומי, תשלומים לקרנות איגודים מקצוע</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ים ותשלומים סוציאליים אחרים) ולכל החובות החלות על פי דין על מעביד כלפי עובדיו.</w:t>
      </w:r>
    </w:p>
    <w:p w14:paraId="20CCAA94"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876F47">
        <w:rPr>
          <w:rFonts w:ascii="Times New Roman" w:eastAsia="Times New Roman" w:hAnsi="Times New Roman" w:cs="David"/>
          <w:color w:val="000000"/>
          <w:sz w:val="24"/>
          <w:szCs w:val="24"/>
          <w:rtl/>
          <w:lang w:eastAsia="he-IL"/>
        </w:rPr>
        <w:t>מבלי לגרוע מ</w:t>
      </w:r>
      <w:r w:rsidRPr="00876F47">
        <w:rPr>
          <w:rFonts w:ascii="Times New Roman" w:eastAsia="Times New Roman" w:hAnsi="Times New Roman" w:cs="David" w:hint="cs"/>
          <w:color w:val="000000"/>
          <w:sz w:val="24"/>
          <w:szCs w:val="24"/>
          <w:rtl/>
          <w:lang w:eastAsia="he-IL"/>
        </w:rPr>
        <w:t xml:space="preserve">כלליות </w:t>
      </w:r>
      <w:r w:rsidRPr="00876F47">
        <w:rPr>
          <w:rFonts w:ascii="Times New Roman" w:eastAsia="Times New Roman" w:hAnsi="Times New Roman" w:cs="David"/>
          <w:color w:val="000000"/>
          <w:sz w:val="24"/>
          <w:szCs w:val="24"/>
          <w:rtl/>
          <w:lang w:eastAsia="he-IL"/>
        </w:rPr>
        <w:t>האמור לעיל, היועץ מצהיר ומתחייב</w:t>
      </w:r>
      <w:r w:rsidRPr="00876F47">
        <w:rPr>
          <w:rFonts w:ascii="Times New Roman" w:eastAsia="Times New Roman" w:hAnsi="Times New Roman" w:cs="David" w:hint="cs"/>
          <w:color w:val="000000"/>
          <w:sz w:val="24"/>
          <w:szCs w:val="24"/>
          <w:rtl/>
          <w:lang w:eastAsia="he-IL"/>
        </w:rPr>
        <w:t>,</w:t>
      </w:r>
      <w:r w:rsidRPr="00876F47">
        <w:rPr>
          <w:rFonts w:ascii="Times New Roman" w:eastAsia="Times New Roman" w:hAnsi="Times New Roman" w:cs="David"/>
          <w:color w:val="000000"/>
          <w:sz w:val="24"/>
          <w:szCs w:val="24"/>
          <w:rtl/>
          <w:lang w:eastAsia="he-IL"/>
        </w:rPr>
        <w:t xml:space="preserve"> כי אם י</w:t>
      </w:r>
      <w:r w:rsidRPr="00876F47">
        <w:rPr>
          <w:rFonts w:ascii="Times New Roman" w:eastAsia="Times New Roman" w:hAnsi="Times New Roman" w:cs="David" w:hint="cs"/>
          <w:color w:val="000000"/>
          <w:sz w:val="24"/>
          <w:szCs w:val="24"/>
          <w:rtl/>
          <w:lang w:eastAsia="he-IL"/>
        </w:rPr>
        <w:t>י</w:t>
      </w:r>
      <w:r w:rsidRPr="00876F47">
        <w:rPr>
          <w:rFonts w:ascii="Times New Roman" w:eastAsia="Times New Roman" w:hAnsi="Times New Roman" w:cs="David"/>
          <w:color w:val="000000"/>
          <w:sz w:val="24"/>
          <w:szCs w:val="24"/>
          <w:rtl/>
          <w:lang w:eastAsia="he-IL"/>
        </w:rPr>
        <w:t>דרש המזמין על ידי היועץ ו/או על ידי מי מ</w:t>
      </w:r>
      <w:r w:rsidRPr="00876F47">
        <w:rPr>
          <w:rFonts w:ascii="Times New Roman" w:eastAsia="Times New Roman" w:hAnsi="Times New Roman" w:cs="David" w:hint="cs"/>
          <w:color w:val="000000"/>
          <w:sz w:val="24"/>
          <w:szCs w:val="24"/>
          <w:rtl/>
          <w:lang w:eastAsia="he-IL"/>
        </w:rPr>
        <w:t>שלוחיו ו/או עובדיו</w:t>
      </w:r>
      <w:r w:rsidRPr="00876F47">
        <w:rPr>
          <w:rFonts w:ascii="Times New Roman" w:eastAsia="Times New Roman" w:hAnsi="Times New Roman" w:cs="David"/>
          <w:color w:val="000000"/>
          <w:sz w:val="24"/>
          <w:szCs w:val="24"/>
          <w:rtl/>
          <w:lang w:eastAsia="he-IL"/>
        </w:rPr>
        <w:t xml:space="preserve"> ו/או</w:t>
      </w:r>
      <w:r w:rsidRPr="00876F47">
        <w:rPr>
          <w:rFonts w:ascii="Times New Roman" w:eastAsia="Times New Roman" w:hAnsi="Times New Roman" w:cs="David" w:hint="cs"/>
          <w:color w:val="000000"/>
          <w:sz w:val="24"/>
          <w:szCs w:val="24"/>
          <w:rtl/>
          <w:lang w:eastAsia="he-IL"/>
        </w:rPr>
        <w:t xml:space="preserve"> אחר מטעמו ו/או</w:t>
      </w:r>
      <w:r w:rsidRPr="00876F47">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876F47">
        <w:rPr>
          <w:rFonts w:ascii="Times New Roman" w:eastAsia="Times New Roman" w:hAnsi="Times New Roman" w:cs="David" w:hint="cs"/>
          <w:color w:val="000000"/>
          <w:sz w:val="24"/>
          <w:szCs w:val="24"/>
          <w:rtl/>
          <w:lang w:eastAsia="he-IL"/>
        </w:rPr>
        <w:t xml:space="preserve"> ו/או פיצוי ו/או שיפוי</w:t>
      </w:r>
      <w:r w:rsidRPr="00876F47">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876F47">
        <w:rPr>
          <w:rFonts w:ascii="Times New Roman" w:eastAsia="Times New Roman" w:hAnsi="Times New Roman" w:cs="David" w:hint="cs"/>
          <w:color w:val="000000"/>
          <w:sz w:val="24"/>
          <w:szCs w:val="24"/>
          <w:rtl/>
          <w:lang w:eastAsia="he-IL"/>
        </w:rPr>
        <w:t xml:space="preserve"> ו/או פיצוי ו/או שיפוי</w:t>
      </w:r>
      <w:r w:rsidRPr="00876F47">
        <w:rPr>
          <w:rFonts w:ascii="Times New Roman" w:eastAsia="Times New Roman" w:hAnsi="Times New Roman" w:cs="David"/>
          <w:color w:val="000000"/>
          <w:sz w:val="24"/>
          <w:szCs w:val="24"/>
          <w:rtl/>
          <w:lang w:eastAsia="he-IL"/>
        </w:rPr>
        <w:t xml:space="preserve"> כלשהם כאמור, אזי ישפה היועץ את המזמין מיד עם דרישתו הראשונה של המזמין, בגין כל תשלום ו/או הוצאה ו/או עלות</w:t>
      </w:r>
      <w:r w:rsidRPr="00876F47">
        <w:rPr>
          <w:rFonts w:ascii="Times New Roman" w:eastAsia="Times New Roman" w:hAnsi="Times New Roman" w:cs="David" w:hint="cs"/>
          <w:color w:val="000000"/>
          <w:sz w:val="24"/>
          <w:szCs w:val="24"/>
          <w:rtl/>
          <w:lang w:eastAsia="he-IL"/>
        </w:rPr>
        <w:t xml:space="preserve"> ו/או פיצוי ו/או שיפוי</w:t>
      </w:r>
      <w:r w:rsidRPr="00876F47">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876F47">
        <w:rPr>
          <w:rFonts w:ascii="Times New Roman" w:eastAsia="Times New Roman" w:hAnsi="Times New Roman" w:cs="David" w:hint="cs"/>
          <w:color w:val="000000"/>
          <w:sz w:val="24"/>
          <w:szCs w:val="24"/>
          <w:rtl/>
          <w:lang w:eastAsia="he-IL"/>
        </w:rPr>
        <w:t>,</w:t>
      </w:r>
      <w:r w:rsidRPr="00876F47">
        <w:rPr>
          <w:rFonts w:ascii="Times New Roman" w:eastAsia="Times New Roman" w:hAnsi="Times New Roman" w:cs="David"/>
          <w:color w:val="000000"/>
          <w:sz w:val="24"/>
          <w:szCs w:val="24"/>
          <w:rtl/>
          <w:lang w:eastAsia="he-IL"/>
        </w:rPr>
        <w:t xml:space="preserve"> ייחשב </w:t>
      </w:r>
      <w:r w:rsidRPr="00876F47">
        <w:rPr>
          <w:rFonts w:ascii="Times New Roman" w:eastAsia="Times New Roman" w:hAnsi="Times New Roman" w:cs="David" w:hint="cs"/>
          <w:color w:val="000000"/>
          <w:sz w:val="24"/>
          <w:szCs w:val="24"/>
          <w:rtl/>
          <w:lang w:eastAsia="he-IL"/>
        </w:rPr>
        <w:t>כ</w:t>
      </w:r>
      <w:r w:rsidRPr="00876F47">
        <w:rPr>
          <w:rFonts w:ascii="Times New Roman" w:eastAsia="Times New Roman" w:hAnsi="Times New Roman" w:cs="David"/>
          <w:color w:val="000000"/>
          <w:sz w:val="24"/>
          <w:szCs w:val="24"/>
          <w:rtl/>
          <w:lang w:eastAsia="he-IL"/>
        </w:rPr>
        <w:t>חוב המגיע למזמין מאת היועץ על פי הוראות חוזה זה, אשר המזמין רשאי לקזז בגינו סכומים ע"ח התמורה המגיעה ליועץ.</w:t>
      </w:r>
    </w:p>
    <w:p w14:paraId="66B8A9FC" w14:textId="77777777" w:rsidR="00876F47" w:rsidRPr="00876F47" w:rsidRDefault="00876F47" w:rsidP="00876F47">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color w:val="000000"/>
          <w:sz w:val="24"/>
          <w:szCs w:val="24"/>
          <w:rtl/>
          <w:lang w:eastAsia="he-IL"/>
        </w:rPr>
        <w:lastRenderedPageBreak/>
        <w:t>בשים לב לאמור לעיל, אם יקבע פורום מוסמך כלשהו</w:t>
      </w:r>
      <w:r w:rsidRPr="00876F47">
        <w:rPr>
          <w:rFonts w:ascii="Times New Roman" w:eastAsia="Times New Roman" w:hAnsi="Times New Roman" w:cs="David" w:hint="cs"/>
          <w:color w:val="000000"/>
          <w:sz w:val="24"/>
          <w:szCs w:val="24"/>
          <w:rtl/>
          <w:lang w:eastAsia="he-IL"/>
        </w:rPr>
        <w:t>,</w:t>
      </w:r>
      <w:r w:rsidRPr="00876F47">
        <w:rPr>
          <w:rFonts w:ascii="Times New Roman" w:eastAsia="Times New Roman" w:hAnsi="Times New Roman" w:cs="David"/>
          <w:color w:val="000000"/>
          <w:sz w:val="24"/>
          <w:szCs w:val="24"/>
          <w:rtl/>
          <w:lang w:eastAsia="he-IL"/>
        </w:rPr>
        <w:t xml:space="preserve"> כי נתקיימו יחסי עובד ומעביד בין היועץ ו/או מי מעובדיו</w:t>
      </w:r>
      <w:r w:rsidRPr="00876F47">
        <w:rPr>
          <w:rFonts w:ascii="Times New Roman" w:eastAsia="Times New Roman" w:hAnsi="Times New Roman" w:cs="David" w:hint="cs"/>
          <w:color w:val="000000"/>
          <w:sz w:val="24"/>
          <w:szCs w:val="24"/>
          <w:rtl/>
          <w:lang w:eastAsia="he-IL"/>
        </w:rPr>
        <w:t xml:space="preserve"> ו/או מי משלוחיו ו/או אחר מטעמו</w:t>
      </w:r>
      <w:r w:rsidRPr="00876F47">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876F47">
        <w:rPr>
          <w:rFonts w:ascii="Times New Roman" w:eastAsia="Times New Roman" w:hAnsi="Times New Roman" w:cs="David" w:hint="cs"/>
          <w:color w:val="000000"/>
          <w:sz w:val="24"/>
          <w:szCs w:val="24"/>
          <w:rtl/>
          <w:lang w:eastAsia="he-IL"/>
        </w:rPr>
        <w:t>.</w:t>
      </w:r>
    </w:p>
    <w:p w14:paraId="555E078E" w14:textId="77777777" w:rsidR="00876F47" w:rsidRPr="00876F47" w:rsidRDefault="00876F47" w:rsidP="00876F47">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bCs/>
          <w:sz w:val="24"/>
          <w:szCs w:val="24"/>
          <w:u w:val="single"/>
          <w:rtl/>
          <w:lang w:eastAsia="he-IL"/>
        </w:rPr>
      </w:pPr>
      <w:r w:rsidRPr="00876F47">
        <w:rPr>
          <w:rFonts w:ascii="Times New Roman" w:eastAsia="Times New Roman" w:hAnsi="Times New Roman" w:cs="David"/>
          <w:bCs/>
          <w:sz w:val="24"/>
          <w:szCs w:val="24"/>
          <w:u w:val="single"/>
          <w:rtl/>
          <w:lang w:eastAsia="he-IL"/>
        </w:rPr>
        <w:t>הבאת החוזה לגמר או ביטולו</w:t>
      </w:r>
    </w:p>
    <w:p w14:paraId="1354B8B7"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p>
    <w:p w14:paraId="343F0E10" w14:textId="77777777" w:rsidR="00876F47" w:rsidRPr="00876F47" w:rsidRDefault="00876F47" w:rsidP="00876F47">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על אף האמור בכל מקום אחר בחוזה </w:t>
      </w:r>
      <w:r w:rsidRPr="00876F47">
        <w:rPr>
          <w:rFonts w:ascii="Times New Roman" w:eastAsia="Times New Roman" w:hAnsi="Times New Roman" w:cs="David" w:hint="cs"/>
          <w:sz w:val="24"/>
          <w:szCs w:val="24"/>
          <w:rtl/>
          <w:lang w:eastAsia="he-IL"/>
        </w:rPr>
        <w:t xml:space="preserve">זה על נספחיו, </w:t>
      </w:r>
      <w:r w:rsidRPr="00876F47">
        <w:rPr>
          <w:rFonts w:ascii="Times New Roman" w:eastAsia="Times New Roman" w:hAnsi="Times New Roman" w:cs="David"/>
          <w:sz w:val="24"/>
          <w:szCs w:val="24"/>
          <w:rtl/>
          <w:lang w:eastAsia="he-IL"/>
        </w:rPr>
        <w:t>רשאי המזמין, לפי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קול דעתו הבלעדי, בכל עת ומסיבה כלשהי, להביא חוזה זה, כולו או מקצתו, לידי גמר על ידי מתן הודעה בכתב על כך ליועץ. ניתנה הודעה כאמור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יבוא החוזה לידי גמר בתאריך הנקוב בהודעה אשר לא יהיה פחות מ</w:t>
      </w:r>
      <w:r w:rsidRPr="00876F47">
        <w:rPr>
          <w:rFonts w:ascii="Times New Roman" w:eastAsia="Times New Roman" w:hAnsi="Times New Roman" w:cs="David" w:hint="cs"/>
          <w:sz w:val="24"/>
          <w:szCs w:val="24"/>
          <w:rtl/>
          <w:lang w:eastAsia="he-IL"/>
        </w:rPr>
        <w:t>-7</w:t>
      </w:r>
      <w:r w:rsidRPr="00876F47">
        <w:rPr>
          <w:rFonts w:ascii="Times New Roman" w:eastAsia="Times New Roman" w:hAnsi="Times New Roman" w:cs="David"/>
          <w:sz w:val="24"/>
          <w:szCs w:val="24"/>
          <w:rtl/>
          <w:lang w:eastAsia="he-IL"/>
        </w:rPr>
        <w:t xml:space="preserve"> י</w:t>
      </w:r>
      <w:r w:rsidRPr="00876F47">
        <w:rPr>
          <w:rFonts w:ascii="Times New Roman" w:eastAsia="Times New Roman" w:hAnsi="Times New Roman" w:cs="David" w:hint="cs"/>
          <w:sz w:val="24"/>
          <w:szCs w:val="24"/>
          <w:rtl/>
          <w:lang w:eastAsia="he-IL"/>
        </w:rPr>
        <w:t>מים</w:t>
      </w:r>
      <w:r w:rsidRPr="00876F47">
        <w:rPr>
          <w:rFonts w:ascii="Times New Roman" w:eastAsia="Times New Roman" w:hAnsi="Times New Roman" w:cs="David"/>
          <w:sz w:val="24"/>
          <w:szCs w:val="24"/>
          <w:rtl/>
          <w:lang w:eastAsia="he-IL"/>
        </w:rPr>
        <w:t xml:space="preserve"> מיום משלוחה (להלן: "</w:t>
      </w:r>
      <w:r w:rsidRPr="00876F47">
        <w:rPr>
          <w:rFonts w:ascii="Times New Roman" w:eastAsia="Times New Roman" w:hAnsi="Times New Roman" w:cs="David"/>
          <w:b/>
          <w:bCs/>
          <w:sz w:val="24"/>
          <w:szCs w:val="24"/>
          <w:rtl/>
          <w:lang w:eastAsia="he-IL"/>
        </w:rPr>
        <w:t>תאריך הפסקת השרות</w:t>
      </w:r>
      <w:r w:rsidRPr="00876F47">
        <w:rPr>
          <w:rFonts w:ascii="Times New Roman" w:eastAsia="Times New Roman" w:hAnsi="Times New Roman" w:cs="David"/>
          <w:sz w:val="24"/>
          <w:szCs w:val="24"/>
          <w:rtl/>
          <w:lang w:eastAsia="he-IL"/>
        </w:rPr>
        <w:t>").</w:t>
      </w:r>
    </w:p>
    <w:p w14:paraId="720B3D86" w14:textId="77777777" w:rsidR="00876F47" w:rsidRPr="00876F47" w:rsidRDefault="00876F47" w:rsidP="00876F47">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הובא החוזה לידי גמר כאמור בסעיף 12.1.1 לעיל, ישלם המזמין ליועץ שכר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קביעתו הבלעדית של המנהל, בעד אותו קטע מקטעי הפרויקט ו/או שלב משרותי היועץ שב</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צע עד לתאריך הפסקת הש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וזאת לפי השיעור המפורט בנספחים </w:t>
      </w:r>
      <w:r w:rsidRPr="00876F47">
        <w:rPr>
          <w:rFonts w:ascii="Times New Roman" w:eastAsia="Times New Roman" w:hAnsi="Times New Roman" w:cs="David"/>
          <w:bCs/>
          <w:sz w:val="24"/>
          <w:szCs w:val="24"/>
          <w:rtl/>
          <w:lang w:eastAsia="he-IL"/>
        </w:rPr>
        <w:t>ד' ו - ה'</w:t>
      </w:r>
      <w:r w:rsidRPr="00876F47">
        <w:rPr>
          <w:rFonts w:ascii="Times New Roman" w:eastAsia="Times New Roman" w:hAnsi="Times New Roman" w:cs="David"/>
          <w:sz w:val="24"/>
          <w:szCs w:val="24"/>
          <w:rtl/>
          <w:lang w:eastAsia="he-IL"/>
        </w:rPr>
        <w:t>. במקרה שבוצע חלק של קטע ו/או שלב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ישולם חלק יחסי מתאים מהשכר הקבוע בנספחים </w:t>
      </w:r>
      <w:r w:rsidRPr="00876F47">
        <w:rPr>
          <w:rFonts w:ascii="Times New Roman" w:eastAsia="Times New Roman" w:hAnsi="Times New Roman" w:cs="David"/>
          <w:bCs/>
          <w:sz w:val="24"/>
          <w:szCs w:val="24"/>
          <w:rtl/>
          <w:lang w:eastAsia="he-IL"/>
        </w:rPr>
        <w:t xml:space="preserve">ד' ו-ה' </w:t>
      </w:r>
      <w:r w:rsidRPr="00876F47">
        <w:rPr>
          <w:rFonts w:ascii="Times New Roman" w:eastAsia="Times New Roman" w:hAnsi="Times New Roman" w:cs="David"/>
          <w:sz w:val="24"/>
          <w:szCs w:val="24"/>
          <w:rtl/>
          <w:lang w:eastAsia="he-IL"/>
        </w:rPr>
        <w:t>לאותו שלב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כפי שיקבע המנהל.</w:t>
      </w:r>
    </w:p>
    <w:p w14:paraId="344422FC" w14:textId="77777777" w:rsidR="00876F47" w:rsidRPr="00876F47" w:rsidRDefault="00876F47" w:rsidP="00876F47">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הודעה בדבר הבאת החוזה לידי גמר כאמור בסעיף 12.1.1 לעיל לא תשמש עילה ליועץ לתביעת פיצויים כלשהם</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לטענה </w:t>
      </w:r>
      <w:r w:rsidRPr="00876F47">
        <w:rPr>
          <w:rFonts w:ascii="Times New Roman" w:eastAsia="Times New Roman" w:hAnsi="Times New Roman" w:cs="David" w:hint="cs"/>
          <w:sz w:val="24"/>
          <w:szCs w:val="24"/>
          <w:rtl/>
          <w:lang w:eastAsia="he-IL"/>
        </w:rPr>
        <w:t>ו/או דרישה ו/או תלונה ו/</w:t>
      </w:r>
      <w:r w:rsidRPr="00876F47">
        <w:rPr>
          <w:rFonts w:ascii="Times New Roman" w:eastAsia="Times New Roman" w:hAnsi="Times New Roman" w:cs="David"/>
          <w:sz w:val="24"/>
          <w:szCs w:val="24"/>
          <w:rtl/>
          <w:lang w:eastAsia="he-IL"/>
        </w:rPr>
        <w:t>או תביעה כלשהי, פרט לאמור בסעיף 12.1.2 לעיל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והשכר שישולם לפי סעיף 12.1.2 לעיל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יהיה לסילוק כל המגיע ליועץ מהמזמין לפי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ו/או עקב הבאתו לידי גמר כאמור, בין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ובין מכוח עילה כלשהי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הדין.</w:t>
      </w:r>
    </w:p>
    <w:p w14:paraId="34FEE734" w14:textId="77777777" w:rsidR="00876F47" w:rsidRPr="00876F47" w:rsidRDefault="00876F47" w:rsidP="00876F47">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תוך 12 חודש</w:t>
      </w:r>
      <w:r w:rsidRPr="00876F47">
        <w:rPr>
          <w:rFonts w:ascii="Times New Roman" w:eastAsia="Times New Roman" w:hAnsi="Times New Roman" w:cs="David" w:hint="cs"/>
          <w:sz w:val="24"/>
          <w:szCs w:val="24"/>
          <w:rtl/>
          <w:lang w:eastAsia="he-IL"/>
        </w:rPr>
        <w:t>ים</w:t>
      </w:r>
      <w:r w:rsidRPr="00876F47">
        <w:rPr>
          <w:rFonts w:ascii="Times New Roman" w:eastAsia="Times New Roman" w:hAnsi="Times New Roman" w:cs="David"/>
          <w:sz w:val="24"/>
          <w:szCs w:val="24"/>
          <w:rtl/>
          <w:lang w:eastAsia="he-IL"/>
        </w:rPr>
        <w:t xml:space="preserve"> מהבאת חוזה</w:t>
      </w:r>
      <w:r w:rsidRPr="00876F47">
        <w:rPr>
          <w:rFonts w:ascii="Times New Roman" w:eastAsia="Times New Roman" w:hAnsi="Times New Roman" w:cs="David" w:hint="cs"/>
          <w:sz w:val="24"/>
          <w:szCs w:val="24"/>
          <w:rtl/>
          <w:lang w:eastAsia="he-IL"/>
        </w:rPr>
        <w:t xml:space="preserve"> זה לידי</w:t>
      </w:r>
      <w:r w:rsidRPr="00876F47">
        <w:rPr>
          <w:rFonts w:ascii="Times New Roman" w:eastAsia="Times New Roman" w:hAnsi="Times New Roman" w:cs="David"/>
          <w:sz w:val="24"/>
          <w:szCs w:val="24"/>
          <w:rtl/>
          <w:lang w:eastAsia="he-IL"/>
        </w:rPr>
        <w:t xml:space="preserve"> גמר כאמור</w:t>
      </w:r>
      <w:r w:rsidRPr="00876F47">
        <w:rPr>
          <w:rFonts w:ascii="Times New Roman" w:eastAsia="Times New Roman" w:hAnsi="Times New Roman" w:cs="David" w:hint="cs"/>
          <w:sz w:val="24"/>
          <w:szCs w:val="24"/>
          <w:rtl/>
          <w:lang w:eastAsia="he-IL"/>
        </w:rPr>
        <w:t>, רשאי המזמין</w:t>
      </w:r>
      <w:r w:rsidRPr="00876F47">
        <w:rPr>
          <w:rFonts w:ascii="Times New Roman" w:eastAsia="Times New Roman" w:hAnsi="Times New Roman" w:cs="David"/>
          <w:sz w:val="24"/>
          <w:szCs w:val="24"/>
          <w:rtl/>
          <w:lang w:eastAsia="he-IL"/>
        </w:rPr>
        <w:t xml:space="preserve"> לחדשו</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במקרה זה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יהיה היועץ חייב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לפי דרישת המזמין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לחדש את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תנאי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w:t>
      </w:r>
    </w:p>
    <w:p w14:paraId="31F87E92"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במקרה שחוזה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יבוא לידי גמר עקב הפסקת עבודות הפרויקט מחמת כוח עליון (לרבות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מצוות הדין)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יהיה היועץ זכאי לתשלום כמוגדר בסעיף 12.3.2 להלן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ויחולו הסעיפים 12.1.3 ו- 12.1.4 לעיל.</w:t>
      </w:r>
    </w:p>
    <w:p w14:paraId="251C8839"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p>
    <w:p w14:paraId="52A2BCBC" w14:textId="77777777" w:rsidR="00876F47" w:rsidRPr="00876F47" w:rsidRDefault="00876F47" w:rsidP="00876F47">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מבלי לגרוע מזכויות מזמין לפי סעיף 12.1 לעיל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זכאי המזמין לבטל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לפי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קול דעתו הבלעדי</w:t>
      </w:r>
      <w:r w:rsidRPr="00876F47">
        <w:rPr>
          <w:rFonts w:ascii="Times New Roman" w:eastAsia="Times New Roman" w:hAnsi="Times New Roman" w:cs="David" w:hint="cs"/>
          <w:sz w:val="24"/>
          <w:szCs w:val="24"/>
          <w:rtl/>
          <w:lang w:eastAsia="he-IL"/>
        </w:rPr>
        <w:t xml:space="preserve">, </w:t>
      </w:r>
      <w:r w:rsidRPr="00876F47">
        <w:rPr>
          <w:rFonts w:ascii="Times New Roman" w:eastAsia="Times New Roman" w:hAnsi="Times New Roman" w:cs="David"/>
          <w:sz w:val="24"/>
          <w:szCs w:val="24"/>
          <w:rtl/>
          <w:lang w:eastAsia="he-IL"/>
        </w:rPr>
        <w:t>בלא צורך בהודעה מוקדמת</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בכל אחד מהמקרים הבאים:</w:t>
      </w:r>
    </w:p>
    <w:p w14:paraId="482F63D2" w14:textId="77777777" w:rsidR="00876F47" w:rsidRPr="00876F47" w:rsidRDefault="00876F47" w:rsidP="00876F47">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הפר ו/או לא קיים איזה מהוראות החוזה ולא ת</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קן </w:t>
      </w:r>
      <w:r w:rsidRPr="00876F47">
        <w:rPr>
          <w:rFonts w:ascii="Times New Roman" w:eastAsia="Times New Roman" w:hAnsi="Times New Roman" w:cs="David" w:hint="cs"/>
          <w:sz w:val="24"/>
          <w:szCs w:val="24"/>
          <w:rtl/>
          <w:lang w:eastAsia="he-IL"/>
        </w:rPr>
        <w:t>את ה</w:t>
      </w:r>
      <w:r w:rsidRPr="00876F47">
        <w:rPr>
          <w:rFonts w:ascii="Times New Roman" w:eastAsia="Times New Roman" w:hAnsi="Times New Roman" w:cs="David"/>
          <w:sz w:val="24"/>
          <w:szCs w:val="24"/>
          <w:rtl/>
          <w:lang w:eastAsia="he-IL"/>
        </w:rPr>
        <w:t>הפרה</w:t>
      </w:r>
      <w:r w:rsidRPr="00876F47">
        <w:rPr>
          <w:rFonts w:ascii="Times New Roman" w:eastAsia="Times New Roman" w:hAnsi="Times New Roman" w:cs="David" w:hint="cs"/>
          <w:sz w:val="24"/>
          <w:szCs w:val="24"/>
          <w:rtl/>
          <w:lang w:eastAsia="he-IL"/>
        </w:rPr>
        <w:t xml:space="preserve"> כאמור,</w:t>
      </w:r>
      <w:r w:rsidRPr="00876F47">
        <w:rPr>
          <w:rFonts w:ascii="Times New Roman" w:eastAsia="Times New Roman" w:hAnsi="Times New Roman" w:cs="David"/>
          <w:sz w:val="24"/>
          <w:szCs w:val="24"/>
          <w:rtl/>
          <w:lang w:eastAsia="he-IL"/>
        </w:rPr>
        <w:t xml:space="preserve"> לאחר שק</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בל התראה על כך מהמזמין בתוך הזמן הנקוב בהתראה.</w:t>
      </w:r>
    </w:p>
    <w:p w14:paraId="5D153BDD" w14:textId="77777777" w:rsidR="00876F47" w:rsidRPr="00876F47" w:rsidRDefault="00876F47" w:rsidP="00876F47">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המזמין התרה ביועץ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שאין הוא מבצע את עבודתו בצורה המבטיחה את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צועה התקין ו/או התקדמותה וסיומה לפי לוח הזמנים, והיועץ לא נקט בצעדים המבטיחים לדעת המזמין את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צועה התקין ו/או התקדמותה וסיומה לפי לוח הזמנים.</w:t>
      </w:r>
    </w:p>
    <w:p w14:paraId="12A67F8E" w14:textId="77777777" w:rsidR="00876F47" w:rsidRPr="00876F47" w:rsidRDefault="00876F47" w:rsidP="00876F47">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הפר את הוראת סעיף 7.5 לעיל.</w:t>
      </w:r>
    </w:p>
    <w:p w14:paraId="18781E24" w14:textId="77777777" w:rsidR="00876F47" w:rsidRPr="00876F47" w:rsidRDefault="00876F47" w:rsidP="00876F47">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נבצר מהיועץ או מהמנהל הראשי לקיים את ה</w:t>
      </w:r>
      <w:r w:rsidRPr="00876F47">
        <w:rPr>
          <w:rFonts w:ascii="Times New Roman" w:eastAsia="Times New Roman" w:hAnsi="Times New Roman" w:cs="David" w:hint="cs"/>
          <w:sz w:val="24"/>
          <w:szCs w:val="24"/>
          <w:rtl/>
          <w:lang w:eastAsia="he-IL"/>
        </w:rPr>
        <w:t xml:space="preserve">וראות </w:t>
      </w:r>
      <w:r w:rsidRPr="00876F47">
        <w:rPr>
          <w:rFonts w:ascii="Times New Roman" w:eastAsia="Times New Roman" w:hAnsi="Times New Roman" w:cs="David"/>
          <w:sz w:val="24"/>
          <w:szCs w:val="24"/>
          <w:rtl/>
          <w:lang w:eastAsia="he-IL"/>
        </w:rPr>
        <w:t>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מסיבת מחלה או מכל סיבה אחרת שהיא. מבלי לפגוע בכלליות האמור לעיל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יחול הסעיף אם המנהל הראשי במשרד היועץ נפטר, היועץ פשט רגל, או נעשה בלתי כש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 לפעולה משפטית או בלתי כש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 למתן שירותי היועץ או אם ארע אירוע דומה.</w:t>
      </w:r>
    </w:p>
    <w:p w14:paraId="5328FD5B" w14:textId="77777777" w:rsidR="00876F47" w:rsidRPr="00876F47" w:rsidRDefault="00876F47" w:rsidP="00876F47">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lastRenderedPageBreak/>
        <w:t>חל שינוי בהחזקת המניות ו/או בהרכב המנהלים של היועץ.</w:t>
      </w:r>
    </w:p>
    <w:p w14:paraId="668C6153" w14:textId="77777777" w:rsidR="00876F47" w:rsidRPr="00876F47" w:rsidRDefault="00876F47" w:rsidP="00876F47">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בוטל החוזה כאמור בסעיף 12.3.1 לעיל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ישלם המזמין ליועץ שכר בעד אותו קטע מקטעי הפרויקט ו/או שלב משרותי היועץ שהוא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צע עד לב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טול החוזה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וזאת לפי השיעור המפורט בנספחים </w:t>
      </w:r>
      <w:r w:rsidRPr="00876F47">
        <w:rPr>
          <w:rFonts w:ascii="Times New Roman" w:eastAsia="Times New Roman" w:hAnsi="Times New Roman" w:cs="David"/>
          <w:bCs/>
          <w:sz w:val="24"/>
          <w:szCs w:val="24"/>
          <w:rtl/>
          <w:lang w:eastAsia="he-IL"/>
        </w:rPr>
        <w:t>ד'</w:t>
      </w:r>
      <w:r w:rsidRPr="00876F47">
        <w:rPr>
          <w:rFonts w:ascii="Times New Roman" w:eastAsia="Times New Roman" w:hAnsi="Times New Roman" w:cs="David" w:hint="cs"/>
          <w:bCs/>
          <w:sz w:val="24"/>
          <w:szCs w:val="24"/>
          <w:rtl/>
          <w:lang w:eastAsia="he-IL"/>
        </w:rPr>
        <w:t xml:space="preserve"> </w:t>
      </w:r>
      <w:r w:rsidRPr="00876F47">
        <w:rPr>
          <w:rFonts w:ascii="Times New Roman" w:eastAsia="Times New Roman" w:hAnsi="Times New Roman" w:cs="David"/>
          <w:bCs/>
          <w:sz w:val="24"/>
          <w:szCs w:val="24"/>
          <w:rtl/>
          <w:lang w:eastAsia="he-IL"/>
        </w:rPr>
        <w:t xml:space="preserve">ו -ה' </w:t>
      </w:r>
      <w:r w:rsidRPr="00876F47">
        <w:rPr>
          <w:rFonts w:ascii="Times New Roman" w:eastAsia="Times New Roman" w:hAnsi="Times New Roman" w:cs="David"/>
          <w:sz w:val="24"/>
          <w:szCs w:val="24"/>
          <w:rtl/>
          <w:lang w:eastAsia="he-IL"/>
        </w:rPr>
        <w:t xml:space="preserve">לגבי כל שלב שבוצע, ובמקרה שבוצע חלק של שלב - חלק יחסי מתאים מהשכר הקבוע בנספחים </w:t>
      </w:r>
      <w:r w:rsidRPr="00876F47">
        <w:rPr>
          <w:rFonts w:ascii="Times New Roman" w:eastAsia="Times New Roman" w:hAnsi="Times New Roman" w:cs="David"/>
          <w:bCs/>
          <w:sz w:val="24"/>
          <w:szCs w:val="24"/>
          <w:rtl/>
          <w:lang w:eastAsia="he-IL"/>
        </w:rPr>
        <w:t xml:space="preserve">ד' ו-ה' </w:t>
      </w:r>
      <w:r w:rsidRPr="00876F47">
        <w:rPr>
          <w:rFonts w:ascii="Times New Roman" w:eastAsia="Times New Roman" w:hAnsi="Times New Roman" w:cs="David"/>
          <w:sz w:val="24"/>
          <w:szCs w:val="24"/>
          <w:rtl/>
          <w:lang w:eastAsia="he-IL"/>
        </w:rPr>
        <w:t>לאותו שלב כפי שיקבע המנהל, וזאת לסילוק כל המגיע ליועץ מהמזמין.</w:t>
      </w:r>
    </w:p>
    <w:p w14:paraId="327EA21E" w14:textId="77777777" w:rsidR="00876F47" w:rsidRPr="00876F47" w:rsidRDefault="00876F47" w:rsidP="00876F47">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הודעה בדבר הבאת החוזה לידי גמר כאמור בסעיף 12.3.1 לעיל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לא תשמש עילה ליועץ לתביעת פיצויים כלשהם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לטענה</w:t>
      </w:r>
      <w:r w:rsidRPr="00876F47">
        <w:rPr>
          <w:rFonts w:ascii="Times New Roman" w:eastAsia="Times New Roman" w:hAnsi="Times New Roman" w:cs="David" w:hint="cs"/>
          <w:sz w:val="24"/>
          <w:szCs w:val="24"/>
          <w:rtl/>
          <w:lang w:eastAsia="he-IL"/>
        </w:rPr>
        <w:t xml:space="preserve"> ו/או לדרישה ו/או לתלונה</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w:t>
      </w:r>
      <w:r w:rsidRPr="00876F47">
        <w:rPr>
          <w:rFonts w:ascii="Times New Roman" w:eastAsia="Times New Roman" w:hAnsi="Times New Roman" w:cs="David" w:hint="cs"/>
          <w:sz w:val="24"/>
          <w:szCs w:val="24"/>
          <w:rtl/>
          <w:lang w:eastAsia="he-IL"/>
        </w:rPr>
        <w:t>ל</w:t>
      </w:r>
      <w:r w:rsidRPr="00876F47">
        <w:rPr>
          <w:rFonts w:ascii="Times New Roman" w:eastAsia="Times New Roman" w:hAnsi="Times New Roman" w:cs="David"/>
          <w:sz w:val="24"/>
          <w:szCs w:val="24"/>
          <w:rtl/>
          <w:lang w:eastAsia="he-IL"/>
        </w:rPr>
        <w:t>תביעה כלשהי, פרט לאמור בסעיף 12.3.2 לעיל, והשכר שישולם לפי סעיף 12.3.2</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יהיה לסילוק כל המגיע ליועץ מהמזמין לפי החוזה ו/או עקב הבאתו לידי גמר כאמור, בין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ובין מכוח עילה כלשהי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הדין.</w:t>
      </w:r>
    </w:p>
    <w:p w14:paraId="3F1E2121"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אם המנהל הראשי במשרד היועץ ו/או היועץ נפטר, פשט רגל, או נעשה בלתי כש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 למתן השירותים ע</w:t>
      </w:r>
      <w:r w:rsidRPr="00876F47">
        <w:rPr>
          <w:rFonts w:ascii="Times New Roman" w:eastAsia="Times New Roman" w:hAnsi="Times New Roman" w:cs="David" w:hint="cs"/>
          <w:sz w:val="24"/>
          <w:szCs w:val="24"/>
          <w:rtl/>
          <w:lang w:eastAsia="he-IL"/>
        </w:rPr>
        <w:t>ל פ</w:t>
      </w:r>
      <w:r w:rsidRPr="00876F47">
        <w:rPr>
          <w:rFonts w:ascii="Times New Roman" w:eastAsia="Times New Roman" w:hAnsi="Times New Roman" w:cs="David"/>
          <w:sz w:val="24"/>
          <w:szCs w:val="24"/>
          <w:rtl/>
          <w:lang w:eastAsia="he-IL"/>
        </w:rPr>
        <w:t>י חוזה זה או אם אירע אירוע דומה ליועץ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יהיה המזמין זכאי לבטל </w:t>
      </w:r>
      <w:r w:rsidRPr="00876F47">
        <w:rPr>
          <w:rFonts w:ascii="Times New Roman" w:eastAsia="Times New Roman" w:hAnsi="Times New Roman" w:cs="David" w:hint="cs"/>
          <w:sz w:val="24"/>
          <w:szCs w:val="24"/>
          <w:rtl/>
          <w:lang w:eastAsia="he-IL"/>
        </w:rPr>
        <w:t xml:space="preserve">את </w:t>
      </w:r>
      <w:r w:rsidRPr="00876F47">
        <w:rPr>
          <w:rFonts w:ascii="Times New Roman" w:eastAsia="Times New Roman" w:hAnsi="Times New Roman" w:cs="David"/>
          <w:sz w:val="24"/>
          <w:szCs w:val="24"/>
          <w:rtl/>
          <w:lang w:eastAsia="he-IL"/>
        </w:rPr>
        <w:t>החוזה ויחולו הוראות סעיפים 12.3.2 ו - 12.3.3 לעיל.</w:t>
      </w:r>
    </w:p>
    <w:p w14:paraId="01E9CCBA"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התשלום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סעיפים 12.1, 12.2 ו-12.3 לעיל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מותנה בכך שהמזמין קיבל לידיו את כל </w:t>
      </w:r>
      <w:proofErr w:type="spellStart"/>
      <w:r w:rsidRPr="00876F47">
        <w:rPr>
          <w:rFonts w:ascii="Times New Roman" w:eastAsia="Times New Roman" w:hAnsi="Times New Roman" w:cs="David"/>
          <w:sz w:val="24"/>
          <w:szCs w:val="24"/>
          <w:rtl/>
          <w:lang w:eastAsia="he-IL"/>
        </w:rPr>
        <w:t>התכניות</w:t>
      </w:r>
      <w:proofErr w:type="spellEnd"/>
      <w:r w:rsidRPr="00876F47">
        <w:rPr>
          <w:rFonts w:ascii="Times New Roman" w:eastAsia="Times New Roman" w:hAnsi="Times New Roman" w:cs="David"/>
          <w:sz w:val="24"/>
          <w:szCs w:val="24"/>
          <w:rtl/>
          <w:lang w:eastAsia="he-IL"/>
        </w:rPr>
        <w:t xml:space="preserve"> ועד לקבלתן לא יהיה עליו לבצע תשלום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הסעיפים הנ"ל.</w:t>
      </w:r>
    </w:p>
    <w:p w14:paraId="015FB7F7"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בכל מקרה של הבאת חוזה</w:t>
      </w:r>
      <w:r w:rsidRPr="00876F47">
        <w:rPr>
          <w:rFonts w:ascii="Times New Roman" w:eastAsia="Times New Roman" w:hAnsi="Times New Roman" w:cs="David" w:hint="cs"/>
          <w:sz w:val="24"/>
          <w:szCs w:val="24"/>
          <w:rtl/>
          <w:lang w:eastAsia="he-IL"/>
        </w:rPr>
        <w:t xml:space="preserve"> זה לידי</w:t>
      </w:r>
      <w:r w:rsidRPr="00876F47">
        <w:rPr>
          <w:rFonts w:ascii="Times New Roman" w:eastAsia="Times New Roman" w:hAnsi="Times New Roman" w:cs="David"/>
          <w:sz w:val="24"/>
          <w:szCs w:val="24"/>
          <w:rtl/>
          <w:lang w:eastAsia="he-IL"/>
        </w:rPr>
        <w:t xml:space="preserve"> גמר או ביטולו</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יהיה המזמין זכאי למסור את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המשך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 לאחר ולהשתמש ללא הגבלה בשרותי היועץ שבוצעו עד לאותו מועד, והיועץ מסכים לכך ולא יהיה זכאי לדבר בגין זאת.</w:t>
      </w:r>
    </w:p>
    <w:p w14:paraId="502141A5"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כל אימת שהיועץ לא יקיים איזו מהתחייבויותיו לפי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26E02949"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 xml:space="preserve">השתמש המזמין בזכותו על פי סעיף 12.7 לעיל, יהיה הוא רשאי לגבות מאת היועץ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לנכות מכל סכום שיגיע לו את הסכומים שהמזמין נשא בהם בשל כך, בתוספת 15% לכ</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סוי הוצאותיו הכלליות, וזאת מבלי שיהיה עליו להוכיח את הסכומים הנ"ל.</w:t>
      </w:r>
    </w:p>
    <w:p w14:paraId="009C8DCB" w14:textId="77777777" w:rsidR="00876F47" w:rsidRPr="00876F47" w:rsidRDefault="00876F47" w:rsidP="00876F47">
      <w:pPr>
        <w:widowControl w:val="0"/>
        <w:spacing w:before="0" w:beforeAutospacing="0" w:after="200" w:afterAutospacing="0" w:line="240" w:lineRule="auto"/>
        <w:ind w:left="792"/>
        <w:jc w:val="both"/>
        <w:rPr>
          <w:rFonts w:ascii="Times New Roman" w:eastAsia="Times New Roman" w:hAnsi="Times New Roman" w:cs="David"/>
          <w:sz w:val="24"/>
          <w:szCs w:val="24"/>
          <w:lang w:eastAsia="he-IL"/>
        </w:rPr>
      </w:pPr>
    </w:p>
    <w:p w14:paraId="10F86809" w14:textId="77777777" w:rsidR="00876F47" w:rsidRPr="00876F47" w:rsidRDefault="00876F47" w:rsidP="00876F47">
      <w:pPr>
        <w:widowControl w:val="0"/>
        <w:spacing w:before="0" w:beforeAutospacing="0" w:after="200" w:afterAutospacing="0" w:line="240" w:lineRule="auto"/>
        <w:jc w:val="both"/>
        <w:rPr>
          <w:rFonts w:ascii="Times New Roman" w:eastAsia="Times New Roman" w:hAnsi="Times New Roman" w:cs="David"/>
          <w:sz w:val="24"/>
          <w:szCs w:val="24"/>
          <w:rtl/>
          <w:lang w:eastAsia="he-IL"/>
        </w:rPr>
      </w:pPr>
    </w:p>
    <w:p w14:paraId="24BBD918" w14:textId="77777777" w:rsidR="00876F47" w:rsidRPr="00876F47" w:rsidRDefault="00876F47" w:rsidP="00876F47">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u w:val="single"/>
          <w:rtl/>
          <w:lang w:eastAsia="he-IL"/>
        </w:rPr>
        <w:t>העברת זכויות</w:t>
      </w:r>
    </w:p>
    <w:p w14:paraId="5584390F"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אין היועץ רשאי להסב לאחר את החוזה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כל חלק ממנו, וכן אין הוא רשאי להעביר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להסב לאחר כל זכות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חובה לפי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אלא בהסכמת המזמין בכתב ומראש.</w:t>
      </w:r>
    </w:p>
    <w:p w14:paraId="4C8DD3A5"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אין היועץ רשאי למסור לאחר את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שרותי היועץ, כולם או מקצתם, אלא בהסכמת המזמין בכתב ומראש.</w:t>
      </w:r>
    </w:p>
    <w:p w14:paraId="77FD4558"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ניתנה הסכמת המזמין לפי סעיפים 13.1 או 13.2 לעיל, הרי </w:t>
      </w:r>
      <w:r w:rsidRPr="00876F47">
        <w:rPr>
          <w:rFonts w:ascii="Times New Roman" w:eastAsia="Times New Roman" w:hAnsi="Times New Roman" w:cs="David" w:hint="cs"/>
          <w:sz w:val="24"/>
          <w:szCs w:val="24"/>
          <w:rtl/>
          <w:lang w:eastAsia="he-IL"/>
        </w:rPr>
        <w:t>ש</w:t>
      </w:r>
      <w:r w:rsidRPr="00876F47">
        <w:rPr>
          <w:rFonts w:ascii="Times New Roman" w:eastAsia="Times New Roman" w:hAnsi="Times New Roman" w:cs="David"/>
          <w:sz w:val="24"/>
          <w:szCs w:val="24"/>
          <w:rtl/>
          <w:lang w:eastAsia="he-IL"/>
        </w:rPr>
        <w:t>אין בכך כדי לפטור את היועץ מאחריותו והתחייבויותיו לפי חוזה</w:t>
      </w:r>
      <w:r w:rsidRPr="00876F47">
        <w:rPr>
          <w:rFonts w:ascii="Times New Roman" w:eastAsia="Times New Roman" w:hAnsi="Times New Roman" w:cs="David" w:hint="cs"/>
          <w:sz w:val="24"/>
          <w:szCs w:val="24"/>
          <w:rtl/>
          <w:lang w:eastAsia="he-IL"/>
        </w:rPr>
        <w:t xml:space="preserve"> זה על נספחיו</w:t>
      </w:r>
      <w:r w:rsidRPr="00876F47">
        <w:rPr>
          <w:rFonts w:ascii="Times New Roman" w:eastAsia="Times New Roman" w:hAnsi="Times New Roman" w:cs="David"/>
          <w:sz w:val="24"/>
          <w:szCs w:val="24"/>
          <w:rtl/>
          <w:lang w:eastAsia="he-IL"/>
        </w:rPr>
        <w:t xml:space="preserve"> ומזכויות המזמין על פיו, והיועץ </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ישא באחריות מלאה, כלפי המזמין וכלפי </w:t>
      </w:r>
      <w:r w:rsidRPr="00876F47">
        <w:rPr>
          <w:rFonts w:ascii="Times New Roman" w:eastAsia="Times New Roman" w:hAnsi="Times New Roman" w:cs="David" w:hint="cs"/>
          <w:sz w:val="24"/>
          <w:szCs w:val="24"/>
          <w:rtl/>
          <w:lang w:eastAsia="he-IL"/>
        </w:rPr>
        <w:t xml:space="preserve">כל </w:t>
      </w:r>
      <w:r w:rsidRPr="00876F47">
        <w:rPr>
          <w:rFonts w:ascii="Times New Roman" w:eastAsia="Times New Roman" w:hAnsi="Times New Roman" w:cs="David"/>
          <w:sz w:val="24"/>
          <w:szCs w:val="24"/>
          <w:rtl/>
          <w:lang w:eastAsia="he-IL"/>
        </w:rPr>
        <w:t xml:space="preserve">צד שלישי שהוא, גם לכל מעשה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מחדל של אלה שיבצעו עבודה כלשהי מכוח הוראות סעיפים 13.1 או/וגם 13.2 לעיל</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באי כחם ו</w:t>
      </w:r>
      <w:r w:rsidRPr="00876F47">
        <w:rPr>
          <w:rFonts w:ascii="Times New Roman" w:eastAsia="Times New Roman" w:hAnsi="Times New Roman" w:cs="David" w:hint="cs"/>
          <w:sz w:val="24"/>
          <w:szCs w:val="24"/>
          <w:rtl/>
          <w:lang w:eastAsia="he-IL"/>
        </w:rPr>
        <w:t xml:space="preserve">/או </w:t>
      </w:r>
      <w:r w:rsidRPr="00876F47">
        <w:rPr>
          <w:rFonts w:ascii="Times New Roman" w:eastAsia="Times New Roman" w:hAnsi="Times New Roman" w:cs="David"/>
          <w:sz w:val="24"/>
          <w:szCs w:val="24"/>
          <w:rtl/>
          <w:lang w:eastAsia="he-IL"/>
        </w:rPr>
        <w:t>עובדיהם</w:t>
      </w:r>
      <w:r w:rsidRPr="00876F47">
        <w:rPr>
          <w:rFonts w:ascii="Times New Roman" w:eastAsia="Times New Roman" w:hAnsi="Times New Roman" w:cs="David" w:hint="cs"/>
          <w:sz w:val="24"/>
          <w:szCs w:val="24"/>
          <w:rtl/>
          <w:lang w:eastAsia="he-IL"/>
        </w:rPr>
        <w:t xml:space="preserve"> ו/או מי מטעמם</w:t>
      </w:r>
      <w:r w:rsidRPr="00876F47">
        <w:rPr>
          <w:rFonts w:ascii="Times New Roman" w:eastAsia="Times New Roman" w:hAnsi="Times New Roman" w:cs="David"/>
          <w:sz w:val="24"/>
          <w:szCs w:val="24"/>
          <w:rtl/>
          <w:lang w:eastAsia="he-IL"/>
        </w:rPr>
        <w:t>, ואילו למזמין ישמרו כל זכויותיו כלפי היועץ.</w:t>
      </w:r>
    </w:p>
    <w:p w14:paraId="4A5A2A18"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 יינתנו באמצעות המנהל הראשי אישית ובאמצעות צוות עובדיו של היועץ בפיקוחו הישיר של המנהל הראשי. מבלי לגרוע מהתחי</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בות היועץ כמתחייב מהאמור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הרי בכל מקרה שהשירותים לא יינתנו ע"י המנהל הראשי מכל סיבה שהיא יהיה המזמין זכאי לבטל </w:t>
      </w:r>
      <w:r w:rsidRPr="00876F47">
        <w:rPr>
          <w:rFonts w:ascii="Times New Roman" w:eastAsia="Times New Roman" w:hAnsi="Times New Roman" w:cs="David" w:hint="cs"/>
          <w:sz w:val="24"/>
          <w:szCs w:val="24"/>
          <w:rtl/>
          <w:lang w:eastAsia="he-IL"/>
        </w:rPr>
        <w:t xml:space="preserve">את </w:t>
      </w:r>
      <w:r w:rsidRPr="00876F47">
        <w:rPr>
          <w:rFonts w:ascii="Times New Roman" w:eastAsia="Times New Roman" w:hAnsi="Times New Roman" w:cs="David"/>
          <w:sz w:val="24"/>
          <w:szCs w:val="24"/>
          <w:rtl/>
          <w:lang w:eastAsia="he-IL"/>
        </w:rPr>
        <w:t>החוזה ויחולו הוראות סעיף 12.3.2 ו-12.3.3 לעיל.</w:t>
      </w:r>
    </w:p>
    <w:p w14:paraId="000DAE91" w14:textId="77777777" w:rsidR="00876F47" w:rsidRDefault="00876F47" w:rsidP="00876F47">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lastRenderedPageBreak/>
        <w:t>המזמין רשאי להעביר, בכל עת, כל זכות מזכויותיו וכל חובה מחובותיו לפי חוזה זה, כפי שיראה בעיניו, בלא צורך בהסכמה כלשהי מצד היועץ.</w:t>
      </w:r>
    </w:p>
    <w:p w14:paraId="27EEADF8" w14:textId="77777777" w:rsidR="006F5407" w:rsidRPr="00876F47" w:rsidRDefault="006F5407" w:rsidP="006F5407">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0A94CCE7" w14:textId="77777777" w:rsidR="00876F47" w:rsidRPr="00876F47" w:rsidRDefault="00876F47" w:rsidP="00876F47">
      <w:pPr>
        <w:widowControl w:val="0"/>
        <w:numPr>
          <w:ilvl w:val="0"/>
          <w:numId w:val="1"/>
        </w:numPr>
        <w:spacing w:before="0" w:beforeAutospacing="0" w:after="200" w:afterAutospacing="0" w:line="240" w:lineRule="auto"/>
        <w:ind w:left="363" w:hanging="272"/>
        <w:jc w:val="both"/>
        <w:rPr>
          <w:rFonts w:ascii="Times New Roman" w:eastAsia="Times New Roman" w:hAnsi="Times New Roman" w:cs="David"/>
          <w:sz w:val="24"/>
          <w:szCs w:val="24"/>
          <w:lang w:eastAsia="he-IL"/>
        </w:rPr>
      </w:pPr>
      <w:r w:rsidRPr="00876F47">
        <w:rPr>
          <w:rFonts w:ascii="Times New Roman" w:eastAsia="Times New Roman" w:hAnsi="Times New Roman" w:cs="David"/>
          <w:bCs/>
          <w:sz w:val="24"/>
          <w:szCs w:val="24"/>
          <w:u w:val="single"/>
          <w:rtl/>
          <w:lang w:eastAsia="he-IL"/>
        </w:rPr>
        <w:t>סיום שרותי היועץ</w:t>
      </w:r>
    </w:p>
    <w:p w14:paraId="098577D0"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 יחושבו כבאים לסיום בכל אחד מהמקרים הבאים:</w:t>
      </w:r>
    </w:p>
    <w:p w14:paraId="60521B63" w14:textId="77777777" w:rsidR="00876F47" w:rsidRPr="00876F47" w:rsidRDefault="00876F47" w:rsidP="00876F47">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הובא לידי </w:t>
      </w:r>
      <w:r w:rsidRPr="00876F47">
        <w:rPr>
          <w:rFonts w:ascii="Times New Roman" w:eastAsia="Times New Roman" w:hAnsi="Times New Roman" w:cs="David" w:hint="cs"/>
          <w:sz w:val="24"/>
          <w:szCs w:val="24"/>
          <w:rtl/>
          <w:lang w:eastAsia="he-IL"/>
        </w:rPr>
        <w:t>גמר</w:t>
      </w:r>
      <w:r w:rsidRPr="00876F47">
        <w:rPr>
          <w:rFonts w:ascii="Times New Roman" w:eastAsia="Times New Roman" w:hAnsi="Times New Roman" w:cs="David"/>
          <w:sz w:val="24"/>
          <w:szCs w:val="24"/>
          <w:rtl/>
          <w:lang w:eastAsia="he-IL"/>
        </w:rPr>
        <w:t xml:space="preserve"> או בוטל כאמור בסעיף 12 לעיל, והחל במועד הנקוב בהודעה שניתנה ע"י המזמין ליועץ במסגרת הוראות אותו סעיף.</w:t>
      </w:r>
    </w:p>
    <w:p w14:paraId="48F180FA" w14:textId="77777777" w:rsidR="00876F47" w:rsidRPr="00876F47" w:rsidRDefault="00876F47" w:rsidP="00876F47">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עם מתן א</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שור בכתב ע"י המזמין ליועץ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הושלם מתן שרותי היועץ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w:t>
      </w:r>
    </w:p>
    <w:p w14:paraId="73EDD2C1"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4"/>
          <w:szCs w:val="24"/>
          <w:rtl/>
          <w:lang w:eastAsia="he-IL"/>
        </w:rPr>
      </w:pPr>
      <w:r w:rsidRPr="00876F47">
        <w:rPr>
          <w:rFonts w:ascii="Times New Roman" w:eastAsia="Times New Roman" w:hAnsi="Times New Roman" w:cs="David"/>
          <w:bCs/>
          <w:sz w:val="24"/>
          <w:szCs w:val="24"/>
          <w:u w:val="single"/>
          <w:rtl/>
          <w:lang w:eastAsia="he-IL"/>
        </w:rPr>
        <w:t>סודיות והמצאת מסמכים</w:t>
      </w:r>
    </w:p>
    <w:p w14:paraId="05BB3173"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היועץ מתחייב לשמור על סודיות </w:t>
      </w:r>
      <w:proofErr w:type="spellStart"/>
      <w:r w:rsidRPr="00876F47">
        <w:rPr>
          <w:rFonts w:ascii="Times New Roman" w:eastAsia="Times New Roman" w:hAnsi="Times New Roman" w:cs="David"/>
          <w:sz w:val="24"/>
          <w:szCs w:val="24"/>
          <w:rtl/>
          <w:lang w:eastAsia="he-IL"/>
        </w:rPr>
        <w:t>התכניות</w:t>
      </w:r>
      <w:proofErr w:type="spellEnd"/>
      <w:r w:rsidRPr="00876F47">
        <w:rPr>
          <w:rFonts w:ascii="Times New Roman" w:eastAsia="Times New Roman" w:hAnsi="Times New Roman" w:cs="David"/>
          <w:sz w:val="24"/>
          <w:szCs w:val="24"/>
          <w:rtl/>
          <w:lang w:eastAsia="he-IL"/>
        </w:rPr>
        <w:t>, השרטוטים, המפרטים וכל יתר המפרטים וכל יתר המסמכים המתייחסים לש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לרבות העתקים וניירות עבודה, בין שהוכנו על ידי היועץ </w:t>
      </w:r>
      <w:r w:rsidRPr="00876F47">
        <w:rPr>
          <w:rFonts w:ascii="Times New Roman" w:eastAsia="Times New Roman" w:hAnsi="Times New Roman" w:cs="David" w:hint="cs"/>
          <w:sz w:val="24"/>
          <w:szCs w:val="24"/>
          <w:rtl/>
          <w:lang w:eastAsia="he-IL"/>
        </w:rPr>
        <w:t>ו/או על ידי</w:t>
      </w:r>
      <w:r w:rsidRPr="00876F47">
        <w:rPr>
          <w:rFonts w:ascii="Times New Roman" w:eastAsia="Times New Roman" w:hAnsi="Times New Roman" w:cs="David"/>
          <w:sz w:val="24"/>
          <w:szCs w:val="24"/>
          <w:rtl/>
          <w:lang w:eastAsia="he-IL"/>
        </w:rPr>
        <w:t xml:space="preserve"> מ</w:t>
      </w:r>
      <w:r w:rsidRPr="00876F47">
        <w:rPr>
          <w:rFonts w:ascii="Times New Roman" w:eastAsia="Times New Roman" w:hAnsi="Times New Roman" w:cs="David" w:hint="cs"/>
          <w:sz w:val="24"/>
          <w:szCs w:val="24"/>
          <w:rtl/>
          <w:lang w:eastAsia="he-IL"/>
        </w:rPr>
        <w:t>י מ</w:t>
      </w:r>
      <w:r w:rsidRPr="00876F47">
        <w:rPr>
          <w:rFonts w:ascii="Times New Roman" w:eastAsia="Times New Roman" w:hAnsi="Times New Roman" w:cs="David"/>
          <w:sz w:val="24"/>
          <w:szCs w:val="24"/>
          <w:rtl/>
          <w:lang w:eastAsia="he-IL"/>
        </w:rPr>
        <w:t xml:space="preserve">טעמו ובין שהוכנו על ידי המזמין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המנהל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w:t>
      </w:r>
      <w:r w:rsidRPr="00876F47">
        <w:rPr>
          <w:rFonts w:ascii="Times New Roman" w:eastAsia="Times New Roman" w:hAnsi="Times New Roman" w:cs="David" w:hint="cs"/>
          <w:sz w:val="24"/>
          <w:szCs w:val="24"/>
          <w:rtl/>
          <w:lang w:eastAsia="he-IL"/>
        </w:rPr>
        <w:t xml:space="preserve">מי </w:t>
      </w:r>
      <w:r w:rsidRPr="00876F47">
        <w:rPr>
          <w:rFonts w:ascii="Times New Roman" w:eastAsia="Times New Roman" w:hAnsi="Times New Roman" w:cs="David"/>
          <w:sz w:val="24"/>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7964BBA7"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מבלי לגרוע מאחריותו </w:t>
      </w:r>
      <w:r w:rsidRPr="00876F47">
        <w:rPr>
          <w:rFonts w:ascii="Times New Roman" w:eastAsia="Times New Roman" w:hAnsi="Times New Roman" w:cs="David" w:hint="cs"/>
          <w:sz w:val="24"/>
          <w:szCs w:val="24"/>
          <w:rtl/>
          <w:lang w:eastAsia="he-IL"/>
        </w:rPr>
        <w:t xml:space="preserve">של היועץ </w:t>
      </w:r>
      <w:r w:rsidRPr="00876F47">
        <w:rPr>
          <w:rFonts w:ascii="Times New Roman" w:eastAsia="Times New Roman" w:hAnsi="Times New Roman" w:cs="David"/>
          <w:sz w:val="24"/>
          <w:szCs w:val="24"/>
          <w:rtl/>
          <w:lang w:eastAsia="he-IL"/>
        </w:rPr>
        <w:t>על פי כל דין, ינקוט היועץ בכל אמצעי סביר כדי לשמור שמירה מעולה על כל מסמך המוחזק על ידיו בקשר לש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 כדי למנוע עיון בו מכל אדם שהמנהל לא התיר לו זאת. כמו כן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יציית היועץ לכל דרישה של המנהל בדבר נקיטת אמצעי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טחון נוספים לאלה שננקטו על ידיו. במקרה של תקלה כלשהי למסמכים כאמור לעיל, יודיע היועץ למנהל מיד עם אירועה.</w:t>
      </w:r>
    </w:p>
    <w:p w14:paraId="287FDC52"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יחתים את עובדיו</w:t>
      </w:r>
      <w:r w:rsidRPr="00876F47">
        <w:rPr>
          <w:rFonts w:ascii="Times New Roman" w:eastAsia="Times New Roman" w:hAnsi="Times New Roman" w:cs="David" w:hint="cs"/>
          <w:sz w:val="24"/>
          <w:szCs w:val="24"/>
          <w:rtl/>
          <w:lang w:eastAsia="he-IL"/>
        </w:rPr>
        <w:t xml:space="preserve"> ו/או </w:t>
      </w:r>
      <w:proofErr w:type="spellStart"/>
      <w:r w:rsidRPr="00876F47">
        <w:rPr>
          <w:rFonts w:ascii="Times New Roman" w:eastAsia="Times New Roman" w:hAnsi="Times New Roman" w:cs="David" w:hint="cs"/>
          <w:sz w:val="24"/>
          <w:szCs w:val="24"/>
          <w:rtl/>
          <w:lang w:eastAsia="he-IL"/>
        </w:rPr>
        <w:t>שלוחיו</w:t>
      </w:r>
      <w:proofErr w:type="spellEnd"/>
      <w:r w:rsidRPr="00876F47">
        <w:rPr>
          <w:rFonts w:ascii="Times New Roman" w:eastAsia="Times New Roman" w:hAnsi="Times New Roman" w:cs="David" w:hint="cs"/>
          <w:sz w:val="24"/>
          <w:szCs w:val="24"/>
          <w:rtl/>
          <w:lang w:eastAsia="he-IL"/>
        </w:rPr>
        <w:t xml:space="preserve"> ו/או אחר מטעמו</w:t>
      </w:r>
      <w:r w:rsidRPr="00876F47">
        <w:rPr>
          <w:rFonts w:ascii="Times New Roman" w:eastAsia="Times New Roman" w:hAnsi="Times New Roman" w:cs="David"/>
          <w:sz w:val="24"/>
          <w:szCs w:val="24"/>
          <w:rtl/>
          <w:lang w:eastAsia="he-IL"/>
        </w:rPr>
        <w:t xml:space="preserve"> בקשר עם ביצוע הסכם זה</w:t>
      </w:r>
      <w:r w:rsidRPr="00876F47">
        <w:rPr>
          <w:rFonts w:ascii="Times New Roman" w:eastAsia="Times New Roman" w:hAnsi="Times New Roman" w:cs="David" w:hint="cs"/>
          <w:sz w:val="24"/>
          <w:szCs w:val="24"/>
          <w:rtl/>
          <w:lang w:eastAsia="he-IL"/>
        </w:rPr>
        <w:t xml:space="preserve"> על נספחיו,</w:t>
      </w:r>
      <w:r w:rsidRPr="00876F47">
        <w:rPr>
          <w:rFonts w:ascii="Times New Roman" w:eastAsia="Times New Roman" w:hAnsi="Times New Roman" w:cs="David"/>
          <w:sz w:val="24"/>
          <w:szCs w:val="24"/>
          <w:rtl/>
          <w:lang w:eastAsia="he-IL"/>
        </w:rPr>
        <w:t xml:space="preserve"> על כתב התחייבות לשמירת סודיות על פי הנוסח המפורט בנספח </w:t>
      </w:r>
      <w:r w:rsidRPr="00876F47">
        <w:rPr>
          <w:rFonts w:ascii="Times New Roman" w:eastAsia="Times New Roman" w:hAnsi="Times New Roman" w:cs="David"/>
          <w:bCs/>
          <w:sz w:val="24"/>
          <w:szCs w:val="24"/>
          <w:rtl/>
          <w:lang w:eastAsia="he-IL"/>
        </w:rPr>
        <w:t>ו'</w:t>
      </w:r>
      <w:r w:rsidRPr="00876F47">
        <w:rPr>
          <w:rFonts w:ascii="Times New Roman" w:eastAsia="Times New Roman" w:hAnsi="Times New Roman" w:cs="David"/>
          <w:sz w:val="24"/>
          <w:szCs w:val="24"/>
          <w:rtl/>
          <w:lang w:eastAsia="he-IL"/>
        </w:rPr>
        <w:t>,.</w:t>
      </w:r>
    </w:p>
    <w:p w14:paraId="4C3409EF" w14:textId="77777777" w:rsidR="00876F47" w:rsidRPr="00876F47" w:rsidRDefault="00876F47" w:rsidP="00876F47">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לפי דרישת המזמין ועם סיום שרותי היועץ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ימסור היועץ לידי המזמין כל חומר בכתב ו/או במדיה ממוחשבת המצוי בידו והמתייחס לפרויקט, אשר נערך על ידו</w:t>
      </w:r>
      <w:r w:rsidRPr="00876F47">
        <w:rPr>
          <w:rFonts w:ascii="Times New Roman" w:eastAsia="Times New Roman" w:hAnsi="Times New Roman" w:cs="David" w:hint="cs"/>
          <w:sz w:val="24"/>
          <w:szCs w:val="24"/>
          <w:rtl/>
          <w:lang w:eastAsia="he-IL"/>
        </w:rPr>
        <w:t>.</w:t>
      </w:r>
    </w:p>
    <w:p w14:paraId="036DEEFE"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4"/>
          <w:szCs w:val="24"/>
          <w:rtl/>
          <w:lang w:eastAsia="he-IL"/>
        </w:rPr>
      </w:pPr>
      <w:r w:rsidRPr="00876F47">
        <w:rPr>
          <w:rFonts w:ascii="Times New Roman" w:eastAsia="Times New Roman" w:hAnsi="Times New Roman" w:cs="David"/>
          <w:bCs/>
          <w:sz w:val="24"/>
          <w:szCs w:val="24"/>
          <w:u w:val="single"/>
          <w:rtl/>
          <w:lang w:eastAsia="he-IL"/>
        </w:rPr>
        <w:t>ויתור על זכויות מצד היועץ</w:t>
      </w:r>
    </w:p>
    <w:p w14:paraId="2B763F98"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השתמש המזמין כדין בסמכות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876F47">
        <w:rPr>
          <w:rFonts w:ascii="Times New Roman" w:eastAsia="Times New Roman" w:hAnsi="Times New Roman" w:cs="David" w:hint="cs"/>
          <w:sz w:val="24"/>
          <w:szCs w:val="24"/>
          <w:rtl/>
          <w:lang w:eastAsia="he-IL"/>
        </w:rPr>
        <w:t>יועץ כל טענה ו/או דרישה ו/או תלונה ו/או</w:t>
      </w:r>
      <w:r w:rsidRPr="00876F47">
        <w:rPr>
          <w:rFonts w:ascii="Times New Roman" w:eastAsia="Times New Roman" w:hAnsi="Times New Roman" w:cs="David"/>
          <w:sz w:val="24"/>
          <w:szCs w:val="24"/>
          <w:rtl/>
          <w:lang w:eastAsia="he-IL"/>
        </w:rPr>
        <w:t xml:space="preserve"> עילת תביעה כלשהי נגד המזמין בגין פעולת המזמין כאמור או בשל כל סיבה אחרת, והיועץ לא יהיה זכאי לתבוע פיצוי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w:t>
      </w:r>
      <w:r w:rsidRPr="00876F47">
        <w:rPr>
          <w:rFonts w:ascii="Times New Roman" w:eastAsia="Times New Roman" w:hAnsi="Times New Roman" w:cs="David" w:hint="cs"/>
          <w:sz w:val="24"/>
          <w:szCs w:val="24"/>
          <w:rtl/>
          <w:lang w:eastAsia="he-IL"/>
        </w:rPr>
        <w:t xml:space="preserve"> שיפוי ו/או</w:t>
      </w:r>
      <w:r w:rsidRPr="00876F47">
        <w:rPr>
          <w:rFonts w:ascii="Times New Roman" w:eastAsia="Times New Roman" w:hAnsi="Times New Roman" w:cs="David"/>
          <w:sz w:val="24"/>
          <w:szCs w:val="24"/>
          <w:rtl/>
          <w:lang w:eastAsia="he-IL"/>
        </w:rPr>
        <w:t xml:space="preserve"> תשלום כלשהו בעד נזק (לרבות נזק עקיף ו/או הפסד הזדמנויות)</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פגיעה במוניטין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הפסד</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לרבות הפסד רווח העלולים להיגרם לו עקב הביטול</w:t>
      </w:r>
      <w:r w:rsidRPr="00876F47">
        <w:rPr>
          <w:rFonts w:ascii="Times New Roman" w:eastAsia="Times New Roman" w:hAnsi="Times New Roman" w:cs="David" w:hint="cs"/>
          <w:sz w:val="24"/>
          <w:szCs w:val="24"/>
          <w:rtl/>
          <w:lang w:eastAsia="he-IL"/>
        </w:rPr>
        <w:t xml:space="preserve"> או</w:t>
      </w:r>
      <w:r w:rsidRPr="00876F47">
        <w:rPr>
          <w:rFonts w:ascii="Times New Roman" w:eastAsia="Times New Roman" w:hAnsi="Times New Roman" w:cs="David"/>
          <w:sz w:val="24"/>
          <w:szCs w:val="24"/>
          <w:rtl/>
          <w:lang w:eastAsia="he-IL"/>
        </w:rPr>
        <w:t xml:space="preserve"> ההפסקה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מכל סיבה אחרת.</w:t>
      </w:r>
    </w:p>
    <w:p w14:paraId="72728255" w14:textId="77777777" w:rsidR="00876F47" w:rsidRPr="00876F47" w:rsidRDefault="00876F47" w:rsidP="00876F47">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היועץ לאחר ולהשתמש ללא הגבלה בשרותי היועץ</w:t>
      </w:r>
      <w:r w:rsidRPr="00876F47">
        <w:rPr>
          <w:rFonts w:ascii="Times New Roman" w:eastAsia="Times New Roman" w:hAnsi="Times New Roman" w:cs="David" w:hint="cs"/>
          <w:sz w:val="24"/>
          <w:szCs w:val="24"/>
          <w:rtl/>
          <w:lang w:eastAsia="he-IL"/>
        </w:rPr>
        <w:t xml:space="preserve">, </w:t>
      </w:r>
      <w:r w:rsidRPr="00876F47">
        <w:rPr>
          <w:rFonts w:ascii="Times New Roman" w:eastAsia="Times New Roman" w:hAnsi="Times New Roman" w:cs="David"/>
          <w:sz w:val="24"/>
          <w:szCs w:val="24"/>
          <w:rtl/>
          <w:lang w:eastAsia="he-IL"/>
        </w:rPr>
        <w:t>שביצע היועץ על פי חוזה זה.</w:t>
      </w:r>
    </w:p>
    <w:p w14:paraId="2DFEE819" w14:textId="77777777" w:rsidR="00876F47" w:rsidRDefault="00876F47" w:rsidP="00876F47">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 xml:space="preserve">היועץ מתחייב שלא לנקוט בכל צעדים מכל סוג שהוא שיהיה בהם כדי לסכל </w:t>
      </w:r>
      <w:r w:rsidRPr="00876F47">
        <w:rPr>
          <w:rFonts w:ascii="Times New Roman" w:eastAsia="Times New Roman" w:hAnsi="Times New Roman" w:cs="David" w:hint="cs"/>
          <w:sz w:val="24"/>
          <w:szCs w:val="24"/>
          <w:rtl/>
          <w:lang w:eastAsia="he-IL"/>
        </w:rPr>
        <w:t xml:space="preserve">את </w:t>
      </w:r>
      <w:r w:rsidRPr="00876F47">
        <w:rPr>
          <w:rFonts w:ascii="Times New Roman" w:eastAsia="Times New Roman" w:hAnsi="Times New Roman" w:cs="David"/>
          <w:sz w:val="24"/>
          <w:szCs w:val="24"/>
          <w:rtl/>
          <w:lang w:eastAsia="he-IL"/>
        </w:rPr>
        <w:t>המשך ביצוע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רותי היועץ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מסירתם לידי יועץ אחר, והינו מתחייב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על פי דרישת המזמין ישתף היועץ פעולה עם המזמין ו/או עם היועץ החליפי בכל הקשור להעברת האינפורמציה לגבי מהלך הפרויקט עד להפסקת עבודתו וחפיפה נאותה של היועץ החליפי.</w:t>
      </w:r>
    </w:p>
    <w:p w14:paraId="271ACC3E" w14:textId="77777777" w:rsidR="00E0492B" w:rsidRPr="00876F47" w:rsidRDefault="00E0492B" w:rsidP="00E0492B">
      <w:pPr>
        <w:widowControl w:val="0"/>
        <w:spacing w:before="0" w:beforeAutospacing="0" w:after="240" w:afterAutospacing="0" w:line="240" w:lineRule="auto"/>
        <w:ind w:left="788"/>
        <w:jc w:val="both"/>
        <w:rPr>
          <w:rFonts w:ascii="Times New Roman" w:eastAsia="Times New Roman" w:hAnsi="Times New Roman" w:cs="David"/>
          <w:sz w:val="24"/>
          <w:szCs w:val="24"/>
          <w:lang w:eastAsia="he-IL"/>
        </w:rPr>
      </w:pPr>
    </w:p>
    <w:p w14:paraId="4A1A331A"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u w:val="single"/>
          <w:rtl/>
          <w:lang w:eastAsia="he-IL"/>
        </w:rPr>
        <w:lastRenderedPageBreak/>
        <w:t>שונות</w:t>
      </w:r>
    </w:p>
    <w:p w14:paraId="6A273858"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המנהל הראשי במשרד היועץ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מתחייב לבצע את השירותים שעליו לבצע אישית ע</w:t>
      </w:r>
      <w:r w:rsidRPr="00876F47">
        <w:rPr>
          <w:rFonts w:ascii="Times New Roman" w:eastAsia="Times New Roman" w:hAnsi="Times New Roman" w:cs="David" w:hint="cs"/>
          <w:sz w:val="24"/>
          <w:szCs w:val="24"/>
          <w:rtl/>
          <w:lang w:eastAsia="he-IL"/>
        </w:rPr>
        <w:t>ל פ</w:t>
      </w:r>
      <w:r w:rsidRPr="00876F47">
        <w:rPr>
          <w:rFonts w:ascii="Times New Roman" w:eastAsia="Times New Roman" w:hAnsi="Times New Roman" w:cs="David"/>
          <w:sz w:val="24"/>
          <w:szCs w:val="24"/>
          <w:rtl/>
          <w:lang w:eastAsia="he-IL"/>
        </w:rPr>
        <w:t>י חוזה</w:t>
      </w:r>
      <w:r w:rsidRPr="00876F47">
        <w:rPr>
          <w:rFonts w:ascii="Times New Roman" w:eastAsia="Times New Roman" w:hAnsi="Times New Roman" w:cs="David" w:hint="cs"/>
          <w:sz w:val="24"/>
          <w:szCs w:val="24"/>
          <w:rtl/>
          <w:lang w:eastAsia="he-IL"/>
        </w:rPr>
        <w:t xml:space="preserve"> זה והינו</w:t>
      </w:r>
      <w:r w:rsidRPr="00876F47">
        <w:rPr>
          <w:rFonts w:ascii="Times New Roman" w:eastAsia="Times New Roman" w:hAnsi="Times New Roman" w:cs="David"/>
          <w:sz w:val="24"/>
          <w:szCs w:val="24"/>
          <w:rtl/>
          <w:lang w:eastAsia="he-IL"/>
        </w:rPr>
        <w:t xml:space="preserve"> אחראי וערב כלפי המזמין לב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התחייבויות היועץ לפי חוזה</w:t>
      </w:r>
      <w:r w:rsidRPr="00876F47">
        <w:rPr>
          <w:rFonts w:ascii="Times New Roman" w:eastAsia="Times New Roman" w:hAnsi="Times New Roman" w:cs="David" w:hint="cs"/>
          <w:sz w:val="24"/>
          <w:szCs w:val="24"/>
          <w:rtl/>
          <w:lang w:eastAsia="he-IL"/>
        </w:rPr>
        <w:t xml:space="preserve"> זה על נספחיו</w:t>
      </w:r>
      <w:r w:rsidRPr="00876F47">
        <w:rPr>
          <w:rFonts w:ascii="Times New Roman" w:eastAsia="Times New Roman" w:hAnsi="Times New Roman" w:cs="David"/>
          <w:sz w:val="24"/>
          <w:szCs w:val="24"/>
          <w:rtl/>
          <w:lang w:eastAsia="he-IL"/>
        </w:rPr>
        <w:t>.</w:t>
      </w:r>
    </w:p>
    <w:p w14:paraId="7DA9883E"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כל צד אשר יפר או לא יקיים איזו מהתחייבויותיו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יהיה חייב לפצות את הצד המקיים על כל הנזקים ו</w:t>
      </w:r>
      <w:r w:rsidRPr="00876F47">
        <w:rPr>
          <w:rFonts w:ascii="Times New Roman" w:eastAsia="Times New Roman" w:hAnsi="Times New Roman" w:cs="David" w:hint="cs"/>
          <w:sz w:val="24"/>
          <w:szCs w:val="24"/>
          <w:rtl/>
          <w:lang w:eastAsia="he-IL"/>
        </w:rPr>
        <w:t xml:space="preserve">/או </w:t>
      </w:r>
      <w:r w:rsidRPr="00876F47">
        <w:rPr>
          <w:rFonts w:ascii="Times New Roman" w:eastAsia="Times New Roman" w:hAnsi="Times New Roman" w:cs="David"/>
          <w:sz w:val="24"/>
          <w:szCs w:val="24"/>
          <w:rtl/>
          <w:lang w:eastAsia="he-IL"/>
        </w:rPr>
        <w:t>ההפסדים שיגרמו לו עקב כך</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וזאת מבלי לגרוע מזכות הצד המקיים לכל סעד ו</w:t>
      </w:r>
      <w:r w:rsidRPr="00876F47">
        <w:rPr>
          <w:rFonts w:ascii="Times New Roman" w:eastAsia="Times New Roman" w:hAnsi="Times New Roman" w:cs="David" w:hint="cs"/>
          <w:sz w:val="24"/>
          <w:szCs w:val="24"/>
          <w:rtl/>
          <w:lang w:eastAsia="he-IL"/>
        </w:rPr>
        <w:t xml:space="preserve">/או </w:t>
      </w:r>
      <w:r w:rsidRPr="00876F47">
        <w:rPr>
          <w:rFonts w:ascii="Times New Roman" w:eastAsia="Times New Roman" w:hAnsi="Times New Roman" w:cs="David"/>
          <w:sz w:val="24"/>
          <w:szCs w:val="24"/>
          <w:rtl/>
          <w:lang w:eastAsia="he-IL"/>
        </w:rPr>
        <w:t>תרופה אחרים ו/או נוספים.</w:t>
      </w:r>
    </w:p>
    <w:p w14:paraId="6BDCB186" w14:textId="77777777" w:rsidR="00876F47" w:rsidRPr="00876F47" w:rsidRDefault="00876F47" w:rsidP="00876F47">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למניעת ספקות מוצהר במפורש</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0C935D64" w14:textId="77777777" w:rsidR="00876F47" w:rsidRPr="00876F47" w:rsidRDefault="00876F47" w:rsidP="00876F47">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מצהיר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876F47">
        <w:rPr>
          <w:rFonts w:ascii="Times New Roman" w:eastAsia="Times New Roman" w:hAnsi="Times New Roman" w:cs="David" w:hint="cs"/>
          <w:sz w:val="24"/>
          <w:szCs w:val="24"/>
          <w:rtl/>
          <w:lang w:eastAsia="he-IL"/>
        </w:rPr>
        <w:t>נבע</w:t>
      </w:r>
      <w:r w:rsidRPr="00876F47">
        <w:rPr>
          <w:rFonts w:ascii="Times New Roman" w:eastAsia="Times New Roman" w:hAnsi="Times New Roman" w:cs="David"/>
          <w:sz w:val="24"/>
          <w:szCs w:val="24"/>
          <w:rtl/>
          <w:lang w:eastAsia="he-IL"/>
        </w:rPr>
        <w:t xml:space="preserve"> מאי עמידתו בהתחייבויותיו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חוזה זה.</w:t>
      </w:r>
    </w:p>
    <w:p w14:paraId="0C72749D"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המזמין זכאי לקזז כנגד כל סכום המגיע ליועץ מאת המזמין לפי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כל סכום שלפי טענתו מגיע לו מהיועץ, וכל זכות של היועץ לתשלום מהמזמין כפופה לזכות הקיזוז הנ"ל.</w:t>
      </w:r>
    </w:p>
    <w:p w14:paraId="1DF04FC1"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מוסכם במפורש</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צוע כל </w:t>
      </w:r>
      <w:r w:rsidRPr="00876F47">
        <w:rPr>
          <w:rFonts w:ascii="Times New Roman" w:eastAsia="Times New Roman" w:hAnsi="Times New Roman" w:cs="David" w:hint="cs"/>
          <w:sz w:val="24"/>
          <w:szCs w:val="24"/>
          <w:rtl/>
          <w:lang w:eastAsia="he-IL"/>
        </w:rPr>
        <w:t>אחת</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אחת מהתחייבויות המזמין ע</w:t>
      </w:r>
      <w:r w:rsidRPr="00876F47">
        <w:rPr>
          <w:rFonts w:ascii="Times New Roman" w:eastAsia="Times New Roman" w:hAnsi="Times New Roman" w:cs="David" w:hint="cs"/>
          <w:sz w:val="24"/>
          <w:szCs w:val="24"/>
          <w:rtl/>
          <w:lang w:eastAsia="he-IL"/>
        </w:rPr>
        <w:t>ל פ</w:t>
      </w:r>
      <w:r w:rsidRPr="00876F47">
        <w:rPr>
          <w:rFonts w:ascii="Times New Roman" w:eastAsia="Times New Roman" w:hAnsi="Times New Roman" w:cs="David"/>
          <w:sz w:val="24"/>
          <w:szCs w:val="24"/>
          <w:rtl/>
          <w:lang w:eastAsia="he-IL"/>
        </w:rPr>
        <w:t>י</w:t>
      </w:r>
      <w:r w:rsidRPr="00876F47">
        <w:rPr>
          <w:rFonts w:ascii="Times New Roman" w:eastAsia="Times New Roman" w:hAnsi="Times New Roman" w:cs="David" w:hint="cs"/>
          <w:sz w:val="24"/>
          <w:szCs w:val="24"/>
          <w:rtl/>
          <w:lang w:eastAsia="he-IL"/>
        </w:rPr>
        <w:t xml:space="preserve"> </w:t>
      </w:r>
      <w:r w:rsidRPr="00876F47">
        <w:rPr>
          <w:rFonts w:ascii="Times New Roman" w:eastAsia="Times New Roman" w:hAnsi="Times New Roman" w:cs="David"/>
          <w:sz w:val="24"/>
          <w:szCs w:val="24"/>
          <w:rtl/>
          <w:lang w:eastAsia="he-IL"/>
        </w:rPr>
        <w:t>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מותנה בכך שהיועץ יקיים תחילה את התחייבויותיו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עד לאותו מועד. המזמין זכאי, מבלי לפגוע </w:t>
      </w:r>
      <w:r w:rsidRPr="00876F47">
        <w:rPr>
          <w:rFonts w:ascii="Times New Roman" w:eastAsia="Times New Roman" w:hAnsi="Times New Roman" w:cs="David" w:hint="cs"/>
          <w:sz w:val="24"/>
          <w:szCs w:val="24"/>
          <w:rtl/>
          <w:lang w:eastAsia="he-IL"/>
        </w:rPr>
        <w:t>מכלליות ה</w:t>
      </w:r>
      <w:r w:rsidRPr="00876F47">
        <w:rPr>
          <w:rFonts w:ascii="Times New Roman" w:eastAsia="Times New Roman" w:hAnsi="Times New Roman" w:cs="David"/>
          <w:sz w:val="24"/>
          <w:szCs w:val="24"/>
          <w:rtl/>
          <w:lang w:eastAsia="he-IL"/>
        </w:rPr>
        <w:t>אמור בכל מקום אחר בחוזה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לעכב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התחי</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בות כלשהי מהתחייבויותיו עד לאחר שהיועץ קיים את התחייבויותיו כאמור.</w:t>
      </w:r>
    </w:p>
    <w:p w14:paraId="273052BE"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שום התנהגות מצד</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של מי</w:t>
      </w:r>
      <w:r w:rsidRPr="00876F47">
        <w:rPr>
          <w:rFonts w:ascii="Times New Roman" w:eastAsia="Times New Roman" w:hAnsi="Times New Roman" w:cs="David"/>
          <w:sz w:val="24"/>
          <w:szCs w:val="24"/>
          <w:rtl/>
          <w:lang w:eastAsia="he-IL"/>
        </w:rPr>
        <w:t xml:space="preserve"> מהצדדים לא תחשב </w:t>
      </w:r>
      <w:proofErr w:type="spellStart"/>
      <w:r w:rsidRPr="00876F47">
        <w:rPr>
          <w:rFonts w:ascii="Times New Roman" w:eastAsia="Times New Roman" w:hAnsi="Times New Roman" w:cs="David"/>
          <w:sz w:val="24"/>
          <w:szCs w:val="24"/>
          <w:rtl/>
          <w:lang w:eastAsia="he-IL"/>
        </w:rPr>
        <w:t>כויתור</w:t>
      </w:r>
      <w:proofErr w:type="spellEnd"/>
      <w:r w:rsidRPr="00876F47">
        <w:rPr>
          <w:rFonts w:ascii="Times New Roman" w:eastAsia="Times New Roman" w:hAnsi="Times New Roman" w:cs="David"/>
          <w:sz w:val="24"/>
          <w:szCs w:val="24"/>
          <w:rtl/>
          <w:lang w:eastAsia="he-IL"/>
        </w:rPr>
        <w:t xml:space="preserve"> על איזה מזכויותיו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ו/או</w:t>
      </w:r>
      <w:r w:rsidRPr="00876F47">
        <w:rPr>
          <w:rFonts w:ascii="Times New Roman" w:eastAsia="Times New Roman" w:hAnsi="Times New Roman" w:cs="David"/>
          <w:sz w:val="24"/>
          <w:szCs w:val="24"/>
          <w:rtl/>
          <w:lang w:eastAsia="he-IL"/>
        </w:rPr>
        <w:t xml:space="preserve"> ע</w:t>
      </w:r>
      <w:r w:rsidRPr="00876F47">
        <w:rPr>
          <w:rFonts w:ascii="Times New Roman" w:eastAsia="Times New Roman" w:hAnsi="Times New Roman" w:cs="David" w:hint="cs"/>
          <w:sz w:val="24"/>
          <w:szCs w:val="24"/>
          <w:rtl/>
          <w:lang w:eastAsia="he-IL"/>
        </w:rPr>
        <w:t>ל פי כל</w:t>
      </w:r>
      <w:r w:rsidRPr="00876F47">
        <w:rPr>
          <w:rFonts w:ascii="Times New Roman" w:eastAsia="Times New Roman" w:hAnsi="Times New Roman" w:cs="David"/>
          <w:sz w:val="24"/>
          <w:szCs w:val="24"/>
          <w:rtl/>
          <w:lang w:eastAsia="he-IL"/>
        </w:rPr>
        <w:t xml:space="preserve"> דין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w:t>
      </w:r>
      <w:proofErr w:type="spellStart"/>
      <w:r w:rsidRPr="00876F47">
        <w:rPr>
          <w:rFonts w:ascii="Times New Roman" w:eastAsia="Times New Roman" w:hAnsi="Times New Roman" w:cs="David"/>
          <w:sz w:val="24"/>
          <w:szCs w:val="24"/>
          <w:rtl/>
          <w:lang w:eastAsia="he-IL"/>
        </w:rPr>
        <w:t>כויתור</w:t>
      </w:r>
      <w:proofErr w:type="spellEnd"/>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כהסכמה מצדו לאיזה הפרה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אי קיום של תנאי מתנאי חוזה</w:t>
      </w:r>
      <w:r w:rsidRPr="00876F47">
        <w:rPr>
          <w:rFonts w:ascii="Times New Roman" w:eastAsia="Times New Roman" w:hAnsi="Times New Roman" w:cs="David" w:hint="cs"/>
          <w:sz w:val="24"/>
          <w:szCs w:val="24"/>
          <w:rtl/>
          <w:lang w:eastAsia="he-IL"/>
        </w:rPr>
        <w:t xml:space="preserve"> זה ו/</w:t>
      </w:r>
      <w:r w:rsidRPr="00876F47">
        <w:rPr>
          <w:rFonts w:ascii="Times New Roman" w:eastAsia="Times New Roman" w:hAnsi="Times New Roman" w:cs="David"/>
          <w:sz w:val="24"/>
          <w:szCs w:val="24"/>
          <w:rtl/>
          <w:lang w:eastAsia="he-IL"/>
        </w:rPr>
        <w:t xml:space="preserve"> או כנותנת דחייה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ארכה לב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כל פעולה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ש</w:t>
      </w:r>
      <w:r w:rsidRPr="00876F47">
        <w:rPr>
          <w:rFonts w:ascii="Times New Roman" w:eastAsia="Times New Roman" w:hAnsi="Times New Roman" w:cs="David"/>
          <w:sz w:val="24"/>
          <w:szCs w:val="24"/>
          <w:rtl/>
          <w:lang w:eastAsia="he-IL"/>
        </w:rPr>
        <w:t>יש לעשותה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כש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נוי</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טול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תוספת של תנאי </w:t>
      </w:r>
      <w:r w:rsidRPr="00876F47">
        <w:rPr>
          <w:rFonts w:ascii="Times New Roman" w:eastAsia="Times New Roman" w:hAnsi="Times New Roman" w:cs="David" w:hint="cs"/>
          <w:sz w:val="24"/>
          <w:szCs w:val="24"/>
          <w:rtl/>
          <w:lang w:eastAsia="he-IL"/>
        </w:rPr>
        <w:t>כלשהו</w:t>
      </w:r>
      <w:r w:rsidRPr="00876F47">
        <w:rPr>
          <w:rFonts w:ascii="Times New Roman" w:eastAsia="Times New Roman" w:hAnsi="Times New Roman" w:cs="David"/>
          <w:sz w:val="24"/>
          <w:szCs w:val="24"/>
          <w:rtl/>
          <w:lang w:eastAsia="he-IL"/>
        </w:rPr>
        <w:t>, אלא אם נעשו במפורש ובכתב.</w:t>
      </w:r>
    </w:p>
    <w:p w14:paraId="03E2FC46" w14:textId="77777777" w:rsidR="00876F47" w:rsidRPr="00876F47" w:rsidRDefault="00876F47" w:rsidP="00876F47">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מבלי לגרוע מכלליות האמור לעיל -</w:t>
      </w:r>
    </w:p>
    <w:p w14:paraId="35F4B437" w14:textId="77777777" w:rsidR="00876F47" w:rsidRPr="00876F47" w:rsidRDefault="00876F47" w:rsidP="00876F47">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הסכמה מצד המזמין או המנהל או היועץ לסטות מתנאי החוזה במקרה מסוים לא תהווה תקדים ולא ילמדו ממנה גזירה שווה למקרה אחר.</w:t>
      </w:r>
    </w:p>
    <w:p w14:paraId="07B270F5" w14:textId="77777777" w:rsidR="00876F47" w:rsidRPr="00876F47" w:rsidRDefault="00876F47" w:rsidP="00876F47">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לא השתמשו המזמין או המנהל או היועץ בזכויות הניתנות להם לפי החוזה במקרה מסוים, אין לראות בכך ויתור על אותן זכויות במקרה אחר ואין ללמוד מהתנהגות זו ו</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תור כלשהו על זכויות וחובות לפי החוזה.</w:t>
      </w:r>
    </w:p>
    <w:p w14:paraId="63A42BB6"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במידה והיועץ כולל מספר גופים או יחידים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יהיו הם אחראים ביחד ולחוד כלפי המזמין למילוי התחייבויות היועץ לפי חוזה זה.</w:t>
      </w:r>
    </w:p>
    <w:p w14:paraId="2C2DD49D"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היועץ רק כפי חלקו המפורט בנספח </w:t>
      </w:r>
      <w:r w:rsidRPr="00876F47">
        <w:rPr>
          <w:rFonts w:ascii="Times New Roman" w:eastAsia="Times New Roman" w:hAnsi="Times New Roman" w:cs="David" w:hint="cs"/>
          <w:b/>
          <w:bCs/>
          <w:sz w:val="24"/>
          <w:szCs w:val="24"/>
          <w:rtl/>
          <w:lang w:eastAsia="he-IL"/>
        </w:rPr>
        <w:t>א</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בגין כל חיוב מחיובי המזמין </w:t>
      </w:r>
      <w:r w:rsidRPr="00876F47">
        <w:rPr>
          <w:rFonts w:ascii="Times New Roman" w:eastAsia="Times New Roman" w:hAnsi="Times New Roman" w:cs="David" w:hint="cs"/>
          <w:sz w:val="24"/>
          <w:szCs w:val="24"/>
          <w:rtl/>
          <w:lang w:eastAsia="he-IL"/>
        </w:rPr>
        <w:t>על פי</w:t>
      </w:r>
      <w:r w:rsidRPr="00876F47">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היועץ </w:t>
      </w:r>
      <w:r w:rsidRPr="00876F47">
        <w:rPr>
          <w:rFonts w:ascii="Times New Roman" w:eastAsia="Times New Roman" w:hAnsi="Times New Roman" w:cs="David" w:hint="cs"/>
          <w:sz w:val="24"/>
          <w:szCs w:val="24"/>
          <w:rtl/>
          <w:lang w:eastAsia="he-IL"/>
        </w:rPr>
        <w:t>על פ</w:t>
      </w:r>
      <w:r w:rsidRPr="00876F47">
        <w:rPr>
          <w:rFonts w:ascii="Times New Roman" w:eastAsia="Times New Roman" w:hAnsi="Times New Roman" w:cs="David"/>
          <w:sz w:val="24"/>
          <w:szCs w:val="24"/>
          <w:rtl/>
          <w:lang w:eastAsia="he-IL"/>
        </w:rPr>
        <w:t xml:space="preserve">י חוזה זה. וזאת מבלי לגרוע מהאמור להלן בסיפא </w:t>
      </w:r>
      <w:proofErr w:type="spellStart"/>
      <w:r w:rsidRPr="00876F47">
        <w:rPr>
          <w:rFonts w:ascii="Times New Roman" w:eastAsia="Times New Roman" w:hAnsi="Times New Roman" w:cs="David"/>
          <w:sz w:val="24"/>
          <w:szCs w:val="24"/>
          <w:rtl/>
          <w:lang w:eastAsia="he-IL"/>
        </w:rPr>
        <w:t>לס"ק</w:t>
      </w:r>
      <w:proofErr w:type="spellEnd"/>
      <w:r w:rsidRPr="00876F47">
        <w:rPr>
          <w:rFonts w:ascii="Times New Roman" w:eastAsia="Times New Roman" w:hAnsi="Times New Roman" w:cs="David"/>
          <w:sz w:val="24"/>
          <w:szCs w:val="24"/>
          <w:rtl/>
          <w:lang w:eastAsia="he-IL"/>
        </w:rPr>
        <w:t xml:space="preserve"> זה.</w:t>
      </w:r>
    </w:p>
    <w:p w14:paraId="7542494C" w14:textId="77777777" w:rsidR="00876F47" w:rsidRPr="00876F47" w:rsidRDefault="00876F47" w:rsidP="00876F47">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876F47">
        <w:rPr>
          <w:rFonts w:ascii="Times New Roman" w:eastAsia="Times New Roman" w:hAnsi="Times New Roman" w:cs="David"/>
          <w:sz w:val="24"/>
          <w:szCs w:val="24"/>
          <w:rtl/>
          <w:lang w:eastAsia="he-IL"/>
        </w:rPr>
        <w:t>היועץ מתחייב בזה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כל דרישה</w:t>
      </w:r>
      <w:r w:rsidRPr="00876F47">
        <w:rPr>
          <w:rFonts w:ascii="Times New Roman" w:eastAsia="Times New Roman" w:hAnsi="Times New Roman" w:cs="David" w:hint="cs"/>
          <w:sz w:val="24"/>
          <w:szCs w:val="24"/>
          <w:rtl/>
          <w:lang w:eastAsia="he-IL"/>
        </w:rPr>
        <w:t xml:space="preserve"> ו/או תלונה</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 xml:space="preserve">ו/או </w:t>
      </w:r>
      <w:r w:rsidRPr="00876F47">
        <w:rPr>
          <w:rFonts w:ascii="Times New Roman" w:eastAsia="Times New Roman" w:hAnsi="Times New Roman" w:cs="David"/>
          <w:sz w:val="24"/>
          <w:szCs w:val="24"/>
          <w:rtl/>
          <w:lang w:eastAsia="he-IL"/>
        </w:rPr>
        <w:t>טענה ו/או תביעה, ככל שתהיינה לו כנגד המזמין בגין חיובי המזמין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876F47">
        <w:rPr>
          <w:rFonts w:ascii="Times New Roman" w:eastAsia="Times New Roman" w:hAnsi="Times New Roman" w:cs="David" w:hint="cs"/>
          <w:b/>
          <w:bCs/>
          <w:sz w:val="24"/>
          <w:szCs w:val="24"/>
          <w:rtl/>
          <w:lang w:eastAsia="he-IL"/>
        </w:rPr>
        <w:t>א</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אותו דין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יחול לגבי תביעה של מי מיחידי המזמין כנגד היועץ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קרי</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תביעה כאמור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876F47">
        <w:rPr>
          <w:rFonts w:ascii="Times New Roman" w:eastAsia="Times New Roman" w:hAnsi="Times New Roman" w:cs="David" w:hint="cs"/>
          <w:b/>
          <w:bCs/>
          <w:sz w:val="24"/>
          <w:szCs w:val="24"/>
          <w:rtl/>
          <w:lang w:eastAsia="he-IL"/>
        </w:rPr>
        <w:t>א</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w:t>
      </w:r>
    </w:p>
    <w:p w14:paraId="0B02E6A4"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סמכות השיפוט בכל נושא הקשור לחוזה זה ו/או ביצועו תהא מוקנית לבתי המשפט המוסמכים בתל-אביב-יפו.</w:t>
      </w:r>
    </w:p>
    <w:p w14:paraId="0956E923" w14:textId="77777777" w:rsidR="00876F47" w:rsidRPr="00876F47" w:rsidRDefault="00876F47" w:rsidP="00876F47">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למען הסר ספק</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מוסכם ומוצהר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היועץ לא יהיה זכאי, בכל מקרה ובכל נסיבות, להפסיק </w:t>
      </w:r>
      <w:r w:rsidRPr="00876F47">
        <w:rPr>
          <w:rFonts w:ascii="Times New Roman" w:eastAsia="Times New Roman" w:hAnsi="Times New Roman" w:cs="David"/>
          <w:sz w:val="24"/>
          <w:szCs w:val="24"/>
          <w:rtl/>
          <w:lang w:eastAsia="he-IL"/>
        </w:rPr>
        <w:lastRenderedPageBreak/>
        <w:t>את שירותי היועץ, מכל סיבה שהיא וכל תובענה כאמור תוגש, באם תוגש, רק לאחר השלמת שירותי היועץ ו/או עם סיום חוזה זה, לפי העניין.</w:t>
      </w:r>
    </w:p>
    <w:p w14:paraId="663AA919"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היועץ ותשולמנה על ידו.</w:t>
      </w:r>
    </w:p>
    <w:p w14:paraId="73760590"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חוזה זה על נספחיו</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יחייב את המזמין אך ורק בכפוף לחתימתו כדין ע"י </w:t>
      </w:r>
      <w:proofErr w:type="spellStart"/>
      <w:r w:rsidRPr="00876F47">
        <w:rPr>
          <w:rFonts w:ascii="Times New Roman" w:eastAsia="Times New Roman" w:hAnsi="Times New Roman" w:cs="David"/>
          <w:sz w:val="24"/>
          <w:szCs w:val="24"/>
          <w:rtl/>
          <w:lang w:eastAsia="he-IL"/>
        </w:rPr>
        <w:t>מורשי</w:t>
      </w:r>
      <w:proofErr w:type="spellEnd"/>
      <w:r w:rsidRPr="00876F47">
        <w:rPr>
          <w:rFonts w:ascii="Times New Roman" w:eastAsia="Times New Roman" w:hAnsi="Times New Roman" w:cs="David"/>
          <w:sz w:val="24"/>
          <w:szCs w:val="24"/>
          <w:rtl/>
          <w:lang w:eastAsia="he-IL"/>
        </w:rPr>
        <w:t xml:space="preserve"> החתימה של המזמין.</w:t>
      </w:r>
    </w:p>
    <w:p w14:paraId="11C04B38" w14:textId="77777777" w:rsidR="00876F47" w:rsidRPr="00876F47" w:rsidRDefault="00876F47" w:rsidP="00876F47">
      <w:pPr>
        <w:widowControl w:val="0"/>
        <w:numPr>
          <w:ilvl w:val="1"/>
          <w:numId w:val="1"/>
        </w:numPr>
        <w:spacing w:before="0" w:beforeAutospacing="0" w:after="720" w:afterAutospacing="0" w:line="240" w:lineRule="auto"/>
        <w:ind w:left="788" w:hanging="431"/>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876F47">
        <w:rPr>
          <w:rFonts w:ascii="Times New Roman" w:eastAsia="Times New Roman" w:hAnsi="Times New Roman" w:cs="David" w:hint="cs"/>
          <w:sz w:val="24"/>
          <w:szCs w:val="24"/>
          <w:rtl/>
          <w:lang w:eastAsia="he-IL"/>
        </w:rPr>
        <w:t>רשום</w:t>
      </w:r>
      <w:r w:rsidRPr="00876F47">
        <w:rPr>
          <w:rFonts w:ascii="Times New Roman" w:eastAsia="Times New Roman" w:hAnsi="Times New Roman" w:cs="David"/>
          <w:sz w:val="24"/>
          <w:szCs w:val="24"/>
          <w:rtl/>
          <w:lang w:eastAsia="he-IL"/>
        </w:rPr>
        <w:t>, ואם נשלחה ההודעה בפקסימיליה ביום עסקים בשעות העבודה או נמסרה ביד</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תחשב היא כמתקבלת ביום משלוח או מסירתה כאמור.</w:t>
      </w:r>
    </w:p>
    <w:p w14:paraId="19125805" w14:textId="5788EA32" w:rsidR="00876F47" w:rsidRPr="00876F47" w:rsidDel="00110F0D" w:rsidRDefault="00876F47" w:rsidP="00876F47">
      <w:pPr>
        <w:widowControl w:val="0"/>
        <w:spacing w:before="0" w:beforeAutospacing="0" w:after="720" w:afterAutospacing="0" w:line="240" w:lineRule="auto"/>
        <w:jc w:val="both"/>
        <w:rPr>
          <w:del w:id="10" w:author="Kook Sec" w:date="2022-03-31T12:50:00Z"/>
          <w:rFonts w:ascii="Times New Roman" w:eastAsia="Times New Roman" w:hAnsi="Times New Roman" w:cs="David"/>
          <w:sz w:val="24"/>
          <w:szCs w:val="24"/>
          <w:rtl/>
          <w:lang w:eastAsia="he-IL"/>
        </w:rPr>
      </w:pPr>
    </w:p>
    <w:p w14:paraId="6FC785E4" w14:textId="3A8D71E8" w:rsidR="00876F47" w:rsidRPr="00876F47" w:rsidDel="00110F0D" w:rsidRDefault="00876F47" w:rsidP="00876F47">
      <w:pPr>
        <w:widowControl w:val="0"/>
        <w:spacing w:before="0" w:beforeAutospacing="0" w:after="720" w:afterAutospacing="0" w:line="240" w:lineRule="auto"/>
        <w:jc w:val="both"/>
        <w:rPr>
          <w:del w:id="11" w:author="Kook Sec" w:date="2022-03-31T12:50:00Z"/>
          <w:rFonts w:ascii="Times New Roman" w:eastAsia="Times New Roman" w:hAnsi="Times New Roman" w:cs="David"/>
          <w:sz w:val="24"/>
          <w:szCs w:val="24"/>
          <w:rtl/>
          <w:lang w:eastAsia="he-IL"/>
        </w:rPr>
      </w:pPr>
    </w:p>
    <w:p w14:paraId="54686002"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3380105"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876F47">
        <w:rPr>
          <w:rFonts w:ascii="Times New Roman" w:eastAsia="Times New Roman" w:hAnsi="Times New Roman" w:cs="David"/>
          <w:bCs/>
          <w:sz w:val="24"/>
          <w:szCs w:val="24"/>
          <w:rtl/>
          <w:lang w:eastAsia="he-IL"/>
        </w:rPr>
        <w:t>ולראיה באו הצדדים על החתום:</w:t>
      </w:r>
    </w:p>
    <w:p w14:paraId="568C03EB" w14:textId="77777777" w:rsidR="00876F47" w:rsidRPr="00876F47" w:rsidRDefault="00876F47" w:rsidP="00876F47">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p>
    <w:p w14:paraId="547F25D0" w14:textId="77777777" w:rsidR="00876F47" w:rsidRPr="00876F47" w:rsidRDefault="00876F47" w:rsidP="00876F47">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p>
    <w:p w14:paraId="2CDA756E" w14:textId="77777777" w:rsidR="00876F47" w:rsidRPr="00876F47" w:rsidRDefault="00876F47" w:rsidP="00876F47">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p>
    <w:p w14:paraId="53D7C0C5" w14:textId="51019381" w:rsidR="00876F47" w:rsidRPr="00876F47" w:rsidRDefault="00876F47" w:rsidP="00D936EF">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ab/>
      </w:r>
      <w:sdt>
        <w:sdtPr>
          <w:rPr>
            <w:rFonts w:ascii="Times New Roman" w:eastAsia="Times New Roman" w:hAnsi="Times New Roman" w:cs="David"/>
            <w:sz w:val="24"/>
            <w:szCs w:val="24"/>
            <w:u w:val="single"/>
            <w:rtl/>
            <w:lang w:eastAsia="he-IL"/>
          </w:rPr>
          <w:alias w:val="שם ספק"/>
          <w:tag w:val="cntSupllierName"/>
          <w:id w:val="1665123469"/>
          <w:placeholder>
            <w:docPart w:val="BAE68B7BA8784BEAB244A64E643383F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proofErr w:type="spellStart"/>
          <w:ins w:id="12" w:author="Kook Sec" w:date="2022-03-31T12:50:00Z">
            <w:r w:rsidR="005D1544" w:rsidRPr="005D1544">
              <w:rPr>
                <w:rFonts w:ascii="Times New Roman" w:eastAsia="Times New Roman" w:hAnsi="Times New Roman" w:cs="David"/>
                <w:sz w:val="24"/>
                <w:szCs w:val="24"/>
                <w:u w:val="single"/>
                <w:rtl/>
                <w:lang w:eastAsia="he-IL"/>
                <w:rPrChange w:id="13" w:author="Kook Sec" w:date="2022-03-31T12:51:00Z">
                  <w:rPr>
                    <w:rFonts w:ascii="Times New Roman" w:eastAsia="Times New Roman" w:hAnsi="Times New Roman" w:cs="David"/>
                    <w:sz w:val="24"/>
                    <w:szCs w:val="24"/>
                    <w:rtl/>
                    <w:lang w:eastAsia="he-IL"/>
                  </w:rPr>
                </w:rPrChange>
              </w:rPr>
              <w:t>טוכמן</w:t>
            </w:r>
            <w:proofErr w:type="spellEnd"/>
            <w:r w:rsidR="005D1544" w:rsidRPr="005D1544">
              <w:rPr>
                <w:rFonts w:ascii="Times New Roman" w:eastAsia="Times New Roman" w:hAnsi="Times New Roman" w:cs="David"/>
                <w:sz w:val="24"/>
                <w:szCs w:val="24"/>
                <w:u w:val="single"/>
                <w:rtl/>
                <w:lang w:eastAsia="he-IL"/>
                <w:rPrChange w:id="14" w:author="Kook Sec" w:date="2022-03-31T12:51:00Z">
                  <w:rPr>
                    <w:rFonts w:ascii="Times New Roman" w:eastAsia="Times New Roman" w:hAnsi="Times New Roman" w:cs="David"/>
                    <w:sz w:val="24"/>
                    <w:szCs w:val="24"/>
                    <w:rtl/>
                    <w:lang w:eastAsia="he-IL"/>
                  </w:rPr>
                </w:rPrChange>
              </w:rPr>
              <w:t xml:space="preserve"> מהנדסים ויועצים בע"מ</w:t>
            </w:r>
          </w:ins>
        </w:sdtContent>
      </w:sdt>
      <w:r w:rsidRPr="00876F47">
        <w:rPr>
          <w:rFonts w:ascii="Times New Roman" w:eastAsia="Times New Roman" w:hAnsi="Times New Roman" w:cs="David"/>
          <w:sz w:val="24"/>
          <w:szCs w:val="24"/>
          <w:rtl/>
          <w:lang w:eastAsia="he-IL"/>
        </w:rPr>
        <w:tab/>
      </w:r>
      <w:sdt>
        <w:sdtPr>
          <w:rPr>
            <w:rFonts w:ascii="Times New Roman" w:eastAsia="Times New Roman" w:hAnsi="Times New Roman" w:cs="David"/>
            <w:sz w:val="24"/>
            <w:szCs w:val="24"/>
            <w:u w:val="single"/>
            <w:rtl/>
            <w:lang w:eastAsia="he-IL"/>
          </w:rPr>
          <w:alias w:val="שם צד א"/>
          <w:tag w:val="cmtTzadAName"/>
          <w:id w:val="-1514758192"/>
          <w:placeholder>
            <w:docPart w:val="7906919841494BCAA822F3075AE9322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ins w:id="15" w:author="Kook Sec" w:date="2022-03-31T12:52:00Z">
            <w:r w:rsidR="005D1544" w:rsidRPr="005D1544">
              <w:rPr>
                <w:rFonts w:ascii="Times New Roman" w:eastAsia="Times New Roman" w:hAnsi="Times New Roman" w:cs="David" w:hint="eastAsia"/>
                <w:sz w:val="24"/>
                <w:szCs w:val="24"/>
                <w:u w:val="single"/>
                <w:rtl/>
                <w:lang w:eastAsia="he-IL"/>
                <w:rPrChange w:id="16" w:author="Kook Sec" w:date="2022-03-31T12:52:00Z">
                  <w:rPr>
                    <w:rFonts w:ascii="Times New Roman" w:eastAsia="Times New Roman" w:hAnsi="Times New Roman" w:cs="David" w:hint="eastAsia"/>
                    <w:sz w:val="24"/>
                    <w:szCs w:val="24"/>
                    <w:rtl/>
                    <w:lang w:eastAsia="he-IL"/>
                  </w:rPr>
                </w:rPrChange>
              </w:rPr>
              <w:t>פ</w:t>
            </w:r>
            <w:r w:rsidR="005D1544" w:rsidRPr="005D1544">
              <w:rPr>
                <w:rFonts w:ascii="Times New Roman" w:eastAsia="Times New Roman" w:hAnsi="Times New Roman" w:cs="David"/>
                <w:sz w:val="24"/>
                <w:szCs w:val="24"/>
                <w:u w:val="single"/>
                <w:rtl/>
                <w:lang w:eastAsia="he-IL"/>
                <w:rPrChange w:id="17" w:author="Kook Sec" w:date="2022-03-31T12:52:00Z">
                  <w:rPr>
                    <w:rFonts w:ascii="Times New Roman" w:eastAsia="Times New Roman" w:hAnsi="Times New Roman" w:cs="David"/>
                    <w:sz w:val="24"/>
                    <w:szCs w:val="24"/>
                    <w:rtl/>
                    <w:lang w:eastAsia="he-IL"/>
                  </w:rPr>
                </w:rPrChange>
              </w:rPr>
              <w:t xml:space="preserve">.א </w:t>
            </w:r>
            <w:r w:rsidR="005D1544" w:rsidRPr="005D1544">
              <w:rPr>
                <w:rFonts w:ascii="Times New Roman" w:eastAsia="Times New Roman" w:hAnsi="Times New Roman" w:cs="David" w:hint="eastAsia"/>
                <w:sz w:val="24"/>
                <w:szCs w:val="24"/>
                <w:u w:val="single"/>
                <w:rtl/>
                <w:lang w:eastAsia="he-IL"/>
                <w:rPrChange w:id="18" w:author="Kook Sec" w:date="2022-03-31T12:52:00Z">
                  <w:rPr>
                    <w:rFonts w:ascii="Times New Roman" w:eastAsia="Times New Roman" w:hAnsi="Times New Roman" w:cs="David" w:hint="eastAsia"/>
                    <w:sz w:val="24"/>
                    <w:szCs w:val="24"/>
                    <w:rtl/>
                    <w:lang w:eastAsia="he-IL"/>
                  </w:rPr>
                </w:rPrChange>
              </w:rPr>
              <w:t>פיתוח</w:t>
            </w:r>
            <w:r w:rsidR="005D1544" w:rsidRPr="005D1544">
              <w:rPr>
                <w:rFonts w:ascii="Times New Roman" w:eastAsia="Times New Roman" w:hAnsi="Times New Roman" w:cs="David"/>
                <w:sz w:val="24"/>
                <w:szCs w:val="24"/>
                <w:u w:val="single"/>
                <w:rtl/>
                <w:lang w:eastAsia="he-IL"/>
                <w:rPrChange w:id="19" w:author="Kook Sec" w:date="2022-03-31T12:52:00Z">
                  <w:rPr>
                    <w:rFonts w:ascii="Times New Roman" w:eastAsia="Times New Roman" w:hAnsi="Times New Roman" w:cs="David"/>
                    <w:sz w:val="24"/>
                    <w:szCs w:val="24"/>
                    <w:rtl/>
                    <w:lang w:eastAsia="he-IL"/>
                  </w:rPr>
                </w:rPrChange>
              </w:rPr>
              <w:t xml:space="preserve"> </w:t>
            </w:r>
            <w:r w:rsidR="005D1544" w:rsidRPr="005D1544">
              <w:rPr>
                <w:rFonts w:ascii="Times New Roman" w:eastAsia="Times New Roman" w:hAnsi="Times New Roman" w:cs="David" w:hint="eastAsia"/>
                <w:sz w:val="24"/>
                <w:szCs w:val="24"/>
                <w:u w:val="single"/>
                <w:rtl/>
                <w:lang w:eastAsia="he-IL"/>
                <w:rPrChange w:id="20" w:author="Kook Sec" w:date="2022-03-31T12:52:00Z">
                  <w:rPr>
                    <w:rFonts w:ascii="Times New Roman" w:eastAsia="Times New Roman" w:hAnsi="Times New Roman" w:cs="David" w:hint="eastAsia"/>
                    <w:sz w:val="24"/>
                    <w:szCs w:val="24"/>
                    <w:rtl/>
                    <w:lang w:eastAsia="he-IL"/>
                  </w:rPr>
                </w:rPrChange>
              </w:rPr>
              <w:t>ובנייה</w:t>
            </w:r>
            <w:r w:rsidR="005D1544" w:rsidRPr="005D1544">
              <w:rPr>
                <w:rFonts w:ascii="Times New Roman" w:eastAsia="Times New Roman" w:hAnsi="Times New Roman" w:cs="David"/>
                <w:sz w:val="24"/>
                <w:szCs w:val="24"/>
                <w:u w:val="single"/>
                <w:rtl/>
                <w:lang w:eastAsia="he-IL"/>
                <w:rPrChange w:id="21" w:author="Kook Sec" w:date="2022-03-31T12:52:00Z">
                  <w:rPr>
                    <w:rFonts w:ascii="Times New Roman" w:eastAsia="Times New Roman" w:hAnsi="Times New Roman" w:cs="David"/>
                    <w:sz w:val="24"/>
                    <w:szCs w:val="24"/>
                    <w:rtl/>
                    <w:lang w:eastAsia="he-IL"/>
                  </w:rPr>
                </w:rPrChange>
              </w:rPr>
              <w:t xml:space="preserve"> </w:t>
            </w:r>
            <w:r w:rsidR="005D1544" w:rsidRPr="005D1544">
              <w:rPr>
                <w:rFonts w:ascii="Times New Roman" w:eastAsia="Times New Roman" w:hAnsi="Times New Roman" w:cs="David" w:hint="eastAsia"/>
                <w:sz w:val="24"/>
                <w:szCs w:val="24"/>
                <w:u w:val="single"/>
                <w:rtl/>
                <w:lang w:eastAsia="he-IL"/>
                <w:rPrChange w:id="22" w:author="Kook Sec" w:date="2022-03-31T12:52:00Z">
                  <w:rPr>
                    <w:rFonts w:ascii="Times New Roman" w:eastAsia="Times New Roman" w:hAnsi="Times New Roman" w:cs="David" w:hint="eastAsia"/>
                    <w:sz w:val="24"/>
                    <w:szCs w:val="24"/>
                    <w:rtl/>
                    <w:lang w:eastAsia="he-IL"/>
                  </w:rPr>
                </w:rPrChange>
              </w:rPr>
              <w:t>בירושלים</w:t>
            </w:r>
            <w:r w:rsidR="005D1544" w:rsidRPr="005D1544">
              <w:rPr>
                <w:rFonts w:ascii="Times New Roman" w:eastAsia="Times New Roman" w:hAnsi="Times New Roman" w:cs="David"/>
                <w:sz w:val="24"/>
                <w:szCs w:val="24"/>
                <w:u w:val="single"/>
                <w:rtl/>
                <w:lang w:eastAsia="he-IL"/>
                <w:rPrChange w:id="23" w:author="Kook Sec" w:date="2022-03-31T12:52:00Z">
                  <w:rPr>
                    <w:rFonts w:ascii="Times New Roman" w:eastAsia="Times New Roman" w:hAnsi="Times New Roman" w:cs="David"/>
                    <w:sz w:val="24"/>
                    <w:szCs w:val="24"/>
                    <w:rtl/>
                    <w:lang w:eastAsia="he-IL"/>
                  </w:rPr>
                </w:rPrChange>
              </w:rPr>
              <w:t xml:space="preserve"> </w:t>
            </w:r>
            <w:r w:rsidR="005D1544" w:rsidRPr="005D1544">
              <w:rPr>
                <w:rFonts w:ascii="Times New Roman" w:eastAsia="Times New Roman" w:hAnsi="Times New Roman" w:cs="David" w:hint="eastAsia"/>
                <w:sz w:val="24"/>
                <w:szCs w:val="24"/>
                <w:u w:val="single"/>
                <w:rtl/>
                <w:lang w:eastAsia="he-IL"/>
                <w:rPrChange w:id="24" w:author="Kook Sec" w:date="2022-03-31T12:52:00Z">
                  <w:rPr>
                    <w:rFonts w:ascii="Times New Roman" w:eastAsia="Times New Roman" w:hAnsi="Times New Roman" w:cs="David" w:hint="eastAsia"/>
                    <w:sz w:val="24"/>
                    <w:szCs w:val="24"/>
                    <w:rtl/>
                    <w:lang w:eastAsia="he-IL"/>
                  </w:rPr>
                </w:rPrChange>
              </w:rPr>
              <w:t>בע</w:t>
            </w:r>
            <w:r w:rsidR="005D1544" w:rsidRPr="005D1544">
              <w:rPr>
                <w:rFonts w:ascii="Times New Roman" w:eastAsia="Times New Roman" w:hAnsi="Times New Roman" w:cs="David"/>
                <w:sz w:val="24"/>
                <w:szCs w:val="24"/>
                <w:u w:val="single"/>
                <w:rtl/>
                <w:lang w:eastAsia="he-IL"/>
                <w:rPrChange w:id="25" w:author="Kook Sec" w:date="2022-03-31T12:52:00Z">
                  <w:rPr>
                    <w:rFonts w:ascii="Times New Roman" w:eastAsia="Times New Roman" w:hAnsi="Times New Roman" w:cs="David"/>
                    <w:sz w:val="24"/>
                    <w:szCs w:val="24"/>
                    <w:rtl/>
                    <w:lang w:eastAsia="he-IL"/>
                  </w:rPr>
                </w:rPrChange>
              </w:rPr>
              <w:t>"מ</w:t>
            </w:r>
          </w:ins>
        </w:sdtContent>
      </w:sdt>
    </w:p>
    <w:p w14:paraId="3FBFE7C8" w14:textId="7EEC3301" w:rsidR="00110F0D" w:rsidRDefault="00876F47">
      <w:pPr>
        <w:widowControl w:val="0"/>
        <w:tabs>
          <w:tab w:val="center" w:pos="1649"/>
          <w:tab w:val="left" w:pos="6765"/>
          <w:tab w:val="left" w:pos="7177"/>
        </w:tabs>
        <w:spacing w:before="0" w:beforeAutospacing="0" w:after="480" w:afterAutospacing="0" w:line="240" w:lineRule="auto"/>
        <w:jc w:val="both"/>
        <w:rPr>
          <w:ins w:id="26" w:author="Kook Sec" w:date="2022-03-31T12:50:00Z"/>
          <w:rFonts w:ascii="Times New Roman" w:eastAsia="Times New Roman" w:hAnsi="Times New Roman" w:cs="David"/>
          <w:sz w:val="24"/>
          <w:szCs w:val="24"/>
          <w:rtl/>
          <w:lang w:eastAsia="he-IL"/>
        </w:rPr>
        <w:pPrChange w:id="27" w:author="Kook Sec" w:date="2022-03-31T12:51:00Z">
          <w:pPr>
            <w:widowControl w:val="0"/>
            <w:tabs>
              <w:tab w:val="center" w:pos="1649"/>
              <w:tab w:val="center" w:pos="7177"/>
            </w:tabs>
            <w:spacing w:before="0" w:beforeAutospacing="0" w:after="480" w:afterAutospacing="0" w:line="240" w:lineRule="auto"/>
            <w:jc w:val="both"/>
          </w:pPr>
        </w:pPrChange>
      </w:pPr>
      <w:r w:rsidRPr="00876F47">
        <w:rPr>
          <w:rFonts w:ascii="Times New Roman" w:eastAsia="Times New Roman" w:hAnsi="Times New Roman" w:cs="David"/>
          <w:sz w:val="24"/>
          <w:szCs w:val="24"/>
          <w:rtl/>
          <w:lang w:eastAsia="he-IL"/>
        </w:rPr>
        <w:tab/>
        <w:t>היועץ</w:t>
      </w:r>
      <w:r w:rsidRPr="00876F47">
        <w:rPr>
          <w:rFonts w:ascii="Times New Roman" w:eastAsia="Times New Roman" w:hAnsi="Times New Roman" w:cs="David"/>
          <w:sz w:val="24"/>
          <w:szCs w:val="24"/>
          <w:lang w:eastAsia="he-IL"/>
        </w:rPr>
        <w:t xml:space="preserve"> </w:t>
      </w:r>
      <w:ins w:id="28" w:author="Kook Sec" w:date="2022-03-31T12:51:00Z">
        <w:r w:rsidR="005D1544">
          <w:rPr>
            <w:rFonts w:ascii="Times New Roman" w:eastAsia="Times New Roman" w:hAnsi="Times New Roman" w:cs="David"/>
            <w:sz w:val="24"/>
            <w:szCs w:val="24"/>
            <w:lang w:eastAsia="he-IL"/>
          </w:rPr>
          <w:tab/>
        </w:r>
      </w:ins>
      <w:moveToRangeStart w:id="29" w:author="Kook Sec" w:date="2022-03-31T12:51:00Z" w:name="move99623526"/>
      <w:moveTo w:id="30" w:author="Kook Sec" w:date="2022-03-31T12:51:00Z">
        <w:r w:rsidR="005D1544" w:rsidRPr="00876F47">
          <w:rPr>
            <w:rFonts w:ascii="Times New Roman" w:eastAsia="Times New Roman" w:hAnsi="Times New Roman" w:cs="David"/>
            <w:sz w:val="24"/>
            <w:szCs w:val="24"/>
            <w:rtl/>
            <w:lang w:eastAsia="he-IL"/>
          </w:rPr>
          <w:t>המזמין</w:t>
        </w:r>
      </w:moveTo>
      <w:moveToRangeEnd w:id="29"/>
    </w:p>
    <w:p w14:paraId="67FD8F39" w14:textId="77777777" w:rsidR="00110F0D" w:rsidRDefault="00110F0D" w:rsidP="00876F47">
      <w:pPr>
        <w:widowControl w:val="0"/>
        <w:tabs>
          <w:tab w:val="center" w:pos="1649"/>
          <w:tab w:val="center" w:pos="7177"/>
        </w:tabs>
        <w:spacing w:before="0" w:beforeAutospacing="0" w:after="480" w:afterAutospacing="0" w:line="240" w:lineRule="auto"/>
        <w:jc w:val="both"/>
        <w:rPr>
          <w:ins w:id="31" w:author="Kook Sec" w:date="2022-03-31T12:50:00Z"/>
          <w:rFonts w:ascii="Times New Roman" w:eastAsia="Times New Roman" w:hAnsi="Times New Roman" w:cs="David"/>
          <w:sz w:val="24"/>
          <w:szCs w:val="24"/>
          <w:rtl/>
          <w:lang w:eastAsia="he-IL"/>
        </w:rPr>
      </w:pPr>
    </w:p>
    <w:p w14:paraId="2A22139E" w14:textId="77777777" w:rsidR="00110F0D" w:rsidRDefault="00110F0D" w:rsidP="00876F47">
      <w:pPr>
        <w:widowControl w:val="0"/>
        <w:tabs>
          <w:tab w:val="center" w:pos="1649"/>
          <w:tab w:val="center" w:pos="7177"/>
        </w:tabs>
        <w:spacing w:before="0" w:beforeAutospacing="0" w:after="480" w:afterAutospacing="0" w:line="240" w:lineRule="auto"/>
        <w:jc w:val="both"/>
        <w:rPr>
          <w:ins w:id="32" w:author="Kook Sec" w:date="2022-03-31T12:50:00Z"/>
          <w:rFonts w:ascii="Times New Roman" w:eastAsia="Times New Roman" w:hAnsi="Times New Roman" w:cs="David"/>
          <w:sz w:val="24"/>
          <w:szCs w:val="24"/>
          <w:rtl/>
          <w:lang w:eastAsia="he-IL"/>
        </w:rPr>
      </w:pPr>
    </w:p>
    <w:p w14:paraId="170B2E2B" w14:textId="2D4D2642" w:rsidR="00876F47" w:rsidRPr="00876F47" w:rsidRDefault="00876F47" w:rsidP="00876F47">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ab/>
      </w:r>
      <w:r w:rsidRPr="00876F47">
        <w:rPr>
          <w:rFonts w:ascii="Times New Roman" w:eastAsia="Times New Roman" w:hAnsi="Times New Roman" w:cs="David"/>
          <w:sz w:val="24"/>
          <w:szCs w:val="24"/>
          <w:lang w:eastAsia="he-IL"/>
        </w:rPr>
        <w:t xml:space="preserve"> </w:t>
      </w:r>
      <w:moveFromRangeStart w:id="33" w:author="Kook Sec" w:date="2022-03-31T12:51:00Z" w:name="move99623526"/>
      <w:moveFrom w:id="34" w:author="Kook Sec" w:date="2022-03-31T12:51:00Z">
        <w:r w:rsidRPr="00876F47" w:rsidDel="005D1544">
          <w:rPr>
            <w:rFonts w:ascii="Times New Roman" w:eastAsia="Times New Roman" w:hAnsi="Times New Roman" w:cs="David"/>
            <w:sz w:val="24"/>
            <w:szCs w:val="24"/>
            <w:rtl/>
            <w:lang w:eastAsia="he-IL"/>
          </w:rPr>
          <w:t>המזמין</w:t>
        </w:r>
        <w:r w:rsidRPr="00876F47" w:rsidDel="005D1544">
          <w:rPr>
            <w:rFonts w:ascii="Times New Roman" w:eastAsia="Times New Roman" w:hAnsi="Times New Roman" w:cs="David"/>
            <w:sz w:val="24"/>
            <w:szCs w:val="24"/>
            <w:lang w:eastAsia="he-IL"/>
          </w:rPr>
          <w:t xml:space="preserve"> </w:t>
        </w:r>
      </w:moveFrom>
      <w:moveFromRangeEnd w:id="33"/>
    </w:p>
    <w:p w14:paraId="22F6F0FA"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68779FD"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65FD094"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אני הח"מ, ______________ עו"ד/ רו"ח מרח' __________ מאשר כי ה"ה __________ הם שחתמו בשם ה</w:t>
      </w:r>
      <w:r w:rsidR="005D664B">
        <w:rPr>
          <w:rFonts w:ascii="Times New Roman" w:eastAsia="Times New Roman" w:hAnsi="Times New Roman" w:cs="David"/>
          <w:sz w:val="20"/>
          <w:szCs w:val="24"/>
          <w:rtl/>
          <w:lang w:eastAsia="he-IL"/>
        </w:rPr>
        <w:t>יועץ</w:t>
      </w:r>
      <w:r w:rsidRPr="00B27B4C">
        <w:rPr>
          <w:rFonts w:ascii="Times New Roman" w:eastAsia="Times New Roman" w:hAnsi="Times New Roman" w:cs="David"/>
          <w:sz w:val="20"/>
          <w:szCs w:val="24"/>
          <w:rtl/>
          <w:lang w:eastAsia="he-IL"/>
        </w:rPr>
        <w:t xml:space="preserve"> על החוזה דלעיל וכי חתימתם המשותפת בצירוף חותמת החברה מחייבת את ה</w:t>
      </w:r>
      <w:r w:rsidR="005D664B">
        <w:rPr>
          <w:rFonts w:ascii="Times New Roman" w:eastAsia="Times New Roman" w:hAnsi="Times New Roman" w:cs="David"/>
          <w:sz w:val="20"/>
          <w:szCs w:val="24"/>
          <w:rtl/>
          <w:lang w:eastAsia="he-IL"/>
        </w:rPr>
        <w:t>יועץ</w:t>
      </w:r>
      <w:r w:rsidRPr="00B27B4C">
        <w:rPr>
          <w:rFonts w:ascii="Times New Roman" w:eastAsia="Times New Roman" w:hAnsi="Times New Roman" w:cs="David"/>
          <w:sz w:val="20"/>
          <w:szCs w:val="24"/>
          <w:rtl/>
          <w:lang w:eastAsia="he-IL"/>
        </w:rPr>
        <w:t xml:space="preserve">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14:paraId="64D1865F"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51CC4B9" w14:textId="77777777" w:rsidR="005603EE" w:rsidRDefault="005603EE" w:rsidP="005603EE">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14:paraId="4BB3E1B8"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14:paraId="4EE73AFE"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7CEF260" w14:textId="77777777" w:rsidR="005603EE" w:rsidRPr="00B27B4C" w:rsidRDefault="005603EE" w:rsidP="005603EE">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79350704" w14:textId="77777777" w:rsidR="006323AD" w:rsidRPr="005603EE" w:rsidRDefault="005603EE" w:rsidP="005603EE">
      <w:pPr>
        <w:bidi w:val="0"/>
        <w:spacing w:before="0" w:beforeAutospacing="0" w:after="160" w:afterAutospacing="0" w:line="259" w:lineRule="auto"/>
        <w:rPr>
          <w:rFonts w:ascii="Times New Roman" w:eastAsia="Times New Roman" w:hAnsi="Times New Roman" w:cs="David"/>
          <w:b/>
          <w:bCs/>
          <w:sz w:val="24"/>
          <w:szCs w:val="24"/>
          <w:rtl/>
          <w:lang w:eastAsia="he-IL"/>
        </w:rPr>
      </w:pPr>
      <w:r>
        <w:rPr>
          <w:rFonts w:ascii="Times New Roman" w:eastAsia="Times New Roman" w:hAnsi="Times New Roman" w:cs="David"/>
          <w:b/>
          <w:bCs/>
          <w:sz w:val="24"/>
          <w:szCs w:val="24"/>
          <w:rtl/>
          <w:lang w:eastAsia="he-IL"/>
        </w:rPr>
        <w:br w:type="page"/>
      </w:r>
    </w:p>
    <w:p w14:paraId="025B22DC" w14:textId="77777777" w:rsidR="00876F47" w:rsidRDefault="00876F47" w:rsidP="006323AD">
      <w:pPr>
        <w:widowControl w:val="0"/>
        <w:spacing w:before="60" w:beforeAutospacing="0" w:after="60" w:afterAutospacing="0" w:line="300" w:lineRule="atLeast"/>
        <w:jc w:val="center"/>
        <w:rPr>
          <w:rFonts w:ascii="Times New Roman" w:eastAsia="Times New Roman" w:hAnsi="Times New Roman" w:cs="David"/>
          <w:b/>
          <w:bCs/>
          <w:sz w:val="24"/>
          <w:szCs w:val="24"/>
          <w:u w:val="single"/>
          <w:rtl/>
          <w:lang w:eastAsia="he-IL"/>
        </w:rPr>
      </w:pPr>
      <w:r w:rsidRPr="00876F47">
        <w:rPr>
          <w:rFonts w:ascii="Times New Roman" w:eastAsia="Times New Roman" w:hAnsi="Times New Roman" w:cs="David"/>
          <w:b/>
          <w:bCs/>
          <w:sz w:val="24"/>
          <w:szCs w:val="24"/>
          <w:u w:val="single"/>
          <w:rtl/>
          <w:lang w:eastAsia="he-IL"/>
        </w:rPr>
        <w:lastRenderedPageBreak/>
        <w:t>נספח "א"</w:t>
      </w:r>
    </w:p>
    <w:p w14:paraId="7D5515E1" w14:textId="77777777" w:rsidR="00876F47" w:rsidRPr="00876F47" w:rsidRDefault="00876F47" w:rsidP="00876F47">
      <w:pPr>
        <w:widowControl w:val="0"/>
        <w:spacing w:before="60" w:beforeAutospacing="0" w:after="60" w:afterAutospacing="0" w:line="240" w:lineRule="auto"/>
        <w:jc w:val="center"/>
        <w:rPr>
          <w:rFonts w:ascii="Times New Roman" w:eastAsia="Times New Roman" w:hAnsi="Times New Roman" w:cs="David"/>
          <w:b/>
          <w:bCs/>
          <w:sz w:val="24"/>
          <w:szCs w:val="24"/>
          <w:u w:val="single"/>
          <w:rtl/>
          <w:lang w:eastAsia="he-IL"/>
        </w:rPr>
      </w:pPr>
    </w:p>
    <w:p w14:paraId="44354F47" w14:textId="77777777" w:rsidR="00876F47" w:rsidRPr="00876F47" w:rsidRDefault="00876F47" w:rsidP="00876F47">
      <w:pPr>
        <w:widowControl w:val="0"/>
        <w:spacing w:before="60" w:beforeAutospacing="0" w:after="60" w:afterAutospacing="0" w:line="240" w:lineRule="auto"/>
        <w:jc w:val="center"/>
        <w:rPr>
          <w:rFonts w:ascii="Times New Roman" w:eastAsia="Times New Roman" w:hAnsi="Times New Roman" w:cs="David"/>
          <w:b/>
          <w:bCs/>
          <w:sz w:val="24"/>
          <w:szCs w:val="24"/>
          <w:u w:val="single"/>
          <w:rtl/>
          <w:lang w:eastAsia="he-IL"/>
        </w:rPr>
      </w:pPr>
      <w:r w:rsidRPr="00876F47">
        <w:rPr>
          <w:rFonts w:ascii="Times New Roman" w:eastAsia="Times New Roman" w:hAnsi="Times New Roman" w:cs="David"/>
          <w:b/>
          <w:bCs/>
          <w:sz w:val="24"/>
          <w:szCs w:val="24"/>
          <w:u w:val="single"/>
          <w:rtl/>
          <w:lang w:eastAsia="he-IL"/>
        </w:rPr>
        <w:t>נספח כללי</w:t>
      </w:r>
    </w:p>
    <w:p w14:paraId="4C2F2EFC" w14:textId="77777777" w:rsidR="00876F47" w:rsidRPr="00876F47" w:rsidRDefault="00876F47" w:rsidP="00876F47">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92A4B5E" w14:textId="77777777" w:rsidR="006323AD" w:rsidRPr="006323AD" w:rsidRDefault="006323AD" w:rsidP="006323AD">
      <w:pPr>
        <w:pStyle w:val="af6"/>
        <w:widowControl w:val="0"/>
        <w:numPr>
          <w:ilvl w:val="1"/>
          <w:numId w:val="40"/>
        </w:numPr>
        <w:spacing w:line="240" w:lineRule="auto"/>
        <w:rPr>
          <w:sz w:val="24"/>
          <w:szCs w:val="24"/>
          <w:rtl/>
          <w:lang w:eastAsia="he-IL"/>
        </w:rPr>
      </w:pPr>
      <w:r w:rsidRPr="006323AD">
        <w:rPr>
          <w:rFonts w:hint="cs"/>
          <w:sz w:val="24"/>
          <w:szCs w:val="24"/>
          <w:rtl/>
          <w:lang w:eastAsia="he-IL"/>
        </w:rPr>
        <w:t xml:space="preserve">הגדרות </w:t>
      </w:r>
      <w:r>
        <w:rPr>
          <w:sz w:val="24"/>
          <w:szCs w:val="24"/>
          <w:rtl/>
          <w:lang w:eastAsia="he-IL"/>
        </w:rPr>
        <w:t>–</w:t>
      </w:r>
      <w:r w:rsidRPr="006323AD">
        <w:rPr>
          <w:rFonts w:hint="cs"/>
          <w:sz w:val="24"/>
          <w:szCs w:val="24"/>
          <w:rtl/>
          <w:lang w:eastAsia="he-IL"/>
        </w:rPr>
        <w:t xml:space="preserve"> </w:t>
      </w:r>
    </w:p>
    <w:p w14:paraId="769A3C79" w14:textId="77777777" w:rsidR="006323AD" w:rsidRDefault="006323AD" w:rsidP="006323AD">
      <w:pPr>
        <w:pStyle w:val="af6"/>
        <w:widowControl w:val="0"/>
        <w:spacing w:line="240" w:lineRule="auto"/>
        <w:ind w:left="716"/>
        <w:rPr>
          <w:sz w:val="24"/>
          <w:szCs w:val="24"/>
          <w:rtl/>
          <w:lang w:eastAsia="he-IL"/>
        </w:rPr>
      </w:pPr>
    </w:p>
    <w:p w14:paraId="160EDA4E" w14:textId="2A1D5C8F" w:rsidR="00876F47" w:rsidRPr="006323AD" w:rsidRDefault="00876F47" w:rsidP="006323AD">
      <w:pPr>
        <w:pStyle w:val="af6"/>
        <w:widowControl w:val="0"/>
        <w:spacing w:line="240" w:lineRule="auto"/>
        <w:ind w:left="716"/>
        <w:rPr>
          <w:sz w:val="24"/>
          <w:szCs w:val="24"/>
          <w:rtl/>
          <w:lang w:eastAsia="he-IL"/>
        </w:rPr>
      </w:pPr>
      <w:r w:rsidRPr="006323AD">
        <w:rPr>
          <w:sz w:val="24"/>
          <w:szCs w:val="24"/>
          <w:rtl/>
          <w:lang w:eastAsia="he-IL"/>
        </w:rPr>
        <w:t>"</w:t>
      </w:r>
      <w:r w:rsidRPr="006323AD">
        <w:rPr>
          <w:b/>
          <w:bCs/>
          <w:sz w:val="24"/>
          <w:szCs w:val="24"/>
          <w:rtl/>
          <w:lang w:eastAsia="he-IL"/>
        </w:rPr>
        <w:t>הפרויקט</w:t>
      </w:r>
      <w:r w:rsidRPr="006323AD">
        <w:rPr>
          <w:sz w:val="24"/>
          <w:szCs w:val="24"/>
          <w:rtl/>
          <w:lang w:eastAsia="he-IL"/>
        </w:rPr>
        <w:t>"-</w:t>
      </w:r>
      <w:r w:rsidRPr="006323AD">
        <w:rPr>
          <w:sz w:val="24"/>
          <w:szCs w:val="24"/>
          <w:lang w:eastAsia="he-IL"/>
        </w:rPr>
        <w:t xml:space="preserve"> </w:t>
      </w:r>
      <w:r w:rsidRPr="006323AD">
        <w:rPr>
          <w:sz w:val="24"/>
          <w:szCs w:val="24"/>
          <w:rtl/>
          <w:lang w:eastAsia="he-IL"/>
        </w:rPr>
        <w:t>פרויקט לבניית יחידות דיור, שטחי מסחר ומשרדים, חניונים ועבודות פיתוח ב</w:t>
      </w:r>
      <w:sdt>
        <w:sdtPr>
          <w:rPr>
            <w:color w:val="008000"/>
            <w:rtl/>
            <w:lang w:eastAsia="he-IL"/>
          </w:rPr>
          <w:alias w:val="רשות מקומית"/>
          <w:tag w:val="cntLocalAuth"/>
          <w:id w:val="-1420556136"/>
          <w:placeholder>
            <w:docPart w:val="65634CC0725547DDA88D16C7AF9B021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35" w:author="Kook Sec" w:date="2022-03-31T12:52:00Z">
            <w:r w:rsidR="005D1544">
              <w:rPr>
                <w:rFonts w:hint="cs"/>
                <w:color w:val="008000"/>
                <w:rtl/>
                <w:lang w:eastAsia="he-IL"/>
              </w:rPr>
              <w:t>ירושלים</w:t>
            </w:r>
          </w:ins>
        </w:sdtContent>
      </w:sdt>
      <w:r w:rsidRPr="006323AD">
        <w:rPr>
          <w:sz w:val="24"/>
          <w:szCs w:val="24"/>
          <w:rtl/>
          <w:lang w:eastAsia="he-IL"/>
        </w:rPr>
        <w:t xml:space="preserve"> - </w:t>
      </w:r>
      <w:sdt>
        <w:sdtPr>
          <w:rPr>
            <w:color w:val="008000"/>
            <w:rtl/>
            <w:lang w:eastAsia="he-IL"/>
          </w:rPr>
          <w:alias w:val="שם אתר"/>
          <w:tag w:val="cntSite"/>
          <w:id w:val="-464200105"/>
          <w:placeholder>
            <w:docPart w:val="E6ACF097708C473ABF69E0ACC599E24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36" w:author="Kook Sec" w:date="2022-03-31T12:45:00Z">
            <w:r w:rsidR="00110F0D">
              <w:rPr>
                <w:color w:val="008000"/>
                <w:rtl/>
                <w:lang w:eastAsia="he-IL"/>
              </w:rPr>
              <w:t>רמת שרת – מתחם דרומי</w:t>
            </w:r>
          </w:ins>
        </w:sdtContent>
      </w:sdt>
      <w:r w:rsidRPr="006323AD">
        <w:rPr>
          <w:color w:val="008000"/>
          <w:sz w:val="24"/>
          <w:szCs w:val="24"/>
          <w:rtl/>
          <w:lang w:eastAsia="he-IL"/>
        </w:rPr>
        <w:t xml:space="preserve">, </w:t>
      </w:r>
      <w:sdt>
        <w:sdtPr>
          <w:rPr>
            <w:color w:val="008000"/>
            <w:rtl/>
            <w:lang w:eastAsia="he-IL"/>
          </w:rPr>
          <w:alias w:val="שם הפרויקט"/>
          <w:tag w:val="cntProjectName"/>
          <w:id w:val="651494852"/>
          <w:placeholder>
            <w:docPart w:val="C7A405AC6AAD42858675B1EA40184AF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37" w:author="Kook Sec" w:date="2022-03-31T12:45:00Z">
            <w:r w:rsidR="00110F0D">
              <w:rPr>
                <w:color w:val="008000"/>
                <w:rtl/>
                <w:lang w:eastAsia="he-IL"/>
              </w:rPr>
              <w:t>פ.א פיתוח ובנייה בירושלים בע"מ</w:t>
            </w:r>
          </w:ins>
        </w:sdtContent>
      </w:sdt>
      <w:r w:rsidRPr="006323AD">
        <w:rPr>
          <w:sz w:val="24"/>
          <w:szCs w:val="24"/>
          <w:rtl/>
          <w:lang w:eastAsia="he-IL"/>
        </w:rPr>
        <w:t xml:space="preserve"> לרבות עבודות פיתוח על, אשר יתוכנן ו/או יבוצע עבור המזמין באתר בקטעים ובשלבים לפי שיקול דעתו.</w:t>
      </w:r>
    </w:p>
    <w:p w14:paraId="52D9AEFD" w14:textId="77777777" w:rsidR="00876F47" w:rsidRPr="00876F47" w:rsidRDefault="00876F47" w:rsidP="00876F47">
      <w:pPr>
        <w:spacing w:before="0" w:beforeAutospacing="0" w:after="0" w:afterAutospacing="0" w:line="240" w:lineRule="auto"/>
        <w:ind w:left="1440"/>
        <w:rPr>
          <w:rFonts w:ascii="Times New Roman" w:eastAsia="Times New Roman" w:hAnsi="Times New Roman" w:cs="David"/>
          <w:sz w:val="24"/>
          <w:szCs w:val="24"/>
          <w:rtl/>
          <w:lang w:eastAsia="he-IL"/>
        </w:rPr>
      </w:pPr>
    </w:p>
    <w:p w14:paraId="041AF2C9" w14:textId="33BFD5C9" w:rsidR="00876F47" w:rsidRPr="00876F47" w:rsidRDefault="00876F47" w:rsidP="006323AD">
      <w:pPr>
        <w:spacing w:before="0" w:beforeAutospacing="0" w:after="0" w:afterAutospacing="0" w:line="240" w:lineRule="auto"/>
        <w:ind w:left="26"/>
        <w:rPr>
          <w:rFonts w:ascii="Times New Roman" w:eastAsia="Times New Roman" w:hAnsi="Times New Roman" w:cs="David"/>
          <w:bCs/>
          <w:color w:val="FF0000"/>
          <w:sz w:val="24"/>
          <w:szCs w:val="24"/>
          <w:rtl/>
          <w:lang w:eastAsia="he-IL"/>
        </w:rPr>
      </w:pPr>
      <w:r w:rsidRPr="00876F47">
        <w:rPr>
          <w:rFonts w:ascii="Times New Roman" w:eastAsia="Times New Roman" w:hAnsi="Times New Roman" w:cs="David" w:hint="cs"/>
          <w:sz w:val="24"/>
          <w:szCs w:val="24"/>
          <w:rtl/>
          <w:lang w:eastAsia="he-IL"/>
        </w:rPr>
        <w:tab/>
      </w:r>
      <w:r w:rsidRPr="00876F47">
        <w:rPr>
          <w:rFonts w:ascii="Times New Roman" w:eastAsia="Times New Roman" w:hAnsi="Times New Roman" w:cs="David"/>
          <w:sz w:val="24"/>
          <w:szCs w:val="24"/>
          <w:rtl/>
          <w:lang w:eastAsia="he-IL"/>
        </w:rPr>
        <w:t>המנהל הוא:</w:t>
      </w:r>
      <w:sdt>
        <w:sdtPr>
          <w:rPr>
            <w:rFonts w:ascii="Times New Roman" w:eastAsia="Times New Roman" w:hAnsi="Times New Roman" w:cs="David"/>
            <w:sz w:val="24"/>
            <w:szCs w:val="24"/>
            <w:rtl/>
            <w:lang w:eastAsia="he-IL"/>
          </w:rPr>
          <w:alias w:val="שדה נוסף 3"/>
          <w:tag w:val="cntCustomField3"/>
          <w:id w:val="-450860778"/>
          <w:placeholder>
            <w:docPart w:val="4DD1A6B472044705A3DC95B3049BC36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sdtContent>
          <w:ins w:id="38" w:author="Kook Sec" w:date="2022-03-31T12:52:00Z">
            <w:r w:rsidR="005D1544">
              <w:rPr>
                <w:rFonts w:ascii="Times New Roman" w:eastAsia="Times New Roman" w:hAnsi="Times New Roman" w:cs="David" w:hint="cs"/>
                <w:sz w:val="24"/>
                <w:szCs w:val="24"/>
                <w:rtl/>
                <w:lang w:eastAsia="he-IL"/>
              </w:rPr>
              <w:t xml:space="preserve"> אבי </w:t>
            </w:r>
            <w:proofErr w:type="spellStart"/>
            <w:r w:rsidR="005D1544">
              <w:rPr>
                <w:rFonts w:ascii="Times New Roman" w:eastAsia="Times New Roman" w:hAnsi="Times New Roman" w:cs="David" w:hint="cs"/>
                <w:sz w:val="24"/>
                <w:szCs w:val="24"/>
                <w:rtl/>
                <w:lang w:eastAsia="he-IL"/>
              </w:rPr>
              <w:t>ברטי</w:t>
            </w:r>
            <w:proofErr w:type="spellEnd"/>
            <w:r w:rsidR="005D1544">
              <w:rPr>
                <w:rFonts w:ascii="Times New Roman" w:eastAsia="Times New Roman" w:hAnsi="Times New Roman" w:cs="David" w:hint="cs"/>
                <w:sz w:val="24"/>
                <w:szCs w:val="24"/>
                <w:rtl/>
                <w:lang w:eastAsia="he-IL"/>
              </w:rPr>
              <w:t xml:space="preserve"> לוי</w:t>
            </w:r>
          </w:ins>
        </w:sdtContent>
      </w:sdt>
    </w:p>
    <w:p w14:paraId="18E0B874" w14:textId="77777777" w:rsidR="00876F47" w:rsidRPr="00876F47" w:rsidRDefault="00876F47" w:rsidP="00876F47">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010ECCC" w14:textId="77777777" w:rsidR="00876F47" w:rsidRPr="00876F47" w:rsidRDefault="00876F47" w:rsidP="00876F47">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w:t>
      </w:r>
      <w:proofErr w:type="spellStart"/>
      <w:r w:rsidRPr="00876F47">
        <w:rPr>
          <w:rFonts w:ascii="Times New Roman" w:eastAsia="Times New Roman" w:hAnsi="Times New Roman" w:cs="David"/>
          <w:b/>
          <w:bCs/>
          <w:sz w:val="24"/>
          <w:szCs w:val="24"/>
          <w:rtl/>
          <w:lang w:eastAsia="he-IL"/>
        </w:rPr>
        <w:t>התכנית</w:t>
      </w:r>
      <w:proofErr w:type="spellEnd"/>
      <w:r w:rsidRPr="00876F47">
        <w:rPr>
          <w:rFonts w:ascii="Times New Roman" w:eastAsia="Times New Roman" w:hAnsi="Times New Roman" w:cs="David"/>
          <w:sz w:val="24"/>
          <w:szCs w:val="24"/>
          <w:rtl/>
          <w:lang w:eastAsia="he-IL"/>
        </w:rPr>
        <w:t xml:space="preserve">" או </w:t>
      </w:r>
      <w:r w:rsidRPr="00876F47">
        <w:rPr>
          <w:rFonts w:ascii="Times New Roman" w:eastAsia="Times New Roman" w:hAnsi="Times New Roman" w:cs="David"/>
          <w:b/>
          <w:bCs/>
          <w:sz w:val="24"/>
          <w:szCs w:val="24"/>
          <w:rtl/>
          <w:lang w:eastAsia="he-IL"/>
        </w:rPr>
        <w:t xml:space="preserve">"המקרקעין" </w:t>
      </w:r>
      <w:r w:rsidRPr="00876F47">
        <w:rPr>
          <w:rFonts w:ascii="Times New Roman" w:eastAsia="Times New Roman" w:hAnsi="Times New Roman" w:cs="David"/>
          <w:sz w:val="24"/>
          <w:szCs w:val="24"/>
          <w:lang w:eastAsia="he-IL"/>
        </w:rPr>
        <w:t>–</w:t>
      </w:r>
      <w:r w:rsidRPr="00876F47">
        <w:rPr>
          <w:rFonts w:ascii="Times New Roman" w:eastAsia="Times New Roman" w:hAnsi="Times New Roman" w:cs="David"/>
          <w:sz w:val="24"/>
          <w:szCs w:val="24"/>
          <w:rtl/>
          <w:lang w:eastAsia="he-IL"/>
        </w:rPr>
        <w:t xml:space="preserve"> תכנית בנין עיר מס' </w:t>
      </w:r>
      <w:sdt>
        <w:sdtPr>
          <w:rPr>
            <w:rFonts w:ascii="Times New Roman" w:eastAsia="Times New Roman" w:hAnsi="Times New Roman" w:cs="David"/>
            <w:color w:val="008000"/>
            <w:sz w:val="24"/>
            <w:szCs w:val="24"/>
            <w:rtl/>
            <w:lang w:eastAsia="he-IL"/>
          </w:rPr>
          <w:alias w:val="שדה נוסף 2"/>
          <w:tag w:val="cntCustomField2"/>
          <w:id w:val="285857542"/>
          <w:placeholder>
            <w:docPart w:val="9E8446C5CC194968AA99D4966A51F23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r w:rsidR="000A6F65" w:rsidRPr="006323AD">
            <w:rPr>
              <w:rStyle w:val="AutoFieldsChar"/>
              <w:color w:val="00B0F0"/>
              <w:rtl/>
            </w:rPr>
            <w:t>[שדה נוסף 2]</w:t>
          </w:r>
        </w:sdtContent>
      </w:sdt>
      <w:r w:rsidRPr="00876F47">
        <w:rPr>
          <w:rFonts w:ascii="Times New Roman" w:eastAsia="Times New Roman" w:hAnsi="Times New Roman" w:cs="David"/>
          <w:sz w:val="24"/>
          <w:szCs w:val="24"/>
          <w:rtl/>
          <w:lang w:eastAsia="he-IL"/>
        </w:rPr>
        <w:t xml:space="preserve"> על שינוייה מעת לעת וכן כל תכנית נוספת החלה על מקרקעי הפרויקט ו/או המקרקעין הידועים כ- </w:t>
      </w:r>
      <w:sdt>
        <w:sdtPr>
          <w:rPr>
            <w:rFonts w:ascii="Times New Roman" w:eastAsia="Times New Roman" w:hAnsi="Times New Roman" w:cs="David"/>
            <w:color w:val="008000"/>
            <w:sz w:val="24"/>
            <w:szCs w:val="24"/>
            <w:rtl/>
            <w:lang w:eastAsia="he-IL"/>
          </w:rPr>
          <w:alias w:val="שדה נוסף 1"/>
          <w:tag w:val="cntCustomField1"/>
          <w:id w:val="1846752998"/>
          <w:placeholder>
            <w:docPart w:val="15B50867FC494010A7329E97188F4AD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r w:rsidR="000A6F65" w:rsidRPr="006323AD">
            <w:rPr>
              <w:rStyle w:val="AutoFieldsChar"/>
              <w:color w:val="00B0F0"/>
              <w:rtl/>
            </w:rPr>
            <w:t>[שדה נוסף 1]</w:t>
          </w:r>
        </w:sdtContent>
      </w:sdt>
      <w:r w:rsidRPr="00876F47">
        <w:rPr>
          <w:rFonts w:ascii="Times New Roman" w:eastAsia="Times New Roman" w:hAnsi="Times New Roman" w:cs="David"/>
          <w:sz w:val="24"/>
          <w:szCs w:val="24"/>
          <w:rtl/>
          <w:lang w:eastAsia="he-IL"/>
        </w:rPr>
        <w:t xml:space="preserve"> .</w:t>
      </w:r>
    </w:p>
    <w:p w14:paraId="2458F97F" w14:textId="77777777" w:rsidR="00876F47" w:rsidRPr="00876F47" w:rsidRDefault="00876F47" w:rsidP="00876F47">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המזמין שומר לעצמו הזכות לערוך שינויים </w:t>
      </w:r>
      <w:proofErr w:type="spellStart"/>
      <w:r w:rsidRPr="00876F47">
        <w:rPr>
          <w:rFonts w:ascii="Times New Roman" w:eastAsia="Times New Roman" w:hAnsi="Times New Roman" w:cs="David"/>
          <w:sz w:val="24"/>
          <w:szCs w:val="24"/>
          <w:rtl/>
          <w:lang w:eastAsia="he-IL"/>
        </w:rPr>
        <w:t>בתב"ע</w:t>
      </w:r>
      <w:proofErr w:type="spellEnd"/>
      <w:r w:rsidRPr="00876F47">
        <w:rPr>
          <w:rFonts w:ascii="Times New Roman" w:eastAsia="Times New Roman" w:hAnsi="Times New Roman" w:cs="David"/>
          <w:sz w:val="24"/>
          <w:szCs w:val="24"/>
          <w:rtl/>
          <w:lang w:eastAsia="he-IL"/>
        </w:rPr>
        <w:t xml:space="preserve"> ממתכונתה היום והשירותים המוזמנים מן היועץ הינם בהתאם לתוכנית התקפה בעת הזמנת כל שלב. היועץ מתחייב להתעדכן </w:t>
      </w:r>
      <w:proofErr w:type="spellStart"/>
      <w:r w:rsidRPr="00876F47">
        <w:rPr>
          <w:rFonts w:ascii="Times New Roman" w:eastAsia="Times New Roman" w:hAnsi="Times New Roman" w:cs="David"/>
          <w:sz w:val="24"/>
          <w:szCs w:val="24"/>
          <w:rtl/>
          <w:lang w:eastAsia="he-IL"/>
        </w:rPr>
        <w:t>בתב"ע</w:t>
      </w:r>
      <w:proofErr w:type="spellEnd"/>
      <w:r w:rsidRPr="00876F47">
        <w:rPr>
          <w:rFonts w:ascii="Times New Roman" w:eastAsia="Times New Roman" w:hAnsi="Times New Roman" w:cs="David"/>
          <w:sz w:val="24"/>
          <w:szCs w:val="24"/>
          <w:rtl/>
          <w:lang w:eastAsia="he-IL"/>
        </w:rPr>
        <w:t xml:space="preserve"> ובתוכניות הבינוי על תיקוניהם ולספק את השירותים כנדרש לשם בניית הפרויקט עפ"י </w:t>
      </w:r>
      <w:proofErr w:type="spellStart"/>
      <w:r w:rsidRPr="00876F47">
        <w:rPr>
          <w:rFonts w:ascii="Times New Roman" w:eastAsia="Times New Roman" w:hAnsi="Times New Roman" w:cs="David"/>
          <w:sz w:val="24"/>
          <w:szCs w:val="24"/>
          <w:rtl/>
          <w:lang w:eastAsia="he-IL"/>
        </w:rPr>
        <w:t>התב"ע</w:t>
      </w:r>
      <w:proofErr w:type="spellEnd"/>
      <w:r w:rsidRPr="00876F47">
        <w:rPr>
          <w:rFonts w:ascii="Times New Roman" w:eastAsia="Times New Roman" w:hAnsi="Times New Roman" w:cs="David"/>
          <w:sz w:val="24"/>
          <w:szCs w:val="24"/>
          <w:rtl/>
          <w:lang w:eastAsia="he-IL"/>
        </w:rPr>
        <w:t xml:space="preserve"> </w:t>
      </w:r>
      <w:proofErr w:type="spellStart"/>
      <w:r w:rsidRPr="00876F47">
        <w:rPr>
          <w:rFonts w:ascii="Times New Roman" w:eastAsia="Times New Roman" w:hAnsi="Times New Roman" w:cs="David"/>
          <w:sz w:val="24"/>
          <w:szCs w:val="24"/>
          <w:rtl/>
          <w:lang w:eastAsia="he-IL"/>
        </w:rPr>
        <w:t>ותכניות</w:t>
      </w:r>
      <w:proofErr w:type="spellEnd"/>
      <w:r w:rsidRPr="00876F47">
        <w:rPr>
          <w:rFonts w:ascii="Times New Roman" w:eastAsia="Times New Roman" w:hAnsi="Times New Roman" w:cs="David"/>
          <w:sz w:val="24"/>
          <w:szCs w:val="24"/>
          <w:rtl/>
          <w:lang w:eastAsia="he-IL"/>
        </w:rPr>
        <w:t xml:space="preserve"> הבינוי במתכונת שתאושר ובהתאם להוראות המזמין.</w:t>
      </w:r>
    </w:p>
    <w:p w14:paraId="04683723" w14:textId="77777777" w:rsidR="00876F47" w:rsidRPr="00876F47" w:rsidRDefault="00876F47" w:rsidP="00876F47">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2D17EB18" w14:textId="746ADF4F" w:rsidR="00876F47" w:rsidRDefault="00876F47" w:rsidP="00876F47">
      <w:pPr>
        <w:widowControl w:val="0"/>
        <w:spacing w:before="0" w:beforeAutospacing="0" w:after="0" w:afterAutospacing="0" w:line="240" w:lineRule="auto"/>
        <w:ind w:left="720"/>
        <w:rPr>
          <w:rFonts w:ascii="Times New Roman" w:eastAsia="Times New Roman" w:hAnsi="Times New Roman" w:cs="David"/>
          <w:color w:val="008000"/>
          <w:sz w:val="24"/>
          <w:szCs w:val="24"/>
          <w:rtl/>
          <w:lang w:eastAsia="he-IL"/>
        </w:rPr>
      </w:pPr>
      <w:r w:rsidRPr="00876F47">
        <w:rPr>
          <w:rFonts w:ascii="Times New Roman" w:eastAsia="Times New Roman" w:hAnsi="Times New Roman" w:cs="David"/>
          <w:sz w:val="24"/>
          <w:szCs w:val="24"/>
          <w:rtl/>
          <w:lang w:eastAsia="he-IL"/>
        </w:rPr>
        <w:t xml:space="preserve">"הרשות המקומית" - </w:t>
      </w:r>
      <w:sdt>
        <w:sdtPr>
          <w:rPr>
            <w:rFonts w:ascii="Times New Roman" w:eastAsia="Times New Roman" w:hAnsi="Times New Roman" w:cs="David"/>
            <w:color w:val="008000"/>
            <w:sz w:val="24"/>
            <w:szCs w:val="24"/>
            <w:rtl/>
            <w:lang w:eastAsia="he-IL"/>
          </w:rPr>
          <w:alias w:val="רשות מקומית"/>
          <w:tag w:val="cntLocalAuth"/>
          <w:id w:val="-893195982"/>
          <w:placeholder>
            <w:docPart w:val="C3E9EB28003C473F9359DECFDE6655A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39" w:author="Kook Sec" w:date="2022-03-31T12:52:00Z">
            <w:r w:rsidR="005D1544">
              <w:rPr>
                <w:rFonts w:ascii="Times New Roman" w:eastAsia="Times New Roman" w:hAnsi="Times New Roman" w:cs="David"/>
                <w:color w:val="008000"/>
                <w:sz w:val="24"/>
                <w:szCs w:val="24"/>
                <w:rtl/>
                <w:lang w:eastAsia="he-IL"/>
              </w:rPr>
              <w:t>ירושלים</w:t>
            </w:r>
          </w:ins>
        </w:sdtContent>
      </w:sdt>
      <w:r w:rsidRPr="00876F47">
        <w:rPr>
          <w:rFonts w:ascii="Times New Roman" w:eastAsia="Times New Roman" w:hAnsi="Times New Roman" w:cs="David"/>
          <w:color w:val="008000"/>
          <w:sz w:val="24"/>
          <w:szCs w:val="24"/>
          <w:rtl/>
          <w:lang w:eastAsia="he-IL"/>
        </w:rPr>
        <w:t>.</w:t>
      </w:r>
    </w:p>
    <w:p w14:paraId="09A2C619" w14:textId="77777777" w:rsidR="006323AD" w:rsidRDefault="006323AD" w:rsidP="00876F47">
      <w:pPr>
        <w:widowControl w:val="0"/>
        <w:spacing w:before="0" w:beforeAutospacing="0" w:after="0" w:afterAutospacing="0" w:line="240" w:lineRule="auto"/>
        <w:ind w:left="720"/>
        <w:rPr>
          <w:rFonts w:ascii="Times New Roman" w:eastAsia="Times New Roman" w:hAnsi="Times New Roman" w:cs="David"/>
          <w:color w:val="008000"/>
          <w:sz w:val="24"/>
          <w:szCs w:val="24"/>
          <w:rtl/>
          <w:lang w:eastAsia="he-IL"/>
        </w:rPr>
      </w:pPr>
    </w:p>
    <w:p w14:paraId="44966068" w14:textId="77777777" w:rsidR="006323AD" w:rsidRDefault="006323AD" w:rsidP="006323AD">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נחתם בין המזמין לבין הרשות המקומית.</w:t>
      </w:r>
    </w:p>
    <w:p w14:paraId="57FD5FE1" w14:textId="77777777" w:rsidR="006323AD" w:rsidRPr="005603EE" w:rsidRDefault="006323AD" w:rsidP="006323AD">
      <w:pPr>
        <w:spacing w:before="0" w:beforeAutospacing="0" w:after="0" w:afterAutospacing="0" w:line="240" w:lineRule="auto"/>
        <w:ind w:left="720"/>
        <w:rPr>
          <w:rFonts w:ascii="Times New Roman" w:eastAsia="Times New Roman" w:hAnsi="Times New Roman" w:cs="David"/>
          <w:sz w:val="24"/>
          <w:szCs w:val="24"/>
          <w:rtl/>
          <w:lang w:eastAsia="he-IL"/>
        </w:rPr>
      </w:pPr>
    </w:p>
    <w:p w14:paraId="2E541C5F" w14:textId="34C4FB45" w:rsidR="006323AD" w:rsidRPr="005603EE" w:rsidRDefault="006323AD" w:rsidP="006323AD">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r w:rsidRPr="005603EE">
        <w:rPr>
          <w:rFonts w:ascii="Times New Roman" w:eastAsia="Times New Roman" w:hAnsi="Times New Roman" w:cs="David" w:hint="cs"/>
          <w:sz w:val="24"/>
          <w:szCs w:val="24"/>
          <w:rtl/>
          <w:lang w:eastAsia="he-IL"/>
        </w:rPr>
        <w:t xml:space="preserve">2.8         המנהל הוא: </w:t>
      </w:r>
      <w:sdt>
        <w:sdtPr>
          <w:rPr>
            <w:rFonts w:ascii="Times New Roman" w:eastAsia="Times New Roman" w:hAnsi="Times New Roman" w:cs="David" w:hint="cs"/>
            <w:color w:val="00B0F0"/>
            <w:sz w:val="24"/>
            <w:szCs w:val="24"/>
            <w:rtl/>
            <w:lang w:eastAsia="he-IL"/>
          </w:rPr>
          <w:alias w:val="שדה נוסף 3"/>
          <w:tag w:val="cntCustomField3"/>
          <w:id w:val="405040135"/>
          <w:placeholder>
            <w:docPart w:val="40839D0DE10547ACA530754CDFBBCFE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ins w:id="40" w:author="Kook Sec" w:date="2022-03-31T12:52:00Z">
            <w:r w:rsidR="005D1544">
              <w:rPr>
                <w:rFonts w:ascii="Times New Roman" w:eastAsia="Times New Roman" w:hAnsi="Times New Roman" w:cs="David" w:hint="cs"/>
                <w:color w:val="00B0F0"/>
                <w:sz w:val="24"/>
                <w:szCs w:val="24"/>
                <w:rtl/>
                <w:lang w:eastAsia="he-IL"/>
              </w:rPr>
              <w:t xml:space="preserve"> אבי </w:t>
            </w:r>
            <w:proofErr w:type="spellStart"/>
            <w:r w:rsidR="005D1544">
              <w:rPr>
                <w:rFonts w:ascii="Times New Roman" w:eastAsia="Times New Roman" w:hAnsi="Times New Roman" w:cs="David" w:hint="cs"/>
                <w:color w:val="00B0F0"/>
                <w:sz w:val="24"/>
                <w:szCs w:val="24"/>
                <w:rtl/>
                <w:lang w:eastAsia="he-IL"/>
              </w:rPr>
              <w:t>ברטי</w:t>
            </w:r>
            <w:proofErr w:type="spellEnd"/>
            <w:r w:rsidR="005D1544">
              <w:rPr>
                <w:rFonts w:ascii="Times New Roman" w:eastAsia="Times New Roman" w:hAnsi="Times New Roman" w:cs="David" w:hint="cs"/>
                <w:color w:val="00B0F0"/>
                <w:sz w:val="24"/>
                <w:szCs w:val="24"/>
                <w:rtl/>
                <w:lang w:eastAsia="he-IL"/>
              </w:rPr>
              <w:t xml:space="preserve"> לוי</w:t>
            </w:r>
          </w:ins>
        </w:sdtContent>
      </w:sdt>
    </w:p>
    <w:p w14:paraId="6BD135FC" w14:textId="77777777" w:rsidR="006323AD" w:rsidRPr="00876F47" w:rsidRDefault="006323AD" w:rsidP="006323AD">
      <w:pPr>
        <w:widowControl w:val="0"/>
        <w:spacing w:before="0" w:beforeAutospacing="0" w:after="0" w:afterAutospacing="0" w:line="240" w:lineRule="auto"/>
        <w:rPr>
          <w:rFonts w:ascii="Times New Roman" w:eastAsia="Times New Roman" w:hAnsi="Times New Roman" w:cs="David"/>
          <w:color w:val="008000"/>
          <w:sz w:val="24"/>
          <w:szCs w:val="24"/>
          <w:rtl/>
          <w:lang w:eastAsia="he-IL"/>
        </w:rPr>
      </w:pPr>
    </w:p>
    <w:p w14:paraId="5410FDB4" w14:textId="77777777" w:rsidR="005603EE" w:rsidRPr="00DE0948" w:rsidRDefault="005603EE" w:rsidP="005603EE">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2.10</w:t>
      </w:r>
      <w:r w:rsidRPr="00B27B4C">
        <w:rPr>
          <w:rFonts w:ascii="Times New Roman" w:eastAsia="Times New Roman" w:hAnsi="Times New Roman" w:cs="David" w:hint="cs"/>
          <w:sz w:val="24"/>
          <w:szCs w:val="24"/>
          <w:rtl/>
          <w:lang w:eastAsia="he-IL"/>
        </w:rPr>
        <w:tab/>
      </w:r>
      <w:r w:rsidRPr="00DE0948">
        <w:rPr>
          <w:rFonts w:ascii="Times New Roman" w:eastAsia="Times New Roman" w:hAnsi="Times New Roman" w:cs="David" w:hint="cs"/>
          <w:sz w:val="24"/>
          <w:szCs w:val="24"/>
          <w:rtl/>
          <w:lang w:eastAsia="he-IL"/>
        </w:rPr>
        <w:t xml:space="preserve">התכנון יתבצע בסביבת תוכנת </w:t>
      </w:r>
      <w:r w:rsidRPr="00DE0948">
        <w:rPr>
          <w:rFonts w:ascii="Times New Roman" w:eastAsia="Times New Roman" w:hAnsi="Times New Roman" w:cs="David"/>
          <w:sz w:val="24"/>
          <w:szCs w:val="24"/>
          <w:lang w:eastAsia="he-IL"/>
        </w:rPr>
        <w:t>REVIT</w:t>
      </w:r>
      <w:r w:rsidRPr="00DE0948">
        <w:rPr>
          <w:rFonts w:ascii="Times New Roman" w:eastAsia="Times New Roman" w:hAnsi="Times New Roman" w:cs="David" w:hint="cs"/>
          <w:sz w:val="24"/>
          <w:szCs w:val="24"/>
          <w:rtl/>
          <w:lang w:eastAsia="he-IL"/>
        </w:rPr>
        <w:t xml:space="preserve"> בתלת-</w:t>
      </w:r>
      <w:proofErr w:type="spellStart"/>
      <w:r w:rsidRPr="00DE0948">
        <w:rPr>
          <w:rFonts w:ascii="Times New Roman" w:eastAsia="Times New Roman" w:hAnsi="Times New Roman" w:cs="David" w:hint="cs"/>
          <w:sz w:val="24"/>
          <w:szCs w:val="24"/>
          <w:rtl/>
          <w:lang w:eastAsia="he-IL"/>
        </w:rPr>
        <w:t>מימד</w:t>
      </w:r>
      <w:proofErr w:type="spellEnd"/>
      <w:r w:rsidRPr="00DE0948">
        <w:rPr>
          <w:rFonts w:ascii="Times New Roman" w:eastAsia="Times New Roman" w:hAnsi="Times New Roman" w:cs="David" w:hint="cs"/>
          <w:sz w:val="24"/>
          <w:szCs w:val="24"/>
          <w:rtl/>
          <w:lang w:eastAsia="he-IL"/>
        </w:rPr>
        <w:t xml:space="preserve">, תוך שיתוף, תיאום וקליטת הקבצים </w:t>
      </w:r>
      <w:r>
        <w:rPr>
          <w:rFonts w:ascii="Times New Roman" w:eastAsia="Times New Roman" w:hAnsi="Times New Roman" w:cs="David" w:hint="cs"/>
          <w:sz w:val="24"/>
          <w:szCs w:val="24"/>
          <w:rtl/>
          <w:lang w:eastAsia="he-IL"/>
        </w:rPr>
        <w:t>ממתכננים ויועצים אחרים באמצעות תוכנה כדוגמת -</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lang w:eastAsia="he-IL"/>
        </w:rPr>
        <w:t>@view</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כל תעבורת הקבצים תב</w:t>
      </w:r>
      <w:r>
        <w:rPr>
          <w:rFonts w:ascii="Times New Roman" w:eastAsia="Times New Roman" w:hAnsi="Times New Roman" w:cs="David"/>
          <w:sz w:val="24"/>
          <w:szCs w:val="24"/>
          <w:rtl/>
          <w:lang w:eastAsia="he-IL"/>
        </w:rPr>
        <w:t>וצע באמצע</w:t>
      </w:r>
      <w:r>
        <w:rPr>
          <w:rFonts w:ascii="Times New Roman" w:eastAsia="Times New Roman" w:hAnsi="Times New Roman" w:cs="David" w:hint="cs"/>
          <w:sz w:val="24"/>
          <w:szCs w:val="24"/>
          <w:rtl/>
          <w:lang w:eastAsia="he-IL"/>
        </w:rPr>
        <w:t>ות התוכנה בלבד או תוכנה אחרת לפי החלטת המזמין.</w:t>
      </w:r>
    </w:p>
    <w:p w14:paraId="2AE1D7A8" w14:textId="77777777" w:rsidR="00876F47" w:rsidRDefault="00876F47" w:rsidP="00876F47">
      <w:pPr>
        <w:widowControl w:val="0"/>
        <w:spacing w:before="0" w:beforeAutospacing="0" w:after="0" w:afterAutospacing="0" w:line="240" w:lineRule="auto"/>
        <w:ind w:left="720"/>
        <w:rPr>
          <w:rFonts w:ascii="Times New Roman" w:eastAsia="Times New Roman" w:hAnsi="Times New Roman" w:cs="David"/>
          <w:color w:val="FF0000"/>
          <w:sz w:val="24"/>
          <w:szCs w:val="24"/>
          <w:rtl/>
          <w:lang w:eastAsia="he-IL"/>
        </w:rPr>
      </w:pPr>
    </w:p>
    <w:p w14:paraId="351B05C6"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Pr="00B27B4C">
        <w:rPr>
          <w:rFonts w:ascii="Times New Roman" w:eastAsia="Times New Roman" w:hAnsi="Times New Roman" w:cs="David" w:hint="cs"/>
          <w:sz w:val="24"/>
          <w:szCs w:val="24"/>
          <w:rtl/>
          <w:lang w:eastAsia="he-IL"/>
        </w:rPr>
        <w:tab/>
        <w:t>בעלי המקצוע במשרד ה</w:t>
      </w:r>
      <w:r w:rsidR="005D664B">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הם:</w:t>
      </w:r>
    </w:p>
    <w:p w14:paraId="68B94A2E"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75FAAF8" w14:textId="5ADD27D6" w:rsidR="005603EE" w:rsidRPr="00B27B4C" w:rsidRDefault="005603EE" w:rsidP="005603EE">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3E7E4D3A8ECB4A27B04F881F16A53A7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ins w:id="41" w:author="Kook Sec" w:date="2022-03-31T12:52:00Z">
            <w:r w:rsidR="005D1544">
              <w:rPr>
                <w:rFonts w:ascii="Times New Roman" w:eastAsia="Times New Roman" w:hAnsi="Times New Roman" w:cs="David" w:hint="cs"/>
                <w:color w:val="008000"/>
                <w:sz w:val="24"/>
                <w:szCs w:val="24"/>
                <w:rtl/>
                <w:lang w:eastAsia="he-IL"/>
              </w:rPr>
              <w:t xml:space="preserve">אילן </w:t>
            </w:r>
            <w:proofErr w:type="spellStart"/>
            <w:r w:rsidR="005D1544">
              <w:rPr>
                <w:rFonts w:ascii="Times New Roman" w:eastAsia="Times New Roman" w:hAnsi="Times New Roman" w:cs="David" w:hint="cs"/>
                <w:color w:val="008000"/>
                <w:sz w:val="24"/>
                <w:szCs w:val="24"/>
                <w:rtl/>
                <w:lang w:eastAsia="he-IL"/>
              </w:rPr>
              <w:t>טוכמן</w:t>
            </w:r>
          </w:ins>
          <w:proofErr w:type="spellEnd"/>
        </w:sdtContent>
      </w:sdt>
    </w:p>
    <w:p w14:paraId="1C2EA0EC" w14:textId="77777777" w:rsidR="005603EE" w:rsidRPr="00B27B4C" w:rsidRDefault="005603EE" w:rsidP="005603EE">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ב. </w:t>
      </w:r>
      <w:r w:rsidRPr="00B27B4C">
        <w:rPr>
          <w:rFonts w:ascii="Times New Roman" w:eastAsia="Times New Roman" w:hAnsi="Times New Roman" w:cs="David" w:hint="cs"/>
          <w:sz w:val="24"/>
          <w:szCs w:val="24"/>
          <w:rtl/>
          <w:lang w:eastAsia="he-IL"/>
        </w:rPr>
        <w:tab/>
        <w:t>מספר העובדים המקצועיים במשרד ה</w:t>
      </w:r>
      <w:r w:rsidR="005D664B">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לצורך מתן שירותי ה</w:t>
      </w:r>
      <w:r w:rsidR="005D664B">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89C766EC517A4B37A7954110D745A52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Pr="00E95AE9">
            <w:rPr>
              <w:rStyle w:val="a7"/>
              <w:color w:val="00B0F0"/>
              <w:rtl/>
            </w:rPr>
            <w:t>[שדה נוסף 5]</w:t>
          </w:r>
        </w:sdtContent>
      </w:sdt>
    </w:p>
    <w:p w14:paraId="43E03362" w14:textId="77777777" w:rsidR="005603EE" w:rsidRDefault="005603EE" w:rsidP="00876F47">
      <w:pPr>
        <w:widowControl w:val="0"/>
        <w:spacing w:before="0" w:beforeAutospacing="0" w:after="0" w:afterAutospacing="0" w:line="240" w:lineRule="auto"/>
        <w:ind w:left="720"/>
        <w:rPr>
          <w:rFonts w:ascii="Times New Roman" w:eastAsia="Times New Roman" w:hAnsi="Times New Roman" w:cs="David"/>
          <w:color w:val="FF0000"/>
          <w:sz w:val="24"/>
          <w:szCs w:val="24"/>
          <w:rtl/>
          <w:lang w:eastAsia="he-IL"/>
        </w:rPr>
      </w:pPr>
    </w:p>
    <w:p w14:paraId="0B20128B" w14:textId="77777777" w:rsidR="005603EE" w:rsidRPr="00876F47" w:rsidRDefault="005603EE" w:rsidP="00876F47">
      <w:pPr>
        <w:widowControl w:val="0"/>
        <w:spacing w:before="0" w:beforeAutospacing="0" w:after="0" w:afterAutospacing="0" w:line="240" w:lineRule="auto"/>
        <w:ind w:left="720"/>
        <w:rPr>
          <w:rFonts w:ascii="Times New Roman" w:eastAsia="Times New Roman" w:hAnsi="Times New Roman" w:cs="David"/>
          <w:color w:val="FF0000"/>
          <w:sz w:val="24"/>
          <w:szCs w:val="24"/>
          <w:rtl/>
          <w:lang w:eastAsia="he-IL"/>
        </w:rPr>
      </w:pPr>
    </w:p>
    <w:p w14:paraId="68740D19" w14:textId="77777777" w:rsidR="00876F47" w:rsidRDefault="006323AD" w:rsidP="000A6F65">
      <w:pPr>
        <w:widowControl w:val="0"/>
        <w:spacing w:before="0" w:beforeAutospacing="0" w:after="0" w:afterAutospacing="0" w:line="240" w:lineRule="auto"/>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00876F47" w:rsidRPr="00876F47">
        <w:rPr>
          <w:rFonts w:ascii="Times New Roman" w:eastAsia="Times New Roman" w:hAnsi="Times New Roman" w:cs="David"/>
          <w:sz w:val="24"/>
          <w:szCs w:val="24"/>
          <w:rtl/>
          <w:lang w:eastAsia="he-IL"/>
        </w:rPr>
        <w:tab/>
        <w:t xml:space="preserve">המנהל הראשי במשרד היועץ הוא אדריכל/מהנדס: </w:t>
      </w:r>
      <w:sdt>
        <w:sdtPr>
          <w:rPr>
            <w:rFonts w:ascii="Times New Roman" w:eastAsia="Times New Roman" w:hAnsi="Times New Roman" w:cs="David"/>
            <w:color w:val="FF0000"/>
            <w:sz w:val="24"/>
            <w:szCs w:val="24"/>
            <w:rtl/>
            <w:lang w:eastAsia="he-IL"/>
          </w:rPr>
          <w:alias w:val="שדה נוסף 6"/>
          <w:tag w:val="cntCustomField6"/>
          <w:id w:val="333658721"/>
          <w:placeholder>
            <w:docPart w:val="B5B0E43A71E847EA8A160F634A5C11E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r w:rsidR="000A6F65" w:rsidRPr="006323AD">
            <w:rPr>
              <w:rStyle w:val="AutoFieldsChar"/>
              <w:color w:val="00B0F0"/>
              <w:rtl/>
            </w:rPr>
            <w:t>[שדה נוסף 6]</w:t>
          </w:r>
        </w:sdtContent>
      </w:sdt>
    </w:p>
    <w:p w14:paraId="47277789" w14:textId="77777777" w:rsidR="006323AD" w:rsidRDefault="006323AD" w:rsidP="000A6F65">
      <w:pPr>
        <w:widowControl w:val="0"/>
        <w:spacing w:before="0" w:beforeAutospacing="0" w:after="0" w:afterAutospacing="0" w:line="240" w:lineRule="auto"/>
        <w:rPr>
          <w:rFonts w:ascii="Times New Roman" w:eastAsia="Times New Roman" w:hAnsi="Times New Roman" w:cs="David"/>
          <w:color w:val="FF0000"/>
          <w:sz w:val="24"/>
          <w:szCs w:val="24"/>
          <w:rtl/>
          <w:lang w:eastAsia="he-IL"/>
        </w:rPr>
      </w:pPr>
    </w:p>
    <w:p w14:paraId="50219B7C" w14:textId="77777777" w:rsidR="006323AD" w:rsidRPr="00B27B4C" w:rsidRDefault="006323AD" w:rsidP="006323A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5.2         </w:t>
      </w:r>
      <w:r w:rsidRPr="00B27B4C">
        <w:rPr>
          <w:rFonts w:ascii="Times New Roman" w:eastAsia="Times New Roman" w:hAnsi="Times New Roman" w:cs="David" w:hint="cs"/>
          <w:sz w:val="24"/>
          <w:szCs w:val="24"/>
          <w:rtl/>
          <w:lang w:eastAsia="he-IL"/>
        </w:rPr>
        <w:t>הנושאים הם:</w:t>
      </w:r>
    </w:p>
    <w:p w14:paraId="3456C049" w14:textId="77777777" w:rsidR="006323AD" w:rsidRPr="00B27B4C" w:rsidRDefault="006323AD" w:rsidP="006323A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F1B7AFF" w14:textId="77777777" w:rsidR="006323AD" w:rsidRPr="00B27B4C" w:rsidRDefault="006323AD" w:rsidP="006323A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התקדמות שרותי ה</w:t>
      </w:r>
      <w:r w:rsidR="005D664B">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w:t>
      </w:r>
    </w:p>
    <w:p w14:paraId="5C4A779B" w14:textId="77777777" w:rsidR="006323AD" w:rsidRPr="00B27B4C" w:rsidRDefault="006323AD" w:rsidP="006323A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סטיות מלוח הזמנים לרבות סיבת הסטייה.</w:t>
      </w:r>
    </w:p>
    <w:p w14:paraId="2FDB4F99" w14:textId="77777777" w:rsidR="006323AD" w:rsidRPr="00B27B4C" w:rsidRDefault="006323AD" w:rsidP="006323A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0B8975B4" w14:textId="77777777" w:rsidR="006323AD" w:rsidRPr="00B27B4C" w:rsidRDefault="006323AD" w:rsidP="006323A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33753B0E" w14:textId="77777777" w:rsidR="006323AD" w:rsidRPr="00B27B4C" w:rsidRDefault="006323AD" w:rsidP="006323A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3367588F" w14:textId="77777777" w:rsidR="006323AD" w:rsidRPr="00876F47" w:rsidRDefault="006323AD" w:rsidP="000A6F65">
      <w:pPr>
        <w:widowControl w:val="0"/>
        <w:spacing w:before="0" w:beforeAutospacing="0" w:after="0" w:afterAutospacing="0" w:line="240" w:lineRule="auto"/>
        <w:rPr>
          <w:rFonts w:ascii="Times New Roman" w:eastAsia="Times New Roman" w:hAnsi="Times New Roman" w:cs="David"/>
          <w:color w:val="FF0000"/>
          <w:sz w:val="24"/>
          <w:szCs w:val="24"/>
          <w:rtl/>
          <w:lang w:eastAsia="he-IL"/>
        </w:rPr>
      </w:pPr>
    </w:p>
    <w:p w14:paraId="1EBD42F0" w14:textId="77777777" w:rsidR="00876F47" w:rsidRPr="00876F47" w:rsidRDefault="00876F47" w:rsidP="00876F47">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DBDB49F" w14:textId="77777777" w:rsidR="00876F47" w:rsidRPr="00876F47" w:rsidRDefault="006323AD" w:rsidP="00876F47">
      <w:pPr>
        <w:widowControl w:val="0"/>
        <w:spacing w:before="0" w:beforeAutospacing="0" w:after="0" w:afterAutospacing="0" w:line="240" w:lineRule="auto"/>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17.7</w:t>
      </w:r>
      <w:r w:rsidR="00876F47" w:rsidRPr="00876F47">
        <w:rPr>
          <w:rFonts w:ascii="Times New Roman" w:eastAsia="Times New Roman" w:hAnsi="Times New Roman" w:cs="David"/>
          <w:sz w:val="20"/>
          <w:szCs w:val="24"/>
          <w:rtl/>
          <w:lang w:eastAsia="he-IL"/>
        </w:rPr>
        <w:t xml:space="preserve"> </w:t>
      </w:r>
      <w:r w:rsidR="00876F47" w:rsidRPr="00876F47">
        <w:rPr>
          <w:rFonts w:ascii="Times New Roman" w:eastAsia="Times New Roman" w:hAnsi="Times New Roman" w:cs="David"/>
          <w:sz w:val="20"/>
          <w:szCs w:val="24"/>
          <w:rtl/>
          <w:lang w:eastAsia="he-IL"/>
        </w:rPr>
        <w:tab/>
        <w:t xml:space="preserve">שיעור חלקו היחסי של כל אחד מיחידי המזמין הינו כדלקמן: </w:t>
      </w:r>
    </w:p>
    <w:sdt>
      <w:sdtPr>
        <w:rPr>
          <w:rFonts w:ascii="Times New Roman" w:eastAsia="Times New Roman" w:hAnsi="Times New Roman" w:cs="David"/>
          <w:color w:val="008000"/>
          <w:sz w:val="24"/>
          <w:szCs w:val="24"/>
          <w:rtl/>
          <w:lang w:eastAsia="he-IL"/>
        </w:rPr>
        <w:alias w:val="אחוז השתתפות צד א"/>
        <w:tag w:val="cmtTzadAPercent"/>
        <w:id w:val="228819447"/>
        <w:placeholder>
          <w:docPart w:val="09E5AF6F367B4F0CB193607106BCF88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sdtContent>
        <w:p w14:paraId="51C723E2" w14:textId="5A996AB4" w:rsidR="00876F47" w:rsidRPr="00876F47" w:rsidRDefault="005D1544" w:rsidP="00876F47">
          <w:pPr>
            <w:widowControl w:val="0"/>
            <w:spacing w:before="0" w:beforeAutospacing="0" w:after="0" w:afterAutospacing="0" w:line="240" w:lineRule="auto"/>
            <w:ind w:left="746"/>
            <w:rPr>
              <w:rFonts w:ascii="Times New Roman" w:eastAsia="Times New Roman" w:hAnsi="Times New Roman" w:cs="David"/>
              <w:color w:val="008000"/>
              <w:sz w:val="24"/>
              <w:szCs w:val="24"/>
              <w:rtl/>
              <w:lang w:eastAsia="he-IL"/>
            </w:rPr>
          </w:pPr>
          <w:ins w:id="42" w:author="Kook Sec" w:date="2022-03-31T12:53:00Z">
            <w:r>
              <w:rPr>
                <w:rFonts w:ascii="Times New Roman" w:eastAsia="Times New Roman" w:hAnsi="Times New Roman" w:cs="David" w:hint="cs"/>
                <w:color w:val="008000"/>
                <w:sz w:val="24"/>
                <w:szCs w:val="24"/>
                <w:rtl/>
                <w:lang w:eastAsia="he-IL"/>
              </w:rPr>
              <w:t>50%</w:t>
            </w:r>
          </w:ins>
        </w:p>
      </w:sdtContent>
    </w:sdt>
    <w:p w14:paraId="5FB8730F" w14:textId="77777777" w:rsidR="00876F47" w:rsidRPr="00876F47" w:rsidRDefault="00876F47" w:rsidP="00876F47">
      <w:pPr>
        <w:widowControl w:val="0"/>
        <w:spacing w:before="0" w:beforeAutospacing="0" w:after="0" w:afterAutospacing="0" w:line="240" w:lineRule="auto"/>
        <w:rPr>
          <w:rFonts w:ascii="Times New Roman" w:eastAsia="Times New Roman" w:hAnsi="Times New Roman" w:cs="David"/>
          <w:sz w:val="20"/>
          <w:szCs w:val="24"/>
          <w:rtl/>
          <w:lang w:eastAsia="he-IL"/>
        </w:rPr>
      </w:pPr>
    </w:p>
    <w:p w14:paraId="4222FE1C" w14:textId="77777777" w:rsidR="00876F47" w:rsidRPr="00876F47" w:rsidRDefault="00876F47" w:rsidP="00876F47">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Pr>
      </w:pPr>
      <w:r w:rsidRPr="00876F47">
        <w:rPr>
          <w:rFonts w:ascii="Times New Roman" w:eastAsia="Times New Roman" w:hAnsi="Times New Roman" w:cs="David"/>
          <w:sz w:val="24"/>
          <w:szCs w:val="24"/>
          <w:rtl/>
        </w:rPr>
        <w:br w:type="page"/>
      </w:r>
    </w:p>
    <w:p w14:paraId="537B5515" w14:textId="77777777" w:rsidR="00876F47" w:rsidRPr="00876F47" w:rsidRDefault="00876F47" w:rsidP="00876F47">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876F47">
        <w:rPr>
          <w:rFonts w:ascii="Times New Roman" w:eastAsia="Times New Roman" w:hAnsi="Times New Roman" w:cs="David"/>
          <w:b/>
          <w:bCs/>
          <w:sz w:val="24"/>
          <w:szCs w:val="24"/>
          <w:u w:val="single"/>
          <w:rtl/>
        </w:rPr>
        <w:lastRenderedPageBreak/>
        <w:t>נספח "ב"</w:t>
      </w:r>
    </w:p>
    <w:p w14:paraId="3D7BE976" w14:textId="77777777" w:rsidR="00876F47" w:rsidRPr="00876F47" w:rsidRDefault="00876F47" w:rsidP="00876F47">
      <w:pPr>
        <w:widowControl w:val="0"/>
        <w:spacing w:before="60" w:beforeAutospacing="0" w:after="60" w:afterAutospacing="0" w:line="240" w:lineRule="auto"/>
        <w:jc w:val="center"/>
        <w:rPr>
          <w:rFonts w:ascii="Times New Roman" w:eastAsia="Times New Roman" w:hAnsi="Times New Roman" w:cs="David"/>
          <w:b/>
          <w:bCs/>
          <w:sz w:val="24"/>
          <w:szCs w:val="24"/>
          <w:u w:val="single"/>
          <w:rtl/>
        </w:rPr>
      </w:pPr>
    </w:p>
    <w:p w14:paraId="55B81DBF" w14:textId="77777777" w:rsidR="00876F47" w:rsidRPr="00876F47" w:rsidRDefault="00876F47" w:rsidP="00876F47">
      <w:pPr>
        <w:widowControl w:val="0"/>
        <w:spacing w:before="60" w:beforeAutospacing="0" w:after="60" w:afterAutospacing="0" w:line="240" w:lineRule="auto"/>
        <w:jc w:val="center"/>
        <w:rPr>
          <w:rFonts w:ascii="Times New Roman" w:eastAsia="Times New Roman" w:hAnsi="Times New Roman" w:cs="David"/>
          <w:b/>
          <w:bCs/>
          <w:sz w:val="24"/>
          <w:szCs w:val="24"/>
          <w:u w:val="single"/>
          <w:rtl/>
        </w:rPr>
      </w:pPr>
      <w:r w:rsidRPr="00876F47">
        <w:rPr>
          <w:rFonts w:ascii="Times New Roman" w:eastAsia="Times New Roman" w:hAnsi="Times New Roman" w:cs="David"/>
          <w:b/>
          <w:bCs/>
          <w:sz w:val="24"/>
          <w:szCs w:val="24"/>
          <w:u w:val="single"/>
          <w:rtl/>
        </w:rPr>
        <w:t>שירותי היועץ</w:t>
      </w:r>
    </w:p>
    <w:p w14:paraId="135A05FA" w14:textId="77777777" w:rsidR="00876F47" w:rsidRPr="00876F47" w:rsidRDefault="00876F47" w:rsidP="00876F47">
      <w:pPr>
        <w:spacing w:before="0" w:beforeAutospacing="0" w:after="0" w:afterAutospacing="0" w:line="240" w:lineRule="auto"/>
        <w:rPr>
          <w:rFonts w:ascii="Times New Roman" w:eastAsia="Times New Roman" w:hAnsi="Times New Roman" w:cs="David"/>
          <w:sz w:val="24"/>
          <w:szCs w:val="24"/>
          <w:rtl/>
        </w:rPr>
      </w:pPr>
    </w:p>
    <w:p w14:paraId="7FA3F646"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w:t>
      </w:r>
      <w:r w:rsidRPr="00876F47">
        <w:rPr>
          <w:rFonts w:ascii="Times New Roman" w:eastAsia="Times New Roman" w:hAnsi="Times New Roman" w:cs="David"/>
          <w:sz w:val="24"/>
          <w:szCs w:val="24"/>
          <w:rtl/>
        </w:rPr>
        <w:tab/>
      </w:r>
      <w:r w:rsidRPr="00876F47">
        <w:rPr>
          <w:rFonts w:ascii="Times New Roman" w:eastAsia="Times New Roman" w:hAnsi="Times New Roman" w:cs="David"/>
          <w:b/>
          <w:bCs/>
          <w:sz w:val="24"/>
          <w:szCs w:val="24"/>
          <w:u w:val="single"/>
          <w:rtl/>
        </w:rPr>
        <w:t>כללי</w:t>
      </w:r>
      <w:r w:rsidRPr="00876F47">
        <w:rPr>
          <w:rFonts w:ascii="Times New Roman" w:eastAsia="Times New Roman" w:hAnsi="Times New Roman" w:cs="David"/>
          <w:sz w:val="24"/>
          <w:szCs w:val="24"/>
          <w:rtl/>
        </w:rPr>
        <w:t>:</w:t>
      </w:r>
    </w:p>
    <w:p w14:paraId="502BCCF2"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3B6240F2" w14:textId="77777777" w:rsidR="00876F47" w:rsidRPr="00876F47" w:rsidRDefault="00876F47" w:rsidP="00876F47">
      <w:pPr>
        <w:widowControl w:val="0"/>
        <w:numPr>
          <w:ilvl w:val="1"/>
          <w:numId w:val="32"/>
        </w:numPr>
        <w:tabs>
          <w:tab w:val="num" w:pos="1440"/>
        </w:tabs>
        <w:spacing w:before="0" w:beforeAutospacing="0" w:after="0" w:afterAutospacing="0" w:line="360" w:lineRule="auto"/>
        <w:ind w:left="1440"/>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שרותי היועץ: מתייחסים לכלל מערך הבטיחות בפרויקט ובין היתר לגבי הנושאים המפורטים להלן:</w:t>
      </w:r>
    </w:p>
    <w:p w14:paraId="4362665F" w14:textId="77777777" w:rsidR="00876F47" w:rsidRPr="00876F47" w:rsidRDefault="00876F47" w:rsidP="00876F47">
      <w:pPr>
        <w:spacing w:before="0" w:beforeAutospacing="0" w:after="0" w:afterAutospacing="0" w:line="240" w:lineRule="auto"/>
        <w:ind w:left="720"/>
        <w:jc w:val="both"/>
        <w:rPr>
          <w:rFonts w:ascii="Times New Roman" w:eastAsia="Times New Roman" w:hAnsi="Times New Roman" w:cs="David"/>
          <w:sz w:val="24"/>
          <w:szCs w:val="24"/>
          <w:rtl/>
        </w:rPr>
      </w:pPr>
    </w:p>
    <w:p w14:paraId="30FE17EA"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דרכי גישה לרכב כבוי והצלה (בתחום המגרש ומחוץ לו).</w:t>
      </w:r>
    </w:p>
    <w:p w14:paraId="1EE837D6"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חדרי מדרגות.</w:t>
      </w:r>
    </w:p>
    <w:p w14:paraId="4DB2DFB0"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דרכי הימלטות.</w:t>
      </w:r>
    </w:p>
    <w:p w14:paraId="623C3FB2"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דלתות, חלונות ויציאות (מנעולי בהלה).</w:t>
      </w:r>
    </w:p>
    <w:p w14:paraId="3C648AEC"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מעקות במרפסות, גגות, מדרגות ובפתוח.</w:t>
      </w:r>
    </w:p>
    <w:p w14:paraId="783251DA"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פירים</w:t>
      </w:r>
      <w:r w:rsidRPr="00876F47">
        <w:rPr>
          <w:rFonts w:ascii="Times New Roman" w:eastAsia="Times New Roman" w:hAnsi="Times New Roman" w:cs="David" w:hint="cs"/>
          <w:sz w:val="24"/>
          <w:szCs w:val="24"/>
          <w:rtl/>
        </w:rPr>
        <w:t xml:space="preserve"> למעט פיר מעליות - בטיחות אש ומעקות</w:t>
      </w:r>
      <w:r w:rsidRPr="00876F47">
        <w:rPr>
          <w:rFonts w:ascii="Times New Roman" w:eastAsia="Times New Roman" w:hAnsi="Times New Roman" w:cs="David"/>
          <w:sz w:val="24"/>
          <w:szCs w:val="24"/>
          <w:rtl/>
        </w:rPr>
        <w:t>.</w:t>
      </w:r>
    </w:p>
    <w:p w14:paraId="3D7B1B65"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מרתפי חניה</w:t>
      </w:r>
      <w:r w:rsidRPr="00876F47">
        <w:rPr>
          <w:rFonts w:ascii="Times New Roman" w:eastAsia="Times New Roman" w:hAnsi="Times New Roman" w:cs="David" w:hint="cs"/>
          <w:sz w:val="24"/>
          <w:szCs w:val="24"/>
          <w:rtl/>
        </w:rPr>
        <w:t xml:space="preserve"> - למעט בטיחות תנועת כלי רכב</w:t>
      </w:r>
      <w:r w:rsidRPr="00876F47">
        <w:rPr>
          <w:rFonts w:ascii="Times New Roman" w:eastAsia="Times New Roman" w:hAnsi="Times New Roman" w:cs="David"/>
          <w:sz w:val="24"/>
          <w:szCs w:val="24"/>
          <w:rtl/>
        </w:rPr>
        <w:t>.</w:t>
      </w:r>
    </w:p>
    <w:p w14:paraId="36D6CDA1"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מעליות</w:t>
      </w:r>
      <w:r w:rsidRPr="00876F47">
        <w:rPr>
          <w:rFonts w:ascii="Times New Roman" w:eastAsia="Times New Roman" w:hAnsi="Times New Roman" w:cs="David" w:hint="cs"/>
          <w:sz w:val="24"/>
          <w:szCs w:val="24"/>
          <w:rtl/>
        </w:rPr>
        <w:t xml:space="preserve"> - בטיחות אש</w:t>
      </w:r>
      <w:r w:rsidRPr="00876F47">
        <w:rPr>
          <w:rFonts w:ascii="Times New Roman" w:eastAsia="Times New Roman" w:hAnsi="Times New Roman" w:cs="David"/>
          <w:sz w:val="24"/>
          <w:szCs w:val="24"/>
          <w:rtl/>
        </w:rPr>
        <w:t>.</w:t>
      </w:r>
    </w:p>
    <w:p w14:paraId="699B6E74"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מערכות מיזוג אויר וחשמל</w:t>
      </w:r>
      <w:r w:rsidRPr="00876F47">
        <w:rPr>
          <w:rFonts w:ascii="Times New Roman" w:eastAsia="Times New Roman" w:hAnsi="Times New Roman" w:cs="David" w:hint="cs"/>
          <w:sz w:val="24"/>
          <w:szCs w:val="24"/>
          <w:rtl/>
        </w:rPr>
        <w:t xml:space="preserve"> - בטיחות אש</w:t>
      </w:r>
      <w:r w:rsidRPr="00876F47">
        <w:rPr>
          <w:rFonts w:ascii="Times New Roman" w:eastAsia="Times New Roman" w:hAnsi="Times New Roman" w:cs="David"/>
          <w:sz w:val="24"/>
          <w:szCs w:val="24"/>
          <w:rtl/>
        </w:rPr>
        <w:t>.</w:t>
      </w:r>
    </w:p>
    <w:p w14:paraId="0AE95799"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אספקת מי כיבוי.</w:t>
      </w:r>
    </w:p>
    <w:p w14:paraId="34D23AEF"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 xml:space="preserve">ברזי וגלגלוני כיבוי, מערכת </w:t>
      </w:r>
      <w:proofErr w:type="spellStart"/>
      <w:r w:rsidRPr="00876F47">
        <w:rPr>
          <w:rFonts w:ascii="Times New Roman" w:eastAsia="Times New Roman" w:hAnsi="Times New Roman" w:cs="David"/>
          <w:sz w:val="24"/>
          <w:szCs w:val="24"/>
          <w:rtl/>
        </w:rPr>
        <w:t>הידרנטים</w:t>
      </w:r>
      <w:proofErr w:type="spellEnd"/>
      <w:r w:rsidRPr="00876F47">
        <w:rPr>
          <w:rFonts w:ascii="Times New Roman" w:eastAsia="Times New Roman" w:hAnsi="Times New Roman" w:cs="David"/>
          <w:sz w:val="24"/>
          <w:szCs w:val="24"/>
          <w:rtl/>
        </w:rPr>
        <w:t xml:space="preserve"> </w:t>
      </w:r>
      <w:proofErr w:type="spellStart"/>
      <w:r w:rsidRPr="00876F47">
        <w:rPr>
          <w:rFonts w:ascii="Times New Roman" w:eastAsia="Times New Roman" w:hAnsi="Times New Roman" w:cs="David"/>
          <w:sz w:val="24"/>
          <w:szCs w:val="24"/>
          <w:rtl/>
        </w:rPr>
        <w:t>וספרינקלרים</w:t>
      </w:r>
      <w:proofErr w:type="spellEnd"/>
      <w:r w:rsidRPr="00876F47">
        <w:rPr>
          <w:rFonts w:ascii="Times New Roman" w:eastAsia="Times New Roman" w:hAnsi="Times New Roman" w:cs="David"/>
          <w:sz w:val="24"/>
          <w:szCs w:val="24"/>
          <w:rtl/>
        </w:rPr>
        <w:t>, וכל ציוד כיבוי אחר.</w:t>
      </w:r>
    </w:p>
    <w:p w14:paraId="002BBF11"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חדרי מכונות</w:t>
      </w:r>
      <w:r w:rsidRPr="00876F47">
        <w:rPr>
          <w:rFonts w:ascii="Times New Roman" w:eastAsia="Times New Roman" w:hAnsi="Times New Roman" w:cs="David" w:hint="cs"/>
          <w:sz w:val="24"/>
          <w:szCs w:val="24"/>
          <w:rtl/>
        </w:rPr>
        <w:t xml:space="preserve"> - לא כולל ציוד ומכונות</w:t>
      </w:r>
      <w:r w:rsidRPr="00876F47">
        <w:rPr>
          <w:rFonts w:ascii="Times New Roman" w:eastAsia="Times New Roman" w:hAnsi="Times New Roman" w:cs="David"/>
          <w:sz w:val="24"/>
          <w:szCs w:val="24"/>
          <w:rtl/>
        </w:rPr>
        <w:t>.</w:t>
      </w:r>
    </w:p>
    <w:p w14:paraId="294D934B"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מערכות כיבוי מיוחדות, כמו כיבוי בגז הלוגן, באם דרוש.</w:t>
      </w:r>
    </w:p>
    <w:p w14:paraId="20186CDB"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מערכות גילוי אש/עשן ואתראה ושילובן במערכות כיבוי.</w:t>
      </w:r>
    </w:p>
    <w:p w14:paraId="6414CFCB"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שילוט חירום (שלטי יציאה).</w:t>
      </w:r>
    </w:p>
    <w:p w14:paraId="0D748E78"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Pr>
      </w:pPr>
      <w:r w:rsidRPr="00876F47">
        <w:rPr>
          <w:rFonts w:ascii="Times New Roman" w:eastAsia="Times New Roman" w:hAnsi="Times New Roman" w:cs="David"/>
          <w:sz w:val="24"/>
          <w:szCs w:val="24"/>
          <w:rtl/>
        </w:rPr>
        <w:t>מערכות כריזה.</w:t>
      </w:r>
    </w:p>
    <w:p w14:paraId="4B8A3E67"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מתקני גז.</w:t>
      </w:r>
    </w:p>
    <w:p w14:paraId="1188C0B9"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Pr>
      </w:pPr>
      <w:r w:rsidRPr="00876F47">
        <w:rPr>
          <w:rFonts w:ascii="Times New Roman" w:eastAsia="Times New Roman" w:hAnsi="Times New Roman" w:cs="David"/>
          <w:sz w:val="24"/>
          <w:szCs w:val="24"/>
          <w:rtl/>
        </w:rPr>
        <w:t>כל הקשור בנושא בטיחות הציבור, מניעת שרפות וכדומה ואשר לא הוזכר לעיל.</w:t>
      </w:r>
    </w:p>
    <w:p w14:paraId="465641BD"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hint="cs"/>
          <w:sz w:val="24"/>
          <w:szCs w:val="24"/>
          <w:rtl/>
        </w:rPr>
        <w:t>משטר הפעלות בשעת חירום לכל חלקי המבנה ומערכותיו.</w:t>
      </w:r>
    </w:p>
    <w:p w14:paraId="7624C2E7" w14:textId="77777777" w:rsidR="00876F47" w:rsidRPr="00876F47" w:rsidRDefault="00876F47" w:rsidP="00876F47">
      <w:pPr>
        <w:spacing w:before="0" w:beforeAutospacing="0" w:after="0" w:afterAutospacing="0" w:line="240" w:lineRule="auto"/>
        <w:ind w:left="1440"/>
        <w:jc w:val="both"/>
        <w:rPr>
          <w:rFonts w:ascii="Times New Roman" w:eastAsia="Times New Roman" w:hAnsi="Times New Roman" w:cs="David"/>
          <w:sz w:val="24"/>
          <w:szCs w:val="24"/>
          <w:rtl/>
        </w:rPr>
      </w:pPr>
    </w:p>
    <w:p w14:paraId="7B56108D" w14:textId="77777777" w:rsidR="00876F47" w:rsidRPr="00876F47" w:rsidRDefault="00876F47" w:rsidP="00876F47">
      <w:pPr>
        <w:spacing w:before="0" w:beforeAutospacing="0" w:after="0" w:afterAutospacing="0" w:line="240" w:lineRule="auto"/>
        <w:ind w:left="72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1.2</w:t>
      </w:r>
      <w:r w:rsidRPr="00876F47">
        <w:rPr>
          <w:rFonts w:ascii="Times New Roman" w:eastAsia="Times New Roman" w:hAnsi="Times New Roman" w:cs="David"/>
          <w:sz w:val="24"/>
          <w:szCs w:val="24"/>
          <w:rtl/>
        </w:rPr>
        <w:tab/>
        <w:t xml:space="preserve">על היועץ לקבל אשור בכתב מאת המנהל לפני התחלת כל שלב או לפני כל שרות </w:t>
      </w:r>
      <w:r w:rsidRPr="00876F47">
        <w:rPr>
          <w:rFonts w:ascii="Times New Roman" w:eastAsia="Times New Roman" w:hAnsi="Times New Roman" w:cs="David"/>
          <w:sz w:val="24"/>
          <w:szCs w:val="24"/>
          <w:rtl/>
        </w:rPr>
        <w:tab/>
        <w:t>חלקי.</w:t>
      </w:r>
    </w:p>
    <w:p w14:paraId="2FC5DC26"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549B5912" w14:textId="77777777" w:rsid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66B4FB60" w14:textId="77777777" w:rsidR="005603EE" w:rsidRDefault="005603EE" w:rsidP="00876F47">
      <w:pPr>
        <w:spacing w:before="0" w:beforeAutospacing="0" w:after="0" w:afterAutospacing="0" w:line="240" w:lineRule="auto"/>
        <w:jc w:val="both"/>
        <w:rPr>
          <w:rFonts w:ascii="Times New Roman" w:eastAsia="Times New Roman" w:hAnsi="Times New Roman" w:cs="David"/>
          <w:sz w:val="24"/>
          <w:szCs w:val="24"/>
          <w:rtl/>
        </w:rPr>
      </w:pPr>
    </w:p>
    <w:p w14:paraId="481C8B09" w14:textId="77777777" w:rsidR="005603EE" w:rsidRDefault="005603EE" w:rsidP="00876F47">
      <w:pPr>
        <w:spacing w:before="0" w:beforeAutospacing="0" w:after="0" w:afterAutospacing="0" w:line="240" w:lineRule="auto"/>
        <w:jc w:val="both"/>
        <w:rPr>
          <w:rFonts w:ascii="Times New Roman" w:eastAsia="Times New Roman" w:hAnsi="Times New Roman" w:cs="David"/>
          <w:sz w:val="24"/>
          <w:szCs w:val="24"/>
          <w:rtl/>
        </w:rPr>
      </w:pPr>
    </w:p>
    <w:p w14:paraId="0A0EA719" w14:textId="77777777" w:rsidR="005603EE" w:rsidRDefault="005603EE" w:rsidP="00876F47">
      <w:pPr>
        <w:spacing w:before="0" w:beforeAutospacing="0" w:after="0" w:afterAutospacing="0" w:line="240" w:lineRule="auto"/>
        <w:jc w:val="both"/>
        <w:rPr>
          <w:rFonts w:ascii="Times New Roman" w:eastAsia="Times New Roman" w:hAnsi="Times New Roman" w:cs="David"/>
          <w:sz w:val="24"/>
          <w:szCs w:val="24"/>
          <w:rtl/>
        </w:rPr>
      </w:pPr>
    </w:p>
    <w:p w14:paraId="6F2D20DA" w14:textId="77777777" w:rsidR="005603EE" w:rsidRDefault="005603EE" w:rsidP="00876F47">
      <w:pPr>
        <w:spacing w:before="0" w:beforeAutospacing="0" w:after="0" w:afterAutospacing="0" w:line="240" w:lineRule="auto"/>
        <w:jc w:val="both"/>
        <w:rPr>
          <w:rFonts w:ascii="Times New Roman" w:eastAsia="Times New Roman" w:hAnsi="Times New Roman" w:cs="David"/>
          <w:sz w:val="24"/>
          <w:szCs w:val="24"/>
          <w:rtl/>
        </w:rPr>
      </w:pPr>
    </w:p>
    <w:p w14:paraId="315242EF" w14:textId="77777777" w:rsidR="005603EE" w:rsidRPr="00876F47" w:rsidRDefault="005603EE" w:rsidP="00876F47">
      <w:pPr>
        <w:spacing w:before="0" w:beforeAutospacing="0" w:after="0" w:afterAutospacing="0" w:line="240" w:lineRule="auto"/>
        <w:jc w:val="both"/>
        <w:rPr>
          <w:rFonts w:ascii="Times New Roman" w:eastAsia="Times New Roman" w:hAnsi="Times New Roman" w:cs="David"/>
          <w:sz w:val="24"/>
          <w:szCs w:val="24"/>
        </w:rPr>
      </w:pPr>
    </w:p>
    <w:p w14:paraId="3BDE887E" w14:textId="77777777" w:rsidR="00876F47" w:rsidRPr="00876F47" w:rsidRDefault="00876F47" w:rsidP="00876F47">
      <w:pPr>
        <w:widowControl w:val="0"/>
        <w:numPr>
          <w:ilvl w:val="0"/>
          <w:numId w:val="25"/>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b/>
          <w:bCs/>
          <w:sz w:val="24"/>
          <w:szCs w:val="24"/>
          <w:u w:val="single"/>
          <w:rtl/>
        </w:rPr>
        <w:t>שלבי העבודה ההנדסית ופירוט השירותים</w:t>
      </w:r>
      <w:r w:rsidRPr="00876F47">
        <w:rPr>
          <w:rFonts w:ascii="Times New Roman" w:eastAsia="Times New Roman" w:hAnsi="Times New Roman" w:cs="David"/>
          <w:sz w:val="24"/>
          <w:szCs w:val="24"/>
          <w:rtl/>
        </w:rPr>
        <w:t>:</w:t>
      </w:r>
    </w:p>
    <w:p w14:paraId="6327100E" w14:textId="77777777" w:rsidR="00876F47" w:rsidRPr="00876F47" w:rsidRDefault="00876F47" w:rsidP="00876F47">
      <w:pPr>
        <w:spacing w:before="0" w:beforeAutospacing="0" w:after="0" w:afterAutospacing="0" w:line="240" w:lineRule="auto"/>
        <w:ind w:left="720"/>
        <w:jc w:val="both"/>
        <w:rPr>
          <w:rFonts w:ascii="Times New Roman" w:eastAsia="Times New Roman" w:hAnsi="Times New Roman" w:cs="David"/>
          <w:sz w:val="24"/>
          <w:szCs w:val="24"/>
          <w:rtl/>
        </w:rPr>
      </w:pPr>
    </w:p>
    <w:p w14:paraId="6C9FD175" w14:textId="77777777" w:rsidR="00876F47" w:rsidRPr="00876F47" w:rsidRDefault="00876F47" w:rsidP="00876F47">
      <w:pPr>
        <w:spacing w:before="0" w:beforeAutospacing="0" w:after="0" w:afterAutospacing="0" w:line="240" w:lineRule="auto"/>
        <w:ind w:left="72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 xml:space="preserve">העבודה תבוצע בקטעים לפי התקדמות הפרויקט והנחיות המנהל, לרבות להסדרי ביניים ואכלוס בשלבים. </w:t>
      </w:r>
    </w:p>
    <w:p w14:paraId="4A3376AE" w14:textId="77777777" w:rsidR="00876F47" w:rsidRPr="00876F47" w:rsidRDefault="00876F47" w:rsidP="00876F47">
      <w:pPr>
        <w:spacing w:before="0" w:beforeAutospacing="0" w:after="0" w:afterAutospacing="0" w:line="240" w:lineRule="auto"/>
        <w:ind w:left="72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העבודה תבוצע בשלבים הכוללים את הש</w:t>
      </w:r>
      <w:r w:rsidR="005603EE">
        <w:rPr>
          <w:rFonts w:ascii="Times New Roman" w:eastAsia="Times New Roman" w:hAnsi="Times New Roman" w:cs="David" w:hint="cs"/>
          <w:sz w:val="24"/>
          <w:szCs w:val="24"/>
          <w:rtl/>
        </w:rPr>
        <w:t>י</w:t>
      </w:r>
      <w:r w:rsidRPr="00876F47">
        <w:rPr>
          <w:rFonts w:ascii="Times New Roman" w:eastAsia="Times New Roman" w:hAnsi="Times New Roman" w:cs="David"/>
          <w:sz w:val="24"/>
          <w:szCs w:val="24"/>
          <w:rtl/>
        </w:rPr>
        <w:t>רותים כלהלן:</w:t>
      </w:r>
    </w:p>
    <w:p w14:paraId="335CD0BF" w14:textId="77777777" w:rsidR="00876F47" w:rsidRPr="00876F47" w:rsidRDefault="00876F47" w:rsidP="00876F47">
      <w:pPr>
        <w:spacing w:before="0" w:beforeAutospacing="0" w:after="0" w:afterAutospacing="0" w:line="240" w:lineRule="auto"/>
        <w:ind w:left="720"/>
        <w:jc w:val="both"/>
        <w:rPr>
          <w:rFonts w:ascii="Times New Roman" w:eastAsia="Times New Roman" w:hAnsi="Times New Roman" w:cs="David"/>
          <w:sz w:val="24"/>
          <w:szCs w:val="24"/>
          <w:rtl/>
        </w:rPr>
      </w:pPr>
    </w:p>
    <w:p w14:paraId="0AC0F992" w14:textId="77777777" w:rsidR="00876F47" w:rsidRPr="00876F47" w:rsidRDefault="00876F47" w:rsidP="00876F47">
      <w:pPr>
        <w:spacing w:before="0" w:beforeAutospacing="0" w:after="0" w:afterAutospacing="0" w:line="240" w:lineRule="auto"/>
        <w:ind w:left="72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2.1</w:t>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u w:val="single"/>
          <w:rtl/>
        </w:rPr>
        <w:t>יעוץ מוקדם</w:t>
      </w:r>
      <w:r w:rsidRPr="00876F47">
        <w:rPr>
          <w:rFonts w:ascii="Times New Roman" w:eastAsia="Times New Roman" w:hAnsi="Times New Roman" w:cs="David"/>
          <w:sz w:val="24"/>
          <w:szCs w:val="24"/>
          <w:rtl/>
        </w:rPr>
        <w:t>:</w:t>
      </w:r>
    </w:p>
    <w:p w14:paraId="283302C6" w14:textId="77777777" w:rsidR="00876F47" w:rsidRPr="00876F47" w:rsidRDefault="00876F47" w:rsidP="00876F47">
      <w:pPr>
        <w:spacing w:before="0" w:beforeAutospacing="0" w:after="0" w:afterAutospacing="0" w:line="240" w:lineRule="auto"/>
        <w:ind w:left="144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 xml:space="preserve">  </w:t>
      </w:r>
    </w:p>
    <w:p w14:paraId="47FE2A44" w14:textId="77777777" w:rsidR="00876F47" w:rsidRPr="00876F47" w:rsidRDefault="00876F47" w:rsidP="00876F47">
      <w:pPr>
        <w:widowControl w:val="0"/>
        <w:numPr>
          <w:ilvl w:val="0"/>
          <w:numId w:val="34"/>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בירור הפרוגרמה עם נציג המזמין והיועצים, ביקורים באתר, חקירות ובדיקות מוקדמות, התייעצות ותיאום עם המתכננים והיועצים.</w:t>
      </w:r>
    </w:p>
    <w:p w14:paraId="7CA83F5A" w14:textId="77777777" w:rsidR="00876F47" w:rsidRPr="00876F47" w:rsidRDefault="00876F47" w:rsidP="00876F47">
      <w:pPr>
        <w:widowControl w:val="0"/>
        <w:numPr>
          <w:ilvl w:val="0"/>
          <w:numId w:val="34"/>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בירורים, במקרה הצורך, ברשויות המוסמכות או אצל גורמים אחרים בקשר לבעיות חוקיות ואחרות הקשורות בבעיות הבטיחות של המבנה וקבלת אשור הרשויות בהתאם לכך.</w:t>
      </w:r>
    </w:p>
    <w:p w14:paraId="5D9358EE" w14:textId="77777777" w:rsidR="00876F47" w:rsidRPr="00876F47" w:rsidRDefault="00876F47" w:rsidP="00876F47">
      <w:pPr>
        <w:widowControl w:val="0"/>
        <w:numPr>
          <w:ilvl w:val="0"/>
          <w:numId w:val="34"/>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הכנת חוות דעת מוקדמת המפרטת את הבעיות העקרוניות והגשת הצעה מוקדמת עם המלצות המתארות את הפתרונות האלטרנטיביים העקרוניים.</w:t>
      </w:r>
      <w:r w:rsidRPr="00876F47">
        <w:rPr>
          <w:rFonts w:ascii="Times New Roman" w:eastAsia="Times New Roman" w:hAnsi="Times New Roman" w:cs="David" w:hint="cs"/>
          <w:sz w:val="24"/>
          <w:szCs w:val="24"/>
          <w:rtl/>
        </w:rPr>
        <w:t xml:space="preserve"> מתן הנחיות תכנוניות לבטיחות אש לכלל היועצים בכל הקשור לתכנון המבנה.</w:t>
      </w:r>
    </w:p>
    <w:p w14:paraId="78C77867" w14:textId="77777777" w:rsidR="00876F47" w:rsidRPr="00876F47" w:rsidRDefault="00876F47" w:rsidP="00876F47">
      <w:pPr>
        <w:widowControl w:val="0"/>
        <w:numPr>
          <w:ilvl w:val="0"/>
          <w:numId w:val="34"/>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מסירת נתונים ליועצים לגבי הפתרונות הבטיחותיים האפשריים המסוכמים עם נציג המזמין, ובמידת הצורך הכנת אומדן משוער לביצועם.</w:t>
      </w:r>
      <w:r w:rsidRPr="00876F47">
        <w:rPr>
          <w:rFonts w:ascii="Times New Roman" w:eastAsia="Times New Roman" w:hAnsi="Times New Roman" w:cs="David" w:hint="cs"/>
          <w:sz w:val="24"/>
          <w:szCs w:val="24"/>
          <w:rtl/>
        </w:rPr>
        <w:t xml:space="preserve"> </w:t>
      </w:r>
    </w:p>
    <w:p w14:paraId="1762EE5F" w14:textId="77777777" w:rsidR="00876F47" w:rsidRPr="00876F47" w:rsidRDefault="00876F47" w:rsidP="00876F47">
      <w:pPr>
        <w:spacing w:before="0" w:beforeAutospacing="0" w:after="0" w:afterAutospacing="0" w:line="240" w:lineRule="auto"/>
        <w:ind w:left="1440" w:firstLine="720"/>
        <w:jc w:val="both"/>
        <w:rPr>
          <w:rFonts w:ascii="Times New Roman" w:eastAsia="Times New Roman" w:hAnsi="Times New Roman" w:cs="David"/>
          <w:sz w:val="24"/>
          <w:szCs w:val="24"/>
          <w:rtl/>
        </w:rPr>
      </w:pPr>
    </w:p>
    <w:p w14:paraId="495F7C2A"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6F2B464D"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ab/>
        <w:t>2.2</w:t>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u w:val="single"/>
          <w:rtl/>
        </w:rPr>
        <w:t>יעוץ סופי</w:t>
      </w:r>
      <w:r w:rsidRPr="00876F47">
        <w:rPr>
          <w:rFonts w:ascii="Times New Roman" w:eastAsia="Times New Roman" w:hAnsi="Times New Roman" w:cs="David"/>
          <w:sz w:val="24"/>
          <w:szCs w:val="24"/>
          <w:rtl/>
        </w:rPr>
        <w:t>:</w:t>
      </w:r>
    </w:p>
    <w:p w14:paraId="6A34D927"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087B9DA4" w14:textId="77777777" w:rsidR="00876F47" w:rsidRPr="00876F47" w:rsidRDefault="00876F47" w:rsidP="00876F47">
      <w:pPr>
        <w:widowControl w:val="0"/>
        <w:numPr>
          <w:ilvl w:val="0"/>
          <w:numId w:val="35"/>
        </w:numPr>
        <w:spacing w:before="0" w:beforeAutospacing="0" w:after="0" w:afterAutospacing="0" w:line="360" w:lineRule="auto"/>
        <w:jc w:val="both"/>
        <w:rPr>
          <w:rFonts w:ascii="Times New Roman" w:eastAsia="Times New Roman" w:hAnsi="Times New Roman" w:cs="David"/>
          <w:sz w:val="24"/>
          <w:szCs w:val="24"/>
        </w:rPr>
      </w:pPr>
      <w:r w:rsidRPr="00876F47">
        <w:rPr>
          <w:rFonts w:ascii="Times New Roman" w:eastAsia="Times New Roman" w:hAnsi="Times New Roman" w:cs="David"/>
          <w:sz w:val="24"/>
          <w:szCs w:val="24"/>
          <w:rtl/>
        </w:rPr>
        <w:t>בחינה וניתוח של הפתרונות הבטיחותיים האפשריים, טכניים וכלכליים כאחת, וסיכום הפתרון המועדף בתיאום עם המתכננים, היועצים ונציג המזמין.</w:t>
      </w:r>
      <w:r w:rsidRPr="00876F47">
        <w:rPr>
          <w:rFonts w:ascii="Times New Roman" w:eastAsia="Times New Roman" w:hAnsi="Times New Roman" w:cs="David" w:hint="cs"/>
          <w:sz w:val="24"/>
          <w:szCs w:val="24"/>
          <w:rtl/>
        </w:rPr>
        <w:t xml:space="preserve"> </w:t>
      </w:r>
    </w:p>
    <w:p w14:paraId="095B4258" w14:textId="77777777" w:rsidR="00876F47" w:rsidRPr="00876F47" w:rsidRDefault="00876F47" w:rsidP="00876F47">
      <w:pPr>
        <w:widowControl w:val="0"/>
        <w:numPr>
          <w:ilvl w:val="0"/>
          <w:numId w:val="35"/>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מתן המלצות בכתב ו/או ע"י שרטוטים ליועצים ולמזמין.</w:t>
      </w:r>
    </w:p>
    <w:p w14:paraId="0D0CF26E" w14:textId="77777777" w:rsidR="00876F47" w:rsidRPr="00876F47" w:rsidRDefault="00876F47" w:rsidP="00876F47">
      <w:pPr>
        <w:widowControl w:val="0"/>
        <w:numPr>
          <w:ilvl w:val="0"/>
          <w:numId w:val="35"/>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 xml:space="preserve">בדיקת התאמת </w:t>
      </w:r>
      <w:proofErr w:type="spellStart"/>
      <w:r w:rsidRPr="00876F47">
        <w:rPr>
          <w:rFonts w:ascii="Times New Roman" w:eastAsia="Times New Roman" w:hAnsi="Times New Roman" w:cs="David"/>
          <w:sz w:val="24"/>
          <w:szCs w:val="24"/>
          <w:rtl/>
        </w:rPr>
        <w:t>התכניות</w:t>
      </w:r>
      <w:proofErr w:type="spellEnd"/>
      <w:r w:rsidRPr="00876F47">
        <w:rPr>
          <w:rFonts w:ascii="Times New Roman" w:eastAsia="Times New Roman" w:hAnsi="Times New Roman" w:cs="David"/>
          <w:sz w:val="24"/>
          <w:szCs w:val="24"/>
          <w:rtl/>
        </w:rPr>
        <w:t>, המוגשות ע"י היועצים לרשויות ולגורמים האחרים, להמלצות כאמור.</w:t>
      </w:r>
    </w:p>
    <w:p w14:paraId="44BD0BE0" w14:textId="77777777" w:rsidR="00876F47" w:rsidRPr="00876F47" w:rsidRDefault="00876F47" w:rsidP="00876F47">
      <w:pPr>
        <w:widowControl w:val="0"/>
        <w:numPr>
          <w:ilvl w:val="0"/>
          <w:numId w:val="35"/>
        </w:numPr>
        <w:spacing w:before="0" w:beforeAutospacing="0" w:after="0" w:afterAutospacing="0" w:line="360" w:lineRule="auto"/>
        <w:jc w:val="both"/>
        <w:rPr>
          <w:rFonts w:ascii="Times New Roman" w:eastAsia="Times New Roman" w:hAnsi="Times New Roman" w:cs="David"/>
          <w:sz w:val="24"/>
          <w:szCs w:val="24"/>
        </w:rPr>
      </w:pPr>
      <w:r w:rsidRPr="00876F47">
        <w:rPr>
          <w:rFonts w:ascii="Times New Roman" w:eastAsia="Times New Roman" w:hAnsi="Times New Roman" w:cs="David"/>
          <w:sz w:val="24"/>
          <w:szCs w:val="24"/>
          <w:rtl/>
        </w:rPr>
        <w:t>טיפול וקבלת אישורי הרשויות המוסמכות בנושאי הבטיחות בשלבים השונים של הדיונים בקבלת ר</w:t>
      </w:r>
      <w:r w:rsidR="005603EE">
        <w:rPr>
          <w:rFonts w:ascii="Times New Roman" w:eastAsia="Times New Roman" w:hAnsi="Times New Roman" w:cs="David" w:hint="cs"/>
          <w:sz w:val="24"/>
          <w:szCs w:val="24"/>
          <w:rtl/>
        </w:rPr>
        <w:t>י</w:t>
      </w:r>
      <w:r w:rsidRPr="00876F47">
        <w:rPr>
          <w:rFonts w:ascii="Times New Roman" w:eastAsia="Times New Roman" w:hAnsi="Times New Roman" w:cs="David"/>
          <w:sz w:val="24"/>
          <w:szCs w:val="24"/>
          <w:rtl/>
        </w:rPr>
        <w:t>שיון לביצוע הפרויקט.</w:t>
      </w:r>
    </w:p>
    <w:p w14:paraId="237D66C5" w14:textId="77777777" w:rsidR="00876F47" w:rsidRPr="00876F47" w:rsidRDefault="00876F47" w:rsidP="00876F47">
      <w:pPr>
        <w:widowControl w:val="0"/>
        <w:numPr>
          <w:ilvl w:val="0"/>
          <w:numId w:val="35"/>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חתימה על מסמכי התכנון המוגשים לרשויות, כיועץ הבטיחות.</w:t>
      </w:r>
    </w:p>
    <w:p w14:paraId="1CDC579B" w14:textId="77777777" w:rsidR="00876F47" w:rsidRPr="00876F47" w:rsidRDefault="00876F47" w:rsidP="00876F47">
      <w:pPr>
        <w:widowControl w:val="0"/>
        <w:numPr>
          <w:ilvl w:val="0"/>
          <w:numId w:val="35"/>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מסירת דו"ח מסכם לנציג המזמין על בעיות הבטיחות בפרויקט ופתרונן.</w:t>
      </w:r>
    </w:p>
    <w:p w14:paraId="4C198616"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0A39DD5A"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68ED73A0" w14:textId="77777777" w:rsidR="00876F47" w:rsidRPr="00876F47" w:rsidRDefault="00876F47" w:rsidP="00876F47">
      <w:pPr>
        <w:spacing w:before="0" w:beforeAutospacing="0" w:after="0" w:afterAutospacing="0" w:line="240" w:lineRule="auto"/>
        <w:ind w:left="72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2.3</w:t>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u w:val="single"/>
          <w:rtl/>
        </w:rPr>
        <w:t>ייעוץ בשלבי התכנון המפורט של הפרויקט</w:t>
      </w:r>
      <w:r w:rsidRPr="00876F47">
        <w:rPr>
          <w:rFonts w:ascii="Times New Roman" w:eastAsia="Times New Roman" w:hAnsi="Times New Roman" w:cs="David"/>
          <w:sz w:val="24"/>
          <w:szCs w:val="24"/>
          <w:rtl/>
        </w:rPr>
        <w:t>:</w:t>
      </w:r>
    </w:p>
    <w:p w14:paraId="7879A839"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6E379082" w14:textId="77777777" w:rsidR="00876F47" w:rsidRPr="00876F47" w:rsidRDefault="00876F47" w:rsidP="00876F47">
      <w:pPr>
        <w:widowControl w:val="0"/>
        <w:numPr>
          <w:ilvl w:val="0"/>
          <w:numId w:val="36"/>
        </w:numPr>
        <w:spacing w:before="0" w:beforeAutospacing="0" w:after="0" w:afterAutospacing="0" w:line="360" w:lineRule="auto"/>
        <w:ind w:right="-142"/>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 xml:space="preserve">בדיקת התאמתן של </w:t>
      </w:r>
      <w:proofErr w:type="spellStart"/>
      <w:r w:rsidRPr="00876F47">
        <w:rPr>
          <w:rFonts w:ascii="Times New Roman" w:eastAsia="Times New Roman" w:hAnsi="Times New Roman" w:cs="David"/>
          <w:sz w:val="24"/>
          <w:szCs w:val="24"/>
          <w:rtl/>
        </w:rPr>
        <w:t>התכניות</w:t>
      </w:r>
      <w:proofErr w:type="spellEnd"/>
      <w:r w:rsidRPr="00876F47">
        <w:rPr>
          <w:rFonts w:ascii="Times New Roman" w:eastAsia="Times New Roman" w:hAnsi="Times New Roman" w:cs="David"/>
          <w:sz w:val="24"/>
          <w:szCs w:val="24"/>
          <w:rtl/>
        </w:rPr>
        <w:t xml:space="preserve"> המפורטות של היועצים להמלצות היועץ ולאישורי הרשויות המוסמכות, בנושאי הבטיחות.</w:t>
      </w:r>
    </w:p>
    <w:p w14:paraId="64AFCA87" w14:textId="77777777" w:rsidR="00876F47" w:rsidRPr="00876F47" w:rsidRDefault="00876F47" w:rsidP="00876F47">
      <w:pPr>
        <w:widowControl w:val="0"/>
        <w:numPr>
          <w:ilvl w:val="0"/>
          <w:numId w:val="36"/>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טיפול בקבלת אישור הרשויות המוסמכות בנושאי בטיחות במידה והתגלה צורך בשינוי כלשהו במהלך התכנון המפורט.</w:t>
      </w:r>
      <w:r w:rsidRPr="00876F47">
        <w:rPr>
          <w:rFonts w:ascii="Times New Roman" w:eastAsia="Times New Roman" w:hAnsi="Times New Roman" w:cs="David" w:hint="cs"/>
          <w:sz w:val="24"/>
          <w:szCs w:val="24"/>
          <w:rtl/>
        </w:rPr>
        <w:t xml:space="preserve"> זירוז הליכים, ככל ונדרש, מול רשויות הכבוי לצורך קבלת אישורים בהת</w:t>
      </w:r>
      <w:r w:rsidR="005603EE">
        <w:rPr>
          <w:rFonts w:ascii="Times New Roman" w:eastAsia="Times New Roman" w:hAnsi="Times New Roman" w:cs="David" w:hint="cs"/>
          <w:sz w:val="24"/>
          <w:szCs w:val="24"/>
          <w:rtl/>
        </w:rPr>
        <w:t>א</w:t>
      </w:r>
      <w:r w:rsidRPr="00876F47">
        <w:rPr>
          <w:rFonts w:ascii="Times New Roman" w:eastAsia="Times New Roman" w:hAnsi="Times New Roman" w:cs="David" w:hint="cs"/>
          <w:sz w:val="24"/>
          <w:szCs w:val="24"/>
          <w:rtl/>
        </w:rPr>
        <w:t xml:space="preserve">ם ללוח </w:t>
      </w:r>
      <w:r w:rsidR="005603EE">
        <w:rPr>
          <w:rFonts w:ascii="Times New Roman" w:eastAsia="Times New Roman" w:hAnsi="Times New Roman" w:cs="David" w:hint="cs"/>
          <w:sz w:val="24"/>
          <w:szCs w:val="24"/>
          <w:rtl/>
        </w:rPr>
        <w:t>ה</w:t>
      </w:r>
      <w:r w:rsidRPr="00876F47">
        <w:rPr>
          <w:rFonts w:ascii="Times New Roman" w:eastAsia="Times New Roman" w:hAnsi="Times New Roman" w:cs="David" w:hint="cs"/>
          <w:sz w:val="24"/>
          <w:szCs w:val="24"/>
          <w:rtl/>
        </w:rPr>
        <w:t xml:space="preserve">זמנים וצרכי </w:t>
      </w:r>
      <w:r w:rsidRPr="00876F47">
        <w:rPr>
          <w:rFonts w:ascii="Times New Roman" w:eastAsia="Times New Roman" w:hAnsi="Times New Roman" w:cs="David" w:hint="cs"/>
          <w:sz w:val="24"/>
          <w:szCs w:val="24"/>
          <w:rtl/>
        </w:rPr>
        <w:lastRenderedPageBreak/>
        <w:t>הפרויקט.</w:t>
      </w:r>
    </w:p>
    <w:p w14:paraId="46F98E42" w14:textId="77777777" w:rsidR="00876F47" w:rsidRPr="00876F47" w:rsidRDefault="00876F47" w:rsidP="00876F47">
      <w:pPr>
        <w:widowControl w:val="0"/>
        <w:numPr>
          <w:ilvl w:val="0"/>
          <w:numId w:val="36"/>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הנחיות הדרושות להוצאת המכרזים, בדיקת תוצאות המכרזים למערכות גילוי עשן וכיבוי בגז.</w:t>
      </w:r>
    </w:p>
    <w:p w14:paraId="6ED3656C" w14:textId="77777777" w:rsidR="00876F47" w:rsidRPr="00876F47" w:rsidRDefault="00876F47" w:rsidP="00876F47">
      <w:pPr>
        <w:widowControl w:val="0"/>
        <w:numPr>
          <w:ilvl w:val="0"/>
          <w:numId w:val="36"/>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 xml:space="preserve">בדיקת </w:t>
      </w:r>
      <w:proofErr w:type="spellStart"/>
      <w:r w:rsidRPr="00876F47">
        <w:rPr>
          <w:rFonts w:ascii="Times New Roman" w:eastAsia="Times New Roman" w:hAnsi="Times New Roman" w:cs="David"/>
          <w:sz w:val="24"/>
          <w:szCs w:val="24"/>
          <w:rtl/>
        </w:rPr>
        <w:t>תכניות</w:t>
      </w:r>
      <w:proofErr w:type="spellEnd"/>
      <w:r w:rsidRPr="00876F47">
        <w:rPr>
          <w:rFonts w:ascii="Times New Roman" w:eastAsia="Times New Roman" w:hAnsi="Times New Roman" w:cs="David"/>
          <w:sz w:val="24"/>
          <w:szCs w:val="24"/>
          <w:rtl/>
        </w:rPr>
        <w:t xml:space="preserve"> העבודה של המתכננים או הקבלנים.</w:t>
      </w:r>
    </w:p>
    <w:p w14:paraId="3EE6CC35" w14:textId="77777777" w:rsidR="00876F47" w:rsidRPr="00876F47" w:rsidRDefault="00876F47" w:rsidP="00876F47">
      <w:pPr>
        <w:widowControl w:val="0"/>
        <w:numPr>
          <w:ilvl w:val="0"/>
          <w:numId w:val="36"/>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 xml:space="preserve">מתן אישור בכתב </w:t>
      </w:r>
      <w:proofErr w:type="spellStart"/>
      <w:r w:rsidRPr="00876F47">
        <w:rPr>
          <w:rFonts w:ascii="Times New Roman" w:eastAsia="Times New Roman" w:hAnsi="Times New Roman" w:cs="David"/>
          <w:sz w:val="24"/>
          <w:szCs w:val="24"/>
          <w:rtl/>
        </w:rPr>
        <w:t>לתכניות</w:t>
      </w:r>
      <w:proofErr w:type="spellEnd"/>
      <w:r w:rsidRPr="00876F47">
        <w:rPr>
          <w:rFonts w:ascii="Times New Roman" w:eastAsia="Times New Roman" w:hAnsi="Times New Roman" w:cs="David"/>
          <w:sz w:val="24"/>
          <w:szCs w:val="24"/>
          <w:rtl/>
        </w:rPr>
        <w:t xml:space="preserve"> לביצוע של היועצים.</w:t>
      </w:r>
    </w:p>
    <w:p w14:paraId="3734DD5A" w14:textId="77777777" w:rsidR="00876F47" w:rsidRPr="00876F47" w:rsidRDefault="00876F47" w:rsidP="00876F47">
      <w:pPr>
        <w:spacing w:before="0" w:beforeAutospacing="0" w:after="0" w:afterAutospacing="0" w:line="240" w:lineRule="auto"/>
        <w:ind w:left="1440"/>
        <w:jc w:val="both"/>
        <w:rPr>
          <w:rFonts w:ascii="Times New Roman" w:eastAsia="Times New Roman" w:hAnsi="Times New Roman" w:cs="David"/>
          <w:sz w:val="24"/>
          <w:szCs w:val="24"/>
          <w:rtl/>
        </w:rPr>
      </w:pPr>
    </w:p>
    <w:p w14:paraId="021CA635"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2020F0EF"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ab/>
        <w:t>2.4</w:t>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u w:val="single"/>
          <w:rtl/>
        </w:rPr>
        <w:t>פיקוח עליון בשלב ביצוע המבנה ומערכותיו</w:t>
      </w:r>
      <w:r w:rsidRPr="00876F47">
        <w:rPr>
          <w:rFonts w:ascii="Times New Roman" w:eastAsia="Times New Roman" w:hAnsi="Times New Roman" w:cs="David"/>
          <w:sz w:val="24"/>
          <w:szCs w:val="24"/>
          <w:rtl/>
        </w:rPr>
        <w:t>:</w:t>
      </w:r>
    </w:p>
    <w:p w14:paraId="2AC7C4B7"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4CD25A53" w14:textId="77777777" w:rsidR="00876F47" w:rsidRPr="00876F47" w:rsidRDefault="00876F47" w:rsidP="00876F47">
      <w:pPr>
        <w:widowControl w:val="0"/>
        <w:numPr>
          <w:ilvl w:val="0"/>
          <w:numId w:val="37"/>
        </w:numPr>
        <w:tabs>
          <w:tab w:val="num" w:pos="2160"/>
        </w:tabs>
        <w:spacing w:before="0" w:beforeAutospacing="0" w:after="0" w:afterAutospacing="0" w:line="360" w:lineRule="auto"/>
        <w:ind w:left="2160"/>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פיקוח עליון על ביצוע המבנה, בתאום היועצים, בכל הקשור לנושאי בטיחות.</w:t>
      </w:r>
    </w:p>
    <w:p w14:paraId="3CE004AF" w14:textId="77777777" w:rsidR="00876F47" w:rsidRPr="00876F47" w:rsidRDefault="00876F47" w:rsidP="00876F47">
      <w:pPr>
        <w:widowControl w:val="0"/>
        <w:spacing w:before="0" w:beforeAutospacing="0" w:after="0" w:afterAutospacing="0" w:line="240" w:lineRule="auto"/>
        <w:ind w:left="2160"/>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דווח למנהל על הממצאים ועל התקדמות בצוע העבודות לאחר כל ביקור של היועץ באתר.</w:t>
      </w:r>
    </w:p>
    <w:p w14:paraId="792081F1" w14:textId="77777777" w:rsidR="00876F47" w:rsidRPr="00876F47" w:rsidRDefault="00876F47" w:rsidP="00876F47">
      <w:pPr>
        <w:widowControl w:val="0"/>
        <w:numPr>
          <w:ilvl w:val="0"/>
          <w:numId w:val="37"/>
        </w:numPr>
        <w:tabs>
          <w:tab w:val="num" w:pos="2160"/>
        </w:tabs>
        <w:spacing w:before="0" w:beforeAutospacing="0" w:after="0" w:afterAutospacing="0" w:line="360" w:lineRule="auto"/>
        <w:ind w:left="2160"/>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מתן יעוץ לפתרונות במקרים בהם יתגלו כשלים בבצוע העבודות לעומת התכנון.</w:t>
      </w:r>
    </w:p>
    <w:p w14:paraId="6F25E89E" w14:textId="77777777" w:rsidR="00876F47" w:rsidRPr="00876F47" w:rsidRDefault="00876F47" w:rsidP="00876F47">
      <w:pPr>
        <w:widowControl w:val="0"/>
        <w:numPr>
          <w:ilvl w:val="0"/>
          <w:numId w:val="37"/>
        </w:numPr>
        <w:tabs>
          <w:tab w:val="num" w:pos="2160"/>
        </w:tabs>
        <w:spacing w:before="0" w:beforeAutospacing="0" w:after="0" w:afterAutospacing="0" w:line="360" w:lineRule="auto"/>
        <w:ind w:left="2160"/>
        <w:jc w:val="both"/>
        <w:rPr>
          <w:rFonts w:ascii="Times New Roman" w:eastAsia="Times New Roman" w:hAnsi="Times New Roman" w:cs="David"/>
          <w:sz w:val="24"/>
          <w:szCs w:val="24"/>
          <w:lang w:eastAsia="he-IL"/>
        </w:rPr>
      </w:pPr>
      <w:r w:rsidRPr="00876F47">
        <w:rPr>
          <w:rFonts w:ascii="Times New Roman" w:eastAsia="Times New Roman" w:hAnsi="Times New Roman" w:cs="David" w:hint="cs"/>
          <w:sz w:val="24"/>
          <w:szCs w:val="24"/>
          <w:rtl/>
          <w:lang w:eastAsia="he-IL"/>
        </w:rPr>
        <w:t>מתן יעוץ ופתרונות במקרים בהן יש שינוי בתקינה  ו/או דרישת שינוי מרשויות הכיבוי, והתמודדות עם יישומן.</w:t>
      </w:r>
    </w:p>
    <w:p w14:paraId="1C59EF29" w14:textId="77777777" w:rsidR="00876F47" w:rsidRPr="00876F47" w:rsidRDefault="00876F47" w:rsidP="00876F47">
      <w:pPr>
        <w:widowControl w:val="0"/>
        <w:numPr>
          <w:ilvl w:val="0"/>
          <w:numId w:val="37"/>
        </w:numPr>
        <w:tabs>
          <w:tab w:val="num" w:pos="2160"/>
        </w:tabs>
        <w:spacing w:before="0" w:beforeAutospacing="0" w:after="0" w:afterAutospacing="0" w:line="360" w:lineRule="auto"/>
        <w:ind w:left="2160"/>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הכנת וחתימה על כל מסמך שי</w:t>
      </w:r>
      <w:r w:rsidR="005603EE">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דרש ע"י הרשויות מהיועץ במהלך הבצוע, על אשור לחבור הפרויקט למערכות, ועל אשור לאכלוס ולתעודת גמר.</w:t>
      </w:r>
    </w:p>
    <w:p w14:paraId="4138B1D0" w14:textId="77777777" w:rsidR="00876F47" w:rsidRPr="00876F47" w:rsidRDefault="00876F47" w:rsidP="00876F47">
      <w:pPr>
        <w:widowControl w:val="0"/>
        <w:numPr>
          <w:ilvl w:val="0"/>
          <w:numId w:val="37"/>
        </w:numPr>
        <w:tabs>
          <w:tab w:val="num" w:pos="2160"/>
        </w:tabs>
        <w:spacing w:before="0" w:beforeAutospacing="0" w:after="0" w:afterAutospacing="0" w:line="360" w:lineRule="auto"/>
        <w:ind w:left="216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השתתפות בסיורי פיקוח וביקורת של גורמי כיבוי אש ורשויות אחרות למתן אישורי אכלוס לחלקים בפרויקט והסדרת האישורים הנדרשים.</w:t>
      </w:r>
    </w:p>
    <w:p w14:paraId="370A6210" w14:textId="77777777" w:rsidR="00876F47" w:rsidRPr="00876F47" w:rsidRDefault="00876F47" w:rsidP="00876F47">
      <w:pPr>
        <w:widowControl w:val="0"/>
        <w:numPr>
          <w:ilvl w:val="0"/>
          <w:numId w:val="37"/>
        </w:numPr>
        <w:tabs>
          <w:tab w:val="num" w:pos="2160"/>
        </w:tabs>
        <w:spacing w:before="0" w:beforeAutospacing="0" w:after="0" w:afterAutospacing="0" w:line="360" w:lineRule="auto"/>
        <w:ind w:left="216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 xml:space="preserve"> השתתפות בסיורי פקוח וביקורת של גורמי כיבוי אש ורשויות אחרות למתן אישורים למתן תעודות גמר לפרויקט והסדרת האישורים הנדרשים. </w:t>
      </w:r>
    </w:p>
    <w:p w14:paraId="2460D010" w14:textId="77777777" w:rsidR="00876F47" w:rsidRPr="00876F47" w:rsidRDefault="00876F47" w:rsidP="00876F47">
      <w:pPr>
        <w:widowControl w:val="0"/>
        <w:numPr>
          <w:ilvl w:val="0"/>
          <w:numId w:val="37"/>
        </w:numPr>
        <w:tabs>
          <w:tab w:val="num" w:pos="2160"/>
        </w:tabs>
        <w:spacing w:before="0" w:beforeAutospacing="0" w:after="0" w:afterAutospacing="0" w:line="360" w:lineRule="auto"/>
        <w:ind w:left="2160"/>
        <w:jc w:val="both"/>
        <w:rPr>
          <w:rFonts w:ascii="Times New Roman" w:eastAsia="Times New Roman" w:hAnsi="Times New Roman" w:cs="David"/>
          <w:sz w:val="24"/>
          <w:szCs w:val="24"/>
        </w:rPr>
      </w:pPr>
      <w:r w:rsidRPr="00876F47">
        <w:rPr>
          <w:rFonts w:ascii="Times New Roman" w:eastAsia="Times New Roman" w:hAnsi="Times New Roman" w:cs="David"/>
          <w:sz w:val="24"/>
          <w:szCs w:val="24"/>
          <w:rtl/>
        </w:rPr>
        <w:t xml:space="preserve">בגמר העבודות יגיש היועץ לנציג המזמין הצהרה, בנוסח נספח ט', </w:t>
      </w:r>
    </w:p>
    <w:p w14:paraId="311ABDE5" w14:textId="77777777" w:rsidR="00876F47" w:rsidRPr="00876F47" w:rsidRDefault="00876F47" w:rsidP="00876F47">
      <w:pPr>
        <w:spacing w:before="0" w:beforeAutospacing="0" w:after="0" w:afterAutospacing="0" w:line="240" w:lineRule="auto"/>
        <w:ind w:left="216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כי בדק את בי</w:t>
      </w:r>
      <w:r w:rsidR="005603EE">
        <w:rPr>
          <w:rFonts w:ascii="Times New Roman" w:eastAsia="Times New Roman" w:hAnsi="Times New Roman" w:cs="David"/>
          <w:sz w:val="24"/>
          <w:szCs w:val="24"/>
          <w:rtl/>
        </w:rPr>
        <w:t xml:space="preserve">צוע העבודות, מצא אותן תואמות </w:t>
      </w:r>
      <w:proofErr w:type="spellStart"/>
      <w:r w:rsidR="005603EE">
        <w:rPr>
          <w:rFonts w:ascii="Times New Roman" w:eastAsia="Times New Roman" w:hAnsi="Times New Roman" w:cs="David"/>
          <w:sz w:val="24"/>
          <w:szCs w:val="24"/>
          <w:rtl/>
        </w:rPr>
        <w:t>לת</w:t>
      </w:r>
      <w:r w:rsidRPr="00876F47">
        <w:rPr>
          <w:rFonts w:ascii="Times New Roman" w:eastAsia="Times New Roman" w:hAnsi="Times New Roman" w:cs="David"/>
          <w:sz w:val="24"/>
          <w:szCs w:val="24"/>
          <w:rtl/>
        </w:rPr>
        <w:t>כניותיו</w:t>
      </w:r>
      <w:proofErr w:type="spellEnd"/>
      <w:r w:rsidRPr="00876F47">
        <w:rPr>
          <w:rFonts w:ascii="Times New Roman" w:eastAsia="Times New Roman" w:hAnsi="Times New Roman" w:cs="David"/>
          <w:sz w:val="24"/>
          <w:szCs w:val="24"/>
          <w:rtl/>
        </w:rPr>
        <w:t xml:space="preserve"> ולתקנים מחייבים וכי בוצעו לשביעות רצונו.</w:t>
      </w:r>
    </w:p>
    <w:p w14:paraId="69F3C9FD" w14:textId="77777777" w:rsidR="00876F47" w:rsidRPr="00876F47" w:rsidRDefault="00876F47" w:rsidP="00876F47">
      <w:pPr>
        <w:spacing w:before="0" w:beforeAutospacing="0" w:after="0" w:afterAutospacing="0" w:line="240" w:lineRule="auto"/>
        <w:ind w:left="216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ללא הצהרה זו לא תשולם ליועץ יתרת שכרו עבור פיקוח עליון.</w:t>
      </w:r>
    </w:p>
    <w:p w14:paraId="4898D9E8"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t>ז.</w:t>
      </w:r>
      <w:r w:rsidRPr="00876F47">
        <w:rPr>
          <w:rFonts w:ascii="Times New Roman" w:eastAsia="Times New Roman" w:hAnsi="Times New Roman" w:cs="David"/>
          <w:sz w:val="24"/>
          <w:szCs w:val="24"/>
          <w:rtl/>
        </w:rPr>
        <w:tab/>
        <w:t>סיוע למזמין במתן מענה לפניות אליו בקשר לתכנון ובצוע הפרויקט.</w:t>
      </w:r>
    </w:p>
    <w:p w14:paraId="2AEC81CF"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t>ח.</w:t>
      </w:r>
      <w:r w:rsidRPr="00876F47">
        <w:rPr>
          <w:rFonts w:ascii="Times New Roman" w:eastAsia="Times New Roman" w:hAnsi="Times New Roman" w:cs="David"/>
          <w:sz w:val="24"/>
          <w:szCs w:val="24"/>
          <w:rtl/>
        </w:rPr>
        <w:tab/>
        <w:t xml:space="preserve">השתתפות עם המזמין בהגנה בפני תביעות בקשר עם תכנון ובצוע </w:t>
      </w:r>
    </w:p>
    <w:p w14:paraId="4E3CA496" w14:textId="77777777" w:rsidR="00876F47" w:rsidRPr="00876F47" w:rsidRDefault="00876F47" w:rsidP="00876F47">
      <w:pPr>
        <w:spacing w:before="0" w:beforeAutospacing="0" w:after="0" w:afterAutospacing="0" w:line="240" w:lineRule="auto"/>
        <w:ind w:left="1440" w:firstLine="72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הפרויקט.</w:t>
      </w:r>
    </w:p>
    <w:p w14:paraId="0782E5CA" w14:textId="77777777" w:rsidR="00876F47" w:rsidRPr="00876F47" w:rsidRDefault="00876F47" w:rsidP="00876F47">
      <w:pPr>
        <w:spacing w:before="0" w:beforeAutospacing="0" w:after="0" w:afterAutospacing="0" w:line="240" w:lineRule="auto"/>
        <w:ind w:left="2160"/>
        <w:jc w:val="both"/>
        <w:rPr>
          <w:rFonts w:ascii="Times New Roman" w:eastAsia="Times New Roman" w:hAnsi="Times New Roman" w:cs="David"/>
          <w:sz w:val="24"/>
          <w:szCs w:val="24"/>
          <w:rtl/>
        </w:rPr>
      </w:pPr>
    </w:p>
    <w:p w14:paraId="43B61AF3"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3C34A855" w14:textId="77777777" w:rsidR="00876F47" w:rsidRPr="00876F47" w:rsidRDefault="00876F47" w:rsidP="00876F47">
      <w:pPr>
        <w:spacing w:before="0" w:beforeAutospacing="0" w:after="0" w:afterAutospacing="0" w:line="240" w:lineRule="auto"/>
        <w:ind w:left="720" w:hanging="72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3.</w:t>
      </w:r>
      <w:r w:rsidRPr="00876F47">
        <w:rPr>
          <w:rFonts w:ascii="Times New Roman" w:eastAsia="Times New Roman" w:hAnsi="Times New Roman" w:cs="David"/>
          <w:sz w:val="24"/>
          <w:szCs w:val="24"/>
          <w:rtl/>
        </w:rPr>
        <w:tab/>
        <w:t xml:space="preserve">היועץ מתחייב לשמור על דיסקט את </w:t>
      </w:r>
      <w:proofErr w:type="spellStart"/>
      <w:r w:rsidRPr="00876F47">
        <w:rPr>
          <w:rFonts w:ascii="Times New Roman" w:eastAsia="Times New Roman" w:hAnsi="Times New Roman" w:cs="David"/>
          <w:sz w:val="24"/>
          <w:szCs w:val="24"/>
          <w:rtl/>
        </w:rPr>
        <w:t>התכניות</w:t>
      </w:r>
      <w:proofErr w:type="spellEnd"/>
      <w:r w:rsidRPr="00876F47">
        <w:rPr>
          <w:rFonts w:ascii="Times New Roman" w:eastAsia="Times New Roman" w:hAnsi="Times New Roman" w:cs="David"/>
          <w:sz w:val="24"/>
          <w:szCs w:val="24"/>
          <w:rtl/>
        </w:rPr>
        <w:t xml:space="preserve"> והמסמכים עד לאחר סיום הביצוע בשטח של העבודות נשוא התכנון, כך שניתן יהיה לבצע מהם העתקים, צילומים וכו' וכן ניתן יהיה לבצע בהם תיקונים ושינויים.</w:t>
      </w:r>
    </w:p>
    <w:p w14:paraId="4B2A865E"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3971948C"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555C94E0" w14:textId="77777777" w:rsidR="00876F47" w:rsidRPr="00876F47" w:rsidRDefault="00876F47" w:rsidP="00876F47">
      <w:pPr>
        <w:spacing w:before="0" w:beforeAutospacing="0" w:after="0" w:afterAutospacing="0" w:line="240" w:lineRule="auto"/>
        <w:ind w:left="720" w:hanging="72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4.</w:t>
      </w:r>
      <w:r w:rsidRPr="00876F47">
        <w:rPr>
          <w:rFonts w:ascii="Times New Roman" w:eastAsia="Times New Roman" w:hAnsi="Times New Roman" w:cs="David"/>
          <w:sz w:val="24"/>
          <w:szCs w:val="24"/>
          <w:rtl/>
        </w:rPr>
        <w:tab/>
        <w:t xml:space="preserve">נציג המזמין רשאי להזמין מהיועץ את כל שלבי העבודות המפורטות בנספח זה ו/או חלק מהן ו/או עבודות נוספות להן </w:t>
      </w:r>
      <w:proofErr w:type="spellStart"/>
      <w:r w:rsidRPr="00876F47">
        <w:rPr>
          <w:rFonts w:ascii="Times New Roman" w:eastAsia="Times New Roman" w:hAnsi="Times New Roman" w:cs="David"/>
          <w:sz w:val="24"/>
          <w:szCs w:val="24"/>
          <w:rtl/>
        </w:rPr>
        <w:t>הכל</w:t>
      </w:r>
      <w:proofErr w:type="spellEnd"/>
      <w:r w:rsidRPr="00876F47">
        <w:rPr>
          <w:rFonts w:ascii="Times New Roman" w:eastAsia="Times New Roman" w:hAnsi="Times New Roman" w:cs="David"/>
          <w:sz w:val="24"/>
          <w:szCs w:val="24"/>
          <w:rtl/>
        </w:rPr>
        <w:t xml:space="preserve"> כפי שיפורט בנספח ד'.</w:t>
      </w:r>
    </w:p>
    <w:p w14:paraId="5BC8434B" w14:textId="77777777" w:rsidR="00876F47" w:rsidRPr="00876F47" w:rsidRDefault="00876F47" w:rsidP="00876F47">
      <w:pPr>
        <w:widowControl w:val="0"/>
        <w:spacing w:before="120" w:beforeAutospacing="0" w:after="60" w:afterAutospacing="0" w:line="240" w:lineRule="auto"/>
        <w:jc w:val="center"/>
        <w:rPr>
          <w:rFonts w:ascii="Times New Roman" w:eastAsia="Times New Roman" w:hAnsi="Times New Roman" w:cs="David"/>
          <w:bCs/>
          <w:sz w:val="24"/>
          <w:szCs w:val="24"/>
          <w:u w:val="single"/>
          <w:rtl/>
          <w:lang w:eastAsia="he-IL"/>
        </w:rPr>
      </w:pPr>
      <w:r w:rsidRPr="00876F47">
        <w:rPr>
          <w:rFonts w:ascii="Times New Roman" w:eastAsia="Times New Roman" w:hAnsi="Times New Roman" w:cs="David"/>
          <w:sz w:val="24"/>
          <w:szCs w:val="24"/>
          <w:rtl/>
        </w:rPr>
        <w:br w:type="page"/>
      </w:r>
      <w:r w:rsidRPr="00876F47">
        <w:rPr>
          <w:rFonts w:ascii="Times New Roman" w:eastAsia="Times New Roman" w:hAnsi="Times New Roman" w:cs="David"/>
          <w:bCs/>
          <w:sz w:val="24"/>
          <w:szCs w:val="24"/>
          <w:u w:val="single"/>
          <w:rtl/>
          <w:lang w:eastAsia="he-IL"/>
        </w:rPr>
        <w:lastRenderedPageBreak/>
        <w:t xml:space="preserve">נספח </w:t>
      </w:r>
      <w:r w:rsidR="005603EE">
        <w:rPr>
          <w:rFonts w:ascii="Times New Roman" w:eastAsia="Times New Roman" w:hAnsi="Times New Roman" w:cs="David" w:hint="cs"/>
          <w:bCs/>
          <w:sz w:val="24"/>
          <w:szCs w:val="24"/>
          <w:u w:val="single"/>
          <w:rtl/>
          <w:lang w:eastAsia="he-IL"/>
        </w:rPr>
        <w:t>"</w:t>
      </w:r>
      <w:r w:rsidRPr="00876F47">
        <w:rPr>
          <w:rFonts w:ascii="Times New Roman" w:eastAsia="Times New Roman" w:hAnsi="Times New Roman" w:cs="David"/>
          <w:bCs/>
          <w:sz w:val="24"/>
          <w:szCs w:val="24"/>
          <w:u w:val="single"/>
          <w:rtl/>
          <w:lang w:eastAsia="he-IL"/>
        </w:rPr>
        <w:t>ג</w:t>
      </w:r>
      <w:r w:rsidR="005603EE">
        <w:rPr>
          <w:rFonts w:ascii="Times New Roman" w:eastAsia="Times New Roman" w:hAnsi="Times New Roman" w:cs="David" w:hint="cs"/>
          <w:bCs/>
          <w:sz w:val="24"/>
          <w:szCs w:val="24"/>
          <w:u w:val="single"/>
          <w:rtl/>
          <w:lang w:eastAsia="he-IL"/>
        </w:rPr>
        <w:t>'</w:t>
      </w:r>
      <w:r w:rsidRPr="00876F47">
        <w:rPr>
          <w:rFonts w:ascii="Times New Roman" w:eastAsia="Times New Roman" w:hAnsi="Times New Roman" w:cs="David"/>
          <w:bCs/>
          <w:sz w:val="24"/>
          <w:szCs w:val="24"/>
          <w:u w:val="single"/>
          <w:rtl/>
          <w:lang w:eastAsia="he-IL"/>
        </w:rPr>
        <w:t>'</w:t>
      </w:r>
    </w:p>
    <w:p w14:paraId="2CCA7FFF"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F9D14C1"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r w:rsidRPr="00876F47">
        <w:rPr>
          <w:rFonts w:ascii="Times New Roman" w:eastAsia="Times New Roman" w:hAnsi="Times New Roman" w:cs="David"/>
          <w:bCs/>
          <w:sz w:val="24"/>
          <w:szCs w:val="24"/>
          <w:u w:val="single"/>
          <w:rtl/>
          <w:lang w:eastAsia="he-IL"/>
        </w:rPr>
        <w:t>לוח זמנים ושלבי עבודה</w:t>
      </w:r>
    </w:p>
    <w:p w14:paraId="78321603"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483727E"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31CC19ED"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לוח הזמנים לתכנון כל אחד מהשלבים של הפרויקט יהיה כפי שייקבע מעת לעת ע"י המנהל. לוח הזמנים לפיקוח העליון </w:t>
      </w:r>
      <w:r w:rsidRPr="00876F47">
        <w:rPr>
          <w:rFonts w:ascii="Times New Roman" w:eastAsia="Times New Roman" w:hAnsi="Times New Roman" w:cs="David"/>
          <w:sz w:val="24"/>
          <w:szCs w:val="24"/>
          <w:lang w:eastAsia="he-IL"/>
        </w:rPr>
        <w:t>–</w:t>
      </w:r>
      <w:r w:rsidRPr="00876F47">
        <w:rPr>
          <w:rFonts w:ascii="Times New Roman" w:eastAsia="Times New Roman" w:hAnsi="Times New Roman" w:cs="David"/>
          <w:sz w:val="24"/>
          <w:szCs w:val="24"/>
          <w:rtl/>
          <w:lang w:eastAsia="he-IL"/>
        </w:rPr>
        <w:t xml:space="preserve"> ברציפות מתחילת ביצוע העבודות ועד להשלמתן כולל תקופת הבדק, ככל שיידרש ע"י המנהל.</w:t>
      </w:r>
    </w:p>
    <w:p w14:paraId="7E0B5DE1"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51D7734"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hint="cs"/>
          <w:sz w:val="24"/>
          <w:szCs w:val="24"/>
          <w:rtl/>
          <w:lang w:eastAsia="he-IL"/>
        </w:rPr>
        <w:t>המהנדס וצוותו יעסקו בפרויקט לפי הצורך וללא הגבלת זמן.</w:t>
      </w:r>
    </w:p>
    <w:p w14:paraId="2672C01D"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B40D12F"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היועץ ימסור את </w:t>
      </w:r>
      <w:proofErr w:type="spellStart"/>
      <w:r w:rsidRPr="00876F47">
        <w:rPr>
          <w:rFonts w:ascii="Times New Roman" w:eastAsia="Times New Roman" w:hAnsi="Times New Roman" w:cs="David"/>
          <w:sz w:val="24"/>
          <w:szCs w:val="24"/>
          <w:rtl/>
          <w:lang w:eastAsia="he-IL"/>
        </w:rPr>
        <w:t>התכניות</w:t>
      </w:r>
      <w:proofErr w:type="spellEnd"/>
      <w:r w:rsidRPr="00876F47">
        <w:rPr>
          <w:rFonts w:ascii="Times New Roman" w:eastAsia="Times New Roman" w:hAnsi="Times New Roman" w:cs="David"/>
          <w:sz w:val="24"/>
          <w:szCs w:val="24"/>
          <w:rtl/>
          <w:lang w:eastAsia="he-IL"/>
        </w:rPr>
        <w:t xml:space="preserve"> לאישור המזמין בהתאם ללוח הזמנים </w:t>
      </w:r>
      <w:proofErr w:type="spellStart"/>
      <w:r w:rsidRPr="00876F47">
        <w:rPr>
          <w:rFonts w:ascii="Times New Roman" w:eastAsia="Times New Roman" w:hAnsi="Times New Roman" w:cs="David"/>
          <w:sz w:val="24"/>
          <w:szCs w:val="24"/>
          <w:rtl/>
          <w:lang w:eastAsia="he-IL"/>
        </w:rPr>
        <w:t>והתכניות</w:t>
      </w:r>
      <w:proofErr w:type="spellEnd"/>
      <w:r w:rsidRPr="00876F47">
        <w:rPr>
          <w:rFonts w:ascii="Times New Roman" w:eastAsia="Times New Roman" w:hAnsi="Times New Roman" w:cs="David"/>
          <w:sz w:val="24"/>
          <w:szCs w:val="24"/>
          <w:rtl/>
          <w:lang w:eastAsia="he-IL"/>
        </w:rPr>
        <w:t xml:space="preserve"> לא תיחשבנה כמושלמות עד לקבלת אישור המזמין.</w:t>
      </w:r>
    </w:p>
    <w:p w14:paraId="20A5B7D7"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08A7CB0"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העביר המזמין ליועץ הערות או הנחיות נוספות לגבי </w:t>
      </w:r>
      <w:proofErr w:type="spellStart"/>
      <w:r w:rsidRPr="00876F47">
        <w:rPr>
          <w:rFonts w:ascii="Times New Roman" w:eastAsia="Times New Roman" w:hAnsi="Times New Roman" w:cs="David"/>
          <w:sz w:val="24"/>
          <w:szCs w:val="24"/>
          <w:rtl/>
          <w:lang w:eastAsia="he-IL"/>
        </w:rPr>
        <w:t>התכניות</w:t>
      </w:r>
      <w:proofErr w:type="spellEnd"/>
      <w:r w:rsidRPr="00876F47">
        <w:rPr>
          <w:rFonts w:ascii="Times New Roman" w:eastAsia="Times New Roman" w:hAnsi="Times New Roman" w:cs="David"/>
          <w:sz w:val="24"/>
          <w:szCs w:val="24"/>
          <w:rtl/>
          <w:lang w:eastAsia="he-IL"/>
        </w:rPr>
        <w:t xml:space="preserve">, יתכנן היועץ את </w:t>
      </w:r>
      <w:proofErr w:type="spellStart"/>
      <w:r w:rsidRPr="00876F47">
        <w:rPr>
          <w:rFonts w:ascii="Times New Roman" w:eastAsia="Times New Roman" w:hAnsi="Times New Roman" w:cs="David"/>
          <w:sz w:val="24"/>
          <w:szCs w:val="24"/>
          <w:rtl/>
          <w:lang w:eastAsia="he-IL"/>
        </w:rPr>
        <w:t>התכניות</w:t>
      </w:r>
      <w:proofErr w:type="spellEnd"/>
      <w:r w:rsidRPr="00876F47">
        <w:rPr>
          <w:rFonts w:ascii="Times New Roman" w:eastAsia="Times New Roman" w:hAnsi="Times New Roman" w:cs="David"/>
          <w:sz w:val="24"/>
          <w:szCs w:val="24"/>
          <w:rtl/>
          <w:lang w:eastAsia="he-IL"/>
        </w:rPr>
        <w:t xml:space="preserve"> תוך פרק זמן סביר שיוסכם בינו לבין המזמין, ואולם בכל מקרה לא יעלה על פרק הזמן הנקוב עובר אותו שלב בלוח הזמנים. האמור לעיל מותנה בכך שהמזמין ימציא ליועץ הערותיו ו/או הנחיותיו לגבי </w:t>
      </w:r>
      <w:proofErr w:type="spellStart"/>
      <w:r w:rsidRPr="00876F47">
        <w:rPr>
          <w:rFonts w:ascii="Times New Roman" w:eastAsia="Times New Roman" w:hAnsi="Times New Roman" w:cs="David"/>
          <w:sz w:val="24"/>
          <w:szCs w:val="24"/>
          <w:rtl/>
          <w:lang w:eastAsia="he-IL"/>
        </w:rPr>
        <w:t>תכניות</w:t>
      </w:r>
      <w:proofErr w:type="spellEnd"/>
      <w:r w:rsidRPr="00876F47">
        <w:rPr>
          <w:rFonts w:ascii="Times New Roman" w:eastAsia="Times New Roman" w:hAnsi="Times New Roman" w:cs="David"/>
          <w:sz w:val="24"/>
          <w:szCs w:val="24"/>
          <w:rtl/>
          <w:lang w:eastAsia="he-IL"/>
        </w:rPr>
        <w:t xml:space="preserve"> שהוגשו לו ע"י היועץ בתוך 30 יום ממועד הגשתן למזמין.</w:t>
      </w:r>
    </w:p>
    <w:p w14:paraId="2BDE2DA7"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58A1E9D"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אם לא יקבע לוח זמנים במעמד חתימת החוזה יעביר היועץ לוח זמנים ראשוני לאישור המנהל תוך 7 ימים ממועד החתימה.</w:t>
      </w:r>
    </w:p>
    <w:p w14:paraId="1EC51054"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9102F33" w14:textId="77777777" w:rsidR="00876F47" w:rsidRPr="00876F47" w:rsidRDefault="00876F47" w:rsidP="00876F47">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Pr>
      </w:pPr>
      <w:r w:rsidRPr="00876F47">
        <w:rPr>
          <w:rFonts w:ascii="Times New Roman" w:eastAsia="Times New Roman" w:hAnsi="Times New Roman" w:cs="David"/>
          <w:sz w:val="24"/>
          <w:szCs w:val="24"/>
          <w:rtl/>
          <w:lang w:eastAsia="he-IL"/>
        </w:rPr>
        <w:br w:type="page"/>
      </w:r>
    </w:p>
    <w:p w14:paraId="4CEF7258" w14:textId="77777777" w:rsidR="00876F47" w:rsidRPr="00876F47" w:rsidRDefault="00876F47" w:rsidP="00876F47">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rPr>
      </w:pPr>
      <w:r w:rsidRPr="00876F47">
        <w:rPr>
          <w:rFonts w:ascii="Times New Roman" w:eastAsia="Times New Roman" w:hAnsi="Times New Roman" w:cs="David"/>
          <w:b/>
          <w:bCs/>
          <w:sz w:val="24"/>
          <w:szCs w:val="24"/>
          <w:u w:val="single"/>
          <w:rtl/>
        </w:rPr>
        <w:lastRenderedPageBreak/>
        <w:t>נספח "ד"</w:t>
      </w:r>
    </w:p>
    <w:p w14:paraId="19028A5D"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p>
    <w:p w14:paraId="1182D6F2"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876F47">
        <w:rPr>
          <w:rFonts w:ascii="Times New Roman" w:eastAsia="Times New Roman" w:hAnsi="Times New Roman" w:cs="David"/>
          <w:b/>
          <w:bCs/>
          <w:sz w:val="24"/>
          <w:szCs w:val="24"/>
          <w:u w:val="single"/>
          <w:rtl/>
        </w:rPr>
        <w:t>שכר היועץ</w:t>
      </w:r>
    </w:p>
    <w:p w14:paraId="637CCE7D" w14:textId="77777777" w:rsidR="00876F47" w:rsidRPr="00876F47" w:rsidRDefault="00876F47" w:rsidP="00876F47">
      <w:pPr>
        <w:widowControl w:val="0"/>
        <w:spacing w:before="60" w:beforeAutospacing="0" w:after="60" w:afterAutospacing="0" w:line="240" w:lineRule="auto"/>
        <w:ind w:left="540" w:hanging="540"/>
        <w:jc w:val="both"/>
        <w:rPr>
          <w:rFonts w:ascii="Times New Roman" w:eastAsia="Times New Roman" w:hAnsi="Times New Roman" w:cs="David"/>
          <w:sz w:val="24"/>
          <w:szCs w:val="24"/>
          <w:u w:val="single"/>
          <w:rtl/>
        </w:rPr>
      </w:pPr>
    </w:p>
    <w:p w14:paraId="460A83AD" w14:textId="77777777" w:rsidR="00876F47" w:rsidRPr="00876F47" w:rsidRDefault="00876F47" w:rsidP="00876F47">
      <w:pPr>
        <w:widowControl w:val="0"/>
        <w:numPr>
          <w:ilvl w:val="0"/>
          <w:numId w:val="38"/>
        </w:numPr>
        <w:spacing w:before="0" w:beforeAutospacing="0" w:after="0" w:afterAutospacing="0" w:line="360" w:lineRule="auto"/>
        <w:jc w:val="both"/>
        <w:rPr>
          <w:rFonts w:ascii="Times New Roman" w:eastAsia="Times New Roman" w:hAnsi="Times New Roman" w:cs="David"/>
          <w:sz w:val="20"/>
          <w:szCs w:val="24"/>
          <w:rtl/>
          <w:lang w:eastAsia="he-IL"/>
        </w:rPr>
      </w:pPr>
      <w:r w:rsidRPr="00876F47">
        <w:rPr>
          <w:rFonts w:ascii="Times New Roman" w:eastAsia="Times New Roman" w:hAnsi="Times New Roman" w:cs="David"/>
          <w:sz w:val="20"/>
          <w:szCs w:val="24"/>
          <w:rtl/>
          <w:lang w:eastAsia="he-IL"/>
        </w:rPr>
        <w:tab/>
        <w:t xml:space="preserve">תמורת בצוע מלוא שירותי היועץ כמפורט בנספח ב' ישלם המזמין ליועץ בשעורים </w:t>
      </w:r>
      <w:r w:rsidRPr="00876F47">
        <w:rPr>
          <w:rFonts w:ascii="Times New Roman" w:eastAsia="Times New Roman" w:hAnsi="Times New Roman" w:cs="David"/>
          <w:sz w:val="20"/>
          <w:szCs w:val="24"/>
          <w:rtl/>
          <w:lang w:eastAsia="he-IL"/>
        </w:rPr>
        <w:tab/>
        <w:t>כדלקמן:</w:t>
      </w:r>
    </w:p>
    <w:p w14:paraId="1C6A5DC4" w14:textId="77777777" w:rsidR="00876F47" w:rsidRPr="00876F47" w:rsidRDefault="00876F47" w:rsidP="00876F47">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379BDA7B" w14:textId="12D77DF3" w:rsidR="00876F47" w:rsidRPr="00876F47" w:rsidRDefault="00876F47" w:rsidP="00876F47">
      <w:pPr>
        <w:spacing w:before="0" w:beforeAutospacing="0" w:after="0" w:afterAutospacing="0" w:line="360" w:lineRule="auto"/>
        <w:ind w:left="1440" w:hanging="720"/>
        <w:jc w:val="both"/>
        <w:rPr>
          <w:rFonts w:ascii="Times New Roman" w:eastAsia="Times New Roman" w:hAnsi="Times New Roman" w:cs="David"/>
          <w:sz w:val="24"/>
          <w:szCs w:val="24"/>
          <w:rtl/>
        </w:rPr>
      </w:pPr>
      <w:r w:rsidRPr="00876F47">
        <w:rPr>
          <w:rFonts w:ascii="Times New Roman" w:eastAsia="Times New Roman" w:hAnsi="Times New Roman" w:cs="David" w:hint="cs"/>
          <w:sz w:val="24"/>
          <w:szCs w:val="24"/>
          <w:rtl/>
        </w:rPr>
        <w:t>1.1</w:t>
      </w:r>
      <w:r w:rsidRPr="00876F47">
        <w:rPr>
          <w:rFonts w:ascii="Times New Roman" w:eastAsia="Times New Roman" w:hAnsi="Times New Roman" w:cs="David" w:hint="cs"/>
          <w:sz w:val="24"/>
          <w:szCs w:val="24"/>
          <w:rtl/>
        </w:rPr>
        <w:tab/>
      </w:r>
      <w:r w:rsidRPr="00876F47">
        <w:rPr>
          <w:rFonts w:ascii="Times New Roman" w:eastAsia="Times New Roman" w:hAnsi="Times New Roman" w:cs="David"/>
          <w:sz w:val="24"/>
          <w:szCs w:val="24"/>
          <w:rtl/>
        </w:rPr>
        <w:t xml:space="preserve">סכום קבוע ומוחלט של </w:t>
      </w:r>
      <w:del w:id="43" w:author="Kook Sec" w:date="2022-03-31T12:53:00Z">
        <w:r w:rsidRPr="00876F47" w:rsidDel="005D1544">
          <w:rPr>
            <w:rFonts w:ascii="Times New Roman" w:eastAsia="Times New Roman" w:hAnsi="Times New Roman" w:cs="David"/>
            <w:sz w:val="24"/>
            <w:szCs w:val="24"/>
            <w:rtl/>
          </w:rPr>
          <w:delText xml:space="preserve">__________ </w:delText>
        </w:r>
      </w:del>
      <w:ins w:id="44" w:author="Kook Sec" w:date="2022-03-31T12:53:00Z">
        <w:r w:rsidR="005D1544" w:rsidRPr="00876F47">
          <w:rPr>
            <w:rFonts w:ascii="Times New Roman" w:eastAsia="Times New Roman" w:hAnsi="Times New Roman" w:cs="David"/>
            <w:sz w:val="24"/>
            <w:szCs w:val="24"/>
            <w:rtl/>
          </w:rPr>
          <w:t>_</w:t>
        </w:r>
        <w:r w:rsidR="005D1544">
          <w:rPr>
            <w:rFonts w:ascii="Times New Roman" w:eastAsia="Times New Roman" w:hAnsi="Times New Roman" w:cs="David" w:hint="cs"/>
            <w:sz w:val="24"/>
            <w:szCs w:val="24"/>
            <w:rtl/>
          </w:rPr>
          <w:t>84600</w:t>
        </w:r>
        <w:r w:rsidR="005D1544" w:rsidRPr="00876F47">
          <w:rPr>
            <w:rFonts w:ascii="Times New Roman" w:eastAsia="Times New Roman" w:hAnsi="Times New Roman" w:cs="David"/>
            <w:sz w:val="24"/>
            <w:szCs w:val="24"/>
            <w:rtl/>
          </w:rPr>
          <w:t xml:space="preserve">_ </w:t>
        </w:r>
      </w:ins>
      <w:r w:rsidRPr="00876F47">
        <w:rPr>
          <w:rFonts w:ascii="Times New Roman" w:eastAsia="Times New Roman" w:hAnsi="Times New Roman" w:cs="David"/>
          <w:sz w:val="24"/>
          <w:szCs w:val="24"/>
          <w:rtl/>
        </w:rPr>
        <w:t xml:space="preserve">ש"ח (במילים: </w:t>
      </w:r>
      <w:del w:id="45" w:author="Kook Sec" w:date="2022-03-31T12:53:00Z">
        <w:r w:rsidRPr="00876F47" w:rsidDel="005D1544">
          <w:rPr>
            <w:rFonts w:ascii="Times New Roman" w:eastAsia="Times New Roman" w:hAnsi="Times New Roman" w:cs="David"/>
            <w:sz w:val="24"/>
            <w:szCs w:val="24"/>
            <w:rtl/>
          </w:rPr>
          <w:delText xml:space="preserve">____________ </w:delText>
        </w:r>
      </w:del>
      <w:ins w:id="46" w:author="Kook Sec" w:date="2022-03-31T12:53:00Z">
        <w:r w:rsidR="005D1544">
          <w:rPr>
            <w:rFonts w:ascii="Times New Roman" w:eastAsia="Times New Roman" w:hAnsi="Times New Roman" w:cs="David" w:hint="cs"/>
            <w:sz w:val="24"/>
            <w:szCs w:val="24"/>
            <w:rtl/>
          </w:rPr>
          <w:t>שמונים וארבע אלף ושש מאות</w:t>
        </w:r>
        <w:r w:rsidR="005D1544" w:rsidRPr="00876F47">
          <w:rPr>
            <w:rFonts w:ascii="Times New Roman" w:eastAsia="Times New Roman" w:hAnsi="Times New Roman" w:cs="David"/>
            <w:sz w:val="24"/>
            <w:szCs w:val="24"/>
            <w:rtl/>
          </w:rPr>
          <w:t xml:space="preserve"> </w:t>
        </w:r>
      </w:ins>
      <w:r w:rsidRPr="00876F47">
        <w:rPr>
          <w:rFonts w:ascii="Times New Roman" w:eastAsia="Times New Roman" w:hAnsi="Times New Roman" w:cs="David"/>
          <w:sz w:val="24"/>
          <w:szCs w:val="24"/>
          <w:rtl/>
        </w:rPr>
        <w:t xml:space="preserve">ש"ח) </w:t>
      </w:r>
      <w:r w:rsidRPr="00876F47">
        <w:rPr>
          <w:rFonts w:ascii="Times New Roman" w:eastAsia="Times New Roman" w:hAnsi="Times New Roman" w:cs="David" w:hint="cs"/>
          <w:sz w:val="24"/>
          <w:szCs w:val="24"/>
          <w:rtl/>
        </w:rPr>
        <w:t>ל</w:t>
      </w:r>
      <w:r w:rsidRPr="00876F47">
        <w:rPr>
          <w:rFonts w:ascii="Times New Roman" w:eastAsia="Times New Roman" w:hAnsi="Times New Roman" w:cs="David"/>
          <w:sz w:val="24"/>
          <w:szCs w:val="24"/>
          <w:rtl/>
        </w:rPr>
        <w:t>כל יחידת דיור</w:t>
      </w:r>
      <w:r w:rsidRPr="00876F47">
        <w:rPr>
          <w:rFonts w:ascii="Times New Roman" w:eastAsia="Times New Roman" w:hAnsi="Times New Roman" w:cs="David" w:hint="cs"/>
          <w:sz w:val="24"/>
          <w:szCs w:val="24"/>
          <w:rtl/>
        </w:rPr>
        <w:t xml:space="preserve"> במבנה ראשוני</w:t>
      </w:r>
      <w:r w:rsidRPr="00876F47">
        <w:rPr>
          <w:rFonts w:ascii="Times New Roman" w:eastAsia="Times New Roman" w:hAnsi="Times New Roman" w:cs="David"/>
          <w:sz w:val="24"/>
          <w:szCs w:val="24"/>
          <w:rtl/>
        </w:rPr>
        <w:t>.</w:t>
      </w:r>
    </w:p>
    <w:p w14:paraId="711975F3" w14:textId="77777777" w:rsidR="00876F47" w:rsidRPr="00876F47" w:rsidRDefault="00876F47" w:rsidP="00876F47">
      <w:pPr>
        <w:spacing w:before="0" w:beforeAutospacing="0" w:after="0" w:afterAutospacing="0" w:line="360" w:lineRule="auto"/>
        <w:ind w:left="1440" w:hanging="720"/>
        <w:jc w:val="both"/>
        <w:rPr>
          <w:rFonts w:ascii="Times New Roman" w:eastAsia="Times New Roman" w:hAnsi="Times New Roman" w:cs="David"/>
          <w:sz w:val="24"/>
          <w:szCs w:val="24"/>
          <w:rtl/>
        </w:rPr>
      </w:pPr>
      <w:r w:rsidRPr="00876F47">
        <w:rPr>
          <w:rFonts w:ascii="Times New Roman" w:eastAsia="Times New Roman" w:hAnsi="Times New Roman" w:cs="David" w:hint="cs"/>
          <w:sz w:val="24"/>
          <w:szCs w:val="24"/>
          <w:rtl/>
        </w:rPr>
        <w:t>1.2</w:t>
      </w:r>
      <w:r w:rsidRPr="00876F47">
        <w:rPr>
          <w:rFonts w:ascii="Times New Roman" w:eastAsia="Times New Roman" w:hAnsi="Times New Roman" w:cs="David" w:hint="cs"/>
          <w:sz w:val="24"/>
          <w:szCs w:val="24"/>
          <w:rtl/>
        </w:rPr>
        <w:tab/>
        <w:t>סכום קבוע ומוחלט של ___________ ש"ח (במילים: ____________ ש"ח) לכל יחידת דיור במבנה חוזר.</w:t>
      </w:r>
    </w:p>
    <w:p w14:paraId="78CEE03D" w14:textId="77777777" w:rsidR="00876F47" w:rsidRPr="00876F47" w:rsidRDefault="00876F47" w:rsidP="00876F47">
      <w:pPr>
        <w:spacing w:before="0" w:beforeAutospacing="0" w:after="0" w:afterAutospacing="0" w:line="360" w:lineRule="auto"/>
        <w:ind w:left="1440" w:hanging="720"/>
        <w:jc w:val="both"/>
        <w:rPr>
          <w:rFonts w:ascii="Times New Roman" w:eastAsia="Times New Roman" w:hAnsi="Times New Roman" w:cs="David"/>
          <w:sz w:val="24"/>
          <w:szCs w:val="24"/>
          <w:rtl/>
        </w:rPr>
      </w:pPr>
      <w:r w:rsidRPr="00876F47">
        <w:rPr>
          <w:rFonts w:ascii="Times New Roman" w:eastAsia="Times New Roman" w:hAnsi="Times New Roman" w:cs="David" w:hint="cs"/>
          <w:sz w:val="24"/>
          <w:szCs w:val="24"/>
          <w:rtl/>
        </w:rPr>
        <w:t>1.3</w:t>
      </w:r>
      <w:r w:rsidRPr="00876F47">
        <w:rPr>
          <w:rFonts w:ascii="Times New Roman" w:eastAsia="Times New Roman" w:hAnsi="Times New Roman" w:cs="David" w:hint="cs"/>
          <w:sz w:val="24"/>
          <w:szCs w:val="24"/>
          <w:rtl/>
        </w:rPr>
        <w:tab/>
        <w:t>סכום קבוע ומוחלט של ___________ ש"ח (במילים: ____________ ש"ח) לכל מ"ר בנוי ומקורה מתחת למפלס הכניסה לבניינים.</w:t>
      </w:r>
    </w:p>
    <w:p w14:paraId="337D72D5" w14:textId="77777777" w:rsidR="00876F47" w:rsidRPr="00876F47" w:rsidRDefault="00876F47" w:rsidP="00876F47">
      <w:pPr>
        <w:spacing w:before="0" w:beforeAutospacing="0" w:after="0" w:afterAutospacing="0" w:line="240" w:lineRule="auto"/>
        <w:ind w:left="1440" w:hanging="720"/>
        <w:jc w:val="both"/>
        <w:rPr>
          <w:rFonts w:ascii="Times New Roman" w:eastAsia="Times New Roman" w:hAnsi="Times New Roman" w:cs="David"/>
          <w:sz w:val="24"/>
          <w:szCs w:val="24"/>
          <w:rtl/>
        </w:rPr>
      </w:pPr>
    </w:p>
    <w:p w14:paraId="6EAB13CB" w14:textId="77777777" w:rsidR="00876F47" w:rsidRPr="00876F47" w:rsidRDefault="00876F47" w:rsidP="00876F47">
      <w:pPr>
        <w:spacing w:before="0" w:beforeAutospacing="0" w:after="0" w:afterAutospacing="0" w:line="240" w:lineRule="auto"/>
        <w:ind w:left="1440" w:hanging="720"/>
        <w:jc w:val="both"/>
        <w:rPr>
          <w:rFonts w:ascii="Times New Roman" w:eastAsia="Times New Roman" w:hAnsi="Times New Roman" w:cs="David"/>
          <w:sz w:val="24"/>
          <w:szCs w:val="24"/>
          <w:rtl/>
        </w:rPr>
      </w:pPr>
      <w:r w:rsidRPr="00876F47">
        <w:rPr>
          <w:rFonts w:ascii="Times New Roman" w:eastAsia="Times New Roman" w:hAnsi="Times New Roman" w:cs="David" w:hint="cs"/>
          <w:sz w:val="24"/>
          <w:szCs w:val="24"/>
          <w:rtl/>
        </w:rPr>
        <w:t>בסעיף זה:</w:t>
      </w:r>
    </w:p>
    <w:p w14:paraId="3423385A" w14:textId="77777777" w:rsidR="00876F47" w:rsidRPr="00876F47" w:rsidRDefault="00876F47" w:rsidP="00876F47">
      <w:pPr>
        <w:spacing w:before="0" w:beforeAutospacing="0" w:after="0" w:afterAutospacing="0" w:line="240" w:lineRule="auto"/>
        <w:ind w:left="720"/>
        <w:jc w:val="both"/>
        <w:rPr>
          <w:rFonts w:ascii="Times New Roman" w:eastAsia="Times New Roman" w:hAnsi="Times New Roman" w:cs="David"/>
          <w:sz w:val="24"/>
          <w:szCs w:val="24"/>
          <w:rtl/>
        </w:rPr>
      </w:pPr>
    </w:p>
    <w:p w14:paraId="463593DC" w14:textId="77777777" w:rsidR="00876F47" w:rsidRPr="00876F47" w:rsidRDefault="00876F47" w:rsidP="00876F47">
      <w:pPr>
        <w:spacing w:before="0" w:beforeAutospacing="0" w:after="0" w:afterAutospacing="0" w:line="240" w:lineRule="auto"/>
        <w:ind w:left="720"/>
        <w:jc w:val="both"/>
        <w:rPr>
          <w:rFonts w:ascii="Times New Roman" w:eastAsia="Times New Roman" w:hAnsi="Times New Roman" w:cs="David"/>
          <w:sz w:val="24"/>
          <w:szCs w:val="24"/>
          <w:rtl/>
        </w:rPr>
      </w:pPr>
      <w:r w:rsidRPr="00876F47">
        <w:rPr>
          <w:rFonts w:ascii="Times New Roman" w:eastAsia="Times New Roman" w:hAnsi="Times New Roman" w:cs="David" w:hint="cs"/>
          <w:sz w:val="24"/>
          <w:szCs w:val="24"/>
          <w:rtl/>
        </w:rPr>
        <w:t>מבנה ראשו</w:t>
      </w:r>
      <w:r w:rsidR="005603EE">
        <w:rPr>
          <w:rFonts w:ascii="Times New Roman" w:eastAsia="Times New Roman" w:hAnsi="Times New Roman" w:cs="David" w:hint="cs"/>
          <w:sz w:val="24"/>
          <w:szCs w:val="24"/>
          <w:rtl/>
        </w:rPr>
        <w:t xml:space="preserve">ני - המבנה שהוקם לראשונה עפ"י </w:t>
      </w:r>
      <w:proofErr w:type="spellStart"/>
      <w:r w:rsidR="005603EE">
        <w:rPr>
          <w:rFonts w:ascii="Times New Roman" w:eastAsia="Times New Roman" w:hAnsi="Times New Roman" w:cs="David" w:hint="cs"/>
          <w:sz w:val="24"/>
          <w:szCs w:val="24"/>
          <w:rtl/>
        </w:rPr>
        <w:t>ת</w:t>
      </w:r>
      <w:r w:rsidRPr="00876F47">
        <w:rPr>
          <w:rFonts w:ascii="Times New Roman" w:eastAsia="Times New Roman" w:hAnsi="Times New Roman" w:cs="David" w:hint="cs"/>
          <w:sz w:val="24"/>
          <w:szCs w:val="24"/>
          <w:rtl/>
        </w:rPr>
        <w:t>כניותיו</w:t>
      </w:r>
      <w:proofErr w:type="spellEnd"/>
      <w:r w:rsidRPr="00876F47">
        <w:rPr>
          <w:rFonts w:ascii="Times New Roman" w:eastAsia="Times New Roman" w:hAnsi="Times New Roman" w:cs="David" w:hint="cs"/>
          <w:sz w:val="24"/>
          <w:szCs w:val="24"/>
          <w:rtl/>
        </w:rPr>
        <w:t xml:space="preserve"> ו/או הנחיותיו של היועץ. במקרים בהם מתוכננים במקביל מספר מבנים ראשונים וחוזרים יחשב המבנה שבו מספר  היחידות הרב ביותר כמבנה ראשוני.</w:t>
      </w:r>
    </w:p>
    <w:p w14:paraId="10763D7C" w14:textId="77777777" w:rsidR="00876F47" w:rsidRPr="00876F47" w:rsidRDefault="00876F47" w:rsidP="00876F47">
      <w:pPr>
        <w:spacing w:before="0" w:beforeAutospacing="0" w:after="0" w:afterAutospacing="0" w:line="240" w:lineRule="auto"/>
        <w:ind w:left="720"/>
        <w:jc w:val="both"/>
        <w:rPr>
          <w:rFonts w:ascii="Times New Roman" w:eastAsia="Times New Roman" w:hAnsi="Times New Roman" w:cs="David"/>
          <w:sz w:val="24"/>
          <w:szCs w:val="24"/>
          <w:rtl/>
        </w:rPr>
      </w:pPr>
    </w:p>
    <w:p w14:paraId="23217A5E" w14:textId="77777777" w:rsidR="00876F47" w:rsidRPr="00876F47" w:rsidRDefault="00876F47" w:rsidP="00876F47">
      <w:pPr>
        <w:spacing w:before="0" w:beforeAutospacing="0" w:after="0" w:afterAutospacing="0" w:line="240" w:lineRule="auto"/>
        <w:ind w:left="720"/>
        <w:jc w:val="both"/>
        <w:rPr>
          <w:rFonts w:ascii="Times New Roman" w:eastAsia="Times New Roman" w:hAnsi="Times New Roman" w:cs="David"/>
          <w:sz w:val="24"/>
          <w:szCs w:val="24"/>
          <w:rtl/>
        </w:rPr>
      </w:pPr>
      <w:r w:rsidRPr="00876F47">
        <w:rPr>
          <w:rFonts w:ascii="Times New Roman" w:eastAsia="Times New Roman" w:hAnsi="Times New Roman" w:cs="David" w:hint="cs"/>
          <w:sz w:val="24"/>
          <w:szCs w:val="24"/>
          <w:rtl/>
        </w:rPr>
        <w:t>מבנה חוזר - מבנה נוסף</w:t>
      </w:r>
      <w:r w:rsidR="005603EE">
        <w:rPr>
          <w:rFonts w:ascii="Times New Roman" w:eastAsia="Times New Roman" w:hAnsi="Times New Roman" w:cs="David" w:hint="cs"/>
          <w:sz w:val="24"/>
          <w:szCs w:val="24"/>
          <w:rtl/>
        </w:rPr>
        <w:t xml:space="preserve">, המוקם בשלמותו או בחלקו עפ"י </w:t>
      </w:r>
      <w:proofErr w:type="spellStart"/>
      <w:r w:rsidR="005603EE">
        <w:rPr>
          <w:rFonts w:ascii="Times New Roman" w:eastAsia="Times New Roman" w:hAnsi="Times New Roman" w:cs="David" w:hint="cs"/>
          <w:sz w:val="24"/>
          <w:szCs w:val="24"/>
          <w:rtl/>
        </w:rPr>
        <w:t>ת</w:t>
      </w:r>
      <w:r w:rsidRPr="00876F47">
        <w:rPr>
          <w:rFonts w:ascii="Times New Roman" w:eastAsia="Times New Roman" w:hAnsi="Times New Roman" w:cs="David" w:hint="cs"/>
          <w:sz w:val="24"/>
          <w:szCs w:val="24"/>
          <w:rtl/>
        </w:rPr>
        <w:t>כניותיו</w:t>
      </w:r>
      <w:proofErr w:type="spellEnd"/>
      <w:r w:rsidRPr="00876F47">
        <w:rPr>
          <w:rFonts w:ascii="Times New Roman" w:eastAsia="Times New Roman" w:hAnsi="Times New Roman" w:cs="David" w:hint="cs"/>
          <w:sz w:val="24"/>
          <w:szCs w:val="24"/>
          <w:rtl/>
        </w:rPr>
        <w:t xml:space="preserve"> ו/או הנחיותיו של היועץ ביחס למבנה הראשוני, על אותו המגרש או במגרש אחר, בין אם על פי </w:t>
      </w:r>
      <w:proofErr w:type="spellStart"/>
      <w:r w:rsidRPr="00876F47">
        <w:rPr>
          <w:rFonts w:ascii="Times New Roman" w:eastAsia="Times New Roman" w:hAnsi="Times New Roman" w:cs="David" w:hint="cs"/>
          <w:sz w:val="24"/>
          <w:szCs w:val="24"/>
          <w:rtl/>
        </w:rPr>
        <w:t>תכניות</w:t>
      </w:r>
      <w:proofErr w:type="spellEnd"/>
      <w:r w:rsidRPr="00876F47">
        <w:rPr>
          <w:rFonts w:ascii="Times New Roman" w:eastAsia="Times New Roman" w:hAnsi="Times New Roman" w:cs="David" w:hint="cs"/>
          <w:sz w:val="24"/>
          <w:szCs w:val="24"/>
          <w:rtl/>
        </w:rPr>
        <w:t xml:space="preserve"> קיימות על כל פרטיהן ובין אם לצורך הקמתו התבקש היועץ להכניס שינויים והתאמות </w:t>
      </w:r>
      <w:proofErr w:type="spellStart"/>
      <w:r w:rsidRPr="00876F47">
        <w:rPr>
          <w:rFonts w:ascii="Times New Roman" w:eastAsia="Times New Roman" w:hAnsi="Times New Roman" w:cs="David" w:hint="cs"/>
          <w:sz w:val="24"/>
          <w:szCs w:val="24"/>
          <w:rtl/>
        </w:rPr>
        <w:t>בתכניות</w:t>
      </w:r>
      <w:proofErr w:type="spellEnd"/>
      <w:r w:rsidRPr="00876F47">
        <w:rPr>
          <w:rFonts w:ascii="Times New Roman" w:eastAsia="Times New Roman" w:hAnsi="Times New Roman" w:cs="David" w:hint="cs"/>
          <w:sz w:val="24"/>
          <w:szCs w:val="24"/>
          <w:rtl/>
        </w:rPr>
        <w:t xml:space="preserve"> ו/או בהנחיות הקיימות, כגון: התאמת התכנון לשינויים בחקיקה, בתקנים, בתקנות ו/או בהנחיות הרשויות, תמונת ראי, קומת עמודים, התאמה למרתפים, הצמדת זוג מבנים, תוספת ו/או הפחתת עד שתי קומות טיפוסיות, שינויים קלים במידות.</w:t>
      </w:r>
    </w:p>
    <w:p w14:paraId="56602417" w14:textId="77777777" w:rsidR="00876F47" w:rsidRPr="00876F47" w:rsidRDefault="00876F47" w:rsidP="00876F47">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r w:rsidRPr="00876F47">
        <w:rPr>
          <w:rFonts w:ascii="Times New Roman" w:eastAsia="Times New Roman" w:hAnsi="Times New Roman" w:cs="David"/>
          <w:sz w:val="20"/>
          <w:szCs w:val="24"/>
          <w:rtl/>
          <w:lang w:eastAsia="he-IL"/>
        </w:rPr>
        <w:tab/>
      </w:r>
    </w:p>
    <w:p w14:paraId="41556C2F" w14:textId="77777777" w:rsidR="00876F47" w:rsidRPr="00876F47" w:rsidRDefault="00876F47" w:rsidP="00876F47">
      <w:pPr>
        <w:widowControl w:val="0"/>
        <w:spacing w:before="0" w:beforeAutospacing="0" w:after="0" w:afterAutospacing="0" w:line="240" w:lineRule="auto"/>
        <w:ind w:left="714" w:hanging="630"/>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0"/>
          <w:szCs w:val="24"/>
          <w:rtl/>
          <w:lang w:eastAsia="he-IL"/>
        </w:rPr>
        <w:t>2.</w:t>
      </w:r>
      <w:r w:rsidRPr="00876F47">
        <w:rPr>
          <w:rFonts w:ascii="Times New Roman" w:eastAsia="Times New Roman" w:hAnsi="Times New Roman" w:cs="David"/>
          <w:sz w:val="20"/>
          <w:szCs w:val="24"/>
          <w:rtl/>
          <w:lang w:eastAsia="he-IL"/>
        </w:rPr>
        <w:tab/>
        <w:t>הסכום המפורט בסעיף 1 לעיל יהיה צמוד ל</w:t>
      </w:r>
      <w:sdt>
        <w:sdtPr>
          <w:rPr>
            <w:rFonts w:ascii="Times New Roman" w:eastAsia="Times New Roman" w:hAnsi="Times New Roman" w:cs="David"/>
            <w:color w:val="008000"/>
            <w:sz w:val="24"/>
            <w:szCs w:val="24"/>
            <w:rtl/>
          </w:rPr>
          <w:alias w:val="סוג מדד כותרת"/>
          <w:tag w:val="cntMadadTypeTitle"/>
          <w:id w:val="-2023535727"/>
          <w:placeholder>
            <w:docPart w:val="678BD1FBAD6047EB9C2BBA2F0078C23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r w:rsidR="000A6F65" w:rsidRPr="005603EE">
            <w:rPr>
              <w:rStyle w:val="AutoFieldsChar"/>
              <w:color w:val="00B0F0"/>
              <w:rtl/>
            </w:rPr>
            <w:t>[סוג מדד כותרת]</w:t>
          </w:r>
        </w:sdtContent>
      </w:sdt>
      <w:r w:rsidRPr="00876F47">
        <w:rPr>
          <w:rFonts w:ascii="Times New Roman" w:eastAsia="Times New Roman" w:hAnsi="Times New Roman" w:cs="David"/>
          <w:color w:val="008000"/>
          <w:sz w:val="24"/>
          <w:szCs w:val="24"/>
          <w:rtl/>
        </w:rPr>
        <w:t xml:space="preserve">  </w:t>
      </w:r>
      <w:sdt>
        <w:sdtPr>
          <w:rPr>
            <w:rFonts w:ascii="Times New Roman" w:eastAsia="Times New Roman" w:hAnsi="Times New Roman" w:cs="David"/>
            <w:color w:val="008000"/>
            <w:sz w:val="24"/>
            <w:szCs w:val="24"/>
            <w:rtl/>
          </w:rPr>
          <w:alias w:val="מדד בגין/ידוע - כותרת"/>
          <w:tag w:val="cntIsKnownTitle"/>
          <w:id w:val="344216121"/>
          <w:placeholder>
            <w:docPart w:val="4B43A0B713234E0696BD3DBD305DDDE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r w:rsidR="000A6F65" w:rsidRPr="005603EE">
            <w:rPr>
              <w:rStyle w:val="AutoFieldsChar"/>
              <w:color w:val="00B0F0"/>
              <w:rtl/>
            </w:rPr>
            <w:t>[מדד בגין/ידוע - כותרת]</w:t>
          </w:r>
        </w:sdtContent>
      </w:sdt>
      <w:r w:rsidRPr="00876F47">
        <w:rPr>
          <w:rFonts w:ascii="Times New Roman" w:eastAsia="Times New Roman" w:hAnsi="Times New Roman" w:cs="David"/>
          <w:color w:val="008000"/>
          <w:sz w:val="24"/>
          <w:szCs w:val="24"/>
          <w:rtl/>
        </w:rPr>
        <w:t xml:space="preserve"> </w:t>
      </w:r>
      <w:r w:rsidRPr="00876F47">
        <w:rPr>
          <w:rFonts w:ascii="Times New Roman" w:eastAsia="Times New Roman" w:hAnsi="Times New Roman" w:cs="David"/>
          <w:sz w:val="24"/>
          <w:szCs w:val="24"/>
          <w:rtl/>
        </w:rPr>
        <w:t>ליום</w:t>
      </w:r>
      <w:r w:rsidRPr="00876F47">
        <w:rPr>
          <w:rFonts w:ascii="Times New Roman" w:eastAsia="Times New Roman" w:hAnsi="Times New Roman" w:cs="David"/>
          <w:color w:val="008000"/>
          <w:sz w:val="24"/>
          <w:szCs w:val="24"/>
          <w:rtl/>
        </w:rPr>
        <w:t xml:space="preserve"> </w:t>
      </w:r>
      <w:sdt>
        <w:sdtPr>
          <w:rPr>
            <w:rFonts w:ascii="Times New Roman" w:eastAsia="Times New Roman" w:hAnsi="Times New Roman" w:cs="David"/>
            <w:color w:val="008000"/>
            <w:sz w:val="24"/>
            <w:szCs w:val="24"/>
            <w:rtl/>
          </w:rPr>
          <w:alias w:val="מדד בסיס"/>
          <w:tag w:val="cntMadadBase"/>
          <w:id w:val="1906565257"/>
          <w:placeholder>
            <w:docPart w:val="AA7D478B03BF4E8296508A827ECC713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17-03-08T00:00:00Z">
            <w:dateFormat w:val="dd/MM/yyyy"/>
            <w:lid w:val="he-IL"/>
            <w:storeMappedDataAs w:val="dateTime"/>
            <w:calendar w:val="gregorian"/>
          </w:date>
        </w:sdtPr>
        <w:sdtEndPr/>
        <w:sdtContent>
          <w:r w:rsidR="000A6F65" w:rsidRPr="005603EE">
            <w:rPr>
              <w:rStyle w:val="AutoFieldsChar"/>
              <w:color w:val="00B0F0"/>
              <w:rtl/>
            </w:rPr>
            <w:t>[מדד בסיס]</w:t>
          </w:r>
        </w:sdtContent>
      </w:sdt>
      <w:r w:rsidRPr="00876F47">
        <w:rPr>
          <w:rFonts w:ascii="Times New Roman" w:eastAsia="Times New Roman" w:hAnsi="Times New Roman" w:cs="David"/>
          <w:sz w:val="24"/>
          <w:szCs w:val="24"/>
          <w:rtl/>
        </w:rPr>
        <w:t xml:space="preserve"> העומד על </w:t>
      </w:r>
      <w:sdt>
        <w:sdtPr>
          <w:rPr>
            <w:rFonts w:ascii="Times New Roman" w:eastAsia="Times New Roman" w:hAnsi="Times New Roman" w:cs="David"/>
            <w:color w:val="008000"/>
            <w:sz w:val="24"/>
            <w:szCs w:val="24"/>
            <w:rtl/>
          </w:rPr>
          <w:alias w:val="נקודות מדד"/>
          <w:tag w:val="cntMadadPoints"/>
          <w:id w:val="-956552286"/>
          <w:placeholder>
            <w:docPart w:val="F65E6C09B2D6472BB9F1CA8F77D5869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r w:rsidR="000A6F65" w:rsidRPr="005603EE">
            <w:rPr>
              <w:rStyle w:val="AutoFieldsChar"/>
              <w:color w:val="00B0F0"/>
              <w:rtl/>
            </w:rPr>
            <w:t>[נקודות מדד]</w:t>
          </w:r>
        </w:sdtContent>
      </w:sdt>
      <w:r w:rsidRPr="00876F47">
        <w:rPr>
          <w:rFonts w:ascii="Times New Roman" w:eastAsia="Times New Roman" w:hAnsi="Times New Roman" w:cs="David"/>
          <w:sz w:val="24"/>
          <w:szCs w:val="24"/>
          <w:rtl/>
        </w:rPr>
        <w:t xml:space="preserve"> נקודות </w:t>
      </w:r>
      <w:r w:rsidRPr="00876F47">
        <w:rPr>
          <w:rFonts w:ascii="Times New Roman" w:eastAsia="Times New Roman" w:hAnsi="Times New Roman" w:cs="David"/>
          <w:sz w:val="24"/>
          <w:szCs w:val="24"/>
          <w:rtl/>
          <w:lang w:eastAsia="he-IL"/>
        </w:rPr>
        <w:t xml:space="preserve"> עד למדד הידוע ביום הגשת כל חשבון.</w:t>
      </w:r>
    </w:p>
    <w:p w14:paraId="05241B26" w14:textId="77777777" w:rsidR="00876F47" w:rsidRPr="00876F47" w:rsidRDefault="00876F47" w:rsidP="00876F47">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55322CA3" w14:textId="77777777" w:rsidR="00876F47" w:rsidRPr="00876F47" w:rsidRDefault="00876F47" w:rsidP="00876F47">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r w:rsidRPr="00876F47">
        <w:rPr>
          <w:rFonts w:ascii="Times New Roman" w:eastAsia="Times New Roman" w:hAnsi="Times New Roman" w:cs="David"/>
          <w:sz w:val="20"/>
          <w:szCs w:val="24"/>
          <w:rtl/>
          <w:lang w:eastAsia="he-IL"/>
        </w:rPr>
        <w:tab/>
        <w:t>3.</w:t>
      </w:r>
      <w:r w:rsidRPr="00876F47">
        <w:rPr>
          <w:rFonts w:ascii="Times New Roman" w:eastAsia="Times New Roman" w:hAnsi="Times New Roman" w:cs="David"/>
          <w:sz w:val="20"/>
          <w:szCs w:val="24"/>
          <w:rtl/>
          <w:lang w:eastAsia="he-IL"/>
        </w:rPr>
        <w:tab/>
        <w:t>למען הסר ספק:</w:t>
      </w:r>
    </w:p>
    <w:p w14:paraId="00E74D06" w14:textId="77777777" w:rsidR="00876F47" w:rsidRPr="00876F47" w:rsidRDefault="00876F47" w:rsidP="00876F47">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4482908F" w14:textId="77777777" w:rsidR="00876F47" w:rsidRPr="00876F47" w:rsidRDefault="00876F47" w:rsidP="00876F47">
      <w:pPr>
        <w:widowControl w:val="0"/>
        <w:spacing w:before="0" w:beforeAutospacing="0" w:after="0" w:afterAutospacing="0" w:line="240" w:lineRule="auto"/>
        <w:ind w:left="1400" w:hanging="680"/>
        <w:jc w:val="both"/>
        <w:rPr>
          <w:rFonts w:ascii="Times New Roman" w:eastAsia="Times New Roman" w:hAnsi="Times New Roman" w:cs="David"/>
          <w:sz w:val="20"/>
          <w:szCs w:val="24"/>
          <w:rtl/>
          <w:lang w:eastAsia="he-IL"/>
        </w:rPr>
      </w:pPr>
      <w:r w:rsidRPr="00876F47">
        <w:rPr>
          <w:rFonts w:ascii="Times New Roman" w:eastAsia="Times New Roman" w:hAnsi="Times New Roman" w:cs="David"/>
          <w:sz w:val="20"/>
          <w:szCs w:val="24"/>
          <w:rtl/>
          <w:lang w:eastAsia="he-IL"/>
        </w:rPr>
        <w:t>3.1</w:t>
      </w:r>
      <w:r w:rsidRPr="00876F47">
        <w:rPr>
          <w:rFonts w:ascii="Times New Roman" w:eastAsia="Times New Roman" w:hAnsi="Times New Roman" w:cs="David"/>
          <w:sz w:val="20"/>
          <w:szCs w:val="24"/>
          <w:rtl/>
          <w:lang w:eastAsia="he-IL"/>
        </w:rPr>
        <w:tab/>
        <w:t>שכר היועץ יחושב על פי מספר יחידות הדיור שבתכנון ושבכוונת המ</w:t>
      </w:r>
      <w:r w:rsidR="005603EE">
        <w:rPr>
          <w:rFonts w:ascii="Times New Roman" w:eastAsia="Times New Roman" w:hAnsi="Times New Roman" w:cs="David"/>
          <w:sz w:val="20"/>
          <w:szCs w:val="24"/>
          <w:rtl/>
          <w:lang w:eastAsia="he-IL"/>
        </w:rPr>
        <w:t>זמין לבצעם בכל קטע וקטע של הפרו</w:t>
      </w:r>
      <w:r w:rsidRPr="00876F47">
        <w:rPr>
          <w:rFonts w:ascii="Times New Roman" w:eastAsia="Times New Roman" w:hAnsi="Times New Roman" w:cs="David"/>
          <w:sz w:val="20"/>
          <w:szCs w:val="24"/>
          <w:rtl/>
          <w:lang w:eastAsia="he-IL"/>
        </w:rPr>
        <w:t>יקט במועדו (לשם המחשה: אם בקטע א' בכוונת המזמין לבצע 50 יח"ד, והיועץ נדרש לתכנן להקמת 50 יח"ד, יהיה חייב המזמין בתשלום עבור אותם יח"ד בלבד, גם אם התכנון יתאים לשלבים הבאים). אין באמור לגרוע מחובת היועץ לבדוק ולוודא התאמת התכנון גם למגרשים בקטעים הבאים.</w:t>
      </w:r>
    </w:p>
    <w:p w14:paraId="5FF08C53" w14:textId="77777777" w:rsidR="00876F47" w:rsidRPr="00876F47" w:rsidRDefault="00876F47" w:rsidP="00876F47">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2A44314F" w14:textId="77777777" w:rsidR="00876F47" w:rsidRPr="00876F47" w:rsidRDefault="00876F47" w:rsidP="00876F47">
      <w:pPr>
        <w:widowControl w:val="0"/>
        <w:tabs>
          <w:tab w:val="num" w:pos="1360"/>
        </w:tabs>
        <w:spacing w:before="0" w:beforeAutospacing="0" w:after="0" w:afterAutospacing="0" w:line="240" w:lineRule="auto"/>
        <w:ind w:left="720"/>
        <w:jc w:val="both"/>
        <w:rPr>
          <w:rFonts w:ascii="Times New Roman" w:eastAsia="Times New Roman" w:hAnsi="Times New Roman" w:cs="David"/>
          <w:sz w:val="20"/>
          <w:szCs w:val="24"/>
          <w:rtl/>
          <w:lang w:eastAsia="he-IL"/>
        </w:rPr>
      </w:pPr>
      <w:r w:rsidRPr="00876F47">
        <w:rPr>
          <w:rFonts w:ascii="Times New Roman" w:eastAsia="Times New Roman" w:hAnsi="Times New Roman" w:cs="David"/>
          <w:sz w:val="20"/>
          <w:szCs w:val="24"/>
          <w:rtl/>
          <w:lang w:eastAsia="he-IL"/>
        </w:rPr>
        <w:t>3.2</w:t>
      </w:r>
      <w:r w:rsidRPr="00876F47">
        <w:rPr>
          <w:rFonts w:ascii="Times New Roman" w:eastAsia="Times New Roman" w:hAnsi="Times New Roman" w:cs="David"/>
          <w:sz w:val="20"/>
          <w:szCs w:val="24"/>
          <w:rtl/>
          <w:lang w:eastAsia="he-IL"/>
        </w:rPr>
        <w:tab/>
        <w:t xml:space="preserve">מובהר כי שכר היועץ ומועדי התשלום הינם סופיים ומוחלטים והם לא ישתנו    </w:t>
      </w:r>
      <w:r w:rsidRPr="00876F47">
        <w:rPr>
          <w:rFonts w:ascii="Times New Roman" w:eastAsia="Times New Roman" w:hAnsi="Times New Roman" w:cs="David"/>
          <w:sz w:val="20"/>
          <w:szCs w:val="24"/>
          <w:rtl/>
          <w:lang w:eastAsia="he-IL"/>
        </w:rPr>
        <w:tab/>
        <w:t xml:space="preserve">מכל גורם שהוא לרבות ומבלי לפגוע בכלליות האמור לעיל, הגדלת מס' יחידות </w:t>
      </w:r>
      <w:r w:rsidRPr="00876F47">
        <w:rPr>
          <w:rFonts w:ascii="Times New Roman" w:eastAsia="Times New Roman" w:hAnsi="Times New Roman" w:cs="David"/>
          <w:sz w:val="20"/>
          <w:szCs w:val="24"/>
          <w:rtl/>
          <w:lang w:eastAsia="he-IL"/>
        </w:rPr>
        <w:tab/>
        <w:t xml:space="preserve">דיור במגרשים, קצב הבניה, צורת ביצוע הבניה (קונבנציונאלי ו/או טרומי ו/או </w:t>
      </w:r>
      <w:r w:rsidRPr="00876F47">
        <w:rPr>
          <w:rFonts w:ascii="Times New Roman" w:eastAsia="Times New Roman" w:hAnsi="Times New Roman" w:cs="David"/>
          <w:sz w:val="20"/>
          <w:szCs w:val="24"/>
          <w:rtl/>
          <w:lang w:eastAsia="he-IL"/>
        </w:rPr>
        <w:tab/>
        <w:t>תועש) ו/או מידת השנויים שידרשו ע"י המזמין.</w:t>
      </w:r>
    </w:p>
    <w:p w14:paraId="15245F6C" w14:textId="77777777" w:rsidR="00876F47" w:rsidRPr="00876F47" w:rsidRDefault="00876F47" w:rsidP="00876F47">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2F6D5CCC" w14:textId="77777777" w:rsidR="00876F47" w:rsidRPr="00876F47" w:rsidRDefault="00876F47" w:rsidP="00876F47">
      <w:pPr>
        <w:widowControl w:val="0"/>
        <w:spacing w:before="0" w:beforeAutospacing="0" w:after="0" w:afterAutospacing="0" w:line="240" w:lineRule="auto"/>
        <w:ind w:left="1304" w:hanging="584"/>
        <w:jc w:val="both"/>
        <w:rPr>
          <w:rFonts w:ascii="Times New Roman" w:eastAsia="Times New Roman" w:hAnsi="Times New Roman" w:cs="David"/>
          <w:sz w:val="20"/>
          <w:szCs w:val="24"/>
          <w:lang w:eastAsia="he-IL"/>
        </w:rPr>
      </w:pPr>
      <w:r w:rsidRPr="00876F47">
        <w:rPr>
          <w:rFonts w:ascii="Times New Roman" w:eastAsia="Times New Roman" w:hAnsi="Times New Roman" w:cs="David"/>
          <w:sz w:val="20"/>
          <w:szCs w:val="24"/>
          <w:rtl/>
          <w:lang w:eastAsia="he-IL"/>
        </w:rPr>
        <w:t>3.3</w:t>
      </w:r>
      <w:r w:rsidRPr="00876F47">
        <w:rPr>
          <w:rFonts w:ascii="Times New Roman" w:eastAsia="Times New Roman" w:hAnsi="Times New Roman" w:cs="David"/>
          <w:sz w:val="20"/>
          <w:szCs w:val="24"/>
          <w:rtl/>
          <w:lang w:eastAsia="he-IL"/>
        </w:rPr>
        <w:tab/>
        <w:t>שכר היועץ כולל את כל המפורט בחוזה על כל נספחיו, לרבות נספח ב'.</w:t>
      </w:r>
    </w:p>
    <w:p w14:paraId="118DB82F" w14:textId="77777777" w:rsidR="00876F47" w:rsidRPr="00876F47" w:rsidRDefault="00876F47" w:rsidP="00876F47">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04DF8DCA" w14:textId="77777777" w:rsidR="00876F47" w:rsidRPr="00876F47" w:rsidRDefault="00876F47" w:rsidP="00876F47">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0F4F2007" w14:textId="77777777" w:rsidR="00876F47" w:rsidRPr="00876F47" w:rsidRDefault="00876F47" w:rsidP="00876F47">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r w:rsidRPr="00876F47">
        <w:rPr>
          <w:rFonts w:ascii="Times New Roman" w:eastAsia="Times New Roman" w:hAnsi="Times New Roman" w:cs="David"/>
          <w:sz w:val="20"/>
          <w:szCs w:val="24"/>
          <w:rtl/>
          <w:lang w:eastAsia="he-IL"/>
        </w:rPr>
        <w:tab/>
        <w:t>4.</w:t>
      </w:r>
      <w:r w:rsidRPr="00876F47">
        <w:rPr>
          <w:rFonts w:ascii="Times New Roman" w:eastAsia="Times New Roman" w:hAnsi="Times New Roman" w:cs="David"/>
          <w:sz w:val="20"/>
          <w:szCs w:val="24"/>
          <w:rtl/>
          <w:lang w:eastAsia="he-IL"/>
        </w:rPr>
        <w:tab/>
        <w:t xml:space="preserve">בנוסף לכל תשלום ישולם ליועץ מע"מ כשיעורו בחוק וזאת כנגד המצאת חשבונית מס </w:t>
      </w:r>
      <w:r w:rsidRPr="00876F47">
        <w:rPr>
          <w:rFonts w:ascii="Times New Roman" w:eastAsia="Times New Roman" w:hAnsi="Times New Roman" w:cs="David"/>
          <w:sz w:val="20"/>
          <w:szCs w:val="24"/>
          <w:rtl/>
          <w:lang w:eastAsia="he-IL"/>
        </w:rPr>
        <w:tab/>
        <w:t>כדין, למועד תשלום המע"מ ע"י היועץ והמצאת כל אשור נוסף ע"פ דין.</w:t>
      </w:r>
    </w:p>
    <w:p w14:paraId="698C755F" w14:textId="77777777" w:rsidR="00876F47" w:rsidRPr="00876F47" w:rsidRDefault="00876F47" w:rsidP="00876F47">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4C7FACA1" w14:textId="77777777" w:rsidR="00876F47" w:rsidRPr="00876F47" w:rsidRDefault="00876F47" w:rsidP="00876F47">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590E84A3" w14:textId="77777777" w:rsidR="00876F47" w:rsidRPr="00876F47" w:rsidRDefault="00876F47" w:rsidP="000A6F65">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r w:rsidRPr="00876F47">
        <w:rPr>
          <w:rFonts w:ascii="Times New Roman" w:eastAsia="Times New Roman" w:hAnsi="Times New Roman" w:cs="David"/>
          <w:sz w:val="20"/>
          <w:szCs w:val="24"/>
          <w:rtl/>
          <w:lang w:eastAsia="he-IL"/>
        </w:rPr>
        <w:tab/>
        <w:t>5.</w:t>
      </w:r>
      <w:r w:rsidRPr="00876F47">
        <w:rPr>
          <w:rFonts w:ascii="Times New Roman" w:eastAsia="Times New Roman" w:hAnsi="Times New Roman" w:cs="David"/>
          <w:sz w:val="20"/>
          <w:szCs w:val="24"/>
          <w:rtl/>
          <w:lang w:eastAsia="he-IL"/>
        </w:rPr>
        <w:tab/>
        <w:t xml:space="preserve">תנאי מוקדם לבצוע התשלומים לפי נספח זה הוא שכל עבודות היעוץ הכלולות בשכר </w:t>
      </w:r>
      <w:r w:rsidRPr="00876F47">
        <w:rPr>
          <w:rFonts w:ascii="Times New Roman" w:eastAsia="Times New Roman" w:hAnsi="Times New Roman" w:cs="David"/>
          <w:sz w:val="20"/>
          <w:szCs w:val="24"/>
          <w:rtl/>
          <w:lang w:eastAsia="he-IL"/>
        </w:rPr>
        <w:tab/>
        <w:t xml:space="preserve">היועץ הושלמו וכל המסמכים </w:t>
      </w:r>
      <w:proofErr w:type="spellStart"/>
      <w:r w:rsidRPr="00876F47">
        <w:rPr>
          <w:rFonts w:ascii="Times New Roman" w:eastAsia="Times New Roman" w:hAnsi="Times New Roman" w:cs="David"/>
          <w:sz w:val="20"/>
          <w:szCs w:val="24"/>
          <w:rtl/>
          <w:lang w:eastAsia="he-IL"/>
        </w:rPr>
        <w:t>והתכניות</w:t>
      </w:r>
      <w:proofErr w:type="spellEnd"/>
      <w:r w:rsidRPr="00876F47">
        <w:rPr>
          <w:rFonts w:ascii="Times New Roman" w:eastAsia="Times New Roman" w:hAnsi="Times New Roman" w:cs="David"/>
          <w:sz w:val="20"/>
          <w:szCs w:val="24"/>
          <w:rtl/>
          <w:lang w:eastAsia="he-IL"/>
        </w:rPr>
        <w:t xml:space="preserve"> נמסרו למזמין.</w:t>
      </w:r>
    </w:p>
    <w:p w14:paraId="1D034D7D"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876F47">
        <w:rPr>
          <w:rFonts w:ascii="Times New Roman" w:eastAsia="Times New Roman" w:hAnsi="Times New Roman" w:cs="David"/>
          <w:b/>
          <w:bCs/>
          <w:sz w:val="24"/>
          <w:szCs w:val="24"/>
          <w:u w:val="single"/>
          <w:rtl/>
        </w:rPr>
        <w:lastRenderedPageBreak/>
        <w:t>נספח "ה"</w:t>
      </w:r>
    </w:p>
    <w:p w14:paraId="22C079F2"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p>
    <w:p w14:paraId="4D1301F8"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876F47">
        <w:rPr>
          <w:rFonts w:ascii="Times New Roman" w:eastAsia="Times New Roman" w:hAnsi="Times New Roman" w:cs="David"/>
          <w:b/>
          <w:bCs/>
          <w:sz w:val="24"/>
          <w:szCs w:val="24"/>
          <w:u w:val="single"/>
          <w:rtl/>
        </w:rPr>
        <w:t>תשלומי שכר היועץ</w:t>
      </w:r>
    </w:p>
    <w:p w14:paraId="6D3F64C0" w14:textId="77777777" w:rsidR="00876F47" w:rsidRPr="00876F47" w:rsidRDefault="00876F47" w:rsidP="00876F47">
      <w:pPr>
        <w:widowControl w:val="0"/>
        <w:spacing w:before="60" w:beforeAutospacing="0" w:after="60" w:afterAutospacing="0" w:line="300" w:lineRule="atLeast"/>
        <w:jc w:val="center"/>
        <w:rPr>
          <w:rFonts w:ascii="Times New Roman" w:eastAsia="Times New Roman" w:hAnsi="Times New Roman" w:cs="David"/>
          <w:sz w:val="24"/>
          <w:szCs w:val="24"/>
          <w:rtl/>
        </w:rPr>
      </w:pPr>
    </w:p>
    <w:p w14:paraId="34091BE7" w14:textId="77777777" w:rsidR="005603EE" w:rsidRPr="005603EE" w:rsidRDefault="005603EE" w:rsidP="005603EE">
      <w:pPr>
        <w:pStyle w:val="af6"/>
        <w:numPr>
          <w:ilvl w:val="0"/>
          <w:numId w:val="14"/>
        </w:numPr>
        <w:rPr>
          <w:sz w:val="24"/>
          <w:szCs w:val="24"/>
          <w:rtl/>
        </w:rPr>
      </w:pPr>
      <w:r w:rsidRPr="005603EE">
        <w:rPr>
          <w:sz w:val="24"/>
          <w:szCs w:val="24"/>
          <w:rtl/>
        </w:rPr>
        <w:t>שכר ה</w:t>
      </w:r>
      <w:r w:rsidR="005D664B">
        <w:rPr>
          <w:sz w:val="24"/>
          <w:szCs w:val="24"/>
          <w:rtl/>
        </w:rPr>
        <w:t>יועץ</w:t>
      </w:r>
      <w:r w:rsidRPr="005603EE">
        <w:rPr>
          <w:sz w:val="24"/>
          <w:szCs w:val="24"/>
          <w:rtl/>
        </w:rPr>
        <w:t xml:space="preserve"> ישולם לשיעורין כנגד גמר כל שלב ושלב של שרותי ה</w:t>
      </w:r>
      <w:r w:rsidR="005D664B">
        <w:rPr>
          <w:sz w:val="24"/>
          <w:szCs w:val="24"/>
          <w:rtl/>
        </w:rPr>
        <w:t>יועץ</w:t>
      </w:r>
      <w:r w:rsidRPr="005603EE">
        <w:rPr>
          <w:sz w:val="24"/>
          <w:szCs w:val="24"/>
          <w:rtl/>
        </w:rPr>
        <w:t xml:space="preserve"> כמוגדר בחוזה לרבות בנספחים ב' ו- ח' כדלקמן:</w:t>
      </w:r>
    </w:p>
    <w:p w14:paraId="5C803406" w14:textId="77777777" w:rsidR="00876F47" w:rsidRPr="00876F47" w:rsidRDefault="00876F47" w:rsidP="005603EE">
      <w:pPr>
        <w:widowControl w:val="0"/>
        <w:spacing w:before="0" w:beforeAutospacing="0" w:after="0" w:afterAutospacing="0" w:line="360" w:lineRule="auto"/>
        <w:jc w:val="both"/>
        <w:rPr>
          <w:rFonts w:ascii="Times New Roman" w:eastAsia="Times New Roman" w:hAnsi="Times New Roman" w:cs="David"/>
          <w:sz w:val="24"/>
          <w:szCs w:val="24"/>
          <w:rtl/>
        </w:rPr>
      </w:pPr>
    </w:p>
    <w:p w14:paraId="3D58B27B" w14:textId="77777777"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tl/>
        </w:rPr>
      </w:pPr>
      <w:r w:rsidRPr="00876F47">
        <w:rPr>
          <w:rFonts w:ascii="Times New Roman" w:eastAsia="Times New Roman" w:hAnsi="Times New Roman" w:cs="David"/>
          <w:sz w:val="24"/>
          <w:szCs w:val="24"/>
          <w:rtl/>
        </w:rPr>
        <w:t>1.1</w:t>
      </w:r>
      <w:r w:rsidRPr="00876F47">
        <w:rPr>
          <w:rFonts w:ascii="Times New Roman" w:eastAsia="Times New Roman" w:hAnsi="Times New Roman" w:cs="David"/>
          <w:sz w:val="24"/>
          <w:szCs w:val="24"/>
          <w:rtl/>
        </w:rPr>
        <w:tab/>
        <w:t>לאחר גמר הי</w:t>
      </w:r>
      <w:r w:rsidR="005603EE">
        <w:rPr>
          <w:rFonts w:ascii="Times New Roman" w:eastAsia="Times New Roman" w:hAnsi="Times New Roman" w:cs="David" w:hint="cs"/>
          <w:sz w:val="24"/>
          <w:szCs w:val="24"/>
          <w:rtl/>
        </w:rPr>
        <w:t>י</w:t>
      </w:r>
      <w:r w:rsidRPr="00876F47">
        <w:rPr>
          <w:rFonts w:ascii="Times New Roman" w:eastAsia="Times New Roman" w:hAnsi="Times New Roman" w:cs="David"/>
          <w:sz w:val="24"/>
          <w:szCs w:val="24"/>
          <w:rtl/>
        </w:rPr>
        <w:t>עוץ המוקדם</w:t>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t>25%</w:t>
      </w:r>
    </w:p>
    <w:p w14:paraId="0EC3EC88" w14:textId="77777777"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tl/>
        </w:rPr>
      </w:pPr>
      <w:r w:rsidRPr="00876F47">
        <w:rPr>
          <w:rFonts w:ascii="Times New Roman" w:eastAsia="Times New Roman" w:hAnsi="Times New Roman" w:cs="David"/>
          <w:sz w:val="24"/>
          <w:szCs w:val="24"/>
          <w:rtl/>
        </w:rPr>
        <w:t>1.2</w:t>
      </w:r>
      <w:r w:rsidRPr="00876F47">
        <w:rPr>
          <w:rFonts w:ascii="Times New Roman" w:eastAsia="Times New Roman" w:hAnsi="Times New Roman" w:cs="David"/>
          <w:sz w:val="24"/>
          <w:szCs w:val="24"/>
          <w:rtl/>
        </w:rPr>
        <w:tab/>
        <w:t>לאחר גמר הי</w:t>
      </w:r>
      <w:r w:rsidR="005603EE">
        <w:rPr>
          <w:rFonts w:ascii="Times New Roman" w:eastAsia="Times New Roman" w:hAnsi="Times New Roman" w:cs="David" w:hint="cs"/>
          <w:sz w:val="24"/>
          <w:szCs w:val="24"/>
          <w:rtl/>
        </w:rPr>
        <w:t>י</w:t>
      </w:r>
      <w:r w:rsidRPr="00876F47">
        <w:rPr>
          <w:rFonts w:ascii="Times New Roman" w:eastAsia="Times New Roman" w:hAnsi="Times New Roman" w:cs="David"/>
          <w:sz w:val="24"/>
          <w:szCs w:val="24"/>
          <w:rtl/>
        </w:rPr>
        <w:t>עוץ הסופי</w:t>
      </w:r>
      <w:r w:rsidRPr="00876F47">
        <w:rPr>
          <w:rFonts w:ascii="Times New Roman" w:eastAsia="Times New Roman" w:hAnsi="Times New Roman" w:cs="David" w:hint="cs"/>
          <w:sz w:val="24"/>
          <w:szCs w:val="24"/>
          <w:rtl/>
        </w:rPr>
        <w:t xml:space="preserve"> וקבלת אישור רשויות </w:t>
      </w:r>
    </w:p>
    <w:p w14:paraId="0D55DAB3" w14:textId="77777777" w:rsidR="00876F47" w:rsidRPr="00876F47" w:rsidRDefault="00876F47" w:rsidP="00876F47">
      <w:pPr>
        <w:spacing w:before="0" w:beforeAutospacing="0" w:after="0" w:afterAutospacing="0" w:line="360" w:lineRule="auto"/>
        <w:ind w:left="720" w:firstLine="720"/>
        <w:rPr>
          <w:rFonts w:ascii="Times New Roman" w:eastAsia="Times New Roman" w:hAnsi="Times New Roman" w:cs="David"/>
          <w:sz w:val="24"/>
          <w:szCs w:val="24"/>
          <w:rtl/>
        </w:rPr>
      </w:pPr>
      <w:r w:rsidRPr="00876F47">
        <w:rPr>
          <w:rFonts w:ascii="Times New Roman" w:eastAsia="Times New Roman" w:hAnsi="Times New Roman" w:cs="David" w:hint="cs"/>
          <w:sz w:val="24"/>
          <w:szCs w:val="24"/>
          <w:rtl/>
        </w:rPr>
        <w:t>הכיבוי להיתר</w:t>
      </w:r>
      <w:r w:rsidRPr="00876F47">
        <w:rPr>
          <w:rFonts w:ascii="Times New Roman" w:eastAsia="Times New Roman" w:hAnsi="Times New Roman" w:cs="David" w:hint="cs"/>
          <w:sz w:val="24"/>
          <w:szCs w:val="24"/>
          <w:rtl/>
        </w:rPr>
        <w:tab/>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t>20%</w:t>
      </w:r>
    </w:p>
    <w:p w14:paraId="31B3CED5" w14:textId="77777777"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tl/>
        </w:rPr>
      </w:pPr>
      <w:r w:rsidRPr="00876F47">
        <w:rPr>
          <w:rFonts w:ascii="Times New Roman" w:eastAsia="Times New Roman" w:hAnsi="Times New Roman" w:cs="David"/>
          <w:sz w:val="24"/>
          <w:szCs w:val="24"/>
          <w:rtl/>
        </w:rPr>
        <w:t>1.3</w:t>
      </w:r>
      <w:r w:rsidRPr="00876F47">
        <w:rPr>
          <w:rFonts w:ascii="Times New Roman" w:eastAsia="Times New Roman" w:hAnsi="Times New Roman" w:cs="David"/>
          <w:sz w:val="24"/>
          <w:szCs w:val="24"/>
          <w:rtl/>
        </w:rPr>
        <w:tab/>
        <w:t>לאחר גמר הי</w:t>
      </w:r>
      <w:r w:rsidR="005603EE">
        <w:rPr>
          <w:rFonts w:ascii="Times New Roman" w:eastAsia="Times New Roman" w:hAnsi="Times New Roman" w:cs="David" w:hint="cs"/>
          <w:sz w:val="24"/>
          <w:szCs w:val="24"/>
          <w:rtl/>
        </w:rPr>
        <w:t>י</w:t>
      </w:r>
      <w:r w:rsidRPr="00876F47">
        <w:rPr>
          <w:rFonts w:ascii="Times New Roman" w:eastAsia="Times New Roman" w:hAnsi="Times New Roman" w:cs="David"/>
          <w:sz w:val="24"/>
          <w:szCs w:val="24"/>
          <w:rtl/>
        </w:rPr>
        <w:t>עוץ בשלבי התכנון המפורט של המבנה</w:t>
      </w:r>
      <w:r w:rsidRPr="00876F47">
        <w:rPr>
          <w:rFonts w:ascii="Times New Roman" w:eastAsia="Times New Roman" w:hAnsi="Times New Roman" w:cs="David"/>
          <w:sz w:val="24"/>
          <w:szCs w:val="24"/>
          <w:rtl/>
        </w:rPr>
        <w:tab/>
      </w:r>
      <w:r w:rsidRPr="00876F47">
        <w:rPr>
          <w:rFonts w:ascii="Times New Roman" w:eastAsia="Times New Roman" w:hAnsi="Times New Roman" w:cs="David" w:hint="cs"/>
          <w:sz w:val="24"/>
          <w:szCs w:val="24"/>
          <w:rtl/>
        </w:rPr>
        <w:t>10</w:t>
      </w:r>
      <w:r w:rsidRPr="00876F47">
        <w:rPr>
          <w:rFonts w:ascii="Times New Roman" w:eastAsia="Times New Roman" w:hAnsi="Times New Roman" w:cs="David"/>
          <w:sz w:val="24"/>
          <w:szCs w:val="24"/>
          <w:rtl/>
        </w:rPr>
        <w:t>%</w:t>
      </w:r>
    </w:p>
    <w:p w14:paraId="5A1297FF" w14:textId="77777777"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tl/>
        </w:rPr>
      </w:pPr>
      <w:r w:rsidRPr="00876F47">
        <w:rPr>
          <w:rFonts w:ascii="Times New Roman" w:eastAsia="Times New Roman" w:hAnsi="Times New Roman" w:cs="David"/>
          <w:sz w:val="24"/>
          <w:szCs w:val="24"/>
          <w:rtl/>
        </w:rPr>
        <w:t>1.4</w:t>
      </w:r>
      <w:r w:rsidRPr="00876F47">
        <w:rPr>
          <w:rFonts w:ascii="Times New Roman" w:eastAsia="Times New Roman" w:hAnsi="Times New Roman" w:cs="David"/>
          <w:sz w:val="24"/>
          <w:szCs w:val="24"/>
          <w:rtl/>
        </w:rPr>
        <w:tab/>
        <w:t>במהלך הפיקוח העליון</w:t>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t>15%</w:t>
      </w:r>
    </w:p>
    <w:p w14:paraId="165DEA94" w14:textId="77777777"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tl/>
        </w:rPr>
      </w:pPr>
      <w:r w:rsidRPr="00876F47">
        <w:rPr>
          <w:rFonts w:ascii="Times New Roman" w:eastAsia="Times New Roman" w:hAnsi="Times New Roman" w:cs="David"/>
          <w:sz w:val="24"/>
          <w:szCs w:val="24"/>
          <w:rtl/>
        </w:rPr>
        <w:t>1.5</w:t>
      </w:r>
      <w:r w:rsidRPr="00876F47">
        <w:rPr>
          <w:rFonts w:ascii="Times New Roman" w:eastAsia="Times New Roman" w:hAnsi="Times New Roman" w:cs="David"/>
          <w:sz w:val="24"/>
          <w:szCs w:val="24"/>
          <w:rtl/>
        </w:rPr>
        <w:tab/>
        <w:t xml:space="preserve">לאחר השתתפות בסיורי בקורת של גורמי כיבוי אש ו/או </w:t>
      </w:r>
    </w:p>
    <w:p w14:paraId="2BFCFA8C" w14:textId="77777777"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tl/>
        </w:rPr>
      </w:pPr>
      <w:r w:rsidRPr="00876F47">
        <w:rPr>
          <w:rFonts w:ascii="Times New Roman" w:eastAsia="Times New Roman" w:hAnsi="Times New Roman" w:cs="David"/>
          <w:sz w:val="24"/>
          <w:szCs w:val="24"/>
          <w:rtl/>
        </w:rPr>
        <w:tab/>
        <w:t>רשויות אחרות למתן אישור אכלוס, והסדרת אישור זה</w:t>
      </w:r>
      <w:r w:rsidRPr="00876F47">
        <w:rPr>
          <w:rFonts w:ascii="Times New Roman" w:eastAsia="Times New Roman" w:hAnsi="Times New Roman" w:cs="David"/>
          <w:sz w:val="24"/>
          <w:szCs w:val="24"/>
          <w:rtl/>
        </w:rPr>
        <w:tab/>
      </w:r>
      <w:r w:rsidRPr="00876F47">
        <w:rPr>
          <w:rFonts w:ascii="Times New Roman" w:eastAsia="Times New Roman" w:hAnsi="Times New Roman" w:cs="David" w:hint="cs"/>
          <w:sz w:val="24"/>
          <w:szCs w:val="24"/>
          <w:rtl/>
        </w:rPr>
        <w:t>25</w:t>
      </w:r>
      <w:r w:rsidRPr="00876F47">
        <w:rPr>
          <w:rFonts w:ascii="Times New Roman" w:eastAsia="Times New Roman" w:hAnsi="Times New Roman" w:cs="David"/>
          <w:sz w:val="24"/>
          <w:szCs w:val="24"/>
          <w:rtl/>
        </w:rPr>
        <w:t>%</w:t>
      </w:r>
    </w:p>
    <w:p w14:paraId="23248AFA" w14:textId="77777777"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tl/>
        </w:rPr>
      </w:pPr>
      <w:r w:rsidRPr="00876F47">
        <w:rPr>
          <w:rFonts w:ascii="Times New Roman" w:eastAsia="Times New Roman" w:hAnsi="Times New Roman" w:cs="David"/>
          <w:sz w:val="24"/>
          <w:szCs w:val="24"/>
          <w:rtl/>
        </w:rPr>
        <w:t>1.6</w:t>
      </w:r>
      <w:r w:rsidRPr="00876F47">
        <w:rPr>
          <w:rFonts w:ascii="Times New Roman" w:eastAsia="Times New Roman" w:hAnsi="Times New Roman" w:cs="David"/>
          <w:sz w:val="24"/>
          <w:szCs w:val="24"/>
          <w:rtl/>
        </w:rPr>
        <w:tab/>
        <w:t>לאחר סיום התחייבויות היועץ לפי הסכם זה, השתתפות</w:t>
      </w:r>
    </w:p>
    <w:p w14:paraId="4BF4628D" w14:textId="77777777"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tl/>
        </w:rPr>
      </w:pPr>
      <w:r w:rsidRPr="00876F47">
        <w:rPr>
          <w:rFonts w:ascii="Times New Roman" w:eastAsia="Times New Roman" w:hAnsi="Times New Roman" w:cs="David"/>
          <w:sz w:val="24"/>
          <w:szCs w:val="24"/>
          <w:rtl/>
        </w:rPr>
        <w:tab/>
        <w:t xml:space="preserve">בסיור ביקורת של גורמי כיבוי אש ו/או רשויות אחרות </w:t>
      </w:r>
    </w:p>
    <w:p w14:paraId="79758ADE" w14:textId="77777777"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tl/>
        </w:rPr>
      </w:pPr>
      <w:r w:rsidRPr="00876F47">
        <w:rPr>
          <w:rFonts w:ascii="Times New Roman" w:eastAsia="Times New Roman" w:hAnsi="Times New Roman" w:cs="David"/>
          <w:sz w:val="24"/>
          <w:szCs w:val="24"/>
          <w:rtl/>
        </w:rPr>
        <w:tab/>
        <w:t>למתן תעודת גמר, הסדרת אישו זה ואישור היועץ בכתב</w:t>
      </w:r>
    </w:p>
    <w:p w14:paraId="2D5D6A13" w14:textId="77777777"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tl/>
        </w:rPr>
      </w:pPr>
      <w:r w:rsidRPr="00876F47">
        <w:rPr>
          <w:rFonts w:ascii="Times New Roman" w:eastAsia="Times New Roman" w:hAnsi="Times New Roman" w:cs="David"/>
          <w:sz w:val="24"/>
          <w:szCs w:val="24"/>
          <w:rtl/>
        </w:rPr>
        <w:tab/>
        <w:t xml:space="preserve">לביצוע העבודות בהתאם </w:t>
      </w:r>
      <w:proofErr w:type="spellStart"/>
      <w:r w:rsidRPr="00876F47">
        <w:rPr>
          <w:rFonts w:ascii="Times New Roman" w:eastAsia="Times New Roman" w:hAnsi="Times New Roman" w:cs="David"/>
          <w:sz w:val="24"/>
          <w:szCs w:val="24"/>
          <w:rtl/>
        </w:rPr>
        <w:t>לתכניותיו</w:t>
      </w:r>
      <w:proofErr w:type="spellEnd"/>
      <w:r w:rsidRPr="00876F47">
        <w:rPr>
          <w:rFonts w:ascii="Times New Roman" w:eastAsia="Times New Roman" w:hAnsi="Times New Roman" w:cs="David"/>
          <w:sz w:val="24"/>
          <w:szCs w:val="24"/>
          <w:rtl/>
        </w:rPr>
        <w:t>, הנחיותיו, תקנים</w:t>
      </w:r>
    </w:p>
    <w:p w14:paraId="73BB2574" w14:textId="77777777"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tl/>
        </w:rPr>
      </w:pPr>
      <w:r w:rsidRPr="00876F47">
        <w:rPr>
          <w:rFonts w:ascii="Times New Roman" w:eastAsia="Times New Roman" w:hAnsi="Times New Roman" w:cs="David"/>
          <w:sz w:val="24"/>
          <w:szCs w:val="24"/>
          <w:rtl/>
        </w:rPr>
        <w:tab/>
        <w:t>רלוונטיים ולשביעות רצונו</w:t>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t>5%</w:t>
      </w:r>
    </w:p>
    <w:p w14:paraId="6D98C913" w14:textId="77777777"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Pr>
      </w:pPr>
    </w:p>
    <w:p w14:paraId="1966DA83" w14:textId="77777777" w:rsidR="00876F47" w:rsidRPr="00876F47" w:rsidRDefault="00876F47" w:rsidP="00876F47">
      <w:pPr>
        <w:widowControl w:val="0"/>
        <w:numPr>
          <w:ilvl w:val="0"/>
          <w:numId w:val="14"/>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למרות האמור בסעיף 1 לעיל רשאי המזמין לשלם ליועץ מקדמות בגין קידום התכנון אשר יקוזזו משלבי התשלום עפ"י קביעתו.</w:t>
      </w:r>
    </w:p>
    <w:p w14:paraId="19D989C4" w14:textId="77777777" w:rsidR="00876F47" w:rsidRPr="00876F47" w:rsidRDefault="00876F47" w:rsidP="00876F47">
      <w:pPr>
        <w:spacing w:before="0" w:beforeAutospacing="0" w:after="0" w:afterAutospacing="0" w:line="360" w:lineRule="auto"/>
        <w:rPr>
          <w:rFonts w:ascii="Times New Roman" w:eastAsia="Times New Roman" w:hAnsi="Times New Roman" w:cs="David"/>
          <w:sz w:val="24"/>
          <w:szCs w:val="24"/>
          <w:rtl/>
        </w:rPr>
      </w:pPr>
    </w:p>
    <w:p w14:paraId="4986E431" w14:textId="77777777" w:rsidR="00876F47" w:rsidRPr="00876F47" w:rsidRDefault="00876F47" w:rsidP="00876F47">
      <w:pPr>
        <w:widowControl w:val="0"/>
        <w:numPr>
          <w:ilvl w:val="0"/>
          <w:numId w:val="14"/>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היועץ יגיש חשבון לא יותר מאשר פעם בחודש.</w:t>
      </w:r>
    </w:p>
    <w:p w14:paraId="56ED0A49" w14:textId="77777777"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tl/>
        </w:rPr>
      </w:pPr>
    </w:p>
    <w:p w14:paraId="5EB06E3B" w14:textId="77777777" w:rsidR="00876F47" w:rsidRPr="00876F47" w:rsidRDefault="00876F47" w:rsidP="00876F47">
      <w:pPr>
        <w:spacing w:before="0" w:beforeAutospacing="0" w:after="0" w:afterAutospacing="0" w:line="360" w:lineRule="auto"/>
        <w:ind w:left="720" w:hanging="720"/>
        <w:rPr>
          <w:rFonts w:ascii="Times New Roman" w:eastAsia="Times New Roman" w:hAnsi="Times New Roman" w:cs="David"/>
          <w:sz w:val="24"/>
          <w:szCs w:val="24"/>
        </w:rPr>
      </w:pPr>
      <w:r w:rsidRPr="00876F47">
        <w:rPr>
          <w:rFonts w:ascii="Times New Roman" w:eastAsia="Times New Roman" w:hAnsi="Times New Roman" w:cs="David"/>
          <w:sz w:val="24"/>
          <w:szCs w:val="24"/>
          <w:rtl/>
        </w:rPr>
        <w:t xml:space="preserve">4. </w:t>
      </w:r>
      <w:r w:rsidRPr="00876F47">
        <w:rPr>
          <w:rFonts w:ascii="Times New Roman" w:eastAsia="Times New Roman" w:hAnsi="Times New Roman" w:cs="David"/>
          <w:sz w:val="24"/>
          <w:szCs w:val="24"/>
          <w:rtl/>
        </w:rPr>
        <w:tab/>
        <w:t>המזמין ישלם את שכר היועץ בטווח של  60 יום מתאריך אישור החשבון ע"י המנהל.</w:t>
      </w:r>
    </w:p>
    <w:p w14:paraId="3181B3DD" w14:textId="77777777" w:rsidR="00876F47" w:rsidRPr="00876F47" w:rsidRDefault="00876F47" w:rsidP="00876F47">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57DDE460" w14:textId="77777777" w:rsidR="000A6F65" w:rsidRDefault="000A6F65">
      <w:pPr>
        <w:bidi w:val="0"/>
        <w:spacing w:before="0" w:beforeAutospacing="0" w:after="160" w:afterAutospacing="0" w:line="259" w:lineRule="auto"/>
        <w:rPr>
          <w:rFonts w:ascii="Times New Roman" w:eastAsia="Times New Roman" w:hAnsi="Times New Roman" w:cs="David"/>
          <w:b/>
          <w:bCs/>
          <w:sz w:val="24"/>
          <w:szCs w:val="24"/>
          <w:u w:val="single"/>
          <w:lang w:eastAsia="he-IL"/>
        </w:rPr>
      </w:pPr>
    </w:p>
    <w:p w14:paraId="768F0E77" w14:textId="77777777" w:rsidR="005603EE" w:rsidRDefault="005603EE" w:rsidP="00876F47">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Pr>
          <w:rFonts w:ascii="Times New Roman" w:eastAsia="Times New Roman" w:hAnsi="Times New Roman" w:cs="David"/>
          <w:b/>
          <w:bCs/>
          <w:sz w:val="24"/>
          <w:szCs w:val="24"/>
          <w:u w:val="single"/>
          <w:rtl/>
          <w:lang w:eastAsia="he-IL"/>
        </w:rPr>
        <w:br w:type="page"/>
      </w:r>
    </w:p>
    <w:p w14:paraId="692AD208" w14:textId="77777777" w:rsidR="00876F47" w:rsidRPr="00876F47" w:rsidRDefault="00876F47" w:rsidP="00876F47">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sidRPr="00876F47">
        <w:rPr>
          <w:rFonts w:ascii="Times New Roman" w:eastAsia="Times New Roman" w:hAnsi="Times New Roman" w:cs="David"/>
          <w:b/>
          <w:bCs/>
          <w:sz w:val="24"/>
          <w:szCs w:val="24"/>
          <w:u w:val="single"/>
          <w:rtl/>
          <w:lang w:eastAsia="he-IL"/>
        </w:rPr>
        <w:lastRenderedPageBreak/>
        <w:t xml:space="preserve">נספח </w:t>
      </w:r>
      <w:r w:rsidR="005603EE">
        <w:rPr>
          <w:rFonts w:ascii="Times New Roman" w:eastAsia="Times New Roman" w:hAnsi="Times New Roman" w:cs="David" w:hint="cs"/>
          <w:b/>
          <w:bCs/>
          <w:sz w:val="24"/>
          <w:szCs w:val="24"/>
          <w:u w:val="single"/>
          <w:rtl/>
          <w:lang w:eastAsia="he-IL"/>
        </w:rPr>
        <w:t>"</w:t>
      </w:r>
      <w:r w:rsidRPr="00876F47">
        <w:rPr>
          <w:rFonts w:ascii="Times New Roman" w:eastAsia="Times New Roman" w:hAnsi="Times New Roman" w:cs="David"/>
          <w:b/>
          <w:bCs/>
          <w:sz w:val="24"/>
          <w:szCs w:val="24"/>
          <w:u w:val="single"/>
          <w:rtl/>
          <w:lang w:eastAsia="he-IL"/>
        </w:rPr>
        <w:t>ו</w:t>
      </w:r>
      <w:r w:rsidR="005603EE">
        <w:rPr>
          <w:rFonts w:ascii="Times New Roman" w:eastAsia="Times New Roman" w:hAnsi="Times New Roman" w:cs="David" w:hint="cs"/>
          <w:b/>
          <w:bCs/>
          <w:sz w:val="24"/>
          <w:szCs w:val="24"/>
          <w:u w:val="single"/>
          <w:rtl/>
          <w:lang w:eastAsia="he-IL"/>
        </w:rPr>
        <w:t>'</w:t>
      </w:r>
      <w:r w:rsidRPr="00876F47">
        <w:rPr>
          <w:rFonts w:ascii="Times New Roman" w:eastAsia="Times New Roman" w:hAnsi="Times New Roman" w:cs="David"/>
          <w:b/>
          <w:bCs/>
          <w:sz w:val="24"/>
          <w:szCs w:val="24"/>
          <w:u w:val="single"/>
          <w:rtl/>
          <w:lang w:eastAsia="he-IL"/>
        </w:rPr>
        <w:t>'</w:t>
      </w:r>
    </w:p>
    <w:p w14:paraId="2AC85ED7" w14:textId="77777777" w:rsidR="005603EE" w:rsidRPr="00B27B4C" w:rsidRDefault="005603EE" w:rsidP="005603EE">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BD8108D075524CFDA8C8636F98D0F32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F442B">
            <w:rPr>
              <w:rStyle w:val="a7"/>
              <w:color w:val="00B0F0"/>
              <w:rtl/>
            </w:rPr>
            <w:t>[תאריך חתימת חוזה]</w:t>
          </w:r>
        </w:sdtContent>
      </w:sdt>
      <w:r w:rsidRPr="00B27B4C">
        <w:rPr>
          <w:rFonts w:ascii="Times New Roman" w:eastAsia="Times New Roman" w:hAnsi="Times New Roman" w:cs="David" w:hint="cs"/>
          <w:bCs/>
          <w:color w:val="FF0000"/>
          <w:sz w:val="24"/>
          <w:szCs w:val="24"/>
          <w:rtl/>
          <w:lang w:eastAsia="he-IL"/>
        </w:rPr>
        <w:br/>
      </w:r>
    </w:p>
    <w:p w14:paraId="63EB2117" w14:textId="77777777" w:rsidR="005603EE" w:rsidRPr="00B27B4C" w:rsidRDefault="005603EE">
      <w:pPr>
        <w:widowControl w:val="0"/>
        <w:spacing w:before="0" w:beforeAutospacing="0" w:after="0" w:afterAutospacing="0" w:line="240" w:lineRule="auto"/>
        <w:ind w:left="26" w:hanging="180"/>
        <w:jc w:val="both"/>
        <w:rPr>
          <w:rFonts w:ascii="Times New Roman" w:eastAsia="Times New Roman" w:hAnsi="Times New Roman" w:cs="David"/>
          <w:sz w:val="24"/>
          <w:szCs w:val="24"/>
          <w:rtl/>
          <w:lang w:eastAsia="he-IL"/>
        </w:rPr>
        <w:pPrChange w:id="47" w:author="Kook Sec" w:date="2022-03-31T12:56:00Z">
          <w:pPr>
            <w:widowControl w:val="0"/>
            <w:spacing w:before="0" w:beforeAutospacing="0" w:after="0" w:afterAutospacing="0" w:line="240" w:lineRule="auto"/>
            <w:jc w:val="both"/>
          </w:pPr>
        </w:pPrChange>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7822700"/>
        <w:placeholder>
          <w:docPart w:val="A35726958D7645ED91BBF6A7024CF56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4E615808" w14:textId="26787CE4" w:rsidR="005603EE" w:rsidRPr="00B27B4C" w:rsidRDefault="00110F0D">
          <w:pPr>
            <w:widowControl w:val="0"/>
            <w:spacing w:before="0" w:beforeAutospacing="0" w:after="0" w:afterAutospacing="0" w:line="240" w:lineRule="auto"/>
            <w:ind w:left="-144" w:right="5328"/>
            <w:jc w:val="both"/>
            <w:rPr>
              <w:rFonts w:ascii="Times New Roman" w:eastAsia="Times New Roman" w:hAnsi="Times New Roman" w:cs="David"/>
              <w:color w:val="008000"/>
              <w:sz w:val="24"/>
              <w:szCs w:val="24"/>
              <w:rtl/>
              <w:lang w:eastAsia="he-IL"/>
            </w:rPr>
            <w:pPrChange w:id="48" w:author="Kook Sec" w:date="2022-03-31T12:55:00Z">
              <w:pPr>
                <w:widowControl w:val="0"/>
                <w:spacing w:before="0" w:beforeAutospacing="0" w:after="0" w:afterAutospacing="0" w:line="240" w:lineRule="auto"/>
                <w:jc w:val="both"/>
              </w:pPr>
            </w:pPrChange>
          </w:pPr>
          <w:ins w:id="49" w:author="Kook Sec" w:date="2022-03-31T12:47:00Z">
            <w:r>
              <w:rPr>
                <w:rFonts w:ascii="Times New Roman" w:eastAsia="Times New Roman" w:hAnsi="Times New Roman" w:cs="David"/>
                <w:color w:val="008000"/>
                <w:sz w:val="24"/>
                <w:szCs w:val="24"/>
                <w:rtl/>
                <w:lang w:eastAsia="he-IL"/>
              </w:rPr>
              <w:t xml:space="preserve">פ.א פיתוח ובנייה בירושלים בע"מ </w:t>
            </w:r>
            <w:r>
              <w:rPr>
                <w:rFonts w:ascii="Times New Roman" w:eastAsia="Times New Roman" w:hAnsi="Times New Roman" w:cs="David"/>
                <w:color w:val="008000"/>
                <w:sz w:val="24"/>
                <w:szCs w:val="24"/>
                <w:rtl/>
                <w:lang w:eastAsia="he-IL"/>
              </w:rPr>
              <w:br/>
              <w:t>רח' יוני נתניהו 1 ג' אור יהודה ת.ד 715</w:t>
            </w:r>
            <w:r>
              <w:rPr>
                <w:rFonts w:ascii="Times New Roman" w:eastAsia="Times New Roman" w:hAnsi="Times New Roman" w:cs="David"/>
                <w:color w:val="008000"/>
                <w:sz w:val="24"/>
                <w:szCs w:val="24"/>
                <w:rtl/>
                <w:lang w:eastAsia="he-IL"/>
              </w:rPr>
              <w:br/>
              <w:t>513958009</w:t>
            </w:r>
          </w:ins>
        </w:p>
      </w:sdtContent>
    </w:sdt>
    <w:p w14:paraId="077AFB3C"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1404D57C"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187EC1BA"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51DAC194" w14:textId="77777777" w:rsidR="005603EE" w:rsidRPr="00B27B4C" w:rsidRDefault="005603EE" w:rsidP="005603EE">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50412FC5"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FD26CB5" w14:textId="72518F1B" w:rsidR="005603EE" w:rsidRPr="00B27B4C" w:rsidRDefault="005603EE" w:rsidP="005603EE">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3834839886A347D28A00D3A491DB671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proofErr w:type="spellStart"/>
          <w:ins w:id="50" w:author="Kook Sec" w:date="2022-03-31T12:50:00Z">
            <w:r w:rsidR="005D1544">
              <w:rPr>
                <w:rFonts w:ascii="Times New Roman" w:eastAsia="Times New Roman" w:hAnsi="Times New Roman" w:cs="David"/>
                <w:color w:val="008000"/>
                <w:sz w:val="24"/>
                <w:szCs w:val="24"/>
                <w:rtl/>
                <w:lang w:eastAsia="he-IL"/>
              </w:rPr>
              <w:t>טוכמן</w:t>
            </w:r>
            <w:proofErr w:type="spellEnd"/>
            <w:r w:rsidR="005D1544">
              <w:rPr>
                <w:rFonts w:ascii="Times New Roman" w:eastAsia="Times New Roman" w:hAnsi="Times New Roman" w:cs="David"/>
                <w:color w:val="008000"/>
                <w:sz w:val="24"/>
                <w:szCs w:val="24"/>
                <w:rtl/>
                <w:lang w:eastAsia="he-IL"/>
              </w:rPr>
              <w:t xml:space="preserve"> מהנדסים ויועצים בע"מ</w:t>
            </w:r>
          </w:ins>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95E1D966CF834A0FA790A411F2E7CD4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proofErr w:type="spellStart"/>
          <w:ins w:id="51" w:author="Kook Sec" w:date="2022-03-31T12:50:00Z">
            <w:r w:rsidR="005D1544">
              <w:rPr>
                <w:rFonts w:ascii="Times New Roman" w:eastAsia="Times New Roman" w:hAnsi="Times New Roman" w:cs="David"/>
                <w:color w:val="008000"/>
                <w:sz w:val="24"/>
                <w:szCs w:val="24"/>
                <w:rtl/>
                <w:lang w:eastAsia="he-IL"/>
              </w:rPr>
              <w:t>טוכמן</w:t>
            </w:r>
            <w:proofErr w:type="spellEnd"/>
            <w:r w:rsidR="005D1544">
              <w:rPr>
                <w:rFonts w:ascii="Times New Roman" w:eastAsia="Times New Roman" w:hAnsi="Times New Roman" w:cs="David"/>
                <w:color w:val="008000"/>
                <w:sz w:val="24"/>
                <w:szCs w:val="24"/>
                <w:rtl/>
                <w:lang w:eastAsia="he-IL"/>
              </w:rPr>
              <w:t xml:space="preserve"> מהנדסים ויועצים בע"מ</w:t>
            </w:r>
          </w:ins>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782E10CE3588470FB4ED6D481FE462D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proofErr w:type="spellStart"/>
          <w:ins w:id="52" w:author="Kook Sec" w:date="2022-03-31T12:50:00Z">
            <w:r w:rsidR="005D1544">
              <w:rPr>
                <w:rFonts w:ascii="Times New Roman" w:eastAsia="Times New Roman" w:hAnsi="Times New Roman" w:cs="David"/>
                <w:color w:val="008000"/>
                <w:sz w:val="24"/>
                <w:szCs w:val="24"/>
                <w:rtl/>
                <w:lang w:eastAsia="he-IL"/>
              </w:rPr>
              <w:t>טוכמן</w:t>
            </w:r>
            <w:proofErr w:type="spellEnd"/>
            <w:r w:rsidR="005D1544">
              <w:rPr>
                <w:rFonts w:ascii="Times New Roman" w:eastAsia="Times New Roman" w:hAnsi="Times New Roman" w:cs="David"/>
                <w:color w:val="008000"/>
                <w:sz w:val="24"/>
                <w:szCs w:val="24"/>
                <w:rtl/>
                <w:lang w:eastAsia="he-IL"/>
              </w:rPr>
              <w:t xml:space="preserve"> מהנדסים ויועצים בע"מ</w:t>
            </w:r>
          </w:ins>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76A15B47" w14:textId="77777777" w:rsidR="005603EE" w:rsidRPr="005D1544" w:rsidRDefault="005603EE" w:rsidP="005603EE">
      <w:pPr>
        <w:widowControl w:val="0"/>
        <w:spacing w:before="0" w:beforeAutospacing="0" w:after="0" w:afterAutospacing="0" w:line="360" w:lineRule="auto"/>
        <w:jc w:val="both"/>
        <w:rPr>
          <w:rFonts w:ascii="Times New Roman" w:eastAsia="Times New Roman" w:hAnsi="Times New Roman" w:cs="David"/>
          <w:sz w:val="16"/>
          <w:szCs w:val="16"/>
          <w:rtl/>
          <w:lang w:eastAsia="he-IL"/>
          <w:rPrChange w:id="53" w:author="Kook Sec" w:date="2022-03-31T12:56:00Z">
            <w:rPr>
              <w:rFonts w:ascii="Times New Roman" w:eastAsia="Times New Roman" w:hAnsi="Times New Roman" w:cs="David"/>
              <w:sz w:val="24"/>
              <w:szCs w:val="24"/>
              <w:rtl/>
              <w:lang w:eastAsia="he-IL"/>
            </w:rPr>
          </w:rPrChange>
        </w:rPr>
      </w:pPr>
    </w:p>
    <w:p w14:paraId="2737B8FE" w14:textId="30DD0033" w:rsidR="005603EE" w:rsidRPr="00B27B4C" w:rsidRDefault="005603EE" w:rsidP="005603EE">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D319A93BDDD24568A7B032320E4C7A7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proofErr w:type="spellStart"/>
          <w:ins w:id="54" w:author="Kook Sec" w:date="2022-03-31T12:50:00Z">
            <w:r w:rsidR="005D1544">
              <w:rPr>
                <w:rFonts w:ascii="Times New Roman" w:eastAsia="Times New Roman" w:hAnsi="Times New Roman" w:cs="David"/>
                <w:color w:val="008000"/>
                <w:sz w:val="24"/>
                <w:szCs w:val="24"/>
                <w:rtl/>
                <w:lang w:eastAsia="he-IL"/>
              </w:rPr>
              <w:t>טוכמן</w:t>
            </w:r>
            <w:proofErr w:type="spellEnd"/>
            <w:r w:rsidR="005D1544">
              <w:rPr>
                <w:rFonts w:ascii="Times New Roman" w:eastAsia="Times New Roman" w:hAnsi="Times New Roman" w:cs="David"/>
                <w:color w:val="008000"/>
                <w:sz w:val="24"/>
                <w:szCs w:val="24"/>
                <w:rtl/>
                <w:lang w:eastAsia="he-IL"/>
              </w:rPr>
              <w:t xml:space="preserve"> מהנדסים ויועצים בע"מ</w:t>
            </w:r>
          </w:ins>
        </w:sdtContent>
      </w:sdt>
      <w:r w:rsidRPr="00B27B4C">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75B7A1A0E10B476D80C5FCA668CEF20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Times New Roman" w:eastAsia="Times New Roman" w:hAnsi="Times New Roman" w:cs="David" w:hint="cs"/>
              <w:bCs/>
              <w:color w:val="00B0F0"/>
              <w:sz w:val="24"/>
              <w:szCs w:val="24"/>
              <w:rtl/>
              <w:lang w:eastAsia="he-IL"/>
            </w:rPr>
            <w:t xml:space="preserve">יועץ בטיחות </w:t>
          </w:r>
        </w:sdtContent>
      </w:sdt>
      <w:r w:rsidRPr="00B27B4C">
        <w:rPr>
          <w:rFonts w:ascii="Times New Roman" w:eastAsia="Times New Roman" w:hAnsi="Times New Roman" w:cs="David" w:hint="cs"/>
          <w:bCs/>
          <w:color w:val="008000"/>
          <w:sz w:val="24"/>
          <w:szCs w:val="24"/>
          <w:rtl/>
          <w:lang w:eastAsia="he-IL"/>
        </w:rPr>
        <w:t xml:space="preserve"> </w:t>
      </w:r>
      <w:r>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F3AC8CFDBAFF466E9F19FE7F3E70C88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55" w:author="Kook Sec" w:date="2022-03-31T12:45:00Z">
            <w:r w:rsidR="00110F0D">
              <w:rPr>
                <w:rFonts w:ascii="Times New Roman" w:eastAsia="Times New Roman" w:hAnsi="Times New Roman" w:cs="David" w:hint="cs"/>
                <w:bCs/>
                <w:color w:val="008000"/>
                <w:sz w:val="24"/>
                <w:szCs w:val="24"/>
                <w:rtl/>
                <w:lang w:eastAsia="he-IL"/>
              </w:rPr>
              <w:t>פ.א פיתוח ובנייה בירושלים בע"מ</w:t>
            </w:r>
          </w:ins>
        </w:sdtContent>
      </w:sdt>
      <w:r w:rsidRPr="00B27B4C">
        <w:rPr>
          <w:rFonts w:ascii="Times New Roman" w:eastAsia="Times New Roman" w:hAnsi="Times New Roman" w:cs="David" w:hint="cs"/>
          <w:color w:val="008000"/>
          <w:sz w:val="24"/>
          <w:szCs w:val="24"/>
          <w:rtl/>
          <w:lang w:eastAsia="he-IL"/>
        </w:rPr>
        <w:t>.</w:t>
      </w:r>
    </w:p>
    <w:p w14:paraId="1FC0A80A" w14:textId="77777777" w:rsidR="005603EE" w:rsidRPr="00B27B4C" w:rsidRDefault="005603EE" w:rsidP="005603EE">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CFB5137" w14:textId="52D30822" w:rsidR="005603EE" w:rsidRPr="00B27B4C" w:rsidRDefault="005603EE" w:rsidP="005603EE">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4737C428EBD34BBC9F13D3C608E6276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proofErr w:type="spellStart"/>
          <w:ins w:id="56" w:author="Kook Sec" w:date="2022-03-31T12:50:00Z">
            <w:r w:rsidR="005D1544">
              <w:rPr>
                <w:rFonts w:ascii="Times New Roman" w:eastAsia="Times New Roman" w:hAnsi="Times New Roman" w:cs="David"/>
                <w:color w:val="008000"/>
                <w:sz w:val="24"/>
                <w:szCs w:val="24"/>
                <w:rtl/>
                <w:lang w:eastAsia="he-IL"/>
              </w:rPr>
              <w:t>טוכמן</w:t>
            </w:r>
            <w:proofErr w:type="spellEnd"/>
            <w:r w:rsidR="005D1544">
              <w:rPr>
                <w:rFonts w:ascii="Times New Roman" w:eastAsia="Times New Roman" w:hAnsi="Times New Roman" w:cs="David"/>
                <w:color w:val="008000"/>
                <w:sz w:val="24"/>
                <w:szCs w:val="24"/>
                <w:rtl/>
                <w:lang w:eastAsia="he-IL"/>
              </w:rPr>
              <w:t xml:space="preserve"> מהנדסים ויועצים בע"מ</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10676CB2" w14:textId="77777777" w:rsidR="005603EE" w:rsidRPr="005D1544" w:rsidRDefault="005603EE">
      <w:pPr>
        <w:widowControl w:val="0"/>
        <w:tabs>
          <w:tab w:val="right" w:pos="2216"/>
        </w:tabs>
        <w:spacing w:before="0" w:beforeAutospacing="0" w:after="0" w:afterAutospacing="0" w:line="360" w:lineRule="auto"/>
        <w:ind w:left="-144"/>
        <w:jc w:val="both"/>
        <w:rPr>
          <w:rFonts w:ascii="Times New Roman" w:eastAsia="Times New Roman" w:hAnsi="Times New Roman" w:cs="David"/>
          <w:sz w:val="16"/>
          <w:szCs w:val="16"/>
          <w:rtl/>
          <w:lang w:eastAsia="he-IL"/>
          <w:rPrChange w:id="57" w:author="Kook Sec" w:date="2022-03-31T12:56:00Z">
            <w:rPr>
              <w:rFonts w:ascii="Times New Roman" w:eastAsia="Times New Roman" w:hAnsi="Times New Roman" w:cs="David"/>
              <w:sz w:val="24"/>
              <w:szCs w:val="24"/>
              <w:rtl/>
              <w:lang w:eastAsia="he-IL"/>
            </w:rPr>
          </w:rPrChange>
        </w:rPr>
        <w:pPrChange w:id="58" w:author="Kook Sec" w:date="2022-03-31T12:56:00Z">
          <w:pPr>
            <w:widowControl w:val="0"/>
            <w:tabs>
              <w:tab w:val="right" w:pos="2216"/>
            </w:tabs>
            <w:spacing w:before="0" w:beforeAutospacing="0" w:after="0" w:afterAutospacing="0" w:line="360" w:lineRule="auto"/>
            <w:jc w:val="both"/>
          </w:pPr>
        </w:pPrChange>
      </w:pPr>
    </w:p>
    <w:p w14:paraId="6AC1A79A" w14:textId="2D15E74A" w:rsidR="005603EE" w:rsidRPr="00B27B4C" w:rsidRDefault="005603EE" w:rsidP="005603EE">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81B91C2BECF44BA685F37D5BBB2BEF9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proofErr w:type="spellStart"/>
          <w:ins w:id="59" w:author="Kook Sec" w:date="2022-03-31T12:50:00Z">
            <w:r w:rsidR="005D1544">
              <w:rPr>
                <w:rFonts w:ascii="Times New Roman" w:eastAsia="Times New Roman" w:hAnsi="Times New Roman" w:cs="David"/>
                <w:color w:val="008000"/>
                <w:sz w:val="24"/>
                <w:szCs w:val="24"/>
                <w:rtl/>
                <w:lang w:eastAsia="he-IL"/>
              </w:rPr>
              <w:t>טוכמן</w:t>
            </w:r>
            <w:proofErr w:type="spellEnd"/>
            <w:r w:rsidR="005D1544">
              <w:rPr>
                <w:rFonts w:ascii="Times New Roman" w:eastAsia="Times New Roman" w:hAnsi="Times New Roman" w:cs="David"/>
                <w:color w:val="008000"/>
                <w:sz w:val="24"/>
                <w:szCs w:val="24"/>
                <w:rtl/>
                <w:lang w:eastAsia="he-IL"/>
              </w:rPr>
              <w:t xml:space="preserve"> מהנדסים ויועצים בע"מ</w:t>
            </w:r>
          </w:ins>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2247AEF7" w14:textId="77777777" w:rsidR="005603EE" w:rsidRPr="005D1544" w:rsidRDefault="005603EE" w:rsidP="005603EE">
      <w:pPr>
        <w:widowControl w:val="0"/>
        <w:tabs>
          <w:tab w:val="right" w:pos="2216"/>
        </w:tabs>
        <w:spacing w:before="0" w:beforeAutospacing="0" w:after="0" w:afterAutospacing="0" w:line="360" w:lineRule="auto"/>
        <w:jc w:val="both"/>
        <w:rPr>
          <w:rFonts w:ascii="Times New Roman" w:eastAsia="Times New Roman" w:hAnsi="Times New Roman" w:cs="David"/>
          <w:sz w:val="16"/>
          <w:szCs w:val="16"/>
          <w:rtl/>
          <w:lang w:eastAsia="he-IL"/>
          <w:rPrChange w:id="60" w:author="Kook Sec" w:date="2022-03-31T12:57:00Z">
            <w:rPr>
              <w:rFonts w:ascii="Times New Roman" w:eastAsia="Times New Roman" w:hAnsi="Times New Roman" w:cs="David"/>
              <w:sz w:val="24"/>
              <w:szCs w:val="24"/>
              <w:rtl/>
              <w:lang w:eastAsia="he-IL"/>
            </w:rPr>
          </w:rPrChange>
        </w:rPr>
      </w:pPr>
    </w:p>
    <w:p w14:paraId="33100269" w14:textId="77777777" w:rsidR="005603EE" w:rsidRPr="00B27B4C" w:rsidRDefault="005603EE" w:rsidP="005603EE">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08395755" w14:textId="77777777" w:rsidR="005603EE" w:rsidRPr="005D1544" w:rsidRDefault="005603EE" w:rsidP="005603EE">
      <w:pPr>
        <w:widowControl w:val="0"/>
        <w:spacing w:before="0" w:beforeAutospacing="0" w:after="0" w:afterAutospacing="0" w:line="360" w:lineRule="auto"/>
        <w:jc w:val="both"/>
        <w:rPr>
          <w:rFonts w:ascii="Times New Roman" w:eastAsia="Times New Roman" w:hAnsi="Times New Roman" w:cs="David"/>
          <w:sz w:val="16"/>
          <w:szCs w:val="16"/>
          <w:rtl/>
          <w:lang w:eastAsia="he-IL"/>
          <w:rPrChange w:id="61" w:author="Kook Sec" w:date="2022-03-31T12:57:00Z">
            <w:rPr>
              <w:rFonts w:ascii="Times New Roman" w:eastAsia="Times New Roman" w:hAnsi="Times New Roman" w:cs="David"/>
              <w:sz w:val="24"/>
              <w:szCs w:val="24"/>
              <w:rtl/>
              <w:lang w:eastAsia="he-IL"/>
            </w:rPr>
          </w:rPrChange>
        </w:rPr>
      </w:pPr>
    </w:p>
    <w:p w14:paraId="1AD7FB8C" w14:textId="77777777" w:rsidR="005603EE" w:rsidRPr="00B27B4C" w:rsidRDefault="005603EE" w:rsidP="005603EE">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6AD9EF04" w14:textId="77777777" w:rsidR="005603EE" w:rsidRPr="005D1544" w:rsidRDefault="005603EE" w:rsidP="005603EE">
      <w:pPr>
        <w:widowControl w:val="0"/>
        <w:spacing w:before="0" w:beforeAutospacing="0" w:after="0" w:afterAutospacing="0" w:line="360" w:lineRule="auto"/>
        <w:jc w:val="both"/>
        <w:rPr>
          <w:rFonts w:ascii="Times New Roman" w:eastAsia="Times New Roman" w:hAnsi="Times New Roman" w:cs="David"/>
          <w:sz w:val="16"/>
          <w:szCs w:val="16"/>
          <w:rtl/>
          <w:lang w:eastAsia="he-IL"/>
          <w:rPrChange w:id="62" w:author="Kook Sec" w:date="2022-03-31T12:57:00Z">
            <w:rPr>
              <w:rFonts w:ascii="Times New Roman" w:eastAsia="Times New Roman" w:hAnsi="Times New Roman" w:cs="David"/>
              <w:sz w:val="24"/>
              <w:szCs w:val="24"/>
              <w:rtl/>
              <w:lang w:eastAsia="he-IL"/>
            </w:rPr>
          </w:rPrChange>
        </w:rPr>
      </w:pPr>
    </w:p>
    <w:p w14:paraId="45B35F65" w14:textId="77777777" w:rsidR="005603EE" w:rsidRPr="00B27B4C" w:rsidRDefault="005603EE" w:rsidP="005603EE">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0D5F71BF" w14:textId="77777777" w:rsidR="005603EE" w:rsidRPr="00B27B4C" w:rsidRDefault="005603EE" w:rsidP="005603EE">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219B6DE0" w14:textId="77777777" w:rsidR="005603EE" w:rsidRPr="00B27B4C" w:rsidRDefault="005603EE" w:rsidP="005603EE">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62D2FAC5" w14:textId="77777777" w:rsidR="005603EE" w:rsidRPr="005D1544" w:rsidRDefault="005603EE" w:rsidP="005603EE">
      <w:pPr>
        <w:widowControl w:val="0"/>
        <w:spacing w:before="0" w:beforeAutospacing="0" w:after="0" w:afterAutospacing="0" w:line="360" w:lineRule="auto"/>
        <w:ind w:left="5040"/>
        <w:jc w:val="both"/>
        <w:rPr>
          <w:rFonts w:ascii="Times New Roman" w:eastAsia="Times New Roman" w:hAnsi="Times New Roman" w:cs="David"/>
          <w:sz w:val="16"/>
          <w:szCs w:val="16"/>
          <w:rtl/>
          <w:lang w:eastAsia="he-IL"/>
          <w:rPrChange w:id="63" w:author="Kook Sec" w:date="2022-03-31T12:57:00Z">
            <w:rPr>
              <w:rFonts w:ascii="Times New Roman" w:eastAsia="Times New Roman" w:hAnsi="Times New Roman" w:cs="David"/>
              <w:sz w:val="24"/>
              <w:szCs w:val="24"/>
              <w:rtl/>
              <w:lang w:eastAsia="he-IL"/>
            </w:rPr>
          </w:rPrChange>
        </w:rPr>
      </w:pPr>
    </w:p>
    <w:p w14:paraId="52EB53F2" w14:textId="77777777" w:rsidR="005603EE" w:rsidRPr="009130F0" w:rsidRDefault="005603EE" w:rsidP="005603EE">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290058D6" w14:textId="2BDA1D87" w:rsidR="005603EE" w:rsidRPr="009130F0" w:rsidRDefault="005603EE" w:rsidP="00D936EF">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del w:id="64" w:author="Kook Sec" w:date="2022-03-31T12:56:00Z">
        <w:r w:rsidRPr="009130F0" w:rsidDel="005D1544">
          <w:rPr>
            <w:rFonts w:ascii="Times New Roman" w:eastAsia="Times New Roman" w:hAnsi="Times New Roman" w:cs="David" w:hint="cs"/>
            <w:color w:val="00B0F0"/>
            <w:sz w:val="24"/>
            <w:szCs w:val="24"/>
            <w:rtl/>
            <w:lang w:eastAsia="he-IL"/>
          </w:rPr>
          <w:delText xml:space="preserve">               </w:delText>
        </w:r>
      </w:del>
      <w:sdt>
        <w:sdtPr>
          <w:rPr>
            <w:rFonts w:ascii="Times New Roman" w:eastAsia="Times New Roman" w:hAnsi="Times New Roman" w:cs="David"/>
            <w:color w:val="008000"/>
            <w:sz w:val="24"/>
            <w:szCs w:val="24"/>
            <w:rtl/>
            <w:lang w:eastAsia="he-IL"/>
          </w:rPr>
          <w:alias w:val="שם ספק"/>
          <w:tag w:val="cntSupllierName"/>
          <w:id w:val="1013029015"/>
          <w:placeholder>
            <w:docPart w:val="2B53D8BF7B434BD285315A13E48354E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proofErr w:type="spellStart"/>
          <w:ins w:id="65" w:author="Kook Sec" w:date="2022-03-31T12:50:00Z">
            <w:r w:rsidR="005D1544">
              <w:rPr>
                <w:rFonts w:ascii="Times New Roman" w:eastAsia="Times New Roman" w:hAnsi="Times New Roman" w:cs="David"/>
                <w:color w:val="008000"/>
                <w:sz w:val="24"/>
                <w:szCs w:val="24"/>
                <w:rtl/>
                <w:lang w:eastAsia="he-IL"/>
              </w:rPr>
              <w:t>טוכמן</w:t>
            </w:r>
            <w:proofErr w:type="spellEnd"/>
            <w:r w:rsidR="005D1544">
              <w:rPr>
                <w:rFonts w:ascii="Times New Roman" w:eastAsia="Times New Roman" w:hAnsi="Times New Roman" w:cs="David"/>
                <w:color w:val="008000"/>
                <w:sz w:val="24"/>
                <w:szCs w:val="24"/>
                <w:rtl/>
                <w:lang w:eastAsia="he-IL"/>
              </w:rPr>
              <w:t xml:space="preserve"> מהנדסים ויועצים בע"מ</w:t>
            </w:r>
          </w:ins>
        </w:sdtContent>
      </w:sdt>
    </w:p>
    <w:p w14:paraId="0D5CCF21" w14:textId="77777777" w:rsidR="005603EE" w:rsidRDefault="005603EE" w:rsidP="005603EE">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3C82E01B" w14:textId="77777777" w:rsidR="005603EE" w:rsidRPr="00B27B4C" w:rsidRDefault="005603EE" w:rsidP="005603EE">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03DC51B7" w14:textId="77777777" w:rsidR="005603EE" w:rsidRPr="00B27B4C" w:rsidRDefault="005603EE" w:rsidP="005603EE">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ת.ז:____________</w:t>
      </w:r>
    </w:p>
    <w:p w14:paraId="36378E28" w14:textId="77777777" w:rsidR="005603EE" w:rsidRPr="00B27B4C" w:rsidRDefault="005603EE" w:rsidP="005603EE">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כתובת:__________</w:t>
      </w:r>
    </w:p>
    <w:p w14:paraId="0C55629C" w14:textId="77777777" w:rsidR="005603EE" w:rsidRPr="00B27B4C" w:rsidRDefault="005603EE" w:rsidP="005603EE">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8955F4">
        <w:rPr>
          <w:rFonts w:ascii="Times New Roman" w:eastAsia="Times New Roman" w:hAnsi="Times New Roman" w:cs="David" w:hint="cs"/>
          <w:sz w:val="24"/>
          <w:szCs w:val="24"/>
          <w:highlight w:val="yellow"/>
          <w:rtl/>
          <w:lang w:eastAsia="he-IL"/>
        </w:rPr>
        <w:t>*מחק את המיותר</w:t>
      </w:r>
    </w:p>
    <w:p w14:paraId="42B4B87D" w14:textId="3E853055" w:rsidR="00876F47" w:rsidRPr="00876F47" w:rsidDel="005D1544" w:rsidRDefault="00876F47" w:rsidP="00876F47">
      <w:pPr>
        <w:widowControl w:val="0"/>
        <w:spacing w:before="0" w:beforeAutospacing="0" w:after="0" w:afterAutospacing="0" w:line="240" w:lineRule="auto"/>
        <w:jc w:val="center"/>
        <w:outlineLvl w:val="3"/>
        <w:rPr>
          <w:del w:id="66" w:author="Kook Sec" w:date="2022-03-31T12:57:00Z"/>
          <w:rFonts w:ascii="Times New Roman" w:eastAsia="Times New Roman" w:hAnsi="Times New Roman" w:cs="David"/>
          <w:bCs/>
          <w:sz w:val="24"/>
          <w:szCs w:val="24"/>
          <w:u w:val="single"/>
          <w:rtl/>
          <w:lang w:eastAsia="he-IL"/>
        </w:rPr>
      </w:pPr>
      <w:del w:id="67" w:author="Kook Sec" w:date="2022-03-31T12:57:00Z">
        <w:r w:rsidRPr="00876F47" w:rsidDel="005D1544">
          <w:rPr>
            <w:rFonts w:ascii="Times New Roman" w:eastAsia="Times New Roman" w:hAnsi="Times New Roman" w:cs="David"/>
            <w:b/>
            <w:bCs/>
            <w:sz w:val="24"/>
            <w:szCs w:val="24"/>
            <w:u w:val="single"/>
            <w:rtl/>
            <w:lang w:eastAsia="he-IL"/>
          </w:rPr>
          <w:lastRenderedPageBreak/>
          <w:br w:type="page"/>
        </w:r>
      </w:del>
    </w:p>
    <w:p w14:paraId="2A1667A2" w14:textId="169C061F" w:rsidR="00876F47" w:rsidRPr="00876F47" w:rsidDel="005D1544" w:rsidRDefault="00876F47">
      <w:pPr>
        <w:widowControl w:val="0"/>
        <w:spacing w:before="0" w:beforeAutospacing="0" w:after="0" w:afterAutospacing="0" w:line="240" w:lineRule="auto"/>
        <w:jc w:val="center"/>
        <w:outlineLvl w:val="3"/>
        <w:rPr>
          <w:del w:id="68" w:author="Kook Sec" w:date="2022-03-31T12:57:00Z"/>
          <w:rFonts w:ascii="Times New Roman" w:eastAsia="Times New Roman" w:hAnsi="Times New Roman" w:cs="David"/>
          <w:sz w:val="24"/>
          <w:szCs w:val="24"/>
          <w:rtl/>
          <w:lang w:eastAsia="he-IL"/>
        </w:rPr>
        <w:pPrChange w:id="69" w:author="Kook Sec" w:date="2022-03-31T12:57:00Z">
          <w:pPr>
            <w:widowControl w:val="0"/>
            <w:spacing w:before="0" w:beforeAutospacing="0" w:after="0" w:afterAutospacing="0" w:line="240" w:lineRule="auto"/>
            <w:ind w:left="798" w:hanging="709"/>
          </w:pPr>
        </w:pPrChange>
      </w:pPr>
    </w:p>
    <w:p w14:paraId="38926B9F" w14:textId="77777777" w:rsidR="00E0492B" w:rsidRPr="00232692" w:rsidRDefault="00E0492B" w:rsidP="00E0492B">
      <w:pPr>
        <w:spacing w:before="0" w:beforeAutospacing="0" w:after="0" w:afterAutospacing="0" w:line="240" w:lineRule="auto"/>
        <w:jc w:val="center"/>
        <w:rPr>
          <w:rFonts w:ascii="Times New Roman" w:eastAsia="Times New Roman" w:hAnsi="Times New Roman" w:cs="David"/>
          <w:sz w:val="20"/>
          <w:szCs w:val="24"/>
          <w:lang w:eastAsia="he-IL"/>
        </w:rPr>
      </w:pPr>
      <w:r w:rsidRPr="00232692">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400B84">
        <w:rPr>
          <w:rFonts w:ascii="Times New Roman" w:eastAsia="Times New Roman" w:hAnsi="Times New Roman" w:cs="David" w:hint="cs"/>
          <w:bCs/>
          <w:sz w:val="20"/>
          <w:szCs w:val="24"/>
          <w:u w:val="single"/>
          <w:rtl/>
          <w:lang w:eastAsia="he-IL"/>
        </w:rPr>
        <w:t>ז</w:t>
      </w:r>
      <w:r>
        <w:rPr>
          <w:rFonts w:ascii="Times New Roman" w:eastAsia="Times New Roman" w:hAnsi="Times New Roman" w:cs="David" w:hint="cs"/>
          <w:bCs/>
          <w:sz w:val="20"/>
          <w:szCs w:val="24"/>
          <w:u w:val="single"/>
          <w:rtl/>
          <w:lang w:eastAsia="he-IL"/>
        </w:rPr>
        <w:t>'</w:t>
      </w:r>
      <w:r w:rsidRPr="00232692">
        <w:rPr>
          <w:rFonts w:ascii="Times New Roman" w:eastAsia="Times New Roman" w:hAnsi="Times New Roman" w:cs="David" w:hint="cs"/>
          <w:bCs/>
          <w:sz w:val="20"/>
          <w:szCs w:val="24"/>
          <w:u w:val="single"/>
          <w:rtl/>
          <w:lang w:eastAsia="he-IL"/>
        </w:rPr>
        <w:t>'</w:t>
      </w:r>
    </w:p>
    <w:p w14:paraId="64378E52" w14:textId="77777777" w:rsidR="00E0492B" w:rsidRPr="0009511C" w:rsidRDefault="00E0492B" w:rsidP="00E0492B">
      <w:pPr>
        <w:widowControl w:val="0"/>
        <w:spacing w:before="0" w:beforeAutospacing="0" w:after="0" w:afterAutospacing="0" w:line="240" w:lineRule="auto"/>
        <w:jc w:val="center"/>
        <w:rPr>
          <w:rFonts w:ascii="David" w:eastAsia="Times New Roman" w:hAnsi="David" w:cs="David"/>
          <w:sz w:val="24"/>
          <w:szCs w:val="24"/>
          <w:lang w:eastAsia="he-IL"/>
        </w:rPr>
      </w:pPr>
    </w:p>
    <w:p w14:paraId="425BDEA5" w14:textId="77777777" w:rsidR="00E0492B" w:rsidRPr="002419E5" w:rsidRDefault="00E0492B" w:rsidP="00E0492B">
      <w:pPr>
        <w:widowControl w:val="0"/>
        <w:bidi w:val="0"/>
        <w:spacing w:before="0" w:beforeAutospacing="0" w:after="0" w:afterAutospacing="0" w:line="240" w:lineRule="auto"/>
        <w:jc w:val="center"/>
        <w:rPr>
          <w:rFonts w:eastAsia="Times New Roman" w:cs="David"/>
          <w:bCs/>
          <w:sz w:val="24"/>
          <w:szCs w:val="24"/>
          <w:u w:val="single"/>
          <w:rtl/>
          <w:lang w:eastAsia="he-IL"/>
        </w:rPr>
      </w:pPr>
      <w:r w:rsidRPr="0009511C">
        <w:rPr>
          <w:rFonts w:ascii="David" w:eastAsia="Times New Roman" w:hAnsi="David" w:cs="David" w:hint="cs"/>
          <w:bCs/>
          <w:sz w:val="24"/>
          <w:szCs w:val="24"/>
          <w:u w:val="single"/>
          <w:rtl/>
          <w:lang w:eastAsia="he-IL"/>
        </w:rPr>
        <w:t>מפרט ביטוחי</w:t>
      </w:r>
      <w:r w:rsidRPr="00E034F9">
        <w:rPr>
          <w:rFonts w:ascii="Times New Roman" w:eastAsia="Times New Roman" w:hAnsi="Times New Roman" w:cs="David" w:hint="cs"/>
          <w:b/>
          <w:bCs/>
          <w:sz w:val="20"/>
          <w:szCs w:val="24"/>
          <w:u w:val="single"/>
          <w:rtl/>
          <w:lang w:eastAsia="he-IL"/>
        </w:rPr>
        <w:t xml:space="preserve"> </w:t>
      </w:r>
      <w:r>
        <w:rPr>
          <w:rFonts w:ascii="Times New Roman" w:eastAsia="Times New Roman" w:hAnsi="Times New Roman" w:cs="David" w:hint="cs"/>
          <w:b/>
          <w:bCs/>
          <w:sz w:val="20"/>
          <w:szCs w:val="24"/>
          <w:u w:val="single"/>
          <w:rtl/>
          <w:lang w:eastAsia="he-IL"/>
        </w:rPr>
        <w:t>היועץ</w:t>
      </w:r>
      <w:r w:rsidRPr="0009511C">
        <w:rPr>
          <w:rFonts w:ascii="David" w:eastAsia="Times New Roman" w:hAnsi="David" w:cs="David" w:hint="cs"/>
          <w:bCs/>
          <w:sz w:val="24"/>
          <w:szCs w:val="24"/>
          <w:u w:val="single"/>
          <w:rtl/>
          <w:lang w:eastAsia="he-IL"/>
        </w:rPr>
        <w:t xml:space="preserve"> </w:t>
      </w:r>
    </w:p>
    <w:p w14:paraId="59792746" w14:textId="77777777" w:rsidR="00E0492B" w:rsidRPr="0009511C" w:rsidRDefault="00E0492B" w:rsidP="00E0492B">
      <w:pPr>
        <w:tabs>
          <w:tab w:val="left" w:pos="283"/>
        </w:tabs>
        <w:spacing w:line="240" w:lineRule="auto"/>
        <w:jc w:val="both"/>
        <w:rPr>
          <w:rFonts w:ascii="David" w:eastAsia="Calibri" w:hAnsi="David" w:cs="David"/>
          <w:sz w:val="24"/>
          <w:szCs w:val="24"/>
          <w:rtl/>
        </w:rPr>
      </w:pPr>
      <w:r w:rsidRPr="0009511C">
        <w:rPr>
          <w:rFonts w:ascii="David" w:eastAsia="Calibri" w:hAnsi="David" w:cs="David" w:hint="cs"/>
          <w:sz w:val="24"/>
          <w:szCs w:val="24"/>
          <w:rtl/>
        </w:rPr>
        <w:t>היועץ מאשר שהיקף הכיסוי הניתן על פי הפוליסות בכפוף לאמור להלן אינו נופל מהכיסוי הניתן על פי נוסח הפוליסות הידוע כ"ביט" מהדורת 2013 או נוסח מאוחר יותר המחליף את תנאי "ביט" מהדורת 2013. ביחס ל"אחריות מקצועית" היקף הכיסוי אינו נופל מהאמור בסעיף 1 להלן.</w:t>
      </w:r>
    </w:p>
    <w:p w14:paraId="17E47F46" w14:textId="77777777" w:rsidR="00E0492B" w:rsidRPr="0009511C" w:rsidRDefault="00E0492B" w:rsidP="00E0492B">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1.</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מקצועית</w:t>
      </w:r>
      <w:r w:rsidRPr="0009511C">
        <w:rPr>
          <w:rFonts w:ascii="David" w:eastAsia="Calibri" w:hAnsi="David" w:cs="David" w:hint="cs"/>
          <w:sz w:val="24"/>
          <w:szCs w:val="24"/>
          <w:rtl/>
        </w:rPr>
        <w:t xml:space="preserve">, לכיסוי </w:t>
      </w:r>
      <w:proofErr w:type="spellStart"/>
      <w:r w:rsidRPr="0009511C">
        <w:rPr>
          <w:rFonts w:ascii="David" w:eastAsia="Calibri" w:hAnsi="David" w:cs="David" w:hint="cs"/>
          <w:sz w:val="24"/>
          <w:szCs w:val="24"/>
          <w:rtl/>
        </w:rPr>
        <w:t>חבותו</w:t>
      </w:r>
      <w:proofErr w:type="spellEnd"/>
      <w:r w:rsidRPr="0009511C">
        <w:rPr>
          <w:rFonts w:ascii="David" w:eastAsia="Calibri" w:hAnsi="David" w:cs="David" w:hint="cs"/>
          <w:sz w:val="24"/>
          <w:szCs w:val="24"/>
          <w:rtl/>
        </w:rPr>
        <w:t xml:space="preserve"> המקצועית של היועץ ביחס להתחייבויותיו על פי ההסכם הנדון.</w:t>
      </w:r>
    </w:p>
    <w:p w14:paraId="33F367EA" w14:textId="77777777" w:rsidR="00E0492B" w:rsidRPr="0009511C" w:rsidRDefault="00E0492B" w:rsidP="00E0492B">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 xml:space="preserve">גבול האחריות על פי הפוליסה לא יפחת מ- 4,000,000 ₪  (ארבעה </w:t>
      </w:r>
      <w:proofErr w:type="spellStart"/>
      <w:r w:rsidRPr="0009511C">
        <w:rPr>
          <w:rFonts w:ascii="David" w:eastAsia="Calibri" w:hAnsi="David" w:cs="David" w:hint="cs"/>
          <w:sz w:val="24"/>
          <w:szCs w:val="24"/>
          <w:rtl/>
        </w:rPr>
        <w:t>מליון</w:t>
      </w:r>
      <w:proofErr w:type="spellEnd"/>
      <w:r w:rsidRPr="0009511C">
        <w:rPr>
          <w:rFonts w:ascii="David" w:eastAsia="Calibri" w:hAnsi="David" w:cs="David" w:hint="cs"/>
          <w:sz w:val="24"/>
          <w:szCs w:val="24"/>
          <w:rtl/>
        </w:rPr>
        <w:t xml:space="preserve"> ₪) לאירוע ובסה"כ לתקופת הביטוח.</w:t>
      </w:r>
    </w:p>
    <w:p w14:paraId="1BE63A6D" w14:textId="77777777" w:rsidR="00E0492B" w:rsidRPr="0009511C" w:rsidRDefault="00E0492B" w:rsidP="00E0492B">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 xml:space="preserve">הביטוח על פי הפוליסה אינו כולל כל הגבלה ביחס לאובדן מסמכים, חריגה מסמכות שנעשתה בתום לב, הפרת סודיות , מעשה במתכוון, דיבה השמצה, מעשה מרמה ו/או אי יושר של מי מעובדי היועץ, אובדן השימוש ו/או עיכוב ו/או נזק תוצאתי כלשהו. ו/או חבות נושא משרה למעט במקרה שהיא ניתנת לכיסוי בפוליסת נושאי משרה . הכיסוי על פי הפוליסה מורחב לכלול את המזמין כמבוטח נוסף בגין </w:t>
      </w:r>
      <w:proofErr w:type="spellStart"/>
      <w:r w:rsidRPr="0009511C">
        <w:rPr>
          <w:rFonts w:ascii="David" w:eastAsia="Calibri" w:hAnsi="David" w:cs="David" w:hint="cs"/>
          <w:sz w:val="24"/>
          <w:szCs w:val="24"/>
          <w:rtl/>
        </w:rPr>
        <w:t>חבותו</w:t>
      </w:r>
      <w:proofErr w:type="spellEnd"/>
      <w:r w:rsidRPr="0009511C">
        <w:rPr>
          <w:rFonts w:ascii="David" w:eastAsia="Calibri" w:hAnsi="David" w:cs="David" w:hint="cs"/>
          <w:sz w:val="24"/>
          <w:szCs w:val="24"/>
          <w:rtl/>
        </w:rPr>
        <w:t xml:space="preserve"> כמזמין העבודה בכל הנובע מפעולותיו של היועץ והבאים מטעמו, כמוגדר בפוליסה ובכפוף לתנאיה ולסייגיה. הביטוח כולל מועד למפרע שאינו מאוחר ממועד תחילת ביצוע העבודות על ידי היועץ אך לא לפני התאריך _____________(להלן :" התאריך הרטרואקטיבי"),.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w:t>
      </w:r>
      <w:proofErr w:type="spellStart"/>
      <w:r w:rsidRPr="0009511C">
        <w:rPr>
          <w:rFonts w:ascii="David" w:eastAsia="Calibri" w:hAnsi="David" w:cs="David" w:hint="cs"/>
          <w:sz w:val="24"/>
          <w:szCs w:val="24"/>
          <w:rtl/>
        </w:rPr>
        <w:t>ב.ר</w:t>
      </w:r>
      <w:proofErr w:type="spellEnd"/>
      <w:r w:rsidRPr="0009511C">
        <w:rPr>
          <w:rFonts w:ascii="David" w:eastAsia="Calibri" w:hAnsi="David" w:cs="David" w:hint="cs"/>
          <w:sz w:val="24"/>
          <w:szCs w:val="24"/>
          <w:rtl/>
        </w:rPr>
        <w:t>. 2018".</w:t>
      </w:r>
    </w:p>
    <w:p w14:paraId="6A5C26D6" w14:textId="77777777" w:rsidR="00E0492B" w:rsidRPr="0009511C" w:rsidRDefault="00E0492B" w:rsidP="00E0492B">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2.</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מעבידים</w:t>
      </w:r>
      <w:r w:rsidRPr="0009511C">
        <w:rPr>
          <w:rFonts w:ascii="David" w:eastAsia="Calibri" w:hAnsi="David" w:cs="David" w:hint="cs"/>
          <w:sz w:val="24"/>
          <w:szCs w:val="24"/>
          <w:rtl/>
        </w:rPr>
        <w:t xml:space="preserve">, המבטח חבות עפ"י פקודת </w:t>
      </w:r>
      <w:proofErr w:type="spellStart"/>
      <w:r w:rsidRPr="0009511C">
        <w:rPr>
          <w:rFonts w:ascii="David" w:eastAsia="Calibri" w:hAnsi="David" w:cs="David" w:hint="cs"/>
          <w:sz w:val="24"/>
          <w:szCs w:val="24"/>
          <w:rtl/>
        </w:rPr>
        <w:t>הנזיקין</w:t>
      </w:r>
      <w:proofErr w:type="spellEnd"/>
      <w:r w:rsidRPr="0009511C">
        <w:rPr>
          <w:rFonts w:ascii="David" w:eastAsia="Calibri" w:hAnsi="David" w:cs="David" w:hint="cs"/>
          <w:sz w:val="24"/>
          <w:szCs w:val="24"/>
          <w:rtl/>
        </w:rPr>
        <w:t xml:space="preserve"> (נוסח חדש) וחוק האחריות למוצרים פגומים תש"ם-1980,  כלפי כל העובדים, המועסקים על ידי היועץ, בגין פגיעה גופנית או מחלה העלולים להגרם למי מהם תוך כדי ועקב העסקתם על פי ההסכם בגבול האחריות שאינו נופל מ-20,000,000 ₪  (עשרים מיליון ₪ ) לעובד אחד, לאירוע ובסה"כ לתקופת ביטוח שנתית.</w:t>
      </w:r>
    </w:p>
    <w:p w14:paraId="6C4AC545" w14:textId="77777777" w:rsidR="00E0492B" w:rsidRPr="0009511C" w:rsidRDefault="00E0492B" w:rsidP="00E0492B">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יכלול כל הגבלה בדבר עבודות בגובה ובעומק, שעות עבודה, קבלנים, קבלני משנה ועובדיהם, שימוש במנופים ו/או במכונות הרמה, עבודות בגובה, פיתיונות ורעלים וכן בדבר העסקת נוער ,עבודות חוץ. הביטוח מורחב לשפות את המזמין היה ונטען</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לעניין קרות תאונת עבודה ו/או מחלה כלשהי</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כי הוא נושא בחובות מעביד כלשהם כלפי מי מעובדי היועץ.</w:t>
      </w:r>
      <w:r w:rsidRPr="0009511C">
        <w:rPr>
          <w:rFonts w:ascii="David" w:eastAsia="Calibri" w:hAnsi="David" w:cs="David" w:hint="cs"/>
          <w:sz w:val="24"/>
          <w:szCs w:val="24"/>
          <w:rtl/>
        </w:rPr>
        <w:tab/>
      </w:r>
      <w:r w:rsidRPr="0009511C">
        <w:rPr>
          <w:rFonts w:ascii="David" w:eastAsia="Calibri" w:hAnsi="David" w:cs="David" w:hint="cs"/>
          <w:sz w:val="24"/>
          <w:szCs w:val="24"/>
          <w:rtl/>
        </w:rPr>
        <w:br/>
      </w:r>
    </w:p>
    <w:p w14:paraId="0B7EC6A1" w14:textId="77777777" w:rsidR="00E0492B" w:rsidRPr="0009511C" w:rsidRDefault="00E0492B" w:rsidP="00E0492B">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3</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כלפי צד שלישי</w:t>
      </w:r>
      <w:r w:rsidRPr="0009511C">
        <w:rPr>
          <w:rFonts w:ascii="David" w:eastAsia="Calibri" w:hAnsi="David" w:cs="David" w:hint="cs"/>
          <w:sz w:val="24"/>
          <w:szCs w:val="24"/>
          <w:rtl/>
        </w:rPr>
        <w:t xml:space="preserve"> המבטח את חבות היועץ על פי דין בגבול אחריות שלא יפחת מ- 4,000,000 ₪ (ארבעה מיליון ₪) למקרה ולתקופת ביטוח שנתית, בגין אירועים הנובעים במישרין ו/או בעקיפין מפעולותיו של היועץ ו/או כל מי שפועל מטעמו וכל הבאים מכוחו ויחול על כל אובדן ו/או נזק לגוף ו/או לרכוש.</w:t>
      </w:r>
    </w:p>
    <w:p w14:paraId="1996CAF5" w14:textId="77777777" w:rsidR="00E0492B" w:rsidRPr="0009511C" w:rsidRDefault="00E0492B" w:rsidP="00E0492B">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כפוף לכל הגבלה בדבר חבות הנובעת מאש, התפוצצות, בהלה, מכשירי הרמה, חבות</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בגין וכלפי קבלנים, קבלני משנה</w:t>
      </w:r>
      <w:r w:rsidRPr="0009511C">
        <w:rPr>
          <w:rFonts w:ascii="David" w:eastAsia="Calibri" w:hAnsi="David" w:cs="David" w:hint="cs"/>
          <w:sz w:val="24"/>
          <w:szCs w:val="24"/>
        </w:rPr>
        <w:t xml:space="preserve"> </w:t>
      </w:r>
      <w:r w:rsidRPr="0009511C">
        <w:rPr>
          <w:rFonts w:ascii="David" w:eastAsia="Calibri" w:hAnsi="David" w:cs="David" w:hint="cs"/>
          <w:sz w:val="24"/>
          <w:szCs w:val="24"/>
          <w:rtl/>
        </w:rPr>
        <w:t xml:space="preserve">ועובדיהם, פריקה וטעינה, מתקנים סניטריים פגומים, הרעלה, כל דבר מזיק במאכל או משקה, שביתה והשבתה, עבודות חוץ, וכן תביעות שיבוב מצד המוסד לביטוח לאומי. </w:t>
      </w:r>
      <w:r w:rsidRPr="0009511C">
        <w:rPr>
          <w:rFonts w:ascii="David" w:eastAsia="Calibri" w:hAnsi="David" w:cs="David" w:hint="cs"/>
          <w:sz w:val="24"/>
          <w:szCs w:val="24"/>
          <w:rtl/>
        </w:rPr>
        <w:br/>
        <w:t>הביטוח מורחב לשפות את המזמין בגין אחריותו למעשי ו/או מחדלי היועץ והבאים מטעמו, וזאת בכפוף לסעיף אחריות צולבת לפי נחשב הביטוח כאילו נערך בנפרד עבור כל אחד מיחידי המבוטח.  רכוש המזמין ייחשב כרכוש צד שלישי.</w:t>
      </w:r>
    </w:p>
    <w:p w14:paraId="48F4E2E2" w14:textId="77777777" w:rsidR="00E0492B" w:rsidRPr="0009511C" w:rsidRDefault="00E0492B" w:rsidP="00E0492B">
      <w:pPr>
        <w:numPr>
          <w:ilvl w:val="0"/>
          <w:numId w:val="41"/>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75B0D5AF" w14:textId="77777777" w:rsidR="00E0492B" w:rsidRPr="0009511C" w:rsidRDefault="00E0492B" w:rsidP="00E0492B">
      <w:pPr>
        <w:numPr>
          <w:ilvl w:val="0"/>
          <w:numId w:val="41"/>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הפוליסה תכלולנה התחייבות לוויתור על זכות שיבוב כלפי המזמין, עובדיו והבאים מטעמו אולם האמור בדבר ויתור על זכות השיבוב לא יחול לטובת אדם שגרם לנזק בזדון.</w:t>
      </w:r>
    </w:p>
    <w:p w14:paraId="1C0295C2" w14:textId="77777777" w:rsidR="00E0492B" w:rsidRPr="0009511C" w:rsidRDefault="00E0492B" w:rsidP="00E0492B">
      <w:pPr>
        <w:numPr>
          <w:ilvl w:val="0"/>
          <w:numId w:val="41"/>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כמו כן היועץ מתחייב שהכיסוי על פי הפוליסות לא יבוטל ולא יחול בו שינוי לרעה, אלא אם תימסר הודעה כתובה בדואר רשום לידי המזמין לפחות 60 יום מראש.</w:t>
      </w:r>
    </w:p>
    <w:p w14:paraId="2A37FEA2" w14:textId="77777777" w:rsidR="00E0492B" w:rsidRPr="0009511C" w:rsidRDefault="00E0492B" w:rsidP="00E0492B">
      <w:pPr>
        <w:numPr>
          <w:ilvl w:val="0"/>
          <w:numId w:val="41"/>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lastRenderedPageBreak/>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41304772" w14:textId="77777777" w:rsidR="00E0492B" w:rsidRDefault="00E0492B" w:rsidP="00E0492B">
      <w:pPr>
        <w:widowControl w:val="0"/>
        <w:spacing w:before="0" w:beforeAutospacing="0" w:after="0" w:afterAutospacing="0" w:line="240" w:lineRule="auto"/>
        <w:jc w:val="center"/>
        <w:rPr>
          <w:rFonts w:ascii="David" w:eastAsia="Calibri" w:hAnsi="David" w:cs="David"/>
          <w:sz w:val="24"/>
          <w:szCs w:val="24"/>
          <w:rtl/>
        </w:rPr>
      </w:pPr>
      <w:r>
        <w:rPr>
          <w:rFonts w:ascii="David" w:eastAsia="Calibri" w:hAnsi="David" w:cs="David"/>
          <w:sz w:val="24"/>
          <w:szCs w:val="24"/>
          <w:rtl/>
        </w:rPr>
        <w:br w:type="page"/>
      </w:r>
    </w:p>
    <w:p w14:paraId="7431BBE6" w14:textId="77777777" w:rsidR="00E0492B" w:rsidRPr="002419E5" w:rsidRDefault="00E0492B" w:rsidP="00E0492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David" w:eastAsia="Calibri" w:hAnsi="David" w:cs="David" w:hint="cs"/>
          <w:sz w:val="24"/>
          <w:szCs w:val="24"/>
          <w:rtl/>
        </w:rPr>
        <w:lastRenderedPageBreak/>
        <w:t xml:space="preserve"> </w:t>
      </w:r>
      <w:r w:rsidRPr="0009511C">
        <w:rPr>
          <w:rFonts w:ascii="Times New Roman" w:eastAsia="Times New Roman" w:hAnsi="Times New Roman" w:cs="David" w:hint="cs"/>
          <w:bCs/>
          <w:sz w:val="20"/>
          <w:szCs w:val="24"/>
          <w:u w:val="single"/>
          <w:rtl/>
          <w:lang w:eastAsia="he-IL"/>
        </w:rPr>
        <w:t>נספח "</w:t>
      </w:r>
      <w:r w:rsidRPr="002419E5">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33025E71" w14:textId="77777777" w:rsidR="00E0492B" w:rsidRDefault="00E0492B" w:rsidP="00E0492B">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09511C">
        <w:rPr>
          <w:rFonts w:ascii="Times New Roman" w:eastAsia="Times New Roman" w:hAnsi="Times New Roman" w:cs="David" w:hint="cs"/>
          <w:b/>
          <w:bCs/>
          <w:sz w:val="20"/>
          <w:szCs w:val="24"/>
          <w:u w:val="single"/>
          <w:rtl/>
          <w:lang w:eastAsia="he-IL"/>
        </w:rPr>
        <w:t>אישור על קיום ביטוחי ה</w:t>
      </w:r>
      <w:r>
        <w:rPr>
          <w:rFonts w:ascii="Times New Roman" w:eastAsia="Times New Roman" w:hAnsi="Times New Roman" w:cs="David" w:hint="cs"/>
          <w:b/>
          <w:bCs/>
          <w:sz w:val="20"/>
          <w:szCs w:val="24"/>
          <w:u w:val="single"/>
          <w:rtl/>
          <w:lang w:eastAsia="he-IL"/>
        </w:rPr>
        <w:t>יועץ</w:t>
      </w:r>
    </w:p>
    <w:p w14:paraId="7CEDE080" w14:textId="77777777" w:rsidR="00E0492B" w:rsidRPr="00400B84" w:rsidRDefault="00E0492B" w:rsidP="00E0492B">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tbl>
      <w:tblPr>
        <w:tblpPr w:leftFromText="180" w:rightFromText="180" w:bottomFromText="16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E0492B" w:rsidRPr="0009511C" w14:paraId="462A9EDD" w14:textId="77777777" w:rsidTr="00110F0D">
        <w:trPr>
          <w:trHeight w:val="463"/>
          <w:tblHeader/>
        </w:trPr>
        <w:tc>
          <w:tcPr>
            <w:tcW w:w="8218" w:type="dxa"/>
            <w:gridSpan w:val="3"/>
            <w:tcBorders>
              <w:top w:val="single" w:sz="4" w:space="0" w:color="auto"/>
              <w:left w:val="single" w:sz="4" w:space="0" w:color="auto"/>
              <w:bottom w:val="single" w:sz="4" w:space="0" w:color="auto"/>
              <w:right w:val="single" w:sz="4" w:space="0" w:color="auto"/>
            </w:tcBorders>
            <w:shd w:val="clear" w:color="auto" w:fill="F2F2F2"/>
            <w:hideMark/>
          </w:tcPr>
          <w:p w14:paraId="4CCA8B55" w14:textId="77777777" w:rsidR="00E0492B" w:rsidRPr="0009511C" w:rsidRDefault="00E0492B" w:rsidP="00110F0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קיום ביטוחים</w:t>
            </w:r>
          </w:p>
        </w:tc>
        <w:tc>
          <w:tcPr>
            <w:tcW w:w="3317" w:type="dxa"/>
            <w:tcBorders>
              <w:top w:val="single" w:sz="4" w:space="0" w:color="auto"/>
              <w:left w:val="single" w:sz="4" w:space="0" w:color="auto"/>
              <w:bottom w:val="single" w:sz="4" w:space="0" w:color="auto"/>
              <w:right w:val="single" w:sz="4" w:space="0" w:color="auto"/>
            </w:tcBorders>
            <w:hideMark/>
          </w:tcPr>
          <w:p w14:paraId="11500709" w14:textId="77777777" w:rsidR="00E0492B" w:rsidRPr="0009511C" w:rsidRDefault="00E0492B" w:rsidP="00110F0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הנפקת האישור(</w:t>
            </w:r>
            <w:r w:rsidRPr="0009511C">
              <w:rPr>
                <w:rFonts w:ascii="David" w:eastAsia="Calibri" w:hAnsi="David" w:cs="David" w:hint="cs"/>
                <w:sz w:val="24"/>
                <w:szCs w:val="24"/>
                <w:lang w:eastAsia="he-IL"/>
              </w:rPr>
              <w:t>DD/MM/YYYY</w:t>
            </w:r>
            <w:r w:rsidRPr="0009511C">
              <w:rPr>
                <w:rFonts w:ascii="David" w:eastAsia="Calibri" w:hAnsi="David" w:cs="David" w:hint="cs"/>
                <w:sz w:val="24"/>
                <w:szCs w:val="24"/>
                <w:rtl/>
                <w:lang w:eastAsia="he-IL"/>
              </w:rPr>
              <w:t>)</w:t>
            </w:r>
          </w:p>
        </w:tc>
      </w:tr>
      <w:tr w:rsidR="00E0492B" w:rsidRPr="0009511C" w14:paraId="3DF00074" w14:textId="77777777" w:rsidTr="00110F0D">
        <w:trPr>
          <w:trHeight w:val="315"/>
        </w:trPr>
        <w:tc>
          <w:tcPr>
            <w:tcW w:w="11535" w:type="dxa"/>
            <w:gridSpan w:val="4"/>
            <w:tcBorders>
              <w:top w:val="single" w:sz="4" w:space="0" w:color="auto"/>
              <w:left w:val="single" w:sz="4" w:space="0" w:color="auto"/>
              <w:bottom w:val="single" w:sz="4" w:space="0" w:color="auto"/>
              <w:right w:val="single" w:sz="4" w:space="0" w:color="auto"/>
            </w:tcBorders>
            <w:hideMark/>
          </w:tcPr>
          <w:p w14:paraId="6C1D5FC5" w14:textId="77777777" w:rsidR="00E0492B" w:rsidRPr="0009511C" w:rsidRDefault="00E0492B" w:rsidP="00110F0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E0492B" w:rsidRPr="0009511C" w14:paraId="1193BCC6" w14:textId="77777777" w:rsidTr="00110F0D">
        <w:trPr>
          <w:trHeight w:val="278"/>
        </w:trPr>
        <w:tc>
          <w:tcPr>
            <w:tcW w:w="4068" w:type="dxa"/>
            <w:tcBorders>
              <w:top w:val="single" w:sz="4" w:space="0" w:color="auto"/>
              <w:left w:val="single" w:sz="4" w:space="0" w:color="auto"/>
              <w:bottom w:val="single" w:sz="4" w:space="0" w:color="auto"/>
              <w:right w:val="single" w:sz="4" w:space="0" w:color="auto"/>
            </w:tcBorders>
            <w:shd w:val="clear" w:color="auto" w:fill="F2F2F2"/>
            <w:hideMark/>
          </w:tcPr>
          <w:p w14:paraId="3B4E2D98" w14:textId="77777777" w:rsidR="00E0492B" w:rsidRPr="0009511C" w:rsidRDefault="00E0492B" w:rsidP="00110F0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מבקש האישור*</w:t>
            </w:r>
          </w:p>
        </w:tc>
        <w:tc>
          <w:tcPr>
            <w:tcW w:w="1974" w:type="dxa"/>
            <w:tcBorders>
              <w:top w:val="single" w:sz="4" w:space="0" w:color="auto"/>
              <w:left w:val="single" w:sz="4" w:space="0" w:color="auto"/>
              <w:bottom w:val="single" w:sz="4" w:space="0" w:color="auto"/>
              <w:right w:val="single" w:sz="4" w:space="0" w:color="auto"/>
            </w:tcBorders>
            <w:shd w:val="clear" w:color="auto" w:fill="F2F2F2"/>
            <w:hideMark/>
          </w:tcPr>
          <w:p w14:paraId="4137F6B0" w14:textId="77777777" w:rsidR="00E0492B" w:rsidRPr="0009511C" w:rsidRDefault="00E0492B" w:rsidP="00110F0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המבוטח</w:t>
            </w:r>
          </w:p>
        </w:tc>
        <w:tc>
          <w:tcPr>
            <w:tcW w:w="2176" w:type="dxa"/>
            <w:tcBorders>
              <w:top w:val="single" w:sz="4" w:space="0" w:color="auto"/>
              <w:left w:val="single" w:sz="4" w:space="0" w:color="auto"/>
              <w:bottom w:val="single" w:sz="4" w:space="0" w:color="auto"/>
              <w:right w:val="single" w:sz="4" w:space="0" w:color="auto"/>
            </w:tcBorders>
            <w:shd w:val="clear" w:color="auto" w:fill="F2F2F2"/>
            <w:hideMark/>
          </w:tcPr>
          <w:p w14:paraId="1AFF88F1" w14:textId="77777777" w:rsidR="00E0492B" w:rsidRPr="0009511C" w:rsidRDefault="00E0492B" w:rsidP="00110F0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אופי העסקה*</w:t>
            </w:r>
          </w:p>
        </w:tc>
        <w:tc>
          <w:tcPr>
            <w:tcW w:w="3317" w:type="dxa"/>
            <w:tcBorders>
              <w:top w:val="single" w:sz="4" w:space="0" w:color="auto"/>
              <w:left w:val="single" w:sz="4" w:space="0" w:color="auto"/>
              <w:bottom w:val="single" w:sz="4" w:space="0" w:color="auto"/>
              <w:right w:val="single" w:sz="4" w:space="0" w:color="auto"/>
            </w:tcBorders>
            <w:shd w:val="clear" w:color="auto" w:fill="F2F2F2"/>
            <w:hideMark/>
          </w:tcPr>
          <w:p w14:paraId="58355892" w14:textId="77777777" w:rsidR="00E0492B" w:rsidRPr="0009511C" w:rsidRDefault="00E0492B" w:rsidP="00110F0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מעמד מבקש האישור*</w:t>
            </w:r>
          </w:p>
        </w:tc>
      </w:tr>
      <w:tr w:rsidR="00E0492B" w:rsidRPr="0009511C" w14:paraId="5324CDDB" w14:textId="77777777" w:rsidTr="00110F0D">
        <w:trPr>
          <w:trHeight w:val="551"/>
        </w:trPr>
        <w:tc>
          <w:tcPr>
            <w:tcW w:w="4068" w:type="dxa"/>
            <w:tcBorders>
              <w:top w:val="single" w:sz="4" w:space="0" w:color="auto"/>
              <w:left w:val="single" w:sz="4" w:space="0" w:color="auto"/>
              <w:bottom w:val="single" w:sz="4" w:space="0" w:color="auto"/>
              <w:right w:val="single" w:sz="4" w:space="0" w:color="auto"/>
            </w:tcBorders>
            <w:hideMark/>
          </w:tcPr>
          <w:p w14:paraId="6BBDA256" w14:textId="77777777" w:rsidR="00E0492B" w:rsidRPr="0009511C" w:rsidRDefault="00E0492B" w:rsidP="00110F0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p w14:paraId="6509B619" w14:textId="77777777" w:rsidR="00E0492B" w:rsidRPr="0009511C" w:rsidRDefault="00E0492B" w:rsidP="00110F0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אפי מגורים בע"מ ו/או חברות אם ו/או חברות בנות ו/או חברות אחיות ו/או חברות קשורות חברות שלובות ו/או חברות קשורות ו/או כל חברה הנמנית בקבוצת "אפריקה-ישראל" ו/או עובדיהם ו/או מנהליהם</w:t>
            </w:r>
          </w:p>
        </w:tc>
        <w:tc>
          <w:tcPr>
            <w:tcW w:w="1974" w:type="dxa"/>
            <w:tcBorders>
              <w:top w:val="single" w:sz="4" w:space="0" w:color="auto"/>
              <w:left w:val="single" w:sz="4" w:space="0" w:color="auto"/>
              <w:bottom w:val="single" w:sz="4" w:space="0" w:color="auto"/>
              <w:right w:val="single" w:sz="4" w:space="0" w:color="auto"/>
            </w:tcBorders>
            <w:hideMark/>
          </w:tcPr>
          <w:p w14:paraId="409BDCD6" w14:textId="77777777" w:rsidR="00E0492B" w:rsidRPr="0009511C" w:rsidRDefault="00E0492B" w:rsidP="00110F0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tc>
        <w:tc>
          <w:tcPr>
            <w:tcW w:w="2176" w:type="dxa"/>
            <w:vMerge w:val="restart"/>
            <w:tcBorders>
              <w:top w:val="single" w:sz="4" w:space="0" w:color="auto"/>
              <w:left w:val="single" w:sz="4" w:space="0" w:color="auto"/>
              <w:bottom w:val="single" w:sz="4" w:space="0" w:color="auto"/>
              <w:right w:val="single" w:sz="4" w:space="0" w:color="auto"/>
            </w:tcBorders>
          </w:tcPr>
          <w:p w14:paraId="3673CBF8" w14:textId="77777777" w:rsidR="00E0492B" w:rsidRPr="0009511C" w:rsidRDefault="00E0492B" w:rsidP="00110F0D">
            <w:pPr>
              <w:spacing w:before="0" w:beforeAutospacing="0" w:after="0" w:afterAutospacing="0" w:line="240" w:lineRule="auto"/>
              <w:ind w:left="50" w:right="78"/>
              <w:rPr>
                <w:rFonts w:ascii="David" w:eastAsia="Calibri" w:hAnsi="David" w:cs="David"/>
                <w:b/>
                <w:sz w:val="24"/>
                <w:szCs w:val="24"/>
                <w:rtl/>
                <w:lang w:eastAsia="he-IL"/>
              </w:rPr>
            </w:pPr>
          </w:p>
          <w:p w14:paraId="1364B4D9" w14:textId="77777777" w:rsidR="00E0492B" w:rsidRPr="0009511C" w:rsidRDefault="00E0492B" w:rsidP="00110F0D">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שירותים - 085</w:t>
            </w:r>
          </w:p>
          <w:p w14:paraId="197AB4D0" w14:textId="77777777" w:rsidR="00E0492B" w:rsidRPr="0009511C" w:rsidRDefault="00E0492B" w:rsidP="00110F0D">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val="restart"/>
            <w:tcBorders>
              <w:top w:val="single" w:sz="4" w:space="0" w:color="auto"/>
              <w:left w:val="single" w:sz="4" w:space="0" w:color="auto"/>
              <w:bottom w:val="single" w:sz="4" w:space="0" w:color="auto"/>
              <w:right w:val="single" w:sz="4" w:space="0" w:color="auto"/>
            </w:tcBorders>
          </w:tcPr>
          <w:p w14:paraId="13774A16" w14:textId="77777777" w:rsidR="00E0492B" w:rsidRPr="0009511C" w:rsidRDefault="00E0492B" w:rsidP="00110F0D">
            <w:pPr>
              <w:spacing w:before="0" w:beforeAutospacing="0" w:after="0" w:afterAutospacing="0" w:line="240" w:lineRule="auto"/>
              <w:ind w:left="50" w:right="78"/>
              <w:rPr>
                <w:rFonts w:ascii="David" w:eastAsia="Calibri" w:hAnsi="David" w:cs="David"/>
                <w:b/>
                <w:sz w:val="24"/>
                <w:szCs w:val="24"/>
                <w:rtl/>
                <w:lang w:eastAsia="he-IL"/>
              </w:rPr>
            </w:pPr>
          </w:p>
          <w:p w14:paraId="6261DC25" w14:textId="77777777" w:rsidR="00E0492B" w:rsidRPr="0009511C" w:rsidRDefault="00E0492B" w:rsidP="00110F0D">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מזמין שירותים</w:t>
            </w:r>
          </w:p>
          <w:p w14:paraId="5F477372" w14:textId="77777777" w:rsidR="00E0492B" w:rsidRPr="0009511C" w:rsidRDefault="00E0492B" w:rsidP="00110F0D">
            <w:pPr>
              <w:spacing w:before="0" w:beforeAutospacing="0" w:after="0" w:afterAutospacing="0" w:line="240" w:lineRule="auto"/>
              <w:ind w:left="50" w:right="78"/>
              <w:rPr>
                <w:rFonts w:ascii="David" w:eastAsia="Calibri" w:hAnsi="David" w:cs="David"/>
                <w:b/>
                <w:sz w:val="24"/>
                <w:szCs w:val="24"/>
                <w:rtl/>
                <w:lang w:eastAsia="he-IL"/>
              </w:rPr>
            </w:pPr>
          </w:p>
        </w:tc>
      </w:tr>
      <w:tr w:rsidR="00E0492B" w:rsidRPr="0009511C" w14:paraId="0CD0D511" w14:textId="77777777" w:rsidTr="00110F0D">
        <w:trPr>
          <w:trHeight w:val="571"/>
        </w:trPr>
        <w:tc>
          <w:tcPr>
            <w:tcW w:w="4068" w:type="dxa"/>
            <w:tcBorders>
              <w:top w:val="single" w:sz="4" w:space="0" w:color="auto"/>
              <w:left w:val="single" w:sz="4" w:space="0" w:color="auto"/>
              <w:bottom w:val="single" w:sz="4" w:space="0" w:color="auto"/>
              <w:right w:val="single" w:sz="4" w:space="0" w:color="auto"/>
            </w:tcBorders>
            <w:hideMark/>
          </w:tcPr>
          <w:p w14:paraId="45FA248C" w14:textId="77777777" w:rsidR="00E0492B" w:rsidRPr="0009511C" w:rsidRDefault="00E0492B" w:rsidP="00110F0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ת.ז./ח.פ./ח.צ.</w:t>
            </w:r>
          </w:p>
          <w:p w14:paraId="2858EE78" w14:textId="77777777" w:rsidR="00E0492B" w:rsidRPr="0009511C" w:rsidRDefault="00E0492B" w:rsidP="00110F0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5200034760</w:t>
            </w:r>
          </w:p>
        </w:tc>
        <w:tc>
          <w:tcPr>
            <w:tcW w:w="1974" w:type="dxa"/>
            <w:tcBorders>
              <w:top w:val="single" w:sz="4" w:space="0" w:color="auto"/>
              <w:left w:val="single" w:sz="4" w:space="0" w:color="auto"/>
              <w:bottom w:val="single" w:sz="4" w:space="0" w:color="auto"/>
              <w:right w:val="single" w:sz="4" w:space="0" w:color="auto"/>
            </w:tcBorders>
            <w:hideMark/>
          </w:tcPr>
          <w:p w14:paraId="76C142BD" w14:textId="77777777" w:rsidR="00E0492B" w:rsidRPr="0009511C" w:rsidRDefault="00E0492B" w:rsidP="00110F0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F2A41FF" w14:textId="77777777" w:rsidR="00E0492B" w:rsidRPr="0009511C" w:rsidRDefault="00E0492B" w:rsidP="00110F0D">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332BEDC" w14:textId="77777777" w:rsidR="00E0492B" w:rsidRPr="0009511C" w:rsidRDefault="00E0492B" w:rsidP="00110F0D">
            <w:pPr>
              <w:spacing w:before="0" w:beforeAutospacing="0" w:after="0" w:afterAutospacing="0" w:line="256" w:lineRule="auto"/>
              <w:rPr>
                <w:rFonts w:ascii="David" w:eastAsia="Calibri" w:hAnsi="David" w:cs="David"/>
                <w:b/>
                <w:sz w:val="24"/>
                <w:szCs w:val="24"/>
                <w:lang w:eastAsia="he-IL"/>
              </w:rPr>
            </w:pPr>
          </w:p>
        </w:tc>
      </w:tr>
      <w:tr w:rsidR="00E0492B" w:rsidRPr="0009511C" w14:paraId="48EA84BA" w14:textId="77777777" w:rsidTr="00110F0D">
        <w:trPr>
          <w:trHeight w:val="391"/>
        </w:trPr>
        <w:tc>
          <w:tcPr>
            <w:tcW w:w="4068" w:type="dxa"/>
            <w:tcBorders>
              <w:top w:val="single" w:sz="4" w:space="0" w:color="auto"/>
              <w:left w:val="single" w:sz="4" w:space="0" w:color="auto"/>
              <w:bottom w:val="single" w:sz="4" w:space="0" w:color="auto"/>
              <w:right w:val="single" w:sz="4" w:space="0" w:color="auto"/>
            </w:tcBorders>
            <w:hideMark/>
          </w:tcPr>
          <w:p w14:paraId="428AAA2B" w14:textId="77777777" w:rsidR="00E0492B" w:rsidRPr="0009511C" w:rsidRDefault="00E0492B" w:rsidP="00110F0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מען </w:t>
            </w:r>
          </w:p>
          <w:p w14:paraId="5CAF07EA" w14:textId="77777777" w:rsidR="00E0492B" w:rsidRPr="0009511C" w:rsidRDefault="00E0492B" w:rsidP="00110F0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יוני נתניהו 1ג', אור-יהודה</w:t>
            </w:r>
          </w:p>
        </w:tc>
        <w:tc>
          <w:tcPr>
            <w:tcW w:w="1974" w:type="dxa"/>
            <w:tcBorders>
              <w:top w:val="single" w:sz="4" w:space="0" w:color="auto"/>
              <w:left w:val="single" w:sz="4" w:space="0" w:color="auto"/>
              <w:bottom w:val="single" w:sz="4" w:space="0" w:color="auto"/>
              <w:right w:val="single" w:sz="4" w:space="0" w:color="auto"/>
            </w:tcBorders>
            <w:hideMark/>
          </w:tcPr>
          <w:p w14:paraId="41CF831C" w14:textId="77777777" w:rsidR="00E0492B" w:rsidRPr="0009511C" w:rsidRDefault="00E0492B" w:rsidP="00110F0D">
            <w:pPr>
              <w:spacing w:before="0" w:beforeAutospacing="0" w:after="0" w:afterAutospacing="0" w:line="240" w:lineRule="auto"/>
              <w:rPr>
                <w:rFonts w:ascii="David" w:eastAsia="Calibri" w:hAnsi="David" w:cs="David"/>
                <w:sz w:val="24"/>
                <w:szCs w:val="24"/>
                <w:lang w:eastAsia="he-IL"/>
              </w:rPr>
            </w:pPr>
            <w:r w:rsidRPr="0009511C">
              <w:rPr>
                <w:rFonts w:ascii="David" w:eastAsia="Calibri" w:hAnsi="David" w:cs="David" w:hint="cs"/>
                <w:sz w:val="24"/>
                <w:szCs w:val="24"/>
                <w:rtl/>
                <w:lang w:eastAsia="he-IL"/>
              </w:rPr>
              <w:t>מען</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0E5A09D" w14:textId="77777777" w:rsidR="00E0492B" w:rsidRPr="0009511C" w:rsidRDefault="00E0492B" w:rsidP="00110F0D">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44F7FE7" w14:textId="77777777" w:rsidR="00E0492B" w:rsidRPr="0009511C" w:rsidRDefault="00E0492B" w:rsidP="00110F0D">
            <w:pPr>
              <w:spacing w:before="0" w:beforeAutospacing="0" w:after="0" w:afterAutospacing="0" w:line="256" w:lineRule="auto"/>
              <w:rPr>
                <w:rFonts w:ascii="David" w:eastAsia="Calibri" w:hAnsi="David" w:cs="David"/>
                <w:b/>
                <w:sz w:val="24"/>
                <w:szCs w:val="24"/>
                <w:lang w:eastAsia="he-IL"/>
              </w:rPr>
            </w:pPr>
          </w:p>
        </w:tc>
      </w:tr>
    </w:tbl>
    <w:p w14:paraId="67F2BC2B" w14:textId="77777777" w:rsidR="00E0492B" w:rsidRPr="0009511C" w:rsidRDefault="00E0492B" w:rsidP="00E0492B">
      <w:pPr>
        <w:spacing w:before="0" w:beforeAutospacing="0" w:after="200" w:afterAutospacing="0" w:line="276" w:lineRule="auto"/>
        <w:outlineLvl w:val="0"/>
        <w:rPr>
          <w:rFonts w:ascii="David" w:eastAsia="Calibri" w:hAnsi="David" w:cs="David"/>
          <w:b/>
          <w:bCs/>
          <w:sz w:val="24"/>
          <w:szCs w:val="24"/>
          <w:u w:val="single"/>
          <w:rtl/>
          <w:lang w:eastAsia="he-IL"/>
        </w:rPr>
      </w:pPr>
    </w:p>
    <w:tbl>
      <w:tblPr>
        <w:tblpPr w:leftFromText="180" w:rightFromText="180" w:bottomFromText="16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E0492B" w:rsidRPr="0009511C" w14:paraId="67EBB5C6" w14:textId="77777777" w:rsidTr="00110F0D">
        <w:trPr>
          <w:trHeight w:val="303"/>
          <w:tblHeader/>
        </w:trPr>
        <w:tc>
          <w:tcPr>
            <w:tcW w:w="11535" w:type="dxa"/>
            <w:gridSpan w:val="8"/>
            <w:tcBorders>
              <w:top w:val="single" w:sz="4" w:space="0" w:color="auto"/>
              <w:left w:val="single" w:sz="4" w:space="0" w:color="auto"/>
              <w:bottom w:val="single" w:sz="4" w:space="0" w:color="auto"/>
              <w:right w:val="single" w:sz="4" w:space="0" w:color="auto"/>
            </w:tcBorders>
            <w:hideMark/>
          </w:tcPr>
          <w:p w14:paraId="6629AD56" w14:textId="77777777" w:rsidR="00E0492B" w:rsidRPr="0009511C" w:rsidRDefault="00E0492B" w:rsidP="00110F0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כיסויים</w:t>
            </w:r>
          </w:p>
        </w:tc>
      </w:tr>
      <w:tr w:rsidR="00E0492B" w:rsidRPr="0009511C" w14:paraId="4DDB1353" w14:textId="77777777" w:rsidTr="00110F0D">
        <w:trPr>
          <w:trHeight w:val="173"/>
        </w:trPr>
        <w:tc>
          <w:tcPr>
            <w:tcW w:w="1893" w:type="dxa"/>
            <w:vMerge w:val="restart"/>
            <w:tcBorders>
              <w:top w:val="single" w:sz="4" w:space="0" w:color="auto"/>
              <w:left w:val="single" w:sz="4" w:space="0" w:color="auto"/>
              <w:bottom w:val="single" w:sz="4" w:space="0" w:color="auto"/>
              <w:right w:val="single" w:sz="4" w:space="0" w:color="auto"/>
            </w:tcBorders>
            <w:shd w:val="clear" w:color="auto" w:fill="F2F2F2"/>
          </w:tcPr>
          <w:p w14:paraId="58A95E98" w14:textId="77777777" w:rsidR="00E0492B" w:rsidRPr="0009511C" w:rsidRDefault="00E0492B" w:rsidP="00110F0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סוג הביטוח</w:t>
            </w:r>
          </w:p>
          <w:p w14:paraId="749EDC1C" w14:textId="77777777" w:rsidR="00E0492B" w:rsidRPr="0009511C" w:rsidRDefault="00E0492B" w:rsidP="00110F0D">
            <w:pPr>
              <w:spacing w:before="0" w:beforeAutospacing="0" w:after="0" w:afterAutospacing="0" w:line="240" w:lineRule="auto"/>
              <w:rPr>
                <w:rFonts w:ascii="David" w:eastAsia="Calibri" w:hAnsi="David" w:cs="David"/>
                <w:sz w:val="24"/>
                <w:szCs w:val="24"/>
                <w:rtl/>
                <w:lang w:eastAsia="he-IL"/>
              </w:rPr>
            </w:pPr>
          </w:p>
          <w:p w14:paraId="0D6F17C9" w14:textId="77777777" w:rsidR="00E0492B" w:rsidRPr="0009511C" w:rsidRDefault="00E0492B" w:rsidP="00110F0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חלוקה לפי גבולות אחריות או סכומי ביטוח</w:t>
            </w:r>
          </w:p>
        </w:tc>
        <w:tc>
          <w:tcPr>
            <w:tcW w:w="956"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79F02600" w14:textId="77777777" w:rsidR="00E0492B" w:rsidRPr="0009511C" w:rsidRDefault="00E0492B" w:rsidP="00110F0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מספר הפוליסה</w:t>
            </w:r>
          </w:p>
        </w:tc>
        <w:tc>
          <w:tcPr>
            <w:tcW w:w="95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0CEEBFBF" w14:textId="77777777" w:rsidR="00E0492B" w:rsidRPr="0009511C" w:rsidRDefault="00E0492B" w:rsidP="00110F0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נוסח ומהדורת הפוליסה</w:t>
            </w:r>
          </w:p>
        </w:tc>
        <w:tc>
          <w:tcPr>
            <w:tcW w:w="1349"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3E3EABAC" w14:textId="77777777" w:rsidR="00E0492B" w:rsidRPr="0009511C" w:rsidRDefault="00E0492B" w:rsidP="00110F0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תחילה</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054CC28D" w14:textId="77777777" w:rsidR="00E0492B" w:rsidRPr="0009511C" w:rsidRDefault="00E0492B" w:rsidP="00110F0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סיום</w:t>
            </w:r>
          </w:p>
        </w:tc>
        <w:tc>
          <w:tcPr>
            <w:tcW w:w="2563" w:type="dxa"/>
            <w:gridSpan w:val="2"/>
            <w:tcBorders>
              <w:top w:val="single" w:sz="4" w:space="0" w:color="auto"/>
              <w:left w:val="single" w:sz="4" w:space="0" w:color="auto"/>
              <w:bottom w:val="single" w:sz="4" w:space="0" w:color="auto"/>
              <w:right w:val="single" w:sz="4" w:space="0" w:color="auto"/>
            </w:tcBorders>
            <w:shd w:val="clear" w:color="auto" w:fill="F2F2F2"/>
            <w:hideMark/>
          </w:tcPr>
          <w:p w14:paraId="6CD03F43" w14:textId="77777777" w:rsidR="00E0492B" w:rsidRPr="0009511C" w:rsidRDefault="00E0492B" w:rsidP="00110F0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גבול האחריות/ סכום ביטוח</w:t>
            </w:r>
          </w:p>
        </w:tc>
        <w:tc>
          <w:tcPr>
            <w:tcW w:w="2400"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0C17D558" w14:textId="77777777" w:rsidR="00E0492B" w:rsidRPr="0009511C" w:rsidRDefault="00E0492B" w:rsidP="00110F0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כיסויים נוספים בתוקף וביטול חריגים </w:t>
            </w:r>
          </w:p>
          <w:p w14:paraId="096048F2" w14:textId="77777777" w:rsidR="00E0492B" w:rsidRPr="0009511C" w:rsidRDefault="00E0492B" w:rsidP="00110F0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יש לציין קוד כיסוי בהתאם לנספח ד'</w:t>
            </w:r>
          </w:p>
        </w:tc>
      </w:tr>
      <w:tr w:rsidR="00E0492B" w:rsidRPr="0009511C" w14:paraId="67D06FF6" w14:textId="77777777" w:rsidTr="00110F0D">
        <w:trPr>
          <w:trHeight w:val="43"/>
        </w:trPr>
        <w:tc>
          <w:tcPr>
            <w:tcW w:w="11535" w:type="dxa"/>
            <w:vMerge/>
            <w:tcBorders>
              <w:top w:val="single" w:sz="4" w:space="0" w:color="auto"/>
              <w:left w:val="single" w:sz="4" w:space="0" w:color="auto"/>
              <w:bottom w:val="single" w:sz="4" w:space="0" w:color="auto"/>
              <w:right w:val="single" w:sz="4" w:space="0" w:color="auto"/>
            </w:tcBorders>
            <w:vAlign w:val="center"/>
            <w:hideMark/>
          </w:tcPr>
          <w:p w14:paraId="688145D2" w14:textId="77777777" w:rsidR="00E0492B" w:rsidRPr="0009511C" w:rsidRDefault="00E0492B" w:rsidP="00110F0D">
            <w:pPr>
              <w:spacing w:before="0" w:beforeAutospacing="0" w:after="0" w:afterAutospacing="0" w:line="256" w:lineRule="auto"/>
              <w:rPr>
                <w:rFonts w:ascii="David" w:eastAsia="Calibri" w:hAnsi="David" w:cs="David"/>
                <w:sz w:val="24"/>
                <w:szCs w:val="24"/>
                <w:lang w:eastAsia="he-IL"/>
              </w:rPr>
            </w:pPr>
          </w:p>
        </w:tc>
        <w:tc>
          <w:tcPr>
            <w:tcW w:w="956" w:type="dxa"/>
            <w:vMerge/>
            <w:tcBorders>
              <w:top w:val="single" w:sz="4" w:space="0" w:color="auto"/>
              <w:left w:val="single" w:sz="4" w:space="0" w:color="auto"/>
              <w:bottom w:val="single" w:sz="4" w:space="0" w:color="auto"/>
              <w:right w:val="single" w:sz="4" w:space="0" w:color="auto"/>
            </w:tcBorders>
            <w:vAlign w:val="center"/>
            <w:hideMark/>
          </w:tcPr>
          <w:p w14:paraId="42606DFE" w14:textId="77777777" w:rsidR="00E0492B" w:rsidRPr="0009511C" w:rsidRDefault="00E0492B" w:rsidP="00110F0D">
            <w:pPr>
              <w:spacing w:before="0" w:beforeAutospacing="0" w:after="0" w:afterAutospacing="0" w:line="256" w:lineRule="auto"/>
              <w:rPr>
                <w:rFonts w:ascii="David" w:eastAsia="Calibri" w:hAnsi="David" w:cs="David"/>
                <w:sz w:val="24"/>
                <w:szCs w:val="24"/>
                <w:lang w:eastAsia="he-IL"/>
              </w:rPr>
            </w:pPr>
          </w:p>
        </w:tc>
        <w:tc>
          <w:tcPr>
            <w:tcW w:w="957" w:type="dxa"/>
            <w:vMerge/>
            <w:tcBorders>
              <w:top w:val="single" w:sz="4" w:space="0" w:color="auto"/>
              <w:left w:val="single" w:sz="4" w:space="0" w:color="auto"/>
              <w:bottom w:val="single" w:sz="4" w:space="0" w:color="auto"/>
              <w:right w:val="single" w:sz="4" w:space="0" w:color="auto"/>
            </w:tcBorders>
            <w:vAlign w:val="center"/>
            <w:hideMark/>
          </w:tcPr>
          <w:p w14:paraId="086887E9" w14:textId="77777777" w:rsidR="00E0492B" w:rsidRPr="0009511C" w:rsidRDefault="00E0492B" w:rsidP="00110F0D">
            <w:pPr>
              <w:spacing w:before="0" w:beforeAutospacing="0" w:after="0" w:afterAutospacing="0" w:line="256" w:lineRule="auto"/>
              <w:rPr>
                <w:rFonts w:ascii="David" w:eastAsia="Calibri" w:hAnsi="David" w:cs="David"/>
                <w:sz w:val="24"/>
                <w:szCs w:val="24"/>
                <w:lang w:eastAsia="he-IL"/>
              </w:rPr>
            </w:pPr>
          </w:p>
        </w:tc>
        <w:tc>
          <w:tcPr>
            <w:tcW w:w="1349" w:type="dxa"/>
            <w:vMerge/>
            <w:tcBorders>
              <w:top w:val="single" w:sz="4" w:space="0" w:color="auto"/>
              <w:left w:val="single" w:sz="4" w:space="0" w:color="auto"/>
              <w:bottom w:val="single" w:sz="4" w:space="0" w:color="auto"/>
              <w:right w:val="single" w:sz="4" w:space="0" w:color="auto"/>
            </w:tcBorders>
            <w:vAlign w:val="center"/>
            <w:hideMark/>
          </w:tcPr>
          <w:p w14:paraId="2D32B8EE" w14:textId="77777777" w:rsidR="00E0492B" w:rsidRPr="0009511C" w:rsidRDefault="00E0492B" w:rsidP="00110F0D">
            <w:pPr>
              <w:spacing w:before="0" w:beforeAutospacing="0" w:after="0" w:afterAutospacing="0" w:line="256" w:lineRule="auto"/>
              <w:rPr>
                <w:rFonts w:ascii="David" w:eastAsia="Calibri" w:hAnsi="David" w:cs="David"/>
                <w:sz w:val="24"/>
                <w:szCs w:val="24"/>
                <w:lang w:eastAsia="he-IL"/>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0DED60A6" w14:textId="77777777" w:rsidR="00E0492B" w:rsidRPr="0009511C" w:rsidRDefault="00E0492B" w:rsidP="00110F0D">
            <w:pPr>
              <w:spacing w:before="0" w:beforeAutospacing="0" w:after="0" w:afterAutospacing="0" w:line="256" w:lineRule="auto"/>
              <w:rPr>
                <w:rFonts w:ascii="David" w:eastAsia="Calibri" w:hAnsi="David" w:cs="David"/>
                <w:sz w:val="24"/>
                <w:szCs w:val="24"/>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66A18024" w14:textId="77777777" w:rsidR="00E0492B" w:rsidRPr="0009511C" w:rsidRDefault="00E0492B" w:rsidP="00110F0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סכום</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5CBDDBFD" w14:textId="77777777" w:rsidR="00E0492B" w:rsidRPr="0009511C" w:rsidRDefault="00E0492B" w:rsidP="00110F0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מטבע</w:t>
            </w:r>
          </w:p>
        </w:tc>
        <w:tc>
          <w:tcPr>
            <w:tcW w:w="2400" w:type="dxa"/>
            <w:vMerge/>
            <w:tcBorders>
              <w:top w:val="single" w:sz="4" w:space="0" w:color="auto"/>
              <w:left w:val="single" w:sz="4" w:space="0" w:color="auto"/>
              <w:bottom w:val="single" w:sz="4" w:space="0" w:color="auto"/>
              <w:right w:val="single" w:sz="4" w:space="0" w:color="auto"/>
            </w:tcBorders>
            <w:vAlign w:val="center"/>
            <w:hideMark/>
          </w:tcPr>
          <w:p w14:paraId="7AAD5CDC" w14:textId="77777777" w:rsidR="00E0492B" w:rsidRPr="0009511C" w:rsidRDefault="00E0492B" w:rsidP="00110F0D">
            <w:pPr>
              <w:spacing w:before="0" w:beforeAutospacing="0" w:after="0" w:afterAutospacing="0" w:line="256" w:lineRule="auto"/>
              <w:rPr>
                <w:rFonts w:ascii="David" w:eastAsia="Calibri" w:hAnsi="David" w:cs="David"/>
                <w:sz w:val="24"/>
                <w:szCs w:val="24"/>
                <w:lang w:eastAsia="he-IL"/>
              </w:rPr>
            </w:pPr>
          </w:p>
        </w:tc>
      </w:tr>
      <w:tr w:rsidR="00E0492B" w:rsidRPr="0009511C" w14:paraId="59B75136" w14:textId="77777777" w:rsidTr="00110F0D">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42641CF0" w14:textId="77777777" w:rsidR="00E0492B" w:rsidRPr="0009511C" w:rsidRDefault="00E0492B" w:rsidP="00110F0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צד ג'</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15B70499" w14:textId="77777777" w:rsidR="00E0492B" w:rsidRPr="0009511C" w:rsidRDefault="00E0492B" w:rsidP="00110F0D">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29381A28" w14:textId="77777777" w:rsidR="00E0492B" w:rsidRPr="0009511C" w:rsidRDefault="00E0492B" w:rsidP="00110F0D">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68502953" w14:textId="77777777" w:rsidR="00E0492B" w:rsidRPr="0009511C" w:rsidRDefault="00E0492B" w:rsidP="00110F0D">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664E4937" w14:textId="77777777" w:rsidR="00E0492B" w:rsidRPr="0009511C" w:rsidRDefault="00E0492B" w:rsidP="00110F0D">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645BAAAE" w14:textId="77777777" w:rsidR="00E0492B" w:rsidRPr="0009511C" w:rsidRDefault="00E0492B" w:rsidP="00110F0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2BAFBE0A" w14:textId="77777777" w:rsidR="00E0492B" w:rsidRPr="0009511C" w:rsidRDefault="00E0492B" w:rsidP="00110F0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101A3D88" w14:textId="77777777" w:rsidR="00E0492B" w:rsidRPr="0009511C" w:rsidRDefault="00E0492B" w:rsidP="00110F0D">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304/302/307/315/328/329/321/309</w:t>
            </w:r>
          </w:p>
        </w:tc>
      </w:tr>
      <w:tr w:rsidR="00E0492B" w:rsidRPr="0009511C" w14:paraId="510FCEAF" w14:textId="77777777" w:rsidTr="00110F0D">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FFFFF"/>
            <w:hideMark/>
          </w:tcPr>
          <w:p w14:paraId="68B37768" w14:textId="77777777" w:rsidR="00E0492B" w:rsidRPr="0009511C" w:rsidRDefault="00E0492B" w:rsidP="00110F0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מעבידים</w:t>
            </w:r>
          </w:p>
        </w:tc>
        <w:tc>
          <w:tcPr>
            <w:tcW w:w="956" w:type="dxa"/>
            <w:tcBorders>
              <w:top w:val="single" w:sz="4" w:space="0" w:color="auto"/>
              <w:left w:val="single" w:sz="4" w:space="0" w:color="auto"/>
              <w:bottom w:val="single" w:sz="4" w:space="0" w:color="auto"/>
              <w:right w:val="single" w:sz="4" w:space="0" w:color="auto"/>
            </w:tcBorders>
            <w:shd w:val="clear" w:color="auto" w:fill="FFFFFF"/>
          </w:tcPr>
          <w:p w14:paraId="47F8B51C" w14:textId="77777777" w:rsidR="00E0492B" w:rsidRPr="0009511C" w:rsidRDefault="00E0492B" w:rsidP="00110F0D">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FFFFF"/>
          </w:tcPr>
          <w:p w14:paraId="2B48D554" w14:textId="77777777" w:rsidR="00E0492B" w:rsidRPr="0009511C" w:rsidRDefault="00E0492B" w:rsidP="00110F0D">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FFFFF"/>
          </w:tcPr>
          <w:p w14:paraId="242CCF69" w14:textId="77777777" w:rsidR="00E0492B" w:rsidRPr="0009511C" w:rsidRDefault="00E0492B" w:rsidP="00110F0D">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FFFFF"/>
          </w:tcPr>
          <w:p w14:paraId="661DA517" w14:textId="77777777" w:rsidR="00E0492B" w:rsidRPr="0009511C" w:rsidRDefault="00E0492B" w:rsidP="00110F0D">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FFFFF"/>
            <w:hideMark/>
          </w:tcPr>
          <w:p w14:paraId="1A535B2B" w14:textId="77777777" w:rsidR="00E0492B" w:rsidRPr="0009511C" w:rsidRDefault="00E0492B" w:rsidP="00110F0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 לתובע,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FFFFF"/>
            <w:hideMark/>
          </w:tcPr>
          <w:p w14:paraId="0ADD451C" w14:textId="77777777" w:rsidR="00E0492B" w:rsidRPr="0009511C" w:rsidRDefault="00E0492B" w:rsidP="00110F0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FFFFF"/>
            <w:hideMark/>
          </w:tcPr>
          <w:p w14:paraId="65B0F765" w14:textId="77777777" w:rsidR="00E0492B" w:rsidRPr="0009511C" w:rsidRDefault="00E0492B" w:rsidP="00110F0D">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304/302/309/308/328/321</w:t>
            </w:r>
          </w:p>
        </w:tc>
      </w:tr>
      <w:tr w:rsidR="00E0492B" w:rsidRPr="0009511C" w14:paraId="30E980FC" w14:textId="77777777" w:rsidTr="00110F0D">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6678E61D" w14:textId="77777777" w:rsidR="00E0492B" w:rsidRPr="0009511C" w:rsidRDefault="00E0492B" w:rsidP="00110F0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מקצועית</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4720DEDF" w14:textId="77777777" w:rsidR="00E0492B" w:rsidRPr="0009511C" w:rsidRDefault="00E0492B" w:rsidP="00110F0D">
            <w:pPr>
              <w:spacing w:before="0" w:beforeAutospacing="0" w:after="0" w:afterAutospacing="0" w:line="240" w:lineRule="auto"/>
              <w:rPr>
                <w:rFonts w:ascii="David" w:eastAsia="Calibri" w:hAnsi="David" w:cs="David"/>
                <w:strike/>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5312DFE9" w14:textId="77777777" w:rsidR="00E0492B" w:rsidRPr="0009511C" w:rsidRDefault="00E0492B" w:rsidP="00110F0D">
            <w:pPr>
              <w:spacing w:before="0" w:beforeAutospacing="0" w:after="0" w:afterAutospacing="0" w:line="240" w:lineRule="auto"/>
              <w:rPr>
                <w:rFonts w:ascii="David" w:eastAsia="Calibri" w:hAnsi="David" w:cs="David"/>
                <w:strike/>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1624D1C0" w14:textId="77777777" w:rsidR="00E0492B" w:rsidRPr="0009511C" w:rsidRDefault="00E0492B" w:rsidP="00110F0D">
            <w:pPr>
              <w:spacing w:before="0" w:beforeAutospacing="0" w:after="0" w:afterAutospacing="0" w:line="240" w:lineRule="auto"/>
              <w:rPr>
                <w:rFonts w:ascii="David" w:eastAsia="Calibri" w:hAnsi="David" w:cs="David"/>
                <w:strike/>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1D8F8001" w14:textId="77777777" w:rsidR="00E0492B" w:rsidRPr="0009511C" w:rsidRDefault="00E0492B" w:rsidP="00110F0D">
            <w:pPr>
              <w:spacing w:before="0" w:beforeAutospacing="0" w:after="0" w:afterAutospacing="0" w:line="240" w:lineRule="auto"/>
              <w:rPr>
                <w:rFonts w:ascii="David" w:eastAsia="Calibri" w:hAnsi="David" w:cs="David"/>
                <w:strike/>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252E6442" w14:textId="77777777" w:rsidR="00E0492B" w:rsidRPr="0009511C" w:rsidRDefault="00E0492B" w:rsidP="00110F0D">
            <w:pPr>
              <w:spacing w:before="0" w:beforeAutospacing="0" w:after="0" w:afterAutospacing="0" w:line="240" w:lineRule="auto"/>
              <w:rPr>
                <w:rFonts w:ascii="David" w:eastAsia="Calibri" w:hAnsi="David" w:cs="David"/>
                <w:strike/>
                <w:sz w:val="24"/>
                <w:szCs w:val="24"/>
                <w:rtl/>
                <w:lang w:eastAsia="he-IL"/>
              </w:rPr>
            </w:pPr>
            <w:r w:rsidRPr="0009511C">
              <w:rPr>
                <w:rFonts w:ascii="David" w:eastAsia="Calibri" w:hAnsi="David" w:cs="David" w:hint="cs"/>
                <w:sz w:val="24"/>
                <w:szCs w:val="24"/>
                <w:rtl/>
                <w:lang w:eastAsia="he-IL"/>
              </w:rPr>
              <w:t>________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7FC8ECCC" w14:textId="77777777" w:rsidR="00E0492B" w:rsidRPr="0009511C" w:rsidRDefault="00E0492B" w:rsidP="00110F0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5A31507C" w14:textId="77777777" w:rsidR="00E0492B" w:rsidRPr="0009511C" w:rsidRDefault="00E0492B" w:rsidP="00110F0D">
            <w:pPr>
              <w:spacing w:before="0" w:beforeAutospacing="0" w:after="0" w:afterAutospacing="0" w:line="240" w:lineRule="auto"/>
              <w:ind w:left="50" w:right="78"/>
              <w:rPr>
                <w:rFonts w:ascii="David" w:eastAsia="Calibri" w:hAnsi="David" w:cs="David"/>
                <w:bCs/>
                <w:strike/>
                <w:sz w:val="24"/>
                <w:szCs w:val="24"/>
                <w:rtl/>
                <w:lang w:eastAsia="he-IL"/>
              </w:rPr>
            </w:pPr>
            <w:r w:rsidRPr="0009511C">
              <w:rPr>
                <w:rFonts w:ascii="David" w:eastAsia="Calibri" w:hAnsi="David" w:cs="David" w:hint="cs"/>
                <w:bCs/>
                <w:sz w:val="24"/>
                <w:szCs w:val="24"/>
                <w:rtl/>
                <w:lang w:eastAsia="he-IL"/>
              </w:rPr>
              <w:t>302/318/328/332/301/303/325/326/327/321</w:t>
            </w:r>
          </w:p>
        </w:tc>
      </w:tr>
    </w:tbl>
    <w:p w14:paraId="09061885" w14:textId="77777777" w:rsidR="00E0492B" w:rsidRPr="0009511C" w:rsidRDefault="00E0492B" w:rsidP="00E0492B">
      <w:pPr>
        <w:spacing w:before="0" w:beforeAutospacing="0" w:after="200" w:afterAutospacing="0" w:line="276" w:lineRule="auto"/>
        <w:ind w:left="84" w:hanging="41"/>
        <w:rPr>
          <w:rFonts w:ascii="David" w:eastAsia="Calibri" w:hAnsi="David" w:cs="David"/>
          <w:sz w:val="24"/>
          <w:szCs w:val="24"/>
          <w:rtl/>
          <w:lang w:eastAsia="he-IL"/>
        </w:rPr>
      </w:pPr>
    </w:p>
    <w:tbl>
      <w:tblPr>
        <w:tblpPr w:leftFromText="180" w:rightFromText="180" w:bottomFromText="160" w:vertAnchor="text" w:horzAnchor="margin" w:tblpXSpec="center" w:tblpY="-661"/>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E0492B" w:rsidRPr="0009511C" w14:paraId="4B4FD3B6" w14:textId="77777777" w:rsidTr="00110F0D">
        <w:trPr>
          <w:trHeight w:val="5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49E7590B" w14:textId="77777777" w:rsidR="00E0492B" w:rsidRPr="0009511C" w:rsidRDefault="00E0492B" w:rsidP="00110F0D">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 xml:space="preserve">פירוט השירותים (בכפוף, לשירותים המפורטים בהסכם בין המבוטח למבקש האישור, יש לציין את קוד השירות מתוך הרשימה המפורטת בנספח </w:t>
            </w:r>
            <w:r w:rsidRPr="0009511C">
              <w:rPr>
                <w:rFonts w:ascii="David" w:eastAsia="Calibri" w:hAnsi="David" w:cs="David" w:hint="cs"/>
                <w:bCs/>
                <w:sz w:val="24"/>
                <w:szCs w:val="24"/>
                <w:rtl/>
                <w:lang w:eastAsia="he-IL"/>
              </w:rPr>
              <w:t>ג'</w:t>
            </w:r>
            <w:r w:rsidRPr="0009511C">
              <w:rPr>
                <w:rFonts w:ascii="David" w:eastAsia="Calibri" w:hAnsi="David" w:cs="David" w:hint="cs"/>
                <w:b/>
                <w:sz w:val="24"/>
                <w:szCs w:val="24"/>
                <w:rtl/>
                <w:lang w:eastAsia="he-IL"/>
              </w:rPr>
              <w:t>)*:</w:t>
            </w:r>
          </w:p>
        </w:tc>
      </w:tr>
      <w:tr w:rsidR="00E0492B" w:rsidRPr="0009511C" w14:paraId="6B2E7289" w14:textId="77777777" w:rsidTr="00110F0D">
        <w:trPr>
          <w:trHeight w:val="798"/>
        </w:trPr>
        <w:tc>
          <w:tcPr>
            <w:tcW w:w="11530" w:type="dxa"/>
            <w:tcBorders>
              <w:top w:val="single" w:sz="4" w:space="0" w:color="auto"/>
              <w:left w:val="single" w:sz="4" w:space="0" w:color="auto"/>
              <w:bottom w:val="single" w:sz="4" w:space="0" w:color="auto"/>
              <w:right w:val="single" w:sz="4" w:space="0" w:color="auto"/>
            </w:tcBorders>
            <w:hideMark/>
          </w:tcPr>
          <w:p w14:paraId="5079C95A" w14:textId="77777777" w:rsidR="00E0492B" w:rsidRPr="0009511C" w:rsidRDefault="00E0492B" w:rsidP="00110F0D">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038</w:t>
            </w:r>
          </w:p>
        </w:tc>
      </w:tr>
    </w:tbl>
    <w:p w14:paraId="6FECE0BC" w14:textId="77777777" w:rsidR="00E0492B" w:rsidRPr="0009511C" w:rsidRDefault="00E0492B" w:rsidP="00E0492B">
      <w:pPr>
        <w:bidi w:val="0"/>
        <w:spacing w:before="0" w:beforeAutospacing="0" w:after="0" w:afterAutospacing="0" w:line="240" w:lineRule="auto"/>
        <w:rPr>
          <w:rFonts w:ascii="David" w:eastAsia="Times New Roman" w:hAnsi="David" w:cs="David"/>
          <w:vanish/>
          <w:sz w:val="24"/>
          <w:szCs w:val="24"/>
          <w:lang w:eastAsia="he-IL"/>
        </w:rPr>
      </w:pPr>
    </w:p>
    <w:tbl>
      <w:tblPr>
        <w:tblpPr w:leftFromText="180" w:rightFromText="180" w:bottomFromText="160" w:vertAnchor="text" w:horzAnchor="margin" w:tblpXSpec="center" w:tblpY="-166"/>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E0492B" w:rsidRPr="0009511C" w14:paraId="780A1B78" w14:textId="77777777" w:rsidTr="00110F0D">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6D768CF2" w14:textId="77777777" w:rsidR="00E0492B" w:rsidRPr="0009511C" w:rsidRDefault="00E0492B" w:rsidP="00110F0D">
            <w:pPr>
              <w:spacing w:before="0" w:beforeAutospacing="0" w:after="0" w:afterAutospacing="0" w:line="240" w:lineRule="auto"/>
              <w:ind w:left="50" w:right="78"/>
              <w:rPr>
                <w:rFonts w:ascii="David" w:eastAsia="Calibri" w:hAnsi="David" w:cs="David"/>
                <w:b/>
                <w:sz w:val="24"/>
                <w:szCs w:val="24"/>
                <w:lang w:eastAsia="he-IL"/>
              </w:rPr>
            </w:pPr>
            <w:r w:rsidRPr="0009511C">
              <w:rPr>
                <w:rFonts w:ascii="David" w:eastAsia="Calibri" w:hAnsi="David" w:cs="David" w:hint="cs"/>
                <w:b/>
                <w:sz w:val="24"/>
                <w:szCs w:val="24"/>
                <w:rtl/>
                <w:lang w:eastAsia="he-IL"/>
              </w:rPr>
              <w:lastRenderedPageBreak/>
              <w:t>חתימת האישור</w:t>
            </w:r>
          </w:p>
        </w:tc>
      </w:tr>
      <w:tr w:rsidR="00E0492B" w:rsidRPr="0009511C" w14:paraId="66D52527" w14:textId="77777777" w:rsidTr="00110F0D">
        <w:trPr>
          <w:trHeight w:val="598"/>
        </w:trPr>
        <w:tc>
          <w:tcPr>
            <w:tcW w:w="11530" w:type="dxa"/>
            <w:tcBorders>
              <w:top w:val="single" w:sz="4" w:space="0" w:color="auto"/>
              <w:left w:val="single" w:sz="4" w:space="0" w:color="auto"/>
              <w:bottom w:val="single" w:sz="4" w:space="0" w:color="auto"/>
              <w:right w:val="single" w:sz="4" w:space="0" w:color="auto"/>
            </w:tcBorders>
            <w:hideMark/>
          </w:tcPr>
          <w:p w14:paraId="36CCB8AA" w14:textId="77777777" w:rsidR="00E0492B" w:rsidRPr="0009511C" w:rsidRDefault="00E0492B" w:rsidP="00110F0D">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המבטח:</w:t>
            </w:r>
          </w:p>
        </w:tc>
      </w:tr>
    </w:tbl>
    <w:p w14:paraId="19FF2961" w14:textId="77777777" w:rsidR="002C218D" w:rsidRDefault="002C218D" w:rsidP="00E0492B">
      <w:pPr>
        <w:spacing w:before="0" w:beforeAutospacing="0" w:after="200" w:afterAutospacing="0" w:line="276" w:lineRule="auto"/>
        <w:rPr>
          <w:rFonts w:ascii="David" w:eastAsia="Calibri" w:hAnsi="David" w:cs="David"/>
          <w:b/>
          <w:bCs/>
          <w:sz w:val="24"/>
          <w:szCs w:val="24"/>
          <w:u w:val="single"/>
          <w:rtl/>
          <w:lang w:eastAsia="he-IL"/>
        </w:rPr>
      </w:pPr>
    </w:p>
    <w:tbl>
      <w:tblPr>
        <w:tblpPr w:leftFromText="180" w:rightFromText="180" w:bottomFromText="160" w:vertAnchor="text" w:horzAnchor="margin" w:tblpXSpec="center" w:tblpY="-585"/>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2C218D" w:rsidRPr="0009511C" w14:paraId="61DEAC26" w14:textId="77777777" w:rsidTr="00110F0D">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6CE32A67" w14:textId="77777777" w:rsidR="002C218D" w:rsidRPr="0009511C" w:rsidRDefault="002C218D" w:rsidP="00110F0D">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ביטול/שינוי הפוליסה *</w:t>
            </w:r>
          </w:p>
        </w:tc>
      </w:tr>
      <w:tr w:rsidR="002C218D" w:rsidRPr="0009511C" w14:paraId="4562F370" w14:textId="77777777" w:rsidTr="00110F0D">
        <w:trPr>
          <w:trHeight w:val="334"/>
        </w:trPr>
        <w:tc>
          <w:tcPr>
            <w:tcW w:w="11530" w:type="dxa"/>
            <w:tcBorders>
              <w:top w:val="single" w:sz="4" w:space="0" w:color="auto"/>
              <w:left w:val="single" w:sz="4" w:space="0" w:color="auto"/>
              <w:bottom w:val="single" w:sz="4" w:space="0" w:color="auto"/>
              <w:right w:val="single" w:sz="4" w:space="0" w:color="auto"/>
            </w:tcBorders>
            <w:vAlign w:val="center"/>
            <w:hideMark/>
          </w:tcPr>
          <w:p w14:paraId="367F1C06" w14:textId="77777777" w:rsidR="002C218D" w:rsidRPr="0009511C" w:rsidRDefault="002C218D" w:rsidP="00110F0D">
            <w:pPr>
              <w:spacing w:before="0" w:beforeAutospacing="0" w:after="0" w:afterAutospacing="0" w:line="240" w:lineRule="auto"/>
              <w:rPr>
                <w:rFonts w:ascii="David" w:eastAsia="Calibri" w:hAnsi="David" w:cs="David"/>
                <w:bCs/>
                <w:sz w:val="24"/>
                <w:szCs w:val="24"/>
                <w:rtl/>
                <w:lang w:eastAsia="he-IL"/>
              </w:rPr>
            </w:pPr>
            <w:r w:rsidRPr="0009511C">
              <w:rPr>
                <w:rFonts w:ascii="David" w:eastAsia="Calibri" w:hAnsi="David" w:cs="David" w:hint="cs"/>
                <w:b/>
                <w:sz w:val="24"/>
                <w:szCs w:val="24"/>
                <w:rtl/>
                <w:lang w:eastAsia="he-IL"/>
              </w:rPr>
              <w:t xml:space="preserve">שינוי לרעת מבקש האישור או ביטול של פוליסת ביטוח,  לא ייכנס לתוקף אלא </w:t>
            </w:r>
            <w:r w:rsidRPr="0009511C">
              <w:rPr>
                <w:rFonts w:ascii="David" w:eastAsia="Calibri" w:hAnsi="David" w:cs="David" w:hint="cs"/>
                <w:bCs/>
                <w:sz w:val="24"/>
                <w:szCs w:val="24"/>
                <w:rtl/>
                <w:lang w:eastAsia="he-IL"/>
              </w:rPr>
              <w:t>30 יום</w:t>
            </w:r>
            <w:r w:rsidRPr="0009511C">
              <w:rPr>
                <w:rFonts w:ascii="David" w:eastAsia="Calibri" w:hAnsi="David" w:cs="David" w:hint="cs"/>
                <w:b/>
                <w:sz w:val="24"/>
                <w:szCs w:val="24"/>
                <w:rtl/>
                <w:lang w:eastAsia="he-IL"/>
              </w:rPr>
              <w:t xml:space="preserve"> לאחר משלוח הודעה למבקש האישור בדבר השינוי או הביטול.</w:t>
            </w:r>
          </w:p>
        </w:tc>
      </w:tr>
    </w:tbl>
    <w:p w14:paraId="0021E0B0" w14:textId="77777777" w:rsidR="00E0492B" w:rsidRPr="0009511C" w:rsidRDefault="00E0492B" w:rsidP="00E0492B">
      <w:pPr>
        <w:spacing w:before="0" w:beforeAutospacing="0" w:after="200" w:afterAutospacing="0" w:line="276" w:lineRule="auto"/>
        <w:rPr>
          <w:rFonts w:ascii="David" w:eastAsia="Calibri" w:hAnsi="David" w:cs="David"/>
          <w:b/>
          <w:bCs/>
          <w:sz w:val="24"/>
          <w:szCs w:val="24"/>
          <w:u w:val="single"/>
          <w:rtl/>
          <w:lang w:eastAsia="he-IL"/>
        </w:rPr>
      </w:pPr>
      <w:r w:rsidRPr="0009511C">
        <w:rPr>
          <w:rFonts w:ascii="David" w:eastAsia="Calibri" w:hAnsi="David" w:cs="David" w:hint="cs"/>
          <w:b/>
          <w:bCs/>
          <w:sz w:val="24"/>
          <w:szCs w:val="24"/>
          <w:u w:val="single"/>
          <w:rtl/>
          <w:lang w:eastAsia="he-IL"/>
        </w:rPr>
        <w:t xml:space="preserve">* באישור ביטוח כללי </w:t>
      </w:r>
      <w:r w:rsidRPr="0009511C">
        <w:rPr>
          <w:rFonts w:ascii="David" w:eastAsia="Calibri" w:hAnsi="David" w:cs="David" w:hint="cs"/>
          <w:sz w:val="24"/>
          <w:szCs w:val="24"/>
          <w:rtl/>
          <w:lang w:eastAsia="he-IL"/>
        </w:rPr>
        <w:t xml:space="preserve">ניתן לסמן שדות אלה כשדות שאינם בתוקף. </w:t>
      </w:r>
    </w:p>
    <w:p w14:paraId="2EB580FA" w14:textId="77777777" w:rsidR="005603EE" w:rsidRPr="00BD794C" w:rsidRDefault="005603EE" w:rsidP="005603EE">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0421C3C7" w14:textId="77777777" w:rsidR="005603EE" w:rsidRPr="00B27B4C" w:rsidRDefault="005603EE" w:rsidP="005603EE">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1E6059B3" w14:textId="77777777" w:rsidR="00E0492B" w:rsidRDefault="00E0492B" w:rsidP="00E0492B">
      <w:pPr>
        <w:spacing w:before="0" w:beforeAutospacing="0" w:after="0" w:afterAutospacing="0" w:line="240" w:lineRule="auto"/>
        <w:jc w:val="center"/>
        <w:rPr>
          <w:rFonts w:ascii="Times New Roman" w:eastAsia="Times New Roman" w:hAnsi="Times New Roman" w:cs="David"/>
          <w:b/>
          <w:bCs/>
          <w:sz w:val="24"/>
          <w:szCs w:val="24"/>
          <w:u w:val="single"/>
          <w:rtl/>
        </w:rPr>
      </w:pPr>
      <w:r>
        <w:rPr>
          <w:rFonts w:ascii="Times New Roman" w:eastAsia="Times New Roman" w:hAnsi="Times New Roman" w:cs="David"/>
          <w:b/>
          <w:bCs/>
          <w:sz w:val="24"/>
          <w:szCs w:val="24"/>
          <w:u w:val="single"/>
          <w:rtl/>
        </w:rPr>
        <w:br w:type="page"/>
      </w:r>
    </w:p>
    <w:p w14:paraId="715DE88A" w14:textId="77777777" w:rsidR="00876F47" w:rsidRPr="00876F47" w:rsidRDefault="00876F47" w:rsidP="00E0492B">
      <w:pPr>
        <w:spacing w:before="0" w:beforeAutospacing="0" w:after="0" w:afterAutospacing="0" w:line="240" w:lineRule="auto"/>
        <w:jc w:val="center"/>
        <w:rPr>
          <w:rFonts w:ascii="Times New Roman" w:eastAsia="Times New Roman" w:hAnsi="Times New Roman" w:cs="David"/>
          <w:b/>
          <w:bCs/>
          <w:sz w:val="24"/>
          <w:szCs w:val="24"/>
          <w:u w:val="single"/>
          <w:rtl/>
        </w:rPr>
      </w:pPr>
      <w:r w:rsidRPr="00876F47">
        <w:rPr>
          <w:rFonts w:ascii="Times New Roman" w:eastAsia="Times New Roman" w:hAnsi="Times New Roman" w:cs="David"/>
          <w:b/>
          <w:bCs/>
          <w:sz w:val="24"/>
          <w:szCs w:val="24"/>
          <w:u w:val="single"/>
          <w:rtl/>
        </w:rPr>
        <w:lastRenderedPageBreak/>
        <w:t>נספח "ח"</w:t>
      </w:r>
    </w:p>
    <w:p w14:paraId="3AAEDF08" w14:textId="77777777" w:rsidR="00876F47" w:rsidRPr="00876F47" w:rsidRDefault="00876F47" w:rsidP="00876F47">
      <w:pPr>
        <w:spacing w:before="0" w:beforeAutospacing="0" w:after="0" w:afterAutospacing="0" w:line="240" w:lineRule="auto"/>
        <w:jc w:val="center"/>
        <w:rPr>
          <w:rFonts w:ascii="Times New Roman" w:eastAsia="Times New Roman" w:hAnsi="Times New Roman" w:cs="David"/>
          <w:b/>
          <w:bCs/>
          <w:sz w:val="24"/>
          <w:szCs w:val="24"/>
          <w:u w:val="single"/>
          <w:rtl/>
        </w:rPr>
      </w:pPr>
    </w:p>
    <w:p w14:paraId="61AF1B22" w14:textId="77777777" w:rsidR="00876F47" w:rsidRPr="00876F47" w:rsidRDefault="00876F47" w:rsidP="00876F47">
      <w:pPr>
        <w:spacing w:before="0" w:beforeAutospacing="0" w:after="0" w:afterAutospacing="0" w:line="240" w:lineRule="auto"/>
        <w:jc w:val="center"/>
        <w:rPr>
          <w:rFonts w:ascii="Times New Roman" w:eastAsia="Times New Roman" w:hAnsi="Times New Roman" w:cs="David"/>
          <w:b/>
          <w:bCs/>
          <w:sz w:val="24"/>
          <w:szCs w:val="24"/>
          <w:u w:val="single"/>
          <w:rtl/>
        </w:rPr>
      </w:pPr>
      <w:r w:rsidRPr="00876F47">
        <w:rPr>
          <w:rFonts w:ascii="Times New Roman" w:eastAsia="Times New Roman" w:hAnsi="Times New Roman" w:cs="David"/>
          <w:b/>
          <w:bCs/>
          <w:sz w:val="24"/>
          <w:szCs w:val="24"/>
          <w:u w:val="single"/>
          <w:rtl/>
        </w:rPr>
        <w:t xml:space="preserve">רשימת </w:t>
      </w:r>
      <w:proofErr w:type="spellStart"/>
      <w:r w:rsidRPr="00876F47">
        <w:rPr>
          <w:rFonts w:ascii="Times New Roman" w:eastAsia="Times New Roman" w:hAnsi="Times New Roman" w:cs="David"/>
          <w:b/>
          <w:bCs/>
          <w:sz w:val="24"/>
          <w:szCs w:val="24"/>
          <w:u w:val="single"/>
          <w:rtl/>
        </w:rPr>
        <w:t>התכניות</w:t>
      </w:r>
      <w:proofErr w:type="spellEnd"/>
      <w:r w:rsidRPr="00876F47">
        <w:rPr>
          <w:rFonts w:ascii="Times New Roman" w:eastAsia="Times New Roman" w:hAnsi="Times New Roman" w:cs="David"/>
          <w:b/>
          <w:bCs/>
          <w:sz w:val="24"/>
          <w:szCs w:val="24"/>
          <w:u w:val="single"/>
          <w:rtl/>
        </w:rPr>
        <w:t xml:space="preserve"> והמסמכים שעל היועץ להנפיק</w:t>
      </w:r>
    </w:p>
    <w:p w14:paraId="15B0D067" w14:textId="77777777" w:rsidR="00876F47" w:rsidRPr="00876F47" w:rsidRDefault="00876F47" w:rsidP="00876F47">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3B37CC38" w14:textId="77777777" w:rsidR="00876F47" w:rsidRPr="00876F47" w:rsidRDefault="00876F47" w:rsidP="00876F47">
      <w:pPr>
        <w:spacing w:before="0" w:beforeAutospacing="0" w:after="0" w:afterAutospacing="0" w:line="240" w:lineRule="auto"/>
        <w:jc w:val="center"/>
        <w:rPr>
          <w:rFonts w:ascii="Times New Roman" w:eastAsia="Times New Roman" w:hAnsi="Times New Roman" w:cs="David"/>
          <w:sz w:val="24"/>
          <w:szCs w:val="24"/>
        </w:rPr>
      </w:pPr>
      <w:r w:rsidRPr="00876F47">
        <w:rPr>
          <w:rFonts w:ascii="Times New Roman" w:eastAsia="Times New Roman" w:hAnsi="Times New Roman" w:cs="David"/>
          <w:sz w:val="24"/>
          <w:szCs w:val="24"/>
          <w:rtl/>
        </w:rPr>
        <w:t>מסמך זה מהווה השלמה לנספח ב' ואינו גורע ממנו</w:t>
      </w:r>
    </w:p>
    <w:p w14:paraId="66A26126" w14:textId="77777777" w:rsidR="00876F47" w:rsidRPr="00876F47" w:rsidRDefault="00876F47" w:rsidP="00876F47">
      <w:pPr>
        <w:spacing w:before="0" w:beforeAutospacing="0" w:after="0" w:afterAutospacing="0" w:line="240" w:lineRule="auto"/>
        <w:ind w:right="360"/>
        <w:jc w:val="both"/>
        <w:rPr>
          <w:rFonts w:ascii="Times New Roman" w:eastAsia="Times New Roman" w:hAnsi="Times New Roman" w:cs="David"/>
          <w:sz w:val="24"/>
          <w:szCs w:val="24"/>
        </w:rPr>
      </w:pPr>
    </w:p>
    <w:p w14:paraId="7E75E2B7" w14:textId="77777777" w:rsidR="00876F47" w:rsidRPr="00876F47" w:rsidRDefault="00876F47" w:rsidP="00876F47">
      <w:pPr>
        <w:spacing w:before="0" w:beforeAutospacing="0" w:after="0" w:afterAutospacing="0" w:line="240" w:lineRule="auto"/>
        <w:ind w:right="360"/>
        <w:jc w:val="both"/>
        <w:rPr>
          <w:rFonts w:ascii="Times New Roman" w:eastAsia="Times New Roman" w:hAnsi="Times New Roman" w:cs="David"/>
          <w:sz w:val="24"/>
          <w:szCs w:val="24"/>
        </w:rPr>
      </w:pPr>
    </w:p>
    <w:p w14:paraId="0B87869D" w14:textId="77777777" w:rsidR="00876F47" w:rsidRPr="00876F47" w:rsidRDefault="00876F47" w:rsidP="00876F47">
      <w:pPr>
        <w:widowControl w:val="0"/>
        <w:numPr>
          <w:ilvl w:val="0"/>
          <w:numId w:val="39"/>
        </w:numPr>
        <w:spacing w:before="0" w:beforeAutospacing="0" w:after="0" w:afterAutospacing="0" w:line="360" w:lineRule="auto"/>
        <w:ind w:right="36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 xml:space="preserve">מסמך הנחיות בטיחות ראשוניות למתכנני הבניינים: אדריכלות, קונסטרוקציה, פתוח-שטח, אינסטלציה, חשמל, מיזוג אויר, יועץ אלומיניום, מעליות </w:t>
      </w:r>
      <w:proofErr w:type="spellStart"/>
      <w:r w:rsidRPr="00876F47">
        <w:rPr>
          <w:rFonts w:ascii="Times New Roman" w:eastAsia="Times New Roman" w:hAnsi="Times New Roman" w:cs="David"/>
          <w:sz w:val="24"/>
          <w:szCs w:val="24"/>
          <w:rtl/>
        </w:rPr>
        <w:t>וכו</w:t>
      </w:r>
      <w:proofErr w:type="spellEnd"/>
      <w:r w:rsidRPr="00876F47">
        <w:rPr>
          <w:rFonts w:ascii="Times New Roman" w:eastAsia="Times New Roman" w:hAnsi="Times New Roman" w:cs="David"/>
          <w:sz w:val="24"/>
          <w:szCs w:val="24"/>
          <w:rtl/>
        </w:rPr>
        <w:t xml:space="preserve">'. </w:t>
      </w:r>
    </w:p>
    <w:p w14:paraId="6943D986"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6AFCD520" w14:textId="77777777" w:rsidR="00876F47" w:rsidRPr="00876F47" w:rsidRDefault="00876F47" w:rsidP="00876F47">
      <w:pPr>
        <w:widowControl w:val="0"/>
        <w:numPr>
          <w:ilvl w:val="0"/>
          <w:numId w:val="39"/>
        </w:numPr>
        <w:spacing w:before="0" w:beforeAutospacing="0" w:after="0" w:afterAutospacing="0" w:line="360" w:lineRule="auto"/>
        <w:ind w:right="36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מסמך פרוגרמת בטיחות אש</w:t>
      </w:r>
      <w:r w:rsidRPr="00876F47">
        <w:rPr>
          <w:rFonts w:ascii="Times New Roman" w:eastAsia="Times New Roman" w:hAnsi="Times New Roman" w:cs="David" w:hint="cs"/>
          <w:sz w:val="24"/>
          <w:szCs w:val="24"/>
          <w:rtl/>
        </w:rPr>
        <w:t xml:space="preserve"> לרבות משטר הפעלות</w:t>
      </w:r>
      <w:r w:rsidRPr="00876F47">
        <w:rPr>
          <w:rFonts w:ascii="Times New Roman" w:eastAsia="Times New Roman" w:hAnsi="Times New Roman" w:cs="David"/>
          <w:sz w:val="24"/>
          <w:szCs w:val="24"/>
          <w:rtl/>
        </w:rPr>
        <w:t xml:space="preserve"> </w:t>
      </w:r>
      <w:r w:rsidRPr="00876F47">
        <w:rPr>
          <w:rFonts w:ascii="Times New Roman" w:eastAsia="Times New Roman" w:hAnsi="Times New Roman" w:cs="David"/>
          <w:sz w:val="24"/>
          <w:szCs w:val="24"/>
        </w:rPr>
        <w:t>–</w:t>
      </w:r>
      <w:r w:rsidRPr="00876F47">
        <w:rPr>
          <w:rFonts w:ascii="Times New Roman" w:eastAsia="Times New Roman" w:hAnsi="Times New Roman" w:cs="David"/>
          <w:sz w:val="24"/>
          <w:szCs w:val="24"/>
          <w:rtl/>
        </w:rPr>
        <w:t xml:space="preserve"> הנחיות תכנון.</w:t>
      </w:r>
    </w:p>
    <w:p w14:paraId="0089189A"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Pr>
      </w:pPr>
    </w:p>
    <w:p w14:paraId="268175AF" w14:textId="77777777" w:rsidR="00876F47" w:rsidRPr="00876F47" w:rsidRDefault="00876F47" w:rsidP="00876F47">
      <w:pPr>
        <w:widowControl w:val="0"/>
        <w:numPr>
          <w:ilvl w:val="0"/>
          <w:numId w:val="39"/>
        </w:numPr>
        <w:spacing w:before="0" w:beforeAutospacing="0" w:after="0" w:afterAutospacing="0" w:line="360" w:lineRule="auto"/>
        <w:ind w:right="36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תכנית בטיחות המתארת את הפתרונות הנדרשים לגבי כל נושאי הבטיחות והגנה נגד אש במבנה.</w:t>
      </w:r>
    </w:p>
    <w:p w14:paraId="4F8C74B8"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Pr>
      </w:pPr>
    </w:p>
    <w:p w14:paraId="5A669A62" w14:textId="77777777" w:rsidR="00876F47" w:rsidRPr="00876F47" w:rsidRDefault="00876F47" w:rsidP="00876F47">
      <w:pPr>
        <w:widowControl w:val="0"/>
        <w:numPr>
          <w:ilvl w:val="0"/>
          <w:numId w:val="39"/>
        </w:numPr>
        <w:spacing w:before="0" w:beforeAutospacing="0" w:after="0" w:afterAutospacing="0" w:line="360" w:lineRule="auto"/>
        <w:ind w:right="36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 xml:space="preserve"> תכנית, מפרט וכתב כמויות לביצוע עבודות גילוי אש ועשן וכיבוי אש בגז.</w:t>
      </w:r>
    </w:p>
    <w:p w14:paraId="2D3D9A8A"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Pr>
      </w:pPr>
    </w:p>
    <w:p w14:paraId="2F5E5A0E" w14:textId="77777777" w:rsidR="00876F47" w:rsidRPr="00876F47" w:rsidRDefault="00876F47" w:rsidP="00876F47">
      <w:pPr>
        <w:widowControl w:val="0"/>
        <w:numPr>
          <w:ilvl w:val="0"/>
          <w:numId w:val="39"/>
        </w:numPr>
        <w:spacing w:before="0" w:beforeAutospacing="0" w:after="0" w:afterAutospacing="0" w:line="360" w:lineRule="auto"/>
        <w:ind w:right="360"/>
        <w:jc w:val="both"/>
        <w:rPr>
          <w:rFonts w:ascii="Times New Roman" w:eastAsia="Times New Roman" w:hAnsi="Times New Roman" w:cs="David"/>
          <w:sz w:val="24"/>
          <w:szCs w:val="24"/>
        </w:rPr>
      </w:pPr>
      <w:r w:rsidRPr="00876F47">
        <w:rPr>
          <w:rFonts w:ascii="Times New Roman" w:eastAsia="Times New Roman" w:hAnsi="Times New Roman" w:cs="David"/>
          <w:sz w:val="24"/>
          <w:szCs w:val="24"/>
          <w:rtl/>
        </w:rPr>
        <w:t xml:space="preserve"> כל תכנית אחרת או מסמך או חוות דעת שידרשו במהלך התכנון והביצוע על מנת לקבל עבודה מושלמת בהתאם לשיקול המנהל.</w:t>
      </w:r>
    </w:p>
    <w:p w14:paraId="51B18E39"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23A9F0F5" w14:textId="77777777" w:rsidR="00876F47" w:rsidRPr="00876F47" w:rsidRDefault="00876F47" w:rsidP="00876F47">
      <w:pPr>
        <w:spacing w:before="0" w:beforeAutospacing="0" w:after="0" w:afterAutospacing="0" w:line="240" w:lineRule="auto"/>
        <w:ind w:left="720" w:hanging="72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6.</w:t>
      </w:r>
      <w:r w:rsidRPr="00876F47">
        <w:rPr>
          <w:rFonts w:ascii="Times New Roman" w:eastAsia="Times New Roman" w:hAnsi="Times New Roman" w:cs="David"/>
          <w:sz w:val="24"/>
          <w:szCs w:val="24"/>
          <w:rtl/>
        </w:rPr>
        <w:tab/>
        <w:t xml:space="preserve">מובהר בזאת </w:t>
      </w:r>
      <w:proofErr w:type="spellStart"/>
      <w:r w:rsidRPr="00876F47">
        <w:rPr>
          <w:rFonts w:ascii="Times New Roman" w:eastAsia="Times New Roman" w:hAnsi="Times New Roman" w:cs="David"/>
          <w:sz w:val="24"/>
          <w:szCs w:val="24"/>
          <w:rtl/>
        </w:rPr>
        <w:t>שהתכניות</w:t>
      </w:r>
      <w:proofErr w:type="spellEnd"/>
      <w:r w:rsidRPr="00876F47">
        <w:rPr>
          <w:rFonts w:ascii="Times New Roman" w:eastAsia="Times New Roman" w:hAnsi="Times New Roman" w:cs="David"/>
          <w:sz w:val="24"/>
          <w:szCs w:val="24"/>
          <w:rtl/>
        </w:rPr>
        <w:t xml:space="preserve"> יוכנו לפי ביצוע בקטעים של הפרויקט ויכללו פתרונות לקטעי הביניים.</w:t>
      </w:r>
    </w:p>
    <w:p w14:paraId="498DAF16"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5B82AECA" w14:textId="77777777" w:rsidR="00876F47" w:rsidRPr="00876F47" w:rsidRDefault="005603EE" w:rsidP="00876F47">
      <w:pPr>
        <w:spacing w:before="0" w:beforeAutospacing="0" w:after="0" w:afterAutospacing="0" w:line="240" w:lineRule="auto"/>
        <w:ind w:left="720" w:hanging="720"/>
        <w:jc w:val="both"/>
        <w:rPr>
          <w:rFonts w:ascii="Times New Roman" w:eastAsia="Times New Roman" w:hAnsi="Times New Roman" w:cs="David"/>
          <w:sz w:val="24"/>
          <w:szCs w:val="24"/>
        </w:rPr>
      </w:pPr>
      <w:r>
        <w:rPr>
          <w:rFonts w:ascii="Times New Roman" w:eastAsia="Times New Roman" w:hAnsi="Times New Roman" w:cs="David"/>
          <w:sz w:val="24"/>
          <w:szCs w:val="24"/>
          <w:rtl/>
        </w:rPr>
        <w:t>7.</w:t>
      </w:r>
      <w:r>
        <w:rPr>
          <w:rFonts w:ascii="Times New Roman" w:eastAsia="Times New Roman" w:hAnsi="Times New Roman" w:cs="David"/>
          <w:sz w:val="24"/>
          <w:szCs w:val="24"/>
          <w:rtl/>
        </w:rPr>
        <w:tab/>
        <w:t xml:space="preserve">כל </w:t>
      </w:r>
      <w:proofErr w:type="spellStart"/>
      <w:r>
        <w:rPr>
          <w:rFonts w:ascii="Times New Roman" w:eastAsia="Times New Roman" w:hAnsi="Times New Roman" w:cs="David"/>
          <w:sz w:val="24"/>
          <w:szCs w:val="24"/>
          <w:rtl/>
        </w:rPr>
        <w:t>ת</w:t>
      </w:r>
      <w:r w:rsidR="00876F47" w:rsidRPr="00876F47">
        <w:rPr>
          <w:rFonts w:ascii="Times New Roman" w:eastAsia="Times New Roman" w:hAnsi="Times New Roman" w:cs="David"/>
          <w:sz w:val="24"/>
          <w:szCs w:val="24"/>
          <w:rtl/>
        </w:rPr>
        <w:t>כניות</w:t>
      </w:r>
      <w:proofErr w:type="spellEnd"/>
      <w:r w:rsidR="00876F47" w:rsidRPr="00876F47">
        <w:rPr>
          <w:rFonts w:ascii="Times New Roman" w:eastAsia="Times New Roman" w:hAnsi="Times New Roman" w:cs="David"/>
          <w:sz w:val="24"/>
          <w:szCs w:val="24"/>
          <w:rtl/>
        </w:rPr>
        <w:t xml:space="preserve"> הביצוע המתחייבות מכל תקן ודין לרבות אך לא רק מחלקיו השונים של ת"י 1547 – "</w:t>
      </w:r>
      <w:proofErr w:type="spellStart"/>
      <w:r w:rsidR="00876F47" w:rsidRPr="00876F47">
        <w:rPr>
          <w:rFonts w:ascii="Times New Roman" w:eastAsia="Times New Roman" w:hAnsi="Times New Roman" w:cs="David"/>
          <w:sz w:val="24"/>
          <w:szCs w:val="24"/>
          <w:rtl/>
        </w:rPr>
        <w:t>תכניות</w:t>
      </w:r>
      <w:proofErr w:type="spellEnd"/>
      <w:r w:rsidR="00876F47" w:rsidRPr="00876F47">
        <w:rPr>
          <w:rFonts w:ascii="Times New Roman" w:eastAsia="Times New Roman" w:hAnsi="Times New Roman" w:cs="David"/>
          <w:sz w:val="24"/>
          <w:szCs w:val="24"/>
          <w:rtl/>
        </w:rPr>
        <w:t xml:space="preserve"> ביצוע לבניינים ולעבודות פיתוח סביבתי".</w:t>
      </w:r>
    </w:p>
    <w:p w14:paraId="3F786661"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b/>
          <w:bCs/>
          <w:sz w:val="24"/>
          <w:szCs w:val="24"/>
          <w:u w:val="single"/>
          <w:rtl/>
        </w:rPr>
      </w:pPr>
    </w:p>
    <w:p w14:paraId="08FC7FC4" w14:textId="77777777" w:rsidR="00876F47" w:rsidRPr="00876F47" w:rsidRDefault="00876F47" w:rsidP="005603EE">
      <w:pPr>
        <w:spacing w:before="0" w:beforeAutospacing="0" w:after="0" w:afterAutospacing="0" w:line="240" w:lineRule="auto"/>
        <w:ind w:left="72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 xml:space="preserve">כל המסמכים </w:t>
      </w:r>
      <w:proofErr w:type="spellStart"/>
      <w:r w:rsidRPr="00876F47">
        <w:rPr>
          <w:rFonts w:ascii="Times New Roman" w:eastAsia="Times New Roman" w:hAnsi="Times New Roman" w:cs="David"/>
          <w:sz w:val="24"/>
          <w:szCs w:val="24"/>
          <w:rtl/>
        </w:rPr>
        <w:t>והתכניות</w:t>
      </w:r>
      <w:proofErr w:type="spellEnd"/>
      <w:r w:rsidRPr="00876F47">
        <w:rPr>
          <w:rFonts w:ascii="Times New Roman" w:eastAsia="Times New Roman" w:hAnsi="Times New Roman" w:cs="David"/>
          <w:sz w:val="24"/>
          <w:szCs w:val="24"/>
          <w:rtl/>
        </w:rPr>
        <w:t xml:space="preserve"> יערכו בשפה העברית.</w:t>
      </w:r>
    </w:p>
    <w:p w14:paraId="59BE4497"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735A2C25"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655C78BB"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2790905A"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6FFE8E2E"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13A1717A"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338B050D"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774D923F"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75F06282"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22001D86"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797960BD"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4081224E"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350DD6B0"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6EF1FB4C"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544278E3"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1524740F"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328523E4"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38BE9D66"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03A9150B"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08990950"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7206EC05"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0E99713B"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2F99B030"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3608ED6A" w14:textId="77777777" w:rsidR="005603EE" w:rsidRPr="00B27B4C" w:rsidRDefault="005603EE" w:rsidP="005603EE">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lastRenderedPageBreak/>
        <w:t>נספח "ט"</w:t>
      </w:r>
    </w:p>
    <w:p w14:paraId="0F88DC65" w14:textId="77777777" w:rsidR="005603EE" w:rsidRPr="00B27B4C" w:rsidRDefault="005603EE" w:rsidP="005603EE">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107BBCDA" w14:textId="77777777" w:rsidR="005603EE" w:rsidRPr="00B27B4C" w:rsidRDefault="005603EE" w:rsidP="005603EE">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7608A679" w14:textId="77777777" w:rsidR="005603EE" w:rsidRPr="00B27B4C" w:rsidRDefault="005603EE" w:rsidP="005603E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4E76166" w14:textId="77777777" w:rsidR="005603EE" w:rsidRPr="00B27B4C" w:rsidRDefault="005603EE" w:rsidP="005603E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B906031" w14:textId="77777777" w:rsidR="005603EE" w:rsidRPr="00B27B4C" w:rsidRDefault="005603EE" w:rsidP="005603E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CC72558" w14:textId="77777777" w:rsidR="005603EE" w:rsidRPr="00B27B4C" w:rsidRDefault="005603EE" w:rsidP="005603EE">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2EF09063" w14:textId="2763CB53" w:rsidR="005603EE" w:rsidRDefault="00862E7B" w:rsidP="005603EE">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D94FC99D8BE04788A5B5DDF64FFEF66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70" w:author="Kook Sec" w:date="2022-03-31T12:47:00Z">
            <w:r w:rsidR="00110F0D">
              <w:rPr>
                <w:rFonts w:ascii="Times New Roman" w:eastAsia="Times New Roman" w:hAnsi="Times New Roman" w:cs="David" w:hint="cs"/>
                <w:color w:val="008000"/>
                <w:sz w:val="24"/>
                <w:szCs w:val="24"/>
                <w:rtl/>
                <w:lang w:eastAsia="he-IL"/>
              </w:rPr>
              <w:t xml:space="preserve">פ.א פיתוח ובנייה בירושלים בע"מ </w:t>
            </w:r>
            <w:r w:rsidR="00110F0D">
              <w:rPr>
                <w:rFonts w:ascii="Times New Roman" w:eastAsia="Times New Roman" w:hAnsi="Times New Roman" w:cs="David" w:hint="cs"/>
                <w:color w:val="008000"/>
                <w:sz w:val="24"/>
                <w:szCs w:val="24"/>
                <w:rtl/>
                <w:lang w:eastAsia="he-IL"/>
              </w:rPr>
              <w:br/>
              <w:t>רח' יוני נתניהו 1 ג' אור יהודה ת.ד 715</w:t>
            </w:r>
            <w:r w:rsidR="00110F0D">
              <w:rPr>
                <w:rFonts w:ascii="Times New Roman" w:eastAsia="Times New Roman" w:hAnsi="Times New Roman" w:cs="David" w:hint="cs"/>
                <w:color w:val="008000"/>
                <w:sz w:val="24"/>
                <w:szCs w:val="24"/>
                <w:rtl/>
                <w:lang w:eastAsia="he-IL"/>
              </w:rPr>
              <w:br/>
              <w:t>513958009</w:t>
            </w:r>
          </w:ins>
        </w:sdtContent>
      </w:sdt>
      <w:r w:rsidR="005603EE" w:rsidRPr="00B27B4C">
        <w:rPr>
          <w:rFonts w:ascii="Times New Roman" w:eastAsia="Times New Roman" w:hAnsi="Times New Roman" w:cs="David" w:hint="cs"/>
          <w:color w:val="008000"/>
          <w:sz w:val="24"/>
          <w:szCs w:val="24"/>
          <w:rtl/>
          <w:lang w:eastAsia="he-IL"/>
        </w:rPr>
        <w:br/>
      </w:r>
    </w:p>
    <w:p w14:paraId="5DE003B3" w14:textId="77777777" w:rsidR="005603EE" w:rsidRPr="00B27B4C" w:rsidRDefault="005603EE" w:rsidP="005603EE">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9E0EE6">
        <w:rPr>
          <w:rFonts w:ascii="Times New Roman" w:eastAsia="Times New Roman" w:hAnsi="Times New Roman" w:cs="David" w:hint="cs"/>
          <w:sz w:val="24"/>
          <w:szCs w:val="24"/>
          <w:rtl/>
          <w:lang w:eastAsia="he-IL"/>
        </w:rPr>
        <w:t>המזמין)</w:t>
      </w:r>
    </w:p>
    <w:p w14:paraId="75FACCC8" w14:textId="77777777" w:rsidR="005603EE" w:rsidRPr="00B27B4C" w:rsidRDefault="005603EE" w:rsidP="005603EE">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318EFDEF" w14:textId="77777777" w:rsidR="005603EE" w:rsidRPr="00B27B4C" w:rsidRDefault="005603EE" w:rsidP="005603EE">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55B0753E" w14:textId="77777777" w:rsidR="005603EE" w:rsidRPr="00B27B4C" w:rsidRDefault="005603EE" w:rsidP="005603EE">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6D8EA6EF" w14:textId="77777777" w:rsidR="005603EE" w:rsidRPr="00B27B4C" w:rsidRDefault="005603EE" w:rsidP="005603EE">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14A70FBE" w14:textId="70A102D6" w:rsidR="005603EE" w:rsidRPr="00B27B4C" w:rsidRDefault="005603EE" w:rsidP="005603EE">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86D085FF429246919C923818F563F53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proofErr w:type="spellStart"/>
          <w:ins w:id="71" w:author="Kook Sec" w:date="2022-03-31T12:50:00Z">
            <w:r w:rsidR="005D1544">
              <w:rPr>
                <w:rFonts w:ascii="Times New Roman" w:eastAsia="Times New Roman" w:hAnsi="Times New Roman" w:cs="David"/>
                <w:color w:val="008000"/>
                <w:sz w:val="24"/>
                <w:szCs w:val="24"/>
                <w:rtl/>
                <w:lang w:eastAsia="he-IL"/>
              </w:rPr>
              <w:t>טוכמן</w:t>
            </w:r>
            <w:proofErr w:type="spellEnd"/>
            <w:r w:rsidR="005D1544">
              <w:rPr>
                <w:rFonts w:ascii="Times New Roman" w:eastAsia="Times New Roman" w:hAnsi="Times New Roman" w:cs="David"/>
                <w:color w:val="008000"/>
                <w:sz w:val="24"/>
                <w:szCs w:val="24"/>
                <w:rtl/>
                <w:lang w:eastAsia="he-IL"/>
              </w:rPr>
              <w:t xml:space="preserve"> מהנדסים ויועצים בע"מ</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91616886BDA3499B8FA2F27D2D889F5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ins w:id="72" w:author="Kook Sec" w:date="2022-03-31T12:45:00Z">
            <w:r w:rsidR="00110F0D">
              <w:rPr>
                <w:rFonts w:ascii="Times New Roman" w:eastAsia="Times New Roman" w:hAnsi="Times New Roman" w:cs="David"/>
                <w:color w:val="008000"/>
                <w:sz w:val="24"/>
                <w:szCs w:val="24"/>
                <w:rtl/>
                <w:lang w:eastAsia="he-IL"/>
              </w:rPr>
              <w:t>רמת שרת – מתחם דרומי</w:t>
            </w:r>
          </w:ins>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A7BE99A0687148F383423CB324AC845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r w:rsidRPr="00ED6C9C">
            <w:rPr>
              <w:rStyle w:val="a7"/>
              <w:color w:val="00B0F0"/>
              <w:rtl/>
            </w:rPr>
            <w:t>[תיאור עבודה]</w:t>
          </w:r>
        </w:sdtContent>
      </w:sdt>
      <w:r w:rsidRPr="00B27B4C">
        <w:rPr>
          <w:rFonts w:ascii="Times New Roman" w:eastAsia="Times New Roman" w:hAnsi="Times New Roman" w:cs="David" w:hint="cs"/>
          <w:sz w:val="24"/>
          <w:szCs w:val="24"/>
          <w:rtl/>
          <w:lang w:eastAsia="he-IL"/>
        </w:rPr>
        <w:t>, מאשר בזאת שהעבודות הנ"ל בוצעו והושלמו בהתאם להנחיותי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xml:space="preserve">, </w:t>
      </w:r>
      <w:proofErr w:type="spellStart"/>
      <w:r w:rsidRPr="00B27B4C">
        <w:rPr>
          <w:rFonts w:ascii="Times New Roman" w:eastAsia="Times New Roman" w:hAnsi="Times New Roman" w:cs="David" w:hint="cs"/>
          <w:sz w:val="24"/>
          <w:szCs w:val="24"/>
          <w:rtl/>
          <w:lang w:eastAsia="he-IL"/>
        </w:rPr>
        <w:t>לתכניותי</w:t>
      </w:r>
      <w:r w:rsidRPr="00B27B4C">
        <w:rPr>
          <w:rFonts w:ascii="Times New Roman" w:eastAsia="Times New Roman" w:hAnsi="Times New Roman" w:cs="David" w:hint="eastAsia"/>
          <w:sz w:val="24"/>
          <w:szCs w:val="24"/>
          <w:rtl/>
          <w:lang w:eastAsia="he-IL"/>
        </w:rPr>
        <w:t>י</w:t>
      </w:r>
      <w:proofErr w:type="spellEnd"/>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6813BBAC" w14:textId="77777777" w:rsidR="005603EE" w:rsidRPr="00B27B4C" w:rsidRDefault="005603EE" w:rsidP="005603EE">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5813928B" w14:textId="77777777" w:rsidR="005603EE" w:rsidRPr="00B27B4C" w:rsidRDefault="005603EE" w:rsidP="005603E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1E9CF44" w14:textId="77777777" w:rsidR="005603EE" w:rsidRPr="00B27B4C" w:rsidRDefault="005603EE" w:rsidP="005603E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1C12558" w14:textId="77777777" w:rsidR="005603EE" w:rsidRPr="00B27B4C" w:rsidRDefault="005603EE" w:rsidP="005603E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9C258F1" w14:textId="77777777" w:rsidR="005603EE" w:rsidRPr="00B27B4C" w:rsidRDefault="005603EE" w:rsidP="005603E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FDAFA53" w14:textId="77777777" w:rsidR="005603EE" w:rsidRDefault="005603EE" w:rsidP="005603EE">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6EC2201C" w14:textId="77777777" w:rsidR="005603EE" w:rsidRDefault="005603EE" w:rsidP="005603EE">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856C9D6" w14:textId="77777777" w:rsidR="005603EE" w:rsidRDefault="005603EE" w:rsidP="005603EE">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489CD5E" w14:textId="77777777" w:rsidR="005603EE" w:rsidRPr="00B27B4C" w:rsidRDefault="005603EE" w:rsidP="005603EE">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55985295" w14:textId="02F76113" w:rsidR="005603EE" w:rsidRPr="00B27B4C" w:rsidRDefault="00862E7B" w:rsidP="005603EE">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color w:val="008000"/>
            <w:sz w:val="24"/>
            <w:szCs w:val="24"/>
            <w:rtl/>
            <w:lang w:eastAsia="he-IL"/>
          </w:rPr>
          <w:alias w:val="שם ספק"/>
          <w:tag w:val="cntSupllierName"/>
          <w:id w:val="-235944507"/>
          <w:placeholder>
            <w:docPart w:val="B2ADEC1CFEF0420B9B79367DC4BE9D3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proofErr w:type="spellStart"/>
          <w:ins w:id="73" w:author="Kook Sec" w:date="2022-03-31T12:50:00Z">
            <w:r w:rsidR="005D1544">
              <w:rPr>
                <w:rFonts w:ascii="Times New Roman" w:eastAsia="Times New Roman" w:hAnsi="Times New Roman" w:cs="David"/>
                <w:color w:val="008000"/>
                <w:sz w:val="24"/>
                <w:szCs w:val="24"/>
                <w:rtl/>
                <w:lang w:eastAsia="he-IL"/>
              </w:rPr>
              <w:t>טוכמן</w:t>
            </w:r>
            <w:proofErr w:type="spellEnd"/>
            <w:r w:rsidR="005D1544">
              <w:rPr>
                <w:rFonts w:ascii="Times New Roman" w:eastAsia="Times New Roman" w:hAnsi="Times New Roman" w:cs="David"/>
                <w:color w:val="008000"/>
                <w:sz w:val="24"/>
                <w:szCs w:val="24"/>
                <w:rtl/>
                <w:lang w:eastAsia="he-IL"/>
              </w:rPr>
              <w:t xml:space="preserve"> מהנדסים ויועצים בע"מ</w:t>
            </w:r>
          </w:ins>
        </w:sdtContent>
      </w:sdt>
    </w:p>
    <w:p w14:paraId="4FA50A40" w14:textId="77777777" w:rsidR="005603EE" w:rsidRPr="00B27B4C" w:rsidRDefault="005603EE" w:rsidP="005603EE">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09871737" w14:textId="77777777" w:rsidR="005603EE" w:rsidRPr="00B27B4C" w:rsidRDefault="005603EE" w:rsidP="005603EE">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1E9243EB" w14:textId="77777777" w:rsidR="005603EE" w:rsidRPr="00B27B4C" w:rsidRDefault="005603EE" w:rsidP="005603EE">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lastRenderedPageBreak/>
        <w:t xml:space="preserve">נספח "י" </w:t>
      </w:r>
    </w:p>
    <w:p w14:paraId="6C4444EB" w14:textId="77777777" w:rsidR="005603EE" w:rsidRPr="00B27B4C" w:rsidRDefault="005603EE" w:rsidP="005603EE">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1214CE34" w14:textId="77777777" w:rsidR="005603EE" w:rsidRPr="00B27B4C" w:rsidRDefault="005603EE" w:rsidP="005603EE">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דוגמא לנוסח הצהרת ה</w:t>
      </w:r>
      <w:r w:rsidR="005D664B">
        <w:rPr>
          <w:rFonts w:ascii="Times New Roman" w:eastAsia="Times New Roman" w:hAnsi="Times New Roman" w:cs="David" w:hint="cs"/>
          <w:b/>
          <w:bCs/>
          <w:sz w:val="24"/>
          <w:szCs w:val="24"/>
          <w:u w:val="single"/>
          <w:rtl/>
          <w:lang w:eastAsia="he-IL"/>
        </w:rPr>
        <w:t>יועץ</w:t>
      </w:r>
      <w:r w:rsidRPr="00B27B4C">
        <w:rPr>
          <w:rFonts w:ascii="Times New Roman" w:eastAsia="Times New Roman" w:hAnsi="Times New Roman" w:cs="David" w:hint="cs"/>
          <w:b/>
          <w:bCs/>
          <w:sz w:val="24"/>
          <w:szCs w:val="24"/>
          <w:u w:val="single"/>
          <w:rtl/>
          <w:lang w:eastAsia="he-IL"/>
        </w:rPr>
        <w:t xml:space="preserve"> בדבר היעדר תביעות</w:t>
      </w:r>
    </w:p>
    <w:p w14:paraId="43376AD8" w14:textId="77777777" w:rsidR="005603EE" w:rsidRPr="00B27B4C" w:rsidRDefault="005603EE" w:rsidP="005603EE">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400AC506" w14:textId="050DA26D"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1A951B481D384E6AAD05577B624F6BB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74" w:author="Kook Sec" w:date="2022-03-31T12:47:00Z">
            <w:r w:rsidR="00110F0D">
              <w:rPr>
                <w:rFonts w:ascii="Times New Roman" w:eastAsia="Times New Roman" w:hAnsi="Times New Roman" w:cs="David" w:hint="cs"/>
                <w:color w:val="008000"/>
                <w:sz w:val="24"/>
                <w:szCs w:val="24"/>
                <w:rtl/>
                <w:lang w:eastAsia="he-IL"/>
              </w:rPr>
              <w:t xml:space="preserve">פ.א פיתוח ובנייה בירושלים בע"מ </w:t>
            </w:r>
            <w:r w:rsidR="00110F0D">
              <w:rPr>
                <w:rFonts w:ascii="Times New Roman" w:eastAsia="Times New Roman" w:hAnsi="Times New Roman" w:cs="David" w:hint="cs"/>
                <w:color w:val="008000"/>
                <w:sz w:val="24"/>
                <w:szCs w:val="24"/>
                <w:rtl/>
                <w:lang w:eastAsia="he-IL"/>
              </w:rPr>
              <w:br/>
              <w:t>רח' יוני נתניהו 1 ג' אור יהודה ת.ד 715</w:t>
            </w:r>
            <w:r w:rsidR="00110F0D">
              <w:rPr>
                <w:rFonts w:ascii="Times New Roman" w:eastAsia="Times New Roman" w:hAnsi="Times New Roman" w:cs="David" w:hint="cs"/>
                <w:color w:val="008000"/>
                <w:sz w:val="24"/>
                <w:szCs w:val="24"/>
                <w:rtl/>
                <w:lang w:eastAsia="he-IL"/>
              </w:rPr>
              <w:br/>
              <w:t>513958009</w:t>
            </w:r>
          </w:ins>
        </w:sdtContent>
      </w:sdt>
    </w:p>
    <w:p w14:paraId="783547E0"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F134E44"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roofErr w:type="spellStart"/>
      <w:r w:rsidRPr="00B27B4C">
        <w:rPr>
          <w:rFonts w:ascii="Times New Roman" w:eastAsia="Times New Roman" w:hAnsi="Times New Roman" w:cs="David" w:hint="cs"/>
          <w:sz w:val="24"/>
          <w:szCs w:val="24"/>
          <w:rtl/>
          <w:lang w:eastAsia="he-IL"/>
        </w:rPr>
        <w:t>ג.א.נ</w:t>
      </w:r>
      <w:proofErr w:type="spellEnd"/>
      <w:r w:rsidRPr="00B27B4C">
        <w:rPr>
          <w:rFonts w:ascii="Times New Roman" w:eastAsia="Times New Roman" w:hAnsi="Times New Roman" w:cs="David" w:hint="cs"/>
          <w:sz w:val="24"/>
          <w:szCs w:val="24"/>
          <w:rtl/>
          <w:lang w:eastAsia="he-IL"/>
        </w:rPr>
        <w:t>.,</w:t>
      </w:r>
    </w:p>
    <w:p w14:paraId="12AE6424"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7447FF6" w14:textId="6A75D3F5"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w:t>
      </w:r>
      <w:proofErr w:type="spellStart"/>
      <w:r w:rsidRPr="00B27B4C">
        <w:rPr>
          <w:rFonts w:ascii="Times New Roman" w:eastAsia="Times New Roman" w:hAnsi="Times New Roman" w:cs="David" w:hint="cs"/>
          <w:sz w:val="24"/>
          <w:szCs w:val="24"/>
          <w:rtl/>
          <w:lang w:eastAsia="he-IL"/>
        </w:rPr>
        <w:t>להלן:"</w:t>
      </w:r>
      <w:r w:rsidRPr="00B27B4C">
        <w:rPr>
          <w:rFonts w:ascii="Times New Roman" w:eastAsia="Times New Roman" w:hAnsi="Times New Roman" w:cs="David" w:hint="cs"/>
          <w:b/>
          <w:bCs/>
          <w:sz w:val="24"/>
          <w:szCs w:val="24"/>
          <w:rtl/>
          <w:lang w:eastAsia="he-IL"/>
        </w:rPr>
        <w:t>היתרה</w:t>
      </w:r>
      <w:proofErr w:type="spellEnd"/>
      <w:r w:rsidRPr="00B27B4C">
        <w:rPr>
          <w:rFonts w:ascii="Times New Roman" w:eastAsia="Times New Roman" w:hAnsi="Times New Roman" w:cs="David" w:hint="cs"/>
          <w:b/>
          <w:bCs/>
          <w:sz w:val="24"/>
          <w:szCs w:val="24"/>
          <w:rtl/>
          <w:lang w:eastAsia="he-IL"/>
        </w:rPr>
        <w:t xml:space="preserve">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17C32BFAC6B2451AA2F8C3656C2C6A1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75" w:author="Kook Sec" w:date="2022-03-31T12:45:00Z">
            <w:r w:rsidR="00110F0D">
              <w:rPr>
                <w:rFonts w:ascii="Times New Roman" w:eastAsia="Times New Roman" w:hAnsi="Times New Roman" w:cs="David" w:hint="cs"/>
                <w:color w:val="008000"/>
                <w:sz w:val="24"/>
                <w:szCs w:val="24"/>
                <w:rtl/>
                <w:lang w:eastAsia="he-IL"/>
              </w:rPr>
              <w:t>רמת שרת – מתחם דרומי</w:t>
            </w:r>
          </w:ins>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A9DDC5724C9D4D94AFF5BE40DB66120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D6C9C">
            <w:rPr>
              <w:rStyle w:val="a7"/>
              <w:color w:val="00B0F0"/>
              <w:rtl/>
            </w:rPr>
            <w:t>[תאריך חתימת חוזה]</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29EDD3C4"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23E1C00D"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6916EE4"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3457F533"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2D666D3C"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D796A1E"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45E8DA23"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105575F"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14F58525"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A01A7AC"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1C8A330D"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7CD52AB9"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8D4F378"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3C8D0A9A" w14:textId="77777777" w:rsidR="005603EE" w:rsidRPr="00B27B4C" w:rsidRDefault="005603EE" w:rsidP="005603EE">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09DC7EC7" w14:textId="77777777" w:rsidR="005603EE" w:rsidRDefault="005603EE" w:rsidP="005603EE">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חתימה וחותמת ה</w:t>
      </w:r>
      <w:r w:rsidR="005D664B">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w:t>
      </w:r>
    </w:p>
    <w:p w14:paraId="6AF8610C" w14:textId="77777777" w:rsidR="005603EE" w:rsidRDefault="005603EE" w:rsidP="005603EE">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55AFF182" w14:textId="77777777" w:rsidR="005603EE" w:rsidRPr="009130F0" w:rsidRDefault="005603EE" w:rsidP="005603EE">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59D0F4A6" w14:textId="398E9763" w:rsidR="005603EE" w:rsidRPr="009130F0" w:rsidRDefault="005603EE" w:rsidP="00D936EF">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2094737100"/>
          <w:placeholder>
            <w:docPart w:val="981F0720067C4A268F21E7C6CB33EB6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proofErr w:type="spellStart"/>
          <w:ins w:id="76" w:author="Kook Sec" w:date="2022-03-31T12:50:00Z">
            <w:r w:rsidR="005D1544">
              <w:rPr>
                <w:rFonts w:ascii="Times New Roman" w:eastAsia="Times New Roman" w:hAnsi="Times New Roman" w:cs="David"/>
                <w:color w:val="008000"/>
                <w:sz w:val="24"/>
                <w:szCs w:val="24"/>
                <w:rtl/>
                <w:lang w:eastAsia="he-IL"/>
              </w:rPr>
              <w:t>טוכמן</w:t>
            </w:r>
            <w:proofErr w:type="spellEnd"/>
            <w:r w:rsidR="005D1544">
              <w:rPr>
                <w:rFonts w:ascii="Times New Roman" w:eastAsia="Times New Roman" w:hAnsi="Times New Roman" w:cs="David"/>
                <w:color w:val="008000"/>
                <w:sz w:val="24"/>
                <w:szCs w:val="24"/>
                <w:rtl/>
                <w:lang w:eastAsia="he-IL"/>
              </w:rPr>
              <w:t xml:space="preserve"> מהנדסים ויועצים בע"מ</w:t>
            </w:r>
          </w:ins>
        </w:sdtContent>
      </w:sdt>
    </w:p>
    <w:p w14:paraId="404657C6"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65A22E1B"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19CFA039" w14:textId="77777777" w:rsidR="005603EE" w:rsidRDefault="005603EE" w:rsidP="005603EE">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4D425916"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05608B8B"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w:t>
      </w:r>
      <w:proofErr w:type="spellStart"/>
      <w:r w:rsidRPr="00B27B4C">
        <w:rPr>
          <w:rFonts w:ascii="Times New Roman" w:eastAsia="Times New Roman" w:hAnsi="Times New Roman" w:cs="David" w:hint="cs"/>
          <w:sz w:val="24"/>
          <w:szCs w:val="24"/>
          <w:rtl/>
          <w:lang w:eastAsia="he-IL"/>
        </w:rPr>
        <w:t>להלן:"</w:t>
      </w:r>
      <w:r w:rsidRPr="00B27B4C">
        <w:rPr>
          <w:rFonts w:ascii="Times New Roman" w:eastAsia="Times New Roman" w:hAnsi="Times New Roman" w:cs="David" w:hint="cs"/>
          <w:b/>
          <w:bCs/>
          <w:sz w:val="24"/>
          <w:szCs w:val="24"/>
          <w:rtl/>
          <w:lang w:eastAsia="he-IL"/>
        </w:rPr>
        <w:t>החברה</w:t>
      </w:r>
      <w:proofErr w:type="spellEnd"/>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63D61236" w14:textId="77777777" w:rsidR="005603EE" w:rsidRPr="00B27B4C" w:rsidRDefault="005603EE" w:rsidP="005603EE">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26857CBB" w14:textId="77777777" w:rsidR="005603EE" w:rsidRPr="00B27B4C" w:rsidRDefault="005603EE" w:rsidP="005603EE">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6A0EE6FA" w14:textId="77777777" w:rsidR="005603EE" w:rsidRPr="00B27B4C" w:rsidRDefault="005603EE" w:rsidP="005603EE">
      <w:pPr>
        <w:widowControl w:val="0"/>
        <w:spacing w:before="0" w:beforeAutospacing="0" w:after="0" w:afterAutospacing="0" w:line="240" w:lineRule="auto"/>
        <w:rPr>
          <w:rFonts w:ascii="Times New Roman" w:eastAsia="Times New Roman" w:hAnsi="Times New Roman" w:cs="David"/>
          <w:sz w:val="20"/>
          <w:szCs w:val="20"/>
          <w:rtl/>
          <w:lang w:eastAsia="he-IL"/>
        </w:rPr>
      </w:pPr>
    </w:p>
    <w:p w14:paraId="58BFE4E1" w14:textId="77777777" w:rsidR="005603EE" w:rsidRPr="00B27B4C" w:rsidRDefault="005603EE" w:rsidP="005603EE">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54BC6055"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59C8797D" w14:textId="77777777" w:rsidR="005603EE" w:rsidRPr="00B27B4C" w:rsidRDefault="005603EE" w:rsidP="005603EE">
      <w:pPr>
        <w:spacing w:before="0" w:beforeAutospacing="0" w:after="0" w:afterAutospacing="0" w:line="240" w:lineRule="auto"/>
        <w:rPr>
          <w:rFonts w:ascii="Times New Roman" w:eastAsia="Times New Roman" w:hAnsi="Times New Roman" w:cs="David"/>
          <w:sz w:val="20"/>
          <w:szCs w:val="24"/>
          <w:rtl/>
        </w:rPr>
      </w:pPr>
    </w:p>
    <w:p w14:paraId="7AE99DBA" w14:textId="77777777" w:rsidR="001A69D5" w:rsidRPr="00134C85" w:rsidRDefault="001A69D5" w:rsidP="005603EE">
      <w:pPr>
        <w:widowControl w:val="0"/>
        <w:spacing w:before="0" w:beforeAutospacing="0" w:after="0" w:afterAutospacing="0" w:line="240" w:lineRule="auto"/>
        <w:jc w:val="center"/>
        <w:outlineLvl w:val="7"/>
        <w:rPr>
          <w:rFonts w:ascii="David" w:hAnsi="David" w:cs="David"/>
        </w:rPr>
      </w:pPr>
    </w:p>
    <w:sectPr w:rsidR="001A69D5" w:rsidRPr="00134C85" w:rsidSect="005D1544">
      <w:headerReference w:type="default" r:id="rId13"/>
      <w:footerReference w:type="default" r:id="rId14"/>
      <w:pgSz w:w="11906" w:h="16838"/>
      <w:pgMar w:top="1170" w:right="1800" w:bottom="1440" w:left="1710" w:header="708" w:footer="0" w:gutter="0"/>
      <w:cols w:space="708"/>
      <w:bidi/>
      <w:rtlGutter/>
      <w:docGrid w:linePitch="360"/>
      <w:sectPrChange w:id="80" w:author="Kook Sec" w:date="2022-03-31T12:56:00Z">
        <w:sectPr w:rsidR="001A69D5" w:rsidRPr="00134C85" w:rsidSect="005D1544">
          <w:pgMar w:top="1440" w:right="1800" w:bottom="1440" w:left="1800" w:header="708" w:footer="0" w:gutter="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08BFC21" w14:textId="77777777" w:rsidR="00E35D09" w:rsidRDefault="00E35D09" w:rsidP="00AF234B">
      <w:pPr>
        <w:spacing w:before="0" w:after="0" w:line="240" w:lineRule="auto"/>
      </w:pPr>
      <w:r>
        <w:separator/>
      </w:r>
    </w:p>
  </w:endnote>
  <w:endnote w:type="continuationSeparator" w:id="0">
    <w:p w14:paraId="6D3C0E65" w14:textId="77777777" w:rsidR="00E35D09" w:rsidRDefault="00E35D09" w:rsidP="00AF234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David">
    <w:altName w:val="David"/>
    <w:charset w:val="B1"/>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1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46"/>
      <w:gridCol w:w="2810"/>
      <w:gridCol w:w="233"/>
      <w:gridCol w:w="1044"/>
      <w:gridCol w:w="1763"/>
    </w:tblGrid>
    <w:tr w:rsidR="00110F0D" w:rsidRPr="002B6EAB" w14:paraId="34805D07" w14:textId="77777777" w:rsidTr="002B6EAB">
      <w:tc>
        <w:tcPr>
          <w:tcW w:w="810" w:type="dxa"/>
        </w:tcPr>
        <w:p w14:paraId="0651D326" w14:textId="6F47F704" w:rsidR="00110F0D" w:rsidRPr="002B6EAB" w:rsidRDefault="00110F0D" w:rsidP="002B6EAB">
          <w:pPr>
            <w:tabs>
              <w:tab w:val="center" w:pos="4153"/>
              <w:tab w:val="right" w:pos="8306"/>
            </w:tabs>
            <w:spacing w:before="0" w:after="0" w:line="240" w:lineRule="auto"/>
            <w:rPr>
              <w:rFonts w:ascii="David" w:hAnsi="David"/>
              <w:sz w:val="20"/>
              <w:szCs w:val="20"/>
              <w:rtl/>
            </w:rPr>
          </w:pPr>
          <w:del w:id="77" w:author="Kook Sec" w:date="2022-03-31T12:50:00Z">
            <w:r w:rsidRPr="002B6EAB" w:rsidDel="00110F0D">
              <w:rPr>
                <w:rFonts w:ascii="David" w:hAnsi="David" w:hint="cs"/>
                <w:sz w:val="20"/>
                <w:szCs w:val="20"/>
                <w:rtl/>
              </w:rPr>
              <w:delText>פרויקט</w:delText>
            </w:r>
          </w:del>
          <w:r w:rsidRPr="002B6EAB">
            <w:rPr>
              <w:rFonts w:ascii="David" w:hAnsi="David" w:hint="cs"/>
              <w:sz w:val="20"/>
              <w:szCs w:val="20"/>
              <w:rtl/>
            </w:rPr>
            <w:t xml:space="preserve">: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646" w:type="dxa"/>
            </w:tcPr>
            <w:p w14:paraId="0C1E1B1F" w14:textId="65447928" w:rsidR="00110F0D" w:rsidRPr="002B6EAB" w:rsidRDefault="00110F0D" w:rsidP="002B6EAB">
              <w:pPr>
                <w:tabs>
                  <w:tab w:val="center" w:pos="4153"/>
                  <w:tab w:val="right" w:pos="8306"/>
                </w:tabs>
                <w:spacing w:before="0" w:after="0" w:line="240" w:lineRule="auto"/>
                <w:rPr>
                  <w:rFonts w:ascii="David" w:hAnsi="David"/>
                  <w:color w:val="00B0F0"/>
                  <w:sz w:val="20"/>
                  <w:szCs w:val="20"/>
                  <w:rtl/>
                </w:rPr>
              </w:pPr>
              <w:ins w:id="78" w:author="Kook Sec" w:date="2022-03-31T12:45:00Z">
                <w:r>
                  <w:rPr>
                    <w:rFonts w:ascii="David" w:hAnsi="David"/>
                    <w:color w:val="00B0F0"/>
                    <w:sz w:val="20"/>
                    <w:szCs w:val="20"/>
                    <w:rtl/>
                  </w:rPr>
                  <w:t>פ.א פיתוח ובנייה בירושלים בע"מ</w:t>
                </w:r>
              </w:ins>
            </w:p>
          </w:tc>
        </w:sdtContent>
      </w:sdt>
      <w:tc>
        <w:tcPr>
          <w:tcW w:w="2810" w:type="dxa"/>
        </w:tcPr>
        <w:p w14:paraId="7A031E38" w14:textId="77777777" w:rsidR="00110F0D" w:rsidRPr="002B6EAB" w:rsidRDefault="00110F0D" w:rsidP="002B6EAB">
          <w:pPr>
            <w:tabs>
              <w:tab w:val="center" w:pos="4153"/>
              <w:tab w:val="right" w:pos="8306"/>
            </w:tabs>
            <w:spacing w:before="0" w:after="0" w:line="240" w:lineRule="auto"/>
            <w:rPr>
              <w:rFonts w:ascii="David" w:hAnsi="David"/>
              <w:sz w:val="20"/>
              <w:szCs w:val="20"/>
              <w:rtl/>
            </w:rPr>
          </w:pPr>
          <w:r w:rsidRPr="002B6EAB">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hint="cs"/>
                  <w:sz w:val="20"/>
                  <w:szCs w:val="20"/>
                  <w:rtl/>
                </w:rPr>
                <w:t xml:space="preserve">יועץ בטיחות </w:t>
              </w:r>
            </w:sdtContent>
          </w:sdt>
        </w:p>
      </w:tc>
      <w:tc>
        <w:tcPr>
          <w:tcW w:w="233" w:type="dxa"/>
        </w:tcPr>
        <w:p w14:paraId="64AB3FC1" w14:textId="77777777" w:rsidR="00110F0D" w:rsidRPr="002B6EAB" w:rsidRDefault="00110F0D" w:rsidP="002B6EAB">
          <w:pPr>
            <w:tabs>
              <w:tab w:val="center" w:pos="4153"/>
              <w:tab w:val="right" w:pos="8306"/>
            </w:tabs>
            <w:spacing w:before="0" w:after="0" w:line="240" w:lineRule="auto"/>
            <w:rPr>
              <w:rFonts w:ascii="David" w:hAnsi="David"/>
              <w:sz w:val="16"/>
              <w:szCs w:val="16"/>
              <w:rtl/>
            </w:rPr>
          </w:pPr>
        </w:p>
      </w:tc>
      <w:tc>
        <w:tcPr>
          <w:tcW w:w="1044" w:type="dxa"/>
        </w:tcPr>
        <w:p w14:paraId="18B9C13B" w14:textId="77777777" w:rsidR="00110F0D" w:rsidRPr="002B6EAB" w:rsidRDefault="00110F0D" w:rsidP="002B6EAB">
          <w:pPr>
            <w:tabs>
              <w:tab w:val="center" w:pos="4153"/>
              <w:tab w:val="right" w:pos="8306"/>
            </w:tabs>
            <w:spacing w:before="0" w:after="0" w:line="240" w:lineRule="auto"/>
            <w:rPr>
              <w:rFonts w:ascii="David" w:hAnsi="David"/>
              <w:sz w:val="20"/>
              <w:szCs w:val="20"/>
              <w:rtl/>
            </w:rPr>
          </w:pPr>
          <w:r w:rsidRPr="002B6EAB">
            <w:rPr>
              <w:rFonts w:ascii="David" w:hAnsi="David"/>
              <w:sz w:val="20"/>
              <w:szCs w:val="20"/>
              <w:rtl/>
            </w:rPr>
            <w:t>מס' חוזה</w:t>
          </w:r>
          <w:r w:rsidRPr="002B6EAB">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1763" w:type="dxa"/>
            </w:tcPr>
            <w:p w14:paraId="2936C06A" w14:textId="77777777" w:rsidR="00110F0D" w:rsidRPr="002B6EAB" w:rsidRDefault="00110F0D" w:rsidP="002B6EAB">
              <w:pPr>
                <w:tabs>
                  <w:tab w:val="center" w:pos="4153"/>
                  <w:tab w:val="right" w:pos="8306"/>
                </w:tabs>
                <w:spacing w:before="0" w:after="0" w:line="240" w:lineRule="auto"/>
                <w:rPr>
                  <w:rFonts w:ascii="David" w:hAnsi="David"/>
                  <w:sz w:val="20"/>
                  <w:szCs w:val="20"/>
                  <w:rtl/>
                </w:rPr>
              </w:pPr>
              <w:r>
                <w:rPr>
                  <w:rFonts w:ascii="David" w:hAnsi="David" w:hint="cs"/>
                  <w:sz w:val="20"/>
                  <w:szCs w:val="20"/>
                </w:rPr>
                <w:t>CONT-5-582</w:t>
              </w:r>
            </w:p>
          </w:tc>
        </w:sdtContent>
      </w:sdt>
    </w:tr>
    <w:tr w:rsidR="00110F0D" w:rsidRPr="002B6EAB" w14:paraId="4D5F71C6" w14:textId="77777777" w:rsidTr="002B6EAB">
      <w:tc>
        <w:tcPr>
          <w:tcW w:w="810" w:type="dxa"/>
        </w:tcPr>
        <w:p w14:paraId="3B7DAA10" w14:textId="77777777" w:rsidR="00110F0D" w:rsidRPr="002B6EAB" w:rsidRDefault="00110F0D" w:rsidP="002B6EAB">
          <w:pPr>
            <w:tabs>
              <w:tab w:val="center" w:pos="4153"/>
              <w:tab w:val="right" w:pos="8306"/>
            </w:tabs>
            <w:spacing w:before="0" w:after="0" w:line="240" w:lineRule="auto"/>
            <w:rPr>
              <w:rFonts w:ascii="David" w:hAnsi="David"/>
              <w:sz w:val="20"/>
              <w:szCs w:val="20"/>
              <w:rtl/>
            </w:rPr>
          </w:pPr>
          <w:r w:rsidRPr="002B6EAB">
            <w:rPr>
              <w:rFonts w:ascii="David" w:hAnsi="David" w:hint="cs"/>
              <w:sz w:val="20"/>
              <w:szCs w:val="20"/>
              <w:rtl/>
            </w:rPr>
            <w:t>ספק:</w:t>
          </w:r>
        </w:p>
      </w:tc>
      <w:sdt>
        <w:sdtPr>
          <w:rPr>
            <w:rFonts w:ascii="David" w:hAnsi="David" w:cs="Arial"/>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646" w:type="dxa"/>
            </w:tcPr>
            <w:p w14:paraId="5EF1FD74" w14:textId="5A0CFD75" w:rsidR="00110F0D" w:rsidRPr="002B6EAB" w:rsidRDefault="005D1544" w:rsidP="002B6EAB">
              <w:pPr>
                <w:tabs>
                  <w:tab w:val="center" w:pos="4153"/>
                  <w:tab w:val="right" w:pos="8306"/>
                </w:tabs>
                <w:spacing w:before="0" w:after="0" w:line="240" w:lineRule="auto"/>
                <w:rPr>
                  <w:rFonts w:ascii="David" w:hAnsi="David"/>
                  <w:color w:val="00B0F0"/>
                  <w:sz w:val="20"/>
                  <w:szCs w:val="20"/>
                  <w:rtl/>
                </w:rPr>
              </w:pPr>
              <w:proofErr w:type="spellStart"/>
              <w:ins w:id="79" w:author="Kook Sec" w:date="2022-03-31T12:50:00Z">
                <w:r w:rsidRPr="005D1544">
                  <w:rPr>
                    <w:rFonts w:ascii="David" w:hAnsi="David" w:cs="Arial"/>
                    <w:color w:val="00B0F0"/>
                    <w:sz w:val="20"/>
                    <w:szCs w:val="20"/>
                    <w:rtl/>
                  </w:rPr>
                  <w:t>טוכמן</w:t>
                </w:r>
                <w:proofErr w:type="spellEnd"/>
                <w:r w:rsidRPr="005D1544">
                  <w:rPr>
                    <w:rFonts w:ascii="David" w:hAnsi="David" w:cs="Arial"/>
                    <w:color w:val="00B0F0"/>
                    <w:sz w:val="20"/>
                    <w:szCs w:val="20"/>
                    <w:rtl/>
                  </w:rPr>
                  <w:t xml:space="preserve"> מהנדסים ויועצים בע"מ</w:t>
                </w:r>
              </w:ins>
            </w:p>
          </w:tc>
        </w:sdtContent>
      </w:sdt>
      <w:tc>
        <w:tcPr>
          <w:tcW w:w="2810" w:type="dxa"/>
        </w:tcPr>
        <w:tbl>
          <w:tblPr>
            <w:tblStyle w:val="13"/>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110F0D" w:rsidRPr="002B6EAB" w14:paraId="3A253082" w14:textId="77777777" w:rsidTr="00110F0D">
            <w:trPr>
              <w:trHeight w:val="201"/>
            </w:trPr>
            <w:tc>
              <w:tcPr>
                <w:tcW w:w="926" w:type="dxa"/>
              </w:tcPr>
              <w:p w14:paraId="04953C96" w14:textId="77777777" w:rsidR="00110F0D" w:rsidRPr="002B6EAB" w:rsidRDefault="00110F0D" w:rsidP="002B6EAB">
                <w:pPr>
                  <w:tabs>
                    <w:tab w:val="center" w:pos="4153"/>
                    <w:tab w:val="right" w:pos="8306"/>
                  </w:tabs>
                  <w:spacing w:before="0" w:after="0" w:line="240" w:lineRule="auto"/>
                  <w:rPr>
                    <w:rFonts w:ascii="David" w:hAnsi="David"/>
                    <w:sz w:val="20"/>
                    <w:szCs w:val="20"/>
                    <w:rtl/>
                  </w:rPr>
                </w:pPr>
                <w:r w:rsidRPr="002B6EAB">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6C41FA1E" w14:textId="77777777" w:rsidR="00110F0D" w:rsidRPr="002B6EAB" w:rsidRDefault="00110F0D" w:rsidP="002B6EAB">
                    <w:pPr>
                      <w:tabs>
                        <w:tab w:val="center" w:pos="4153"/>
                        <w:tab w:val="right" w:pos="8306"/>
                      </w:tabs>
                      <w:spacing w:before="0" w:after="0" w:line="240" w:lineRule="auto"/>
                      <w:ind w:left="1" w:hanging="1"/>
                      <w:rPr>
                        <w:rFonts w:ascii="David" w:hAnsi="David"/>
                        <w:color w:val="00B0F0"/>
                        <w:sz w:val="20"/>
                        <w:szCs w:val="20"/>
                        <w:rtl/>
                      </w:rPr>
                    </w:pPr>
                    <w:r w:rsidRPr="002B6EAB">
                      <w:rPr>
                        <w:rFonts w:ascii="David" w:hAnsi="David"/>
                        <w:color w:val="00B0F0"/>
                        <w:sz w:val="20"/>
                        <w:szCs w:val="20"/>
                        <w:rtl/>
                      </w:rPr>
                      <w:t>[גרסת חוזה]</w:t>
                    </w:r>
                  </w:p>
                </w:tc>
              </w:sdtContent>
            </w:sdt>
          </w:tr>
        </w:tbl>
        <w:p w14:paraId="3FC2BC60" w14:textId="77777777" w:rsidR="00110F0D" w:rsidRPr="002B6EAB" w:rsidRDefault="00110F0D" w:rsidP="002B6EAB">
          <w:pPr>
            <w:tabs>
              <w:tab w:val="center" w:pos="4153"/>
              <w:tab w:val="right" w:pos="8306"/>
            </w:tabs>
            <w:spacing w:before="0" w:after="0" w:line="240" w:lineRule="auto"/>
            <w:rPr>
              <w:rFonts w:ascii="David" w:hAnsi="David"/>
              <w:sz w:val="20"/>
              <w:szCs w:val="20"/>
              <w:rtl/>
            </w:rPr>
          </w:pPr>
        </w:p>
      </w:tc>
      <w:tc>
        <w:tcPr>
          <w:tcW w:w="233" w:type="dxa"/>
        </w:tcPr>
        <w:p w14:paraId="2CC17DDA" w14:textId="77777777" w:rsidR="00110F0D" w:rsidRPr="002B6EAB" w:rsidRDefault="00110F0D" w:rsidP="002B6EAB">
          <w:pPr>
            <w:tabs>
              <w:tab w:val="center" w:pos="4153"/>
              <w:tab w:val="right" w:pos="8306"/>
            </w:tabs>
            <w:spacing w:before="0" w:after="0" w:line="240" w:lineRule="auto"/>
            <w:rPr>
              <w:rFonts w:ascii="David" w:hAnsi="David"/>
              <w:sz w:val="20"/>
              <w:szCs w:val="20"/>
              <w:rtl/>
            </w:rPr>
          </w:pPr>
        </w:p>
      </w:tc>
      <w:tc>
        <w:tcPr>
          <w:tcW w:w="1044" w:type="dxa"/>
        </w:tcPr>
        <w:p w14:paraId="1605D8E8" w14:textId="77777777" w:rsidR="00110F0D" w:rsidRPr="002B6EAB" w:rsidRDefault="00110F0D" w:rsidP="002B6EAB">
          <w:pPr>
            <w:tabs>
              <w:tab w:val="center" w:pos="4153"/>
              <w:tab w:val="right" w:pos="8306"/>
            </w:tabs>
            <w:spacing w:before="0" w:after="0" w:line="240" w:lineRule="auto"/>
            <w:rPr>
              <w:rFonts w:ascii="David" w:hAnsi="David"/>
              <w:sz w:val="20"/>
              <w:szCs w:val="20"/>
              <w:rtl/>
            </w:rPr>
          </w:pPr>
          <w:r w:rsidRPr="002B6EAB">
            <w:rPr>
              <w:rFonts w:ascii="David" w:hAnsi="David" w:hint="cs"/>
              <w:sz w:val="20"/>
              <w:szCs w:val="20"/>
              <w:rtl/>
            </w:rPr>
            <w:t>סטטוס:</w:t>
          </w:r>
        </w:p>
      </w:tc>
      <w:tc>
        <w:tcPr>
          <w:tcW w:w="1763" w:type="dxa"/>
        </w:tcPr>
        <w:p w14:paraId="795F0568" w14:textId="77777777" w:rsidR="00110F0D" w:rsidRPr="002B6EAB" w:rsidRDefault="00862E7B" w:rsidP="002B6EAB">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r w:rsidR="00110F0D" w:rsidRPr="002B6EAB">
                <w:rPr>
                  <w:rFonts w:ascii="David" w:hAnsi="David"/>
                  <w:color w:val="00B0F0"/>
                  <w:sz w:val="20"/>
                  <w:szCs w:val="20"/>
                  <w:rtl/>
                </w:rPr>
                <w:t>[סטטוס חוזה]</w:t>
              </w:r>
            </w:sdtContent>
          </w:sdt>
        </w:p>
      </w:tc>
    </w:tr>
    <w:tr w:rsidR="00110F0D" w:rsidRPr="002B6EAB" w14:paraId="31716929" w14:textId="77777777" w:rsidTr="002B6EAB">
      <w:trPr>
        <w:trHeight w:val="80"/>
      </w:trPr>
      <w:tc>
        <w:tcPr>
          <w:tcW w:w="810" w:type="dxa"/>
        </w:tcPr>
        <w:p w14:paraId="619C90AB" w14:textId="77777777" w:rsidR="00110F0D" w:rsidRPr="002B6EAB" w:rsidRDefault="00110F0D" w:rsidP="002B6EAB">
          <w:pPr>
            <w:tabs>
              <w:tab w:val="center" w:pos="4153"/>
              <w:tab w:val="right" w:pos="8306"/>
            </w:tabs>
            <w:spacing w:before="0" w:after="0" w:line="240" w:lineRule="auto"/>
            <w:rPr>
              <w:rFonts w:ascii="David" w:hAnsi="David"/>
              <w:sz w:val="20"/>
              <w:szCs w:val="20"/>
              <w:rtl/>
            </w:rPr>
          </w:pPr>
        </w:p>
      </w:tc>
      <w:tc>
        <w:tcPr>
          <w:tcW w:w="1646" w:type="dxa"/>
        </w:tcPr>
        <w:p w14:paraId="4E66E4DC" w14:textId="77777777" w:rsidR="00110F0D" w:rsidRPr="002B6EAB" w:rsidRDefault="00110F0D" w:rsidP="002B6EAB">
          <w:pPr>
            <w:tabs>
              <w:tab w:val="center" w:pos="4153"/>
              <w:tab w:val="right" w:pos="8306"/>
            </w:tabs>
            <w:spacing w:before="0" w:after="0" w:line="240" w:lineRule="auto"/>
            <w:rPr>
              <w:rFonts w:ascii="David" w:hAnsi="David"/>
              <w:color w:val="00B0F0"/>
              <w:sz w:val="20"/>
              <w:szCs w:val="20"/>
              <w:rtl/>
            </w:rPr>
          </w:pPr>
        </w:p>
      </w:tc>
      <w:tc>
        <w:tcPr>
          <w:tcW w:w="2810" w:type="dxa"/>
        </w:tcPr>
        <w:p w14:paraId="5C66A59C" w14:textId="77777777" w:rsidR="00110F0D" w:rsidRPr="002B6EAB" w:rsidRDefault="00110F0D" w:rsidP="002B6EAB">
          <w:pPr>
            <w:tabs>
              <w:tab w:val="center" w:pos="4153"/>
              <w:tab w:val="right" w:pos="8306"/>
            </w:tabs>
            <w:spacing w:before="0" w:after="0" w:line="240" w:lineRule="auto"/>
            <w:rPr>
              <w:rFonts w:ascii="David" w:hAnsi="David"/>
              <w:sz w:val="20"/>
              <w:szCs w:val="20"/>
              <w:rtl/>
            </w:rPr>
          </w:pPr>
        </w:p>
      </w:tc>
      <w:tc>
        <w:tcPr>
          <w:tcW w:w="233" w:type="dxa"/>
        </w:tcPr>
        <w:p w14:paraId="68EC3BC5" w14:textId="77777777" w:rsidR="00110F0D" w:rsidRPr="002B6EAB" w:rsidRDefault="00110F0D" w:rsidP="002B6EAB">
          <w:pPr>
            <w:tabs>
              <w:tab w:val="center" w:pos="4153"/>
              <w:tab w:val="right" w:pos="8306"/>
            </w:tabs>
            <w:spacing w:before="0" w:after="0" w:line="240" w:lineRule="auto"/>
            <w:rPr>
              <w:rFonts w:ascii="David" w:hAnsi="David"/>
              <w:sz w:val="20"/>
              <w:szCs w:val="20"/>
              <w:rtl/>
            </w:rPr>
          </w:pPr>
        </w:p>
      </w:tc>
      <w:tc>
        <w:tcPr>
          <w:tcW w:w="1044" w:type="dxa"/>
        </w:tcPr>
        <w:p w14:paraId="49BDD633" w14:textId="77777777" w:rsidR="00110F0D" w:rsidRPr="002B6EAB" w:rsidRDefault="00110F0D" w:rsidP="002B6EAB">
          <w:pPr>
            <w:tabs>
              <w:tab w:val="center" w:pos="4153"/>
              <w:tab w:val="right" w:pos="8306"/>
            </w:tabs>
            <w:spacing w:before="0" w:after="0" w:line="240" w:lineRule="auto"/>
            <w:rPr>
              <w:rFonts w:ascii="David" w:hAnsi="David"/>
              <w:sz w:val="20"/>
              <w:szCs w:val="20"/>
              <w:rtl/>
            </w:rPr>
          </w:pPr>
        </w:p>
      </w:tc>
      <w:tc>
        <w:tcPr>
          <w:tcW w:w="1763" w:type="dxa"/>
        </w:tcPr>
        <w:p w14:paraId="12CF3002" w14:textId="77777777" w:rsidR="00110F0D" w:rsidRPr="002B6EAB" w:rsidRDefault="00110F0D" w:rsidP="002B6EAB">
          <w:pPr>
            <w:tabs>
              <w:tab w:val="center" w:pos="4153"/>
              <w:tab w:val="right" w:pos="8306"/>
            </w:tabs>
            <w:spacing w:before="0" w:after="0" w:line="240" w:lineRule="auto"/>
            <w:rPr>
              <w:rFonts w:ascii="David" w:hAnsi="David"/>
              <w:sz w:val="20"/>
              <w:szCs w:val="20"/>
              <w:rtl/>
            </w:rPr>
          </w:pPr>
        </w:p>
      </w:tc>
    </w:tr>
  </w:tbl>
  <w:p w14:paraId="66DC18B8" w14:textId="77777777" w:rsidR="00110F0D" w:rsidRDefault="00110F0D" w:rsidP="002B6EAB">
    <w:pPr>
      <w:spacing w:before="0" w:beforeAutospacing="0" w:after="0" w:afterAutospacing="0" w:line="240" w:lineRule="auto"/>
      <w:rPr>
        <w:rFonts w:ascii="Arial" w:hAnsi="Arial" w:cs="Arial"/>
        <w:sz w:val="16"/>
        <w:szCs w:val="16"/>
        <w:rtl/>
      </w:rPr>
    </w:pPr>
    <w:r w:rsidRPr="002B6EAB">
      <w:rPr>
        <w:rFonts w:ascii="Arial" w:hAnsi="Arial" w:cs="Arial" w:hint="cs"/>
        <w:sz w:val="16"/>
        <w:szCs w:val="16"/>
        <w:rtl/>
      </w:rPr>
      <w:t xml:space="preserve">   </w:t>
    </w:r>
    <w:r w:rsidRPr="002B6EAB">
      <w:rPr>
        <w:rFonts w:ascii="Arial" w:hAnsi="Arial" w:cs="Arial"/>
        <w:sz w:val="16"/>
        <w:szCs w:val="16"/>
        <w:rtl/>
      </w:rPr>
      <w:t xml:space="preserve">© </w:t>
    </w:r>
    <w:proofErr w:type="spellStart"/>
    <w:r w:rsidRPr="002B6EAB">
      <w:rPr>
        <w:rFonts w:ascii="Arial" w:hAnsi="Arial" w:cs="Arial"/>
        <w:sz w:val="16"/>
        <w:szCs w:val="16"/>
        <w:rtl/>
      </w:rPr>
      <w:t>וקסלר</w:t>
    </w:r>
    <w:proofErr w:type="spellEnd"/>
    <w:r w:rsidRPr="002B6EAB">
      <w:rPr>
        <w:rFonts w:ascii="Arial" w:hAnsi="Arial" w:cs="Arial"/>
        <w:sz w:val="16"/>
        <w:szCs w:val="16"/>
        <w:rtl/>
      </w:rPr>
      <w:t>, ברגמן ושות' עורכי-דין</w:t>
    </w:r>
  </w:p>
  <w:p w14:paraId="24AD27FB" w14:textId="77777777" w:rsidR="00110F0D" w:rsidRPr="002B6EAB" w:rsidRDefault="00110F0D" w:rsidP="002B6EAB">
    <w:pPr>
      <w:spacing w:before="0" w:beforeAutospacing="0" w:after="0" w:afterAutospacing="0" w:line="240" w:lineRule="auto"/>
      <w:rPr>
        <w:rFonts w:ascii="Arial" w:hAnsi="Arial" w:cs="Arial"/>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03F42AF" w14:textId="77777777" w:rsidR="00E35D09" w:rsidRDefault="00E35D09" w:rsidP="00AF234B">
      <w:pPr>
        <w:spacing w:before="0" w:after="0" w:line="240" w:lineRule="auto"/>
      </w:pPr>
      <w:r>
        <w:separator/>
      </w:r>
    </w:p>
  </w:footnote>
  <w:footnote w:type="continuationSeparator" w:id="0">
    <w:p w14:paraId="4CCF7BC7" w14:textId="77777777" w:rsidR="00E35D09" w:rsidRDefault="00E35D09" w:rsidP="00AF234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tl/>
      </w:rPr>
      <w:id w:val="-1482143625"/>
      <w:docPartObj>
        <w:docPartGallery w:val="Page Numbers (Top of Page)"/>
        <w:docPartUnique/>
      </w:docPartObj>
    </w:sdtPr>
    <w:sdtEndPr/>
    <w:sdtContent>
      <w:p w14:paraId="60AC5BAD" w14:textId="77777777" w:rsidR="00110F0D" w:rsidRDefault="00110F0D">
        <w:pPr>
          <w:pStyle w:val="a3"/>
          <w:jc w:val="center"/>
        </w:pPr>
        <w:r>
          <w:fldChar w:fldCharType="begin"/>
        </w:r>
        <w:r>
          <w:instrText xml:space="preserve"> PAGE   \* MERGEFORMAT </w:instrText>
        </w:r>
        <w:r>
          <w:fldChar w:fldCharType="separate"/>
        </w:r>
        <w:r>
          <w:rPr>
            <w:noProof/>
            <w:rtl/>
          </w:rPr>
          <w:t>1</w:t>
        </w:r>
        <w:r>
          <w:rPr>
            <w:noProof/>
          </w:rPr>
          <w:fldChar w:fldCharType="end"/>
        </w:r>
      </w:p>
    </w:sdtContent>
  </w:sdt>
  <w:p w14:paraId="4F45E2A6" w14:textId="77777777" w:rsidR="00110F0D" w:rsidRDefault="00110F0D">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D24062"/>
    <w:multiLevelType w:val="singleLevel"/>
    <w:tmpl w:val="F4B66A62"/>
    <w:lvl w:ilvl="0">
      <w:start w:val="1"/>
      <w:numFmt w:val="hebrew1"/>
      <w:lvlText w:val="%1."/>
      <w:lvlJc w:val="left"/>
      <w:pPr>
        <w:tabs>
          <w:tab w:val="num" w:pos="2160"/>
        </w:tabs>
        <w:ind w:left="2160" w:hanging="720"/>
      </w:pPr>
      <w:rPr>
        <w:rFonts w:cs="David" w:hint="cs"/>
        <w:bCs w:val="0"/>
        <w:iCs w:val="0"/>
        <w:sz w:val="24"/>
        <w:szCs w:val="24"/>
      </w:rPr>
    </w:lvl>
  </w:abstractNum>
  <w:abstractNum w:abstractNumId="1" w15:restartNumberingAfterBreak="0">
    <w:nsid w:val="044631E6"/>
    <w:multiLevelType w:val="multilevel"/>
    <w:tmpl w:val="25D6CBA4"/>
    <w:lvl w:ilvl="0">
      <w:start w:val="1"/>
      <w:numFmt w:val="decimal"/>
      <w:lvlText w:val="%1"/>
      <w:lvlJc w:val="left"/>
      <w:pPr>
        <w:ind w:left="690" w:hanging="690"/>
      </w:pPr>
      <w:rPr>
        <w:rFonts w:hint="default"/>
      </w:rPr>
    </w:lvl>
    <w:lvl w:ilvl="1">
      <w:start w:val="1"/>
      <w:numFmt w:val="decimal"/>
      <w:lvlText w:val="%1.%2"/>
      <w:lvlJc w:val="left"/>
      <w:pPr>
        <w:ind w:left="716" w:hanging="690"/>
      </w:pPr>
      <w:rPr>
        <w:rFonts w:hint="default"/>
      </w:rPr>
    </w:lvl>
    <w:lvl w:ilvl="2">
      <w:start w:val="1"/>
      <w:numFmt w:val="decimal"/>
      <w:lvlText w:val="%1.%2.%3"/>
      <w:lvlJc w:val="left"/>
      <w:pPr>
        <w:ind w:left="772" w:hanging="720"/>
      </w:pPr>
      <w:rPr>
        <w:rFonts w:hint="default"/>
      </w:rPr>
    </w:lvl>
    <w:lvl w:ilvl="3">
      <w:start w:val="1"/>
      <w:numFmt w:val="decimal"/>
      <w:lvlText w:val="%1.%2.%3.%4"/>
      <w:lvlJc w:val="left"/>
      <w:pPr>
        <w:ind w:left="798" w:hanging="720"/>
      </w:pPr>
      <w:rPr>
        <w:rFonts w:hint="default"/>
      </w:rPr>
    </w:lvl>
    <w:lvl w:ilvl="4">
      <w:start w:val="1"/>
      <w:numFmt w:val="decimal"/>
      <w:lvlText w:val="%1.%2.%3.%4.%5"/>
      <w:lvlJc w:val="left"/>
      <w:pPr>
        <w:ind w:left="1184" w:hanging="1080"/>
      </w:pPr>
      <w:rPr>
        <w:rFonts w:hint="default"/>
      </w:rPr>
    </w:lvl>
    <w:lvl w:ilvl="5">
      <w:start w:val="1"/>
      <w:numFmt w:val="decimal"/>
      <w:lvlText w:val="%1.%2.%3.%4.%5.%6"/>
      <w:lvlJc w:val="left"/>
      <w:pPr>
        <w:ind w:left="1210" w:hanging="1080"/>
      </w:pPr>
      <w:rPr>
        <w:rFonts w:hint="default"/>
      </w:rPr>
    </w:lvl>
    <w:lvl w:ilvl="6">
      <w:start w:val="1"/>
      <w:numFmt w:val="decimal"/>
      <w:lvlText w:val="%1.%2.%3.%4.%5.%6.%7"/>
      <w:lvlJc w:val="left"/>
      <w:pPr>
        <w:ind w:left="1236" w:hanging="1080"/>
      </w:pPr>
      <w:rPr>
        <w:rFonts w:hint="default"/>
      </w:rPr>
    </w:lvl>
    <w:lvl w:ilvl="7">
      <w:start w:val="1"/>
      <w:numFmt w:val="decimal"/>
      <w:lvlText w:val="%1.%2.%3.%4.%5.%6.%7.%8"/>
      <w:lvlJc w:val="left"/>
      <w:pPr>
        <w:ind w:left="1622" w:hanging="1440"/>
      </w:pPr>
      <w:rPr>
        <w:rFonts w:hint="default"/>
      </w:rPr>
    </w:lvl>
    <w:lvl w:ilvl="8">
      <w:start w:val="1"/>
      <w:numFmt w:val="decimal"/>
      <w:lvlText w:val="%1.%2.%3.%4.%5.%6.%7.%8.%9"/>
      <w:lvlJc w:val="left"/>
      <w:pPr>
        <w:ind w:left="1648" w:hanging="1440"/>
      </w:pPr>
      <w:rPr>
        <w:rFonts w:hint="default"/>
      </w:rPr>
    </w:lvl>
  </w:abstractNum>
  <w:abstractNum w:abstractNumId="2" w15:restartNumberingAfterBreak="0">
    <w:nsid w:val="0958317F"/>
    <w:multiLevelType w:val="multilevel"/>
    <w:tmpl w:val="97BEC2F4"/>
    <w:lvl w:ilvl="0">
      <w:start w:val="1"/>
      <w:numFmt w:val="decimal"/>
      <w:lvlText w:val="%1."/>
      <w:lvlJc w:val="left"/>
      <w:pPr>
        <w:tabs>
          <w:tab w:val="num" w:pos="720"/>
        </w:tabs>
        <w:ind w:left="720" w:hanging="720"/>
      </w:pPr>
      <w:rPr>
        <w:rFonts w:cs="David" w:hint="default"/>
        <w:b w:val="0"/>
        <w:bCs w:val="0"/>
        <w:sz w:val="24"/>
      </w:rPr>
    </w:lvl>
    <w:lvl w:ilvl="1">
      <w:start w:val="4"/>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3"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4" w15:restartNumberingAfterBreak="0">
    <w:nsid w:val="1C297CA9"/>
    <w:multiLevelType w:val="hybridMultilevel"/>
    <w:tmpl w:val="6E9E2392"/>
    <w:lvl w:ilvl="0" w:tplc="04090001">
      <w:start w:val="1"/>
      <w:numFmt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5"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6" w15:restartNumberingAfterBreak="0">
    <w:nsid w:val="1FA95FC9"/>
    <w:multiLevelType w:val="hybridMultilevel"/>
    <w:tmpl w:val="F940CA34"/>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21526FB0"/>
    <w:multiLevelType w:val="hybridMultilevel"/>
    <w:tmpl w:val="25546D26"/>
    <w:lvl w:ilvl="0" w:tplc="31B2E7FC">
      <w:start w:val="1"/>
      <w:numFmt w:val="hebrew1"/>
      <w:lvlText w:val="%1."/>
      <w:lvlJc w:val="left"/>
      <w:pPr>
        <w:tabs>
          <w:tab w:val="num" w:pos="1800"/>
        </w:tabs>
        <w:ind w:left="1800" w:hanging="360"/>
      </w:pPr>
      <w:rPr>
        <w:rFonts w:ascii="Arial" w:hAnsi="Arial" w:cs="David" w:hint="default"/>
        <w:sz w:val="6"/>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9"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10" w15:restartNumberingAfterBreak="0">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2"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13"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4"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5"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7"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8" w15:restartNumberingAfterBreak="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19"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20" w15:restartNumberingAfterBreak="0">
    <w:nsid w:val="511D17C3"/>
    <w:multiLevelType w:val="hybridMultilevel"/>
    <w:tmpl w:val="3E4654D6"/>
    <w:lvl w:ilvl="0" w:tplc="3254503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5A55C2D"/>
    <w:multiLevelType w:val="singleLevel"/>
    <w:tmpl w:val="DBEA5B92"/>
    <w:lvl w:ilvl="0">
      <w:start w:val="1"/>
      <w:numFmt w:val="decimal"/>
      <w:lvlText w:val="%1."/>
      <w:lvlJc w:val="left"/>
      <w:pPr>
        <w:tabs>
          <w:tab w:val="num" w:pos="720"/>
        </w:tabs>
        <w:ind w:left="720" w:hanging="720"/>
      </w:pPr>
      <w:rPr>
        <w:rFonts w:cs="Times New Roman" w:hint="default"/>
        <w:sz w:val="24"/>
      </w:rPr>
    </w:lvl>
  </w:abstractNum>
  <w:abstractNum w:abstractNumId="22"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3" w15:restartNumberingAfterBreak="0">
    <w:nsid w:val="5D706C7C"/>
    <w:multiLevelType w:val="hybridMultilevel"/>
    <w:tmpl w:val="63CCEBB0"/>
    <w:lvl w:ilvl="0" w:tplc="0409000F">
      <w:start w:val="1"/>
      <w:numFmt w:val="decimal"/>
      <w:lvlText w:val="%1."/>
      <w:lvlJc w:val="left"/>
      <w:pPr>
        <w:tabs>
          <w:tab w:val="num" w:pos="360"/>
        </w:tabs>
        <w:ind w:left="360" w:hanging="360"/>
      </w:pPr>
      <w:rPr>
        <w:rFonts w:cs="Times New Roman"/>
      </w:rPr>
    </w:lvl>
    <w:lvl w:ilvl="1" w:tplc="04090019">
      <w:start w:val="1"/>
      <w:numFmt w:val="lowerLetter"/>
      <w:lvlText w:val="%2."/>
      <w:lvlJc w:val="left"/>
      <w:pPr>
        <w:tabs>
          <w:tab w:val="num" w:pos="1080"/>
        </w:tabs>
        <w:ind w:left="1080" w:hanging="360"/>
      </w:pPr>
      <w:rPr>
        <w:rFonts w:cs="Times New Roman"/>
      </w:rPr>
    </w:lvl>
    <w:lvl w:ilvl="2" w:tplc="0409001B">
      <w:start w:val="1"/>
      <w:numFmt w:val="lowerRoman"/>
      <w:lvlText w:val="%3."/>
      <w:lvlJc w:val="right"/>
      <w:pPr>
        <w:tabs>
          <w:tab w:val="num" w:pos="1800"/>
        </w:tabs>
        <w:ind w:left="1800" w:hanging="180"/>
      </w:pPr>
      <w:rPr>
        <w:rFonts w:cs="Times New Roman"/>
      </w:rPr>
    </w:lvl>
    <w:lvl w:ilvl="3" w:tplc="0409000F">
      <w:start w:val="1"/>
      <w:numFmt w:val="decimal"/>
      <w:lvlText w:val="%4."/>
      <w:lvlJc w:val="left"/>
      <w:pPr>
        <w:tabs>
          <w:tab w:val="num" w:pos="2520"/>
        </w:tabs>
        <w:ind w:left="2520" w:hanging="360"/>
      </w:pPr>
      <w:rPr>
        <w:rFonts w:cs="Times New Roman"/>
      </w:rPr>
    </w:lvl>
    <w:lvl w:ilvl="4" w:tplc="04090019">
      <w:start w:val="1"/>
      <w:numFmt w:val="lowerLetter"/>
      <w:lvlText w:val="%5."/>
      <w:lvlJc w:val="left"/>
      <w:pPr>
        <w:tabs>
          <w:tab w:val="num" w:pos="3240"/>
        </w:tabs>
        <w:ind w:left="3240" w:hanging="360"/>
      </w:pPr>
      <w:rPr>
        <w:rFonts w:cs="Times New Roman"/>
      </w:rPr>
    </w:lvl>
    <w:lvl w:ilvl="5" w:tplc="0409001B">
      <w:start w:val="1"/>
      <w:numFmt w:val="lowerRoman"/>
      <w:lvlText w:val="%6."/>
      <w:lvlJc w:val="right"/>
      <w:pPr>
        <w:tabs>
          <w:tab w:val="num" w:pos="3960"/>
        </w:tabs>
        <w:ind w:left="3960" w:hanging="180"/>
      </w:pPr>
      <w:rPr>
        <w:rFonts w:cs="Times New Roman"/>
      </w:rPr>
    </w:lvl>
    <w:lvl w:ilvl="6" w:tplc="0409000F">
      <w:start w:val="1"/>
      <w:numFmt w:val="decimal"/>
      <w:lvlText w:val="%7."/>
      <w:lvlJc w:val="left"/>
      <w:pPr>
        <w:tabs>
          <w:tab w:val="num" w:pos="4680"/>
        </w:tabs>
        <w:ind w:left="4680" w:hanging="360"/>
      </w:pPr>
      <w:rPr>
        <w:rFonts w:cs="Times New Roman"/>
      </w:rPr>
    </w:lvl>
    <w:lvl w:ilvl="7" w:tplc="04090019">
      <w:start w:val="1"/>
      <w:numFmt w:val="lowerLetter"/>
      <w:lvlText w:val="%8."/>
      <w:lvlJc w:val="left"/>
      <w:pPr>
        <w:tabs>
          <w:tab w:val="num" w:pos="5400"/>
        </w:tabs>
        <w:ind w:left="5400" w:hanging="360"/>
      </w:pPr>
      <w:rPr>
        <w:rFonts w:cs="Times New Roman"/>
      </w:rPr>
    </w:lvl>
    <w:lvl w:ilvl="8" w:tplc="0409001B">
      <w:start w:val="1"/>
      <w:numFmt w:val="lowerRoman"/>
      <w:lvlText w:val="%9."/>
      <w:lvlJc w:val="right"/>
      <w:pPr>
        <w:tabs>
          <w:tab w:val="num" w:pos="6120"/>
        </w:tabs>
        <w:ind w:left="6120" w:hanging="180"/>
      </w:pPr>
      <w:rPr>
        <w:rFonts w:cs="Times New Roman"/>
      </w:rPr>
    </w:lvl>
  </w:abstractNum>
  <w:abstractNum w:abstractNumId="24" w15:restartNumberingAfterBreak="0">
    <w:nsid w:val="63AF07BD"/>
    <w:multiLevelType w:val="hybridMultilevel"/>
    <w:tmpl w:val="2DEAD2BE"/>
    <w:lvl w:ilvl="0" w:tplc="04090013">
      <w:start w:val="1"/>
      <w:numFmt w:val="hebrew1"/>
      <w:lvlText w:val="%1."/>
      <w:lvlJc w:val="center"/>
      <w:pPr>
        <w:ind w:left="2160" w:hanging="360"/>
      </w:p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start w:val="1"/>
      <w:numFmt w:val="lowerRoman"/>
      <w:lvlText w:val="%6."/>
      <w:lvlJc w:val="right"/>
      <w:pPr>
        <w:ind w:left="5760" w:hanging="180"/>
      </w:pPr>
    </w:lvl>
    <w:lvl w:ilvl="6" w:tplc="0409000F">
      <w:start w:val="1"/>
      <w:numFmt w:val="decimal"/>
      <w:lvlText w:val="%7."/>
      <w:lvlJc w:val="left"/>
      <w:pPr>
        <w:ind w:left="6480" w:hanging="360"/>
      </w:pPr>
    </w:lvl>
    <w:lvl w:ilvl="7" w:tplc="04090019">
      <w:start w:val="1"/>
      <w:numFmt w:val="lowerLetter"/>
      <w:lvlText w:val="%8."/>
      <w:lvlJc w:val="left"/>
      <w:pPr>
        <w:ind w:left="7200" w:hanging="360"/>
      </w:pPr>
    </w:lvl>
    <w:lvl w:ilvl="8" w:tplc="0409001B">
      <w:start w:val="1"/>
      <w:numFmt w:val="lowerRoman"/>
      <w:lvlText w:val="%9."/>
      <w:lvlJc w:val="right"/>
      <w:pPr>
        <w:ind w:left="7920" w:hanging="180"/>
      </w:pPr>
    </w:lvl>
  </w:abstractNum>
  <w:abstractNum w:abstractNumId="25" w15:restartNumberingAfterBreak="0">
    <w:nsid w:val="69983D83"/>
    <w:multiLevelType w:val="multilevel"/>
    <w:tmpl w:val="99E69694"/>
    <w:lvl w:ilvl="0">
      <w:start w:val="1"/>
      <w:numFmt w:val="decimal"/>
      <w:lvlText w:val="%1"/>
      <w:lvlJc w:val="left"/>
      <w:pPr>
        <w:tabs>
          <w:tab w:val="num" w:pos="720"/>
        </w:tabs>
        <w:ind w:left="720" w:hanging="720"/>
      </w:pPr>
      <w:rPr>
        <w:rFonts w:cs="Times New Roman"/>
        <w:sz w:val="24"/>
      </w:rPr>
    </w:lvl>
    <w:lvl w:ilvl="1">
      <w:start w:val="1"/>
      <w:numFmt w:val="decimal"/>
      <w:lvlText w:val="%1.%2"/>
      <w:lvlJc w:val="left"/>
      <w:pPr>
        <w:tabs>
          <w:tab w:val="num" w:pos="862"/>
        </w:tabs>
        <w:ind w:left="862" w:hanging="720"/>
      </w:pPr>
      <w:rPr>
        <w:rFonts w:cs="David"/>
        <w:sz w:val="28"/>
        <w:szCs w:val="24"/>
      </w:rPr>
    </w:lvl>
    <w:lvl w:ilvl="2">
      <w:start w:val="1"/>
      <w:numFmt w:val="decimal"/>
      <w:lvlText w:val="%1.%2.%3"/>
      <w:lvlJc w:val="left"/>
      <w:pPr>
        <w:tabs>
          <w:tab w:val="num" w:pos="2160"/>
        </w:tabs>
        <w:ind w:left="2160" w:hanging="720"/>
      </w:pPr>
      <w:rPr>
        <w:rFonts w:cs="Times New Roman"/>
        <w:sz w:val="24"/>
      </w:rPr>
    </w:lvl>
    <w:lvl w:ilvl="3">
      <w:start w:val="1"/>
      <w:numFmt w:val="decimal"/>
      <w:lvlText w:val="%1.%2.%3.%4"/>
      <w:lvlJc w:val="left"/>
      <w:pPr>
        <w:tabs>
          <w:tab w:val="num" w:pos="2880"/>
        </w:tabs>
        <w:ind w:left="2880" w:hanging="720"/>
      </w:pPr>
      <w:rPr>
        <w:rFonts w:cs="Times New Roman"/>
        <w:sz w:val="24"/>
      </w:rPr>
    </w:lvl>
    <w:lvl w:ilvl="4">
      <w:start w:val="1"/>
      <w:numFmt w:val="decimal"/>
      <w:lvlText w:val="%1.%2.%3.%4.%5"/>
      <w:lvlJc w:val="left"/>
      <w:pPr>
        <w:tabs>
          <w:tab w:val="num" w:pos="3960"/>
        </w:tabs>
        <w:ind w:left="3960" w:hanging="1080"/>
      </w:pPr>
      <w:rPr>
        <w:rFonts w:cs="Times New Roman"/>
        <w:sz w:val="24"/>
      </w:rPr>
    </w:lvl>
    <w:lvl w:ilvl="5">
      <w:start w:val="1"/>
      <w:numFmt w:val="decimal"/>
      <w:lvlText w:val="%1.%2.%3.%4.%5.%6"/>
      <w:lvlJc w:val="left"/>
      <w:pPr>
        <w:tabs>
          <w:tab w:val="num" w:pos="4680"/>
        </w:tabs>
        <w:ind w:left="4680" w:hanging="1080"/>
      </w:pPr>
      <w:rPr>
        <w:rFonts w:cs="Times New Roman"/>
        <w:sz w:val="24"/>
      </w:rPr>
    </w:lvl>
    <w:lvl w:ilvl="6">
      <w:start w:val="1"/>
      <w:numFmt w:val="decimal"/>
      <w:lvlText w:val="%1.%2.%3.%4.%5.%6.%7"/>
      <w:lvlJc w:val="left"/>
      <w:pPr>
        <w:tabs>
          <w:tab w:val="num" w:pos="5400"/>
        </w:tabs>
        <w:ind w:left="5400" w:hanging="1080"/>
      </w:pPr>
      <w:rPr>
        <w:rFonts w:cs="Times New Roman"/>
        <w:sz w:val="24"/>
      </w:rPr>
    </w:lvl>
    <w:lvl w:ilvl="7">
      <w:start w:val="1"/>
      <w:numFmt w:val="decimal"/>
      <w:lvlText w:val="%1.%2.%3.%4.%5.%6.%7.%8"/>
      <w:lvlJc w:val="left"/>
      <w:pPr>
        <w:tabs>
          <w:tab w:val="num" w:pos="6480"/>
        </w:tabs>
        <w:ind w:left="6480" w:hanging="1440"/>
      </w:pPr>
      <w:rPr>
        <w:rFonts w:cs="Times New Roman"/>
        <w:sz w:val="24"/>
      </w:rPr>
    </w:lvl>
    <w:lvl w:ilvl="8">
      <w:start w:val="1"/>
      <w:numFmt w:val="decimal"/>
      <w:lvlText w:val="%1.%2.%3.%4.%5.%6.%7.%8.%9"/>
      <w:lvlJc w:val="left"/>
      <w:pPr>
        <w:tabs>
          <w:tab w:val="num" w:pos="7200"/>
        </w:tabs>
        <w:ind w:left="7200" w:hanging="1440"/>
      </w:pPr>
      <w:rPr>
        <w:rFonts w:cs="Times New Roman"/>
        <w:sz w:val="24"/>
      </w:rPr>
    </w:lvl>
  </w:abstractNum>
  <w:abstractNum w:abstractNumId="26" w15:restartNumberingAfterBreak="0">
    <w:nsid w:val="74187CB1"/>
    <w:multiLevelType w:val="singleLevel"/>
    <w:tmpl w:val="9A60D1F2"/>
    <w:lvl w:ilvl="0">
      <w:start w:val="1"/>
      <w:numFmt w:val="hebrew1"/>
      <w:lvlText w:val="%1."/>
      <w:lvlJc w:val="left"/>
      <w:pPr>
        <w:tabs>
          <w:tab w:val="num" w:pos="2160"/>
        </w:tabs>
        <w:ind w:left="2160" w:hanging="720"/>
      </w:pPr>
      <w:rPr>
        <w:rFonts w:cs="David" w:hint="cs"/>
        <w:bCs w:val="0"/>
        <w:iCs w:val="0"/>
        <w:sz w:val="24"/>
        <w:szCs w:val="24"/>
      </w:rPr>
    </w:lvl>
  </w:abstractNum>
  <w:abstractNum w:abstractNumId="27" w15:restartNumberingAfterBreak="0">
    <w:nsid w:val="75627D32"/>
    <w:multiLevelType w:val="singleLevel"/>
    <w:tmpl w:val="90C416FA"/>
    <w:lvl w:ilvl="0">
      <w:start w:val="1"/>
      <w:numFmt w:val="hebrew1"/>
      <w:lvlText w:val="%1."/>
      <w:lvlJc w:val="left"/>
      <w:pPr>
        <w:tabs>
          <w:tab w:val="num" w:pos="1440"/>
        </w:tabs>
        <w:ind w:left="1440" w:hanging="720"/>
      </w:pPr>
      <w:rPr>
        <w:rFonts w:cs="David" w:hint="cs"/>
        <w:bCs w:val="0"/>
        <w:iCs w:val="0"/>
        <w:sz w:val="24"/>
        <w:szCs w:val="24"/>
      </w:rPr>
    </w:lvl>
  </w:abstractNum>
  <w:abstractNum w:abstractNumId="28" w15:restartNumberingAfterBreak="0">
    <w:nsid w:val="7BA40EFF"/>
    <w:multiLevelType w:val="multilevel"/>
    <w:tmpl w:val="04B626DE"/>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trike w:val="0"/>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29" w15:restartNumberingAfterBreak="0">
    <w:nsid w:val="7D83640A"/>
    <w:multiLevelType w:val="singleLevel"/>
    <w:tmpl w:val="0756A9BE"/>
    <w:lvl w:ilvl="0">
      <w:start w:val="1"/>
      <w:numFmt w:val="hebrew1"/>
      <w:lvlText w:val="%1."/>
      <w:lvlJc w:val="left"/>
      <w:pPr>
        <w:tabs>
          <w:tab w:val="num" w:pos="2160"/>
        </w:tabs>
        <w:ind w:left="2160" w:hanging="720"/>
      </w:pPr>
      <w:rPr>
        <w:rFonts w:cs="David" w:hint="cs"/>
        <w:bCs w:val="0"/>
        <w:iCs w:val="0"/>
        <w:sz w:val="24"/>
        <w:szCs w:val="24"/>
      </w:rPr>
    </w:lvl>
  </w:abstractNum>
  <w:abstractNum w:abstractNumId="30" w15:restartNumberingAfterBreak="0">
    <w:nsid w:val="7F1219C1"/>
    <w:multiLevelType w:val="singleLevel"/>
    <w:tmpl w:val="36BC13CC"/>
    <w:lvl w:ilvl="0">
      <w:start w:val="1"/>
      <w:numFmt w:val="hebrew1"/>
      <w:lvlText w:val="%1."/>
      <w:lvlJc w:val="left"/>
      <w:pPr>
        <w:tabs>
          <w:tab w:val="num" w:pos="2160"/>
        </w:tabs>
        <w:ind w:left="2160" w:hanging="720"/>
      </w:pPr>
      <w:rPr>
        <w:rFonts w:cs="David" w:hint="cs"/>
        <w:bCs w:val="0"/>
        <w:iCs w:val="0"/>
        <w:sz w:val="24"/>
        <w:szCs w:val="24"/>
      </w:rPr>
    </w:lvl>
  </w:abstractNum>
  <w:abstractNum w:abstractNumId="31"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28"/>
  </w:num>
  <w:num w:numId="2">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9"/>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1"/>
  </w:num>
  <w:num w:numId="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8"/>
  </w:num>
  <w:num w:numId="13">
    <w:abstractNumId w:val="3"/>
  </w:num>
  <w:num w:numId="14">
    <w:abstractNumId w:val="11"/>
  </w:num>
  <w:num w:numId="15">
    <w:abstractNumId w:val="22"/>
  </w:num>
  <w:num w:numId="16">
    <w:abstractNumId w:val="31"/>
  </w:num>
  <w:num w:numId="17">
    <w:abstractNumId w:val="5"/>
  </w:num>
  <w:num w:numId="18">
    <w:abstractNumId w:val="10"/>
  </w:num>
  <w:num w:numId="19">
    <w:abstractNumId w:val="13"/>
  </w:num>
  <w:num w:numId="20">
    <w:abstractNumId w:val="12"/>
  </w:num>
  <w:num w:numId="21">
    <w:abstractNumId w:val="16"/>
  </w:num>
  <w:num w:numId="22">
    <w:abstractNumId w:val="15"/>
  </w:num>
  <w:num w:numId="2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
  </w:num>
  <w:num w:numId="26">
    <w:abstractNumId w:val="0"/>
    <w:lvlOverride w:ilvl="0">
      <w:startOverride w:val="1"/>
    </w:lvlOverride>
  </w:num>
  <w:num w:numId="2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9"/>
    <w:lvlOverride w:ilvl="0">
      <w:startOverride w:val="1"/>
    </w:lvlOverride>
  </w:num>
  <w:num w:numId="29">
    <w:abstractNumId w:val="4"/>
  </w:num>
  <w:num w:numId="30">
    <w:abstractNumId w:val="7"/>
  </w:num>
  <w:num w:numId="31">
    <w:abstractNumId w:val="20"/>
  </w:num>
  <w:num w:numId="32">
    <w:abstractNumId w:val="25"/>
  </w:num>
  <w:num w:numId="33">
    <w:abstractNumId w:val="26"/>
  </w:num>
  <w:num w:numId="34">
    <w:abstractNumId w:val="0"/>
  </w:num>
  <w:num w:numId="35">
    <w:abstractNumId w:val="30"/>
  </w:num>
  <w:num w:numId="36">
    <w:abstractNumId w:val="29"/>
  </w:num>
  <w:num w:numId="37">
    <w:abstractNumId w:val="27"/>
  </w:num>
  <w:num w:numId="38">
    <w:abstractNumId w:val="23"/>
  </w:num>
  <w:num w:numId="39">
    <w:abstractNumId w:val="21"/>
  </w:num>
  <w:num w:numId="40">
    <w:abstractNumId w:val="1"/>
  </w:num>
  <w:num w:numId="4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Kook Sec">
    <w15:presenceInfo w15:providerId="AD" w15:userId="S::kooksec@africa-israel.com::c7281ac1-705f-4380-b2e2-49afb69dce9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trackRevisions/>
  <w:documentProtection w:edit="trackedChanges" w:enforcement="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2177"/>
    <w:rsid w:val="000A6F65"/>
    <w:rsid w:val="00110F0D"/>
    <w:rsid w:val="00134C85"/>
    <w:rsid w:val="001A0C3C"/>
    <w:rsid w:val="001A69D5"/>
    <w:rsid w:val="00214ACF"/>
    <w:rsid w:val="002B6EAB"/>
    <w:rsid w:val="002C218D"/>
    <w:rsid w:val="00322820"/>
    <w:rsid w:val="003E568C"/>
    <w:rsid w:val="00552E11"/>
    <w:rsid w:val="005603EE"/>
    <w:rsid w:val="005D1544"/>
    <w:rsid w:val="005D664B"/>
    <w:rsid w:val="006323AD"/>
    <w:rsid w:val="00673D05"/>
    <w:rsid w:val="006F5407"/>
    <w:rsid w:val="0072103C"/>
    <w:rsid w:val="00862E7B"/>
    <w:rsid w:val="00876F47"/>
    <w:rsid w:val="008C64C6"/>
    <w:rsid w:val="00942177"/>
    <w:rsid w:val="00AF234B"/>
    <w:rsid w:val="00BE17B4"/>
    <w:rsid w:val="00D936EF"/>
    <w:rsid w:val="00E0492B"/>
    <w:rsid w:val="00E35D09"/>
    <w:rsid w:val="00E64123"/>
    <w:rsid w:val="00E679C7"/>
    <w:rsid w:val="00EC37B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476AECE"/>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679C7"/>
    <w:pPr>
      <w:bidi/>
      <w:spacing w:before="100" w:beforeAutospacing="1" w:after="100" w:afterAutospacing="1" w:line="720" w:lineRule="auto"/>
    </w:pPr>
  </w:style>
  <w:style w:type="paragraph" w:styleId="1">
    <w:name w:val="heading 1"/>
    <w:basedOn w:val="a"/>
    <w:next w:val="a"/>
    <w:link w:val="10"/>
    <w:qFormat/>
    <w:rsid w:val="00876F47"/>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2">
    <w:name w:val="heading 2"/>
    <w:basedOn w:val="a"/>
    <w:next w:val="a"/>
    <w:link w:val="20"/>
    <w:qFormat/>
    <w:rsid w:val="00876F47"/>
    <w:pPr>
      <w:keepNext/>
      <w:spacing w:before="0" w:beforeAutospacing="0" w:after="0" w:afterAutospacing="0" w:line="240" w:lineRule="auto"/>
      <w:jc w:val="center"/>
      <w:outlineLvl w:val="1"/>
    </w:pPr>
    <w:rPr>
      <w:rFonts w:ascii="Times New Roman" w:eastAsia="Times New Roman" w:hAnsi="Times New Roman" w:cs="David"/>
      <w:b/>
      <w:bCs/>
      <w:sz w:val="24"/>
      <w:szCs w:val="24"/>
      <w:u w:val="single"/>
      <w:lang w:eastAsia="he-IL"/>
    </w:rPr>
  </w:style>
  <w:style w:type="paragraph" w:styleId="3">
    <w:name w:val="heading 3"/>
    <w:basedOn w:val="a"/>
    <w:next w:val="a"/>
    <w:link w:val="30"/>
    <w:qFormat/>
    <w:rsid w:val="00876F47"/>
    <w:pPr>
      <w:keepNext/>
      <w:spacing w:before="0" w:beforeAutospacing="0" w:after="0" w:afterAutospacing="0" w:line="240" w:lineRule="auto"/>
      <w:jc w:val="center"/>
      <w:outlineLvl w:val="2"/>
    </w:pPr>
    <w:rPr>
      <w:rFonts w:ascii="Times New Roman" w:eastAsia="Times New Roman" w:hAnsi="Times New Roman" w:cs="David"/>
      <w:sz w:val="24"/>
      <w:szCs w:val="24"/>
      <w:u w:val="single"/>
      <w:lang w:eastAsia="he-IL"/>
    </w:rPr>
  </w:style>
  <w:style w:type="paragraph" w:styleId="4">
    <w:name w:val="heading 4"/>
    <w:basedOn w:val="a"/>
    <w:next w:val="a"/>
    <w:link w:val="40"/>
    <w:qFormat/>
    <w:rsid w:val="00876F47"/>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5">
    <w:name w:val="heading 5"/>
    <w:basedOn w:val="a"/>
    <w:next w:val="a"/>
    <w:link w:val="50"/>
    <w:qFormat/>
    <w:rsid w:val="00876F47"/>
    <w:pPr>
      <w:widowControl w:val="0"/>
      <w:bidi w:val="0"/>
      <w:spacing w:before="240" w:beforeAutospacing="0" w:after="60" w:afterAutospacing="0" w:line="240" w:lineRule="auto"/>
      <w:outlineLvl w:val="4"/>
    </w:pPr>
    <w:rPr>
      <w:rFonts w:ascii="Times New Roman" w:eastAsia="Times New Roman" w:hAnsi="Times New Roman" w:cs="David"/>
      <w:b/>
      <w:bCs/>
      <w:i/>
      <w:iCs/>
      <w:sz w:val="26"/>
      <w:szCs w:val="26"/>
      <w:lang w:eastAsia="he-IL"/>
    </w:rPr>
  </w:style>
  <w:style w:type="paragraph" w:styleId="8">
    <w:name w:val="heading 8"/>
    <w:basedOn w:val="a"/>
    <w:next w:val="a"/>
    <w:link w:val="80"/>
    <w:semiHidden/>
    <w:unhideWhenUsed/>
    <w:qFormat/>
    <w:rsid w:val="00876F47"/>
    <w:pPr>
      <w:widowControl w:val="0"/>
      <w:bidi w:val="0"/>
      <w:spacing w:before="240" w:beforeAutospacing="0" w:after="60" w:afterAutospacing="0" w:line="240" w:lineRule="auto"/>
      <w:outlineLvl w:val="7"/>
    </w:pPr>
    <w:rPr>
      <w:rFonts w:ascii="Calibri" w:eastAsia="Times New Roman" w:hAnsi="Calibri" w:cs="Arial"/>
      <w:i/>
      <w:iCs/>
      <w:sz w:val="24"/>
      <w:szCs w:val="24"/>
      <w:lang w:eastAsia="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AF234B"/>
    <w:pPr>
      <w:tabs>
        <w:tab w:val="center" w:pos="4153"/>
        <w:tab w:val="right" w:pos="8306"/>
      </w:tabs>
      <w:spacing w:before="0" w:after="0" w:line="240" w:lineRule="auto"/>
    </w:pPr>
  </w:style>
  <w:style w:type="character" w:customStyle="1" w:styleId="a4">
    <w:name w:val="כותרת עליונה תו"/>
    <w:basedOn w:val="a0"/>
    <w:link w:val="a3"/>
    <w:uiPriority w:val="99"/>
    <w:rsid w:val="00AF234B"/>
  </w:style>
  <w:style w:type="paragraph" w:styleId="a5">
    <w:name w:val="footer"/>
    <w:basedOn w:val="a"/>
    <w:link w:val="a6"/>
    <w:unhideWhenUsed/>
    <w:rsid w:val="00AF234B"/>
    <w:pPr>
      <w:tabs>
        <w:tab w:val="center" w:pos="4153"/>
        <w:tab w:val="right" w:pos="8306"/>
      </w:tabs>
      <w:spacing w:before="0" w:after="0" w:line="240" w:lineRule="auto"/>
    </w:pPr>
  </w:style>
  <w:style w:type="character" w:customStyle="1" w:styleId="a6">
    <w:name w:val="כותרת תחתונה תו"/>
    <w:basedOn w:val="a0"/>
    <w:link w:val="a5"/>
    <w:rsid w:val="00AF234B"/>
  </w:style>
  <w:style w:type="character" w:styleId="a7">
    <w:name w:val="Placeholder Text"/>
    <w:basedOn w:val="a0"/>
    <w:uiPriority w:val="99"/>
    <w:semiHidden/>
    <w:rsid w:val="00552E11"/>
    <w:rPr>
      <w:color w:val="808080"/>
    </w:rPr>
  </w:style>
  <w:style w:type="table" w:styleId="a8">
    <w:name w:val="Table Grid"/>
    <w:basedOn w:val="a1"/>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a5"/>
    <w:link w:val="AutoFieldsChar"/>
    <w:qFormat/>
    <w:rsid w:val="00876F47"/>
    <w:pPr>
      <w:spacing w:before="100" w:after="100"/>
    </w:pPr>
    <w:rPr>
      <w:rFonts w:ascii="David" w:hAnsi="David" w:cs="David"/>
      <w:color w:val="0070C0"/>
      <w:sz w:val="20"/>
      <w:szCs w:val="24"/>
    </w:rPr>
  </w:style>
  <w:style w:type="character" w:customStyle="1" w:styleId="AutoFieldsChar">
    <w:name w:val="AutoFields Char"/>
    <w:basedOn w:val="a6"/>
    <w:link w:val="AutoFields"/>
    <w:rsid w:val="00876F47"/>
    <w:rPr>
      <w:rFonts w:ascii="David" w:hAnsi="David" w:cs="David"/>
      <w:color w:val="0070C0"/>
      <w:sz w:val="20"/>
      <w:szCs w:val="24"/>
    </w:rPr>
  </w:style>
  <w:style w:type="character" w:customStyle="1" w:styleId="10">
    <w:name w:val="כותרת 1 תו"/>
    <w:basedOn w:val="a0"/>
    <w:link w:val="1"/>
    <w:rsid w:val="00876F47"/>
    <w:rPr>
      <w:rFonts w:ascii="Calibri Light" w:eastAsia="Times New Roman" w:hAnsi="Calibri Light" w:cs="Times New Roman"/>
      <w:b/>
      <w:bCs/>
      <w:kern w:val="32"/>
      <w:sz w:val="32"/>
      <w:szCs w:val="32"/>
      <w:lang w:eastAsia="he-IL"/>
    </w:rPr>
  </w:style>
  <w:style w:type="character" w:customStyle="1" w:styleId="20">
    <w:name w:val="כותרת 2 תו"/>
    <w:basedOn w:val="a0"/>
    <w:link w:val="2"/>
    <w:rsid w:val="00876F47"/>
    <w:rPr>
      <w:rFonts w:ascii="Times New Roman" w:eastAsia="Times New Roman" w:hAnsi="Times New Roman" w:cs="David"/>
      <w:b/>
      <w:bCs/>
      <w:sz w:val="24"/>
      <w:szCs w:val="24"/>
      <w:u w:val="single"/>
      <w:lang w:eastAsia="he-IL"/>
    </w:rPr>
  </w:style>
  <w:style w:type="character" w:customStyle="1" w:styleId="30">
    <w:name w:val="כותרת 3 תו"/>
    <w:basedOn w:val="a0"/>
    <w:link w:val="3"/>
    <w:rsid w:val="00876F47"/>
    <w:rPr>
      <w:rFonts w:ascii="Times New Roman" w:eastAsia="Times New Roman" w:hAnsi="Times New Roman" w:cs="David"/>
      <w:sz w:val="24"/>
      <w:szCs w:val="24"/>
      <w:u w:val="single"/>
      <w:lang w:eastAsia="he-IL"/>
    </w:rPr>
  </w:style>
  <w:style w:type="character" w:customStyle="1" w:styleId="40">
    <w:name w:val="כותרת 4 תו"/>
    <w:basedOn w:val="a0"/>
    <w:link w:val="4"/>
    <w:rsid w:val="00876F47"/>
    <w:rPr>
      <w:rFonts w:ascii="Calibri" w:eastAsia="Times New Roman" w:hAnsi="Calibri" w:cs="Arial"/>
      <w:b/>
      <w:bCs/>
      <w:sz w:val="28"/>
      <w:szCs w:val="28"/>
      <w:lang w:eastAsia="he-IL"/>
    </w:rPr>
  </w:style>
  <w:style w:type="character" w:customStyle="1" w:styleId="50">
    <w:name w:val="כותרת 5 תו"/>
    <w:basedOn w:val="a0"/>
    <w:link w:val="5"/>
    <w:rsid w:val="00876F47"/>
    <w:rPr>
      <w:rFonts w:ascii="Times New Roman" w:eastAsia="Times New Roman" w:hAnsi="Times New Roman" w:cs="David"/>
      <w:b/>
      <w:bCs/>
      <w:i/>
      <w:iCs/>
      <w:sz w:val="26"/>
      <w:szCs w:val="26"/>
      <w:lang w:eastAsia="he-IL"/>
    </w:rPr>
  </w:style>
  <w:style w:type="character" w:customStyle="1" w:styleId="80">
    <w:name w:val="כותרת 8 תו"/>
    <w:basedOn w:val="a0"/>
    <w:link w:val="8"/>
    <w:semiHidden/>
    <w:rsid w:val="00876F47"/>
    <w:rPr>
      <w:rFonts w:ascii="Calibri" w:eastAsia="Times New Roman" w:hAnsi="Calibri" w:cs="Arial"/>
      <w:i/>
      <w:iCs/>
      <w:sz w:val="24"/>
      <w:szCs w:val="24"/>
      <w:lang w:eastAsia="he-IL"/>
    </w:rPr>
  </w:style>
  <w:style w:type="numbering" w:customStyle="1" w:styleId="NoList1">
    <w:name w:val="No List1"/>
    <w:next w:val="a2"/>
    <w:semiHidden/>
    <w:rsid w:val="00876F47"/>
  </w:style>
  <w:style w:type="paragraph" w:customStyle="1" w:styleId="Heading11">
    <w:name w:val="Heading 11"/>
    <w:basedOn w:val="a"/>
    <w:next w:val="a"/>
    <w:rsid w:val="00876F47"/>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a"/>
    <w:next w:val="a"/>
    <w:rsid w:val="00876F47"/>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a"/>
    <w:next w:val="a"/>
    <w:rsid w:val="00876F47"/>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a"/>
    <w:next w:val="a"/>
    <w:rsid w:val="00876F47"/>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a"/>
    <w:next w:val="a"/>
    <w:rsid w:val="00876F47"/>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a"/>
    <w:next w:val="a"/>
    <w:rsid w:val="00876F47"/>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a"/>
    <w:next w:val="a"/>
    <w:rsid w:val="00876F47"/>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a"/>
    <w:next w:val="a"/>
    <w:rsid w:val="00876F47"/>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a"/>
    <w:next w:val="a"/>
    <w:rsid w:val="00876F47"/>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a"/>
    <w:rsid w:val="00876F47"/>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a"/>
    <w:rsid w:val="00876F47"/>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styleId="a9">
    <w:name w:val="Body Text"/>
    <w:basedOn w:val="a"/>
    <w:link w:val="aa"/>
    <w:rsid w:val="00876F47"/>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aa">
    <w:name w:val="גוף טקסט תו"/>
    <w:basedOn w:val="a0"/>
    <w:link w:val="a9"/>
    <w:rsid w:val="00876F47"/>
    <w:rPr>
      <w:rFonts w:ascii="Times New Roman" w:eastAsia="Times New Roman" w:hAnsi="Times New Roman" w:cs="David"/>
      <w:sz w:val="20"/>
      <w:szCs w:val="24"/>
      <w:lang w:eastAsia="he-IL"/>
    </w:rPr>
  </w:style>
  <w:style w:type="paragraph" w:styleId="ab">
    <w:name w:val="Title"/>
    <w:basedOn w:val="a"/>
    <w:link w:val="ac"/>
    <w:qFormat/>
    <w:rsid w:val="00876F47"/>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ac">
    <w:name w:val="כותרת טקסט תו"/>
    <w:basedOn w:val="a0"/>
    <w:link w:val="ab"/>
    <w:rsid w:val="00876F47"/>
    <w:rPr>
      <w:rFonts w:ascii="Times New Roman" w:eastAsia="Times New Roman" w:hAnsi="Times New Roman" w:cs="David"/>
      <w:bCs/>
      <w:i/>
      <w:iCs/>
      <w:sz w:val="32"/>
      <w:szCs w:val="32"/>
      <w:u w:val="single"/>
      <w:lang w:eastAsia="he-IL"/>
    </w:rPr>
  </w:style>
  <w:style w:type="character" w:customStyle="1" w:styleId="PageNumber1">
    <w:name w:val="Page Number1"/>
    <w:rsid w:val="00876F47"/>
    <w:rPr>
      <w:rFonts w:cs="Times New Roman"/>
    </w:rPr>
  </w:style>
  <w:style w:type="paragraph" w:styleId="ad">
    <w:name w:val="Block Text"/>
    <w:basedOn w:val="a"/>
    <w:rsid w:val="00876F47"/>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a"/>
    <w:rsid w:val="00876F47"/>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31">
    <w:name w:val="Body Text Indent 3"/>
    <w:basedOn w:val="a"/>
    <w:link w:val="32"/>
    <w:rsid w:val="00876F47"/>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32">
    <w:name w:val="כניסה בגוף טקסט 3 תו"/>
    <w:basedOn w:val="a0"/>
    <w:link w:val="31"/>
    <w:rsid w:val="00876F47"/>
    <w:rPr>
      <w:rFonts w:ascii="Times New Roman" w:eastAsia="Times New Roman" w:hAnsi="Times New Roman" w:cs="David"/>
      <w:sz w:val="24"/>
      <w:szCs w:val="24"/>
      <w:lang w:eastAsia="he-IL"/>
    </w:rPr>
  </w:style>
  <w:style w:type="paragraph" w:styleId="21">
    <w:name w:val="Body Text Indent 2"/>
    <w:basedOn w:val="a"/>
    <w:link w:val="22"/>
    <w:rsid w:val="00876F47"/>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22">
    <w:name w:val="כניסה בגוף טקסט 2 תו"/>
    <w:basedOn w:val="a0"/>
    <w:link w:val="21"/>
    <w:rsid w:val="00876F47"/>
    <w:rPr>
      <w:rFonts w:ascii="Times New Roman" w:eastAsia="Times New Roman" w:hAnsi="Times New Roman" w:cs="David"/>
      <w:sz w:val="20"/>
      <w:szCs w:val="24"/>
      <w:lang w:eastAsia="he-IL"/>
    </w:rPr>
  </w:style>
  <w:style w:type="paragraph" w:styleId="ae">
    <w:name w:val="Balloon Text"/>
    <w:basedOn w:val="a"/>
    <w:link w:val="af"/>
    <w:semiHidden/>
    <w:rsid w:val="00876F47"/>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af">
    <w:name w:val="טקסט בלונים תו"/>
    <w:basedOn w:val="a0"/>
    <w:link w:val="ae"/>
    <w:semiHidden/>
    <w:rsid w:val="00876F47"/>
    <w:rPr>
      <w:rFonts w:ascii="Tahoma" w:eastAsia="Times New Roman" w:hAnsi="Tahoma" w:cs="Tahoma"/>
      <w:sz w:val="16"/>
      <w:szCs w:val="16"/>
      <w:lang w:eastAsia="he-IL"/>
    </w:rPr>
  </w:style>
  <w:style w:type="paragraph" w:customStyle="1" w:styleId="af0">
    <w:name w:val="סגנון"/>
    <w:basedOn w:val="a"/>
    <w:next w:val="ad"/>
    <w:rsid w:val="00876F47"/>
    <w:pPr>
      <w:spacing w:before="0" w:beforeAutospacing="0" w:after="0" w:afterAutospacing="0" w:line="240" w:lineRule="auto"/>
      <w:ind w:left="1440"/>
    </w:pPr>
    <w:rPr>
      <w:rFonts w:ascii="Times New Roman" w:eastAsia="Times New Roman" w:hAnsi="Times New Roman" w:cs="David"/>
      <w:sz w:val="24"/>
      <w:szCs w:val="24"/>
      <w:lang w:eastAsia="he-IL"/>
    </w:rPr>
  </w:style>
  <w:style w:type="character" w:styleId="af1">
    <w:name w:val="page number"/>
    <w:rsid w:val="00876F47"/>
    <w:rPr>
      <w:rFonts w:cs="Times New Roman"/>
    </w:rPr>
  </w:style>
  <w:style w:type="paragraph" w:styleId="af2">
    <w:name w:val="Document Map"/>
    <w:basedOn w:val="a"/>
    <w:link w:val="af3"/>
    <w:semiHidden/>
    <w:rsid w:val="00876F47"/>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af3">
    <w:name w:val="מפת מסמך תו"/>
    <w:basedOn w:val="a0"/>
    <w:link w:val="af2"/>
    <w:semiHidden/>
    <w:rsid w:val="00876F47"/>
    <w:rPr>
      <w:rFonts w:ascii="Tahoma" w:eastAsia="Times New Roman" w:hAnsi="Tahoma" w:cs="Tahoma"/>
      <w:sz w:val="20"/>
      <w:szCs w:val="20"/>
      <w:shd w:val="clear" w:color="auto" w:fill="000080"/>
      <w:lang w:eastAsia="he-IL"/>
    </w:rPr>
  </w:style>
  <w:style w:type="paragraph" w:customStyle="1" w:styleId="af4">
    <w:name w:val="רשימה מימין"/>
    <w:basedOn w:val="a"/>
    <w:rsid w:val="00876F47"/>
    <w:pPr>
      <w:spacing w:before="0" w:beforeAutospacing="0" w:after="0" w:afterAutospacing="0" w:line="240" w:lineRule="auto"/>
      <w:ind w:left="540" w:hanging="540"/>
    </w:pPr>
    <w:rPr>
      <w:rFonts w:ascii="Times New Roman" w:eastAsia="Times New Roman" w:hAnsi="Times New Roman" w:cs="David"/>
      <w:sz w:val="24"/>
    </w:rPr>
  </w:style>
  <w:style w:type="paragraph" w:customStyle="1" w:styleId="Heading41">
    <w:name w:val="Heading 41"/>
    <w:basedOn w:val="a"/>
    <w:next w:val="a"/>
    <w:rsid w:val="00876F47"/>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a"/>
    <w:next w:val="a"/>
    <w:rsid w:val="00876F47"/>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a"/>
    <w:next w:val="a"/>
    <w:rsid w:val="00876F47"/>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a"/>
    <w:next w:val="a"/>
    <w:rsid w:val="00876F47"/>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a"/>
    <w:next w:val="a"/>
    <w:rsid w:val="00876F47"/>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a"/>
    <w:rsid w:val="00876F47"/>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11">
    <w:name w:val="חתימה1"/>
    <w:basedOn w:val="a"/>
    <w:rsid w:val="00876F47"/>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f5">
    <w:name w:val="חתימה קו אחד"/>
    <w:basedOn w:val="11"/>
    <w:rsid w:val="00876F47"/>
    <w:pPr>
      <w:tabs>
        <w:tab w:val="left" w:pos="2880"/>
        <w:tab w:val="left" w:pos="5220"/>
        <w:tab w:val="left" w:pos="7740"/>
      </w:tabs>
      <w:ind w:left="360"/>
    </w:pPr>
    <w:rPr>
      <w:sz w:val="22"/>
      <w:szCs w:val="22"/>
    </w:rPr>
  </w:style>
  <w:style w:type="paragraph" w:customStyle="1" w:styleId="12">
    <w:name w:val="חתימה קו 1 נקודות"/>
    <w:basedOn w:val="11"/>
    <w:rsid w:val="00876F47"/>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af6">
    <w:name w:val="List Paragraph"/>
    <w:basedOn w:val="a"/>
    <w:uiPriority w:val="34"/>
    <w:qFormat/>
    <w:rsid w:val="00876F47"/>
    <w:pPr>
      <w:spacing w:before="0" w:beforeAutospacing="0" w:after="0" w:afterAutospacing="0" w:line="360" w:lineRule="auto"/>
      <w:ind w:left="720"/>
      <w:jc w:val="both"/>
    </w:pPr>
    <w:rPr>
      <w:rFonts w:ascii="Times New Roman" w:eastAsia="Times New Roman" w:hAnsi="Times New Roman" w:cs="David"/>
      <w:sz w:val="25"/>
      <w:szCs w:val="25"/>
    </w:rPr>
  </w:style>
  <w:style w:type="table" w:customStyle="1" w:styleId="13">
    <w:name w:val="רשת טבלה1"/>
    <w:basedOn w:val="a1"/>
    <w:next w:val="a8"/>
    <w:rsid w:val="002B6E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7">
    <w:name w:val="היסט_כפול"/>
    <w:basedOn w:val="a"/>
    <w:rsid w:val="003E568C"/>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glossaryDocument" Target="glossary/document.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footnotes" Target="footnotes.xml"/><Relationship Id="rId14" Type="http://schemas.openxmlformats.org/officeDocument/2006/relationships/footer" Target="footer1.xml"/><Relationship Id="rId9"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A3549746394244A8B2019DA7F0B9A99E"/>
        <w:category>
          <w:name w:val="General"/>
          <w:gallery w:val="placeholder"/>
        </w:category>
        <w:types>
          <w:type w:val="bbPlcHdr"/>
        </w:types>
        <w:behaviors>
          <w:behavior w:val="content"/>
        </w:behaviors>
        <w:guid w:val="{83C638C2-AE96-4718-A192-443332328583}"/>
      </w:docPartPr>
      <w:docPartBody>
        <w:p w:rsidR="005613F2" w:rsidRDefault="005613F2">
          <w:r w:rsidRPr="00270301">
            <w:rPr>
              <w:rStyle w:val="a3"/>
              <w:rtl/>
            </w:rPr>
            <w:t>[תאריך חתימת חוזה]</w:t>
          </w:r>
        </w:p>
      </w:docPartBody>
    </w:docPart>
    <w:docPart>
      <w:docPartPr>
        <w:name w:val="26F246374E3B4358AE674B779D8D9304"/>
        <w:category>
          <w:name w:val="General"/>
          <w:gallery w:val="placeholder"/>
        </w:category>
        <w:types>
          <w:type w:val="bbPlcHdr"/>
        </w:types>
        <w:behaviors>
          <w:behavior w:val="content"/>
        </w:behaviors>
        <w:guid w:val="{AC9A2B16-1FFB-4BC7-9D03-71180EA3E2CE}"/>
      </w:docPartPr>
      <w:docPartBody>
        <w:p w:rsidR="005613F2" w:rsidRDefault="005613F2">
          <w:r w:rsidRPr="00270301">
            <w:rPr>
              <w:rStyle w:val="a3"/>
              <w:rtl/>
            </w:rPr>
            <w:t>[צד א בחוזה]</w:t>
          </w:r>
        </w:p>
      </w:docPartBody>
    </w:docPart>
    <w:docPart>
      <w:docPartPr>
        <w:name w:val="336FFB5FB236421C9F21C9072483ADA0"/>
        <w:category>
          <w:name w:val="General"/>
          <w:gallery w:val="placeholder"/>
        </w:category>
        <w:types>
          <w:type w:val="bbPlcHdr"/>
        </w:types>
        <w:behaviors>
          <w:behavior w:val="content"/>
        </w:behaviors>
        <w:guid w:val="{97F3905F-D09E-4E5E-AC67-1771FC77E292}"/>
      </w:docPartPr>
      <w:docPartBody>
        <w:p w:rsidR="005613F2" w:rsidRDefault="005613F2">
          <w:r w:rsidRPr="00270301">
            <w:rPr>
              <w:rStyle w:val="a3"/>
              <w:rtl/>
            </w:rPr>
            <w:t>[צדדים נוספים]</w:t>
          </w:r>
        </w:p>
      </w:docPartBody>
    </w:docPart>
    <w:docPart>
      <w:docPartPr>
        <w:name w:val="65634CC0725547DDA88D16C7AF9B021A"/>
        <w:category>
          <w:name w:val="General"/>
          <w:gallery w:val="placeholder"/>
        </w:category>
        <w:types>
          <w:type w:val="bbPlcHdr"/>
        </w:types>
        <w:behaviors>
          <w:behavior w:val="content"/>
        </w:behaviors>
        <w:guid w:val="{0C6FC6DA-6783-488D-BE87-AE20A125E281}"/>
      </w:docPartPr>
      <w:docPartBody>
        <w:p w:rsidR="005613F2" w:rsidRDefault="005613F2">
          <w:r w:rsidRPr="00270301">
            <w:rPr>
              <w:rStyle w:val="a3"/>
              <w:rtl/>
            </w:rPr>
            <w:t>[רשות מקומית]</w:t>
          </w:r>
        </w:p>
      </w:docPartBody>
    </w:docPart>
    <w:docPart>
      <w:docPartPr>
        <w:name w:val="E6ACF097708C473ABF69E0ACC599E245"/>
        <w:category>
          <w:name w:val="General"/>
          <w:gallery w:val="placeholder"/>
        </w:category>
        <w:types>
          <w:type w:val="bbPlcHdr"/>
        </w:types>
        <w:behaviors>
          <w:behavior w:val="content"/>
        </w:behaviors>
        <w:guid w:val="{016C25A2-BD23-4552-8001-54C7D93CC976}"/>
      </w:docPartPr>
      <w:docPartBody>
        <w:p w:rsidR="005613F2" w:rsidRDefault="005613F2">
          <w:r w:rsidRPr="00270301">
            <w:rPr>
              <w:rStyle w:val="a3"/>
              <w:rtl/>
            </w:rPr>
            <w:t>[שם אתר]</w:t>
          </w:r>
        </w:p>
      </w:docPartBody>
    </w:docPart>
    <w:docPart>
      <w:docPartPr>
        <w:name w:val="C7A405AC6AAD42858675B1EA40184AFD"/>
        <w:category>
          <w:name w:val="General"/>
          <w:gallery w:val="placeholder"/>
        </w:category>
        <w:types>
          <w:type w:val="bbPlcHdr"/>
        </w:types>
        <w:behaviors>
          <w:behavior w:val="content"/>
        </w:behaviors>
        <w:guid w:val="{148AF044-BE24-4A33-87C7-6EF39F954066}"/>
      </w:docPartPr>
      <w:docPartBody>
        <w:p w:rsidR="005613F2" w:rsidRDefault="005613F2">
          <w:r w:rsidRPr="00270301">
            <w:rPr>
              <w:rStyle w:val="a3"/>
              <w:rtl/>
            </w:rPr>
            <w:t>[שם הפרויקט]</w:t>
          </w:r>
        </w:p>
      </w:docPartBody>
    </w:docPart>
    <w:docPart>
      <w:docPartPr>
        <w:name w:val="4DD1A6B472044705A3DC95B3049BC369"/>
        <w:category>
          <w:name w:val="General"/>
          <w:gallery w:val="placeholder"/>
        </w:category>
        <w:types>
          <w:type w:val="bbPlcHdr"/>
        </w:types>
        <w:behaviors>
          <w:behavior w:val="content"/>
        </w:behaviors>
        <w:guid w:val="{F371D76D-161F-4195-8AB4-810BBA8109FA}"/>
      </w:docPartPr>
      <w:docPartBody>
        <w:p w:rsidR="005613F2" w:rsidRDefault="005613F2">
          <w:r w:rsidRPr="00270301">
            <w:rPr>
              <w:rStyle w:val="a3"/>
              <w:rtl/>
            </w:rPr>
            <w:t>[שדה נוסף 3]</w:t>
          </w:r>
        </w:p>
      </w:docPartBody>
    </w:docPart>
    <w:docPart>
      <w:docPartPr>
        <w:name w:val="9E8446C5CC194968AA99D4966A51F231"/>
        <w:category>
          <w:name w:val="General"/>
          <w:gallery w:val="placeholder"/>
        </w:category>
        <w:types>
          <w:type w:val="bbPlcHdr"/>
        </w:types>
        <w:behaviors>
          <w:behavior w:val="content"/>
        </w:behaviors>
        <w:guid w:val="{05F07396-0C07-43B4-B97D-E2F69F4A61F5}"/>
      </w:docPartPr>
      <w:docPartBody>
        <w:p w:rsidR="005613F2" w:rsidRDefault="005613F2">
          <w:r w:rsidRPr="00270301">
            <w:rPr>
              <w:rStyle w:val="a3"/>
              <w:rtl/>
            </w:rPr>
            <w:t>[שדה נוסף 2]</w:t>
          </w:r>
        </w:p>
      </w:docPartBody>
    </w:docPart>
    <w:docPart>
      <w:docPartPr>
        <w:name w:val="15B50867FC494010A7329E97188F4AD8"/>
        <w:category>
          <w:name w:val="General"/>
          <w:gallery w:val="placeholder"/>
        </w:category>
        <w:types>
          <w:type w:val="bbPlcHdr"/>
        </w:types>
        <w:behaviors>
          <w:behavior w:val="content"/>
        </w:behaviors>
        <w:guid w:val="{E8FBF8C2-583F-480A-83DC-9B7E6570081E}"/>
      </w:docPartPr>
      <w:docPartBody>
        <w:p w:rsidR="005613F2" w:rsidRDefault="005613F2">
          <w:r w:rsidRPr="00270301">
            <w:rPr>
              <w:rStyle w:val="a3"/>
              <w:rtl/>
            </w:rPr>
            <w:t>[שדה נוסף 1]</w:t>
          </w:r>
        </w:p>
      </w:docPartBody>
    </w:docPart>
    <w:docPart>
      <w:docPartPr>
        <w:name w:val="C3E9EB28003C473F9359DECFDE6655A4"/>
        <w:category>
          <w:name w:val="General"/>
          <w:gallery w:val="placeholder"/>
        </w:category>
        <w:types>
          <w:type w:val="bbPlcHdr"/>
        </w:types>
        <w:behaviors>
          <w:behavior w:val="content"/>
        </w:behaviors>
        <w:guid w:val="{07FECB23-AB5A-479E-A29A-E83157BA1308}"/>
      </w:docPartPr>
      <w:docPartBody>
        <w:p w:rsidR="005613F2" w:rsidRDefault="005613F2">
          <w:r w:rsidRPr="00270301">
            <w:rPr>
              <w:rStyle w:val="a3"/>
              <w:rtl/>
            </w:rPr>
            <w:t>[רשות מקומית]</w:t>
          </w:r>
        </w:p>
      </w:docPartBody>
    </w:docPart>
    <w:docPart>
      <w:docPartPr>
        <w:name w:val="B5B0E43A71E847EA8A160F634A5C11E7"/>
        <w:category>
          <w:name w:val="General"/>
          <w:gallery w:val="placeholder"/>
        </w:category>
        <w:types>
          <w:type w:val="bbPlcHdr"/>
        </w:types>
        <w:behaviors>
          <w:behavior w:val="content"/>
        </w:behaviors>
        <w:guid w:val="{CC1F74E0-0EC1-4000-8A70-4C720A7A304D}"/>
      </w:docPartPr>
      <w:docPartBody>
        <w:p w:rsidR="005613F2" w:rsidRDefault="005613F2">
          <w:r w:rsidRPr="00270301">
            <w:rPr>
              <w:rStyle w:val="a3"/>
              <w:rtl/>
            </w:rPr>
            <w:t>[שדה נוסף 6]</w:t>
          </w:r>
        </w:p>
      </w:docPartBody>
    </w:docPart>
    <w:docPart>
      <w:docPartPr>
        <w:name w:val="09E5AF6F367B4F0CB193607106BCF886"/>
        <w:category>
          <w:name w:val="General"/>
          <w:gallery w:val="placeholder"/>
        </w:category>
        <w:types>
          <w:type w:val="bbPlcHdr"/>
        </w:types>
        <w:behaviors>
          <w:behavior w:val="content"/>
        </w:behaviors>
        <w:guid w:val="{ED915249-BC06-4104-89B5-04DEDBE76C36}"/>
      </w:docPartPr>
      <w:docPartBody>
        <w:p w:rsidR="005613F2" w:rsidRDefault="005613F2">
          <w:r w:rsidRPr="00270301">
            <w:rPr>
              <w:rStyle w:val="a3"/>
              <w:rtl/>
            </w:rPr>
            <w:t>[אחוז השתתפות צד א]</w:t>
          </w:r>
        </w:p>
      </w:docPartBody>
    </w:docPart>
    <w:docPart>
      <w:docPartPr>
        <w:name w:val="678BD1FBAD6047EB9C2BBA2F0078C239"/>
        <w:category>
          <w:name w:val="General"/>
          <w:gallery w:val="placeholder"/>
        </w:category>
        <w:types>
          <w:type w:val="bbPlcHdr"/>
        </w:types>
        <w:behaviors>
          <w:behavior w:val="content"/>
        </w:behaviors>
        <w:guid w:val="{487FB896-C974-496C-A212-D2EA10D8417C}"/>
      </w:docPartPr>
      <w:docPartBody>
        <w:p w:rsidR="005613F2" w:rsidRDefault="005613F2">
          <w:r w:rsidRPr="00270301">
            <w:rPr>
              <w:rStyle w:val="a3"/>
              <w:rtl/>
            </w:rPr>
            <w:t>[סוג מדד כותרת]</w:t>
          </w:r>
        </w:p>
      </w:docPartBody>
    </w:docPart>
    <w:docPart>
      <w:docPartPr>
        <w:name w:val="4B43A0B713234E0696BD3DBD305DDDED"/>
        <w:category>
          <w:name w:val="General"/>
          <w:gallery w:val="placeholder"/>
        </w:category>
        <w:types>
          <w:type w:val="bbPlcHdr"/>
        </w:types>
        <w:behaviors>
          <w:behavior w:val="content"/>
        </w:behaviors>
        <w:guid w:val="{16C6B8AF-61DA-4899-8C3D-BEE1909D79C6}"/>
      </w:docPartPr>
      <w:docPartBody>
        <w:p w:rsidR="005613F2" w:rsidRDefault="005613F2">
          <w:r w:rsidRPr="00270301">
            <w:rPr>
              <w:rStyle w:val="a3"/>
              <w:rtl/>
            </w:rPr>
            <w:t>[מדד בגין/ידוע - כותרת]</w:t>
          </w:r>
        </w:p>
      </w:docPartBody>
    </w:docPart>
    <w:docPart>
      <w:docPartPr>
        <w:name w:val="AA7D478B03BF4E8296508A827ECC7138"/>
        <w:category>
          <w:name w:val="General"/>
          <w:gallery w:val="placeholder"/>
        </w:category>
        <w:types>
          <w:type w:val="bbPlcHdr"/>
        </w:types>
        <w:behaviors>
          <w:behavior w:val="content"/>
        </w:behaviors>
        <w:guid w:val="{EBF903BD-A845-4EC9-ADC0-CA7368DA436D}"/>
      </w:docPartPr>
      <w:docPartBody>
        <w:p w:rsidR="005613F2" w:rsidRDefault="005613F2">
          <w:r w:rsidRPr="00270301">
            <w:rPr>
              <w:rStyle w:val="a3"/>
              <w:rtl/>
            </w:rPr>
            <w:t>[מדד בסיס]</w:t>
          </w:r>
        </w:p>
      </w:docPartBody>
    </w:docPart>
    <w:docPart>
      <w:docPartPr>
        <w:name w:val="F65E6C09B2D6472BB9F1CA8F77D58698"/>
        <w:category>
          <w:name w:val="General"/>
          <w:gallery w:val="placeholder"/>
        </w:category>
        <w:types>
          <w:type w:val="bbPlcHdr"/>
        </w:types>
        <w:behaviors>
          <w:behavior w:val="content"/>
        </w:behaviors>
        <w:guid w:val="{7CB3EBFB-93E5-4CCD-9DBE-A00234929510}"/>
      </w:docPartPr>
      <w:docPartBody>
        <w:p w:rsidR="005613F2" w:rsidRDefault="005613F2">
          <w:r w:rsidRPr="00270301">
            <w:rPr>
              <w:rStyle w:val="a3"/>
              <w:rtl/>
            </w:rPr>
            <w:t>[נקודות מדד]</w:t>
          </w:r>
        </w:p>
      </w:docPartBody>
    </w:docPart>
    <w:docPart>
      <w:docPartPr>
        <w:name w:val="C02D460EA3EF44FE90D07F96B1E9B7A9"/>
        <w:category>
          <w:name w:val="כללי"/>
          <w:gallery w:val="placeholder"/>
        </w:category>
        <w:types>
          <w:type w:val="bbPlcHdr"/>
        </w:types>
        <w:behaviors>
          <w:behavior w:val="content"/>
        </w:behaviors>
        <w:guid w:val="{1214E5A8-E67A-44E5-A7EC-C132306D25FC}"/>
      </w:docPartPr>
      <w:docPartBody>
        <w:p w:rsidR="006D10FA" w:rsidRDefault="006D10FA" w:rsidP="006D10FA">
          <w:pPr>
            <w:pStyle w:val="C02D460EA3EF44FE90D07F96B1E9B7A9"/>
          </w:pPr>
          <w:r w:rsidRPr="00F11BAF">
            <w:rPr>
              <w:rStyle w:val="a3"/>
              <w:rtl/>
            </w:rPr>
            <w:t>[שם הפרויקט]</w:t>
          </w:r>
        </w:p>
      </w:docPartBody>
    </w:docPart>
    <w:docPart>
      <w:docPartPr>
        <w:name w:val="E28E975E6DC747AD9ED610F6317F5C93"/>
        <w:category>
          <w:name w:val="כללי"/>
          <w:gallery w:val="placeholder"/>
        </w:category>
        <w:types>
          <w:type w:val="bbPlcHdr"/>
        </w:types>
        <w:behaviors>
          <w:behavior w:val="content"/>
        </w:behaviors>
        <w:guid w:val="{A2AE0032-5B21-4E5A-A43D-0069BF90E494}"/>
      </w:docPartPr>
      <w:docPartBody>
        <w:p w:rsidR="006D10FA" w:rsidRDefault="006D10FA" w:rsidP="006D10FA">
          <w:pPr>
            <w:pStyle w:val="E28E975E6DC747AD9ED610F6317F5C93"/>
          </w:pPr>
          <w:r w:rsidRPr="00F11BAF">
            <w:rPr>
              <w:rStyle w:val="a3"/>
              <w:rtl/>
            </w:rPr>
            <w:t>[שם אתר]</w:t>
          </w:r>
        </w:p>
      </w:docPartBody>
    </w:docPart>
    <w:docPart>
      <w:docPartPr>
        <w:name w:val="40839D0DE10547ACA530754CDFBBCFE7"/>
        <w:category>
          <w:name w:val="כללי"/>
          <w:gallery w:val="placeholder"/>
        </w:category>
        <w:types>
          <w:type w:val="bbPlcHdr"/>
        </w:types>
        <w:behaviors>
          <w:behavior w:val="content"/>
        </w:behaviors>
        <w:guid w:val="{44BB6BF5-BE8C-4FC2-9E5E-96A29B020CD7}"/>
      </w:docPartPr>
      <w:docPartBody>
        <w:p w:rsidR="006D10FA" w:rsidRDefault="006D10FA" w:rsidP="006D10FA">
          <w:pPr>
            <w:pStyle w:val="40839D0DE10547ACA530754CDFBBCFE7"/>
          </w:pPr>
          <w:r w:rsidRPr="003059F5">
            <w:rPr>
              <w:rStyle w:val="a3"/>
              <w:rtl/>
            </w:rPr>
            <w:t>[שדה נוסף 3]</w:t>
          </w:r>
        </w:p>
      </w:docPartBody>
    </w:docPart>
    <w:docPart>
      <w:docPartPr>
        <w:name w:val="3E7E4D3A8ECB4A27B04F881F16A53A70"/>
        <w:category>
          <w:name w:val="כללי"/>
          <w:gallery w:val="placeholder"/>
        </w:category>
        <w:types>
          <w:type w:val="bbPlcHdr"/>
        </w:types>
        <w:behaviors>
          <w:behavior w:val="content"/>
        </w:behaviors>
        <w:guid w:val="{E33CF76F-59F1-4502-943A-357C951A8CF8}"/>
      </w:docPartPr>
      <w:docPartBody>
        <w:p w:rsidR="00FD23EF" w:rsidRDefault="006D10FA" w:rsidP="006D10FA">
          <w:pPr>
            <w:pStyle w:val="3E7E4D3A8ECB4A27B04F881F16A53A70"/>
          </w:pPr>
          <w:r w:rsidRPr="003059F5">
            <w:rPr>
              <w:rStyle w:val="a3"/>
              <w:rtl/>
            </w:rPr>
            <w:t>[שדה נוסף 4]</w:t>
          </w:r>
        </w:p>
      </w:docPartBody>
    </w:docPart>
    <w:docPart>
      <w:docPartPr>
        <w:name w:val="89C766EC517A4B37A7954110D745A52C"/>
        <w:category>
          <w:name w:val="כללי"/>
          <w:gallery w:val="placeholder"/>
        </w:category>
        <w:types>
          <w:type w:val="bbPlcHdr"/>
        </w:types>
        <w:behaviors>
          <w:behavior w:val="content"/>
        </w:behaviors>
        <w:guid w:val="{B1377EE0-A9FD-46E9-BE23-6E27DCC26880}"/>
      </w:docPartPr>
      <w:docPartBody>
        <w:p w:rsidR="00FD23EF" w:rsidRDefault="006D10FA" w:rsidP="006D10FA">
          <w:pPr>
            <w:pStyle w:val="89C766EC517A4B37A7954110D745A52C"/>
          </w:pPr>
          <w:r w:rsidRPr="003059F5">
            <w:rPr>
              <w:rStyle w:val="a3"/>
              <w:rtl/>
            </w:rPr>
            <w:t>[שדה נוסף 5]</w:t>
          </w:r>
        </w:p>
      </w:docPartBody>
    </w:docPart>
    <w:docPart>
      <w:docPartPr>
        <w:name w:val="BD8108D075524CFDA8C8636F98D0F32C"/>
        <w:category>
          <w:name w:val="כללי"/>
          <w:gallery w:val="placeholder"/>
        </w:category>
        <w:types>
          <w:type w:val="bbPlcHdr"/>
        </w:types>
        <w:behaviors>
          <w:behavior w:val="content"/>
        </w:behaviors>
        <w:guid w:val="{45DD849C-A48D-4CF8-B4A7-43050BA748B1}"/>
      </w:docPartPr>
      <w:docPartBody>
        <w:p w:rsidR="00FD23EF" w:rsidRDefault="006D10FA" w:rsidP="006D10FA">
          <w:pPr>
            <w:pStyle w:val="BD8108D075524CFDA8C8636F98D0F32C"/>
          </w:pPr>
          <w:r w:rsidRPr="003059F5">
            <w:rPr>
              <w:rStyle w:val="a3"/>
              <w:rtl/>
            </w:rPr>
            <w:t>[תאריך חתימת חוזה]</w:t>
          </w:r>
        </w:p>
      </w:docPartBody>
    </w:docPart>
    <w:docPart>
      <w:docPartPr>
        <w:name w:val="A35726958D7645ED91BBF6A7024CF56C"/>
        <w:category>
          <w:name w:val="כללי"/>
          <w:gallery w:val="placeholder"/>
        </w:category>
        <w:types>
          <w:type w:val="bbPlcHdr"/>
        </w:types>
        <w:behaviors>
          <w:behavior w:val="content"/>
        </w:behaviors>
        <w:guid w:val="{974D180F-C52C-4320-B5F3-8CFE11DD7D76}"/>
      </w:docPartPr>
      <w:docPartBody>
        <w:p w:rsidR="00FD23EF" w:rsidRDefault="006D10FA" w:rsidP="006D10FA">
          <w:pPr>
            <w:pStyle w:val="A35726958D7645ED91BBF6A7024CF56C"/>
          </w:pPr>
          <w:r w:rsidRPr="0027244C">
            <w:rPr>
              <w:rStyle w:val="a3"/>
              <w:rtl/>
            </w:rPr>
            <w:t>[צד א בחוזה]</w:t>
          </w:r>
        </w:p>
      </w:docPartBody>
    </w:docPart>
    <w:docPart>
      <w:docPartPr>
        <w:name w:val="3834839886A347D28A00D3A491DB6711"/>
        <w:category>
          <w:name w:val="כללי"/>
          <w:gallery w:val="placeholder"/>
        </w:category>
        <w:types>
          <w:type w:val="bbPlcHdr"/>
        </w:types>
        <w:behaviors>
          <w:behavior w:val="content"/>
        </w:behaviors>
        <w:guid w:val="{3A113B08-0663-4039-84E2-3C6CCF2EA626}"/>
      </w:docPartPr>
      <w:docPartBody>
        <w:p w:rsidR="00FD23EF" w:rsidRDefault="006D10FA" w:rsidP="006D10FA">
          <w:pPr>
            <w:pStyle w:val="3834839886A347D28A00D3A491DB6711"/>
          </w:pPr>
          <w:r w:rsidRPr="003059F5">
            <w:rPr>
              <w:rStyle w:val="a3"/>
              <w:rtl/>
            </w:rPr>
            <w:t>[שם ספק]</w:t>
          </w:r>
        </w:p>
      </w:docPartBody>
    </w:docPart>
    <w:docPart>
      <w:docPartPr>
        <w:name w:val="95E1D966CF834A0FA790A411F2E7CD47"/>
        <w:category>
          <w:name w:val="כללי"/>
          <w:gallery w:val="placeholder"/>
        </w:category>
        <w:types>
          <w:type w:val="bbPlcHdr"/>
        </w:types>
        <w:behaviors>
          <w:behavior w:val="content"/>
        </w:behaviors>
        <w:guid w:val="{C77C7D21-C94D-4FA3-B8DE-0ECE046DF424}"/>
      </w:docPartPr>
      <w:docPartBody>
        <w:p w:rsidR="00FD23EF" w:rsidRDefault="006D10FA" w:rsidP="006D10FA">
          <w:pPr>
            <w:pStyle w:val="95E1D966CF834A0FA790A411F2E7CD47"/>
          </w:pPr>
          <w:r w:rsidRPr="003059F5">
            <w:rPr>
              <w:rStyle w:val="a3"/>
              <w:rtl/>
            </w:rPr>
            <w:t>[שם ספק]</w:t>
          </w:r>
        </w:p>
      </w:docPartBody>
    </w:docPart>
    <w:docPart>
      <w:docPartPr>
        <w:name w:val="782E10CE3588470FB4ED6D481FE462DB"/>
        <w:category>
          <w:name w:val="כללי"/>
          <w:gallery w:val="placeholder"/>
        </w:category>
        <w:types>
          <w:type w:val="bbPlcHdr"/>
        </w:types>
        <w:behaviors>
          <w:behavior w:val="content"/>
        </w:behaviors>
        <w:guid w:val="{BCA31F58-3D7E-4600-AE5B-0E439EC6EBFE}"/>
      </w:docPartPr>
      <w:docPartBody>
        <w:p w:rsidR="00FD23EF" w:rsidRDefault="006D10FA" w:rsidP="006D10FA">
          <w:pPr>
            <w:pStyle w:val="782E10CE3588470FB4ED6D481FE462DB"/>
          </w:pPr>
          <w:r w:rsidRPr="003059F5">
            <w:rPr>
              <w:rStyle w:val="a3"/>
              <w:rtl/>
            </w:rPr>
            <w:t>[שם ספק]</w:t>
          </w:r>
        </w:p>
      </w:docPartBody>
    </w:docPart>
    <w:docPart>
      <w:docPartPr>
        <w:name w:val="D319A93BDDD24568A7B032320E4C7A72"/>
        <w:category>
          <w:name w:val="כללי"/>
          <w:gallery w:val="placeholder"/>
        </w:category>
        <w:types>
          <w:type w:val="bbPlcHdr"/>
        </w:types>
        <w:behaviors>
          <w:behavior w:val="content"/>
        </w:behaviors>
        <w:guid w:val="{3505642C-134A-428A-BDBC-20BD7CA25233}"/>
      </w:docPartPr>
      <w:docPartBody>
        <w:p w:rsidR="00FD23EF" w:rsidRDefault="006D10FA" w:rsidP="006D10FA">
          <w:pPr>
            <w:pStyle w:val="D319A93BDDD24568A7B032320E4C7A72"/>
          </w:pPr>
          <w:r w:rsidRPr="003059F5">
            <w:rPr>
              <w:rStyle w:val="a3"/>
              <w:rtl/>
            </w:rPr>
            <w:t>[שם ספק]</w:t>
          </w:r>
        </w:p>
      </w:docPartBody>
    </w:docPart>
    <w:docPart>
      <w:docPartPr>
        <w:name w:val="75B7A1A0E10B476D80C5FCA668CEF20B"/>
        <w:category>
          <w:name w:val="כללי"/>
          <w:gallery w:val="placeholder"/>
        </w:category>
        <w:types>
          <w:type w:val="bbPlcHdr"/>
        </w:types>
        <w:behaviors>
          <w:behavior w:val="content"/>
        </w:behaviors>
        <w:guid w:val="{374498CD-B5EB-4C2C-9C28-84A5B74E6897}"/>
      </w:docPartPr>
      <w:docPartBody>
        <w:p w:rsidR="00FD23EF" w:rsidRDefault="006D10FA" w:rsidP="006D10FA">
          <w:pPr>
            <w:pStyle w:val="75B7A1A0E10B476D80C5FCA668CEF20B"/>
          </w:pPr>
          <w:r w:rsidRPr="003059F5">
            <w:rPr>
              <w:rStyle w:val="a3"/>
              <w:rtl/>
            </w:rPr>
            <w:t>[תבנית חוזה]</w:t>
          </w:r>
        </w:p>
      </w:docPartBody>
    </w:docPart>
    <w:docPart>
      <w:docPartPr>
        <w:name w:val="F3AC8CFDBAFF466E9F19FE7F3E70C88C"/>
        <w:category>
          <w:name w:val="כללי"/>
          <w:gallery w:val="placeholder"/>
        </w:category>
        <w:types>
          <w:type w:val="bbPlcHdr"/>
        </w:types>
        <w:behaviors>
          <w:behavior w:val="content"/>
        </w:behaviors>
        <w:guid w:val="{BA7EEE67-521A-4850-AA7A-9ECF6F1277EF}"/>
      </w:docPartPr>
      <w:docPartBody>
        <w:p w:rsidR="00FD23EF" w:rsidRDefault="006D10FA" w:rsidP="006D10FA">
          <w:pPr>
            <w:pStyle w:val="F3AC8CFDBAFF466E9F19FE7F3E70C88C"/>
          </w:pPr>
          <w:r w:rsidRPr="009D00D7">
            <w:rPr>
              <w:rStyle w:val="a3"/>
              <w:rtl/>
            </w:rPr>
            <w:t>[שם הפרויקט]</w:t>
          </w:r>
        </w:p>
      </w:docPartBody>
    </w:docPart>
    <w:docPart>
      <w:docPartPr>
        <w:name w:val="4737C428EBD34BBC9F13D3C608E6276D"/>
        <w:category>
          <w:name w:val="כללי"/>
          <w:gallery w:val="placeholder"/>
        </w:category>
        <w:types>
          <w:type w:val="bbPlcHdr"/>
        </w:types>
        <w:behaviors>
          <w:behavior w:val="content"/>
        </w:behaviors>
        <w:guid w:val="{6053C3EF-2215-473D-B4A9-45426C94C517}"/>
      </w:docPartPr>
      <w:docPartBody>
        <w:p w:rsidR="00FD23EF" w:rsidRDefault="006D10FA" w:rsidP="006D10FA">
          <w:pPr>
            <w:pStyle w:val="4737C428EBD34BBC9F13D3C608E6276D"/>
          </w:pPr>
          <w:r w:rsidRPr="003059F5">
            <w:rPr>
              <w:rStyle w:val="a3"/>
              <w:rtl/>
            </w:rPr>
            <w:t>[שם ספק]</w:t>
          </w:r>
        </w:p>
      </w:docPartBody>
    </w:docPart>
    <w:docPart>
      <w:docPartPr>
        <w:name w:val="81B91C2BECF44BA685F37D5BBB2BEF98"/>
        <w:category>
          <w:name w:val="כללי"/>
          <w:gallery w:val="placeholder"/>
        </w:category>
        <w:types>
          <w:type w:val="bbPlcHdr"/>
        </w:types>
        <w:behaviors>
          <w:behavior w:val="content"/>
        </w:behaviors>
        <w:guid w:val="{868AF552-0142-4949-BBA5-A5F56390ED86}"/>
      </w:docPartPr>
      <w:docPartBody>
        <w:p w:rsidR="00FD23EF" w:rsidRDefault="006D10FA" w:rsidP="006D10FA">
          <w:pPr>
            <w:pStyle w:val="81B91C2BECF44BA685F37D5BBB2BEF98"/>
          </w:pPr>
          <w:r w:rsidRPr="003059F5">
            <w:rPr>
              <w:rStyle w:val="a3"/>
              <w:rtl/>
            </w:rPr>
            <w:t>[שם ספק]</w:t>
          </w:r>
        </w:p>
      </w:docPartBody>
    </w:docPart>
    <w:docPart>
      <w:docPartPr>
        <w:name w:val="D94FC99D8BE04788A5B5DDF64FFEF666"/>
        <w:category>
          <w:name w:val="כללי"/>
          <w:gallery w:val="placeholder"/>
        </w:category>
        <w:types>
          <w:type w:val="bbPlcHdr"/>
        </w:types>
        <w:behaviors>
          <w:behavior w:val="content"/>
        </w:behaviors>
        <w:guid w:val="{1ED8B39B-FB95-4EB1-AE28-EC4E506C36CF}"/>
      </w:docPartPr>
      <w:docPartBody>
        <w:p w:rsidR="00FD23EF" w:rsidRDefault="006D10FA" w:rsidP="006D10FA">
          <w:pPr>
            <w:pStyle w:val="D94FC99D8BE04788A5B5DDF64FFEF666"/>
          </w:pPr>
          <w:r w:rsidRPr="00C5438E">
            <w:rPr>
              <w:rStyle w:val="a3"/>
              <w:rtl/>
            </w:rPr>
            <w:t>[צד א בחוזה]</w:t>
          </w:r>
        </w:p>
      </w:docPartBody>
    </w:docPart>
    <w:docPart>
      <w:docPartPr>
        <w:name w:val="86D085FF429246919C923818F563F539"/>
        <w:category>
          <w:name w:val="כללי"/>
          <w:gallery w:val="placeholder"/>
        </w:category>
        <w:types>
          <w:type w:val="bbPlcHdr"/>
        </w:types>
        <w:behaviors>
          <w:behavior w:val="content"/>
        </w:behaviors>
        <w:guid w:val="{79A04519-6E72-4FA4-8DC9-08255340D1A8}"/>
      </w:docPartPr>
      <w:docPartBody>
        <w:p w:rsidR="00FD23EF" w:rsidRDefault="006D10FA" w:rsidP="006D10FA">
          <w:pPr>
            <w:pStyle w:val="86D085FF429246919C923818F563F539"/>
          </w:pPr>
          <w:r w:rsidRPr="003059F5">
            <w:rPr>
              <w:rStyle w:val="a3"/>
              <w:rtl/>
            </w:rPr>
            <w:t>[שם ספק]</w:t>
          </w:r>
        </w:p>
      </w:docPartBody>
    </w:docPart>
    <w:docPart>
      <w:docPartPr>
        <w:name w:val="91616886BDA3499B8FA2F27D2D889F5B"/>
        <w:category>
          <w:name w:val="כללי"/>
          <w:gallery w:val="placeholder"/>
        </w:category>
        <w:types>
          <w:type w:val="bbPlcHdr"/>
        </w:types>
        <w:behaviors>
          <w:behavior w:val="content"/>
        </w:behaviors>
        <w:guid w:val="{FC4A7D4D-D08A-4DD0-BD5D-1DEBA296DF83}"/>
      </w:docPartPr>
      <w:docPartBody>
        <w:p w:rsidR="00FD23EF" w:rsidRDefault="006D10FA" w:rsidP="006D10FA">
          <w:pPr>
            <w:pStyle w:val="91616886BDA3499B8FA2F27D2D889F5B"/>
          </w:pPr>
          <w:r w:rsidRPr="003059F5">
            <w:rPr>
              <w:rStyle w:val="a3"/>
              <w:rtl/>
            </w:rPr>
            <w:t>[שם אתר]</w:t>
          </w:r>
        </w:p>
      </w:docPartBody>
    </w:docPart>
    <w:docPart>
      <w:docPartPr>
        <w:name w:val="A7BE99A0687148F383423CB324AC8453"/>
        <w:category>
          <w:name w:val="כללי"/>
          <w:gallery w:val="placeholder"/>
        </w:category>
        <w:types>
          <w:type w:val="bbPlcHdr"/>
        </w:types>
        <w:behaviors>
          <w:behavior w:val="content"/>
        </w:behaviors>
        <w:guid w:val="{2CF91659-DA82-43DC-AD0D-98E13392005B}"/>
      </w:docPartPr>
      <w:docPartBody>
        <w:p w:rsidR="00FD23EF" w:rsidRDefault="006D10FA" w:rsidP="006D10FA">
          <w:pPr>
            <w:pStyle w:val="A7BE99A0687148F383423CB324AC8453"/>
          </w:pPr>
          <w:r w:rsidRPr="003059F5">
            <w:rPr>
              <w:rStyle w:val="a3"/>
              <w:rtl/>
            </w:rPr>
            <w:t>[תיאור עבודה]</w:t>
          </w:r>
        </w:p>
      </w:docPartBody>
    </w:docPart>
    <w:docPart>
      <w:docPartPr>
        <w:name w:val="1A951B481D384E6AAD05577B624F6BB5"/>
        <w:category>
          <w:name w:val="כללי"/>
          <w:gallery w:val="placeholder"/>
        </w:category>
        <w:types>
          <w:type w:val="bbPlcHdr"/>
        </w:types>
        <w:behaviors>
          <w:behavior w:val="content"/>
        </w:behaviors>
        <w:guid w:val="{189B36F7-0D22-486C-87B0-B31AB59D86C0}"/>
      </w:docPartPr>
      <w:docPartBody>
        <w:p w:rsidR="00FD23EF" w:rsidRDefault="006D10FA" w:rsidP="006D10FA">
          <w:pPr>
            <w:pStyle w:val="1A951B481D384E6AAD05577B624F6BB5"/>
          </w:pPr>
          <w:r w:rsidRPr="00C5438E">
            <w:rPr>
              <w:rStyle w:val="a3"/>
              <w:rtl/>
            </w:rPr>
            <w:t>[צד א בחוזה]</w:t>
          </w:r>
        </w:p>
      </w:docPartBody>
    </w:docPart>
    <w:docPart>
      <w:docPartPr>
        <w:name w:val="17C32BFAC6B2451AA2F8C3656C2C6A1A"/>
        <w:category>
          <w:name w:val="כללי"/>
          <w:gallery w:val="placeholder"/>
        </w:category>
        <w:types>
          <w:type w:val="bbPlcHdr"/>
        </w:types>
        <w:behaviors>
          <w:behavior w:val="content"/>
        </w:behaviors>
        <w:guid w:val="{2493568F-2B22-43B0-A183-C4BFE77FBE3B}"/>
      </w:docPartPr>
      <w:docPartBody>
        <w:p w:rsidR="00FD23EF" w:rsidRDefault="006D10FA" w:rsidP="006D10FA">
          <w:pPr>
            <w:pStyle w:val="17C32BFAC6B2451AA2F8C3656C2C6A1A"/>
          </w:pPr>
          <w:r w:rsidRPr="003059F5">
            <w:rPr>
              <w:rStyle w:val="a3"/>
              <w:rtl/>
            </w:rPr>
            <w:t>[שם אתר]</w:t>
          </w:r>
        </w:p>
      </w:docPartBody>
    </w:docPart>
    <w:docPart>
      <w:docPartPr>
        <w:name w:val="A9DDC5724C9D4D94AFF5BE40DB661209"/>
        <w:category>
          <w:name w:val="כללי"/>
          <w:gallery w:val="placeholder"/>
        </w:category>
        <w:types>
          <w:type w:val="bbPlcHdr"/>
        </w:types>
        <w:behaviors>
          <w:behavior w:val="content"/>
        </w:behaviors>
        <w:guid w:val="{BC30423C-2E70-4711-BBA0-E84017C7AB2F}"/>
      </w:docPartPr>
      <w:docPartBody>
        <w:p w:rsidR="00FD23EF" w:rsidRDefault="006D10FA" w:rsidP="006D10FA">
          <w:pPr>
            <w:pStyle w:val="A9DDC5724C9D4D94AFF5BE40DB661209"/>
          </w:pPr>
          <w:r w:rsidRPr="003059F5">
            <w:rPr>
              <w:rStyle w:val="a3"/>
              <w:rtl/>
            </w:rPr>
            <w:t>[תאריך חתימת חוזה]</w:t>
          </w:r>
        </w:p>
      </w:docPartBody>
    </w:docPart>
    <w:docPart>
      <w:docPartPr>
        <w:name w:val="BAE68B7BA8784BEAB244A64E643383F5"/>
        <w:category>
          <w:name w:val="כללי"/>
          <w:gallery w:val="placeholder"/>
        </w:category>
        <w:types>
          <w:type w:val="bbPlcHdr"/>
        </w:types>
        <w:behaviors>
          <w:behavior w:val="content"/>
        </w:behaviors>
        <w:guid w:val="{D4A596AA-FC7E-41BE-BC78-B65F1F963C98}"/>
      </w:docPartPr>
      <w:docPartBody>
        <w:p w:rsidR="00CF3CEC" w:rsidRDefault="00966919">
          <w:r w:rsidRPr="002540C2">
            <w:rPr>
              <w:rStyle w:val="a3"/>
              <w:rtl/>
            </w:rPr>
            <w:t>[שם ספק]</w:t>
          </w:r>
        </w:p>
      </w:docPartBody>
    </w:docPart>
    <w:docPart>
      <w:docPartPr>
        <w:name w:val="7906919841494BCAA822F3075AE9322D"/>
        <w:category>
          <w:name w:val="כללי"/>
          <w:gallery w:val="placeholder"/>
        </w:category>
        <w:types>
          <w:type w:val="bbPlcHdr"/>
        </w:types>
        <w:behaviors>
          <w:behavior w:val="content"/>
        </w:behaviors>
        <w:guid w:val="{DEE62B6D-C2B1-49FE-982B-A6A866048191}"/>
      </w:docPartPr>
      <w:docPartBody>
        <w:p w:rsidR="00CF3CEC" w:rsidRDefault="00966919">
          <w:r w:rsidRPr="002540C2">
            <w:rPr>
              <w:rStyle w:val="a3"/>
              <w:rtl/>
            </w:rPr>
            <w:t>[שם צד א]</w:t>
          </w:r>
        </w:p>
      </w:docPartBody>
    </w:docPart>
    <w:docPart>
      <w:docPartPr>
        <w:name w:val="2B53D8BF7B434BD285315A13E48354ED"/>
        <w:category>
          <w:name w:val="כללי"/>
          <w:gallery w:val="placeholder"/>
        </w:category>
        <w:types>
          <w:type w:val="bbPlcHdr"/>
        </w:types>
        <w:behaviors>
          <w:behavior w:val="content"/>
        </w:behaviors>
        <w:guid w:val="{EFB69C2D-9440-4433-B13F-AFD5836B6461}"/>
      </w:docPartPr>
      <w:docPartBody>
        <w:p w:rsidR="00CF3CEC" w:rsidRDefault="00966919" w:rsidP="00966919">
          <w:pPr>
            <w:pStyle w:val="2B53D8BF7B434BD285315A13E48354ED"/>
          </w:pPr>
          <w:r w:rsidRPr="003059F5">
            <w:rPr>
              <w:rStyle w:val="a3"/>
              <w:rtl/>
            </w:rPr>
            <w:t>[שם ספק]</w:t>
          </w:r>
        </w:p>
      </w:docPartBody>
    </w:docPart>
    <w:docPart>
      <w:docPartPr>
        <w:name w:val="B2ADEC1CFEF0420B9B79367DC4BE9D34"/>
        <w:category>
          <w:name w:val="כללי"/>
          <w:gallery w:val="placeholder"/>
        </w:category>
        <w:types>
          <w:type w:val="bbPlcHdr"/>
        </w:types>
        <w:behaviors>
          <w:behavior w:val="content"/>
        </w:behaviors>
        <w:guid w:val="{B4C295DE-02D3-49FA-A4A1-FC2493F3185B}"/>
      </w:docPartPr>
      <w:docPartBody>
        <w:p w:rsidR="00CF3CEC" w:rsidRDefault="00966919" w:rsidP="00966919">
          <w:pPr>
            <w:pStyle w:val="B2ADEC1CFEF0420B9B79367DC4BE9D34"/>
          </w:pPr>
          <w:r w:rsidRPr="003059F5">
            <w:rPr>
              <w:rStyle w:val="a3"/>
              <w:rtl/>
            </w:rPr>
            <w:t>[שם ספק]</w:t>
          </w:r>
        </w:p>
      </w:docPartBody>
    </w:docPart>
    <w:docPart>
      <w:docPartPr>
        <w:name w:val="981F0720067C4A268F21E7C6CB33EB6D"/>
        <w:category>
          <w:name w:val="כללי"/>
          <w:gallery w:val="placeholder"/>
        </w:category>
        <w:types>
          <w:type w:val="bbPlcHdr"/>
        </w:types>
        <w:behaviors>
          <w:behavior w:val="content"/>
        </w:behaviors>
        <w:guid w:val="{D8F6E63D-23C2-4FB9-A897-3C54136F3AA0}"/>
      </w:docPartPr>
      <w:docPartBody>
        <w:p w:rsidR="00CF3CEC" w:rsidRDefault="00966919" w:rsidP="00966919">
          <w:pPr>
            <w:pStyle w:val="981F0720067C4A268F21E7C6CB33EB6D"/>
          </w:pPr>
          <w:r w:rsidRPr="003059F5">
            <w:rPr>
              <w:rStyle w:val="a3"/>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David">
    <w:altName w:val="David"/>
    <w:charset w:val="B1"/>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65A5"/>
    <w:rsid w:val="00301CC7"/>
    <w:rsid w:val="005613F2"/>
    <w:rsid w:val="006865A5"/>
    <w:rsid w:val="006D10FA"/>
    <w:rsid w:val="00966919"/>
    <w:rsid w:val="00CF3CEC"/>
    <w:rsid w:val="00FD23EF"/>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865A5"/>
    <w:pPr>
      <w:bidi/>
    </w:pPr>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CF3CEC"/>
    <w:rPr>
      <w:color w:val="808080"/>
    </w:rPr>
  </w:style>
  <w:style w:type="paragraph" w:customStyle="1" w:styleId="C02D460EA3EF44FE90D07F96B1E9B7A9">
    <w:name w:val="C02D460EA3EF44FE90D07F96B1E9B7A9"/>
    <w:rsid w:val="006D10FA"/>
    <w:pPr>
      <w:bidi/>
    </w:pPr>
  </w:style>
  <w:style w:type="paragraph" w:customStyle="1" w:styleId="E28E975E6DC747AD9ED610F6317F5C93">
    <w:name w:val="E28E975E6DC747AD9ED610F6317F5C93"/>
    <w:rsid w:val="006D10FA"/>
    <w:pPr>
      <w:bidi/>
    </w:pPr>
  </w:style>
  <w:style w:type="paragraph" w:customStyle="1" w:styleId="40839D0DE10547ACA530754CDFBBCFE7">
    <w:name w:val="40839D0DE10547ACA530754CDFBBCFE7"/>
    <w:rsid w:val="006D10FA"/>
    <w:pPr>
      <w:bidi/>
    </w:pPr>
  </w:style>
  <w:style w:type="paragraph" w:customStyle="1" w:styleId="3E7E4D3A8ECB4A27B04F881F16A53A70">
    <w:name w:val="3E7E4D3A8ECB4A27B04F881F16A53A70"/>
    <w:rsid w:val="006D10FA"/>
    <w:pPr>
      <w:bidi/>
    </w:pPr>
  </w:style>
  <w:style w:type="paragraph" w:customStyle="1" w:styleId="89C766EC517A4B37A7954110D745A52C">
    <w:name w:val="89C766EC517A4B37A7954110D745A52C"/>
    <w:rsid w:val="006D10FA"/>
    <w:pPr>
      <w:bidi/>
    </w:pPr>
  </w:style>
  <w:style w:type="paragraph" w:customStyle="1" w:styleId="BD8108D075524CFDA8C8636F98D0F32C">
    <w:name w:val="BD8108D075524CFDA8C8636F98D0F32C"/>
    <w:rsid w:val="006D10FA"/>
    <w:pPr>
      <w:bidi/>
    </w:pPr>
  </w:style>
  <w:style w:type="paragraph" w:customStyle="1" w:styleId="A35726958D7645ED91BBF6A7024CF56C">
    <w:name w:val="A35726958D7645ED91BBF6A7024CF56C"/>
    <w:rsid w:val="006D10FA"/>
    <w:pPr>
      <w:bidi/>
    </w:pPr>
  </w:style>
  <w:style w:type="paragraph" w:customStyle="1" w:styleId="3834839886A347D28A00D3A491DB6711">
    <w:name w:val="3834839886A347D28A00D3A491DB6711"/>
    <w:rsid w:val="006D10FA"/>
    <w:pPr>
      <w:bidi/>
    </w:pPr>
  </w:style>
  <w:style w:type="paragraph" w:customStyle="1" w:styleId="95E1D966CF834A0FA790A411F2E7CD47">
    <w:name w:val="95E1D966CF834A0FA790A411F2E7CD47"/>
    <w:rsid w:val="006D10FA"/>
    <w:pPr>
      <w:bidi/>
    </w:pPr>
  </w:style>
  <w:style w:type="paragraph" w:customStyle="1" w:styleId="782E10CE3588470FB4ED6D481FE462DB">
    <w:name w:val="782E10CE3588470FB4ED6D481FE462DB"/>
    <w:rsid w:val="006D10FA"/>
    <w:pPr>
      <w:bidi/>
    </w:pPr>
  </w:style>
  <w:style w:type="paragraph" w:customStyle="1" w:styleId="D319A93BDDD24568A7B032320E4C7A72">
    <w:name w:val="D319A93BDDD24568A7B032320E4C7A72"/>
    <w:rsid w:val="006D10FA"/>
    <w:pPr>
      <w:bidi/>
    </w:pPr>
  </w:style>
  <w:style w:type="paragraph" w:customStyle="1" w:styleId="75B7A1A0E10B476D80C5FCA668CEF20B">
    <w:name w:val="75B7A1A0E10B476D80C5FCA668CEF20B"/>
    <w:rsid w:val="006D10FA"/>
    <w:pPr>
      <w:bidi/>
    </w:pPr>
  </w:style>
  <w:style w:type="paragraph" w:customStyle="1" w:styleId="F3AC8CFDBAFF466E9F19FE7F3E70C88C">
    <w:name w:val="F3AC8CFDBAFF466E9F19FE7F3E70C88C"/>
    <w:rsid w:val="006D10FA"/>
    <w:pPr>
      <w:bidi/>
    </w:pPr>
  </w:style>
  <w:style w:type="paragraph" w:customStyle="1" w:styleId="4737C428EBD34BBC9F13D3C608E6276D">
    <w:name w:val="4737C428EBD34BBC9F13D3C608E6276D"/>
    <w:rsid w:val="006D10FA"/>
    <w:pPr>
      <w:bidi/>
    </w:pPr>
  </w:style>
  <w:style w:type="paragraph" w:customStyle="1" w:styleId="81B91C2BECF44BA685F37D5BBB2BEF98">
    <w:name w:val="81B91C2BECF44BA685F37D5BBB2BEF98"/>
    <w:rsid w:val="006D10FA"/>
    <w:pPr>
      <w:bidi/>
    </w:pPr>
  </w:style>
  <w:style w:type="paragraph" w:customStyle="1" w:styleId="D94FC99D8BE04788A5B5DDF64FFEF666">
    <w:name w:val="D94FC99D8BE04788A5B5DDF64FFEF666"/>
    <w:rsid w:val="006D10FA"/>
    <w:pPr>
      <w:bidi/>
    </w:pPr>
  </w:style>
  <w:style w:type="paragraph" w:customStyle="1" w:styleId="86D085FF429246919C923818F563F539">
    <w:name w:val="86D085FF429246919C923818F563F539"/>
    <w:rsid w:val="006D10FA"/>
    <w:pPr>
      <w:bidi/>
    </w:pPr>
  </w:style>
  <w:style w:type="paragraph" w:customStyle="1" w:styleId="91616886BDA3499B8FA2F27D2D889F5B">
    <w:name w:val="91616886BDA3499B8FA2F27D2D889F5B"/>
    <w:rsid w:val="006D10FA"/>
    <w:pPr>
      <w:bidi/>
    </w:pPr>
  </w:style>
  <w:style w:type="paragraph" w:customStyle="1" w:styleId="A7BE99A0687148F383423CB324AC8453">
    <w:name w:val="A7BE99A0687148F383423CB324AC8453"/>
    <w:rsid w:val="006D10FA"/>
    <w:pPr>
      <w:bidi/>
    </w:pPr>
  </w:style>
  <w:style w:type="paragraph" w:customStyle="1" w:styleId="1A951B481D384E6AAD05577B624F6BB5">
    <w:name w:val="1A951B481D384E6AAD05577B624F6BB5"/>
    <w:rsid w:val="006D10FA"/>
    <w:pPr>
      <w:bidi/>
    </w:pPr>
  </w:style>
  <w:style w:type="paragraph" w:customStyle="1" w:styleId="17C32BFAC6B2451AA2F8C3656C2C6A1A">
    <w:name w:val="17C32BFAC6B2451AA2F8C3656C2C6A1A"/>
    <w:rsid w:val="006D10FA"/>
    <w:pPr>
      <w:bidi/>
    </w:pPr>
  </w:style>
  <w:style w:type="paragraph" w:customStyle="1" w:styleId="A9DDC5724C9D4D94AFF5BE40DB661209">
    <w:name w:val="A9DDC5724C9D4D94AFF5BE40DB661209"/>
    <w:rsid w:val="006D10FA"/>
    <w:pPr>
      <w:bidi/>
    </w:pPr>
  </w:style>
  <w:style w:type="paragraph" w:customStyle="1" w:styleId="2B53D8BF7B434BD285315A13E48354ED">
    <w:name w:val="2B53D8BF7B434BD285315A13E48354ED"/>
    <w:rsid w:val="00966919"/>
    <w:pPr>
      <w:bidi/>
    </w:pPr>
  </w:style>
  <w:style w:type="paragraph" w:customStyle="1" w:styleId="B2ADEC1CFEF0420B9B79367DC4BE9D34">
    <w:name w:val="B2ADEC1CFEF0420B9B79367DC4BE9D34"/>
    <w:rsid w:val="00966919"/>
    <w:pPr>
      <w:bidi/>
    </w:pPr>
  </w:style>
  <w:style w:type="paragraph" w:customStyle="1" w:styleId="981F0720067C4A268F21E7C6CB33EB6D">
    <w:name w:val="981F0720067C4A268F21E7C6CB33EB6D"/>
    <w:rsid w:val="00966919"/>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5.xml><?xml version="1.0" encoding="utf-8"?>
<ct:contentTypeSchema xmlns:ct="http://schemas.microsoft.com/office/2006/metadata/contentType" xmlns:ma="http://schemas.microsoft.com/office/2006/metadata/properties/metaAttributes" ct:_="" ma:_="" ma:contentTypeName="יועץ בטיחות מושלם" ma:contentTypeID="0x010100398782B37190B343ABC5A26867A4FDE20D00C88E284B1A3ECE4FAEC9232D727553C8" ma:contentTypeVersion="175" ma:contentTypeDescription="" ma:contentTypeScope="" ma:versionID="32d9ab9134d35999f9b215e3679219e9">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681C61D-45C1-4672-9141-D5D9AAEDC6B1}"/>
</file>

<file path=customXml/itemProps2.xml><?xml version="1.0" encoding="utf-8"?>
<ds:datastoreItem xmlns:ds="http://schemas.openxmlformats.org/officeDocument/2006/customXml" ds:itemID="{81709D4C-33DC-48CC-AC7E-130A245806EE}"/>
</file>

<file path=customXml/itemProps3.xml><?xml version="1.0" encoding="utf-8"?>
<ds:datastoreItem xmlns:ds="http://schemas.openxmlformats.org/officeDocument/2006/customXml" ds:itemID="{19381418-8ABF-4017-996B-57015B068E3D}"/>
</file>

<file path=customXml/itemProps4.xml><?xml version="1.0" encoding="utf-8"?>
<ds:datastoreItem xmlns:ds="http://schemas.openxmlformats.org/officeDocument/2006/customXml" ds:itemID="{F833A8AF-5184-4E07-8672-35F50687EC98}"/>
</file>

<file path=customXml/itemProps5.xml><?xml version="1.0" encoding="utf-8"?>
<ds:datastoreItem xmlns:ds="http://schemas.openxmlformats.org/officeDocument/2006/customXml" ds:itemID="{F371BE8A-B09A-4444-92D7-6B921CC41739}"/>
</file>

<file path=docProps/app.xml><?xml version="1.0" encoding="utf-8"?>
<Properties xmlns="http://schemas.openxmlformats.org/officeDocument/2006/extended-properties" xmlns:vt="http://schemas.openxmlformats.org/officeDocument/2006/docPropsVTypes">
  <Template>Normal</Template>
  <TotalTime>2</TotalTime>
  <Pages>31</Pages>
  <Words>8203</Words>
  <Characters>46763</Characters>
  <Application>Microsoft Office Word</Application>
  <DocSecurity>0</DocSecurity>
  <Lines>389</Lines>
  <Paragraphs>109</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54857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Kook Sec</dc:creator>
  <cp:keywords/>
  <dc:description/>
  <cp:lastModifiedBy>Kook Sec</cp:lastModifiedBy>
  <cp:revision>2</cp:revision>
  <dcterms:created xsi:type="dcterms:W3CDTF">2022-03-31T10:06:00Z</dcterms:created>
  <dcterms:modified xsi:type="dcterms:W3CDTF">2022-03-31T10:06:00Z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b619222f-e43d-4430-89a1-00bf0439ec96</vt:lpwstr>
  </property>
</Properties>
</file>