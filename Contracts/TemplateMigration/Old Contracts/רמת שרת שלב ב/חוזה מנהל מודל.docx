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48260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hint="cs"/>
          <w:bCs/>
          <w:sz w:val="24"/>
          <w:szCs w:val="24"/>
          <w:u w:val="single"/>
          <w:rtl/>
          <w:lang w:eastAsia="he-IL"/>
        </w:rPr>
      </w:pPr>
    </w:p>
    <w:p w14:paraId="75E6937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B3D7F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3708D9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FF4036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14A40240" wp14:editId="72F7059F">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F32D5C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C4084A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2D74C0"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E4B62D"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2DC0AD"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458F01" w14:textId="77777777" w:rsidR="006D2AE3" w:rsidRPr="006D2AE3" w:rsidRDefault="006D2AE3" w:rsidP="009A7DD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 xml:space="preserve">חוזה </w:t>
      </w:r>
      <w:r w:rsidR="009A7DD6">
        <w:rPr>
          <w:rFonts w:ascii="Times New Roman" w:eastAsia="Times New Roman" w:hAnsi="Times New Roman" w:cs="David" w:hint="cs"/>
          <w:bCs/>
          <w:sz w:val="32"/>
          <w:szCs w:val="32"/>
          <w:u w:val="single"/>
          <w:rtl/>
          <w:lang w:eastAsia="he-IL"/>
        </w:rPr>
        <w:t>מנהל מודל</w:t>
      </w:r>
    </w:p>
    <w:p w14:paraId="028BF14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B326E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E9238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058D5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0C60EE"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customXmlInsRangeStart w:id="0" w:author="Kook Sec" w:date="2022-06-22T13:51:00Z"/>
    <w:sdt>
      <w:sdtPr>
        <w:rPr>
          <w:rFonts w:ascii="Times New Roman" w:eastAsia="Times New Roman" w:hAnsi="Times New Roman" w:cs="David"/>
          <w:b/>
          <w:color w:val="00B0F0"/>
          <w:sz w:val="32"/>
          <w:szCs w:val="32"/>
          <w:u w:val="single"/>
          <w:rtl/>
          <w:lang w:eastAsia="he-IL"/>
        </w:rPr>
        <w:alias w:val="שם הפרויקט"/>
        <w:tag w:val="cntProjectName"/>
        <w:id w:val="-2370149"/>
        <w:placeholder>
          <w:docPart w:val="D14E564B874A46D2BE1A3C49497F86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InsRangeEnd w:id="0"/>
        <w:p w14:paraId="64EF5CE1" w14:textId="77777777" w:rsidR="00421516" w:rsidRPr="00421516" w:rsidRDefault="00421516" w:rsidP="00421516">
          <w:pPr>
            <w:widowControl w:val="0"/>
            <w:spacing w:before="0" w:beforeAutospacing="0" w:after="0" w:afterAutospacing="0" w:line="240" w:lineRule="auto"/>
            <w:jc w:val="center"/>
            <w:rPr>
              <w:ins w:id="1" w:author="Kook Sec" w:date="2022-06-22T13:51:00Z"/>
              <w:rFonts w:ascii="Times New Roman" w:eastAsia="Times New Roman" w:hAnsi="Times New Roman" w:cs="David"/>
              <w:bCs/>
              <w:color w:val="00B0F0"/>
              <w:sz w:val="32"/>
              <w:szCs w:val="32"/>
              <w:u w:val="single"/>
              <w:rtl/>
              <w:lang w:eastAsia="he-IL"/>
            </w:rPr>
          </w:pPr>
          <w:ins w:id="2" w:author="Kook Sec" w:date="2022-06-22T13:51:00Z">
            <w:r>
              <w:rPr>
                <w:rFonts w:ascii="Times New Roman" w:eastAsia="Times New Roman" w:hAnsi="Times New Roman" w:cs="David"/>
                <w:b/>
                <w:color w:val="00B0F0"/>
                <w:sz w:val="32"/>
                <w:szCs w:val="32"/>
                <w:u w:val="single"/>
                <w:rtl/>
                <w:lang w:eastAsia="he-IL"/>
              </w:rPr>
              <w:t>פ.א פיתוח ובנייה בירושלים בע"מ</w:t>
            </w:r>
          </w:ins>
        </w:p>
        <w:customXmlInsRangeStart w:id="3" w:author="Kook Sec" w:date="2022-06-22T13:51:00Z"/>
      </w:sdtContent>
    </w:sdt>
    <w:customXmlInsRangeEnd w:id="3"/>
    <w:p w14:paraId="4DCB1C72" w14:textId="77777777" w:rsidR="00421516" w:rsidRPr="00421516" w:rsidRDefault="00421516" w:rsidP="00421516">
      <w:pPr>
        <w:widowControl w:val="0"/>
        <w:spacing w:before="0" w:beforeAutospacing="0" w:after="0" w:afterAutospacing="0" w:line="240" w:lineRule="auto"/>
        <w:jc w:val="center"/>
        <w:rPr>
          <w:ins w:id="4" w:author="Kook Sec" w:date="2022-06-22T13:51:00Z"/>
          <w:rFonts w:ascii="Times New Roman" w:eastAsia="Times New Roman" w:hAnsi="Times New Roman" w:cs="David"/>
          <w:bCs/>
          <w:color w:val="00B0F0"/>
          <w:sz w:val="32"/>
          <w:szCs w:val="32"/>
          <w:u w:val="single"/>
          <w:rtl/>
          <w:lang w:eastAsia="he-IL"/>
        </w:rPr>
      </w:pPr>
    </w:p>
    <w:customXmlInsRangeStart w:id="5" w:author="Kook Sec" w:date="2022-06-22T13:51:00Z"/>
    <w:sdt>
      <w:sdtPr>
        <w:rPr>
          <w:rFonts w:ascii="Times New Roman" w:eastAsia="Times New Roman" w:hAnsi="Times New Roman" w:cs="David"/>
          <w:b/>
          <w:color w:val="00B0F0"/>
          <w:sz w:val="32"/>
          <w:szCs w:val="32"/>
          <w:u w:val="single"/>
          <w:rtl/>
          <w:lang w:eastAsia="he-IL"/>
        </w:rPr>
        <w:alias w:val="שם אתר"/>
        <w:tag w:val="cntSite"/>
        <w:id w:val="260657419"/>
        <w:placeholder>
          <w:docPart w:val="D0CF249FD514488AA0B77F0BD7B046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InsRangeEnd w:id="5"/>
        <w:p w14:paraId="040F3329" w14:textId="77777777" w:rsidR="00421516" w:rsidRPr="00421516" w:rsidRDefault="00421516" w:rsidP="00421516">
          <w:pPr>
            <w:widowControl w:val="0"/>
            <w:spacing w:before="0" w:beforeAutospacing="0" w:after="0" w:afterAutospacing="0" w:line="240" w:lineRule="auto"/>
            <w:jc w:val="center"/>
            <w:rPr>
              <w:ins w:id="6" w:author="Kook Sec" w:date="2022-06-22T13:51:00Z"/>
              <w:rFonts w:ascii="Times New Roman" w:eastAsia="Times New Roman" w:hAnsi="Times New Roman" w:cs="David"/>
              <w:b/>
              <w:color w:val="00B0F0"/>
              <w:sz w:val="32"/>
              <w:szCs w:val="32"/>
              <w:u w:val="single"/>
              <w:rtl/>
              <w:lang w:eastAsia="he-IL"/>
            </w:rPr>
          </w:pPr>
          <w:ins w:id="7" w:author="Kook Sec" w:date="2022-06-22T13:51:00Z">
            <w:r>
              <w:rPr>
                <w:rFonts w:ascii="Times New Roman" w:eastAsia="Times New Roman" w:hAnsi="Times New Roman" w:cs="David"/>
                <w:b/>
                <w:color w:val="00B0F0"/>
                <w:sz w:val="32"/>
                <w:szCs w:val="32"/>
                <w:u w:val="single"/>
                <w:rtl/>
                <w:lang w:eastAsia="he-IL"/>
              </w:rPr>
              <w:t>רמת שרת שלב ב</w:t>
            </w:r>
          </w:ins>
        </w:p>
        <w:customXmlInsRangeStart w:id="8" w:author="Kook Sec" w:date="2022-06-22T13:51:00Z"/>
      </w:sdtContent>
    </w:sdt>
    <w:customXmlInsRangeEnd w:id="8"/>
    <w:p w14:paraId="562A5507" w14:textId="77777777" w:rsidR="009441B2" w:rsidRPr="00776496" w:rsidDel="00421516" w:rsidRDefault="009441B2" w:rsidP="009441B2">
      <w:pPr>
        <w:widowControl w:val="0"/>
        <w:spacing w:before="0" w:beforeAutospacing="0" w:after="0" w:afterAutospacing="0" w:line="240" w:lineRule="auto"/>
        <w:jc w:val="center"/>
        <w:rPr>
          <w:del w:id="9" w:author="Kook Sec" w:date="2022-06-22T13:51:00Z"/>
          <w:rFonts w:ascii="Times New Roman" w:eastAsia="Times New Roman" w:hAnsi="Times New Roman" w:cs="David"/>
          <w:bCs/>
          <w:sz w:val="24"/>
          <w:szCs w:val="24"/>
          <w:u w:val="single"/>
          <w:rtl/>
          <w:lang w:eastAsia="he-IL"/>
        </w:rPr>
      </w:pPr>
    </w:p>
    <w:p w14:paraId="310CE308" w14:textId="77777777" w:rsidR="009441B2" w:rsidRPr="00B27B4C" w:rsidDel="00421516" w:rsidRDefault="009441B2" w:rsidP="009441B2">
      <w:pPr>
        <w:widowControl w:val="0"/>
        <w:spacing w:before="0" w:beforeAutospacing="0" w:after="0" w:afterAutospacing="0" w:line="240" w:lineRule="auto"/>
        <w:jc w:val="center"/>
        <w:rPr>
          <w:del w:id="10" w:author="Kook Sec" w:date="2022-06-22T13:51:00Z"/>
          <w:rFonts w:ascii="Times New Roman" w:eastAsia="Times New Roman" w:hAnsi="Times New Roman" w:cs="David"/>
          <w:bCs/>
          <w:sz w:val="32"/>
          <w:szCs w:val="32"/>
          <w:u w:val="single"/>
          <w:rtl/>
          <w:lang w:eastAsia="he-IL"/>
        </w:rPr>
      </w:pPr>
    </w:p>
    <w:customXmlDelRangeStart w:id="11" w:author="Kook Sec" w:date="2022-06-22T13:50:00Z"/>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11"/>
        <w:p w14:paraId="566E7C8D" w14:textId="77777777" w:rsidR="009441B2" w:rsidRPr="00B27B4C" w:rsidDel="00421516" w:rsidRDefault="00421516" w:rsidP="00421516">
          <w:pPr>
            <w:widowControl w:val="0"/>
            <w:spacing w:before="0" w:beforeAutospacing="0" w:after="0" w:afterAutospacing="0" w:line="240" w:lineRule="auto"/>
            <w:jc w:val="center"/>
            <w:rPr>
              <w:del w:id="12" w:author="Kook Sec" w:date="2022-06-22T13:50:00Z"/>
              <w:rFonts w:ascii="Times New Roman" w:eastAsia="Times New Roman" w:hAnsi="Times New Roman" w:cs="David"/>
              <w:bCs/>
              <w:sz w:val="32"/>
              <w:szCs w:val="32"/>
              <w:u w:val="single"/>
              <w:rtl/>
              <w:lang w:eastAsia="he-IL"/>
            </w:rPr>
          </w:pPr>
        </w:p>
        <w:customXmlDelRangeStart w:id="13" w:author="Kook Sec" w:date="2022-06-22T13:50:00Z"/>
      </w:sdtContent>
    </w:sdt>
    <w:customXmlDelRangeEnd w:id="13"/>
    <w:p w14:paraId="67AD1479" w14:textId="77777777" w:rsidR="009441B2" w:rsidRPr="00B27B4C" w:rsidDel="00421516" w:rsidRDefault="009441B2" w:rsidP="009441B2">
      <w:pPr>
        <w:widowControl w:val="0"/>
        <w:spacing w:before="0" w:beforeAutospacing="0" w:after="0" w:afterAutospacing="0" w:line="240" w:lineRule="auto"/>
        <w:jc w:val="center"/>
        <w:rPr>
          <w:del w:id="14" w:author="Kook Sec" w:date="2022-06-22T13:51:00Z"/>
          <w:rFonts w:ascii="Times New Roman" w:eastAsia="Times New Roman" w:hAnsi="Times New Roman" w:cs="David"/>
          <w:bCs/>
          <w:sz w:val="32"/>
          <w:szCs w:val="32"/>
          <w:u w:val="single"/>
          <w:rtl/>
          <w:lang w:eastAsia="he-IL"/>
        </w:rPr>
      </w:pPr>
    </w:p>
    <w:customXmlDelRangeStart w:id="15" w:author="Kook Sec" w:date="2022-06-22T13:51:00Z"/>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5"/>
        <w:p w14:paraId="75F74B55" w14:textId="77777777" w:rsidR="009441B2" w:rsidRPr="00B27B4C" w:rsidDel="00421516" w:rsidRDefault="00421516" w:rsidP="009441B2">
          <w:pPr>
            <w:widowControl w:val="0"/>
            <w:spacing w:before="0" w:beforeAutospacing="0" w:after="0" w:afterAutospacing="0" w:line="240" w:lineRule="auto"/>
            <w:jc w:val="center"/>
            <w:rPr>
              <w:del w:id="16" w:author="Kook Sec" w:date="2022-06-22T13:51:00Z"/>
              <w:rFonts w:ascii="Times New Roman" w:eastAsia="Times New Roman" w:hAnsi="Times New Roman" w:cs="David"/>
              <w:bCs/>
              <w:sz w:val="32"/>
              <w:szCs w:val="32"/>
              <w:u w:val="single"/>
              <w:rtl/>
              <w:lang w:eastAsia="he-IL"/>
            </w:rPr>
          </w:pPr>
        </w:p>
        <w:customXmlDelRangeStart w:id="17" w:author="Kook Sec" w:date="2022-06-22T13:51:00Z"/>
      </w:sdtContent>
    </w:sdt>
    <w:customXmlDelRangeEnd w:id="17"/>
    <w:p w14:paraId="2B11F2D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EF3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E519C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1C071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48148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487AD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9CCD2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7890C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57740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0AA71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B96EA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D5FCB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4BF9D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BCFB1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F93B2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5E4D6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CC889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A1D63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A3B40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3E454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F4EC1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112D6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07B17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30156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B1B22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0BB8A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B8245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568AC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179D9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0639E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E8DAD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1F53B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DBCB3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0F726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A53556"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FBDC23" w14:textId="77777777" w:rsidR="006D2AE3" w:rsidRPr="009441B2" w:rsidRDefault="00C3505D" w:rsidP="00A12E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lastRenderedPageBreak/>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A12E4C">
        <w:rPr>
          <w:rFonts w:ascii="Times New Roman" w:eastAsia="Times New Roman" w:hAnsi="Times New Roman" w:cs="David" w:hint="cs"/>
          <w:bCs/>
          <w:sz w:val="32"/>
          <w:szCs w:val="32"/>
          <w:u w:val="single"/>
          <w:rtl/>
          <w:lang w:eastAsia="he-IL"/>
        </w:rPr>
        <w:t>מנהל מודל</w:t>
      </w:r>
    </w:p>
    <w:p w14:paraId="2E3917E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562BE4" w14:textId="77777777"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5-30T00:00:00Z">
            <w:dateFormat w:val="dd/MM/yyyy"/>
            <w:lid w:val="he-IL"/>
            <w:storeMappedDataAs w:val="dateTime"/>
            <w:calendar w:val="gregorian"/>
          </w:date>
        </w:sdtPr>
        <w:sdtEndPr>
          <w:rPr>
            <w:rFonts w:hint="cs"/>
          </w:rPr>
        </w:sdtEndPr>
        <w:sdtContent>
          <w:ins w:id="18" w:author="Kook Sec" w:date="2022-06-22T13:52:00Z">
            <w:r w:rsidR="00421516">
              <w:rPr>
                <w:rFonts w:ascii="Times New Roman" w:eastAsia="Times New Roman" w:hAnsi="Times New Roman" w:cs="David" w:hint="cs"/>
                <w:color w:val="800080"/>
                <w:sz w:val="24"/>
                <w:szCs w:val="24"/>
                <w:rtl/>
                <w:lang w:eastAsia="he-IL"/>
              </w:rPr>
              <w:t>‏30/05/2022</w:t>
            </w:r>
          </w:ins>
        </w:sdtContent>
      </w:sdt>
    </w:p>
    <w:p w14:paraId="07DEAE2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04CC16B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8F35D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10E254" w14:textId="77777777" w:rsidR="006D2AE3" w:rsidRDefault="001D0186" w:rsidP="001D0186">
      <w:pPr>
        <w:widowControl w:val="0"/>
        <w:spacing w:before="0" w:beforeAutospacing="0" w:after="0" w:afterAutospacing="0" w:line="240" w:lineRule="auto"/>
        <w:ind w:left="2880" w:right="3600" w:firstLine="720"/>
        <w:outlineLvl w:val="1"/>
        <w:rPr>
          <w:ins w:id="19" w:author="Kook Sec" w:date="2022-06-22T14:01:00Z"/>
          <w:rFonts w:ascii="Times New Roman" w:eastAsia="Times New Roman" w:hAnsi="Times New Roman" w:cs="David"/>
          <w:bCs/>
          <w:sz w:val="24"/>
          <w:szCs w:val="24"/>
          <w:rtl/>
          <w:lang w:eastAsia="he-IL"/>
        </w:rPr>
        <w:pPrChange w:id="20" w:author="Kook Sec" w:date="2022-06-22T14:00:00Z">
          <w:pPr>
            <w:widowControl w:val="0"/>
            <w:spacing w:before="0" w:beforeAutospacing="0" w:after="0" w:afterAutospacing="0" w:line="240" w:lineRule="auto"/>
            <w:ind w:left="3600" w:right="3600" w:firstLine="720"/>
            <w:outlineLvl w:val="1"/>
          </w:pPr>
        </w:pPrChange>
      </w:pPr>
      <w:ins w:id="21" w:author="Kook Sec" w:date="2022-06-22T14:01:00Z">
        <w:r>
          <w:rPr>
            <w:rFonts w:ascii="Times New Roman" w:eastAsia="Times New Roman" w:hAnsi="Times New Roman" w:cs="David" w:hint="cs"/>
            <w:bCs/>
            <w:sz w:val="24"/>
            <w:szCs w:val="24"/>
            <w:rtl/>
            <w:lang w:eastAsia="he-IL"/>
          </w:rPr>
          <w:t xml:space="preserve">            </w:t>
        </w:r>
      </w:ins>
      <w:r w:rsidR="006D2AE3" w:rsidRPr="006D2AE3">
        <w:rPr>
          <w:rFonts w:ascii="Times New Roman" w:eastAsia="Times New Roman" w:hAnsi="Times New Roman" w:cs="David" w:hint="cs"/>
          <w:bCs/>
          <w:sz w:val="24"/>
          <w:szCs w:val="24"/>
          <w:rtl/>
          <w:lang w:eastAsia="he-IL"/>
        </w:rPr>
        <w:t>ב י ן</w:t>
      </w:r>
    </w:p>
    <w:p w14:paraId="13C781F7" w14:textId="77777777" w:rsidR="001D0186" w:rsidRPr="006D2AE3" w:rsidRDefault="001D0186" w:rsidP="001D0186">
      <w:pPr>
        <w:widowControl w:val="0"/>
        <w:spacing w:before="0" w:beforeAutospacing="0" w:after="0" w:afterAutospacing="0" w:line="240" w:lineRule="auto"/>
        <w:ind w:left="2880" w:right="3600" w:firstLine="720"/>
        <w:outlineLvl w:val="1"/>
        <w:rPr>
          <w:rFonts w:ascii="Times New Roman" w:eastAsia="Times New Roman" w:hAnsi="Times New Roman" w:cs="David"/>
          <w:bCs/>
          <w:sz w:val="24"/>
          <w:szCs w:val="24"/>
          <w:rtl/>
          <w:lang w:eastAsia="he-IL"/>
        </w:rPr>
        <w:pPrChange w:id="22" w:author="Kook Sec" w:date="2022-06-22T14:00:00Z">
          <w:pPr>
            <w:widowControl w:val="0"/>
            <w:spacing w:before="0" w:beforeAutospacing="0" w:after="0" w:afterAutospacing="0" w:line="240" w:lineRule="auto"/>
            <w:ind w:left="3600" w:right="3600" w:firstLine="720"/>
            <w:outlineLvl w:val="1"/>
          </w:pPr>
        </w:pPrChange>
      </w:pP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7D1A536" w14:textId="77777777" w:rsidR="006D2AE3" w:rsidRPr="009441B2" w:rsidRDefault="00421516" w:rsidP="001D0186">
          <w:pPr>
            <w:widowControl w:val="0"/>
            <w:spacing w:before="0" w:beforeAutospacing="0" w:after="0" w:afterAutospacing="0" w:line="240" w:lineRule="auto"/>
            <w:ind w:left="2160" w:firstLine="720"/>
            <w:rPr>
              <w:rFonts w:ascii="Times New Roman" w:eastAsia="Times New Roman" w:hAnsi="Times New Roman" w:cs="David"/>
              <w:color w:val="800080"/>
              <w:sz w:val="24"/>
              <w:szCs w:val="24"/>
              <w:rtl/>
            </w:rPr>
            <w:pPrChange w:id="23" w:author="Kook Sec" w:date="2022-06-22T14:00:00Z">
              <w:pPr>
                <w:widowControl w:val="0"/>
                <w:spacing w:before="0" w:beforeAutospacing="0" w:after="0" w:afterAutospacing="0" w:line="240" w:lineRule="auto"/>
                <w:ind w:left="2880" w:firstLine="720"/>
              </w:pPr>
            </w:pPrChange>
          </w:pPr>
          <w:del w:id="24" w:author="Kook Sec" w:date="2022-06-22T14:00:00Z">
            <w:r w:rsidDel="00421516">
              <w:rPr>
                <w:rFonts w:ascii="Times New Roman" w:eastAsia="Times New Roman" w:hAnsi="Times New Roman" w:cs="David"/>
                <w:color w:val="800080"/>
                <w:sz w:val="24"/>
                <w:szCs w:val="24"/>
                <w:rtl/>
              </w:rPr>
              <w:br/>
            </w:r>
          </w:del>
          <w:del w:id="25" w:author="Kook Sec" w:date="2022-06-22T14:07:00Z">
            <w:r w:rsidDel="001D0186">
              <w:rPr>
                <w:rFonts w:ascii="Times New Roman" w:eastAsia="Times New Roman" w:hAnsi="Times New Roman" w:cs="David"/>
                <w:color w:val="800080"/>
                <w:sz w:val="24"/>
                <w:szCs w:val="24"/>
                <w:rtl/>
              </w:rPr>
              <w:br/>
            </w:r>
          </w:del>
          <w:ins w:id="26" w:author="Kook Sec" w:date="2022-06-22T14:07:00Z">
            <w:r w:rsidR="001D0186">
              <w:rPr>
                <w:rFonts w:ascii="Times New Roman" w:eastAsia="Times New Roman" w:hAnsi="Times New Roman" w:cs="David"/>
                <w:color w:val="800080"/>
                <w:sz w:val="24"/>
                <w:szCs w:val="24"/>
                <w:rtl/>
              </w:rPr>
              <w:t>פ.א פיתוח ובנייה בירושלים בע"מ</w:t>
            </w:r>
            <w:r w:rsidR="001D0186">
              <w:rPr>
                <w:rFonts w:ascii="Times New Roman" w:eastAsia="Times New Roman" w:hAnsi="Times New Roman" w:cs="David"/>
                <w:color w:val="800080"/>
                <w:sz w:val="24"/>
                <w:szCs w:val="24"/>
                <w:rtl/>
              </w:rPr>
              <w:br/>
              <w:t>רח' יוני נתניהו 1 ג' אור יהודה ת.ד 715</w:t>
            </w:r>
            <w:r w:rsidR="001D0186">
              <w:rPr>
                <w:rFonts w:ascii="Times New Roman" w:eastAsia="Times New Roman" w:hAnsi="Times New Roman" w:cs="David"/>
                <w:color w:val="800080"/>
                <w:sz w:val="24"/>
                <w:szCs w:val="24"/>
                <w:rtl/>
              </w:rPr>
              <w:br/>
              <w:t>513958009</w:t>
            </w:r>
          </w:ins>
        </w:p>
      </w:sdtContent>
    </w:sdt>
    <w:p w14:paraId="70BC0991"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78C7F0AA"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2968A6AA"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2ECE99CE"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46EF49B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64EB5E5F" w14:textId="77777777" w:rsidR="009441B2" w:rsidRDefault="00421516"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27" w:author="Kook Sec" w:date="2022-06-22T13:57:00Z">
            <w:r>
              <w:rPr>
                <w:rFonts w:ascii="Times New Roman" w:eastAsia="Times New Roman" w:hAnsi="Times New Roman" w:cs="David"/>
                <w:color w:val="800080"/>
                <w:sz w:val="24"/>
                <w:szCs w:val="24"/>
                <w:rtl/>
              </w:rPr>
              <w:br/>
              <w:t>פי טו סי מודלים לבניה בע"מ</w:t>
            </w:r>
            <w:r>
              <w:rPr>
                <w:rFonts w:ascii="Times New Roman" w:eastAsia="Times New Roman" w:hAnsi="Times New Roman" w:cs="David"/>
                <w:color w:val="800080"/>
                <w:sz w:val="24"/>
                <w:szCs w:val="24"/>
                <w:rtl/>
              </w:rPr>
              <w:br/>
              <w:t>רח' הגליל 34 ת.ד 416 נצרת 160002</w:t>
            </w:r>
            <w:r>
              <w:rPr>
                <w:rFonts w:ascii="Times New Roman" w:eastAsia="Times New Roman" w:hAnsi="Times New Roman" w:cs="David"/>
                <w:color w:val="800080"/>
                <w:sz w:val="24"/>
                <w:szCs w:val="24"/>
                <w:rtl/>
              </w:rPr>
              <w:br/>
              <w:t>514925569</w:t>
            </w:r>
            <w:r>
              <w:rPr>
                <w:rFonts w:ascii="Times New Roman" w:eastAsia="Times New Roman" w:hAnsi="Times New Roman" w:cs="David"/>
                <w:color w:val="800080"/>
                <w:sz w:val="24"/>
                <w:szCs w:val="24"/>
                <w:rtl/>
              </w:rPr>
              <w:br/>
            </w:r>
          </w:ins>
        </w:p>
      </w:sdtContent>
    </w:sdt>
    <w:p w14:paraId="34905680"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20534D3C"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36C6BD61"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15C1021"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3E365F4"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05CB22AE"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5CFE0E67"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למונחים הבאים יהא הפרוש הנקוב </w:t>
      </w:r>
      <w:proofErr w:type="spellStart"/>
      <w:r w:rsidRPr="006D2AE3">
        <w:rPr>
          <w:rFonts w:ascii="Times New Roman" w:eastAsia="Times New Roman" w:hAnsi="Times New Roman" w:cs="David"/>
          <w:sz w:val="24"/>
          <w:szCs w:val="24"/>
          <w:rtl/>
          <w:lang w:eastAsia="he-IL"/>
        </w:rPr>
        <w:t>בצידם</w:t>
      </w:r>
      <w:proofErr w:type="spellEnd"/>
      <w:r w:rsidRPr="006D2AE3">
        <w:rPr>
          <w:rFonts w:ascii="Times New Roman" w:eastAsia="Times New Roman" w:hAnsi="Times New Roman" w:cs="David"/>
          <w:sz w:val="24"/>
          <w:szCs w:val="24"/>
          <w:rtl/>
          <w:lang w:eastAsia="he-IL"/>
        </w:rPr>
        <w:t xml:space="preserve"> דהיינו:</w:t>
      </w:r>
    </w:p>
    <w:p w14:paraId="197B712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B139B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3D00ED9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7A6885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7AC9B2C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26DC13B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EE5AAE"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4A19AC5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F45081"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18C13DB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869F2BE"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23924BA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E6C027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50A7FBD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5775CBD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5D1AA5D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258162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857684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47706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5BAF599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10C9E3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C1F86B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307F09F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14AD53FF"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87C1143"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2AAF16F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10396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7B77D99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3FE2A11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44B9EB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1415A443"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1D4B4B86"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C9D1B7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62335827"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66C9CBB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699663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25F2A53F"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68BA18E2"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46597C61"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72056CC0"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552A07F2"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487FB50B"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6513093"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3C15F7A"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ח'</w:t>
      </w:r>
      <w:r w:rsidRPr="006D2AE3">
        <w:rPr>
          <w:rFonts w:ascii="Times New Roman" w:eastAsia="Times New Roman" w:hAnsi="Times New Roman" w:cs="David"/>
          <w:sz w:val="24"/>
          <w:szCs w:val="24"/>
          <w:rtl/>
          <w:lang w:eastAsia="he-IL"/>
        </w:rPr>
        <w:t xml:space="preserve"> - </w:t>
      </w:r>
      <w:r w:rsidRPr="006D2AE3">
        <w:rPr>
          <w:rFonts w:ascii="Times New Roman" w:eastAsia="Times New Roman" w:hAnsi="Times New Roman" w:cs="David"/>
          <w:sz w:val="24"/>
          <w:szCs w:val="24"/>
          <w:rtl/>
          <w:lang w:eastAsia="he-IL"/>
        </w:rPr>
        <w:tab/>
        <w:t>רשימת התכניות והמסמכים שעל היועץ להנפיק.</w:t>
      </w:r>
    </w:p>
    <w:p w14:paraId="3C78B0A0"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ט'</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להשלמת הפרויקט/קטע מהפרויקט.</w:t>
      </w:r>
    </w:p>
    <w:p w14:paraId="7D1CB3C7" w14:textId="77777777" w:rsidR="006D2AE3" w:rsidRPr="006D2AE3"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נספח י'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היעדר תביעות.</w:t>
      </w:r>
    </w:p>
    <w:p w14:paraId="5129C85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4AF76C9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110D1B5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w:t>
      </w:r>
      <w:proofErr w:type="spellEnd"/>
      <w:r w:rsidRPr="006D2AE3">
        <w:rPr>
          <w:rFonts w:ascii="Times New Roman" w:eastAsia="Times New Roman" w:hAnsi="Times New Roman" w:cs="David"/>
          <w:sz w:val="24"/>
          <w:szCs w:val="24"/>
          <w:rtl/>
          <w:lang w:eastAsia="he-IL"/>
        </w:rPr>
        <w:t xml:space="preserve">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3EDFC86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2A18F14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19ED68B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43D8181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542106B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120C7F7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0481D26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0372077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4895741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2892721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530966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w:t>
      </w:r>
      <w:proofErr w:type="spellStart"/>
      <w:r w:rsidRPr="006D2AE3">
        <w:rPr>
          <w:rFonts w:ascii="Times New Roman" w:eastAsia="Times New Roman" w:hAnsi="Times New Roman" w:cs="David" w:hint="cs"/>
          <w:sz w:val="24"/>
          <w:szCs w:val="24"/>
          <w:rtl/>
          <w:lang w:eastAsia="he-IL"/>
        </w:rPr>
        <w:t>רמדורנט</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של </w:t>
      </w:r>
      <w:proofErr w:type="spellStart"/>
      <w:r w:rsidRPr="006D2AE3">
        <w:rPr>
          <w:rFonts w:ascii="Times New Roman" w:eastAsia="Times New Roman" w:hAnsi="Times New Roman" w:cs="David"/>
          <w:sz w:val="24"/>
          <w:szCs w:val="24"/>
          <w:rtl/>
          <w:lang w:eastAsia="he-IL"/>
        </w:rPr>
        <w:t>רמדור</w:t>
      </w:r>
      <w:proofErr w:type="spellEnd"/>
      <w:r w:rsidRPr="006D2AE3">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0405EAE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72111CF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1592394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hint="cs"/>
          <w:b/>
          <w:sz w:val="24"/>
          <w:szCs w:val="24"/>
          <w:rtl/>
          <w:lang w:eastAsia="he-IL"/>
        </w:rPr>
        <w:t>,</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5AB4B8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77E515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04044145"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248976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25E64CFA" w14:textId="77777777" w:rsidR="006D2AE3" w:rsidRPr="00C53582"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 xml:space="preserve">דרישת המזמין </w:t>
      </w:r>
      <w:r w:rsidRPr="00C53582">
        <w:rPr>
          <w:rFonts w:ascii="Times New Roman" w:eastAsia="Times New Roman" w:hAnsi="Times New Roman" w:cs="David"/>
          <w:sz w:val="24"/>
          <w:szCs w:val="24"/>
          <w:rtl/>
          <w:lang w:eastAsia="he-IL"/>
        </w:rPr>
        <w:t>לאלתר.</w:t>
      </w:r>
    </w:p>
    <w:p w14:paraId="0F23C985" w14:textId="77777777" w:rsidR="006D2AE3" w:rsidRPr="008872EF"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החלטות המזמין בדבר א</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שור ו/או החלפת עובד מעובדי היועץ תינתנה לפי ש</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קול דעתו המוחלט של המזמין וללא צורך במתן נימוקים כאלה ואחרים. אין בהחלטות אלה, כדי לשחרר את היועץ מאי</w:t>
      </w:r>
      <w:r w:rsidRPr="008872EF">
        <w:rPr>
          <w:rFonts w:ascii="Times New Roman" w:eastAsia="Times New Roman" w:hAnsi="Times New Roman" w:cs="David" w:hint="eastAsia"/>
          <w:sz w:val="24"/>
          <w:szCs w:val="24"/>
          <w:rtl/>
          <w:lang w:eastAsia="he-IL"/>
        </w:rPr>
        <w:t>לו</w:t>
      </w:r>
      <w:r w:rsidRPr="008872EF">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 ו/או חבות שהיא.</w:t>
      </w:r>
    </w:p>
    <w:p w14:paraId="6AF6BDB8"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16D923D9"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2340F3C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0DD5F39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63EF965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79676C4E"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w:t>
      </w:r>
      <w:proofErr w:type="spellStart"/>
      <w:r w:rsidRPr="006D2AE3">
        <w:rPr>
          <w:rFonts w:ascii="Times New Roman" w:eastAsia="Times New Roman" w:hAnsi="Times New Roman" w:cs="David"/>
          <w:sz w:val="24"/>
          <w:szCs w:val="24"/>
          <w:rtl/>
          <w:lang w:eastAsia="he-IL"/>
        </w:rPr>
        <w:t>ליתן</w:t>
      </w:r>
      <w:proofErr w:type="spellEnd"/>
      <w:r w:rsidRPr="006D2AE3">
        <w:rPr>
          <w:rFonts w:ascii="Times New Roman" w:eastAsia="Times New Roman" w:hAnsi="Times New Roman" w:cs="David"/>
          <w:sz w:val="24"/>
          <w:szCs w:val="24"/>
          <w:rtl/>
          <w:lang w:eastAsia="he-IL"/>
        </w:rPr>
        <w:t xml:space="preserve">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0FB2F15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5EE1339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085801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w:t>
      </w:r>
      <w:r w:rsidRPr="006D2AE3">
        <w:rPr>
          <w:rFonts w:ascii="Times New Roman" w:eastAsia="Times New Roman" w:hAnsi="Times New Roman" w:cs="David"/>
          <w:sz w:val="24"/>
          <w:szCs w:val="24"/>
          <w:rtl/>
          <w:lang w:eastAsia="he-IL"/>
        </w:rPr>
        <w:lastRenderedPageBreak/>
        <w:t xml:space="preserve">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1C90212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6055192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3BB3E5A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7F7DCAB2"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17D6141D"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3582">
        <w:rPr>
          <w:rFonts w:ascii="Times New Roman" w:eastAsia="Times New Roman" w:hAnsi="Times New Roman" w:cs="David" w:hint="cs"/>
          <w:sz w:val="24"/>
          <w:szCs w:val="24"/>
          <w:rtl/>
          <w:lang w:eastAsia="he-IL"/>
        </w:rPr>
        <w:t>ה</w:t>
      </w:r>
      <w:r w:rsidRPr="00C53582">
        <w:rPr>
          <w:rFonts w:ascii="Times New Roman" w:eastAsia="Times New Roman" w:hAnsi="Times New Roman" w:cs="David"/>
          <w:sz w:val="24"/>
          <w:szCs w:val="24"/>
          <w:rtl/>
          <w:lang w:eastAsia="he-IL"/>
        </w:rPr>
        <w:t xml:space="preserve">קבלנים </w:t>
      </w:r>
      <w:r w:rsidRPr="00C53582">
        <w:rPr>
          <w:rFonts w:ascii="Times New Roman" w:eastAsia="Times New Roman" w:hAnsi="Times New Roman" w:cs="David" w:hint="eastAsia"/>
          <w:sz w:val="24"/>
          <w:szCs w:val="24"/>
          <w:rtl/>
          <w:lang w:eastAsia="he-IL"/>
        </w:rPr>
        <w:t>ה</w:t>
      </w:r>
      <w:r w:rsidRPr="00C53582">
        <w:rPr>
          <w:rFonts w:ascii="Times New Roman" w:eastAsia="Times New Roman" w:hAnsi="Times New Roman" w:cs="David"/>
          <w:sz w:val="24"/>
          <w:szCs w:val="24"/>
          <w:rtl/>
          <w:lang w:eastAsia="he-IL"/>
        </w:rPr>
        <w:t>אחרים בהתאם ללוח הזמנים המוסכם ע</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מם.</w:t>
      </w:r>
    </w:p>
    <w:p w14:paraId="0ACE6359"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C53582">
        <w:rPr>
          <w:rFonts w:ascii="Times New Roman" w:eastAsia="Times New Roman" w:hAnsi="Times New Roman" w:cs="David"/>
          <w:sz w:val="24"/>
          <w:szCs w:val="24"/>
          <w:rtl/>
          <w:lang w:eastAsia="he-IL"/>
        </w:rPr>
        <w:t>לא יתחיל היועץ בב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 xml:space="preserve">צוע קטע מהפרויקט ו/או שלב משלבי העבודה כמפורט בנספח </w:t>
      </w:r>
      <w:r w:rsidRPr="00C53582">
        <w:rPr>
          <w:rFonts w:ascii="Times New Roman" w:eastAsia="Times New Roman" w:hAnsi="Times New Roman" w:cs="David"/>
          <w:bCs/>
          <w:sz w:val="24"/>
          <w:szCs w:val="24"/>
          <w:rtl/>
          <w:lang w:eastAsia="he-IL"/>
        </w:rPr>
        <w:t>ב'</w:t>
      </w:r>
      <w:r w:rsidRPr="00C53582">
        <w:rPr>
          <w:rFonts w:ascii="Times New Roman" w:eastAsia="Times New Roman" w:hAnsi="Times New Roman" w:cs="David"/>
          <w:sz w:val="24"/>
          <w:szCs w:val="24"/>
          <w:rtl/>
          <w:lang w:eastAsia="he-IL"/>
        </w:rPr>
        <w:t xml:space="preserve"> או </w:t>
      </w:r>
      <w:r w:rsidRPr="00C53582">
        <w:rPr>
          <w:rFonts w:ascii="Times New Roman" w:eastAsia="Times New Roman" w:hAnsi="Times New Roman" w:cs="David"/>
          <w:b/>
          <w:bCs/>
          <w:sz w:val="24"/>
          <w:szCs w:val="24"/>
          <w:rtl/>
          <w:lang w:eastAsia="he-IL"/>
        </w:rPr>
        <w:t xml:space="preserve">ג' </w:t>
      </w:r>
      <w:proofErr w:type="spellStart"/>
      <w:r w:rsidRPr="00C53582">
        <w:rPr>
          <w:rFonts w:ascii="Times New Roman" w:eastAsia="Times New Roman" w:hAnsi="Times New Roman" w:cs="David" w:hint="eastAsia"/>
          <w:sz w:val="24"/>
          <w:szCs w:val="24"/>
          <w:rtl/>
          <w:lang w:eastAsia="he-IL"/>
        </w:rPr>
        <w:t>המצ</w:t>
      </w:r>
      <w:r w:rsidRPr="00C53582">
        <w:rPr>
          <w:rFonts w:ascii="Times New Roman" w:eastAsia="Times New Roman" w:hAnsi="Times New Roman" w:cs="David"/>
          <w:sz w:val="24"/>
          <w:szCs w:val="24"/>
          <w:rtl/>
          <w:lang w:eastAsia="he-IL"/>
        </w:rPr>
        <w:t>"ב</w:t>
      </w:r>
      <w:proofErr w:type="spellEnd"/>
      <w:r w:rsidRPr="00C53582">
        <w:rPr>
          <w:rFonts w:ascii="Times New Roman" w:eastAsia="Times New Roman" w:hAnsi="Times New Roman" w:cs="David"/>
          <w:sz w:val="24"/>
          <w:szCs w:val="24"/>
          <w:rtl/>
          <w:lang w:eastAsia="he-IL"/>
        </w:rPr>
        <w:t>, אלא אם כן הודיע למזמין תחילה, כי הגיע לדעתו מועד 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צוע שלב זה וק</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בל מהמזמין א</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שור בכתב לביצועו.</w:t>
      </w:r>
    </w:p>
    <w:p w14:paraId="2AC5F366" w14:textId="77777777" w:rsidR="006D2AE3" w:rsidRPr="008872EF"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 xml:space="preserve">יש לראות </w:t>
      </w:r>
      <w:r w:rsidRPr="008872EF">
        <w:rPr>
          <w:rFonts w:ascii="Times New Roman" w:eastAsia="Times New Roman" w:hAnsi="Times New Roman" w:cs="David" w:hint="eastAsia"/>
          <w:sz w:val="24"/>
          <w:szCs w:val="24"/>
          <w:rtl/>
          <w:lang w:eastAsia="he-IL"/>
        </w:rPr>
        <w:t>ב</w:t>
      </w:r>
      <w:r w:rsidRPr="008872EF">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7174E0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2418F7F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CEDE35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7D37A9A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B73F06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09D9F0E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08FB1606"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 xml:space="preserve">מראש </w:t>
      </w:r>
      <w:r w:rsidRPr="006D2AE3">
        <w:rPr>
          <w:rFonts w:ascii="Times New Roman" w:eastAsia="Times New Roman" w:hAnsi="Times New Roman" w:cs="David" w:hint="cs"/>
          <w:sz w:val="24"/>
          <w:szCs w:val="24"/>
          <w:rtl/>
          <w:lang w:eastAsia="he-IL"/>
        </w:rPr>
        <w:lastRenderedPageBreak/>
        <w:t>ו</w:t>
      </w:r>
      <w:r w:rsidRPr="006D2AE3">
        <w:rPr>
          <w:rFonts w:ascii="Times New Roman" w:eastAsia="Times New Roman" w:hAnsi="Times New Roman" w:cs="David"/>
          <w:sz w:val="24"/>
          <w:szCs w:val="24"/>
          <w:rtl/>
          <w:lang w:eastAsia="he-IL"/>
        </w:rPr>
        <w:t>בכתב.</w:t>
      </w:r>
    </w:p>
    <w:p w14:paraId="2388AAB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4D08F8D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C3FB80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63830562"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47266BB" w14:textId="77777777" w:rsidR="00A12E4C" w:rsidRPr="006D2AE3" w:rsidRDefault="00A12E4C"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3DBDD8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44CDD2A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hint="cs"/>
          <w:b/>
          <w:sz w:val="24"/>
          <w:szCs w:val="24"/>
          <w:rtl/>
          <w:lang w:eastAsia="he-IL"/>
        </w:rPr>
        <w:t xml:space="preserve">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2717A910"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51BD947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70F5884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1679C69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58C53F2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214143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7757FDB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05ACFB6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5835283C"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w:t>
      </w:r>
      <w:proofErr w:type="spellStart"/>
      <w:r w:rsidRPr="006D2AE3">
        <w:rPr>
          <w:rFonts w:ascii="Times New Roman" w:eastAsia="Times New Roman" w:hAnsi="Times New Roman" w:cs="David"/>
          <w:sz w:val="24"/>
          <w:szCs w:val="24"/>
          <w:rtl/>
          <w:lang w:eastAsia="he-IL"/>
        </w:rPr>
        <w:t>רמדורנט</w:t>
      </w:r>
      <w:proofErr w:type="spellEnd"/>
      <w:r w:rsidRPr="006D2AE3">
        <w:rPr>
          <w:rFonts w:ascii="Times New Roman" w:eastAsia="Times New Roman" w:hAnsi="Times New Roman" w:cs="David"/>
          <w:sz w:val="24"/>
          <w:szCs w:val="24"/>
          <w:rtl/>
          <w:lang w:eastAsia="he-IL"/>
        </w:rPr>
        <w:t xml:space="preserve">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0A5557C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6D2AE3">
        <w:rPr>
          <w:rFonts w:ascii="Times New Roman" w:eastAsia="Times New Roman" w:hAnsi="Times New Roman" w:cs="David"/>
          <w:sz w:val="24"/>
          <w:szCs w:val="24"/>
          <w:rtl/>
          <w:lang w:eastAsia="he-IL"/>
        </w:rPr>
        <w:t>לשלמם</w:t>
      </w:r>
      <w:proofErr w:type="spellEnd"/>
      <w:r w:rsidRPr="006D2AE3">
        <w:rPr>
          <w:rFonts w:ascii="Times New Roman" w:eastAsia="Times New Roman" w:hAnsi="Times New Roman" w:cs="David"/>
          <w:sz w:val="24"/>
          <w:szCs w:val="24"/>
          <w:rtl/>
          <w:lang w:eastAsia="he-IL"/>
        </w:rPr>
        <w:t xml:space="preserve">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0714EF78"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9338C5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w:t>
      </w:r>
      <w:r w:rsidRPr="006D2AE3">
        <w:rPr>
          <w:rFonts w:ascii="Times New Roman" w:eastAsia="Times New Roman" w:hAnsi="Times New Roman" w:cs="David"/>
          <w:sz w:val="24"/>
          <w:szCs w:val="24"/>
          <w:rtl/>
          <w:lang w:eastAsia="he-IL"/>
        </w:rPr>
        <w:lastRenderedPageBreak/>
        <w:t xml:space="preserve">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599B8C7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3F69A207"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279C1BB"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409FEF3"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2E8665DA"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4FE312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56B0F15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5D27BC1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5868D47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48ABC5F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00D5EAA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2996AC7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462BE0E"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2B21CAE2" w14:textId="77777777" w:rsid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4A710D3D" w14:textId="77777777" w:rsidR="008872EF" w:rsidRPr="00013687" w:rsidRDefault="008872EF" w:rsidP="008872E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אחריות</w:t>
      </w:r>
    </w:p>
    <w:p w14:paraId="6E15CA24" w14:textId="77777777" w:rsidR="008872EF" w:rsidRPr="00013687" w:rsidRDefault="008872EF" w:rsidP="008872EF">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54F8BBAA" w14:textId="77777777" w:rsidR="008872EF" w:rsidRPr="00013687" w:rsidRDefault="008872EF" w:rsidP="008872E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5445ADF" w14:textId="77777777" w:rsidR="008872EF" w:rsidRPr="00013687" w:rsidRDefault="008872EF" w:rsidP="008872EF">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A5F0F5B"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BDCD093"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13A9248" w14:textId="77777777" w:rsidR="008872EF" w:rsidRPr="00013687"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F0AD02A" w14:textId="77777777" w:rsidR="008872EF" w:rsidRDefault="008872EF" w:rsidP="008872E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CE0A655"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15A0B3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66DB61F"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9F07504"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8C5E54E"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AFACCC9"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28F00A1"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lastRenderedPageBreak/>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317F084"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872AB21"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21BED26"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3465CBAF"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043BC3C"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1992477"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B189476" w14:textId="77777777" w:rsidR="008872EF" w:rsidRPr="00A42052"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9046BA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29A2C38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6434E8E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הסופי בשטח </w:t>
      </w:r>
      <w:r w:rsidRPr="006D2AE3">
        <w:rPr>
          <w:rFonts w:ascii="Times New Roman" w:eastAsia="Times New Roman" w:hAnsi="Times New Roman" w:cs="David"/>
          <w:color w:val="000000"/>
          <w:sz w:val="24"/>
          <w:szCs w:val="24"/>
          <w:lang w:eastAsia="he-IL"/>
        </w:rPr>
        <w:t>(AS MADE)</w:t>
      </w:r>
      <w:r w:rsidRPr="006D2AE3">
        <w:rPr>
          <w:rFonts w:ascii="Times New Roman" w:eastAsia="Times New Roman" w:hAnsi="Times New Roman" w:cs="David"/>
          <w:sz w:val="24"/>
          <w:szCs w:val="24"/>
          <w:rtl/>
          <w:lang w:eastAsia="he-IL"/>
        </w:rPr>
        <w:t xml:space="preserve">, 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5CD83A0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לפי העניין.</w:t>
      </w:r>
    </w:p>
    <w:p w14:paraId="6E37741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06D63C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lastRenderedPageBreak/>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5F98D561"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6D2AE3">
        <w:rPr>
          <w:rFonts w:ascii="Times New Roman" w:eastAsia="Times New Roman" w:hAnsi="Times New Roman" w:cs="David"/>
          <w:sz w:val="24"/>
          <w:szCs w:val="24"/>
          <w:rtl/>
          <w:lang w:eastAsia="he-IL"/>
        </w:rPr>
        <w:t>לשנותן</w:t>
      </w:r>
      <w:proofErr w:type="spellEnd"/>
      <w:r w:rsidRPr="006D2AE3">
        <w:rPr>
          <w:rFonts w:ascii="Times New Roman" w:eastAsia="Times New Roman" w:hAnsi="Times New Roman" w:cs="David"/>
          <w:sz w:val="24"/>
          <w:szCs w:val="24"/>
          <w:rtl/>
          <w:lang w:eastAsia="he-IL"/>
        </w:rPr>
        <w:t xml:space="preserve">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53EC428"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53F7E4C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6811AE7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 xml:space="preserve">י הדין ו/או </w:t>
      </w:r>
      <w:proofErr w:type="spellStart"/>
      <w:r w:rsidRPr="006D2AE3">
        <w:rPr>
          <w:rFonts w:ascii="Times New Roman" w:eastAsia="Times New Roman" w:hAnsi="Times New Roman" w:cs="David"/>
          <w:color w:val="000000"/>
          <w:sz w:val="24"/>
          <w:szCs w:val="24"/>
          <w:rtl/>
          <w:lang w:eastAsia="he-IL"/>
        </w:rPr>
        <w:t>מכח</w:t>
      </w:r>
      <w:proofErr w:type="spellEnd"/>
      <w:r w:rsidRPr="006D2AE3">
        <w:rPr>
          <w:rFonts w:ascii="Times New Roman" w:eastAsia="Times New Roman" w:hAnsi="Times New Roman" w:cs="David"/>
          <w:color w:val="000000"/>
          <w:sz w:val="24"/>
          <w:szCs w:val="24"/>
          <w:rtl/>
          <w:lang w:eastAsia="he-IL"/>
        </w:rPr>
        <w:t xml:space="preserve"> צו הרחבה ו/או </w:t>
      </w:r>
      <w:proofErr w:type="spellStart"/>
      <w:r w:rsidRPr="006D2AE3">
        <w:rPr>
          <w:rFonts w:ascii="Times New Roman" w:eastAsia="Times New Roman" w:hAnsi="Times New Roman" w:cs="David"/>
          <w:color w:val="000000"/>
          <w:sz w:val="24"/>
          <w:szCs w:val="24"/>
          <w:rtl/>
          <w:lang w:eastAsia="he-IL"/>
        </w:rPr>
        <w:t>מכח</w:t>
      </w:r>
      <w:proofErr w:type="spellEnd"/>
      <w:r w:rsidRPr="006D2AE3">
        <w:rPr>
          <w:rFonts w:ascii="Times New Roman" w:eastAsia="Times New Roman" w:hAnsi="Times New Roman" w:cs="David"/>
          <w:color w:val="000000"/>
          <w:sz w:val="24"/>
          <w:szCs w:val="24"/>
          <w:rtl/>
          <w:lang w:eastAsia="he-IL"/>
        </w:rPr>
        <w:t xml:space="preserve"> הסכם כלשהו על עובד</w:t>
      </w:r>
      <w:r w:rsidRPr="006D2AE3">
        <w:rPr>
          <w:rFonts w:ascii="Times New Roman" w:eastAsia="Times New Roman" w:hAnsi="Times New Roman" w:cs="David" w:hint="cs"/>
          <w:sz w:val="24"/>
          <w:szCs w:val="24"/>
          <w:rtl/>
          <w:lang w:eastAsia="he-IL"/>
        </w:rPr>
        <w:t>.</w:t>
      </w:r>
    </w:p>
    <w:p w14:paraId="095F003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w:t>
      </w:r>
      <w:proofErr w:type="spellStart"/>
      <w:r w:rsidRPr="006D2AE3">
        <w:rPr>
          <w:rFonts w:ascii="Times New Roman" w:eastAsia="Times New Roman" w:hAnsi="Times New Roman" w:cs="David" w:hint="cs"/>
          <w:color w:val="000000"/>
          <w:sz w:val="24"/>
          <w:szCs w:val="24"/>
          <w:rtl/>
          <w:lang w:eastAsia="he-IL"/>
        </w:rPr>
        <w:t>שלוחיו</w:t>
      </w:r>
      <w:proofErr w:type="spellEnd"/>
      <w:r w:rsidRPr="006D2AE3">
        <w:rPr>
          <w:rFonts w:ascii="Times New Roman" w:eastAsia="Times New Roman" w:hAnsi="Times New Roman" w:cs="David" w:hint="cs"/>
          <w:color w:val="000000"/>
          <w:sz w:val="24"/>
          <w:szCs w:val="24"/>
          <w:rtl/>
          <w:lang w:eastAsia="he-IL"/>
        </w:rPr>
        <w:t xml:space="preserve">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C97466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72746E6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7BD2E5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2FA81C1F"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5F4B9A9D"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7277729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B731657"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392CF693"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0CFC3FB2"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44243E6B"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3D7B75E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4466C90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63AEE88"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0DDD9AD8"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098A163B"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11838D09"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7EC63D33"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1626D0CE"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6A252B4D"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EFB1937"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lastRenderedPageBreak/>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7203309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7F6AFF7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46D8764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93ED5E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AA15476"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A3226C9"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1106A08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4647F9C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5247539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155E961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68B06F61"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3ADCE94"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4DDAE4A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618288D2"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7C7DC4B" w14:textId="77777777" w:rsid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795B1AAF" w14:textId="77777777" w:rsidR="008872EF" w:rsidRPr="006D2AE3" w:rsidRDefault="008872EF" w:rsidP="008872EF">
      <w:pPr>
        <w:widowControl w:val="0"/>
        <w:spacing w:before="0" w:beforeAutospacing="0" w:after="200" w:afterAutospacing="0" w:line="240" w:lineRule="auto"/>
        <w:ind w:left="1508"/>
        <w:jc w:val="both"/>
        <w:rPr>
          <w:rFonts w:ascii="Times New Roman" w:eastAsia="Times New Roman" w:hAnsi="Times New Roman" w:cs="David"/>
          <w:sz w:val="24"/>
          <w:szCs w:val="24"/>
          <w:rtl/>
          <w:lang w:eastAsia="he-IL"/>
        </w:rPr>
      </w:pPr>
    </w:p>
    <w:p w14:paraId="371BABE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3B9F82C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1690AC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5CF18C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w:t>
      </w:r>
      <w:proofErr w:type="spellStart"/>
      <w:r w:rsidRPr="006D2AE3">
        <w:rPr>
          <w:rFonts w:ascii="Times New Roman" w:eastAsia="Times New Roman" w:hAnsi="Times New Roman" w:cs="David" w:hint="cs"/>
          <w:sz w:val="24"/>
          <w:szCs w:val="24"/>
          <w:rtl/>
          <w:lang w:eastAsia="he-IL"/>
        </w:rPr>
        <w:t>שלוחיו</w:t>
      </w:r>
      <w:proofErr w:type="spellEnd"/>
      <w:r w:rsidRPr="006D2AE3">
        <w:rPr>
          <w:rFonts w:ascii="Times New Roman" w:eastAsia="Times New Roman" w:hAnsi="Times New Roman" w:cs="David" w:hint="cs"/>
          <w:sz w:val="24"/>
          <w:szCs w:val="24"/>
          <w:rtl/>
          <w:lang w:eastAsia="he-IL"/>
        </w:rPr>
        <w:t xml:space="preserve">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54F69C2D"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13D25D4A"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0851ABC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403817EF" w14:textId="77777777" w:rsidR="008872EF" w:rsidRDefault="008872EF"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p>
    <w:p w14:paraId="42FB0477"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32E71E80"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789E319"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2FDA24A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5EBDDE9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3510DCE3"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2F6B360"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2D4C4B9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62FC679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81E411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w:t>
      </w:r>
      <w:proofErr w:type="spellStart"/>
      <w:r w:rsidRPr="006D2AE3">
        <w:rPr>
          <w:rFonts w:ascii="Times New Roman" w:eastAsia="Times New Roman" w:hAnsi="Times New Roman" w:cs="David"/>
          <w:sz w:val="24"/>
          <w:szCs w:val="24"/>
          <w:rtl/>
          <w:lang w:eastAsia="he-IL"/>
        </w:rPr>
        <w:t>כויתור</w:t>
      </w:r>
      <w:proofErr w:type="spellEnd"/>
      <w:r w:rsidRPr="006D2AE3">
        <w:rPr>
          <w:rFonts w:ascii="Times New Roman" w:eastAsia="Times New Roman" w:hAnsi="Times New Roman" w:cs="David"/>
          <w:sz w:val="24"/>
          <w:szCs w:val="24"/>
          <w:rtl/>
          <w:lang w:eastAsia="he-IL"/>
        </w:rPr>
        <w:t xml:space="preserve">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proofErr w:type="spellStart"/>
      <w:r w:rsidRPr="006D2AE3">
        <w:rPr>
          <w:rFonts w:ascii="Times New Roman" w:eastAsia="Times New Roman" w:hAnsi="Times New Roman" w:cs="David"/>
          <w:sz w:val="24"/>
          <w:szCs w:val="24"/>
          <w:rtl/>
          <w:lang w:eastAsia="he-IL"/>
        </w:rPr>
        <w:t>כויתור</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0BB36B78"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7D2E8DD7"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E047A98"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0CE0256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0E0801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6D2AE3">
        <w:rPr>
          <w:rFonts w:ascii="Times New Roman" w:eastAsia="Times New Roman" w:hAnsi="Times New Roman" w:cs="David"/>
          <w:sz w:val="24"/>
          <w:szCs w:val="24"/>
          <w:rtl/>
          <w:lang w:eastAsia="he-IL"/>
        </w:rPr>
        <w:t>לס"ק</w:t>
      </w:r>
      <w:proofErr w:type="spellEnd"/>
      <w:r w:rsidRPr="006D2AE3">
        <w:rPr>
          <w:rFonts w:ascii="Times New Roman" w:eastAsia="Times New Roman" w:hAnsi="Times New Roman" w:cs="David"/>
          <w:sz w:val="24"/>
          <w:szCs w:val="24"/>
          <w:rtl/>
          <w:lang w:eastAsia="he-IL"/>
        </w:rPr>
        <w:t xml:space="preserve"> זה.</w:t>
      </w:r>
    </w:p>
    <w:p w14:paraId="64264D0C"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2C66A50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8D66F1C"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571766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CD79F7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6D2AE3">
        <w:rPr>
          <w:rFonts w:ascii="Times New Roman" w:eastAsia="Times New Roman" w:hAnsi="Times New Roman" w:cs="David"/>
          <w:sz w:val="24"/>
          <w:szCs w:val="24"/>
          <w:rtl/>
          <w:lang w:eastAsia="he-IL"/>
        </w:rPr>
        <w:t>מורשי</w:t>
      </w:r>
      <w:proofErr w:type="spellEnd"/>
      <w:r w:rsidRPr="006D2AE3">
        <w:rPr>
          <w:rFonts w:ascii="Times New Roman" w:eastAsia="Times New Roman" w:hAnsi="Times New Roman" w:cs="David"/>
          <w:sz w:val="24"/>
          <w:szCs w:val="24"/>
          <w:rtl/>
          <w:lang w:eastAsia="he-IL"/>
        </w:rPr>
        <w:t xml:space="preserve"> החתימה של המזמין.</w:t>
      </w:r>
    </w:p>
    <w:p w14:paraId="770E4AFC" w14:textId="77777777" w:rsid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7A5F97F6"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055A04B"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FF334B0"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0391CCE" w14:textId="77777777"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8" w:author="Kook Sec" w:date="2022-06-22T13:57:00Z">
            <w:r w:rsidR="00421516">
              <w:rPr>
                <w:rFonts w:ascii="Times New Roman" w:eastAsia="Times New Roman" w:hAnsi="Times New Roman" w:cs="David"/>
                <w:sz w:val="20"/>
                <w:szCs w:val="24"/>
                <w:rtl/>
                <w:lang w:eastAsia="he-IL"/>
              </w:rPr>
              <w:t>פי טו סי מודלים לבניה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29" w:author="Kook Sec" w:date="2022-06-22T13:58:00Z">
            <w:r w:rsidR="00421516" w:rsidRPr="00F3672F">
              <w:rPr>
                <w:rStyle w:val="a7"/>
                <w:rtl/>
              </w:rPr>
              <w:t>[שם צד א]</w:t>
            </w:r>
          </w:ins>
        </w:sdtContent>
      </w:sdt>
    </w:p>
    <w:p w14:paraId="4A12CEA5" w14:textId="77777777" w:rsidR="009441B2"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E8E788A"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AB335DA"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25BF5D"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B2B4474"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5EDDEAD" w14:textId="77777777" w:rsidR="008872EF" w:rsidRDefault="008872EF"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1843FBC" w14:textId="77777777" w:rsidR="00572B5D" w:rsidRDefault="00572B5D"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98DBB35"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D53A4A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CE0E161"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3314FE"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0" w:author="Kook Sec" w:date="2022-06-22T13:52:00Z">
            <w:r w:rsidR="00421516">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1" w:author="Kook Sec" w:date="2022-06-22T13:51:00Z">
            <w:r w:rsidR="00421516">
              <w:rPr>
                <w:rFonts w:ascii="Times New Roman" w:eastAsia="Times New Roman" w:hAnsi="Times New Roman" w:cs="David" w:hint="cs"/>
                <w:color w:val="00B0F0"/>
                <w:sz w:val="24"/>
                <w:szCs w:val="24"/>
                <w:rtl/>
              </w:rPr>
              <w:t>רמת שרת שלב ב</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2" w:author="Kook Sec" w:date="2022-06-22T13:51:00Z">
            <w:r w:rsidR="00421516">
              <w:rPr>
                <w:rFonts w:ascii="Times New Roman" w:eastAsia="Times New Roman" w:hAnsi="Times New Roman" w:cs="David" w:hint="cs"/>
                <w:color w:val="00B0F0"/>
                <w:sz w:val="24"/>
                <w:szCs w:val="24"/>
                <w:rtl/>
              </w:rPr>
              <w:t>פ.א פיתוח ובנייה בירושלים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4B90414"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DE48C2"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429A1DFB"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2D7D086B"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0B8A95E"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3" w:author="Kook Sec" w:date="2022-06-22T13:52:00Z">
            <w:r w:rsidR="00421516">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37465357"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1FF8026E"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881F6ED"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EAA814" w14:textId="77777777" w:rsidR="00572B5D" w:rsidRPr="00B27B4C" w:rsidRDefault="00572B5D" w:rsidP="001D0186">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Change w:id="34" w:author="Kook Sec" w:date="2022-06-22T14:01:00Z">
          <w:pPr>
            <w:widowControl w:val="0"/>
            <w:spacing w:before="0" w:beforeAutospacing="0" w:after="0" w:afterAutospacing="0" w:line="240" w:lineRule="auto"/>
            <w:jc w:val="both"/>
          </w:pPr>
        </w:pPrChange>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5" w:author="Kook Sec" w:date="2022-06-22T14:01:00Z">
            <w:r w:rsidR="001D0186">
              <w:rPr>
                <w:rFonts w:ascii="Times New Roman" w:eastAsia="Times New Roman" w:hAnsi="Times New Roman" w:cs="David" w:hint="cs"/>
                <w:sz w:val="24"/>
                <w:szCs w:val="24"/>
                <w:rtl/>
                <w:lang w:eastAsia="he-IL"/>
              </w:rPr>
              <w:t xml:space="preserve">אבי </w:t>
            </w:r>
            <w:proofErr w:type="spellStart"/>
            <w:r w:rsidR="001D0186">
              <w:rPr>
                <w:rFonts w:ascii="Times New Roman" w:eastAsia="Times New Roman" w:hAnsi="Times New Roman" w:cs="David" w:hint="cs"/>
                <w:sz w:val="24"/>
                <w:szCs w:val="24"/>
                <w:rtl/>
                <w:lang w:eastAsia="he-IL"/>
              </w:rPr>
              <w:t>ברטי</w:t>
            </w:r>
            <w:proofErr w:type="spellEnd"/>
            <w:r w:rsidR="001D0186">
              <w:rPr>
                <w:rFonts w:ascii="Times New Roman" w:eastAsia="Times New Roman" w:hAnsi="Times New Roman" w:cs="David" w:hint="cs"/>
                <w:sz w:val="24"/>
                <w:szCs w:val="24"/>
                <w:rtl/>
                <w:lang w:eastAsia="he-IL"/>
              </w:rPr>
              <w:t xml:space="preserve"> לוי</w:t>
            </w:r>
          </w:ins>
        </w:sdtContent>
      </w:sdt>
    </w:p>
    <w:p w14:paraId="513EFA21"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80EAF5C" w14:textId="77777777" w:rsidR="00CC012C" w:rsidRDefault="00572B5D" w:rsidP="00D065DD">
      <w:pPr>
        <w:widowControl w:val="0"/>
        <w:spacing w:before="0" w:beforeAutospacing="0" w:after="0" w:afterAutospacing="0" w:line="240" w:lineRule="auto"/>
        <w:ind w:left="720" w:right="-142"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CC012C" w:rsidRPr="00647F42">
        <w:rPr>
          <w:rFonts w:ascii="Times New Roman" w:eastAsia="Times New Roman" w:hAnsi="Times New Roman" w:cs="David" w:hint="eastAsia"/>
          <w:sz w:val="24"/>
          <w:szCs w:val="24"/>
          <w:rtl/>
          <w:lang w:eastAsia="he-IL"/>
        </w:rPr>
        <w:t>עבור</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קבלת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היועץ</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להיות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רישיון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בענן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sz w:val="24"/>
          <w:szCs w:val="24"/>
          <w:lang w:eastAsia="he-IL"/>
        </w:rPr>
        <w:t>BIM360</w:t>
      </w:r>
      <w:r w:rsidR="00CC012C" w:rsidRPr="00647F42">
        <w:rPr>
          <w:rFonts w:ascii="Times New Roman" w:eastAsia="Times New Roman" w:hAnsi="Times New Roman" w:cs="David"/>
          <w:sz w:val="24"/>
          <w:szCs w:val="24"/>
          <w:rtl/>
          <w:lang w:eastAsia="he-IL"/>
        </w:rPr>
        <w:t xml:space="preserve">" </w:t>
      </w:r>
      <w:r w:rsidR="00CC012C">
        <w:rPr>
          <w:rFonts w:ascii="Times New Roman" w:eastAsia="Times New Roman" w:hAnsi="Times New Roman" w:cs="David" w:hint="cs"/>
          <w:sz w:val="24"/>
          <w:szCs w:val="24"/>
          <w:rtl/>
          <w:lang w:eastAsia="he-IL"/>
        </w:rPr>
        <w:t>וכל תוכנה אחרת נוספת אשר נדרשת לניהול המודל, לביצוע סופרפוזיציה והשירותים המפורטים ב</w:t>
      </w:r>
      <w:r w:rsidR="00CC012C" w:rsidRPr="00867AE6">
        <w:rPr>
          <w:rFonts w:ascii="Times New Roman" w:eastAsia="Times New Roman" w:hAnsi="Times New Roman" w:cs="David" w:hint="eastAsia"/>
          <w:b/>
          <w:bCs/>
          <w:sz w:val="24"/>
          <w:szCs w:val="24"/>
          <w:u w:val="single"/>
          <w:rtl/>
          <w:lang w:eastAsia="he-IL"/>
        </w:rPr>
        <w:t>נספח</w:t>
      </w:r>
      <w:r w:rsidR="00CC012C" w:rsidRPr="00867AE6">
        <w:rPr>
          <w:rFonts w:ascii="Times New Roman" w:eastAsia="Times New Roman" w:hAnsi="Times New Roman" w:cs="David"/>
          <w:b/>
          <w:bCs/>
          <w:sz w:val="24"/>
          <w:szCs w:val="24"/>
          <w:u w:val="single"/>
          <w:rtl/>
          <w:lang w:eastAsia="he-IL"/>
        </w:rPr>
        <w:t xml:space="preserve"> </w:t>
      </w:r>
      <w:r w:rsidR="00CC012C" w:rsidRPr="00867AE6">
        <w:rPr>
          <w:rFonts w:ascii="Times New Roman" w:eastAsia="Times New Roman" w:hAnsi="Times New Roman" w:cs="David" w:hint="eastAsia"/>
          <w:b/>
          <w:bCs/>
          <w:sz w:val="24"/>
          <w:szCs w:val="24"/>
          <w:u w:val="single"/>
          <w:rtl/>
          <w:lang w:eastAsia="he-IL"/>
        </w:rPr>
        <w:t>ב</w:t>
      </w:r>
      <w:r w:rsidR="00CC012C" w:rsidRPr="00867AE6">
        <w:rPr>
          <w:rFonts w:ascii="Times New Roman" w:eastAsia="Times New Roman" w:hAnsi="Times New Roman" w:cs="David"/>
          <w:b/>
          <w:bCs/>
          <w:sz w:val="24"/>
          <w:szCs w:val="24"/>
          <w:u w:val="single"/>
          <w:rtl/>
          <w:lang w:eastAsia="he-IL"/>
        </w:rPr>
        <w:t>'</w:t>
      </w:r>
      <w:r w:rsidR="00CC012C">
        <w:rPr>
          <w:rFonts w:ascii="Times New Roman" w:eastAsia="Times New Roman" w:hAnsi="Times New Roman" w:cs="David" w:hint="cs"/>
          <w:sz w:val="24"/>
          <w:szCs w:val="24"/>
          <w:rtl/>
          <w:lang w:eastAsia="he-IL"/>
        </w:rPr>
        <w:t xml:space="preserve"> שבחוזה זה.</w:t>
      </w:r>
      <w:r w:rsidR="00CC012C" w:rsidRPr="00647F42">
        <w:rPr>
          <w:rFonts w:ascii="Times New Roman" w:eastAsia="Times New Roman" w:hAnsi="Times New Roman" w:cs="David"/>
          <w:sz w:val="24"/>
          <w:szCs w:val="24"/>
          <w:rtl/>
          <w:lang w:eastAsia="he-IL"/>
        </w:rPr>
        <w:t xml:space="preserve"> </w:t>
      </w:r>
    </w:p>
    <w:p w14:paraId="666A416C" w14:textId="77777777" w:rsidR="00CC012C" w:rsidRPr="00647F42" w:rsidRDefault="00CC012C" w:rsidP="00D065DD">
      <w:pPr>
        <w:widowControl w:val="0"/>
        <w:spacing w:before="0" w:beforeAutospacing="0" w:after="0" w:afterAutospacing="0" w:line="240" w:lineRule="auto"/>
        <w:ind w:left="720" w:right="-142" w:hanging="6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647F42">
        <w:rPr>
          <w:rFonts w:ascii="Times New Roman" w:eastAsia="Times New Roman" w:hAnsi="Times New Roman" w:cs="David" w:hint="eastAsia"/>
          <w:sz w:val="24"/>
          <w:szCs w:val="24"/>
          <w:rtl/>
          <w:lang w:eastAsia="he-IL"/>
        </w:rPr>
        <w:t>העבודה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תתבצע</w:t>
      </w:r>
      <w:r w:rsidRPr="00647F42">
        <w:rPr>
          <w:rFonts w:ascii="Times New Roman" w:eastAsia="Times New Roman" w:hAnsi="Times New Roman" w:cs="David"/>
          <w:sz w:val="24"/>
          <w:szCs w:val="24"/>
          <w:rtl/>
          <w:lang w:eastAsia="he-IL"/>
        </w:rPr>
        <w:t xml:space="preserve"> במודל תלת </w:t>
      </w:r>
      <w:proofErr w:type="spellStart"/>
      <w:r w:rsidRPr="00647F42">
        <w:rPr>
          <w:rFonts w:ascii="Times New Roman" w:eastAsia="Times New Roman" w:hAnsi="Times New Roman" w:cs="David" w:hint="eastAsia"/>
          <w:sz w:val="24"/>
          <w:szCs w:val="24"/>
          <w:rtl/>
          <w:lang w:eastAsia="he-IL"/>
        </w:rPr>
        <w:t>מימד</w:t>
      </w:r>
      <w:proofErr w:type="spellEnd"/>
      <w:r w:rsidRPr="00647F42">
        <w:rPr>
          <w:rFonts w:ascii="Times New Roman" w:eastAsia="Times New Roman" w:hAnsi="Times New Roman" w:cs="David"/>
          <w:sz w:val="24"/>
          <w:szCs w:val="24"/>
          <w:rtl/>
          <w:lang w:eastAsia="he-IL"/>
        </w:rPr>
        <w:t xml:space="preserve"> ע"י תוכנת </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במתודולוגיית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BIM</w:t>
      </w:r>
      <w:r w:rsidRPr="00647F42">
        <w:rPr>
          <w:rFonts w:ascii="Times New Roman" w:eastAsia="Times New Roman" w:hAnsi="Times New Roman" w:cs="David"/>
          <w:sz w:val="24"/>
          <w:szCs w:val="24"/>
          <w:rtl/>
          <w:lang w:eastAsia="he-IL"/>
        </w:rPr>
        <w:t xml:space="preserve"> בענן – "</w:t>
      </w:r>
      <w:r w:rsidRPr="00647F42">
        <w:rPr>
          <w:rFonts w:ascii="Times New Roman" w:eastAsia="Times New Roman" w:hAnsi="Times New Roman" w:cs="David"/>
          <w:sz w:val="24"/>
          <w:szCs w:val="24"/>
          <w:lang w:eastAsia="he-IL"/>
        </w:rPr>
        <w:t>BIM</w:t>
      </w:r>
      <w:r w:rsidRPr="00B91CDC">
        <w:rPr>
          <w:rFonts w:ascii="Times New Roman" w:eastAsia="Times New Roman" w:hAnsi="Times New Roman" w:cs="David" w:hint="cs"/>
          <w:sz w:val="24"/>
          <w:szCs w:val="24"/>
          <w:lang w:eastAsia="he-IL"/>
        </w:rPr>
        <w:t>360</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השייך</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למזמין</w:t>
      </w:r>
      <w:r>
        <w:rPr>
          <w:rFonts w:ascii="Times New Roman" w:eastAsia="Times New Roman" w:hAnsi="Times New Roman" w:cs="David" w:hint="cs"/>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הענן</w:t>
      </w:r>
      <w:r>
        <w:rPr>
          <w:rFonts w:ascii="Times New Roman" w:eastAsia="Times New Roman" w:hAnsi="Times New Roman" w:cs="David" w:hint="cs"/>
          <w:sz w:val="24"/>
          <w:szCs w:val="24"/>
          <w:rtl/>
          <w:lang w:eastAsia="he-IL"/>
        </w:rPr>
        <w:t>")</w:t>
      </w:r>
      <w:r w:rsidRPr="00647F42">
        <w:rPr>
          <w:rFonts w:ascii="Times New Roman" w:eastAsia="Times New Roman" w:hAnsi="Times New Roman" w:cs="David"/>
          <w:sz w:val="24"/>
          <w:szCs w:val="24"/>
          <w:rtl/>
          <w:lang w:eastAsia="he-IL"/>
        </w:rPr>
        <w:t xml:space="preserve">, שם </w:t>
      </w:r>
      <w:r w:rsidRPr="00647F42">
        <w:rPr>
          <w:rFonts w:ascii="Times New Roman" w:eastAsia="Times New Roman" w:hAnsi="Times New Roman" w:cs="David" w:hint="eastAsia"/>
          <w:sz w:val="24"/>
          <w:szCs w:val="24"/>
          <w:rtl/>
          <w:lang w:eastAsia="he-IL"/>
        </w:rPr>
        <w:t>תבוצענה</w:t>
      </w:r>
      <w:r w:rsidRPr="00647F42">
        <w:rPr>
          <w:rFonts w:ascii="Times New Roman" w:eastAsia="Times New Roman" w:hAnsi="Times New Roman" w:cs="David"/>
          <w:sz w:val="24"/>
          <w:szCs w:val="24"/>
          <w:rtl/>
          <w:lang w:eastAsia="he-IL"/>
        </w:rPr>
        <w:t xml:space="preserve"> עבוד</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התכנון, ניהול </w:t>
      </w:r>
      <w:r w:rsidRPr="00647F42">
        <w:rPr>
          <w:rFonts w:ascii="Times New Roman" w:eastAsia="Times New Roman" w:hAnsi="Times New Roman" w:cs="David" w:hint="eastAsia"/>
          <w:sz w:val="24"/>
          <w:szCs w:val="24"/>
          <w:rtl/>
          <w:lang w:eastAsia="he-IL"/>
        </w:rPr>
        <w:t>ושמירת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המודל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וכלל</w:t>
      </w:r>
      <w:r w:rsidRPr="00647F42">
        <w:rPr>
          <w:rFonts w:ascii="Times New Roman" w:eastAsia="Times New Roman" w:hAnsi="Times New Roman" w:cs="David"/>
          <w:sz w:val="24"/>
          <w:szCs w:val="24"/>
          <w:rtl/>
          <w:lang w:eastAsia="he-IL"/>
        </w:rPr>
        <w:t xml:space="preserve"> הקבצים והתוכניות </w:t>
      </w:r>
      <w:r w:rsidRPr="00647F42">
        <w:rPr>
          <w:rFonts w:ascii="Times New Roman" w:eastAsia="Times New Roman" w:hAnsi="Times New Roman" w:cs="David" w:hint="eastAsia"/>
          <w:sz w:val="24"/>
          <w:szCs w:val="24"/>
          <w:rtl/>
          <w:lang w:eastAsia="he-IL"/>
        </w:rPr>
        <w:t>של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היועץ</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המובילים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זאת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לאחר</w:t>
      </w:r>
      <w:r w:rsidRPr="00647F42">
        <w:rPr>
          <w:rFonts w:ascii="Times New Roman" w:eastAsia="Times New Roman" w:hAnsi="Times New Roman" w:cs="David"/>
          <w:sz w:val="24"/>
          <w:szCs w:val="24"/>
          <w:rtl/>
          <w:lang w:eastAsia="he-IL"/>
        </w:rPr>
        <w:t xml:space="preserve"> מתן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hint="eastAsia"/>
          <w:sz w:val="24"/>
          <w:szCs w:val="24"/>
          <w:rtl/>
          <w:lang w:eastAsia="he-IL"/>
        </w:rPr>
        <w:t>רשאות</w:t>
      </w:r>
      <w:r w:rsidRPr="00647F42">
        <w:rPr>
          <w:rFonts w:ascii="Times New Roman" w:eastAsia="Times New Roman" w:hAnsi="Times New Roman" w:cs="David"/>
          <w:sz w:val="24"/>
          <w:szCs w:val="24"/>
          <w:rtl/>
          <w:lang w:eastAsia="he-IL"/>
        </w:rPr>
        <w:t xml:space="preserve"> לכניסה </w:t>
      </w:r>
      <w:r w:rsidRPr="00647F42">
        <w:rPr>
          <w:rFonts w:ascii="Times New Roman" w:eastAsia="Times New Roman" w:hAnsi="Times New Roman" w:cs="David" w:hint="eastAsia"/>
          <w:sz w:val="24"/>
          <w:szCs w:val="24"/>
          <w:rtl/>
          <w:lang w:eastAsia="he-IL"/>
        </w:rPr>
        <w:t>לעבודה</w:t>
      </w:r>
      <w:r w:rsidRPr="00647F42">
        <w:rPr>
          <w:rFonts w:ascii="Times New Roman" w:eastAsia="Times New Roman" w:hAnsi="Times New Roman" w:cs="David"/>
          <w:sz w:val="24"/>
          <w:szCs w:val="24"/>
          <w:rtl/>
          <w:lang w:eastAsia="he-IL"/>
        </w:rPr>
        <w:t xml:space="preserve"> בענן </w:t>
      </w:r>
      <w:r w:rsidRPr="00647F42">
        <w:rPr>
          <w:rFonts w:ascii="Times New Roman" w:eastAsia="Times New Roman" w:hAnsi="Times New Roman" w:cs="David" w:hint="eastAsia"/>
          <w:sz w:val="24"/>
          <w:szCs w:val="24"/>
          <w:rtl/>
          <w:lang w:eastAsia="he-IL"/>
        </w:rPr>
        <w:t>ע</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hint="eastAsia"/>
          <w:sz w:val="24"/>
          <w:szCs w:val="24"/>
          <w:rtl/>
          <w:lang w:eastAsia="he-IL"/>
        </w:rPr>
        <w:t>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מזמין ל</w:t>
      </w:r>
      <w:r w:rsidRPr="00647F42">
        <w:rPr>
          <w:rFonts w:ascii="Times New Roman" w:eastAsia="Times New Roman" w:hAnsi="Times New Roman" w:cs="David" w:hint="eastAsia"/>
          <w:sz w:val="24"/>
          <w:szCs w:val="24"/>
          <w:rtl/>
          <w:lang w:eastAsia="he-IL"/>
        </w:rPr>
        <w:t>יועץ</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למתכננים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בפרויקט</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והכל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בהתאם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להנחיות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המזמין</w:t>
      </w:r>
      <w:r w:rsidRPr="00647F42">
        <w:rPr>
          <w:rFonts w:ascii="Times New Roman" w:eastAsia="Times New Roman" w:hAnsi="Times New Roman" w:cs="David"/>
          <w:sz w:val="24"/>
          <w:szCs w:val="24"/>
          <w:rtl/>
          <w:lang w:eastAsia="he-IL"/>
        </w:rPr>
        <w:t xml:space="preserve">. </w:t>
      </w:r>
    </w:p>
    <w:p w14:paraId="155CC6BF" w14:textId="77777777" w:rsidR="00CC012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hint="eastAsia"/>
          <w:sz w:val="24"/>
          <w:szCs w:val="24"/>
          <w:rtl/>
          <w:lang w:eastAsia="he-IL"/>
        </w:rPr>
        <w:t>שמירה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הדפסת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תכניות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PLT</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PDF</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DWG</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שיתוף</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תיאום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וקליטת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ממתכננים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אחרים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יבוצעו</w:t>
      </w:r>
      <w:r w:rsidRPr="00647F42">
        <w:rPr>
          <w:rFonts w:ascii="Times New Roman" w:eastAsia="Times New Roman" w:hAnsi="Times New Roman" w:cs="David"/>
          <w:sz w:val="24"/>
          <w:szCs w:val="24"/>
          <w:rtl/>
          <w:lang w:eastAsia="he-IL"/>
        </w:rPr>
        <w:t xml:space="preserve"> באמצעות תוכנה כדוגמת </w:t>
      </w:r>
      <w:r w:rsidRPr="00647F42">
        <w:rPr>
          <w:rFonts w:ascii="Times New Roman" w:eastAsia="Times New Roman" w:hAnsi="Times New Roman" w:cs="David"/>
          <w:sz w:val="24"/>
          <w:szCs w:val="24"/>
          <w:lang w:eastAsia="he-IL"/>
        </w:rPr>
        <w:t>@view</w:t>
      </w:r>
      <w:r w:rsidRPr="00647F42">
        <w:rPr>
          <w:rFonts w:ascii="Times New Roman" w:eastAsia="Times New Roman" w:hAnsi="Times New Roman" w:cs="David"/>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התוכנה</w:t>
      </w:r>
      <w:r w:rsidRPr="00647F42">
        <w:rPr>
          <w:rFonts w:ascii="Times New Roman" w:eastAsia="Times New Roman" w:hAnsi="Times New Roman" w:cs="David"/>
          <w:sz w:val="24"/>
          <w:szCs w:val="24"/>
          <w:rtl/>
          <w:lang w:eastAsia="he-IL"/>
        </w:rPr>
        <w:t xml:space="preserve">"). </w:t>
      </w:r>
    </w:p>
    <w:p w14:paraId="23414031" w14:textId="77777777" w:rsidR="00CC012C" w:rsidRPr="00647F42"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sz w:val="24"/>
          <w:szCs w:val="24"/>
          <w:rtl/>
          <w:lang w:eastAsia="he-IL"/>
        </w:rPr>
        <w:t>כל תעבורת הקבצים תבוצע באמצע</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התוכנה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בלבד</w:t>
      </w:r>
      <w:r w:rsidRPr="00647F42">
        <w:rPr>
          <w:rFonts w:ascii="Times New Roman" w:eastAsia="Times New Roman" w:hAnsi="Times New Roman" w:cs="David"/>
          <w:sz w:val="24"/>
          <w:szCs w:val="24"/>
          <w:rtl/>
          <w:lang w:eastAsia="he-IL"/>
        </w:rPr>
        <w:t>, או תוכנה אחרת לפי החלטת המזמין.</w:t>
      </w:r>
    </w:p>
    <w:p w14:paraId="19485120" w14:textId="77777777" w:rsidR="00CC012C" w:rsidRPr="00DE0948"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מבלי לגרוע מהאמור בסעיף 10.6 לחוזה, י</w:t>
      </w:r>
      <w:r w:rsidRPr="00647F42">
        <w:rPr>
          <w:rFonts w:ascii="Times New Roman" w:eastAsia="Times New Roman" w:hAnsi="Times New Roman" w:cs="David" w:hint="eastAsia"/>
          <w:sz w:val="24"/>
          <w:szCs w:val="24"/>
          <w:rtl/>
          <w:lang w:eastAsia="he-IL"/>
        </w:rPr>
        <w:t>ובהר</w:t>
      </w:r>
      <w:r w:rsidRPr="00647F42">
        <w:rPr>
          <w:rFonts w:ascii="Times New Roman" w:eastAsia="Times New Roman" w:hAnsi="Times New Roman" w:cs="David"/>
          <w:sz w:val="24"/>
          <w:szCs w:val="24"/>
          <w:rtl/>
          <w:lang w:eastAsia="he-IL"/>
        </w:rPr>
        <w:t xml:space="preserve"> כי זכו</w:t>
      </w:r>
      <w:r w:rsidRPr="00647F42">
        <w:rPr>
          <w:rFonts w:ascii="Times New Roman" w:eastAsia="Times New Roman" w:hAnsi="Times New Roman" w:cs="David" w:hint="eastAsia"/>
          <w:sz w:val="24"/>
          <w:szCs w:val="24"/>
          <w:rtl/>
          <w:lang w:eastAsia="he-IL"/>
        </w:rPr>
        <w:t>יו</w:t>
      </w:r>
      <w:r w:rsidRPr="00647F42">
        <w:rPr>
          <w:rFonts w:ascii="Times New Roman" w:eastAsia="Times New Roman" w:hAnsi="Times New Roman" w:cs="David"/>
          <w:sz w:val="24"/>
          <w:szCs w:val="24"/>
          <w:rtl/>
          <w:lang w:eastAsia="he-IL"/>
        </w:rPr>
        <w:t>ת הקניין ב</w:t>
      </w:r>
      <w:r w:rsidRPr="00647F42">
        <w:rPr>
          <w:rFonts w:ascii="Times New Roman" w:eastAsia="Times New Roman" w:hAnsi="Times New Roman" w:cs="David" w:hint="eastAsia"/>
          <w:sz w:val="24"/>
          <w:szCs w:val="24"/>
          <w:rtl/>
          <w:lang w:eastAsia="he-IL"/>
        </w:rPr>
        <w:t>ענן</w:t>
      </w:r>
      <w:r w:rsidRPr="00647F42">
        <w:rPr>
          <w:rFonts w:ascii="Times New Roman" w:eastAsia="Times New Roman" w:hAnsi="Times New Roman" w:cs="David"/>
          <w:sz w:val="24"/>
          <w:szCs w:val="24"/>
          <w:rtl/>
          <w:lang w:eastAsia="he-IL"/>
        </w:rPr>
        <w:t xml:space="preserve"> ובתוכנה שייכ</w:t>
      </w:r>
      <w:r w:rsidRPr="00647F42">
        <w:rPr>
          <w:rFonts w:ascii="Times New Roman" w:eastAsia="Times New Roman" w:hAnsi="Times New Roman" w:cs="David" w:hint="eastAsia"/>
          <w:sz w:val="24"/>
          <w:szCs w:val="24"/>
          <w:rtl/>
          <w:lang w:eastAsia="he-IL"/>
        </w:rPr>
        <w:t>ו</w:t>
      </w:r>
      <w:r w:rsidRPr="00647F42">
        <w:rPr>
          <w:rFonts w:ascii="Times New Roman" w:eastAsia="Times New Roman" w:hAnsi="Times New Roman" w:cs="David"/>
          <w:sz w:val="24"/>
          <w:szCs w:val="24"/>
          <w:rtl/>
          <w:lang w:eastAsia="he-IL"/>
        </w:rPr>
        <w:t xml:space="preserve">ת למזמין, ובלבד ששולם שכר היועץ בהתאם להוראות חוזה זה. היועץ אינו רשאי להשתמש </w:t>
      </w:r>
      <w:r w:rsidRPr="00647F42">
        <w:rPr>
          <w:rFonts w:ascii="Times New Roman" w:eastAsia="Times New Roman" w:hAnsi="Times New Roman" w:cs="David" w:hint="eastAsia"/>
          <w:sz w:val="24"/>
          <w:szCs w:val="24"/>
          <w:rtl/>
          <w:lang w:eastAsia="he-IL"/>
        </w:rPr>
        <w:t>בענן</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בתוכנה</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שלא </w:t>
      </w:r>
      <w:r w:rsidRPr="00647F42">
        <w:rPr>
          <w:rFonts w:ascii="Times New Roman" w:eastAsia="Times New Roman" w:hAnsi="Times New Roman" w:cs="David"/>
          <w:sz w:val="24"/>
          <w:szCs w:val="24"/>
          <w:rtl/>
          <w:lang w:eastAsia="he-IL"/>
        </w:rPr>
        <w:t xml:space="preserve">לצורך </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sz w:val="24"/>
          <w:szCs w:val="24"/>
          <w:rtl/>
          <w:lang w:eastAsia="he-IL"/>
        </w:rPr>
        <w:t>פרויקט.</w:t>
      </w:r>
    </w:p>
    <w:p w14:paraId="065CEA62" w14:textId="77777777" w:rsidR="00CC012C" w:rsidRPr="00DE0948" w:rsidRDefault="00CC012C" w:rsidP="00DA086E">
      <w:pPr>
        <w:widowControl w:val="0"/>
        <w:spacing w:before="0" w:beforeAutospacing="0" w:after="0" w:afterAutospacing="0" w:line="240" w:lineRule="auto"/>
        <w:ind w:left="720" w:right="-426" w:hanging="720"/>
        <w:jc w:val="both"/>
        <w:rPr>
          <w:rFonts w:ascii="Times New Roman" w:eastAsia="Times New Roman" w:hAnsi="Times New Roman" w:cs="David"/>
          <w:sz w:val="24"/>
          <w:szCs w:val="24"/>
          <w:rtl/>
          <w:lang w:eastAsia="he-IL"/>
        </w:rPr>
      </w:pPr>
    </w:p>
    <w:p w14:paraId="35985618" w14:textId="77777777" w:rsidR="00572B5D" w:rsidRPr="00B27B4C" w:rsidRDefault="00572B5D" w:rsidP="00572B5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02B9BC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1404F37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FC2C71" w14:textId="77777777" w:rsidR="00572B5D" w:rsidRPr="00B27B4C" w:rsidRDefault="00572B5D" w:rsidP="001D018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Change w:id="36" w:author="Kook Sec" w:date="2022-06-22T14:02:00Z">
          <w:pPr>
            <w:widowControl w:val="0"/>
            <w:spacing w:before="0" w:beforeAutospacing="0" w:after="0" w:afterAutospacing="0" w:line="240" w:lineRule="auto"/>
            <w:ind w:firstLine="720"/>
            <w:jc w:val="both"/>
          </w:pPr>
        </w:pPrChange>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proofErr w:type="spellStart"/>
          <w:ins w:id="37" w:author="Kook Sec" w:date="2022-06-22T14:02:00Z">
            <w:r w:rsidR="001D0186">
              <w:rPr>
                <w:rFonts w:ascii="Times New Roman" w:eastAsia="Times New Roman" w:hAnsi="Times New Roman" w:cs="David" w:hint="cs"/>
                <w:color w:val="008000"/>
                <w:sz w:val="24"/>
                <w:szCs w:val="24"/>
                <w:rtl/>
                <w:lang w:eastAsia="he-IL"/>
              </w:rPr>
              <w:t>נלי</w:t>
            </w:r>
            <w:proofErr w:type="spellEnd"/>
            <w:r w:rsidR="001D0186">
              <w:rPr>
                <w:rFonts w:ascii="Times New Roman" w:eastAsia="Times New Roman" w:hAnsi="Times New Roman" w:cs="David" w:hint="cs"/>
                <w:color w:val="008000"/>
                <w:sz w:val="24"/>
                <w:szCs w:val="24"/>
                <w:rtl/>
                <w:lang w:eastAsia="he-IL"/>
              </w:rPr>
              <w:t xml:space="preserve"> ציפורי</w:t>
            </w:r>
          </w:ins>
        </w:sdtContent>
      </w:sdt>
    </w:p>
    <w:p w14:paraId="11419E3B" w14:textId="77777777"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1D5FF33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03085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60628B6D"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8BAE7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CAFD05B"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D932D0"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3A7F23DD"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A8FA802"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42D1C95"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1AE6163"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9DAE3F6"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D683BC5"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4613D602" w14:textId="77777777" w:rsidTr="00572B5D">
        <w:trPr>
          <w:trHeight w:val="80"/>
        </w:trPr>
        <w:tc>
          <w:tcPr>
            <w:tcW w:w="3366" w:type="dxa"/>
          </w:tcPr>
          <w:p w14:paraId="62C9C184" w14:textId="77777777" w:rsidR="00572B5D" w:rsidRDefault="001D0186" w:rsidP="001D0186">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Change w:id="38" w:author="Kook Sec" w:date="2022-06-22T14:02:00Z">
                <w:pPr>
                  <w:widowControl w:val="0"/>
                  <w:spacing w:before="0" w:beforeAutospacing="0" w:after="0" w:afterAutospacing="0" w:line="240" w:lineRule="auto"/>
                  <w:outlineLvl w:val="2"/>
                </w:pPr>
              </w:pPrChange>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9" w:author="Kook Sec" w:date="2022-06-22T14:02:00Z">
                  <w:r>
                    <w:rPr>
                      <w:rFonts w:ascii="Times New Roman" w:eastAsia="Times New Roman" w:hAnsi="Times New Roman" w:cs="David" w:hint="cs"/>
                      <w:color w:val="008000"/>
                      <w:sz w:val="24"/>
                      <w:szCs w:val="24"/>
                      <w:rtl/>
                      <w:lang w:eastAsia="he-IL"/>
                    </w:rPr>
                    <w:t>50</w:t>
                  </w:r>
                  <w:r>
                    <w:rPr>
                      <w:rFonts w:ascii="Times New Roman" w:eastAsia="Times New Roman" w:hAnsi="Times New Roman" w:cs="David" w:hint="cs"/>
                      <w:color w:val="008000"/>
                      <w:sz w:val="24"/>
                      <w:szCs w:val="24"/>
                      <w:rtl/>
                      <w:lang w:eastAsia="he-IL"/>
                    </w:rPr>
                    <w:t>%</w:t>
                  </w:r>
                </w:ins>
              </w:sdtContent>
            </w:sdt>
          </w:p>
          <w:p w14:paraId="7111D3B2"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3F33F56" w14:textId="77777777" w:rsidR="00572B5D" w:rsidRDefault="00572B5D" w:rsidP="00572B5D">
            <w:pPr>
              <w:widowControl w:val="0"/>
              <w:spacing w:before="0" w:beforeAutospacing="0" w:after="0" w:afterAutospacing="0" w:line="240" w:lineRule="auto"/>
              <w:ind w:left="720"/>
              <w:outlineLvl w:val="2"/>
            </w:pPr>
          </w:p>
          <w:p w14:paraId="35D1A0D5"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205E146" w14:textId="7777777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lastRenderedPageBreak/>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369FE60A"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48DC89"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1941488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887B42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091687CC"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06451EF"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63A819D6" w14:textId="77777777" w:rsidR="00201A12" w:rsidRPr="00263813" w:rsidRDefault="00DE41CE" w:rsidP="00263813">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sidR="006D2AE3" w:rsidRPr="006D2AE3">
        <w:rPr>
          <w:rFonts w:ascii="Times New Roman" w:eastAsia="Times New Roman" w:hAnsi="Times New Roman" w:cs="David" w:hint="cs"/>
          <w:sz w:val="24"/>
          <w:szCs w:val="24"/>
          <w:rtl/>
          <w:lang w:eastAsia="he-IL"/>
        </w:rPr>
        <w:t>ככלל</w:t>
      </w:r>
      <w:r>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 xml:space="preserve"> תכולת העבודה מתייחסת </w:t>
      </w:r>
      <w:r w:rsidR="00263813">
        <w:rPr>
          <w:rFonts w:ascii="Times New Roman" w:eastAsia="Times New Roman" w:hAnsi="Times New Roman" w:cs="David" w:hint="cs"/>
          <w:sz w:val="24"/>
          <w:szCs w:val="24"/>
          <w:rtl/>
          <w:lang w:eastAsia="he-IL"/>
        </w:rPr>
        <w:t xml:space="preserve">לכל שלבי הפרויקט, </w:t>
      </w:r>
      <w:r w:rsidR="006D2AE3" w:rsidRPr="006D2AE3">
        <w:rPr>
          <w:rFonts w:ascii="Times New Roman" w:eastAsia="Times New Roman" w:hAnsi="Times New Roman" w:cs="David" w:hint="cs"/>
          <w:sz w:val="24"/>
          <w:szCs w:val="24"/>
          <w:rtl/>
          <w:lang w:eastAsia="he-IL"/>
        </w:rPr>
        <w:t>ל</w:t>
      </w:r>
      <w:r w:rsidR="00263813">
        <w:rPr>
          <w:rFonts w:ascii="Times New Roman" w:eastAsia="Times New Roman" w:hAnsi="Times New Roman" w:cs="David" w:hint="cs"/>
          <w:sz w:val="24"/>
          <w:szCs w:val="24"/>
          <w:rtl/>
          <w:lang w:eastAsia="he-IL"/>
        </w:rPr>
        <w:t xml:space="preserve">כל </w:t>
      </w:r>
      <w:r w:rsidR="006D2AE3" w:rsidRPr="006D2AE3">
        <w:rPr>
          <w:rFonts w:ascii="Times New Roman" w:eastAsia="Times New Roman" w:hAnsi="Times New Roman" w:cs="David" w:hint="cs"/>
          <w:sz w:val="24"/>
          <w:szCs w:val="24"/>
          <w:rtl/>
          <w:lang w:eastAsia="he-IL"/>
        </w:rPr>
        <w:t xml:space="preserve">קומות הבניין </w:t>
      </w:r>
      <w:r w:rsidR="006D2AE3" w:rsidRPr="00263813">
        <w:rPr>
          <w:rFonts w:ascii="Times New Roman" w:eastAsia="Times New Roman" w:hAnsi="Times New Roman" w:cs="David" w:hint="cs"/>
          <w:sz w:val="24"/>
          <w:szCs w:val="24"/>
          <w:rtl/>
          <w:lang w:eastAsia="he-IL"/>
        </w:rPr>
        <w:t>מתחתית קומת החניון</w:t>
      </w:r>
      <w:r w:rsidR="00572B5D" w:rsidRP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התחתונה ועד לקומת הגג העליונה ביותר ועד בכלל</w:t>
      </w:r>
      <w:r w:rsid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 xml:space="preserve">ובכלל זה:   </w:t>
      </w:r>
    </w:p>
    <w:p w14:paraId="42F402AE" w14:textId="77777777" w:rsidR="00201A12" w:rsidRPr="00D065DD" w:rsidRDefault="001328C5" w:rsidP="00D065DD">
      <w:pPr>
        <w:pStyle w:val="af6"/>
        <w:widowControl w:val="0"/>
        <w:numPr>
          <w:ilvl w:val="0"/>
          <w:numId w:val="11"/>
        </w:numPr>
        <w:rPr>
          <w:sz w:val="24"/>
          <w:szCs w:val="24"/>
          <w:rtl/>
          <w:lang w:eastAsia="he-IL"/>
        </w:rPr>
      </w:pPr>
      <w:r>
        <w:rPr>
          <w:rFonts w:hint="cs"/>
          <w:sz w:val="24"/>
          <w:szCs w:val="24"/>
          <w:rtl/>
          <w:lang w:eastAsia="he-IL"/>
        </w:rPr>
        <w:t xml:space="preserve">מתן </w:t>
      </w:r>
      <w:r w:rsidR="00201A12" w:rsidRPr="00263813">
        <w:rPr>
          <w:rFonts w:hint="cs"/>
          <w:sz w:val="24"/>
          <w:szCs w:val="24"/>
          <w:rtl/>
          <w:lang w:eastAsia="he-IL"/>
        </w:rPr>
        <w:t xml:space="preserve">הדרכה למזמין ולמתכנני הפרויקט על העבודה </w:t>
      </w:r>
      <w:r>
        <w:rPr>
          <w:rFonts w:hint="cs"/>
          <w:sz w:val="24"/>
          <w:szCs w:val="24"/>
          <w:rtl/>
          <w:lang w:eastAsia="he-IL"/>
        </w:rPr>
        <w:t xml:space="preserve">ב </w:t>
      </w:r>
      <w:r>
        <w:rPr>
          <w:rFonts w:hint="cs"/>
          <w:sz w:val="24"/>
          <w:szCs w:val="24"/>
          <w:lang w:eastAsia="he-IL"/>
        </w:rPr>
        <w:t>BIM</w:t>
      </w:r>
      <w:r>
        <w:rPr>
          <w:rFonts w:hint="cs"/>
          <w:sz w:val="24"/>
          <w:szCs w:val="24"/>
          <w:rtl/>
          <w:lang w:eastAsia="he-IL"/>
        </w:rPr>
        <w:t xml:space="preserve"> </w:t>
      </w:r>
      <w:r w:rsidR="00201A12" w:rsidRPr="00263813">
        <w:rPr>
          <w:rFonts w:hint="cs"/>
          <w:sz w:val="24"/>
          <w:szCs w:val="24"/>
          <w:rtl/>
          <w:lang w:eastAsia="he-IL"/>
        </w:rPr>
        <w:t xml:space="preserve">ועל תכנת </w:t>
      </w:r>
      <w:proofErr w:type="spellStart"/>
      <w:r w:rsidR="00201A12" w:rsidRPr="00263813">
        <w:rPr>
          <w:rFonts w:hint="cs"/>
          <w:sz w:val="24"/>
          <w:szCs w:val="24"/>
          <w:rtl/>
          <w:lang w:eastAsia="he-IL"/>
        </w:rPr>
        <w:t>הרביט</w:t>
      </w:r>
      <w:proofErr w:type="spellEnd"/>
      <w:r w:rsidR="00201A12" w:rsidRPr="00263813">
        <w:rPr>
          <w:rFonts w:hint="cs"/>
          <w:sz w:val="24"/>
          <w:szCs w:val="24"/>
          <w:rtl/>
          <w:lang w:eastAsia="he-IL"/>
        </w:rPr>
        <w:t xml:space="preserve"> ככל ויידרש.</w:t>
      </w:r>
    </w:p>
    <w:p w14:paraId="2617A22E"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263813">
        <w:rPr>
          <w:rFonts w:ascii="Times New Roman" w:eastAsia="Times New Roman" w:hAnsi="Times New Roman" w:cs="David" w:hint="cs"/>
          <w:sz w:val="24"/>
          <w:szCs w:val="24"/>
          <w:rtl/>
          <w:lang w:eastAsia="he-IL"/>
        </w:rPr>
        <w:t>בירור ת</w:t>
      </w:r>
      <w:r w:rsidR="006D2AE3" w:rsidRPr="00263813">
        <w:rPr>
          <w:rFonts w:ascii="Times New Roman" w:eastAsia="Times New Roman" w:hAnsi="Times New Roman" w:cs="David" w:hint="cs"/>
          <w:sz w:val="24"/>
          <w:szCs w:val="24"/>
          <w:rtl/>
          <w:lang w:eastAsia="he-IL"/>
        </w:rPr>
        <w:t>כניות</w:t>
      </w:r>
      <w:r w:rsidR="006D2AE3" w:rsidRPr="006D2AE3">
        <w:rPr>
          <w:rFonts w:ascii="Times New Roman" w:eastAsia="Times New Roman" w:hAnsi="Times New Roman" w:cs="David" w:hint="cs"/>
          <w:sz w:val="24"/>
          <w:szCs w:val="24"/>
          <w:rtl/>
          <w:lang w:eastAsia="he-IL"/>
        </w:rPr>
        <w:t xml:space="preserve"> הפרויקט עם האדריכל, </w:t>
      </w:r>
      <w:proofErr w:type="spellStart"/>
      <w:r w:rsidR="006D2AE3" w:rsidRPr="006D2AE3">
        <w:rPr>
          <w:rFonts w:ascii="Times New Roman" w:eastAsia="Times New Roman" w:hAnsi="Times New Roman" w:cs="David" w:hint="cs"/>
          <w:sz w:val="24"/>
          <w:szCs w:val="24"/>
          <w:rtl/>
          <w:lang w:eastAsia="he-IL"/>
        </w:rPr>
        <w:t>הקונסטרוקטור</w:t>
      </w:r>
      <w:proofErr w:type="spellEnd"/>
      <w:r w:rsidR="006D2AE3" w:rsidRPr="006D2AE3">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ושאר המתכננים האלקטרו-מכאניים (</w:t>
      </w:r>
      <w:proofErr w:type="spellStart"/>
      <w:r>
        <w:rPr>
          <w:rFonts w:ascii="Times New Roman" w:eastAsia="Times New Roman" w:hAnsi="Times New Roman" w:cs="David" w:hint="cs"/>
          <w:sz w:val="24"/>
          <w:szCs w:val="24"/>
          <w:rtl/>
          <w:lang w:eastAsia="he-IL"/>
        </w:rPr>
        <w:t>מז"א</w:t>
      </w:r>
      <w:proofErr w:type="spellEnd"/>
      <w:r>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73B597CC"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כתיבת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sz w:val="24"/>
          <w:szCs w:val="24"/>
          <w:lang w:eastAsia="he-IL"/>
        </w:rPr>
        <w:t>BEP</w:t>
      </w:r>
      <w:r w:rsidRPr="00D065DD">
        <w:rPr>
          <w:rFonts w:ascii="Times New Roman" w:eastAsia="Times New Roman" w:hAnsi="Times New Roman" w:cs="David"/>
          <w:sz w:val="24"/>
          <w:szCs w:val="24"/>
          <w:rtl/>
          <w:lang w:eastAsia="he-IL"/>
        </w:rPr>
        <w:t xml:space="preserve"> בהתאם לדרישות המזמין.</w:t>
      </w:r>
    </w:p>
    <w:p w14:paraId="188D6C31" w14:textId="77777777" w:rsidR="00DE41CE" w:rsidRPr="00201A12" w:rsidRDefault="00FC0AC7"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ניהול, תחזוקה ועדכון אתר מודל </w:t>
      </w:r>
      <w:r w:rsidR="00DE41CE" w:rsidRPr="00D065DD">
        <w:rPr>
          <w:rFonts w:ascii="Times New Roman" w:eastAsia="Times New Roman" w:hAnsi="Times New Roman" w:cs="David" w:hint="eastAsia"/>
          <w:sz w:val="24"/>
          <w:szCs w:val="24"/>
          <w:rtl/>
          <w:lang w:eastAsia="he-IL"/>
        </w:rPr>
        <w:t>הפרויקט</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בענן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של</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המזמין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הרשאות</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שימוש</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ליועצים</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ומתכננים</w:t>
      </w:r>
      <w:r w:rsidR="00DE41CE" w:rsidRPr="00D065DD">
        <w:rPr>
          <w:rFonts w:ascii="Times New Roman" w:eastAsia="Times New Roman" w:hAnsi="Times New Roman" w:cs="David"/>
          <w:sz w:val="24"/>
          <w:szCs w:val="24"/>
          <w:rtl/>
          <w:lang w:eastAsia="he-IL"/>
        </w:rPr>
        <w:t>.</w:t>
      </w:r>
    </w:p>
    <w:p w14:paraId="047C49AE" w14:textId="77777777" w:rsidR="00DE41CE" w:rsidRPr="00DE41CE" w:rsidRDefault="00DE41CE" w:rsidP="00DE41CE">
      <w:pPr>
        <w:pStyle w:val="af6"/>
        <w:numPr>
          <w:ilvl w:val="0"/>
          <w:numId w:val="11"/>
        </w:numPr>
        <w:rPr>
          <w:sz w:val="24"/>
          <w:szCs w:val="24"/>
          <w:rtl/>
          <w:lang w:eastAsia="he-IL"/>
        </w:rPr>
      </w:pPr>
      <w:r w:rsidRPr="00DE41CE">
        <w:rPr>
          <w:sz w:val="24"/>
          <w:szCs w:val="24"/>
          <w:rtl/>
          <w:lang w:eastAsia="he-IL"/>
        </w:rPr>
        <w:t xml:space="preserve">היערכות וניהול ישיבת התנעת העבודה ב </w:t>
      </w:r>
      <w:r w:rsidRPr="00DE41CE">
        <w:rPr>
          <w:sz w:val="24"/>
          <w:szCs w:val="24"/>
          <w:lang w:eastAsia="he-IL"/>
        </w:rPr>
        <w:t>BIM</w:t>
      </w:r>
      <w:r w:rsidRPr="00DE41CE">
        <w:rPr>
          <w:sz w:val="24"/>
          <w:szCs w:val="24"/>
          <w:rtl/>
          <w:lang w:eastAsia="he-IL"/>
        </w:rPr>
        <w:t>.</w:t>
      </w:r>
    </w:p>
    <w:p w14:paraId="2F233C54" w14:textId="77777777" w:rsidR="006D2AE3" w:rsidRPr="00201A12" w:rsidRDefault="004143FC" w:rsidP="007700C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ב</w:t>
      </w:r>
      <w:r w:rsidR="007700CC">
        <w:rPr>
          <w:rFonts w:ascii="Times New Roman" w:eastAsia="Times New Roman" w:hAnsi="Times New Roman" w:cs="David" w:hint="cs"/>
          <w:sz w:val="24"/>
          <w:szCs w:val="24"/>
          <w:rtl/>
          <w:lang w:eastAsia="he-IL"/>
        </w:rPr>
        <w:t>ענן המזמין,</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 xml:space="preserve">כניות המתכננים </w:t>
      </w:r>
      <w:r w:rsidR="006D2AE3" w:rsidRPr="00201A12">
        <w:rPr>
          <w:rFonts w:ascii="Times New Roman" w:eastAsia="Times New Roman" w:hAnsi="Times New Roman" w:cs="David" w:hint="cs"/>
          <w:sz w:val="24"/>
          <w:szCs w:val="24"/>
          <w:rtl/>
          <w:lang w:eastAsia="he-IL"/>
        </w:rPr>
        <w:t>והיועצים</w:t>
      </w:r>
      <w:r w:rsidR="007700CC">
        <w:rPr>
          <w:rFonts w:ascii="Times New Roman" w:eastAsia="Times New Roman" w:hAnsi="Times New Roman" w:cs="David" w:hint="cs"/>
          <w:sz w:val="24"/>
          <w:szCs w:val="24"/>
          <w:rtl/>
          <w:lang w:eastAsia="he-IL"/>
        </w:rPr>
        <w:t xml:space="preserve">, </w:t>
      </w:r>
      <w:r w:rsidR="00BD18FB" w:rsidRPr="00201A12">
        <w:rPr>
          <w:rFonts w:ascii="Times New Roman" w:eastAsia="Times New Roman" w:hAnsi="Times New Roman" w:cs="David" w:hint="cs"/>
          <w:sz w:val="24"/>
          <w:szCs w:val="24"/>
          <w:rtl/>
          <w:lang w:eastAsia="he-IL"/>
        </w:rPr>
        <w:t xml:space="preserve">עדכונו </w:t>
      </w:r>
      <w:r w:rsidR="007700CC">
        <w:rPr>
          <w:rFonts w:ascii="Times New Roman" w:eastAsia="Times New Roman" w:hAnsi="Times New Roman" w:cs="David" w:hint="cs"/>
          <w:sz w:val="24"/>
          <w:szCs w:val="24"/>
          <w:rtl/>
          <w:lang w:eastAsia="he-IL"/>
        </w:rPr>
        <w:t xml:space="preserve">ותחזוקתו </w:t>
      </w:r>
      <w:r w:rsidR="00BD18FB" w:rsidRPr="00201A12">
        <w:rPr>
          <w:rFonts w:ascii="Times New Roman" w:eastAsia="Times New Roman" w:hAnsi="Times New Roman" w:cs="David" w:hint="cs"/>
          <w:sz w:val="24"/>
          <w:szCs w:val="24"/>
          <w:rtl/>
          <w:lang w:eastAsia="he-IL"/>
        </w:rPr>
        <w:t xml:space="preserve">לאורך </w:t>
      </w:r>
      <w:r w:rsidR="007700CC">
        <w:rPr>
          <w:rFonts w:ascii="Times New Roman" w:eastAsia="Times New Roman" w:hAnsi="Times New Roman" w:cs="David" w:hint="cs"/>
          <w:sz w:val="24"/>
          <w:szCs w:val="24"/>
          <w:rtl/>
          <w:lang w:eastAsia="he-IL"/>
        </w:rPr>
        <w:t xml:space="preserve">כל </w:t>
      </w:r>
      <w:r w:rsidR="00BD18FB" w:rsidRPr="00201A12">
        <w:rPr>
          <w:rFonts w:ascii="Times New Roman" w:eastAsia="Times New Roman" w:hAnsi="Times New Roman" w:cs="David" w:hint="cs"/>
          <w:sz w:val="24"/>
          <w:szCs w:val="24"/>
          <w:rtl/>
          <w:lang w:eastAsia="he-IL"/>
        </w:rPr>
        <w:t>חיי הפרויקט.</w:t>
      </w:r>
    </w:p>
    <w:p w14:paraId="75CE2B1E" w14:textId="77777777" w:rsidR="00DE41CE" w:rsidRPr="00201A12"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אומדנים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כתבי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כמויות</w:t>
      </w:r>
      <w:r w:rsidRPr="00D065DD">
        <w:rPr>
          <w:rFonts w:ascii="Times New Roman" w:eastAsia="Times New Roman" w:hAnsi="Times New Roman" w:cs="David"/>
          <w:sz w:val="24"/>
          <w:szCs w:val="24"/>
          <w:rtl/>
          <w:lang w:eastAsia="he-IL"/>
        </w:rPr>
        <w:t xml:space="preserve"> , </w:t>
      </w:r>
      <w:r w:rsidRPr="00D065DD">
        <w:rPr>
          <w:rFonts w:ascii="Times New Roman" w:eastAsia="Times New Roman" w:hAnsi="Times New Roman" w:cs="David" w:hint="eastAsia"/>
          <w:sz w:val="24"/>
          <w:szCs w:val="24"/>
          <w:rtl/>
          <w:lang w:eastAsia="he-IL"/>
        </w:rPr>
        <w:t>חומרים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ועלויות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של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הפרויקט</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מהמודל</w:t>
      </w:r>
      <w:r w:rsidRPr="00D065DD">
        <w:rPr>
          <w:rFonts w:ascii="Times New Roman" w:eastAsia="Times New Roman" w:hAnsi="Times New Roman" w:cs="David"/>
          <w:sz w:val="24"/>
          <w:szCs w:val="24"/>
          <w:rtl/>
          <w:lang w:eastAsia="he-IL"/>
        </w:rPr>
        <w:t>.</w:t>
      </w:r>
      <w:r w:rsidR="00D065DD">
        <w:rPr>
          <w:rFonts w:ascii="Times New Roman" w:eastAsia="Times New Roman" w:hAnsi="Times New Roman" w:cs="David" w:hint="cs"/>
          <w:sz w:val="24"/>
          <w:szCs w:val="24"/>
          <w:rtl/>
          <w:lang w:eastAsia="he-IL"/>
        </w:rPr>
        <w:t xml:space="preserve"> (אופציונאלי לפי דרישת המזמין)</w:t>
      </w:r>
      <w:r w:rsidR="00D065DD" w:rsidRPr="00867AE6">
        <w:rPr>
          <w:rFonts w:ascii="Times New Roman" w:eastAsia="Times New Roman" w:hAnsi="Times New Roman" w:cs="David"/>
          <w:sz w:val="24"/>
          <w:szCs w:val="24"/>
          <w:rtl/>
          <w:lang w:eastAsia="he-IL"/>
        </w:rPr>
        <w:t>.</w:t>
      </w:r>
    </w:p>
    <w:p w14:paraId="01591E7B" w14:textId="77777777" w:rsidR="00DE41CE" w:rsidRPr="00D065DD" w:rsidRDefault="007700CC" w:rsidP="00D065DD">
      <w:pPr>
        <w:pStyle w:val="af6"/>
        <w:numPr>
          <w:ilvl w:val="0"/>
          <w:numId w:val="11"/>
        </w:numPr>
        <w:rPr>
          <w:sz w:val="24"/>
          <w:szCs w:val="24"/>
          <w:lang w:eastAsia="he-IL"/>
        </w:rPr>
      </w:pPr>
      <w:r>
        <w:rPr>
          <w:rFonts w:hint="cs"/>
          <w:sz w:val="24"/>
          <w:szCs w:val="24"/>
          <w:rtl/>
          <w:lang w:eastAsia="he-IL"/>
        </w:rPr>
        <w:t>מענה ו</w:t>
      </w:r>
      <w:r>
        <w:rPr>
          <w:sz w:val="24"/>
          <w:szCs w:val="24"/>
          <w:rtl/>
          <w:lang w:eastAsia="he-IL"/>
        </w:rPr>
        <w:t xml:space="preserve">ליווי </w:t>
      </w:r>
      <w:r>
        <w:rPr>
          <w:rFonts w:hint="cs"/>
          <w:sz w:val="24"/>
          <w:szCs w:val="24"/>
          <w:rtl/>
          <w:lang w:eastAsia="he-IL"/>
        </w:rPr>
        <w:t>המתכננים</w:t>
      </w:r>
      <w:r>
        <w:rPr>
          <w:sz w:val="24"/>
          <w:szCs w:val="24"/>
          <w:rtl/>
          <w:lang w:eastAsia="he-IL"/>
        </w:rPr>
        <w:t xml:space="preserve"> בעבודה במודל</w:t>
      </w:r>
      <w:r w:rsidR="00DE41CE" w:rsidRPr="00201A12">
        <w:rPr>
          <w:sz w:val="24"/>
          <w:szCs w:val="24"/>
          <w:rtl/>
          <w:lang w:eastAsia="he-IL"/>
        </w:rPr>
        <w:t>.</w:t>
      </w:r>
    </w:p>
    <w:p w14:paraId="52F2FC78"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ישיבות התכנון ב </w:t>
      </w:r>
      <w:r w:rsidRPr="00D065DD">
        <w:rPr>
          <w:rFonts w:ascii="Times New Roman" w:eastAsia="Times New Roman" w:hAnsi="Times New Roman" w:cs="David"/>
          <w:sz w:val="24"/>
          <w:szCs w:val="24"/>
          <w:lang w:eastAsia="he-IL"/>
        </w:rPr>
        <w:t>BIM</w:t>
      </w:r>
      <w:r w:rsidRPr="00D065DD">
        <w:rPr>
          <w:rFonts w:ascii="Times New Roman" w:eastAsia="Times New Roman" w:hAnsi="Times New Roman" w:cs="David"/>
          <w:sz w:val="24"/>
          <w:szCs w:val="24"/>
          <w:rtl/>
          <w:lang w:eastAsia="he-IL"/>
        </w:rPr>
        <w:t xml:space="preserve"> עם מנהל הפרויקט מטעם המזמין.</w:t>
      </w:r>
    </w:p>
    <w:p w14:paraId="4ECC72BE" w14:textId="77777777" w:rsidR="00DE41CE" w:rsidRPr="00D065DD" w:rsidRDefault="00DE41CE" w:rsidP="00D065D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D065DD">
        <w:rPr>
          <w:rFonts w:ascii="Times New Roman" w:eastAsia="Times New Roman" w:hAnsi="Times New Roman" w:cs="David" w:hint="eastAsia"/>
          <w:sz w:val="24"/>
          <w:szCs w:val="24"/>
          <w:rtl/>
          <w:lang w:eastAsia="he-IL"/>
        </w:rPr>
        <w:t>השתתפות</w:t>
      </w:r>
      <w:r w:rsidRPr="00D065DD">
        <w:rPr>
          <w:rFonts w:ascii="Times New Roman" w:eastAsia="Times New Roman" w:hAnsi="Times New Roman" w:cs="David"/>
          <w:sz w:val="24"/>
          <w:szCs w:val="24"/>
          <w:rtl/>
          <w:lang w:eastAsia="he-IL"/>
        </w:rPr>
        <w:t xml:space="preserve"> בישיבות </w:t>
      </w:r>
      <w:r w:rsidR="00D065DD">
        <w:rPr>
          <w:rFonts w:ascii="Times New Roman" w:eastAsia="Times New Roman" w:hAnsi="Times New Roman" w:cs="David" w:hint="cs"/>
          <w:sz w:val="24"/>
          <w:szCs w:val="24"/>
          <w:rtl/>
          <w:lang w:eastAsia="he-IL"/>
        </w:rPr>
        <w:t xml:space="preserve">תכנון וישיבות </w:t>
      </w:r>
      <w:r w:rsidRPr="00D065DD">
        <w:rPr>
          <w:rFonts w:ascii="Times New Roman" w:eastAsia="Times New Roman" w:hAnsi="Times New Roman" w:cs="David" w:hint="eastAsia"/>
          <w:sz w:val="24"/>
          <w:szCs w:val="24"/>
          <w:rtl/>
          <w:lang w:eastAsia="he-IL"/>
        </w:rPr>
        <w:t>אתר</w:t>
      </w:r>
      <w:r w:rsidR="00D065DD">
        <w:rPr>
          <w:rFonts w:ascii="Times New Roman" w:eastAsia="Times New Roman" w:hAnsi="Times New Roman" w:cs="David" w:hint="cs"/>
          <w:sz w:val="24"/>
          <w:szCs w:val="24"/>
          <w:rtl/>
          <w:lang w:eastAsia="he-IL"/>
        </w:rPr>
        <w:t xml:space="preserve"> </w:t>
      </w:r>
      <w:r w:rsidRPr="00D065DD">
        <w:rPr>
          <w:rFonts w:ascii="Times New Roman" w:eastAsia="Times New Roman" w:hAnsi="Times New Roman" w:cs="David" w:hint="eastAsia"/>
          <w:sz w:val="24"/>
          <w:szCs w:val="24"/>
          <w:rtl/>
          <w:lang w:eastAsia="he-IL"/>
        </w:rPr>
        <w:t>לאורך</w:t>
      </w:r>
      <w:r w:rsidRPr="00D065DD">
        <w:rPr>
          <w:rFonts w:ascii="Times New Roman" w:eastAsia="Times New Roman" w:hAnsi="Times New Roman" w:cs="David"/>
          <w:sz w:val="24"/>
          <w:szCs w:val="24"/>
          <w:rtl/>
          <w:lang w:eastAsia="he-IL"/>
        </w:rPr>
        <w:t xml:space="preserve"> כל חיי הפרויקט </w:t>
      </w:r>
      <w:r w:rsidRPr="00D065DD">
        <w:rPr>
          <w:rFonts w:ascii="Times New Roman" w:eastAsia="Times New Roman" w:hAnsi="Times New Roman" w:cs="David" w:hint="eastAsia"/>
          <w:sz w:val="24"/>
          <w:szCs w:val="24"/>
          <w:rtl/>
          <w:lang w:eastAsia="he-IL"/>
        </w:rPr>
        <w:t>ככל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ונדרש</w:t>
      </w:r>
      <w:r w:rsidRPr="00D065DD">
        <w:rPr>
          <w:rFonts w:ascii="Times New Roman" w:eastAsia="Times New Roman" w:hAnsi="Times New Roman" w:cs="David"/>
          <w:sz w:val="24"/>
          <w:szCs w:val="24"/>
          <w:rtl/>
          <w:lang w:eastAsia="he-IL"/>
        </w:rPr>
        <w:t>.</w:t>
      </w:r>
    </w:p>
    <w:p w14:paraId="145ABE97"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רכות במבנים, מתן הנחיות והכנת ת</w:t>
      </w:r>
      <w:r w:rsidRPr="006D2AE3">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784E58FB"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70B882E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7181C894"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1AF8C3B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5477FC65"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1A1A9725"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proofErr w:type="spellStart"/>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proofErr w:type="spellEnd"/>
      <w:r w:rsidRPr="006D2AE3">
        <w:rPr>
          <w:rFonts w:ascii="Times New Roman" w:eastAsia="Times New Roman" w:hAnsi="Times New Roman" w:cs="David" w:hint="cs"/>
          <w:sz w:val="24"/>
          <w:szCs w:val="24"/>
          <w:rtl/>
          <w:lang w:eastAsia="he-IL"/>
        </w:rPr>
        <w:t xml:space="preserve">, ביוב, ניקוז, תעלות חשמל </w:t>
      </w:r>
      <w:proofErr w:type="spellStart"/>
      <w:r w:rsidRPr="006D2AE3">
        <w:rPr>
          <w:rFonts w:ascii="Times New Roman" w:eastAsia="Times New Roman" w:hAnsi="Times New Roman" w:cs="David" w:hint="cs"/>
          <w:sz w:val="24"/>
          <w:szCs w:val="24"/>
          <w:rtl/>
          <w:lang w:eastAsia="he-IL"/>
        </w:rPr>
        <w:t>ומז"א</w:t>
      </w:r>
      <w:proofErr w:type="spellEnd"/>
      <w:r w:rsidRPr="006D2AE3">
        <w:rPr>
          <w:rFonts w:ascii="Times New Roman" w:eastAsia="Times New Roman" w:hAnsi="Times New Roman" w:cs="David" w:hint="cs"/>
          <w:sz w:val="24"/>
          <w:szCs w:val="24"/>
          <w:rtl/>
          <w:lang w:eastAsia="he-IL"/>
        </w:rPr>
        <w:t xml:space="preserve"> וכדומה בינם לבין עצמם ולבין הקונסטרוקציה.</w:t>
      </w:r>
    </w:p>
    <w:p w14:paraId="092521DD"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7090D055" w14:textId="77777777" w:rsidR="00A12E4C" w:rsidRPr="00D065DD" w:rsidRDefault="006D2AE3"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ומתן הנחיות לצוות התכנון לעקרונות העברת המערכות בהתבסס </w:t>
      </w:r>
      <w:r w:rsidRPr="006D2AE3">
        <w:rPr>
          <w:rFonts w:ascii="Times New Roman" w:eastAsia="Times New Roman" w:hAnsi="Times New Roman" w:cs="David" w:hint="cs"/>
          <w:sz w:val="24"/>
          <w:szCs w:val="24"/>
          <w:rtl/>
          <w:lang w:eastAsia="he-IL"/>
        </w:rPr>
        <w:lastRenderedPageBreak/>
        <w:t>על המודל.</w:t>
      </w:r>
    </w:p>
    <w:p w14:paraId="7E953DCB" w14:textId="77777777" w:rsidR="00A12E4C" w:rsidRPr="00D065DD" w:rsidRDefault="00A12E4C" w:rsidP="00DA086E">
      <w:pPr>
        <w:widowControl w:val="0"/>
        <w:numPr>
          <w:ilvl w:val="0"/>
          <w:numId w:val="11"/>
        </w:numPr>
        <w:spacing w:before="0" w:beforeAutospacing="0" w:after="0" w:afterAutospacing="0" w:line="360" w:lineRule="auto"/>
        <w:ind w:left="2069" w:hanging="629"/>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משימות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והפקת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דוחות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התנגשויות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בתוך</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המודל</w:t>
      </w:r>
      <w:r w:rsidRPr="00D065DD">
        <w:rPr>
          <w:rFonts w:ascii="Times New Roman" w:eastAsia="Times New Roman" w:hAnsi="Times New Roman" w:cs="David"/>
          <w:sz w:val="24"/>
          <w:szCs w:val="24"/>
          <w:rtl/>
          <w:lang w:eastAsia="he-IL"/>
        </w:rPr>
        <w:t>.</w:t>
      </w:r>
    </w:p>
    <w:p w14:paraId="3E708AC2" w14:textId="77777777" w:rsidR="00A12E4C" w:rsidRPr="00D065DD" w:rsidRDefault="00A12E4C" w:rsidP="00A12E4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מענה</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המתכננים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יועצים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ולקבלנים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באתר</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ובפרויקט</w:t>
      </w:r>
      <w:r w:rsidR="00174B59" w:rsidRPr="00D065DD">
        <w:rPr>
          <w:rFonts w:ascii="Times New Roman" w:eastAsia="Times New Roman" w:hAnsi="Times New Roman" w:cs="David"/>
          <w:sz w:val="24"/>
          <w:szCs w:val="24"/>
          <w:rtl/>
          <w:lang w:eastAsia="he-IL"/>
        </w:rPr>
        <w:t xml:space="preserve"> בכל חיי הפרויקט</w:t>
      </w:r>
      <w:r w:rsidRPr="00D065DD">
        <w:rPr>
          <w:rFonts w:ascii="Times New Roman" w:eastAsia="Times New Roman" w:hAnsi="Times New Roman" w:cs="David"/>
          <w:sz w:val="24"/>
          <w:szCs w:val="24"/>
          <w:rtl/>
          <w:lang w:eastAsia="he-IL"/>
        </w:rPr>
        <w:t>.</w:t>
      </w:r>
    </w:p>
    <w:p w14:paraId="7E88119C" w14:textId="77777777" w:rsidR="00174B59" w:rsidRPr="00D065DD"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מעקב</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ומתן</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סטאטוס</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התקדמות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לו</w:t>
      </w:r>
      <w:r w:rsidRPr="00D065DD">
        <w:rPr>
          <w:rFonts w:ascii="Times New Roman" w:eastAsia="Times New Roman" w:hAnsi="Times New Roman" w:cs="David"/>
          <w:sz w:val="24"/>
          <w:szCs w:val="24"/>
          <w:rtl/>
          <w:lang w:eastAsia="he-IL"/>
        </w:rPr>
        <w:t xml:space="preserve">"ז </w:t>
      </w:r>
      <w:r w:rsidRPr="00D065DD">
        <w:rPr>
          <w:rFonts w:ascii="Times New Roman" w:eastAsia="Times New Roman" w:hAnsi="Times New Roman" w:cs="David" w:hint="eastAsia"/>
          <w:sz w:val="24"/>
          <w:szCs w:val="24"/>
          <w:rtl/>
          <w:lang w:eastAsia="he-IL"/>
        </w:rPr>
        <w:t>מקורי</w:t>
      </w:r>
      <w:r w:rsidRPr="00D065DD">
        <w:rPr>
          <w:rFonts w:ascii="Times New Roman" w:eastAsia="Times New Roman" w:hAnsi="Times New Roman" w:cs="David"/>
          <w:sz w:val="24"/>
          <w:szCs w:val="24"/>
          <w:rtl/>
          <w:lang w:eastAsia="he-IL"/>
        </w:rPr>
        <w:t>.</w:t>
      </w:r>
    </w:p>
    <w:p w14:paraId="45188568" w14:textId="77777777" w:rsidR="00A12E4C" w:rsidRPr="00D065DD" w:rsidRDefault="00A12E4C"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"אז </w:t>
      </w:r>
      <w:proofErr w:type="spellStart"/>
      <w:r w:rsidRPr="00D065DD">
        <w:rPr>
          <w:rFonts w:ascii="Times New Roman" w:eastAsia="Times New Roman" w:hAnsi="Times New Roman" w:cs="David" w:hint="eastAsia"/>
          <w:sz w:val="24"/>
          <w:szCs w:val="24"/>
          <w:rtl/>
          <w:lang w:eastAsia="he-IL"/>
        </w:rPr>
        <w:t>מייד</w:t>
      </w:r>
      <w:proofErr w:type="spellEnd"/>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אחת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לשבוע</w:t>
      </w:r>
      <w:r w:rsidR="00174B59" w:rsidRPr="00D065DD">
        <w:rPr>
          <w:rFonts w:ascii="Times New Roman" w:eastAsia="Times New Roman" w:hAnsi="Times New Roman" w:cs="David"/>
          <w:sz w:val="24"/>
          <w:szCs w:val="24"/>
          <w:rtl/>
          <w:lang w:eastAsia="he-IL"/>
        </w:rPr>
        <w:t xml:space="preserve"> בשלב ביצוע הפרויקט </w:t>
      </w:r>
      <w:r w:rsidRPr="00D065DD">
        <w:rPr>
          <w:rFonts w:ascii="Times New Roman" w:eastAsia="Times New Roman" w:hAnsi="Times New Roman" w:cs="David" w:hint="eastAsia"/>
          <w:sz w:val="24"/>
          <w:szCs w:val="24"/>
          <w:rtl/>
          <w:lang w:eastAsia="he-IL"/>
        </w:rPr>
        <w:t>לפי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דרישת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המזמין</w:t>
      </w:r>
      <w:r w:rsidRPr="00D065DD">
        <w:rPr>
          <w:rFonts w:ascii="Times New Roman" w:eastAsia="Times New Roman" w:hAnsi="Times New Roman" w:cs="David"/>
          <w:sz w:val="24"/>
          <w:szCs w:val="24"/>
          <w:rtl/>
          <w:lang w:eastAsia="he-IL"/>
        </w:rPr>
        <w:t>.</w:t>
      </w:r>
    </w:p>
    <w:p w14:paraId="58C2CACF" w14:textId="77777777" w:rsidR="00A12E4C" w:rsidRPr="00FC0AC7"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עם</w:t>
      </w:r>
      <w:r w:rsidRPr="00D065DD">
        <w:rPr>
          <w:rFonts w:ascii="Times New Roman" w:eastAsia="Times New Roman" w:hAnsi="Times New Roman" w:cs="David"/>
          <w:sz w:val="24"/>
          <w:szCs w:val="24"/>
          <w:rtl/>
          <w:lang w:eastAsia="he-IL"/>
        </w:rPr>
        <w:t xml:space="preserve"> </w:t>
      </w:r>
      <w:r w:rsidR="00A12E4C" w:rsidRPr="00D065DD">
        <w:rPr>
          <w:rFonts w:ascii="Times New Roman" w:eastAsia="Times New Roman" w:hAnsi="Times New Roman" w:cs="David" w:hint="eastAsia"/>
          <w:sz w:val="24"/>
          <w:szCs w:val="24"/>
          <w:rtl/>
          <w:lang w:eastAsia="he-IL"/>
        </w:rPr>
        <w:t>סיום</w:t>
      </w:r>
      <w:r w:rsidR="00A12E4C"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w:t>
      </w:r>
      <w:r w:rsidR="00A12E4C" w:rsidRPr="00D065DD">
        <w:rPr>
          <w:rFonts w:ascii="Times New Roman" w:eastAsia="Times New Roman" w:hAnsi="Times New Roman" w:cs="David" w:hint="eastAsia"/>
          <w:sz w:val="24"/>
          <w:szCs w:val="24"/>
          <w:rtl/>
          <w:lang w:eastAsia="he-IL"/>
        </w:rPr>
        <w:t>פרויקט</w:t>
      </w:r>
      <w:r w:rsidRPr="00D065DD">
        <w:rPr>
          <w:rFonts w:ascii="Times New Roman" w:eastAsia="Times New Roman" w:hAnsi="Times New Roman" w:cs="David"/>
          <w:sz w:val="24"/>
          <w:szCs w:val="24"/>
          <w:rtl/>
          <w:lang w:eastAsia="he-IL"/>
        </w:rPr>
        <w:t>,</w:t>
      </w:r>
      <w:r w:rsidR="00A12E4C" w:rsidRPr="00D065DD">
        <w:rPr>
          <w:rFonts w:ascii="Times New Roman" w:eastAsia="Times New Roman" w:hAnsi="Times New Roman" w:cs="David"/>
          <w:sz w:val="24"/>
          <w:szCs w:val="24"/>
          <w:rtl/>
          <w:lang w:eastAsia="he-IL"/>
        </w:rPr>
        <w:t xml:space="preserve"> העברת כל החומרים למזמין לשמירה בשרתי החברה.</w:t>
      </w:r>
    </w:p>
    <w:p w14:paraId="43EB53D8" w14:textId="77777777" w:rsidR="006D2AE3" w:rsidRPr="006D2AE3" w:rsidRDefault="006D2AE3" w:rsidP="00C3509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FC0AC7">
        <w:rPr>
          <w:rFonts w:ascii="Times New Roman" w:eastAsia="Times New Roman" w:hAnsi="Times New Roman" w:cs="David" w:hint="eastAsia"/>
          <w:sz w:val="24"/>
          <w:szCs w:val="24"/>
          <w:rtl/>
          <w:lang w:eastAsia="he-IL"/>
        </w:rPr>
        <w:t>תכנון</w:t>
      </w:r>
      <w:r w:rsidRPr="00FC0AC7">
        <w:rPr>
          <w:rFonts w:ascii="Times New Roman" w:eastAsia="Times New Roman" w:hAnsi="Times New Roman" w:cs="David"/>
          <w:sz w:val="24"/>
          <w:szCs w:val="24"/>
          <w:rtl/>
          <w:lang w:eastAsia="he-IL"/>
        </w:rPr>
        <w:t xml:space="preserve"> </w:t>
      </w:r>
      <w:r w:rsidR="00174B59" w:rsidRPr="00FC0AC7">
        <w:rPr>
          <w:rFonts w:ascii="Times New Roman" w:eastAsia="Times New Roman" w:hAnsi="Times New Roman" w:cs="David" w:hint="eastAsia"/>
          <w:sz w:val="24"/>
          <w:szCs w:val="24"/>
          <w:rtl/>
          <w:lang w:eastAsia="he-IL"/>
        </w:rPr>
        <w:t>ו</w:t>
      </w:r>
      <w:r w:rsidRPr="00FC0AC7">
        <w:rPr>
          <w:rFonts w:ascii="Times New Roman" w:eastAsia="Times New Roman" w:hAnsi="Times New Roman" w:cs="David" w:hint="eastAsia"/>
          <w:sz w:val="24"/>
          <w:szCs w:val="24"/>
          <w:rtl/>
          <w:lang w:eastAsia="he-IL"/>
        </w:rPr>
        <w:t>תיאום</w:t>
      </w:r>
      <w:r w:rsidRPr="00FC0AC7">
        <w:rPr>
          <w:rFonts w:ascii="Times New Roman" w:eastAsia="Times New Roman" w:hAnsi="Times New Roman" w:cs="David"/>
          <w:sz w:val="24"/>
          <w:szCs w:val="24"/>
          <w:rtl/>
          <w:lang w:eastAsia="he-IL"/>
        </w:rPr>
        <w:t xml:space="preserve"> המערכות יתבצע </w:t>
      </w:r>
      <w:r w:rsidR="00C3509C">
        <w:rPr>
          <w:rFonts w:ascii="Times New Roman" w:eastAsia="Times New Roman" w:hAnsi="Times New Roman" w:cs="David" w:hint="cs"/>
          <w:sz w:val="24"/>
          <w:szCs w:val="24"/>
          <w:rtl/>
          <w:lang w:eastAsia="he-IL"/>
        </w:rPr>
        <w:t xml:space="preserve"> בתלת </w:t>
      </w:r>
      <w:proofErr w:type="spellStart"/>
      <w:r w:rsidR="00C3509C">
        <w:rPr>
          <w:rFonts w:ascii="Times New Roman" w:eastAsia="Times New Roman" w:hAnsi="Times New Roman" w:cs="David" w:hint="cs"/>
          <w:sz w:val="24"/>
          <w:szCs w:val="24"/>
          <w:rtl/>
          <w:lang w:eastAsia="he-IL"/>
        </w:rPr>
        <w:t>מימד</w:t>
      </w:r>
      <w:proofErr w:type="spellEnd"/>
      <w:r w:rsidR="00C3509C">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rtl/>
          <w:lang w:eastAsia="he-IL"/>
        </w:rPr>
        <w:t xml:space="preserve">ע"י </w:t>
      </w:r>
      <w:r w:rsidR="00C3509C" w:rsidRPr="000C6B3C">
        <w:rPr>
          <w:rFonts w:ascii="Times New Roman" w:eastAsia="Times New Roman" w:hAnsi="Times New Roman" w:cs="David" w:hint="cs"/>
          <w:sz w:val="24"/>
          <w:szCs w:val="24"/>
          <w:rtl/>
          <w:lang w:eastAsia="he-IL"/>
        </w:rPr>
        <w:t xml:space="preserve">תוכנת </w:t>
      </w:r>
      <w:r w:rsidR="00C3509C" w:rsidRPr="000C6B3C">
        <w:rPr>
          <w:rFonts w:ascii="Times New Roman" w:eastAsia="Times New Roman" w:hAnsi="Times New Roman" w:cs="David"/>
          <w:sz w:val="24"/>
          <w:szCs w:val="24"/>
          <w:lang w:eastAsia="he-IL"/>
        </w:rPr>
        <w:t>REVIT</w:t>
      </w:r>
      <w:r w:rsidR="00C3509C" w:rsidRPr="008F5534">
        <w:rPr>
          <w:rFonts w:ascii="Times New Roman" w:eastAsia="Times New Roman" w:hAnsi="Times New Roman" w:cs="David" w:hint="cs"/>
          <w:sz w:val="24"/>
          <w:szCs w:val="24"/>
          <w:rtl/>
          <w:lang w:eastAsia="he-IL"/>
        </w:rPr>
        <w:t>, במתודולוגיי</w:t>
      </w:r>
      <w:r w:rsidR="00C3509C" w:rsidRPr="008F5534">
        <w:rPr>
          <w:rFonts w:ascii="Times New Roman" w:eastAsia="Times New Roman" w:hAnsi="Times New Roman" w:cs="David" w:hint="eastAsia"/>
          <w:sz w:val="24"/>
          <w:szCs w:val="24"/>
          <w:rtl/>
          <w:lang w:eastAsia="he-IL"/>
        </w:rPr>
        <w:t>ת</w:t>
      </w:r>
      <w:r w:rsidR="00C3509C" w:rsidRPr="008F5534">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lang w:eastAsia="he-IL"/>
        </w:rPr>
        <w:t>BIM</w:t>
      </w:r>
      <w:r w:rsidR="00C3509C">
        <w:rPr>
          <w:rFonts w:ascii="Times New Roman" w:eastAsia="Times New Roman" w:hAnsi="Times New Roman" w:cs="David" w:hint="cs"/>
          <w:sz w:val="24"/>
          <w:szCs w:val="24"/>
          <w:rtl/>
          <w:lang w:eastAsia="he-IL"/>
        </w:rPr>
        <w:t>,</w:t>
      </w:r>
      <w:r w:rsidR="00C3509C" w:rsidRPr="008F5534">
        <w:rPr>
          <w:rFonts w:ascii="Times New Roman" w:eastAsia="Times New Roman" w:hAnsi="Times New Roman" w:cs="David" w:hint="cs"/>
          <w:sz w:val="24"/>
          <w:szCs w:val="24"/>
          <w:rtl/>
          <w:lang w:eastAsia="he-IL"/>
        </w:rPr>
        <w:t xml:space="preserve"> בענן – "</w:t>
      </w:r>
      <w:r w:rsidR="00C3509C" w:rsidRPr="008F5534">
        <w:rPr>
          <w:rFonts w:ascii="Times New Roman" w:eastAsia="Times New Roman" w:hAnsi="Times New Roman" w:cs="David" w:hint="cs"/>
          <w:sz w:val="24"/>
          <w:szCs w:val="24"/>
          <w:lang w:eastAsia="he-IL"/>
        </w:rPr>
        <w:t>BIM360</w:t>
      </w:r>
      <w:r w:rsidR="00C3509C" w:rsidRPr="008F5534">
        <w:rPr>
          <w:rFonts w:ascii="Times New Roman" w:eastAsia="Times New Roman" w:hAnsi="Times New Roman" w:cs="David" w:hint="cs"/>
          <w:sz w:val="24"/>
          <w:szCs w:val="24"/>
          <w:rtl/>
          <w:lang w:eastAsia="he-IL"/>
        </w:rPr>
        <w:t>"</w:t>
      </w:r>
      <w:r w:rsidR="00C3509C">
        <w:rPr>
          <w:rFonts w:ascii="Times New Roman" w:eastAsia="Times New Roman" w:hAnsi="Times New Roman" w:cs="David" w:hint="cs"/>
          <w:sz w:val="24"/>
          <w:szCs w:val="24"/>
          <w:rtl/>
          <w:lang w:eastAsia="he-IL"/>
        </w:rPr>
        <w:t xml:space="preserve"> של המזמין</w:t>
      </w:r>
      <w:r w:rsidRPr="00FC0AC7">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תוכנ</w:t>
      </w:r>
      <w:r w:rsidR="00174B59">
        <w:rPr>
          <w:rFonts w:ascii="Times New Roman" w:eastAsia="Times New Roman" w:hAnsi="Times New Roman" w:cs="David" w:hint="cs"/>
          <w:sz w:val="24"/>
          <w:szCs w:val="24"/>
          <w:rtl/>
          <w:lang w:eastAsia="he-IL"/>
        </w:rPr>
        <w:t>ה כדוגמת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00174B59">
        <w:rPr>
          <w:rFonts w:ascii="Times New Roman" w:eastAsia="Times New Roman" w:hAnsi="Times New Roman" w:cs="David" w:hint="cs"/>
          <w:sz w:val="24"/>
          <w:szCs w:val="24"/>
          <w:rtl/>
          <w:lang w:eastAsia="he-IL"/>
        </w:rPr>
        <w:t xml:space="preserve">זו </w:t>
      </w:r>
      <w:r w:rsidRPr="006D2AE3">
        <w:rPr>
          <w:rFonts w:ascii="Times New Roman" w:eastAsia="Times New Roman" w:hAnsi="Times New Roman" w:cs="David"/>
          <w:sz w:val="24"/>
          <w:szCs w:val="24"/>
          <w:rtl/>
          <w:lang w:eastAsia="he-IL"/>
        </w:rPr>
        <w:t xml:space="preserve"> בלבד.</w:t>
      </w:r>
    </w:p>
    <w:p w14:paraId="35FC6DD8"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00ED248"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40" w:name="OLE_LINK5"/>
      <w:bookmarkStart w:id="41"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42" w:name="OLE_LINK7"/>
      <w:bookmarkStart w:id="43"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43A5F3B1"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082977B"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3CFA1CC8"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622EE8FD"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40"/>
    <w:bookmarkEnd w:id="41"/>
    <w:bookmarkEnd w:id="42"/>
    <w:bookmarkEnd w:id="43"/>
    <w:p w14:paraId="3CAD24ED"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96E6AF8"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7C0A81E2"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3A25BA7B"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546FD26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0E8A651"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584161E4"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5F555A51"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6876C43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F53712A"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2F292EA7"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59EF80B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54295088"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500354C3" w14:textId="77777777" w:rsidR="006D2AE3" w:rsidRPr="006D2AE3" w:rsidRDefault="006D2AE3" w:rsidP="00D065DD">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00D065DD">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rtl/>
          <w:lang w:eastAsia="he-IL"/>
        </w:rPr>
        <w:t xml:space="preserve">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2AD79123"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AE7AC74"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על החישובים הנ"ל.</w:t>
      </w:r>
    </w:p>
    <w:p w14:paraId="14CFB596"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F75EDFE"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6A381372"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44EE518"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61B773AD"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5DDA942"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33B33B05"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7DEBF3D2"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5FF5CAA7" w14:textId="77777777" w:rsidR="006D2AE3" w:rsidRP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736C632C"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20258E84"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5BD9176C"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3264704A"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5234897E"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proofErr w:type="spellStart"/>
      <w:r w:rsidRPr="006D2AE3">
        <w:rPr>
          <w:rFonts w:ascii="Times New Roman" w:eastAsia="Times New Roman" w:hAnsi="Times New Roman" w:cs="David" w:hint="cs"/>
          <w:sz w:val="24"/>
          <w:szCs w:val="24"/>
          <w:rtl/>
          <w:lang w:eastAsia="he-IL"/>
        </w:rPr>
        <w:t>והקונסטרוקטור</w:t>
      </w:r>
      <w:proofErr w:type="spellEnd"/>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448B92F8" w14:textId="77777777" w:rsidR="006D2AE3" w:rsidRPr="00D2422A" w:rsidRDefault="006D2AE3" w:rsidP="00D2422A">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39921906" w14:textId="77777777" w:rsidR="006D2AE3" w:rsidRPr="00415999" w:rsidRDefault="006D2AE3" w:rsidP="00877030">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הכנ</w:t>
      </w:r>
      <w:r w:rsidR="00415999">
        <w:rPr>
          <w:rFonts w:ascii="Times New Roman" w:eastAsia="Times New Roman" w:hAnsi="Times New Roman" w:cs="David" w:hint="cs"/>
          <w:sz w:val="24"/>
          <w:szCs w:val="24"/>
          <w:rtl/>
          <w:lang w:eastAsia="he-IL"/>
        </w:rPr>
        <w:t xml:space="preserve">ת </w:t>
      </w:r>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5999">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rtl/>
          <w:lang w:eastAsia="he-IL"/>
        </w:rPr>
        <w:t>במתודולוגיי</w:t>
      </w:r>
      <w:r w:rsidR="00877030" w:rsidRPr="008F5534">
        <w:rPr>
          <w:rFonts w:ascii="Times New Roman" w:eastAsia="Times New Roman" w:hAnsi="Times New Roman" w:cs="David" w:hint="eastAsia"/>
          <w:sz w:val="24"/>
          <w:szCs w:val="24"/>
          <w:rtl/>
          <w:lang w:eastAsia="he-IL"/>
        </w:rPr>
        <w:t>ת</w:t>
      </w:r>
      <w:r w:rsidR="00877030" w:rsidRPr="008F5534">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lang w:eastAsia="he-IL"/>
        </w:rPr>
        <w:t>BIM</w:t>
      </w:r>
      <w:r w:rsidR="00877030">
        <w:rPr>
          <w:rFonts w:ascii="Times New Roman" w:eastAsia="Times New Roman" w:hAnsi="Times New Roman" w:cs="David" w:hint="cs"/>
          <w:sz w:val="24"/>
          <w:szCs w:val="24"/>
          <w:rtl/>
          <w:lang w:eastAsia="he-IL"/>
        </w:rPr>
        <w:t>,</w:t>
      </w:r>
      <w:r w:rsidR="00877030" w:rsidRPr="008F5534">
        <w:rPr>
          <w:rFonts w:ascii="Times New Roman" w:eastAsia="Times New Roman" w:hAnsi="Times New Roman" w:cs="David" w:hint="cs"/>
          <w:sz w:val="24"/>
          <w:szCs w:val="24"/>
          <w:rtl/>
          <w:lang w:eastAsia="he-IL"/>
        </w:rPr>
        <w:t xml:space="preserve"> בענן – "</w:t>
      </w:r>
      <w:r w:rsidR="00877030" w:rsidRPr="008F5534">
        <w:rPr>
          <w:rFonts w:ascii="Times New Roman" w:eastAsia="Times New Roman" w:hAnsi="Times New Roman" w:cs="David" w:hint="cs"/>
          <w:sz w:val="24"/>
          <w:szCs w:val="24"/>
          <w:lang w:eastAsia="he-IL"/>
        </w:rPr>
        <w:t>BIM360</w:t>
      </w:r>
      <w:r w:rsidR="00877030" w:rsidRPr="008F5534">
        <w:rPr>
          <w:rFonts w:ascii="Times New Roman" w:eastAsia="Times New Roman" w:hAnsi="Times New Roman" w:cs="David" w:hint="cs"/>
          <w:sz w:val="24"/>
          <w:szCs w:val="24"/>
          <w:rtl/>
          <w:lang w:eastAsia="he-IL"/>
        </w:rPr>
        <w:t xml:space="preserve">" </w:t>
      </w:r>
      <w:r w:rsidR="00877030">
        <w:rPr>
          <w:rFonts w:ascii="Times New Roman" w:eastAsia="Times New Roman" w:hAnsi="Times New Roman" w:cs="David" w:hint="cs"/>
          <w:sz w:val="24"/>
          <w:szCs w:val="24"/>
          <w:rtl/>
          <w:lang w:eastAsia="he-IL"/>
        </w:rPr>
        <w:t>השייך למזמין, הכולל את ת</w:t>
      </w:r>
      <w:r w:rsidR="00877030" w:rsidRPr="006D2AE3">
        <w:rPr>
          <w:rFonts w:ascii="Times New Roman" w:eastAsia="Times New Roman" w:hAnsi="Times New Roman" w:cs="David" w:hint="cs"/>
          <w:sz w:val="24"/>
          <w:szCs w:val="24"/>
          <w:rtl/>
          <w:lang w:eastAsia="he-IL"/>
        </w:rPr>
        <w:t>כניות האדריכלות והסכמה הקונסטרוקטיבית הראשונית.</w:t>
      </w:r>
      <w:r w:rsidR="00877030">
        <w:rPr>
          <w:rFonts w:ascii="Times New Roman" w:eastAsia="Times New Roman" w:hAnsi="Times New Roman" w:cs="David" w:hint="cs"/>
          <w:sz w:val="24"/>
          <w:szCs w:val="24"/>
          <w:rtl/>
          <w:lang w:eastAsia="he-IL"/>
        </w:rPr>
        <w:t xml:space="preserve">  </w:t>
      </w:r>
    </w:p>
    <w:p w14:paraId="34D6C85B"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הכנת פרוגראמה </w:t>
      </w:r>
      <w:r w:rsidRPr="00415999">
        <w:rPr>
          <w:rFonts w:ascii="Times New Roman" w:eastAsia="Times New Roman" w:hAnsi="Times New Roman" w:cs="David"/>
          <w:sz w:val="24"/>
          <w:szCs w:val="24"/>
          <w:rtl/>
          <w:lang w:eastAsia="he-IL"/>
        </w:rPr>
        <w:t>של האלטרנטיבות השונות, המצאת דו"ח הכולל תיאור השיטות, יתרונות וחסרונות, עלויות הקמה, עלויות תפעול והיבטי נגישות, תפעול ותחזוקה וכיו"ב.</w:t>
      </w:r>
    </w:p>
    <w:p w14:paraId="2ED12858"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29059747" w14:textId="7777777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56895A6E"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E5F0D6B"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4F92AB72"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48C80BB5"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בכל הנוגע לתיאום המערכות בשלב התכנון הסופי. ייעוץ לתכנון תיאום המערכות בהתאם לאלטרנטיבה שתיבחר על ידי המזמין בתיאום עם </w:t>
      </w:r>
      <w:r w:rsidRPr="006D2AE3">
        <w:rPr>
          <w:rFonts w:ascii="Times New Roman" w:eastAsia="Times New Roman" w:hAnsi="Times New Roman" w:cs="David" w:hint="cs"/>
          <w:sz w:val="24"/>
          <w:szCs w:val="24"/>
          <w:rtl/>
          <w:lang w:eastAsia="he-IL"/>
        </w:rPr>
        <w:lastRenderedPageBreak/>
        <w:t>המזמין, המתכננים וכל יתר היועצים של המזמין.</w:t>
      </w:r>
    </w:p>
    <w:p w14:paraId="3D75E9AF"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6F92AAA0"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sidR="00415999">
        <w:rPr>
          <w:rFonts w:ascii="Times New Roman" w:eastAsia="Times New Roman" w:hAnsi="Times New Roman" w:cs="David" w:hint="cs"/>
          <w:sz w:val="24"/>
          <w:szCs w:val="24"/>
          <w:rtl/>
          <w:lang w:eastAsia="he-IL"/>
        </w:rPr>
        <w:t xml:space="preserve"> 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68A8A3F9"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מתן המלצות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לתיאום המערכות למזמין ולמתכננים בכתב ו/או על ידי שרטוטים, חתכים כולל פתרון פרטים ייעודיים.</w:t>
      </w:r>
    </w:p>
    <w:p w14:paraId="28A77E5F"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3CA7C01A"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התכנון המוקדם מול כל רשויות התכנון והבניה, הרשויות הרלוונטיות וכל יתר הגורמים הנדרשים כהכנת רקע לתכנון היועץ ו</w:t>
      </w: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התכנון הסופי של היועצים.</w:t>
      </w:r>
    </w:p>
    <w:p w14:paraId="0A818B20"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C310C2"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2466BCE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6A4011"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B28849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6C73B2CD"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D9F5EC8"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proofErr w:type="spellStart"/>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w:t>
      </w:r>
      <w:proofErr w:type="spellEnd"/>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5603DF51"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D9B1D42"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72BE7053"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EE80A08"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76D57B57"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6E9BFC6"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006F02D9"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3DCCF24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7A78925E"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7E942B5D"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 xml:space="preserve">ייעוץ לאדריכל וליועצים האחרים בקשר לפירים, להכנות הבינוי, לתשתיות </w:t>
      </w:r>
      <w:proofErr w:type="spellStart"/>
      <w:r w:rsidRPr="006D2AE3">
        <w:rPr>
          <w:rFonts w:ascii="Times New Roman" w:eastAsia="Times New Roman" w:hAnsi="Times New Roman" w:cs="David" w:hint="cs"/>
          <w:sz w:val="24"/>
          <w:szCs w:val="24"/>
          <w:rtl/>
          <w:lang w:eastAsia="he-IL"/>
        </w:rPr>
        <w:t>וכיוב</w:t>
      </w:r>
      <w:proofErr w:type="spellEnd"/>
      <w:r w:rsidRPr="006D2AE3">
        <w:rPr>
          <w:rFonts w:ascii="Times New Roman" w:eastAsia="Times New Roman" w:hAnsi="Times New Roman" w:cs="David" w:hint="cs"/>
          <w:sz w:val="24"/>
          <w:szCs w:val="24"/>
          <w:rtl/>
          <w:lang w:eastAsia="he-IL"/>
        </w:rPr>
        <w:t>'.</w:t>
      </w:r>
    </w:p>
    <w:p w14:paraId="15507B82"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B9EF348"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2BE7EED1"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BC1A3B6"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4EB26A8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DAD04EC"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lastRenderedPageBreak/>
        <w:t>בדיקת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61A2A9B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8551B4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34057307"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01A986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27557E7D"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5E2377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227575B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32BA64" w14:textId="77777777"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282542EE"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8856B92"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717C81F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9327AA"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3865887D"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2A31F42F"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59718192"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284975A"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63AF455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6030460"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עדכון </w:t>
      </w:r>
      <w:r w:rsidRPr="006D2AE3">
        <w:rPr>
          <w:rFonts w:ascii="Times New Roman" w:eastAsia="Times New Roman" w:hAnsi="Times New Roman" w:cs="David" w:hint="cs"/>
          <w:sz w:val="24"/>
          <w:szCs w:val="24"/>
          <w:rtl/>
          <w:lang w:eastAsia="he-IL"/>
        </w:rPr>
        <w:t>מודל</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החתכים </w:t>
      </w:r>
      <w:r w:rsidRPr="006D2AE3">
        <w:rPr>
          <w:rFonts w:ascii="Times New Roman" w:eastAsia="Times New Roman" w:hAnsi="Times New Roman" w:cs="David"/>
          <w:sz w:val="24"/>
          <w:szCs w:val="24"/>
          <w:rtl/>
          <w:lang w:eastAsia="he-IL"/>
        </w:rPr>
        <w:t>והפרטים בהתאם לשינויים שיתחייבו מבעיות שיופיעו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העבודות </w:t>
      </w:r>
      <w:r w:rsidRPr="006D2AE3">
        <w:rPr>
          <w:rFonts w:ascii="Times New Roman" w:eastAsia="Times New Roman" w:hAnsi="Times New Roman" w:cs="David" w:hint="cs"/>
          <w:sz w:val="24"/>
          <w:szCs w:val="24"/>
          <w:rtl/>
          <w:lang w:eastAsia="he-IL"/>
        </w:rPr>
        <w:t>ע"י</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הקבלן, אשר אושרו מראש ע"י המזמין והמנהל.</w:t>
      </w:r>
      <w:r w:rsidRPr="006D2AE3">
        <w:rPr>
          <w:rFonts w:ascii="Times New Roman" w:eastAsia="Times New Roman" w:hAnsi="Times New Roman" w:cs="David"/>
          <w:sz w:val="24"/>
          <w:szCs w:val="24"/>
          <w:rtl/>
          <w:lang w:eastAsia="he-IL"/>
        </w:rPr>
        <w:t xml:space="preserve"> כל עדכון יבוצע בתאום עם המנהל בכתב.</w:t>
      </w:r>
    </w:p>
    <w:p w14:paraId="4CCBA972"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C305AB3"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2614482A"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3214381"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E279A4E"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05798A6"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2B87EAE1"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84A73A9"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7B43DD87"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5967AA7"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28EC473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B73D348"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757D38A3"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FF2A9FE"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עיבוד תכניות הפרויקט כפי שבוצעו למעשה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על בסיס תכניות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7B705AF3"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5E08C7" w14:textId="77777777" w:rsidR="006D2AE3" w:rsidRPr="006D2AE3"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52836E5E"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172DEF35"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583E7CAC" w14:textId="77777777" w:rsidR="00C3509C" w:rsidRPr="006D2AE3" w:rsidRDefault="003F3C6F" w:rsidP="003F3C6F">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ב. </w:t>
      </w:r>
      <w:r w:rsidR="006D2AE3"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7041CA11" w14:textId="77777777" w:rsidR="006D2AE3" w:rsidRDefault="003F3C6F" w:rsidP="003F3C6F">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 xml:space="preserve">ג. </w:t>
      </w:r>
      <w:r w:rsidR="006D2AE3" w:rsidRPr="006D2AE3">
        <w:rPr>
          <w:rFonts w:ascii="Times New Roman" w:eastAsia="Times New Roman" w:hAnsi="Times New Roman" w:cs="David"/>
          <w:sz w:val="24"/>
          <w:szCs w:val="24"/>
          <w:rtl/>
          <w:lang w:eastAsia="he-IL"/>
        </w:rPr>
        <w:tab/>
        <w:t>י</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עוץ למזמין בדבר אחזקת המתקן.</w:t>
      </w:r>
    </w:p>
    <w:p w14:paraId="26F1EA7C" w14:textId="77777777" w:rsidR="003F3C6F"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9BD57B6" w14:textId="77777777" w:rsidR="003F3C6F" w:rsidRPr="006D2AE3"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FDAB197"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3DBCAD7"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020183E9" w14:textId="77777777" w:rsidR="006D2AE3" w:rsidRPr="006D2AE3" w:rsidRDefault="006D2AE3" w:rsidP="00282052">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
    </w:p>
    <w:p w14:paraId="0F2E210B" w14:textId="77777777" w:rsidR="006D2AE3" w:rsidRPr="006D2AE3" w:rsidRDefault="00282052"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א</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ab/>
      </w:r>
      <w:r w:rsidR="006D2AE3" w:rsidRPr="006D2AE3">
        <w:rPr>
          <w:rFonts w:ascii="Times New Roman" w:eastAsia="Times New Roman" w:hAnsi="Times New Roman" w:cs="David"/>
          <w:sz w:val="24"/>
          <w:szCs w:val="24"/>
          <w:rtl/>
          <w:lang w:eastAsia="he-IL"/>
        </w:rPr>
        <w:t>הקבלנים יהיו רשאים להציע פתרונות אדריכליים</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קונסטרוקטיביים</w:t>
      </w:r>
      <w:r w:rsidR="006D2AE3" w:rsidRPr="006D2AE3">
        <w:rPr>
          <w:rFonts w:ascii="Times New Roman" w:eastAsia="Times New Roman" w:hAnsi="Times New Roman" w:cs="David" w:hint="cs"/>
          <w:sz w:val="24"/>
          <w:szCs w:val="24"/>
          <w:rtl/>
          <w:lang w:eastAsia="he-IL"/>
        </w:rPr>
        <w:t xml:space="preserve"> ואלקטרו-מכאניים</w:t>
      </w:r>
      <w:r w:rsidR="006D2AE3"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ה</w:t>
      </w:r>
      <w:r w:rsidR="006D2AE3" w:rsidRPr="006D2AE3">
        <w:rPr>
          <w:rFonts w:ascii="Times New Roman" w:eastAsia="Times New Roman" w:hAnsi="Times New Roman" w:cs="David" w:hint="cs"/>
          <w:sz w:val="24"/>
          <w:szCs w:val="24"/>
          <w:rtl/>
          <w:lang w:eastAsia="he-IL"/>
        </w:rPr>
        <w:t>יועץ</w:t>
      </w:r>
      <w:r w:rsidR="006D2AE3"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 xml:space="preserve">צוע. לצורך כך ישתתף </w:t>
      </w:r>
      <w:r w:rsidR="006D2AE3"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006D2AE3"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שורם ו/או את הערותיו לתכנון המוצע,</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ויבצע פ</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קוח עליון.</w:t>
      </w:r>
    </w:p>
    <w:p w14:paraId="77B65A98"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29BE6185" w14:textId="77777777" w:rsidR="006D2AE3" w:rsidRPr="006D2AE3" w:rsidRDefault="006D2AE3" w:rsidP="00282052">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7AFFF2A" w14:textId="77777777" w:rsidR="006D2AE3" w:rsidRPr="006D2AE3" w:rsidRDefault="006D2AE3" w:rsidP="00282052">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כפי שיפורט בנספח ד'.</w:t>
      </w:r>
    </w:p>
    <w:p w14:paraId="05DCAB8E" w14:textId="77777777" w:rsidR="006D2AE3" w:rsidRPr="006D2AE3" w:rsidRDefault="00282052"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7</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ab/>
        <w:t>יובהר כדלקמן:</w:t>
      </w:r>
    </w:p>
    <w:p w14:paraId="7DAE0A06" w14:textId="77777777" w:rsidR="006D2AE3" w:rsidRPr="00447566" w:rsidRDefault="006D2AE3" w:rsidP="003F3C6F">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3F3C6F">
        <w:rPr>
          <w:rFonts w:ascii="Times New Roman" w:eastAsia="Times New Roman" w:hAnsi="Times New Roman" w:cs="David" w:hint="cs"/>
          <w:sz w:val="24"/>
          <w:szCs w:val="24"/>
          <w:rtl/>
          <w:lang w:eastAsia="he-IL"/>
        </w:rPr>
        <w:t>ב</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 xml:space="preserve">השייך למזמין, </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18C3852A" w14:textId="77777777"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w:t>
      </w:r>
      <w:proofErr w:type="spellStart"/>
      <w:r w:rsidR="00415999" w:rsidRPr="00447566">
        <w:rPr>
          <w:rFonts w:ascii="Times New Roman" w:eastAsia="Times New Roman" w:hAnsi="Times New Roman" w:cs="David" w:hint="cs"/>
          <w:sz w:val="24"/>
          <w:szCs w:val="24"/>
          <w:rtl/>
          <w:lang w:eastAsia="he-IL"/>
        </w:rPr>
        <w:t>ול</w:t>
      </w:r>
      <w:proofErr w:type="spellEnd"/>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1FD84ED6"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8553285"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77FFCCD"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411E7D7"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DF7F2C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3C28B32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6E8FC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2C8DA0C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05CC41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1DB5946"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6FC82F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39CBFF"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0453D64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1F50E13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7CDD29B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961B6F"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58A755F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99494F"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619E231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B5A09F"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74DFB71F"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581056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u w:val="single"/>
          <w:rtl/>
          <w:lang w:eastAsia="he-IL"/>
        </w:rPr>
        <w:t>לו"ז עקרוני</w:t>
      </w:r>
      <w:r w:rsidRPr="006D2AE3">
        <w:rPr>
          <w:rFonts w:ascii="Times New Roman" w:eastAsia="Times New Roman" w:hAnsi="Times New Roman" w:cs="David" w:hint="cs"/>
          <w:sz w:val="20"/>
          <w:szCs w:val="24"/>
          <w:rtl/>
          <w:lang w:eastAsia="he-IL"/>
        </w:rPr>
        <w:t>:</w:t>
      </w:r>
    </w:p>
    <w:p w14:paraId="01B995BE"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7B25285"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מוקדם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p>
    <w:p w14:paraId="1F149083"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סופי להיתרים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72F8B40C"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מפורט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4A2034FB"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יציאה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509D6E81"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r w:rsidRPr="006D2AE3">
        <w:rPr>
          <w:rFonts w:ascii="Times New Roman" w:eastAsia="Times New Roman" w:hAnsi="Times New Roman" w:cs="David" w:hint="cs"/>
          <w:sz w:val="20"/>
          <w:szCs w:val="24"/>
          <w:rtl/>
          <w:lang w:eastAsia="he-IL"/>
        </w:rPr>
        <w:t xml:space="preserve">השלמת תכנון לביצוע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42A5253A"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5491FE2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D0276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85C48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D1954E"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7859D3EF"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292468BE"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74D310AB" w14:textId="77777777" w:rsidR="006D2AE3" w:rsidRPr="006D2AE3" w:rsidRDefault="006D2AE3" w:rsidP="001D018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Change w:id="44" w:author="Kook Sec" w:date="2022-06-22T14:04:00Z">
          <w:pPr>
            <w:widowControl w:val="0"/>
            <w:spacing w:before="120" w:beforeAutospacing="0" w:after="60" w:afterAutospacing="0" w:line="240" w:lineRule="auto"/>
            <w:ind w:left="1440" w:hanging="720"/>
            <w:jc w:val="both"/>
          </w:pPr>
        </w:pPrChange>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w:t>
      </w:r>
      <w:del w:id="45" w:author="Kook Sec" w:date="2022-06-22T14:04:00Z">
        <w:r w:rsidRPr="006D2AE3" w:rsidDel="001D0186">
          <w:rPr>
            <w:rFonts w:ascii="Times New Roman" w:eastAsia="Times New Roman" w:hAnsi="Times New Roman" w:cs="David"/>
            <w:sz w:val="24"/>
            <w:szCs w:val="24"/>
            <w:rtl/>
            <w:lang w:eastAsia="he-IL"/>
          </w:rPr>
          <w:delText xml:space="preserve">_________ </w:delText>
        </w:r>
      </w:del>
      <w:ins w:id="46" w:author="Kook Sec" w:date="2022-06-22T14:04:00Z">
        <w:r w:rsidR="001D0186" w:rsidRPr="006D2AE3">
          <w:rPr>
            <w:rFonts w:ascii="Times New Roman" w:eastAsia="Times New Roman" w:hAnsi="Times New Roman" w:cs="David"/>
            <w:sz w:val="24"/>
            <w:szCs w:val="24"/>
            <w:rtl/>
            <w:lang w:eastAsia="he-IL"/>
          </w:rPr>
          <w:t>__</w:t>
        </w:r>
        <w:r w:rsidR="001D0186">
          <w:rPr>
            <w:rFonts w:ascii="Times New Roman" w:eastAsia="Times New Roman" w:hAnsi="Times New Roman" w:cs="David" w:hint="cs"/>
            <w:sz w:val="24"/>
            <w:szCs w:val="24"/>
            <w:rtl/>
            <w:lang w:eastAsia="he-IL"/>
          </w:rPr>
          <w:t>140,500</w:t>
        </w:r>
        <w:r w:rsidR="001D0186" w:rsidRPr="006D2AE3">
          <w:rPr>
            <w:rFonts w:ascii="Times New Roman" w:eastAsia="Times New Roman" w:hAnsi="Times New Roman" w:cs="David"/>
            <w:sz w:val="24"/>
            <w:szCs w:val="24"/>
            <w:rtl/>
            <w:lang w:eastAsia="he-IL"/>
          </w:rPr>
          <w:t xml:space="preserve">__ </w:t>
        </w:r>
      </w:ins>
      <w:r w:rsidRPr="006D2AE3">
        <w:rPr>
          <w:rFonts w:ascii="Times New Roman" w:eastAsia="Times New Roman" w:hAnsi="Times New Roman" w:cs="David"/>
          <w:sz w:val="24"/>
          <w:szCs w:val="24"/>
          <w:rtl/>
          <w:lang w:eastAsia="he-IL"/>
        </w:rPr>
        <w:t xml:space="preserve">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(במילים _</w:t>
      </w:r>
      <w:ins w:id="47" w:author="Kook Sec" w:date="2022-06-22T14:04:00Z">
        <w:r w:rsidR="001D0186">
          <w:rPr>
            <w:rFonts w:ascii="Times New Roman" w:eastAsia="Times New Roman" w:hAnsi="Times New Roman" w:cs="David" w:hint="cs"/>
            <w:sz w:val="24"/>
            <w:szCs w:val="24"/>
            <w:rtl/>
            <w:lang w:eastAsia="he-IL"/>
          </w:rPr>
          <w:t>מאה וארבעים וחמש מאות</w:t>
        </w:r>
      </w:ins>
      <w:del w:id="48" w:author="Kook Sec" w:date="2022-06-22T14:04:00Z">
        <w:r w:rsidRPr="006D2AE3" w:rsidDel="001D0186">
          <w:rPr>
            <w:rFonts w:ascii="Times New Roman" w:eastAsia="Times New Roman" w:hAnsi="Times New Roman" w:cs="David"/>
            <w:sz w:val="24"/>
            <w:szCs w:val="24"/>
            <w:rtl/>
            <w:lang w:eastAsia="he-IL"/>
          </w:rPr>
          <w:delText>____________</w:delText>
        </w:r>
      </w:del>
      <w:r w:rsidRPr="006D2AE3">
        <w:rPr>
          <w:rFonts w:ascii="Times New Roman" w:eastAsia="Times New Roman" w:hAnsi="Times New Roman" w:cs="David"/>
          <w:sz w:val="24"/>
          <w:szCs w:val="24"/>
          <w:rtl/>
          <w:lang w:eastAsia="he-IL"/>
        </w:rPr>
        <w:t>_  ש"ח)</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לכל מבנה ראשוני</w:t>
      </w:r>
      <w:r w:rsidRPr="006D2AE3">
        <w:rPr>
          <w:rFonts w:ascii="Times New Roman" w:eastAsia="Times New Roman" w:hAnsi="Times New Roman" w:cs="David" w:hint="cs"/>
          <w:sz w:val="24"/>
          <w:szCs w:val="24"/>
          <w:rtl/>
          <w:lang w:eastAsia="he-IL"/>
        </w:rPr>
        <w:t xml:space="preserve"> הכולל:</w:t>
      </w:r>
    </w:p>
    <w:p w14:paraId="6033738B" w14:textId="77777777" w:rsidR="006D2AE3" w:rsidRPr="006D2AE3" w:rsidRDefault="006D2AE3" w:rsidP="00415999">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1.1.1 תאום מערכות תת קרקעיות  ................................</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30E48C6A"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1.1.2 תאום קומות מרתף.............................................</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4AEB8E15"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 תאום קומות חניון.............................................</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49B691B9"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1.1.4 תאום קומת קרקע ולובי ראשי.................................</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7C0134BB"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1.1.5 תאום קומות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5550D18F"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1.1.6 תאום קומות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18843CE2" w14:textId="77777777"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1.1.7 תאום מערכות גג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24206D17" w14:textId="77777777"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1.1.8 תאום מערכות גג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0B05CDAC"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*מחק את המיותר</w:t>
      </w:r>
    </w:p>
    <w:p w14:paraId="78AFE971"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סה"כ: ______ ___₪</w:t>
      </w:r>
    </w:p>
    <w:p w14:paraId="0F9B8977"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5CF565FB" w14:textId="77777777" w:rsidR="00415999" w:rsidRPr="00DE118F" w:rsidRDefault="00415999" w:rsidP="00415999">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4D564086"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ראשוני - המבנה שהוקם לראשונה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w:t>
      </w:r>
    </w:p>
    <w:p w14:paraId="00F63591"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071A9D6"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חוזר - מבנה נוסף המוקם בשלמותו או בחלקו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238D2606"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78F88AC1" w14:textId="77777777"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71F0061C"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2027494C"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1E33BC75"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41D191CC"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FD308EB"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7E09CF9F"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596F0610"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w:t>
      </w:r>
      <w:r w:rsidRPr="00DE118F">
        <w:rPr>
          <w:rFonts w:ascii="Times New Roman" w:eastAsia="Times New Roman" w:hAnsi="Times New Roman" w:cs="David"/>
          <w:sz w:val="24"/>
          <w:szCs w:val="24"/>
          <w:rtl/>
          <w:lang w:eastAsia="he-IL"/>
        </w:rPr>
        <w:lastRenderedPageBreak/>
        <w:t xml:space="preserve">הושלמו וכל המסמכים והתוכניות נמסרו למזמין. </w:t>
      </w:r>
    </w:p>
    <w:p w14:paraId="13488508"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602448F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10FDE1"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05E89721"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6FA802A"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313A76C"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6D2AE3" w14:paraId="6FE53B8B" w14:textId="77777777" w:rsidTr="00144C6E">
        <w:trPr>
          <w:gridAfter w:val="1"/>
          <w:wAfter w:w="567" w:type="dxa"/>
        </w:trPr>
        <w:tc>
          <w:tcPr>
            <w:tcW w:w="993" w:type="dxa"/>
            <w:vAlign w:val="bottom"/>
          </w:tcPr>
          <w:p w14:paraId="740A9DBE"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5652751D"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3463B360"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4EE9EEC5" w14:textId="77777777" w:rsidTr="00144C6E">
        <w:trPr>
          <w:trHeight w:val="340"/>
        </w:trPr>
        <w:tc>
          <w:tcPr>
            <w:tcW w:w="993" w:type="dxa"/>
          </w:tcPr>
          <w:p w14:paraId="482A4340"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1862BC8E" w14:textId="77777777"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1EE83FF2"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0D858A95" w14:textId="77777777" w:rsidTr="00144C6E">
        <w:trPr>
          <w:trHeight w:val="340"/>
        </w:trPr>
        <w:tc>
          <w:tcPr>
            <w:tcW w:w="993" w:type="dxa"/>
          </w:tcPr>
          <w:p w14:paraId="7F79DCD2"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237" w:type="dxa"/>
            <w:gridSpan w:val="2"/>
          </w:tcPr>
          <w:p w14:paraId="01195BA7"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כולל חתכים </w:t>
            </w:r>
            <w:r w:rsidR="00144C6E">
              <w:rPr>
                <w:rFonts w:ascii="Times New Roman" w:eastAsia="Times New Roman" w:hAnsi="Times New Roman" w:cs="David" w:hint="cs"/>
                <w:sz w:val="24"/>
                <w:szCs w:val="24"/>
                <w:rtl/>
              </w:rPr>
              <w:t xml:space="preserve">סבב </w:t>
            </w:r>
            <w:r w:rsidRPr="006D2AE3">
              <w:rPr>
                <w:rFonts w:ascii="Times New Roman" w:eastAsia="Times New Roman" w:hAnsi="Times New Roman" w:cs="David" w:hint="cs"/>
                <w:sz w:val="24"/>
                <w:szCs w:val="24"/>
                <w:rtl/>
              </w:rPr>
              <w:t xml:space="preserve">ראשון </w:t>
            </w:r>
            <w:r w:rsidR="00144C6E">
              <w:rPr>
                <w:rFonts w:ascii="Times New Roman" w:eastAsia="Times New Roman" w:hAnsi="Times New Roman" w:cs="David" w:hint="cs"/>
                <w:sz w:val="24"/>
                <w:szCs w:val="24"/>
                <w:rtl/>
              </w:rPr>
              <w:t>...</w:t>
            </w:r>
          </w:p>
        </w:tc>
        <w:tc>
          <w:tcPr>
            <w:tcW w:w="1533" w:type="dxa"/>
            <w:gridSpan w:val="2"/>
          </w:tcPr>
          <w:p w14:paraId="44DDD6C8"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0BDBD842" w14:textId="77777777" w:rsidTr="00144C6E">
        <w:trPr>
          <w:trHeight w:val="340"/>
        </w:trPr>
        <w:tc>
          <w:tcPr>
            <w:tcW w:w="993" w:type="dxa"/>
          </w:tcPr>
          <w:p w14:paraId="57221F7D"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237" w:type="dxa"/>
            <w:gridSpan w:val="2"/>
          </w:tcPr>
          <w:p w14:paraId="531EE270"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הפקת תכניות סופיות לביצוע</w:t>
            </w:r>
            <w:r w:rsidR="00144C6E">
              <w:rPr>
                <w:rFonts w:ascii="Times New Roman" w:eastAsia="Times New Roman" w:hAnsi="Times New Roman" w:cs="David" w:hint="cs"/>
                <w:sz w:val="24"/>
                <w:szCs w:val="24"/>
                <w:rtl/>
              </w:rPr>
              <w:t>...........................................</w:t>
            </w:r>
          </w:p>
        </w:tc>
        <w:tc>
          <w:tcPr>
            <w:tcW w:w="1533" w:type="dxa"/>
            <w:gridSpan w:val="2"/>
          </w:tcPr>
          <w:p w14:paraId="62E1CF55"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15D03B81" w14:textId="77777777" w:rsidTr="00144C6E">
        <w:trPr>
          <w:trHeight w:val="340"/>
        </w:trPr>
        <w:tc>
          <w:tcPr>
            <w:tcW w:w="993" w:type="dxa"/>
          </w:tcPr>
          <w:p w14:paraId="0C04106E"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12F70522"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298CB388"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34D8E5CB" w14:textId="77777777" w:rsidTr="00144C6E">
        <w:trPr>
          <w:gridAfter w:val="1"/>
          <w:wAfter w:w="567" w:type="dxa"/>
        </w:trPr>
        <w:tc>
          <w:tcPr>
            <w:tcW w:w="993" w:type="dxa"/>
          </w:tcPr>
          <w:p w14:paraId="70878832"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1A80D92E"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5C188CA8"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7FF471A3"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5FB872B3"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421519DD"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3E8E0F26"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6AE7F2CE"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5F5AA60C"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33A0F2B3"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8B9CC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470AAA1A"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F2C948A"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C4B5DF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260422B"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61D72E15" w14:textId="77777777"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5-30T00:00:00Z">
            <w:dateFormat w:val="dd/MM/yyyy"/>
            <w:lid w:val="he-IL"/>
            <w:storeMappedDataAs w:val="dateTime"/>
            <w:calendar w:val="gregorian"/>
          </w:date>
        </w:sdtPr>
        <w:sdtEndPr>
          <w:rPr>
            <w:rFonts w:hint="cs"/>
          </w:rPr>
        </w:sdtEndPr>
        <w:sdtContent>
          <w:ins w:id="49" w:author="Kook Sec" w:date="2022-06-22T13:52:00Z">
            <w:r w:rsidR="00421516">
              <w:rPr>
                <w:rFonts w:ascii="Times New Roman" w:eastAsia="Times New Roman" w:hAnsi="Times New Roman" w:cs="David" w:hint="cs"/>
                <w:color w:val="008000"/>
                <w:sz w:val="24"/>
                <w:szCs w:val="24"/>
                <w:rtl/>
                <w:lang w:eastAsia="he-IL"/>
              </w:rPr>
              <w:t>‏30/05/2022</w:t>
            </w:r>
          </w:ins>
        </w:sdtContent>
      </w:sdt>
      <w:r w:rsidRPr="00B27B4C">
        <w:rPr>
          <w:rFonts w:ascii="Times New Roman" w:eastAsia="Times New Roman" w:hAnsi="Times New Roman" w:cs="David" w:hint="cs"/>
          <w:bCs/>
          <w:color w:val="FF0000"/>
          <w:sz w:val="24"/>
          <w:szCs w:val="24"/>
          <w:rtl/>
          <w:lang w:eastAsia="he-IL"/>
        </w:rPr>
        <w:br/>
      </w:r>
    </w:p>
    <w:p w14:paraId="170FB9E4"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15B26A2" w14:textId="77777777" w:rsidR="00BE2283" w:rsidRPr="00B27B4C" w:rsidRDefault="001D0186" w:rsidP="001D018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Change w:id="50" w:author="Kook Sec" w:date="2022-06-22T14:05:00Z">
              <w:pPr>
                <w:widowControl w:val="0"/>
                <w:spacing w:before="0" w:beforeAutospacing="0" w:after="0" w:afterAutospacing="0" w:line="240" w:lineRule="auto"/>
                <w:jc w:val="both"/>
              </w:pPr>
            </w:pPrChange>
          </w:pPr>
          <w:ins w:id="51" w:author="Kook Sec" w:date="2022-06-22T14:07: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רח' יוני נתניהו 1 ג' אור יהודה ת.ד 715</w:t>
            </w:r>
            <w:r>
              <w:rPr>
                <w:rFonts w:ascii="Times New Roman" w:eastAsia="Times New Roman" w:hAnsi="Times New Roman" w:cs="David"/>
                <w:color w:val="008000"/>
                <w:sz w:val="24"/>
                <w:szCs w:val="24"/>
                <w:rtl/>
                <w:lang w:eastAsia="he-IL"/>
              </w:rPr>
              <w:br/>
              <w:t>513958009</w:t>
            </w:r>
          </w:ins>
        </w:p>
      </w:sdtContent>
    </w:sdt>
    <w:p w14:paraId="30E607A5"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3C002E9"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83C606F"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F4C8094"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4ED8A26"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D9D295"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2" w:author="Kook Sec" w:date="2022-06-22T13:57:00Z">
            <w:r w:rsidR="00421516">
              <w:rPr>
                <w:rFonts w:ascii="Times New Roman" w:eastAsia="Times New Roman" w:hAnsi="Times New Roman" w:cs="David"/>
                <w:color w:val="008000"/>
                <w:sz w:val="24"/>
                <w:szCs w:val="24"/>
                <w:rtl/>
                <w:lang w:eastAsia="he-IL"/>
              </w:rPr>
              <w:t>פי טו סי מודלים לבניה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3" w:author="Kook Sec" w:date="2022-06-22T13:57:00Z">
            <w:r w:rsidR="00421516">
              <w:rPr>
                <w:rFonts w:ascii="Times New Roman" w:eastAsia="Times New Roman" w:hAnsi="Times New Roman" w:cs="David"/>
                <w:color w:val="008000"/>
                <w:sz w:val="24"/>
                <w:szCs w:val="24"/>
                <w:rtl/>
                <w:lang w:eastAsia="he-IL"/>
              </w:rPr>
              <w:t>פי טו סי מודלים לבניה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4" w:author="Kook Sec" w:date="2022-06-22T13:57:00Z">
            <w:r w:rsidR="00421516">
              <w:rPr>
                <w:rFonts w:ascii="Times New Roman" w:eastAsia="Times New Roman" w:hAnsi="Times New Roman" w:cs="David"/>
                <w:color w:val="008000"/>
                <w:sz w:val="24"/>
                <w:szCs w:val="24"/>
                <w:rtl/>
                <w:lang w:eastAsia="he-IL"/>
              </w:rPr>
              <w:t>פי טו סי מודלים לבניה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A7084DB"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9A5A086"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5" w:author="Kook Sec" w:date="2022-06-22T13:57:00Z">
            <w:r w:rsidR="00421516">
              <w:rPr>
                <w:rFonts w:ascii="Times New Roman" w:eastAsia="Times New Roman" w:hAnsi="Times New Roman" w:cs="David"/>
                <w:color w:val="008000"/>
                <w:sz w:val="24"/>
                <w:szCs w:val="24"/>
                <w:rtl/>
                <w:lang w:eastAsia="he-IL"/>
              </w:rPr>
              <w:t>פי טו סי מודלים לבניה בע"מ</w:t>
            </w:r>
          </w:ins>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707BE1">
            <w:rPr>
              <w:rFonts w:ascii="Times New Roman" w:eastAsia="Times New Roman" w:hAnsi="Times New Roman" w:cs="David" w:hint="cs"/>
              <w:bCs/>
              <w:color w:val="00B0F0"/>
              <w:sz w:val="24"/>
              <w:szCs w:val="24"/>
              <w:rtl/>
              <w:lang w:eastAsia="he-IL"/>
            </w:rPr>
            <w:t>מנהל מודל</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56" w:author="Kook Sec" w:date="2022-06-22T13:51:00Z">
            <w:r w:rsidR="00421516">
              <w:rPr>
                <w:rFonts w:ascii="Times New Roman" w:eastAsia="Times New Roman" w:hAnsi="Times New Roman" w:cs="David" w:hint="cs"/>
                <w:bCs/>
                <w:color w:val="008000"/>
                <w:sz w:val="24"/>
                <w:szCs w:val="24"/>
                <w:rtl/>
                <w:lang w:eastAsia="he-IL"/>
              </w:rPr>
              <w:t>פ.א פיתוח ובנייה בירושלים בע"מ</w:t>
            </w:r>
          </w:ins>
        </w:sdtContent>
      </w:sdt>
      <w:r w:rsidRPr="00B27B4C">
        <w:rPr>
          <w:rFonts w:ascii="Times New Roman" w:eastAsia="Times New Roman" w:hAnsi="Times New Roman" w:cs="David" w:hint="cs"/>
          <w:color w:val="008000"/>
          <w:sz w:val="24"/>
          <w:szCs w:val="24"/>
          <w:rtl/>
          <w:lang w:eastAsia="he-IL"/>
        </w:rPr>
        <w:t>.</w:t>
      </w:r>
    </w:p>
    <w:p w14:paraId="520BFBC9" w14:textId="77777777" w:rsidR="00BE2283" w:rsidRPr="001D0186" w:rsidRDefault="00BE2283" w:rsidP="00BE2283">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57" w:author="Kook Sec" w:date="2022-06-22T14:06:00Z">
            <w:rPr>
              <w:rFonts w:ascii="Times New Roman" w:eastAsia="Times New Roman" w:hAnsi="Times New Roman" w:cs="David"/>
              <w:sz w:val="24"/>
              <w:szCs w:val="24"/>
              <w:rtl/>
              <w:lang w:eastAsia="he-IL"/>
            </w:rPr>
          </w:rPrChange>
        </w:rPr>
      </w:pPr>
    </w:p>
    <w:p w14:paraId="30C73652"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8" w:author="Kook Sec" w:date="2022-06-22T13:57:00Z">
            <w:r w:rsidR="00421516">
              <w:rPr>
                <w:rFonts w:ascii="Times New Roman" w:eastAsia="Times New Roman" w:hAnsi="Times New Roman" w:cs="David"/>
                <w:color w:val="008000"/>
                <w:sz w:val="24"/>
                <w:szCs w:val="24"/>
                <w:rtl/>
                <w:lang w:eastAsia="he-IL"/>
              </w:rPr>
              <w:t>פי טו סי מודלים לבניה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57BBBA2" w14:textId="77777777" w:rsidR="00BE2283" w:rsidRPr="001D0186"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59" w:author="Kook Sec" w:date="2022-06-22T14:06:00Z">
            <w:rPr>
              <w:rFonts w:ascii="Times New Roman" w:eastAsia="Times New Roman" w:hAnsi="Times New Roman" w:cs="David"/>
              <w:sz w:val="24"/>
              <w:szCs w:val="24"/>
              <w:rtl/>
              <w:lang w:eastAsia="he-IL"/>
            </w:rPr>
          </w:rPrChange>
        </w:rPr>
      </w:pPr>
    </w:p>
    <w:p w14:paraId="56DA1981" w14:textId="77777777"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0" w:author="Kook Sec" w:date="2022-06-22T13:57:00Z">
            <w:r w:rsidR="00421516">
              <w:rPr>
                <w:rFonts w:ascii="Times New Roman" w:eastAsia="Times New Roman" w:hAnsi="Times New Roman" w:cs="David"/>
                <w:color w:val="008000"/>
                <w:sz w:val="24"/>
                <w:szCs w:val="24"/>
                <w:rtl/>
                <w:lang w:eastAsia="he-IL"/>
              </w:rPr>
              <w:t>פי טו סי מודלים לבניה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8115A09" w14:textId="77777777" w:rsidR="00BE2283" w:rsidRPr="001D0186"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61" w:author="Kook Sec" w:date="2022-06-22T14:06:00Z">
            <w:rPr>
              <w:rFonts w:ascii="Times New Roman" w:eastAsia="Times New Roman" w:hAnsi="Times New Roman" w:cs="David"/>
              <w:sz w:val="24"/>
              <w:szCs w:val="24"/>
              <w:rtl/>
              <w:lang w:eastAsia="he-IL"/>
            </w:rPr>
          </w:rPrChange>
        </w:rPr>
      </w:pPr>
    </w:p>
    <w:p w14:paraId="1CB7BB87"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FA1DC9E"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F998A8B"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064B49D"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71B4C5"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F3092DA"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7E9242"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3BDCF62"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3C9C189"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E1283EE" w14:textId="77777777" w:rsidR="00BE2283" w:rsidRPr="009130F0" w:rsidRDefault="00BE2283" w:rsidP="001D0186">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Change w:id="62" w:author="Kook Sec" w:date="2022-06-22T14:06:00Z">
          <w:pPr>
            <w:widowControl w:val="0"/>
            <w:spacing w:before="0" w:beforeAutospacing="0" w:after="0" w:afterAutospacing="0" w:line="240" w:lineRule="auto"/>
            <w:ind w:left="4435" w:hanging="71"/>
          </w:pPr>
        </w:pPrChange>
      </w:pPr>
      <w:del w:id="63" w:author="Kook Sec" w:date="2022-06-22T14:06:00Z">
        <w:r w:rsidRPr="009130F0" w:rsidDel="001D0186">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4" w:author="Kook Sec" w:date="2022-06-22T13:57:00Z">
            <w:r w:rsidR="00421516">
              <w:rPr>
                <w:rFonts w:ascii="Times New Roman" w:eastAsia="Times New Roman" w:hAnsi="Times New Roman" w:cs="David"/>
                <w:color w:val="008000"/>
                <w:sz w:val="24"/>
                <w:szCs w:val="24"/>
                <w:rtl/>
                <w:lang w:eastAsia="he-IL"/>
              </w:rPr>
              <w:t>פי טו סי מודלים לבניה בע"מ</w:t>
            </w:r>
          </w:ins>
        </w:sdtContent>
      </w:sdt>
    </w:p>
    <w:p w14:paraId="375C0F2A"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1BE7F98"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431D30B"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67A2B41"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7DA49C8"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C4D7073" w14:textId="77777777" w:rsidR="00BE2283" w:rsidRPr="00776496" w:rsidDel="001D0186" w:rsidRDefault="00BE2283" w:rsidP="00BE2283">
      <w:pPr>
        <w:widowControl w:val="0"/>
        <w:spacing w:before="120" w:beforeAutospacing="0" w:after="60" w:afterAutospacing="0" w:line="240" w:lineRule="auto"/>
        <w:jc w:val="center"/>
        <w:rPr>
          <w:del w:id="65" w:author="Kook Sec" w:date="2022-06-22T14:07:00Z"/>
          <w:rFonts w:ascii="Times New Roman" w:eastAsia="Times New Roman" w:hAnsi="Times New Roman" w:cs="David"/>
          <w:sz w:val="24"/>
          <w:szCs w:val="24"/>
          <w:rtl/>
          <w:lang w:eastAsia="he-IL"/>
        </w:rPr>
      </w:pPr>
    </w:p>
    <w:p w14:paraId="11DFA9BF" w14:textId="77777777" w:rsidR="00BE2283" w:rsidDel="001D0186" w:rsidRDefault="00BE2283" w:rsidP="00BE2283">
      <w:pPr>
        <w:widowControl w:val="0"/>
        <w:spacing w:before="0" w:beforeAutospacing="0" w:after="0" w:afterAutospacing="0" w:line="240" w:lineRule="auto"/>
        <w:jc w:val="center"/>
        <w:rPr>
          <w:del w:id="66" w:author="Kook Sec" w:date="2022-06-22T14:07:00Z"/>
          <w:rFonts w:ascii="Times New Roman" w:eastAsia="Times New Roman" w:hAnsi="Times New Roman" w:cs="David"/>
          <w:bCs/>
          <w:sz w:val="24"/>
          <w:szCs w:val="24"/>
          <w:u w:val="single"/>
          <w:rtl/>
          <w:lang w:eastAsia="he-IL"/>
        </w:rPr>
      </w:pPr>
    </w:p>
    <w:p w14:paraId="4C7FC02E" w14:textId="77777777" w:rsidR="00BE2283" w:rsidDel="001D0186" w:rsidRDefault="00BE2283" w:rsidP="00BE2283">
      <w:pPr>
        <w:widowControl w:val="0"/>
        <w:spacing w:before="0" w:beforeAutospacing="0" w:after="0" w:afterAutospacing="0" w:line="240" w:lineRule="auto"/>
        <w:jc w:val="center"/>
        <w:rPr>
          <w:del w:id="67" w:author="Kook Sec" w:date="2022-06-22T14:07:00Z"/>
          <w:rFonts w:ascii="Times New Roman" w:eastAsia="Times New Roman" w:hAnsi="Times New Roman" w:cs="David"/>
          <w:bCs/>
          <w:sz w:val="20"/>
          <w:szCs w:val="24"/>
          <w:u w:val="single"/>
          <w:rtl/>
          <w:lang w:eastAsia="he-IL"/>
        </w:rPr>
      </w:pPr>
    </w:p>
    <w:p w14:paraId="5BFC7C9A" w14:textId="77777777" w:rsidR="00BE2283" w:rsidDel="001D0186" w:rsidRDefault="00BE2283" w:rsidP="00BE2283">
      <w:pPr>
        <w:widowControl w:val="0"/>
        <w:spacing w:before="0" w:beforeAutospacing="0" w:after="0" w:afterAutospacing="0" w:line="240" w:lineRule="auto"/>
        <w:jc w:val="center"/>
        <w:rPr>
          <w:del w:id="68" w:author="Kook Sec" w:date="2022-06-22T14:07:00Z"/>
          <w:rFonts w:ascii="Times New Roman" w:eastAsia="Times New Roman" w:hAnsi="Times New Roman" w:cs="David"/>
          <w:bCs/>
          <w:sz w:val="20"/>
          <w:szCs w:val="24"/>
          <w:u w:val="single"/>
          <w:rtl/>
          <w:lang w:eastAsia="he-IL"/>
        </w:rPr>
      </w:pPr>
    </w:p>
    <w:p w14:paraId="0044FC43" w14:textId="77777777" w:rsidR="00BE2283" w:rsidDel="001D0186" w:rsidRDefault="00BE2283" w:rsidP="00BE2283">
      <w:pPr>
        <w:widowControl w:val="0"/>
        <w:spacing w:before="0" w:beforeAutospacing="0" w:after="0" w:afterAutospacing="0" w:line="240" w:lineRule="auto"/>
        <w:jc w:val="center"/>
        <w:rPr>
          <w:del w:id="69" w:author="Kook Sec" w:date="2022-06-22T14:07:00Z"/>
          <w:rFonts w:ascii="Times New Roman" w:eastAsia="Times New Roman" w:hAnsi="Times New Roman" w:cs="David"/>
          <w:bCs/>
          <w:sz w:val="20"/>
          <w:szCs w:val="24"/>
          <w:u w:val="single"/>
          <w:rtl/>
          <w:lang w:eastAsia="he-IL"/>
        </w:rPr>
      </w:pPr>
    </w:p>
    <w:p w14:paraId="718E416C" w14:textId="77777777" w:rsidR="00BE2283" w:rsidDel="001D0186" w:rsidRDefault="00BE2283" w:rsidP="00BE2283">
      <w:pPr>
        <w:widowControl w:val="0"/>
        <w:spacing w:before="0" w:beforeAutospacing="0" w:after="0" w:afterAutospacing="0" w:line="240" w:lineRule="auto"/>
        <w:jc w:val="center"/>
        <w:rPr>
          <w:del w:id="70" w:author="Kook Sec" w:date="2022-06-22T14:07:00Z"/>
          <w:rFonts w:ascii="Times New Roman" w:eastAsia="Times New Roman" w:hAnsi="Times New Roman" w:cs="David"/>
          <w:bCs/>
          <w:sz w:val="20"/>
          <w:szCs w:val="24"/>
          <w:u w:val="single"/>
          <w:rtl/>
          <w:lang w:eastAsia="he-IL"/>
        </w:rPr>
      </w:pPr>
    </w:p>
    <w:p w14:paraId="7970B715" w14:textId="77777777" w:rsidR="008872EF" w:rsidRPr="00232692" w:rsidRDefault="008872EF" w:rsidP="008872E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42C899A" w14:textId="77777777" w:rsidR="008872EF" w:rsidRPr="0009511C" w:rsidRDefault="008872EF" w:rsidP="008872EF">
      <w:pPr>
        <w:widowControl w:val="0"/>
        <w:spacing w:before="0" w:beforeAutospacing="0" w:after="0" w:afterAutospacing="0" w:line="240" w:lineRule="auto"/>
        <w:jc w:val="center"/>
        <w:rPr>
          <w:rFonts w:ascii="David" w:eastAsia="Times New Roman" w:hAnsi="David" w:cs="David"/>
          <w:sz w:val="24"/>
          <w:szCs w:val="24"/>
          <w:lang w:eastAsia="he-IL"/>
        </w:rPr>
      </w:pPr>
    </w:p>
    <w:p w14:paraId="6BA7C537" w14:textId="77777777" w:rsidR="008872EF" w:rsidRPr="002419E5" w:rsidRDefault="008872EF" w:rsidP="008872E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E45BAF4" w14:textId="77777777" w:rsidR="008872EF" w:rsidRPr="0009511C" w:rsidRDefault="008872EF" w:rsidP="008872E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421F2BC"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556A1D2B"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62EDD2A9"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58B787A4"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13DB8E26"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8E90D09"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FA60C2D"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02E087E"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108A40F"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38ACEEE"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F31677D"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55BF6F6" w14:textId="77777777" w:rsidR="008872EF" w:rsidRPr="002419E5" w:rsidRDefault="008872EF" w:rsidP="008872E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41DF8F6" w14:textId="77777777" w:rsidR="008872EF" w:rsidRDefault="008872EF" w:rsidP="008872E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0CE4B4AF" w14:textId="77777777" w:rsidR="008872EF" w:rsidRPr="00400B84" w:rsidRDefault="008872EF" w:rsidP="008872E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8872EF" w:rsidRPr="0009511C" w14:paraId="0DAEC7DC" w14:textId="77777777" w:rsidTr="00421516">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CF463B5"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6A1F132"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8872EF" w:rsidRPr="0009511C" w14:paraId="02F83032" w14:textId="77777777" w:rsidTr="00421516">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535FB59"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8872EF" w:rsidRPr="0009511C" w14:paraId="3D499DA6" w14:textId="77777777" w:rsidTr="00421516">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65D9DBF"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07968FA"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CBD1F51"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E67558B"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8872EF" w:rsidRPr="0009511C" w14:paraId="273D1F5C" w14:textId="77777777" w:rsidTr="00421516">
        <w:trPr>
          <w:trHeight w:val="551"/>
        </w:trPr>
        <w:tc>
          <w:tcPr>
            <w:tcW w:w="4068" w:type="dxa"/>
            <w:tcBorders>
              <w:top w:val="single" w:sz="4" w:space="0" w:color="auto"/>
              <w:left w:val="single" w:sz="4" w:space="0" w:color="auto"/>
              <w:bottom w:val="single" w:sz="4" w:space="0" w:color="auto"/>
              <w:right w:val="single" w:sz="4" w:space="0" w:color="auto"/>
            </w:tcBorders>
            <w:hideMark/>
          </w:tcPr>
          <w:p w14:paraId="4C31AF36"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91B9684"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26A0F03"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9CE9D63"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rtl/>
                <w:lang w:eastAsia="he-IL"/>
              </w:rPr>
            </w:pPr>
          </w:p>
          <w:p w14:paraId="6678BAC0"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40A14525"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5E67DC7"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rtl/>
                <w:lang w:eastAsia="he-IL"/>
              </w:rPr>
            </w:pPr>
          </w:p>
          <w:p w14:paraId="7673ECE4"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853F078"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rtl/>
                <w:lang w:eastAsia="he-IL"/>
              </w:rPr>
            </w:pPr>
          </w:p>
        </w:tc>
      </w:tr>
      <w:tr w:rsidR="008872EF" w:rsidRPr="0009511C" w14:paraId="277C2FC6" w14:textId="77777777" w:rsidTr="00421516">
        <w:trPr>
          <w:trHeight w:val="571"/>
        </w:trPr>
        <w:tc>
          <w:tcPr>
            <w:tcW w:w="4068" w:type="dxa"/>
            <w:tcBorders>
              <w:top w:val="single" w:sz="4" w:space="0" w:color="auto"/>
              <w:left w:val="single" w:sz="4" w:space="0" w:color="auto"/>
              <w:bottom w:val="single" w:sz="4" w:space="0" w:color="auto"/>
              <w:right w:val="single" w:sz="4" w:space="0" w:color="auto"/>
            </w:tcBorders>
            <w:hideMark/>
          </w:tcPr>
          <w:p w14:paraId="6EE8D83F"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5BCE231"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6A3E74FF"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1B5CEF" w14:textId="77777777" w:rsidR="008872EF" w:rsidRPr="0009511C" w:rsidRDefault="008872EF" w:rsidP="0042151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C93828" w14:textId="77777777" w:rsidR="008872EF" w:rsidRPr="0009511C" w:rsidRDefault="008872EF" w:rsidP="00421516">
            <w:pPr>
              <w:spacing w:before="0" w:beforeAutospacing="0" w:after="0" w:afterAutospacing="0" w:line="256" w:lineRule="auto"/>
              <w:rPr>
                <w:rFonts w:ascii="David" w:eastAsia="Calibri" w:hAnsi="David" w:cs="David"/>
                <w:b/>
                <w:sz w:val="24"/>
                <w:szCs w:val="24"/>
                <w:lang w:eastAsia="he-IL"/>
              </w:rPr>
            </w:pPr>
          </w:p>
        </w:tc>
      </w:tr>
      <w:tr w:rsidR="008872EF" w:rsidRPr="0009511C" w14:paraId="6AF5F049" w14:textId="77777777" w:rsidTr="00421516">
        <w:trPr>
          <w:trHeight w:val="391"/>
        </w:trPr>
        <w:tc>
          <w:tcPr>
            <w:tcW w:w="4068" w:type="dxa"/>
            <w:tcBorders>
              <w:top w:val="single" w:sz="4" w:space="0" w:color="auto"/>
              <w:left w:val="single" w:sz="4" w:space="0" w:color="auto"/>
              <w:bottom w:val="single" w:sz="4" w:space="0" w:color="auto"/>
              <w:right w:val="single" w:sz="4" w:space="0" w:color="auto"/>
            </w:tcBorders>
            <w:hideMark/>
          </w:tcPr>
          <w:p w14:paraId="62417F37"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5BA5B58"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94EE3D5" w14:textId="77777777" w:rsidR="008872EF" w:rsidRPr="0009511C" w:rsidRDefault="008872EF" w:rsidP="00421516">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874A4E" w14:textId="77777777" w:rsidR="008872EF" w:rsidRPr="0009511C" w:rsidRDefault="008872EF" w:rsidP="00421516">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3A69B3" w14:textId="77777777" w:rsidR="008872EF" w:rsidRPr="0009511C" w:rsidRDefault="008872EF" w:rsidP="00421516">
            <w:pPr>
              <w:spacing w:before="0" w:beforeAutospacing="0" w:after="0" w:afterAutospacing="0" w:line="256" w:lineRule="auto"/>
              <w:rPr>
                <w:rFonts w:ascii="David" w:eastAsia="Calibri" w:hAnsi="David" w:cs="David"/>
                <w:b/>
                <w:sz w:val="24"/>
                <w:szCs w:val="24"/>
                <w:lang w:eastAsia="he-IL"/>
              </w:rPr>
            </w:pPr>
          </w:p>
        </w:tc>
      </w:tr>
    </w:tbl>
    <w:p w14:paraId="78100ED0" w14:textId="77777777" w:rsidR="008872EF" w:rsidRPr="0009511C" w:rsidRDefault="008872EF" w:rsidP="008872E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8872EF" w:rsidRPr="0009511C" w14:paraId="15F0F756" w14:textId="77777777" w:rsidTr="00421516">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B1529CA"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8872EF" w:rsidRPr="0009511C" w14:paraId="3A363853" w14:textId="77777777" w:rsidTr="00421516">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84D669F"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C66CD6F"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p>
          <w:p w14:paraId="7EE3F5D6"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A5AFCC5"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F9FC5F1"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79871F"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4415833"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9E16F40"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875B21A"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63E9711"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8872EF" w:rsidRPr="0009511C" w14:paraId="78A8D6C7" w14:textId="77777777" w:rsidTr="00421516">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D1B9720" w14:textId="77777777" w:rsidR="008872EF" w:rsidRPr="0009511C" w:rsidRDefault="008872EF" w:rsidP="00421516">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68191B3" w14:textId="77777777" w:rsidR="008872EF" w:rsidRPr="0009511C" w:rsidRDefault="008872EF" w:rsidP="00421516">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3BF4929" w14:textId="77777777" w:rsidR="008872EF" w:rsidRPr="0009511C" w:rsidRDefault="008872EF" w:rsidP="00421516">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C666828" w14:textId="77777777" w:rsidR="008872EF" w:rsidRPr="0009511C" w:rsidRDefault="008872EF" w:rsidP="00421516">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FB6C48F" w14:textId="77777777" w:rsidR="008872EF" w:rsidRPr="0009511C" w:rsidRDefault="008872EF" w:rsidP="00421516">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19F8FDF"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15F2379"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9E09B0B" w14:textId="77777777" w:rsidR="008872EF" w:rsidRPr="0009511C" w:rsidRDefault="008872EF" w:rsidP="00421516">
            <w:pPr>
              <w:spacing w:before="0" w:beforeAutospacing="0" w:after="0" w:afterAutospacing="0" w:line="256" w:lineRule="auto"/>
              <w:rPr>
                <w:rFonts w:ascii="David" w:eastAsia="Calibri" w:hAnsi="David" w:cs="David"/>
                <w:sz w:val="24"/>
                <w:szCs w:val="24"/>
                <w:lang w:eastAsia="he-IL"/>
              </w:rPr>
            </w:pPr>
          </w:p>
        </w:tc>
      </w:tr>
      <w:tr w:rsidR="008872EF" w:rsidRPr="0009511C" w14:paraId="6B9CA97A" w14:textId="77777777" w:rsidTr="0042151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044772C"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D9C9598"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B23D46A"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898D9D3"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AE93C08"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0B0EA95"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E240A5A"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7AE0FAF" w14:textId="77777777" w:rsidR="008872EF" w:rsidRPr="0009511C" w:rsidRDefault="008872EF" w:rsidP="0042151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8872EF" w:rsidRPr="0009511C" w14:paraId="564FC67B" w14:textId="77777777" w:rsidTr="0042151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41EA5BA"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6C8CCE0"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0689466"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71203E3"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92C1EF8"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CACBB2D"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9959833"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AFC90E7" w14:textId="77777777" w:rsidR="008872EF" w:rsidRPr="0009511C" w:rsidRDefault="008872EF" w:rsidP="00421516">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8872EF" w:rsidRPr="0009511C" w14:paraId="5BCDC09A" w14:textId="77777777" w:rsidTr="0042151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D7E5159"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203960F" w14:textId="77777777" w:rsidR="008872EF" w:rsidRPr="0009511C" w:rsidRDefault="008872EF" w:rsidP="00421516">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EA05EF1" w14:textId="77777777" w:rsidR="008872EF" w:rsidRPr="0009511C" w:rsidRDefault="008872EF" w:rsidP="00421516">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96724CF" w14:textId="77777777" w:rsidR="008872EF" w:rsidRPr="0009511C" w:rsidRDefault="008872EF" w:rsidP="00421516">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4FC0134" w14:textId="77777777" w:rsidR="008872EF" w:rsidRPr="0009511C" w:rsidRDefault="008872EF" w:rsidP="00421516">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2C6DFDD" w14:textId="77777777" w:rsidR="008872EF" w:rsidRPr="0009511C" w:rsidRDefault="008872EF" w:rsidP="00421516">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286EF10" w14:textId="77777777" w:rsidR="008872EF" w:rsidRPr="0009511C" w:rsidRDefault="008872EF" w:rsidP="00421516">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D8E011E" w14:textId="77777777" w:rsidR="008872EF" w:rsidRPr="0009511C" w:rsidRDefault="008872EF" w:rsidP="00421516">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F62B294" w14:textId="77777777" w:rsidR="008872EF" w:rsidRPr="0009511C" w:rsidRDefault="008872EF" w:rsidP="008872E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5C2DDDD7" w14:textId="77777777" w:rsidTr="00421516">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869C16B"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8872EF" w:rsidRPr="0009511C" w14:paraId="4E32BA31" w14:textId="77777777" w:rsidTr="00421516">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6A4753E"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B1DCE82" w14:textId="77777777" w:rsidR="008872EF" w:rsidRPr="0009511C" w:rsidRDefault="008872EF" w:rsidP="008872E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2AE136CA" w14:textId="77777777" w:rsidTr="0042151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1880980"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8872EF" w:rsidRPr="0009511C" w14:paraId="14F20019" w14:textId="77777777" w:rsidTr="00421516">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CFF9B35" w14:textId="77777777" w:rsidR="008872EF" w:rsidRPr="0009511C" w:rsidRDefault="008872EF" w:rsidP="004215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2FA6945"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7BA539A7"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371F2" w:rsidRPr="0009511C" w14:paraId="35775753" w14:textId="77777777" w:rsidTr="0042151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CA1C7B6" w14:textId="77777777" w:rsidR="003371F2" w:rsidRPr="0009511C" w:rsidRDefault="003371F2" w:rsidP="00421516">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3371F2" w:rsidRPr="0009511C" w14:paraId="344908E2" w14:textId="77777777" w:rsidTr="00421516">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E5DEC8F" w14:textId="77777777" w:rsidR="003371F2" w:rsidRPr="0009511C" w:rsidRDefault="003371F2" w:rsidP="00421516">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0E6A542"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5B5EC90A" w14:textId="77777777" w:rsidR="008872EF" w:rsidRPr="0009511C" w:rsidRDefault="008872EF" w:rsidP="008872E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E536C68" w14:textId="77777777" w:rsidR="006D2AE3" w:rsidRPr="006D2AE3" w:rsidRDefault="006D2AE3" w:rsidP="006D2AE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172C193" w14:textId="77777777" w:rsidR="003371F2" w:rsidRDefault="003371F2"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A78FE8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3EC9E1A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1E3991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7375E39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AA2EC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77D1E81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AC21CC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D7483A" w14:textId="77777777"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proofErr w:type="spellStart"/>
      <w:r w:rsidR="001743FC">
        <w:rPr>
          <w:rFonts w:ascii="Times New Roman" w:eastAsia="Times New Roman" w:hAnsi="Times New Roman" w:cs="David" w:hint="cs"/>
          <w:sz w:val="24"/>
          <w:szCs w:val="24"/>
          <w:rtl/>
          <w:lang w:eastAsia="he-IL"/>
        </w:rPr>
        <w:t>וב</w:t>
      </w:r>
      <w:proofErr w:type="spellEnd"/>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הכולל את ת</w:t>
      </w:r>
      <w:r w:rsidRPr="006D2AE3">
        <w:rPr>
          <w:rFonts w:ascii="Times New Roman" w:eastAsia="Times New Roman" w:hAnsi="Times New Roman" w:cs="David"/>
          <w:sz w:val="24"/>
          <w:szCs w:val="24"/>
          <w:rtl/>
          <w:lang w:eastAsia="he-IL"/>
        </w:rPr>
        <w:t>כניות כל המתכננים והיועצים</w:t>
      </w:r>
      <w:r w:rsidRPr="006D2AE3">
        <w:rPr>
          <w:rFonts w:ascii="Times New Roman" w:eastAsia="Times New Roman" w:hAnsi="Times New Roman" w:cs="David" w:hint="cs"/>
          <w:sz w:val="24"/>
          <w:szCs w:val="24"/>
          <w:rtl/>
          <w:lang w:eastAsia="he-IL"/>
        </w:rPr>
        <w:t>.</w:t>
      </w:r>
    </w:p>
    <w:p w14:paraId="44FAA08D"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5DEE2600" w14:textId="77777777"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1434B39B"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44DB0079"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20AE0085"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E56AAA2"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DDCEB2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36435C"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6FC2F490"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252D37D8"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2C412F0"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717673D"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E07822"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D9C8D"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1B8BC9"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4CE918F" w14:textId="77777777" w:rsidR="00E2151E" w:rsidRPr="00B27B4C" w:rsidRDefault="00421516" w:rsidP="001D0186">
      <w:pPr>
        <w:widowControl w:val="0"/>
        <w:spacing w:before="0" w:beforeAutospacing="0" w:after="0" w:afterAutospacing="0" w:line="240" w:lineRule="auto"/>
        <w:ind w:right="84" w:firstLine="5"/>
        <w:rPr>
          <w:rFonts w:ascii="Times New Roman" w:eastAsia="Times New Roman" w:hAnsi="Times New Roman" w:cs="David"/>
          <w:sz w:val="24"/>
          <w:szCs w:val="24"/>
          <w:rtl/>
          <w:lang w:eastAsia="he-IL"/>
        </w:rPr>
        <w:pPrChange w:id="71" w:author="Kook Sec" w:date="2022-06-22T14:07:00Z">
          <w:pPr>
            <w:widowControl w:val="0"/>
            <w:spacing w:before="0" w:beforeAutospacing="0" w:after="0" w:afterAutospacing="0" w:line="240" w:lineRule="auto"/>
            <w:ind w:left="84" w:right="84" w:firstLine="5"/>
          </w:pPr>
        </w:pPrChange>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72" w:author="Kook Sec" w:date="2022-06-22T14:00:00Z">
            <w:r>
              <w:rPr>
                <w:rFonts w:ascii="Times New Roman" w:eastAsia="Times New Roman" w:hAnsi="Times New Roman" w:cs="David" w:hint="cs"/>
                <w:color w:val="008000"/>
                <w:sz w:val="24"/>
                <w:szCs w:val="24"/>
                <w:rtl/>
                <w:lang w:eastAsia="he-IL"/>
              </w:rPr>
              <w:t>פ.א פיתוח ובנייה בירושלים בע"מ</w:t>
            </w:r>
            <w:r>
              <w:rPr>
                <w:rFonts w:ascii="Times New Roman" w:eastAsia="Times New Roman" w:hAnsi="Times New Roman" w:cs="David" w:hint="cs"/>
                <w:color w:val="008000"/>
                <w:sz w:val="24"/>
                <w:szCs w:val="24"/>
                <w:rtl/>
                <w:lang w:eastAsia="he-IL"/>
              </w:rPr>
              <w:br/>
              <w:t>רח' יוני נתניהו 1 ג' אור יהודה ת.ד 715</w:t>
            </w:r>
            <w:r>
              <w:rPr>
                <w:rFonts w:ascii="Times New Roman" w:eastAsia="Times New Roman" w:hAnsi="Times New Roman" w:cs="David" w:hint="cs"/>
                <w:color w:val="008000"/>
                <w:sz w:val="24"/>
                <w:szCs w:val="24"/>
                <w:rtl/>
                <w:lang w:eastAsia="he-IL"/>
              </w:rPr>
              <w:br/>
              <w:t>513958009</w:t>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13B2F863"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EFB4D9"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F9BC3B"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B6DD47"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253CF52" w14:textId="77777777"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3" w:author="Kook Sec" w:date="2022-06-22T13:57:00Z">
            <w:r w:rsidR="00421516">
              <w:rPr>
                <w:rFonts w:ascii="Times New Roman" w:eastAsia="Times New Roman" w:hAnsi="Times New Roman" w:cs="David"/>
                <w:color w:val="008000"/>
                <w:sz w:val="24"/>
                <w:szCs w:val="24"/>
                <w:rtl/>
                <w:lang w:eastAsia="he-IL"/>
              </w:rPr>
              <w:t>פי טו סי מודלים לבניה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74" w:author="Kook Sec" w:date="2022-06-22T13:51:00Z">
            <w:r w:rsidR="00421516">
              <w:rPr>
                <w:rFonts w:ascii="Times New Roman" w:eastAsia="Times New Roman" w:hAnsi="Times New Roman" w:cs="David"/>
                <w:color w:val="008000"/>
                <w:sz w:val="24"/>
                <w:szCs w:val="24"/>
                <w:rtl/>
                <w:lang w:eastAsia="he-IL"/>
              </w:rPr>
              <w:t>רמת שרת שלב ב</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75" w:author="Kook Sec" w:date="2022-06-22T13:52:00Z">
            <w:r w:rsidR="00421516" w:rsidRPr="003059F5">
              <w:rPr>
                <w:rStyle w:val="a7"/>
                <w:rtl/>
              </w:rPr>
              <w:t>[תיאור עבודה]</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4457786"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8071763"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19044A"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C63DC2"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3C2221"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F6370F"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EAB29F2"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74E72E"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D5A761"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82FBA5"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8FCC6C1" w14:textId="77777777" w:rsidR="00E2151E" w:rsidRPr="00B27B4C" w:rsidRDefault="00421516"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6" w:author="Kook Sec" w:date="2022-06-22T13:57:00Z">
            <w:r>
              <w:rPr>
                <w:rFonts w:ascii="Times New Roman" w:eastAsia="Times New Roman" w:hAnsi="Times New Roman" w:cs="David"/>
                <w:color w:val="008000"/>
                <w:sz w:val="24"/>
                <w:szCs w:val="24"/>
                <w:rtl/>
                <w:lang w:eastAsia="he-IL"/>
              </w:rPr>
              <w:t>פי טו סי מודלים לבניה בע"מ</w:t>
            </w:r>
          </w:ins>
        </w:sdtContent>
      </w:sdt>
    </w:p>
    <w:p w14:paraId="64619D7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FE3101D"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4EDE442"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55A628A"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7830233"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7F855F6"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D06ACE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77" w:author="Kook Sec" w:date="2022-06-22T14:07:00Z">
            <w:r w:rsidR="001D0186">
              <w:rPr>
                <w:rFonts w:ascii="Times New Roman" w:eastAsia="Times New Roman" w:hAnsi="Times New Roman" w:cs="David" w:hint="cs"/>
                <w:color w:val="008000"/>
                <w:sz w:val="24"/>
                <w:szCs w:val="24"/>
                <w:rtl/>
                <w:lang w:eastAsia="he-IL"/>
              </w:rPr>
              <w:t>פ.א פיתוח ובנייה בירושלים בע"מ</w:t>
            </w:r>
            <w:r w:rsidR="001D0186">
              <w:rPr>
                <w:rFonts w:ascii="Times New Roman" w:eastAsia="Times New Roman" w:hAnsi="Times New Roman" w:cs="David" w:hint="cs"/>
                <w:color w:val="008000"/>
                <w:sz w:val="24"/>
                <w:szCs w:val="24"/>
                <w:rtl/>
                <w:lang w:eastAsia="he-IL"/>
              </w:rPr>
              <w:br/>
              <w:t>רח' יוני נתניהו 1 ג' אור יהודה ת.ד 715</w:t>
            </w:r>
            <w:r w:rsidR="001D0186">
              <w:rPr>
                <w:rFonts w:ascii="Times New Roman" w:eastAsia="Times New Roman" w:hAnsi="Times New Roman" w:cs="David" w:hint="cs"/>
                <w:color w:val="008000"/>
                <w:sz w:val="24"/>
                <w:szCs w:val="24"/>
                <w:rtl/>
                <w:lang w:eastAsia="he-IL"/>
              </w:rPr>
              <w:br/>
              <w:t>513958009</w:t>
            </w:r>
          </w:ins>
        </w:sdtContent>
      </w:sdt>
    </w:p>
    <w:p w14:paraId="5423574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D9392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2A737E7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C8671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8" w:author="Kook Sec" w:date="2022-06-22T13:51:00Z">
            <w:r w:rsidR="00421516">
              <w:rPr>
                <w:rFonts w:ascii="Times New Roman" w:eastAsia="Times New Roman" w:hAnsi="Times New Roman" w:cs="David" w:hint="cs"/>
                <w:color w:val="008000"/>
                <w:sz w:val="24"/>
                <w:szCs w:val="24"/>
                <w:rtl/>
                <w:lang w:eastAsia="he-IL"/>
              </w:rPr>
              <w:t>רמת שרת שלב ב</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5-30T00:00:00Z">
            <w:dateFormat w:val="dd/MM/yyyy"/>
            <w:lid w:val="he-IL"/>
            <w:storeMappedDataAs w:val="dateTime"/>
            <w:calendar w:val="gregorian"/>
          </w:date>
        </w:sdtPr>
        <w:sdtEndPr>
          <w:rPr>
            <w:rFonts w:hint="cs"/>
          </w:rPr>
        </w:sdtEndPr>
        <w:sdtContent>
          <w:ins w:id="79" w:author="Kook Sec" w:date="2022-06-22T13:52:00Z">
            <w:r w:rsidR="00421516">
              <w:rPr>
                <w:rFonts w:ascii="Times New Roman" w:eastAsia="Times New Roman" w:hAnsi="Times New Roman" w:cs="David" w:hint="cs"/>
                <w:color w:val="008000"/>
                <w:sz w:val="24"/>
                <w:szCs w:val="24"/>
                <w:rtl/>
                <w:lang w:eastAsia="he-IL"/>
              </w:rPr>
              <w:t>‏30/05/2022</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227A37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5B7CCD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3A83E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AE27A4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D78BA8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9969C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77B8D6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EC4BF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929ED6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85A9F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AD633E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691460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39891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04CF074"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2B15581"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0829F4A9"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C9B9B23"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89B59D8"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AD27BED" w14:textId="77777777" w:rsidR="00E2151E" w:rsidRPr="009130F0" w:rsidRDefault="00E2151E" w:rsidP="001D0186">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Change w:id="80" w:author="Kook Sec" w:date="2022-06-22T14:08:00Z">
          <w:pPr>
            <w:widowControl w:val="0"/>
            <w:spacing w:before="0" w:beforeAutospacing="0" w:after="0" w:afterAutospacing="0" w:line="240" w:lineRule="auto"/>
            <w:ind w:left="4435" w:hanging="71"/>
          </w:pPr>
        </w:pPrChange>
      </w:pPr>
      <w:r w:rsidRPr="009130F0">
        <w:rPr>
          <w:rFonts w:ascii="Times New Roman" w:eastAsia="Times New Roman" w:hAnsi="Times New Roman" w:cs="David" w:hint="cs"/>
          <w:color w:val="00B0F0"/>
          <w:sz w:val="24"/>
          <w:szCs w:val="24"/>
          <w:rtl/>
          <w:lang w:eastAsia="he-IL"/>
        </w:rPr>
        <w:t xml:space="preserve">  </w:t>
      </w:r>
      <w:del w:id="81" w:author="Kook Sec" w:date="2022-06-22T14:07:00Z">
        <w:r w:rsidRPr="009130F0" w:rsidDel="001D0186">
          <w:rPr>
            <w:rFonts w:ascii="Times New Roman" w:eastAsia="Times New Roman" w:hAnsi="Times New Roman" w:cs="David" w:hint="cs"/>
            <w:color w:val="00B0F0"/>
            <w:sz w:val="24"/>
            <w:szCs w:val="24"/>
            <w:rtl/>
            <w:lang w:eastAsia="he-IL"/>
          </w:rPr>
          <w:delText xml:space="preserve">    </w:delText>
        </w:r>
      </w:del>
      <w:del w:id="82" w:author="Kook Sec" w:date="2022-06-22T14:08:00Z">
        <w:r w:rsidRPr="009130F0" w:rsidDel="001D0186">
          <w:rPr>
            <w:rFonts w:ascii="Times New Roman" w:eastAsia="Times New Roman" w:hAnsi="Times New Roman" w:cs="David" w:hint="cs"/>
            <w:color w:val="00B0F0"/>
            <w:sz w:val="24"/>
            <w:szCs w:val="24"/>
            <w:rtl/>
            <w:lang w:eastAsia="he-IL"/>
          </w:rPr>
          <w:delText xml:space="preserve">          </w:delText>
        </w:r>
      </w:del>
      <w:bookmarkStart w:id="83" w:name="_GoBack"/>
      <w:bookmarkEnd w:id="83"/>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4" w:author="Kook Sec" w:date="2022-06-22T13:57:00Z">
            <w:r w:rsidR="00421516">
              <w:rPr>
                <w:rFonts w:ascii="Times New Roman" w:eastAsia="Times New Roman" w:hAnsi="Times New Roman" w:cs="David"/>
                <w:color w:val="008000"/>
                <w:sz w:val="24"/>
                <w:szCs w:val="24"/>
                <w:rtl/>
                <w:lang w:eastAsia="he-IL"/>
              </w:rPr>
              <w:t>פי טו סי מודלים לבניה בע"מ</w:t>
            </w:r>
          </w:ins>
        </w:sdtContent>
      </w:sdt>
    </w:p>
    <w:p w14:paraId="07E8FF61"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099DC4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A4071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4B1479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01428E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072C0FF"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62D99E"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4435A37"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6E8C552"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AE6D6B9"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4C83B51"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2098708A"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13221702"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DD95609" w14:textId="77777777" w:rsidR="00E2151E" w:rsidRPr="0047052D" w:rsidRDefault="00E2151E" w:rsidP="00E2151E">
      <w:pPr>
        <w:widowControl w:val="0"/>
        <w:spacing w:before="0" w:beforeAutospacing="0" w:after="0" w:afterAutospacing="0" w:line="240" w:lineRule="auto"/>
        <w:jc w:val="both"/>
      </w:pPr>
    </w:p>
    <w:p w14:paraId="35C6547D" w14:textId="77777777" w:rsidR="001A69D5" w:rsidRPr="006D2AE3" w:rsidRDefault="001A69D5" w:rsidP="00E2151E">
      <w:pPr>
        <w:widowControl w:val="0"/>
        <w:spacing w:before="0" w:beforeAutospacing="0" w:after="0" w:afterAutospacing="0" w:line="240" w:lineRule="auto"/>
        <w:jc w:val="center"/>
        <w:outlineLvl w:val="7"/>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804132" w14:textId="77777777" w:rsidR="00421516" w:rsidRDefault="00421516" w:rsidP="00AF234B">
      <w:pPr>
        <w:spacing w:before="0" w:after="0" w:line="240" w:lineRule="auto"/>
      </w:pPr>
      <w:r>
        <w:separator/>
      </w:r>
    </w:p>
  </w:endnote>
  <w:endnote w:type="continuationSeparator" w:id="0">
    <w:p w14:paraId="11A67CB7" w14:textId="77777777" w:rsidR="00421516" w:rsidRDefault="00421516" w:rsidP="00AF234B">
      <w:pPr>
        <w:spacing w:before="0" w:after="0" w:line="240" w:lineRule="auto"/>
      </w:pPr>
      <w:r>
        <w:continuationSeparator/>
      </w:r>
    </w:p>
  </w:endnote>
  <w:endnote w:type="continuationNotice" w:id="1">
    <w:p w14:paraId="394B6907" w14:textId="77777777" w:rsidR="00421516" w:rsidRDefault="0042151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5"/>
      <w:gridCol w:w="2810"/>
      <w:gridCol w:w="233"/>
      <w:gridCol w:w="1044"/>
      <w:gridCol w:w="1764"/>
    </w:tblGrid>
    <w:tr w:rsidR="00421516" w:rsidRPr="00F9528C" w14:paraId="511874D3" w14:textId="77777777" w:rsidTr="00E53410">
      <w:tc>
        <w:tcPr>
          <w:tcW w:w="753" w:type="dxa"/>
        </w:tcPr>
        <w:p w14:paraId="572D83A5"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082047C8" w14:textId="77777777" w:rsidR="00421516" w:rsidRPr="00F9528C" w:rsidRDefault="00421516" w:rsidP="00E53410">
              <w:pPr>
                <w:tabs>
                  <w:tab w:val="center" w:pos="4153"/>
                  <w:tab w:val="right" w:pos="8306"/>
                </w:tabs>
                <w:spacing w:before="0" w:after="0" w:line="240" w:lineRule="auto"/>
                <w:rPr>
                  <w:rFonts w:ascii="David" w:hAnsi="David"/>
                  <w:color w:val="00B0F0"/>
                  <w:sz w:val="20"/>
                  <w:szCs w:val="20"/>
                  <w:rtl/>
                </w:rPr>
              </w:pPr>
              <w:ins w:id="85" w:author="Kook Sec" w:date="2022-06-22T13:51:00Z">
                <w:r>
                  <w:rPr>
                    <w:rFonts w:ascii="David" w:hAnsi="David"/>
                    <w:color w:val="00B0F0"/>
                    <w:sz w:val="20"/>
                    <w:szCs w:val="20"/>
                    <w:rtl/>
                  </w:rPr>
                  <w:t>פ.א פיתוח ובנייה בירושלים בע"מ</w:t>
                </w:r>
              </w:ins>
            </w:p>
          </w:tc>
        </w:sdtContent>
      </w:sdt>
      <w:tc>
        <w:tcPr>
          <w:tcW w:w="2232" w:type="dxa"/>
        </w:tcPr>
        <w:p w14:paraId="596E7A47"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מנהל מודל</w:t>
              </w:r>
            </w:sdtContent>
          </w:sdt>
        </w:p>
      </w:tc>
      <w:tc>
        <w:tcPr>
          <w:tcW w:w="236" w:type="dxa"/>
        </w:tcPr>
        <w:p w14:paraId="7E55DF97" w14:textId="77777777" w:rsidR="00421516" w:rsidRPr="00F9528C" w:rsidRDefault="00421516" w:rsidP="00E53410">
          <w:pPr>
            <w:tabs>
              <w:tab w:val="center" w:pos="4153"/>
              <w:tab w:val="right" w:pos="8306"/>
            </w:tabs>
            <w:spacing w:before="0" w:after="0" w:line="240" w:lineRule="auto"/>
            <w:rPr>
              <w:rFonts w:ascii="David" w:hAnsi="David"/>
              <w:sz w:val="16"/>
              <w:szCs w:val="16"/>
              <w:rtl/>
            </w:rPr>
          </w:pPr>
        </w:p>
      </w:tc>
      <w:tc>
        <w:tcPr>
          <w:tcW w:w="1129" w:type="dxa"/>
        </w:tcPr>
        <w:p w14:paraId="3F6F8FFA"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5F347DB"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r>
                <w:rPr>
                  <w:rFonts w:ascii="David" w:hAnsi="David" w:hint="cs"/>
                  <w:sz w:val="20"/>
                  <w:szCs w:val="20"/>
                </w:rPr>
                <w:t>CONT-5-713</w:t>
              </w:r>
            </w:p>
          </w:tc>
        </w:sdtContent>
      </w:sdt>
    </w:tr>
    <w:tr w:rsidR="00421516" w:rsidRPr="00F9528C" w14:paraId="576E1F49" w14:textId="77777777" w:rsidTr="00E53410">
      <w:tc>
        <w:tcPr>
          <w:tcW w:w="753" w:type="dxa"/>
        </w:tcPr>
        <w:p w14:paraId="32469B72"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59C62141" w14:textId="77777777" w:rsidR="00421516" w:rsidRPr="00F9528C" w:rsidRDefault="00421516" w:rsidP="00E53410">
              <w:pPr>
                <w:tabs>
                  <w:tab w:val="center" w:pos="4153"/>
                  <w:tab w:val="right" w:pos="8306"/>
                </w:tabs>
                <w:spacing w:before="0" w:after="0" w:line="240" w:lineRule="auto"/>
                <w:rPr>
                  <w:rFonts w:ascii="David" w:hAnsi="David"/>
                  <w:color w:val="00B0F0"/>
                  <w:sz w:val="20"/>
                  <w:szCs w:val="20"/>
                  <w:rtl/>
                </w:rPr>
              </w:pPr>
              <w:ins w:id="86" w:author="Kook Sec" w:date="2022-06-22T13:57:00Z">
                <w:r>
                  <w:rPr>
                    <w:rFonts w:ascii="David" w:hAnsi="David"/>
                    <w:color w:val="00B0F0"/>
                    <w:sz w:val="20"/>
                    <w:szCs w:val="20"/>
                    <w:rtl/>
                  </w:rPr>
                  <w:t>פי טו סי מודלים לבניה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21516" w:rsidRPr="00F9528C" w14:paraId="56E4FC66" w14:textId="77777777" w:rsidTr="00E53410">
            <w:trPr>
              <w:trHeight w:val="201"/>
            </w:trPr>
            <w:tc>
              <w:tcPr>
                <w:tcW w:w="926" w:type="dxa"/>
              </w:tcPr>
              <w:p w14:paraId="20F6A756"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17E5739" w14:textId="77777777" w:rsidR="00421516" w:rsidRPr="00F9528C" w:rsidRDefault="00421516" w:rsidP="00E5341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9B3B4F7"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p>
      </w:tc>
      <w:tc>
        <w:tcPr>
          <w:tcW w:w="236" w:type="dxa"/>
        </w:tcPr>
        <w:p w14:paraId="6E322E63"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p>
      </w:tc>
      <w:tc>
        <w:tcPr>
          <w:tcW w:w="1129" w:type="dxa"/>
        </w:tcPr>
        <w:p w14:paraId="162A70D2"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536EEA5" w14:textId="77777777" w:rsidR="00421516" w:rsidRPr="00F9528C" w:rsidRDefault="00421516" w:rsidP="00E534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421516" w:rsidRPr="00F9528C" w14:paraId="072A885A" w14:textId="77777777" w:rsidTr="00E53410">
      <w:trPr>
        <w:trHeight w:val="80"/>
      </w:trPr>
      <w:tc>
        <w:tcPr>
          <w:tcW w:w="753" w:type="dxa"/>
        </w:tcPr>
        <w:p w14:paraId="36B30A5D"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p>
      </w:tc>
      <w:tc>
        <w:tcPr>
          <w:tcW w:w="1883" w:type="dxa"/>
        </w:tcPr>
        <w:p w14:paraId="0DA15945" w14:textId="77777777" w:rsidR="00421516" w:rsidRPr="00F9528C" w:rsidRDefault="00421516" w:rsidP="00E53410">
          <w:pPr>
            <w:tabs>
              <w:tab w:val="center" w:pos="4153"/>
              <w:tab w:val="right" w:pos="8306"/>
            </w:tabs>
            <w:spacing w:before="0" w:after="0" w:line="240" w:lineRule="auto"/>
            <w:rPr>
              <w:rFonts w:ascii="David" w:hAnsi="David"/>
              <w:color w:val="00B0F0"/>
              <w:sz w:val="20"/>
              <w:szCs w:val="20"/>
              <w:rtl/>
            </w:rPr>
          </w:pPr>
        </w:p>
      </w:tc>
      <w:tc>
        <w:tcPr>
          <w:tcW w:w="2232" w:type="dxa"/>
        </w:tcPr>
        <w:p w14:paraId="01EA6A7C"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p>
      </w:tc>
      <w:tc>
        <w:tcPr>
          <w:tcW w:w="236" w:type="dxa"/>
        </w:tcPr>
        <w:p w14:paraId="1903D64A"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p>
      </w:tc>
      <w:tc>
        <w:tcPr>
          <w:tcW w:w="1129" w:type="dxa"/>
        </w:tcPr>
        <w:p w14:paraId="4340940D"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p>
      </w:tc>
      <w:tc>
        <w:tcPr>
          <w:tcW w:w="2073" w:type="dxa"/>
        </w:tcPr>
        <w:p w14:paraId="1F7C85ED" w14:textId="77777777" w:rsidR="00421516" w:rsidRPr="00F9528C" w:rsidRDefault="00421516" w:rsidP="00E53410">
          <w:pPr>
            <w:tabs>
              <w:tab w:val="center" w:pos="4153"/>
              <w:tab w:val="right" w:pos="8306"/>
            </w:tabs>
            <w:spacing w:before="0" w:after="0" w:line="240" w:lineRule="auto"/>
            <w:rPr>
              <w:rFonts w:ascii="David" w:hAnsi="David"/>
              <w:sz w:val="20"/>
              <w:szCs w:val="20"/>
              <w:rtl/>
            </w:rPr>
          </w:pPr>
        </w:p>
      </w:tc>
    </w:tr>
  </w:tbl>
  <w:p w14:paraId="05BDA177" w14:textId="77777777" w:rsidR="00421516" w:rsidRPr="00C3505D" w:rsidRDefault="00421516"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970E56" w14:textId="77777777" w:rsidR="00421516" w:rsidRDefault="00421516" w:rsidP="00AF234B">
      <w:pPr>
        <w:spacing w:before="0" w:after="0" w:line="240" w:lineRule="auto"/>
      </w:pPr>
      <w:r>
        <w:separator/>
      </w:r>
    </w:p>
  </w:footnote>
  <w:footnote w:type="continuationSeparator" w:id="0">
    <w:p w14:paraId="74F19817" w14:textId="77777777" w:rsidR="00421516" w:rsidRDefault="00421516" w:rsidP="00AF234B">
      <w:pPr>
        <w:spacing w:before="0" w:after="0" w:line="240" w:lineRule="auto"/>
      </w:pPr>
      <w:r>
        <w:continuationSeparator/>
      </w:r>
    </w:p>
  </w:footnote>
  <w:footnote w:type="continuationNotice" w:id="1">
    <w:p w14:paraId="76FE8C8E" w14:textId="77777777" w:rsidR="00421516" w:rsidRDefault="0042151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Content>
      <w:p w14:paraId="7C51BF70" w14:textId="77777777" w:rsidR="00421516" w:rsidRDefault="00421516" w:rsidP="00CF334C">
        <w:pPr>
          <w:pStyle w:val="a3"/>
          <w:jc w:val="center"/>
        </w:pPr>
        <w:r>
          <w:fldChar w:fldCharType="begin"/>
        </w:r>
        <w:r>
          <w:instrText xml:space="preserve"> PAGE   \* MERGEFORMAT </w:instrText>
        </w:r>
        <w:r>
          <w:fldChar w:fldCharType="separate"/>
        </w:r>
        <w:r w:rsidR="001D0186">
          <w:rPr>
            <w:noProof/>
            <w:rtl/>
          </w:rPr>
          <w:t>33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4435"/>
    <w:rsid w:val="000A39FE"/>
    <w:rsid w:val="001328C5"/>
    <w:rsid w:val="00134C85"/>
    <w:rsid w:val="00144C6E"/>
    <w:rsid w:val="001743FC"/>
    <w:rsid w:val="00174B59"/>
    <w:rsid w:val="00195F27"/>
    <w:rsid w:val="001A0C3C"/>
    <w:rsid w:val="001A69D5"/>
    <w:rsid w:val="001D0186"/>
    <w:rsid w:val="001D14C2"/>
    <w:rsid w:val="001D4EC2"/>
    <w:rsid w:val="001D526A"/>
    <w:rsid w:val="00201A12"/>
    <w:rsid w:val="00214ACF"/>
    <w:rsid w:val="00227818"/>
    <w:rsid w:val="002436F3"/>
    <w:rsid w:val="00263813"/>
    <w:rsid w:val="00264D14"/>
    <w:rsid w:val="00272745"/>
    <w:rsid w:val="00282052"/>
    <w:rsid w:val="002B2234"/>
    <w:rsid w:val="002B66AF"/>
    <w:rsid w:val="003371F2"/>
    <w:rsid w:val="003F3C6F"/>
    <w:rsid w:val="004143FC"/>
    <w:rsid w:val="00415999"/>
    <w:rsid w:val="00421516"/>
    <w:rsid w:val="00447566"/>
    <w:rsid w:val="0045181B"/>
    <w:rsid w:val="004E28D0"/>
    <w:rsid w:val="00552E11"/>
    <w:rsid w:val="00572B5D"/>
    <w:rsid w:val="005B6AFF"/>
    <w:rsid w:val="005D185C"/>
    <w:rsid w:val="005D6E29"/>
    <w:rsid w:val="005F1A06"/>
    <w:rsid w:val="00650D2D"/>
    <w:rsid w:val="00666119"/>
    <w:rsid w:val="006D2AE3"/>
    <w:rsid w:val="00707BE1"/>
    <w:rsid w:val="0072103C"/>
    <w:rsid w:val="007700CC"/>
    <w:rsid w:val="007902DF"/>
    <w:rsid w:val="007E2B0D"/>
    <w:rsid w:val="0086233E"/>
    <w:rsid w:val="00877030"/>
    <w:rsid w:val="008872EF"/>
    <w:rsid w:val="008C64C6"/>
    <w:rsid w:val="00934362"/>
    <w:rsid w:val="00942177"/>
    <w:rsid w:val="009441B2"/>
    <w:rsid w:val="009A7DD6"/>
    <w:rsid w:val="009D2BDD"/>
    <w:rsid w:val="009F6985"/>
    <w:rsid w:val="00A12E4C"/>
    <w:rsid w:val="00A42271"/>
    <w:rsid w:val="00AF234B"/>
    <w:rsid w:val="00AF2508"/>
    <w:rsid w:val="00B404AC"/>
    <w:rsid w:val="00BD18FB"/>
    <w:rsid w:val="00BD72C4"/>
    <w:rsid w:val="00BE17B4"/>
    <w:rsid w:val="00BE2283"/>
    <w:rsid w:val="00BF0AA7"/>
    <w:rsid w:val="00C3505D"/>
    <w:rsid w:val="00C3509C"/>
    <w:rsid w:val="00C53582"/>
    <w:rsid w:val="00C81171"/>
    <w:rsid w:val="00C903A8"/>
    <w:rsid w:val="00CC012C"/>
    <w:rsid w:val="00CD2C71"/>
    <w:rsid w:val="00CD755B"/>
    <w:rsid w:val="00CF334C"/>
    <w:rsid w:val="00D065DD"/>
    <w:rsid w:val="00D2422A"/>
    <w:rsid w:val="00DA086E"/>
    <w:rsid w:val="00DD25CB"/>
    <w:rsid w:val="00DE41CE"/>
    <w:rsid w:val="00E2151E"/>
    <w:rsid w:val="00E53410"/>
    <w:rsid w:val="00E679C7"/>
    <w:rsid w:val="00E870A8"/>
    <w:rsid w:val="00EC37B6"/>
    <w:rsid w:val="00EF74E4"/>
    <w:rsid w:val="00F07DE3"/>
    <w:rsid w:val="00FC0AC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F906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6D2AE3"/>
  </w:style>
  <w:style w:type="table" w:customStyle="1" w:styleId="13">
    <w:name w:val="רשת טבלה1"/>
    <w:basedOn w:val="a1"/>
    <w:next w:val="a8"/>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45181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a3"/>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a3"/>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a3"/>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a3"/>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a3"/>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a3"/>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a3"/>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a3"/>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a3"/>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a3"/>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a3"/>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a3"/>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a3"/>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a3"/>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a3"/>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a3"/>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a3"/>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a3"/>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a3"/>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a3"/>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a3"/>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a3"/>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a3"/>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a3"/>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a3"/>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a3"/>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a3"/>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a3"/>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a3"/>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a3"/>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a3"/>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a3"/>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a3"/>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a3"/>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a3"/>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a3"/>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a3"/>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a3"/>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a3"/>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a3"/>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a3"/>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a3"/>
              <w:rtl/>
            </w:rPr>
            <w:t>[שם ספק]</w:t>
          </w:r>
        </w:p>
      </w:docPartBody>
    </w:docPart>
    <w:docPart>
      <w:docPartPr>
        <w:name w:val="D14E564B874A46D2BE1A3C49497F860D"/>
        <w:category>
          <w:name w:val="כללי"/>
          <w:gallery w:val="placeholder"/>
        </w:category>
        <w:types>
          <w:type w:val="bbPlcHdr"/>
        </w:types>
        <w:behaviors>
          <w:behavior w:val="content"/>
        </w:behaviors>
        <w:guid w:val="{8F249EA7-DE8C-4570-86F7-25CEFA017A48}"/>
      </w:docPartPr>
      <w:docPartBody>
        <w:p w:rsidR="00072125" w:rsidRDefault="00072125" w:rsidP="00072125">
          <w:pPr>
            <w:pStyle w:val="D14E564B874A46D2BE1A3C49497F860D"/>
          </w:pPr>
          <w:r w:rsidRPr="00F11BAF">
            <w:rPr>
              <w:rStyle w:val="a3"/>
              <w:rtl/>
            </w:rPr>
            <w:t>[שם הפרויקט]</w:t>
          </w:r>
        </w:p>
      </w:docPartBody>
    </w:docPart>
    <w:docPart>
      <w:docPartPr>
        <w:name w:val="D0CF249FD514488AA0B77F0BD7B046C9"/>
        <w:category>
          <w:name w:val="כללי"/>
          <w:gallery w:val="placeholder"/>
        </w:category>
        <w:types>
          <w:type w:val="bbPlcHdr"/>
        </w:types>
        <w:behaviors>
          <w:behavior w:val="content"/>
        </w:behaviors>
        <w:guid w:val="{20A5D08D-9B35-40B3-B9E7-2B6A830FB995}"/>
      </w:docPartPr>
      <w:docPartBody>
        <w:p w:rsidR="00072125" w:rsidRDefault="00072125" w:rsidP="00072125">
          <w:pPr>
            <w:pStyle w:val="D0CF249FD514488AA0B77F0BD7B046C9"/>
          </w:pPr>
          <w:r w:rsidRPr="00F11BAF">
            <w:rPr>
              <w:rStyle w:val="a3"/>
              <w:rtl/>
            </w:rPr>
            <w:t>[שם אתר]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3D3E"/>
    <w:rsid w:val="00015D7F"/>
    <w:rsid w:val="00072125"/>
    <w:rsid w:val="000C104F"/>
    <w:rsid w:val="00172407"/>
    <w:rsid w:val="002259C4"/>
    <w:rsid w:val="0032380B"/>
    <w:rsid w:val="003D3172"/>
    <w:rsid w:val="003F305A"/>
    <w:rsid w:val="00485563"/>
    <w:rsid w:val="006865A5"/>
    <w:rsid w:val="008276FA"/>
    <w:rsid w:val="00874A5F"/>
    <w:rsid w:val="00C72368"/>
    <w:rsid w:val="00E9649C"/>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7212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0C9629E057054DBEA02DEF51A3B97CF7">
    <w:name w:val="0C9629E057054DBEA02DEF51A3B97CF7"/>
    <w:rsid w:val="00485563"/>
    <w:pPr>
      <w:bidi/>
    </w:pPr>
  </w:style>
  <w:style w:type="paragraph" w:customStyle="1" w:styleId="52FDC6823BAD438B9EF47321FBF00AB3">
    <w:name w:val="52FDC6823BAD438B9EF47321FBF00AB3"/>
    <w:rsid w:val="00485563"/>
    <w:pPr>
      <w:bidi/>
    </w:pPr>
  </w:style>
  <w:style w:type="paragraph" w:customStyle="1" w:styleId="B8D26C0E74104F1E9164016A14AF4D6A">
    <w:name w:val="B8D26C0E74104F1E9164016A14AF4D6A"/>
    <w:rsid w:val="00485563"/>
    <w:pPr>
      <w:bidi/>
    </w:pPr>
  </w:style>
  <w:style w:type="paragraph" w:customStyle="1" w:styleId="5C6E87EDD8DB4550B253B741DB51DC6B">
    <w:name w:val="5C6E87EDD8DB4550B253B741DB51DC6B"/>
    <w:rsid w:val="00485563"/>
    <w:pPr>
      <w:bidi/>
    </w:pPr>
  </w:style>
  <w:style w:type="paragraph" w:customStyle="1" w:styleId="8DFC1190A0094774897A6C74CB9E6B8A">
    <w:name w:val="8DFC1190A0094774897A6C74CB9E6B8A"/>
    <w:rsid w:val="00485563"/>
    <w:pPr>
      <w:bidi/>
    </w:pPr>
  </w:style>
  <w:style w:type="paragraph" w:customStyle="1" w:styleId="EB3B5AA04E1043B1A276D8DDEDEEF7F4">
    <w:name w:val="EB3B5AA04E1043B1A276D8DDEDEEF7F4"/>
    <w:rsid w:val="00485563"/>
    <w:pPr>
      <w:bidi/>
    </w:pPr>
  </w:style>
  <w:style w:type="paragraph" w:customStyle="1" w:styleId="37862B9758634431BE968AF785EAAB14">
    <w:name w:val="37862B9758634431BE968AF785EAAB14"/>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403C68643E174603A2AD4B8A66809ECA">
    <w:name w:val="403C68643E174603A2AD4B8A66809ECA"/>
    <w:rsid w:val="00485563"/>
    <w:pPr>
      <w:bidi/>
    </w:pPr>
  </w:style>
  <w:style w:type="paragraph" w:customStyle="1" w:styleId="1BEE9A4B8BAD4F71AEB2A5008ABB0297">
    <w:name w:val="1BEE9A4B8BAD4F71AEB2A5008ABB0297"/>
    <w:rsid w:val="00485563"/>
    <w:pPr>
      <w:bidi/>
    </w:pPr>
  </w:style>
  <w:style w:type="paragraph" w:customStyle="1" w:styleId="F2B2BC4397754F449F6519238452F798">
    <w:name w:val="F2B2BC4397754F449F6519238452F798"/>
    <w:rsid w:val="00485563"/>
    <w:pPr>
      <w:bidi/>
    </w:pPr>
  </w:style>
  <w:style w:type="paragraph" w:customStyle="1" w:styleId="CC7ACBC12E844A93B7104986C90266F4">
    <w:name w:val="CC7ACBC12E844A93B7104986C90266F4"/>
    <w:rsid w:val="00485563"/>
    <w:pPr>
      <w:bidi/>
    </w:pPr>
  </w:style>
  <w:style w:type="paragraph" w:customStyle="1" w:styleId="FE9AEE14C8244491AD89DD48ADDE584C">
    <w:name w:val="FE9AEE14C8244491AD89DD48ADDE584C"/>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6CB896792E0C440BB27FA90CE85A580C">
    <w:name w:val="6CB896792E0C440BB27FA90CE85A580C"/>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E999BF7B10A046CE894F995AACE1DA9A">
    <w:name w:val="E999BF7B10A046CE894F995AACE1DA9A"/>
    <w:rsid w:val="00485563"/>
    <w:pPr>
      <w:bidi/>
    </w:pPr>
  </w:style>
  <w:style w:type="paragraph" w:customStyle="1" w:styleId="9B9678DC7A6C4D779440614379246A80">
    <w:name w:val="9B9678DC7A6C4D779440614379246A80"/>
    <w:rsid w:val="00C72368"/>
    <w:pPr>
      <w:bidi/>
    </w:pPr>
  </w:style>
  <w:style w:type="paragraph" w:customStyle="1" w:styleId="B38C6C921943429482F329B396141749">
    <w:name w:val="B38C6C921943429482F329B396141749"/>
    <w:rsid w:val="00C72368"/>
    <w:pPr>
      <w:bidi/>
    </w:pPr>
  </w:style>
  <w:style w:type="paragraph" w:customStyle="1" w:styleId="0031101C85C7419A95DDB222F11DFAD7">
    <w:name w:val="0031101C85C7419A95DDB222F11DFAD7"/>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 w:type="paragraph" w:customStyle="1" w:styleId="D14E564B874A46D2BE1A3C49497F860D">
    <w:name w:val="D14E564B874A46D2BE1A3C49497F860D"/>
    <w:rsid w:val="00072125"/>
    <w:pPr>
      <w:bidi/>
    </w:pPr>
  </w:style>
  <w:style w:type="paragraph" w:customStyle="1" w:styleId="D0CF249FD514488AA0B77F0BD7B046C9">
    <w:name w:val="D0CF249FD514488AA0B77F0BD7B046C9"/>
    <w:rsid w:val="0007212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2AC52B-02C6-4E08-B5B3-813FE1825506}"/>
</file>

<file path=customXml/itemProps2.xml><?xml version="1.0" encoding="utf-8"?>
<ds:datastoreItem xmlns:ds="http://schemas.openxmlformats.org/officeDocument/2006/customXml" ds:itemID="{9711456A-A464-4062-9778-F1A56F8985C2}"/>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12D19F43-9FF3-4B3D-B2F3-52821C0AED8D}"/>
</file>

<file path=docProps/app.xml><?xml version="1.0" encoding="utf-8"?>
<Properties xmlns="http://schemas.openxmlformats.org/officeDocument/2006/extended-properties" xmlns:vt="http://schemas.openxmlformats.org/officeDocument/2006/docPropsVTypes">
  <Template>Normal</Template>
  <TotalTime>17</TotalTime>
  <Pages>33</Pages>
  <Words>10272</Words>
  <Characters>51364</Characters>
  <Application>Microsoft Office Word</Application>
  <DocSecurity>0</DocSecurity>
  <Lines>428</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2022-06-22T10:50:00Z</dcterms:created>
  <dcterms:modified xsi:type="dcterms:W3CDTF">2022-06-22T11:08:00Z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523ff315-3e06-4d0b-b923-6d0312b7fce5</vt:lpwstr>
  </property>
</Properties>
</file>