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97C843"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EAB6B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871490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6624202F" wp14:editId="12F3872A">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D0A64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2C845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16C0C"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3ACDD2"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F6B360"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4C4BA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43FF477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64AAF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FD2A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41DD8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BB9F1"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7913D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F9F46B"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228F41"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E770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D89D74E" w14:textId="77777777" w:rsidR="00461F51" w:rsidRPr="00B27B4C" w:rsidRDefault="003126AC"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2-10-19T13:19:00Z">
            <w:r>
              <w:rPr>
                <w:rFonts w:ascii="Times New Roman" w:eastAsia="Times New Roman" w:hAnsi="Times New Roman" w:cs="David"/>
                <w:bCs/>
                <w:sz w:val="32"/>
                <w:szCs w:val="32"/>
                <w:u w:val="single"/>
                <w:rtl/>
                <w:lang w:eastAsia="he-IL"/>
              </w:rPr>
              <w:t>פ.א פיתוח ובנייה בירושלים בע"מ</w:t>
            </w:r>
          </w:ins>
        </w:p>
      </w:sdtContent>
    </w:sdt>
    <w:p w14:paraId="2C15C459"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A1A4B4B" w14:textId="77777777" w:rsidR="00461F51" w:rsidRPr="00B27B4C" w:rsidRDefault="003126AC"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10-19T13:19:00Z">
            <w:r>
              <w:rPr>
                <w:rFonts w:ascii="Times New Roman" w:eastAsia="Times New Roman" w:hAnsi="Times New Roman" w:cs="David"/>
                <w:bCs/>
                <w:sz w:val="32"/>
                <w:szCs w:val="32"/>
                <w:u w:val="single"/>
                <w:rtl/>
                <w:lang w:eastAsia="he-IL"/>
              </w:rPr>
              <w:t>רמת שרת שלב ב</w:t>
            </w:r>
          </w:ins>
        </w:p>
      </w:sdtContent>
    </w:sdt>
    <w:p w14:paraId="3DC76898"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045BB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3F8D2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167C1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A43CC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BD5D6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B5764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87B30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EAD0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56659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83E23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893C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D77E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2BCF2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B74C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ECBD9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31951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320B7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EDD7B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78CC3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F19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E5DD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F2BEB2"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8A9858"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032E1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5E0C75E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F13422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40DDD75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199A0FA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657293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D63CD7"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DE8CD9C" w14:textId="77777777" w:rsidR="007D6A6B" w:rsidRPr="007D6A6B" w:rsidRDefault="003126AC" w:rsidP="003126AC">
          <w:pPr>
            <w:widowControl w:val="0"/>
            <w:spacing w:before="0" w:beforeAutospacing="0" w:after="0" w:afterAutospacing="0" w:line="240" w:lineRule="auto"/>
            <w:ind w:left="2880" w:firstLine="39"/>
            <w:rPr>
              <w:rFonts w:ascii="Times New Roman" w:eastAsia="Times New Roman" w:hAnsi="Times New Roman" w:cs="David"/>
              <w:color w:val="008000"/>
              <w:sz w:val="24"/>
              <w:szCs w:val="24"/>
              <w:rtl/>
            </w:rPr>
          </w:pPr>
          <w:ins w:id="2" w:author="Kook Sec" w:date="2022-10-19T13:19:00Z">
            <w:r w:rsidRPr="003126AC">
              <w:rPr>
                <w:rFonts w:ascii="Times New Roman" w:eastAsia="Times New Roman" w:hAnsi="Times New Roman" w:cs="David"/>
                <w:color w:val="00B0F0"/>
                <w:sz w:val="24"/>
                <w:szCs w:val="24"/>
                <w:rtl/>
              </w:rPr>
              <w:t>פ.א פיתוח ובנייה בירושלים בע"מ</w:t>
            </w:r>
          </w:ins>
          <w:r>
            <w:rPr>
              <w:rFonts w:ascii="Times New Roman" w:eastAsia="Times New Roman" w:hAnsi="Times New Roman" w:cs="David"/>
              <w:color w:val="00B0F0"/>
              <w:sz w:val="24"/>
              <w:szCs w:val="24"/>
              <w:rtl/>
            </w:rPr>
            <w:br/>
          </w:r>
          <w:ins w:id="3" w:author="Kook Sec" w:date="2022-10-19T13:19:00Z">
            <w:r w:rsidRPr="003126AC">
              <w:rPr>
                <w:rFonts w:ascii="Times New Roman" w:eastAsia="Times New Roman" w:hAnsi="Times New Roman" w:cs="David"/>
                <w:color w:val="00B0F0"/>
                <w:sz w:val="24"/>
                <w:szCs w:val="24"/>
                <w:rtl/>
              </w:rPr>
              <w:t>יוני נתניהו 1 ג' אור יהודה ת.ד 715</w:t>
            </w:r>
          </w:ins>
          <w:r>
            <w:rPr>
              <w:rFonts w:ascii="Times New Roman" w:eastAsia="Times New Roman" w:hAnsi="Times New Roman" w:cs="David"/>
              <w:color w:val="00B0F0"/>
              <w:sz w:val="24"/>
              <w:szCs w:val="24"/>
              <w:rtl/>
            </w:rPr>
            <w:br/>
          </w:r>
          <w:ins w:id="4" w:author="Kook Sec" w:date="2022-10-19T13:19:00Z">
            <w:r w:rsidRPr="003126AC">
              <w:rPr>
                <w:rFonts w:ascii="Times New Roman" w:eastAsia="Times New Roman" w:hAnsi="Times New Roman" w:cs="David"/>
                <w:color w:val="00B0F0"/>
                <w:sz w:val="24"/>
                <w:szCs w:val="24"/>
                <w:rtl/>
              </w:rPr>
              <w:t>513958009</w:t>
            </w:r>
          </w:ins>
        </w:p>
      </w:sdtContent>
    </w:sdt>
    <w:p w14:paraId="1724BAC8"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771E4DB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6098551F"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F0678FA"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465BEC2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F8086FD" w14:textId="77777777" w:rsidR="007D6A6B" w:rsidRPr="007D6A6B" w:rsidRDefault="003126AC"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Kook Sec" w:date="2022-10-19T13:23:00Z">
            <w:r>
              <w:rPr>
                <w:rFonts w:ascii="Times New Roman" w:eastAsia="Times New Roman" w:hAnsi="Times New Roman" w:cs="David"/>
                <w:color w:val="800080"/>
                <w:sz w:val="24"/>
                <w:szCs w:val="24"/>
                <w:rtl/>
              </w:rPr>
              <w:br/>
              <w:t>א.פ מהנדסי מיזוג אויר ואנרגיה בע"מ</w:t>
            </w:r>
            <w:r>
              <w:rPr>
                <w:rFonts w:ascii="Times New Roman" w:eastAsia="Times New Roman" w:hAnsi="Times New Roman" w:cs="David"/>
                <w:color w:val="800080"/>
                <w:sz w:val="24"/>
                <w:szCs w:val="24"/>
                <w:rtl/>
              </w:rPr>
              <w:br/>
              <w:t>בן גוריון 1 בני ברק מגדל ב.ס.ר 2 ק'10</w:t>
            </w:r>
            <w:r>
              <w:rPr>
                <w:rFonts w:ascii="Times New Roman" w:eastAsia="Times New Roman" w:hAnsi="Times New Roman" w:cs="David"/>
                <w:color w:val="800080"/>
                <w:sz w:val="24"/>
                <w:szCs w:val="24"/>
                <w:rtl/>
              </w:rPr>
              <w:br/>
              <w:t>513160069</w:t>
            </w:r>
            <w:r>
              <w:rPr>
                <w:rFonts w:ascii="Times New Roman" w:eastAsia="Times New Roman" w:hAnsi="Times New Roman" w:cs="David"/>
                <w:color w:val="800080"/>
                <w:sz w:val="24"/>
                <w:szCs w:val="24"/>
                <w:rtl/>
              </w:rPr>
              <w:br/>
            </w:r>
          </w:ins>
        </w:p>
      </w:sdtContent>
    </w:sdt>
    <w:p w14:paraId="10C76F6E"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4E0A886E"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0520CA0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5F2BE10"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C725802"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29A729A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0CF5DF36"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4F80D18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BF37A7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66AD1CB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326B6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1B4EEB4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3DA466E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70D2FB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FEB8FD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F9EC3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0E7F45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9578D5"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A496B4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A666B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23BED97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6BA873A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3868CE7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C48EB5"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AA37E6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36498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16AECA4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920B2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FC20A4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3211AB2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ADFAAB7"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21A52D7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CEC36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0F2AA8E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729E43A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96AED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7BBF59E1"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76E807C4"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E7EF44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276ED87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6272D9F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B20D44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657CE283"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030AAE4F"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4BCDC3B2"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2FD969F2"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42C23112"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2EE1564F"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15B8D537"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6ED86184"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7E21EA2E"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7621CFD5"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0A2F189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4BCF163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6294597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7039962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6C433C0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A629FC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יבסס את שרותי המתכנן על הנתונים, קווי היסוד, התקציב וההנחיות שיקבעו </w:t>
      </w:r>
      <w:r w:rsidRPr="007D6A6B">
        <w:rPr>
          <w:rFonts w:ascii="Times New Roman" w:eastAsia="Times New Roman" w:hAnsi="Times New Roman" w:cs="David"/>
          <w:sz w:val="20"/>
          <w:szCs w:val="24"/>
          <w:rtl/>
          <w:lang w:eastAsia="he-IL"/>
        </w:rPr>
        <w:lastRenderedPageBreak/>
        <w:t>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64994B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67EF40C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6095FF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75690B6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9E718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119C307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2FFD28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E091D0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EAABEA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575FE55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14EE96B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019EA3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7D6A6B">
        <w:rPr>
          <w:rFonts w:ascii="Times New Roman" w:eastAsia="Times New Roman" w:hAnsi="Times New Roman" w:cs="David"/>
          <w:sz w:val="20"/>
          <w:szCs w:val="24"/>
          <w:rtl/>
          <w:lang w:eastAsia="he-IL"/>
        </w:rPr>
        <w:lastRenderedPageBreak/>
        <w:t>בהוראותיו.</w:t>
      </w:r>
    </w:p>
    <w:p w14:paraId="1D3A14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827827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EC3DC7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AED18D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34DEF40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684591E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4FFB3C6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744A4F4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61D058A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10E5838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4FF4178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623874E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2AEAC0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ADC5A6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42847D7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6FCD9D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E2B0F4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14F5AF9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05E38C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29B50C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21BF8EC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CD4B4A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723D83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529A1F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3938977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B16A1C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E49B71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2D02F9F4"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663BC9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1EA949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F75CDB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45614530"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FA8114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2DAB147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173D5DB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2840332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41F84A6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D4BDB7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230247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BF41CA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3EFD408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14A1B53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AB2CD7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5880FBB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674558C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6A6B6DB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65D9BE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403338F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w:t>
      </w:r>
      <w:r w:rsidRPr="007D6A6B">
        <w:rPr>
          <w:rFonts w:ascii="Times New Roman" w:eastAsia="Times New Roman" w:hAnsi="Times New Roman" w:cs="David"/>
          <w:sz w:val="20"/>
          <w:szCs w:val="24"/>
          <w:rtl/>
          <w:lang w:eastAsia="he-IL"/>
        </w:rPr>
        <w:lastRenderedPageBreak/>
        <w:t xml:space="preserve">כאמור בסעיף 6.3 לעיל, יחולו הוראות סעיף 12.1.2 להלן. </w:t>
      </w:r>
    </w:p>
    <w:p w14:paraId="081C8D0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4A5C369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4EA6226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682BF6E"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0F6BC0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4497FC9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5C1C835"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462A583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61863FD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764B23F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3BAFC24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0BCE7E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4A192EA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320B808"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w:t>
      </w:r>
      <w:r w:rsidRPr="007D6A6B">
        <w:rPr>
          <w:rFonts w:ascii="Times New Roman" w:eastAsia="Times New Roman" w:hAnsi="Times New Roman" w:cs="David"/>
          <w:sz w:val="20"/>
          <w:szCs w:val="24"/>
          <w:rtl/>
          <w:lang w:eastAsia="he-IL"/>
        </w:rPr>
        <w:lastRenderedPageBreak/>
        <w:t>והוא יהיה המוסמך להכריע בה.</w:t>
      </w:r>
    </w:p>
    <w:p w14:paraId="5940D72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278BFC78"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0614BA1"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F9F36A1"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9FFA1D8"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EF0AFE9"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29972AF"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3D172E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4532AF4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447B5E8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4BE7620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06A8645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051EF1A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0F2900B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330D21A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9D1E8B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24D908B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3530780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1F7A523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32B079A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37387AB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0CC8F0BD"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13C83ADC"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386C63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646FF4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36025F0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1405968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56C3E8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4A70B6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676CF96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AA9E5B3"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42DDDD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548F9F9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24E9D26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939608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6939143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DC8DD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DEE929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347B88C6"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023AD17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2581E120"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02A652E3"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41C672C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52F265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2CDF093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03703CC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03D92718"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3CBD740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4B19D04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3857ADB9"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16B07710"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0AD46706"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1810C3A"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EBEC5A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17B103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7CE9375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19FDAC2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3C10A1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FACCC4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324A06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F2B1BA9"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3D106BA"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54FBC95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5A68CC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180E52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48E427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3C61F7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2B18B32"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4035BFE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6910BAD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w:t>
      </w:r>
      <w:r w:rsidRPr="007D6A6B">
        <w:rPr>
          <w:rFonts w:ascii="Times New Roman" w:eastAsia="Times New Roman" w:hAnsi="Times New Roman" w:cs="David"/>
          <w:sz w:val="20"/>
          <w:szCs w:val="24"/>
          <w:rtl/>
          <w:lang w:eastAsia="he-IL"/>
        </w:rPr>
        <w:lastRenderedPageBreak/>
        <w:t>בהודעה שניתנה ע"י המזמין למתכנן במסגרת הוראות אותו סעיף.</w:t>
      </w:r>
    </w:p>
    <w:p w14:paraId="41DDB35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7135B82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34E71FD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1BE3DD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A5687A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049E7D1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4F30AA8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190ABD1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4C059A43"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0DFBD3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0FE384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03C144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2864F4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44016F2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6132E6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28E7CE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FDAAD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33E59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69F942DF"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1A875F8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6684A7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79FE305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7925E4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3537218F"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F0F300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4B28EE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1201DC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8229B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2AFB479"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w:t>
      </w:r>
      <w:r w:rsidRPr="007D6A6B">
        <w:rPr>
          <w:rFonts w:ascii="Times New Roman" w:eastAsia="Times New Roman" w:hAnsi="Times New Roman" w:cs="David"/>
          <w:sz w:val="20"/>
          <w:szCs w:val="24"/>
          <w:rtl/>
          <w:lang w:eastAsia="he-IL"/>
        </w:rPr>
        <w:lastRenderedPageBreak/>
        <w:t xml:space="preserve">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9AB76E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FC3EF4"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07C65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651F909"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1CBB5E5"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F0DF40D"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2-10-19T13:23:00Z">
            <w:r w:rsidR="003126AC">
              <w:rPr>
                <w:rFonts w:ascii="Times New Roman" w:eastAsia="Times New Roman" w:hAnsi="Times New Roman" w:cs="David"/>
                <w:color w:val="00B0F0"/>
                <w:sz w:val="20"/>
                <w:szCs w:val="24"/>
                <w:u w:val="single"/>
                <w:rtl/>
                <w:lang w:eastAsia="he-IL"/>
              </w:rPr>
              <w:t>א.פ מהנדסי מיזוג אויר ואנרגיה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a7"/>
              <w:color w:val="00B0F0"/>
              <w:u w:val="single"/>
              <w:rtl/>
            </w:rPr>
            <w:t>[שם צד א]</w:t>
          </w:r>
        </w:sdtContent>
      </w:sdt>
    </w:p>
    <w:p w14:paraId="455852E4"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870C93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E3713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7BDE1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C04FE2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966B5F"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3A1C94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0B41B6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8C6AD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DEB1F2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16263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C4846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18A32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E382EC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C66EAF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5211A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7C0569"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6E893D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37D8CD4"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290917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F2A0E2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B6E9CCE"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D82571C"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C54C9E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BD3739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05862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2-10-19T13:19:00Z">
            <w:r w:rsidR="003126AC">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2-10-19T13:19:00Z">
            <w:r w:rsidR="003126AC">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22-10-19T13:19:00Z">
            <w:r w:rsidR="003126AC">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0F83F0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97374C"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A3168B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48A923E"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19079F"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22-10-19T13:19:00Z">
            <w:r w:rsidR="003126AC">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22465A52"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0003C380"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B6FB27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1E0BB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2-10-19T13:25:00Z">
            <w:r w:rsidR="003126AC">
              <w:rPr>
                <w:rFonts w:ascii="Times New Roman" w:eastAsia="Times New Roman" w:hAnsi="Times New Roman" w:cs="David" w:hint="cs"/>
                <w:sz w:val="24"/>
                <w:szCs w:val="24"/>
                <w:rtl/>
                <w:lang w:eastAsia="he-IL"/>
              </w:rPr>
              <w:t>אבי ברטי לוי</w:t>
            </w:r>
          </w:ins>
        </w:sdtContent>
      </w:sdt>
    </w:p>
    <w:p w14:paraId="56B56C8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9103F19"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xml:space="preserve">, בענן – </w:t>
      </w:r>
      <w:r w:rsidR="00A8581C" w:rsidRPr="00A8581C">
        <w:rPr>
          <w:rFonts w:ascii="Times New Roman" w:eastAsia="Times New Roman" w:hAnsi="Times New Roman" w:cs="David"/>
          <w:sz w:val="24"/>
          <w:szCs w:val="24"/>
          <w:rtl/>
          <w:lang w:eastAsia="he-IL"/>
        </w:rPr>
        <w:lastRenderedPageBreak/>
        <w:t>"</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F51585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EB67BD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B99B1B"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2080370C"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1CC91D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03ADB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382BF96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0BDFE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499619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1619B"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64A2DEE"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6D0ED42"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82AE91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13D420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61B714C"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5D6272A"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35E15FAD" w14:textId="77777777" w:rsidTr="004E3753">
        <w:trPr>
          <w:trHeight w:val="80"/>
        </w:trPr>
        <w:tc>
          <w:tcPr>
            <w:tcW w:w="3366" w:type="dxa"/>
          </w:tcPr>
          <w:p w14:paraId="03A917DE" w14:textId="77777777" w:rsidR="00461F51" w:rsidRDefault="003126AC"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a7"/>
                    <w:color w:val="00B0F0"/>
                    <w:rtl/>
                  </w:rPr>
                  <w:t>[אחוז השתתפות צד א]</w:t>
                </w:r>
              </w:sdtContent>
            </w:sdt>
          </w:p>
          <w:p w14:paraId="090551D1"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C207690" w14:textId="77777777" w:rsidR="00461F51" w:rsidRDefault="00461F51" w:rsidP="004E3753">
            <w:pPr>
              <w:widowControl w:val="0"/>
              <w:spacing w:before="0" w:beforeAutospacing="0" w:after="0" w:afterAutospacing="0" w:line="240" w:lineRule="auto"/>
              <w:ind w:left="720"/>
              <w:outlineLvl w:val="2"/>
            </w:pPr>
          </w:p>
          <w:p w14:paraId="747133E9"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22052FB"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D1C269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C00A281"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F67052E"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E3E9924"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0285D55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564D9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0EB4B5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DB5020B"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041C52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A3B8A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1CF0E79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F179C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2AD98CAE"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76F6AA54"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6FF13E6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F469E9"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7F8FDDCB"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4D3C9FE5"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9CEE471"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011E8B23"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BCC6727"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B9E07CE"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89E3780"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28C3FA9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70A16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58ED01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719C9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7C90A70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46428B5"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217A831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03F34D"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5699CB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0EC7B2"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030FF70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68532B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0EF8836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6ED527B5"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261342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661B921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ABF695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2C395DA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2FCA1C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77A2A61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5C9AC6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14E69C6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E0A870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24EB54E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324629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55E79B7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44F9D4"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3E3117A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C6623A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7571EB3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E5AB13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684D896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9C5ED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6EF9A6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0326A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EEB3AD"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206FD9F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E0A156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63E3D22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01215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6469E3C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53E77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26E487F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40FB9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600119D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4A01B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233169F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BA9B9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46F0DE6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9105B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5395E1D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0638E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C174B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55A7944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F055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56FB340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07D0BF"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0CE0384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0DBF69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6190409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60BE2F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10ED0F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07410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2FA2B2D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B2C92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58DCA79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4169A2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1223E65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64959B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4703E32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B2F0E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749B76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0DC6A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58AE58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5C939B3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B5A76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44E3026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DF7B1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3F82D7A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997425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5AD99B7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2DE81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12E901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25B210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4D0F768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5437A4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8B6D01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8598AB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2E2CA86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245BAF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48230C2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96B76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480786F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D2B98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2624688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DCADFE1"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4AFB969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CD5FF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51E6A42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3337F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7FF6DE7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CC2407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03310EF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C17265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w:t>
      </w:r>
      <w:r w:rsidRPr="007D6A6B">
        <w:rPr>
          <w:rFonts w:ascii="Times New Roman" w:eastAsia="Times New Roman" w:hAnsi="Times New Roman" w:cs="David"/>
          <w:sz w:val="24"/>
          <w:szCs w:val="24"/>
          <w:rtl/>
          <w:lang w:eastAsia="he-IL"/>
        </w:rPr>
        <w:tab/>
        <w:t>בדיקה ואישור של חומרים וציוד.</w:t>
      </w:r>
    </w:p>
    <w:p w14:paraId="6F26BBE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C04B8F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1C390E7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3EB9A5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108C78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80467E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5C140C8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8313C4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63E27A8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284A91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365711A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54DD02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55380CE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2543A2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5448FA5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EB97AB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7CA6339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154780"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E64BCD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9AE291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96A9FF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885778"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1B90770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033189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13442D6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8EB79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3326CAC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3E8F8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651540A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B5F18D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0A48005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740D69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5D75AE1B"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6A52BB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0989A54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09754D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489D813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5D73B43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AD46F2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B808B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693382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782F3F9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47A720E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1A7103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3126124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C990BC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3665E28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AF497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48A1B1C5"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7E2DA9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38BD692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777F7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6462D07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E3B7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3F611C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216065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FE372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095F33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9F382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E390C9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A535C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60CF83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9B6FF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22EE55"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1F1E150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19D229"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59A04B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57201B3"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31B81AE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EEBDE1C"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39B4D71A"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69ACCEE5"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258A07D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B5BF5CF"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51F1E83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48660335"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0C95ECD0"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6EAA91E5"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20ABF016"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7F263310"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7781DA0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4B9744FE"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53EB27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51526D0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622D9CE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AE93153"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F15E3BE"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5CEB86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1685331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F05D3F2"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6DA0B58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9616C0A"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 w:author="Kook Sec" w:date="2022-10-19T13:24:00Z">
            <w:r w:rsidR="003126AC">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397A8DAE"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D9A221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0D1A394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1319E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71D4871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15003C2"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w:t>
      </w:r>
      <w:r w:rsidRPr="007D6A6B">
        <w:rPr>
          <w:rFonts w:ascii="Times New Roman" w:eastAsia="Times New Roman" w:hAnsi="Times New Roman" w:cs="David"/>
          <w:sz w:val="24"/>
          <w:szCs w:val="24"/>
          <w:rtl/>
          <w:lang w:eastAsia="he-IL"/>
        </w:rPr>
        <w:lastRenderedPageBreak/>
        <w:t>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75ACE12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446471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72161DF"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6B463CD"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0165ADB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C694F5"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14D536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4E862219"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0AD702B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909E1E"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480ECB1A"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A9274F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9F183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75714EE5"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3E6B1CBE" w14:textId="77777777" w:rsidTr="004E3753">
        <w:tc>
          <w:tcPr>
            <w:tcW w:w="1296" w:type="dxa"/>
          </w:tcPr>
          <w:p w14:paraId="16ECA1A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F014979"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3F6C725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04F490ED" w14:textId="77777777" w:rsidTr="004E3753">
        <w:tc>
          <w:tcPr>
            <w:tcW w:w="1296" w:type="dxa"/>
          </w:tcPr>
          <w:p w14:paraId="2E3A742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386A87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FF92B0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17A13089" w14:textId="77777777" w:rsidTr="004E3753">
        <w:tc>
          <w:tcPr>
            <w:tcW w:w="1296" w:type="dxa"/>
          </w:tcPr>
          <w:p w14:paraId="35687E5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04C453FC"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7AD6A5BD"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49DE420" w14:textId="77777777" w:rsidTr="004E3753">
        <w:tc>
          <w:tcPr>
            <w:tcW w:w="1296" w:type="dxa"/>
          </w:tcPr>
          <w:p w14:paraId="1DCFA86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427C267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2FDCCC7F"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73FDFF7E" w14:textId="77777777" w:rsidTr="004E3753">
        <w:tc>
          <w:tcPr>
            <w:tcW w:w="1296" w:type="dxa"/>
          </w:tcPr>
          <w:p w14:paraId="78457E1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1D03D3E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36E46B88"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0EB4082A" w14:textId="77777777" w:rsidTr="004E3753">
        <w:tc>
          <w:tcPr>
            <w:tcW w:w="1296" w:type="dxa"/>
          </w:tcPr>
          <w:p w14:paraId="723F82B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09870073"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1B28FE6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51D3FB48" w14:textId="77777777" w:rsidTr="004E3753">
        <w:tc>
          <w:tcPr>
            <w:tcW w:w="1296" w:type="dxa"/>
          </w:tcPr>
          <w:p w14:paraId="2BA9F1D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31AEF8D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208CBA4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3C241786" w14:textId="77777777" w:rsidTr="004E3753">
        <w:tc>
          <w:tcPr>
            <w:tcW w:w="1296" w:type="dxa"/>
          </w:tcPr>
          <w:p w14:paraId="4C5BD4C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79FF4F3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528E677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5A2E3AD9" w14:textId="77777777" w:rsidTr="004E3753">
        <w:tc>
          <w:tcPr>
            <w:tcW w:w="1296" w:type="dxa"/>
          </w:tcPr>
          <w:p w14:paraId="4FA73A9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D803EB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1BF3270F"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8A9D4C5" w14:textId="77777777" w:rsidTr="004E3753">
        <w:tc>
          <w:tcPr>
            <w:tcW w:w="1296" w:type="dxa"/>
          </w:tcPr>
          <w:p w14:paraId="3A946CD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B20AEC0"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FDCE77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7204BB2C" w14:textId="77777777" w:rsidTr="004E3753">
        <w:tc>
          <w:tcPr>
            <w:tcW w:w="1296" w:type="dxa"/>
          </w:tcPr>
          <w:p w14:paraId="6654570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4C9C13C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1AB0219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20FBCC69" w14:textId="77777777" w:rsidTr="004E3753">
        <w:tc>
          <w:tcPr>
            <w:tcW w:w="1296" w:type="dxa"/>
          </w:tcPr>
          <w:p w14:paraId="3A8D7EB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1433CDF"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6B8323A8"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73CE908B" w14:textId="77777777" w:rsidTr="004E3753">
        <w:tc>
          <w:tcPr>
            <w:tcW w:w="1296" w:type="dxa"/>
          </w:tcPr>
          <w:p w14:paraId="76DD8CA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2C6A62A0"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08565A3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568C0BA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55A8A3F8"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1A73CCE"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47D49143"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40D59CC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ECEF5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65A69D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E390ED"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C3BBD73"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ADFA71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2119EDAE"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ABFFB42"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217050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2855FA" w14:textId="77777777" w:rsidR="00461F51" w:rsidRPr="00B27B4C" w:rsidRDefault="003126AC"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3" w:author="Kook Sec" w:date="2022-10-19T13:19: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7E77246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BBC28F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C7C18F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FD7A7E1"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F505A4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A3184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3E80DA6"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6084A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 w:author="Kook Sec" w:date="2022-10-19T13:19:00Z">
            <w:r w:rsidR="003126AC">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69CEC5D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891057"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144B2C4"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8B0F3F"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8D4E271"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9FFDAF2"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77F643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342D7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5C1948F"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6D19DF"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A867DB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92B41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B12EC69"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00431C4"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F5F9D3"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Kook Sec" w:date="2022-10-19T13:23:00Z">
            <w:r w:rsidR="003126AC">
              <w:rPr>
                <w:rFonts w:ascii="Times New Roman" w:eastAsia="Times New Roman" w:hAnsi="Times New Roman" w:cs="David" w:hint="cs"/>
                <w:color w:val="00B0F0"/>
                <w:sz w:val="24"/>
                <w:szCs w:val="24"/>
                <w:u w:val="single"/>
                <w:rtl/>
                <w:lang w:eastAsia="he-IL"/>
              </w:rPr>
              <w:t>א.פ מהנדסי מיזוג אויר ואנרגיה בע"מ</w:t>
            </w:r>
          </w:ins>
        </w:sdtContent>
      </w:sdt>
    </w:p>
    <w:p w14:paraId="267E1AC0"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D4FE68"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C30C0A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55AF36C"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1D3957A5"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BE40D83"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6E739C0"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9F4873"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AB4B7A"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27B7025"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48A19C6"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210BB512"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592E3BD8"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5DBAB22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5E52209E"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0FBA370D"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5DEA58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7981ABB2"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7EA4C292"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11C9656F"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764519A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3F7178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494F796D"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08F23872"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F6C2BD4"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03DA499F"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684717ED"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55E8006C" w14:textId="77777777" w:rsidTr="004D79CC">
        <w:trPr>
          <w:trHeight w:val="463"/>
          <w:tblHeader/>
        </w:trPr>
        <w:tc>
          <w:tcPr>
            <w:tcW w:w="8218" w:type="dxa"/>
            <w:gridSpan w:val="3"/>
            <w:shd w:val="clear" w:color="auto" w:fill="F2F2F2"/>
          </w:tcPr>
          <w:p w14:paraId="0A6DBDA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2F11B8B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00E5DAE3" w14:textId="77777777" w:rsidTr="004D79CC">
        <w:trPr>
          <w:trHeight w:val="315"/>
        </w:trPr>
        <w:tc>
          <w:tcPr>
            <w:tcW w:w="11535" w:type="dxa"/>
            <w:gridSpan w:val="4"/>
            <w:shd w:val="clear" w:color="auto" w:fill="auto"/>
          </w:tcPr>
          <w:p w14:paraId="4065151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742441E9" w14:textId="77777777" w:rsidTr="004D79CC">
        <w:trPr>
          <w:trHeight w:val="278"/>
        </w:trPr>
        <w:tc>
          <w:tcPr>
            <w:tcW w:w="4068" w:type="dxa"/>
            <w:shd w:val="clear" w:color="auto" w:fill="F2F2F2"/>
          </w:tcPr>
          <w:p w14:paraId="0D0AE24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7598616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71DE02B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6D1C5CE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681F9069" w14:textId="77777777" w:rsidTr="004D79CC">
        <w:trPr>
          <w:trHeight w:val="551"/>
        </w:trPr>
        <w:tc>
          <w:tcPr>
            <w:tcW w:w="4068" w:type="dxa"/>
            <w:shd w:val="clear" w:color="auto" w:fill="auto"/>
          </w:tcPr>
          <w:p w14:paraId="2E01729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0895065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581FD22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57CEDB24"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35B9E944"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3836B2D7"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2577B37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7C2D3332"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6D120A3C"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7073CB19" w14:textId="77777777" w:rsidTr="004D79CC">
        <w:trPr>
          <w:trHeight w:val="571"/>
        </w:trPr>
        <w:tc>
          <w:tcPr>
            <w:tcW w:w="4068" w:type="dxa"/>
            <w:shd w:val="clear" w:color="auto" w:fill="auto"/>
          </w:tcPr>
          <w:p w14:paraId="1DF40CA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3696037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34109B5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7C234225"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FAD8FD5"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7959C6E9" w14:textId="77777777" w:rsidTr="004D79CC">
        <w:trPr>
          <w:trHeight w:val="391"/>
        </w:trPr>
        <w:tc>
          <w:tcPr>
            <w:tcW w:w="4068" w:type="dxa"/>
            <w:shd w:val="clear" w:color="auto" w:fill="auto"/>
          </w:tcPr>
          <w:p w14:paraId="25436D8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26CCA53D" w14:textId="77777777" w:rsidR="00CE2C28" w:rsidRPr="004D79CC" w:rsidRDefault="00CE2C28" w:rsidP="004D79CC">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13EBD18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58D2F77F"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06DA4D8"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bl>
    <w:p w14:paraId="0430CDB0"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0838224A" w14:textId="77777777" w:rsidTr="004D79CC">
        <w:trPr>
          <w:trHeight w:val="303"/>
          <w:tblHeader/>
        </w:trPr>
        <w:tc>
          <w:tcPr>
            <w:tcW w:w="11535" w:type="dxa"/>
            <w:gridSpan w:val="8"/>
            <w:shd w:val="clear" w:color="auto" w:fill="auto"/>
          </w:tcPr>
          <w:p w14:paraId="5F4F81E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1A6C66A9" w14:textId="77777777" w:rsidTr="004D79CC">
        <w:trPr>
          <w:trHeight w:val="173"/>
        </w:trPr>
        <w:tc>
          <w:tcPr>
            <w:tcW w:w="1893" w:type="dxa"/>
            <w:vMerge w:val="restart"/>
            <w:shd w:val="clear" w:color="auto" w:fill="F2F2F2"/>
          </w:tcPr>
          <w:p w14:paraId="6C88256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3E0FED4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p w14:paraId="040ECF9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473E343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3866C8F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5A38D6D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5197D76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492F01E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2B67D37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4927E44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06E48DE5" w14:textId="77777777" w:rsidTr="004D79CC">
        <w:trPr>
          <w:trHeight w:val="43"/>
        </w:trPr>
        <w:tc>
          <w:tcPr>
            <w:tcW w:w="1893" w:type="dxa"/>
            <w:vMerge/>
            <w:shd w:val="clear" w:color="auto" w:fill="F2F2F2"/>
          </w:tcPr>
          <w:p w14:paraId="4BAB1B1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7E3B15F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3BC5E7E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325DDCC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55EBE56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5CBBCB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04128ED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56FEC55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r>
      <w:tr w:rsidR="00CE2C28" w:rsidRPr="004D79CC" w14:paraId="00D12D82" w14:textId="77777777" w:rsidTr="004D79CC">
        <w:trPr>
          <w:trHeight w:val="850"/>
        </w:trPr>
        <w:tc>
          <w:tcPr>
            <w:tcW w:w="1893" w:type="dxa"/>
            <w:shd w:val="clear" w:color="auto" w:fill="F2F2F2"/>
          </w:tcPr>
          <w:p w14:paraId="0924390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4DAC62D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695791E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5F859B5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23A64B6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DA86C1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0148745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53A52033"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29888FBE" w14:textId="77777777" w:rsidTr="004D79CC">
        <w:trPr>
          <w:trHeight w:val="850"/>
        </w:trPr>
        <w:tc>
          <w:tcPr>
            <w:tcW w:w="1893" w:type="dxa"/>
            <w:shd w:val="clear" w:color="auto" w:fill="FFFFFF"/>
          </w:tcPr>
          <w:p w14:paraId="73CB7F2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60DA24C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2BC2E13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E46771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20534FC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37273A9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770065E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6552836B"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30D96678" w14:textId="77777777" w:rsidTr="004D79CC">
        <w:trPr>
          <w:trHeight w:val="850"/>
        </w:trPr>
        <w:tc>
          <w:tcPr>
            <w:tcW w:w="1893" w:type="dxa"/>
            <w:shd w:val="clear" w:color="auto" w:fill="F2F2F2"/>
          </w:tcPr>
          <w:p w14:paraId="76FF26C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357F16A1"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6793E7D7"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30321CA4"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0D818AE2"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DB9C8A2"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1B52C21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50ED0B5A" w14:textId="77777777" w:rsidR="00CE2C28" w:rsidRPr="004D79CC" w:rsidRDefault="00CE2C28" w:rsidP="004D79CC">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1F3CDD37"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6A88BD19" w14:textId="77777777" w:rsidTr="004D79CC">
        <w:trPr>
          <w:trHeight w:val="57"/>
          <w:tblHeader/>
        </w:trPr>
        <w:tc>
          <w:tcPr>
            <w:tcW w:w="11530" w:type="dxa"/>
            <w:shd w:val="clear" w:color="auto" w:fill="F2F2F2"/>
          </w:tcPr>
          <w:p w14:paraId="7CFF55BA"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07CB9170" w14:textId="77777777" w:rsidTr="004D79CC">
        <w:trPr>
          <w:trHeight w:val="798"/>
        </w:trPr>
        <w:tc>
          <w:tcPr>
            <w:tcW w:w="11530" w:type="dxa"/>
            <w:shd w:val="clear" w:color="auto" w:fill="auto"/>
          </w:tcPr>
          <w:p w14:paraId="1ACB6417"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27972951"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69CAB4A1" w14:textId="77777777" w:rsidTr="004D79CC">
        <w:trPr>
          <w:trHeight w:val="227"/>
          <w:tblHeader/>
        </w:trPr>
        <w:tc>
          <w:tcPr>
            <w:tcW w:w="11530" w:type="dxa"/>
            <w:shd w:val="clear" w:color="auto" w:fill="F2F2F2"/>
          </w:tcPr>
          <w:p w14:paraId="6D18C1A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7BD15E98" w14:textId="77777777" w:rsidTr="004D79CC">
        <w:trPr>
          <w:trHeight w:val="598"/>
        </w:trPr>
        <w:tc>
          <w:tcPr>
            <w:tcW w:w="11530" w:type="dxa"/>
            <w:shd w:val="clear" w:color="auto" w:fill="auto"/>
          </w:tcPr>
          <w:p w14:paraId="208079E7"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2A26D898"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lastRenderedPageBreak/>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2ACD94F0" w14:textId="77777777" w:rsidTr="004D79CC">
        <w:trPr>
          <w:trHeight w:val="227"/>
          <w:tblHeader/>
        </w:trPr>
        <w:tc>
          <w:tcPr>
            <w:tcW w:w="11530" w:type="dxa"/>
            <w:shd w:val="clear" w:color="auto" w:fill="F2F2F2"/>
          </w:tcPr>
          <w:p w14:paraId="2F4FFDEF"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CE2C28" w:rsidRPr="004D79CC" w14:paraId="07C5077F" w14:textId="77777777" w:rsidTr="004D79CC">
        <w:trPr>
          <w:trHeight w:val="334"/>
        </w:trPr>
        <w:tc>
          <w:tcPr>
            <w:tcW w:w="11530" w:type="dxa"/>
            <w:shd w:val="clear" w:color="auto" w:fill="auto"/>
            <w:vAlign w:val="center"/>
          </w:tcPr>
          <w:p w14:paraId="2BD7903C" w14:textId="77777777" w:rsidR="00CE2C28" w:rsidRPr="004D79CC" w:rsidRDefault="00CE2C28" w:rsidP="004D79CC">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2CBD415E"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73818F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4C74F2C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D93568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586C1BE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77BEC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7ADF42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218FA0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33D124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08F3BE1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D008C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0CED189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D4A34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3E88DFD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0111E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5818A4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7E17C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346260D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2AF3F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33DF653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39BD5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6E20FFA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FC961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2F16C3E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663CB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4833905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3465D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5E33D0F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E4178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3D68602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3E840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415BC6A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8E1B54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05F4949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2F4AA57"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4F378467"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FDF311F"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06C339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2045D6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803D0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B295C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6429CC4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328E0A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3C244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34488FA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5EBD08E2"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50ABDE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8247E7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B15825E"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36F46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4B5D0C"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3D8DB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071B4B6" w14:textId="77777777" w:rsidR="00461F51" w:rsidRPr="00B27B4C" w:rsidRDefault="003126AC"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2" w:author="Kook Sec" w:date="2022-10-19T13:19:00Z">
            <w:r>
              <w:rPr>
                <w:rFonts w:ascii="Times New Roman" w:eastAsia="Times New Roman" w:hAnsi="Times New Roman" w:cs="David" w:hint="cs"/>
                <w:color w:val="008000"/>
                <w:sz w:val="24"/>
                <w:szCs w:val="24"/>
                <w:rtl/>
                <w:lang w:eastAsia="he-IL"/>
              </w:rPr>
              <w:t>פ.א פיתוח ובנייה בירושלים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513958009</w:t>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352E9C2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2995E7"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68A3E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6568E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7558E8"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2-10-19T13:23:00Z">
            <w:r w:rsidR="003126AC">
              <w:rPr>
                <w:rFonts w:ascii="Times New Roman" w:eastAsia="Times New Roman" w:hAnsi="Times New Roman" w:cs="David"/>
                <w:color w:val="008000"/>
                <w:sz w:val="24"/>
                <w:szCs w:val="24"/>
                <w:rtl/>
                <w:lang w:eastAsia="he-IL"/>
              </w:rPr>
              <w:t>א.פ מהנדסי מיזוג אויר ואנרגיה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4" w:author="Kook Sec" w:date="2022-10-19T13:19:00Z">
            <w:r w:rsidR="003126AC">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5" w:author="Kook Sec" w:date="2022-10-19T13:26:00Z">
            <w:r w:rsidR="003126AC">
              <w:rPr>
                <w:rFonts w:ascii="Times New Roman" w:eastAsia="Times New Roman" w:hAnsi="Times New Roman" w:cs="David" w:hint="cs"/>
                <w:color w:val="008000"/>
                <w:sz w:val="24"/>
                <w:szCs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0E0759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E0C6D1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C0C9A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0575A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80052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26F74"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B8A7727"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09EDFA"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FB95B7"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AB7E18"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5115F26" w14:textId="77777777" w:rsidR="00461F51" w:rsidRPr="00B27B4C" w:rsidRDefault="003126AC"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Kook Sec" w:date="2022-10-19T13:23:00Z">
            <w:r>
              <w:rPr>
                <w:rFonts w:ascii="Times New Roman" w:eastAsia="Times New Roman" w:hAnsi="Times New Roman" w:cs="David" w:hint="cs"/>
                <w:color w:val="00B0F0"/>
                <w:sz w:val="24"/>
                <w:szCs w:val="24"/>
                <w:u w:val="single"/>
                <w:rtl/>
                <w:lang w:eastAsia="he-IL"/>
              </w:rPr>
              <w:t>א.פ מהנדסי מיזוג אויר ואנרגיה בע"מ</w:t>
            </w:r>
          </w:ins>
        </w:sdtContent>
      </w:sdt>
    </w:p>
    <w:p w14:paraId="567BF52B"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C794D9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4A23A9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EAEE7F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7057CD0"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8923D76"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4CA22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22-10-19T13:19:00Z">
            <w:r w:rsidR="003126AC">
              <w:rPr>
                <w:rFonts w:ascii="Times New Roman" w:eastAsia="Times New Roman" w:hAnsi="Times New Roman" w:cs="David" w:hint="cs"/>
                <w:color w:val="008000"/>
                <w:sz w:val="24"/>
                <w:szCs w:val="24"/>
                <w:rtl/>
                <w:lang w:eastAsia="he-IL"/>
              </w:rPr>
              <w:t>פ.א פיתוח ובנייה בירושלים בע"מ</w:t>
            </w:r>
            <w:r w:rsidR="003126AC">
              <w:rPr>
                <w:rFonts w:ascii="Times New Roman" w:eastAsia="Times New Roman" w:hAnsi="Times New Roman" w:cs="David" w:hint="cs"/>
                <w:color w:val="008000"/>
                <w:sz w:val="24"/>
                <w:szCs w:val="24"/>
                <w:rtl/>
                <w:lang w:eastAsia="he-IL"/>
              </w:rPr>
              <w:br/>
              <w:t>יוני נתניהו 1 ג' אור יהודה ת.ד 715</w:t>
            </w:r>
            <w:r w:rsidR="003126AC">
              <w:rPr>
                <w:rFonts w:ascii="Times New Roman" w:eastAsia="Times New Roman" w:hAnsi="Times New Roman" w:cs="David" w:hint="cs"/>
                <w:color w:val="008000"/>
                <w:sz w:val="24"/>
                <w:szCs w:val="24"/>
                <w:rtl/>
                <w:lang w:eastAsia="he-IL"/>
              </w:rPr>
              <w:br/>
              <w:t>513958009</w:t>
            </w:r>
          </w:ins>
        </w:sdtContent>
      </w:sdt>
    </w:p>
    <w:p w14:paraId="4FF4595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13ABB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9AFF1F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E239B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8" w:author="Kook Sec" w:date="2022-10-19T13:19:00Z">
            <w:r w:rsidR="003126AC">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ACD090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6E052F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DADC1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393CF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FE4799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1A6A7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F73C07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AC19A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36210B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28E50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E7D4A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BD5D59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701AA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8BAA0B3"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AB3E9C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31CC079"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110D6D9"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E0F041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1CEE94"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Kook Sec" w:date="2022-10-19T13:23:00Z">
            <w:r w:rsidR="003126AC">
              <w:rPr>
                <w:rFonts w:ascii="Times New Roman" w:eastAsia="Times New Roman" w:hAnsi="Times New Roman" w:cs="David" w:hint="cs"/>
                <w:color w:val="00B0F0"/>
                <w:sz w:val="24"/>
                <w:szCs w:val="24"/>
                <w:u w:val="single"/>
                <w:rtl/>
                <w:lang w:eastAsia="he-IL"/>
              </w:rPr>
              <w:t>א.פ מהנדסי מיזוג אויר ואנרגיה בע"מ</w:t>
            </w:r>
          </w:ins>
        </w:sdtContent>
      </w:sdt>
    </w:p>
    <w:p w14:paraId="3DF95FC9"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DC687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9FFA1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04A16E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55E628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0F6CC7B"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70F52B1"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1E41921"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6A4F61C"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18251F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F8F1046"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E703954"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254201D"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060AEC9" w14:textId="77777777" w:rsidR="00461F51" w:rsidRPr="0047052D" w:rsidRDefault="00461F51" w:rsidP="00461F51">
      <w:pPr>
        <w:widowControl w:val="0"/>
        <w:spacing w:before="0" w:beforeAutospacing="0" w:after="0" w:afterAutospacing="0" w:line="240" w:lineRule="auto"/>
        <w:jc w:val="both"/>
      </w:pPr>
    </w:p>
    <w:p w14:paraId="681E1BF9"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F8B36C" w14:textId="77777777" w:rsidR="003126AC" w:rsidRDefault="003126AC" w:rsidP="00AF234B">
      <w:pPr>
        <w:spacing w:before="0" w:after="0" w:line="240" w:lineRule="auto"/>
      </w:pPr>
      <w:r>
        <w:separator/>
      </w:r>
    </w:p>
  </w:endnote>
  <w:endnote w:type="continuationSeparator" w:id="0">
    <w:p w14:paraId="14C8DADA" w14:textId="77777777" w:rsidR="003126AC" w:rsidRDefault="003126A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0"/>
      <w:gridCol w:w="2810"/>
      <w:gridCol w:w="232"/>
      <w:gridCol w:w="1042"/>
      <w:gridCol w:w="1772"/>
    </w:tblGrid>
    <w:tr w:rsidR="004E3753" w:rsidRPr="00F9528C" w14:paraId="3B4D3C1A" w14:textId="77777777" w:rsidTr="004E3753">
      <w:tc>
        <w:tcPr>
          <w:tcW w:w="753" w:type="dxa"/>
        </w:tcPr>
        <w:p w14:paraId="6C05C609"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48B4719" w14:textId="77777777" w:rsidR="004E3753" w:rsidRPr="00F9528C" w:rsidRDefault="003126AC" w:rsidP="004E3753">
              <w:pPr>
                <w:tabs>
                  <w:tab w:val="center" w:pos="4153"/>
                  <w:tab w:val="right" w:pos="8306"/>
                </w:tabs>
                <w:spacing w:before="0" w:after="0" w:line="240" w:lineRule="auto"/>
                <w:rPr>
                  <w:rFonts w:ascii="David" w:hAnsi="David"/>
                  <w:color w:val="00B0F0"/>
                  <w:sz w:val="20"/>
                  <w:szCs w:val="20"/>
                  <w:rtl/>
                </w:rPr>
              </w:pPr>
              <w:ins w:id="30" w:author="Kook Sec" w:date="2022-10-19T13:19:00Z">
                <w:r>
                  <w:rPr>
                    <w:rFonts w:ascii="David" w:hAnsi="David"/>
                    <w:color w:val="00B0F0"/>
                    <w:sz w:val="20"/>
                    <w:szCs w:val="20"/>
                    <w:rtl/>
                  </w:rPr>
                  <w:t>פ.א פיתוח ובנייה בירושלים בע"מ</w:t>
                </w:r>
              </w:ins>
            </w:p>
          </w:tc>
        </w:sdtContent>
      </w:sdt>
      <w:tc>
        <w:tcPr>
          <w:tcW w:w="2232" w:type="dxa"/>
        </w:tcPr>
        <w:p w14:paraId="5E335F6D"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73E0AE2A"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0D866BBC"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8DFC31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318D7BBD" w14:textId="77777777" w:rsidTr="004E3753">
      <w:tc>
        <w:tcPr>
          <w:tcW w:w="753" w:type="dxa"/>
        </w:tcPr>
        <w:p w14:paraId="1D0781F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412D13A" w14:textId="77777777" w:rsidR="004E3753" w:rsidRPr="00F9528C" w:rsidRDefault="003126AC" w:rsidP="004E3753">
              <w:pPr>
                <w:tabs>
                  <w:tab w:val="center" w:pos="4153"/>
                  <w:tab w:val="right" w:pos="8306"/>
                </w:tabs>
                <w:spacing w:before="0" w:after="0" w:line="240" w:lineRule="auto"/>
                <w:rPr>
                  <w:rFonts w:ascii="David" w:hAnsi="David"/>
                  <w:color w:val="00B0F0"/>
                  <w:sz w:val="20"/>
                  <w:szCs w:val="20"/>
                  <w:rtl/>
                </w:rPr>
              </w:pPr>
              <w:ins w:id="31" w:author="Kook Sec" w:date="2022-10-19T13:23:00Z">
                <w:r>
                  <w:rPr>
                    <w:rFonts w:ascii="David" w:hAnsi="David"/>
                    <w:color w:val="00B0F0"/>
                    <w:sz w:val="20"/>
                    <w:szCs w:val="20"/>
                    <w:rtl/>
                  </w:rPr>
                  <w:t>א.פ מהנדסי מיזוג אויר ואנרגיה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0C3F128B" w14:textId="77777777" w:rsidTr="004E3753">
            <w:trPr>
              <w:trHeight w:val="201"/>
            </w:trPr>
            <w:tc>
              <w:tcPr>
                <w:tcW w:w="926" w:type="dxa"/>
              </w:tcPr>
              <w:p w14:paraId="20F183C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C5822E1"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AB71B4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0D9DBF19"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77B8C8D1"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6FCF69C" w14:textId="77777777" w:rsidR="004E3753" w:rsidRPr="00F9528C" w:rsidRDefault="003126AC"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419ABAAE" w14:textId="77777777" w:rsidTr="004E3753">
      <w:trPr>
        <w:trHeight w:val="80"/>
      </w:trPr>
      <w:tc>
        <w:tcPr>
          <w:tcW w:w="753" w:type="dxa"/>
        </w:tcPr>
        <w:p w14:paraId="1BD0DCED"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36B82CB7"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5298404C"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35E778F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0C17FE3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0F8021BB"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67F88471" w14:textId="77777777"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E2CAEF" w14:textId="77777777" w:rsidR="003126AC" w:rsidRDefault="003126AC" w:rsidP="00AF234B">
      <w:pPr>
        <w:spacing w:before="0" w:after="0" w:line="240" w:lineRule="auto"/>
      </w:pPr>
      <w:r>
        <w:separator/>
      </w:r>
    </w:p>
  </w:footnote>
  <w:footnote w:type="continuationSeparator" w:id="0">
    <w:p w14:paraId="2AD84C37" w14:textId="77777777" w:rsidR="003126AC" w:rsidRDefault="003126A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965AF31" w14:textId="77777777" w:rsidR="004E3753" w:rsidRDefault="004E3753" w:rsidP="00CF334C">
        <w:pPr>
          <w:pStyle w:val="a3"/>
          <w:jc w:val="center"/>
        </w:pPr>
        <w:r>
          <w:fldChar w:fldCharType="begin"/>
        </w:r>
        <w:r>
          <w:instrText xml:space="preserve"> PAGE   \* MERGEFORMAT </w:instrText>
        </w:r>
        <w:r>
          <w:fldChar w:fldCharType="separate"/>
        </w:r>
        <w:r w:rsidR="003126AC">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3126AC"/>
    <w:rsid w:val="00461F51"/>
    <w:rsid w:val="004A719C"/>
    <w:rsid w:val="004E3753"/>
    <w:rsid w:val="00552E11"/>
    <w:rsid w:val="00562856"/>
    <w:rsid w:val="006A656B"/>
    <w:rsid w:val="007018B4"/>
    <w:rsid w:val="0072103C"/>
    <w:rsid w:val="00736034"/>
    <w:rsid w:val="007D6A6B"/>
    <w:rsid w:val="008C64C6"/>
    <w:rsid w:val="008D66BB"/>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AED5E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723933"/>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9DB7757B-2F55-45E7-A515-18FC9B3FD709}"/>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76EF702F-44A9-4972-B96F-B7CAC9D4AC7B}"/>
</file>

<file path=customXml/itemProps6.xml><?xml version="1.0" encoding="utf-8"?>
<ds:datastoreItem xmlns:ds="http://schemas.openxmlformats.org/officeDocument/2006/customXml" ds:itemID="{B7D7A90F-A5BE-4C11-B8F7-11611ABC9A8F}"/>
</file>

<file path=docProps/app.xml><?xml version="1.0" encoding="utf-8"?>
<Properties xmlns="http://schemas.openxmlformats.org/officeDocument/2006/extended-properties" xmlns:vt="http://schemas.openxmlformats.org/officeDocument/2006/docPropsVTypes">
  <Template>Normal</Template>
  <TotalTime>8</TotalTime>
  <Pages>33</Pages>
  <Words>10369</Words>
  <Characters>51847</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2022-10-19T10:19:00Z</dcterms:created>
  <dcterms:modified xsi:type="dcterms:W3CDTF">2022-10-19T10:27:00Z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3a0bd3b8-1729-4f67-9d47-fd93d4a86180</vt:lpwstr>
  </property>
</Properties>
</file>