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A2D995" w14:textId="77777777" w:rsidR="00C521D8" w:rsidRPr="00C521D8" w:rsidRDefault="00C521D8" w:rsidP="00C521D8">
      <w:pPr>
        <w:jc w:val="both"/>
        <w:rPr>
          <w:rFonts w:ascii="Times New Roman" w:eastAsia="Times New Roman" w:hAnsi="Times New Roman" w:cs="David" w:hint="cs"/>
          <w:sz w:val="24"/>
          <w:szCs w:val="24"/>
          <w:rtl/>
          <w:lang w:eastAsia="he-IL"/>
        </w:rPr>
      </w:pPr>
    </w:p>
    <w:p w14:paraId="1681E2E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EA6D1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68F06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DAF3A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5C2713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F7EF8A5" w14:textId="77777777" w:rsidR="00C521D8" w:rsidRPr="00C521D8" w:rsidRDefault="00971B6A"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1B07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6515905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74FD8A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37B0E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7C8B2C4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2F1BE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4F357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C3761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9743D9"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C12CBB3" w14:textId="77777777" w:rsidR="00C521D8" w:rsidRPr="008E610C" w:rsidRDefault="00971B6A"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Kook Sec" w:date="2022-11-29T09:53:00Z">
            <w:r>
              <w:rPr>
                <w:rFonts w:ascii="Times New Roman" w:eastAsia="Times New Roman" w:hAnsi="Times New Roman" w:cs="David"/>
                <w:bCs/>
                <w:color w:val="00B0F0"/>
                <w:sz w:val="24"/>
                <w:szCs w:val="24"/>
                <w:u w:val="single"/>
                <w:rtl/>
                <w:lang w:eastAsia="he-IL"/>
              </w:rPr>
              <w:t>פ.א פיתוח ובנייה בירושלים בע"מ</w:t>
            </w:r>
          </w:ins>
        </w:p>
      </w:sdtContent>
    </w:sdt>
    <w:p w14:paraId="281D7323"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CD6C8C7"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6E14393"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AEA2A9B" w14:textId="77777777" w:rsidR="00C521D8" w:rsidRPr="008E610C" w:rsidRDefault="00971B6A"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Kook Sec" w:date="2022-11-29T09:53:00Z">
            <w:r>
              <w:rPr>
                <w:rFonts w:ascii="Times New Roman" w:eastAsia="Times New Roman" w:hAnsi="Times New Roman" w:cs="David"/>
                <w:bCs/>
                <w:color w:val="00B0F0"/>
                <w:sz w:val="24"/>
                <w:szCs w:val="24"/>
                <w:u w:val="single"/>
                <w:rtl/>
                <w:lang w:eastAsia="he-IL"/>
              </w:rPr>
              <w:t>רמת שרת שלב ב</w:t>
            </w:r>
          </w:ins>
        </w:p>
      </w:sdtContent>
    </w:sdt>
    <w:p w14:paraId="74714BBB"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973337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89BFF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96EE0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36675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269A6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FDD3D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B5571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DBFC9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759C1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F1445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D89E4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3D7C6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DAA7D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65482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8D0B3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F3B55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80905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2F1DB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94F9B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B8B7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62F6E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A5DF9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808DF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D3D15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13CE4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DE40E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6DC61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558C8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FD73B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4CBE0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239D4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55EBEF"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4917AE"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lastRenderedPageBreak/>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761E186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9ABEA4" w14:textId="77777777"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8E610C" w:rsidRPr="000D1F3D">
            <w:rPr>
              <w:rStyle w:val="a7"/>
              <w:color w:val="00B0F0"/>
              <w:rtl/>
            </w:rPr>
            <w:t>[תאריך חתימת חוזה]</w:t>
          </w:r>
        </w:sdtContent>
      </w:sdt>
    </w:p>
    <w:p w14:paraId="7A90A5C4"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1A344AB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323015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F7E6B6"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515AA81C"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bookmarkStart w:id="2" w:name="_GoBack"/>
    <w:p w14:paraId="1DF02BC4" w14:textId="77777777" w:rsidR="008E610C" w:rsidRPr="00D20449" w:rsidRDefault="00971B6A" w:rsidP="00D20449">
      <w:pPr>
        <w:widowControl w:val="0"/>
        <w:spacing w:before="0" w:beforeAutospacing="0" w:after="0" w:afterAutospacing="0" w:line="240" w:lineRule="auto"/>
        <w:ind w:left="2919" w:right="2268" w:hanging="142"/>
        <w:outlineLvl w:val="1"/>
        <w:rPr>
          <w:rStyle w:val="a7"/>
          <w:color w:val="00B0F0"/>
          <w:rtl/>
          <w:rPrChange w:id="3" w:author="Kook Sec" w:date="2022-11-29T10:02:00Z">
            <w:rPr>
              <w:rFonts w:ascii="Times New Roman" w:eastAsia="Times New Roman" w:hAnsi="Times New Roman" w:cs="David"/>
              <w:sz w:val="24"/>
              <w:szCs w:val="24"/>
              <w:rtl/>
              <w:lang w:eastAsia="he-IL"/>
            </w:rPr>
          </w:rPrChange>
        </w:rPr>
        <w:pPrChange w:id="4" w:author="Kook Sec" w:date="2022-11-29T10:03:00Z">
          <w:pPr>
            <w:widowControl w:val="0"/>
            <w:spacing w:before="0" w:beforeAutospacing="0" w:after="0" w:afterAutospacing="0" w:line="240" w:lineRule="auto"/>
            <w:ind w:left="2210" w:right="2835" w:hanging="141"/>
            <w:outlineLvl w:val="1"/>
          </w:pPr>
        </w:pPrChange>
      </w:pPr>
      <w:customXmlDelRangeStart w:id="5" w:author="Kook Sec" w:date="2022-11-29T09:59:00Z"/>
      <w:sdt>
        <w:sdtPr>
          <w:rPr>
            <w:rStyle w:val="a7"/>
            <w:color w:val="00B0F0"/>
            <w:rtl/>
            <w:rPrChange w:id="6" w:author="Kook Sec" w:date="2022-11-29T10:02:00Z">
              <w:rPr>
                <w:rStyle w:val="a3"/>
                <w:rFonts w:ascii="Arial" w:hAnsi="Arial" w:cs="Arial"/>
                <w:b/>
                <w:bCs/>
                <w:sz w:val="20"/>
                <w:szCs w:val="20"/>
                <w:bdr w:val="single" w:sz="8" w:space="1" w:color="DCDCDC" w:frame="1"/>
                <w:shd w:val="clear" w:color="auto" w:fill="FFFFFF"/>
                <w:rtl/>
              </w:rPr>
            </w:rPrChange>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customXmlDelRangeEnd w:id="5"/>
          <w:del w:id="7" w:author="Kook Sec" w:date="2022-11-29T09:58:00Z">
            <w:r w:rsidRPr="00D20449" w:rsidDel="00971B6A">
              <w:rPr>
                <w:rStyle w:val="a7"/>
                <w:color w:val="00B0F0"/>
                <w:rtl/>
                <w:rPrChange w:id="8" w:author="Kook Sec" w:date="2022-11-29T10:02:00Z">
                  <w:rPr>
                    <w:rStyle w:val="a3"/>
                    <w:rFonts w:ascii="Arial" w:hAnsi="Arial" w:cs="Arial"/>
                    <w:b/>
                    <w:bCs/>
                    <w:sz w:val="20"/>
                    <w:szCs w:val="20"/>
                    <w:bdr w:val="single" w:sz="8" w:space="1" w:color="DCDCDC" w:frame="1"/>
                    <w:shd w:val="clear" w:color="auto" w:fill="FFFFFF"/>
                    <w:rtl/>
                  </w:rPr>
                </w:rPrChange>
              </w:rPr>
              <w:br/>
            </w:r>
          </w:del>
          <w:ins w:id="9" w:author="Kook Sec" w:date="2022-11-29T09:58:00Z">
            <w:r w:rsidRPr="00D20449">
              <w:rPr>
                <w:rStyle w:val="a7"/>
                <w:color w:val="00B0F0"/>
                <w:rtl/>
                <w:rPrChange w:id="10" w:author="Kook Sec" w:date="2022-11-29T10:02:00Z">
                  <w:rPr>
                    <w:rStyle w:val="a3"/>
                    <w:rFonts w:ascii="Arial" w:hAnsi="Arial" w:cs="Arial"/>
                    <w:b/>
                    <w:bCs/>
                    <w:sz w:val="20"/>
                    <w:szCs w:val="20"/>
                    <w:bdr w:val="single" w:sz="8" w:space="1" w:color="DCDCDC" w:frame="1"/>
                    <w:shd w:val="clear" w:color="auto" w:fill="FFFFFF"/>
                    <w:rtl/>
                  </w:rPr>
                </w:rPrChange>
              </w:rPr>
              <w:t>פ.א פיתוח ובנייה בירושלים בע"מ</w:t>
            </w:r>
            <w:r w:rsidRPr="00D20449">
              <w:rPr>
                <w:rStyle w:val="a7"/>
                <w:color w:val="00B0F0"/>
                <w:rtl/>
                <w:rPrChange w:id="11" w:author="Kook Sec" w:date="2022-11-29T10:02:00Z">
                  <w:rPr>
                    <w:rStyle w:val="a3"/>
                    <w:rFonts w:ascii="Arial" w:hAnsi="Arial" w:cs="Arial"/>
                    <w:b/>
                    <w:bCs/>
                    <w:sz w:val="20"/>
                    <w:szCs w:val="20"/>
                    <w:bdr w:val="single" w:sz="8" w:space="1" w:color="DCDCDC" w:frame="1"/>
                    <w:shd w:val="clear" w:color="auto" w:fill="FFFFFF"/>
                    <w:rtl/>
                  </w:rPr>
                </w:rPrChange>
              </w:rPr>
              <w:br/>
            </w:r>
            <w:r w:rsidRPr="00D20449">
              <w:rPr>
                <w:rStyle w:val="a7"/>
                <w:rFonts w:hint="cs"/>
                <w:color w:val="00B0F0"/>
                <w:rtl/>
                <w:rPrChange w:id="12" w:author="Kook Sec" w:date="2022-11-29T10:02:00Z">
                  <w:rPr>
                    <w:rStyle w:val="a3"/>
                    <w:rFonts w:ascii="Arial" w:hAnsi="Arial" w:cs="Arial" w:hint="cs"/>
                    <w:b/>
                    <w:bCs/>
                    <w:sz w:val="20"/>
                    <w:szCs w:val="20"/>
                    <w:bdr w:val="single" w:sz="8" w:space="1" w:color="DCDCDC" w:frame="1"/>
                    <w:shd w:val="clear" w:color="auto" w:fill="FFFFFF"/>
                    <w:rtl/>
                  </w:rPr>
                </w:rPrChange>
              </w:rPr>
              <w:t>יוני נתניהו 1 ג' אור יהודה ת.ד 71</w:t>
            </w:r>
          </w:ins>
          <w:ins w:id="13" w:author="Kook Sec" w:date="2022-11-29T10:02:00Z">
            <w:r w:rsidR="00D20449">
              <w:rPr>
                <w:rStyle w:val="a7"/>
                <w:rFonts w:hint="cs"/>
                <w:color w:val="00B0F0"/>
                <w:rtl/>
              </w:rPr>
              <w:t>5</w:t>
            </w:r>
          </w:ins>
          <w:customXmlDelRangeStart w:id="14" w:author="Kook Sec" w:date="2022-11-29T09:59:00Z"/>
        </w:sdtContent>
      </w:sdt>
      <w:customXmlDelRangeEnd w:id="14"/>
    </w:p>
    <w:p w14:paraId="21CBBFC4" w14:textId="77777777" w:rsidR="00971B6A" w:rsidRDefault="00971B6A" w:rsidP="00D20449">
      <w:pPr>
        <w:widowControl w:val="0"/>
        <w:spacing w:before="0" w:beforeAutospacing="0" w:after="0" w:afterAutospacing="0" w:line="240" w:lineRule="auto"/>
        <w:ind w:left="2919" w:right="2835"/>
        <w:outlineLvl w:val="1"/>
        <w:rPr>
          <w:ins w:id="15" w:author="Kook Sec" w:date="2022-11-29T10:02:00Z"/>
          <w:rStyle w:val="a7"/>
          <w:color w:val="00B0F0"/>
          <w:rtl/>
        </w:rPr>
        <w:pPrChange w:id="16" w:author="Kook Sec" w:date="2022-11-29T10:03:00Z">
          <w:pPr>
            <w:widowControl w:val="0"/>
            <w:spacing w:before="0" w:beforeAutospacing="0" w:after="0" w:afterAutospacing="0" w:line="240" w:lineRule="auto"/>
            <w:ind w:left="2919" w:right="2835"/>
            <w:jc w:val="center"/>
            <w:outlineLvl w:val="1"/>
          </w:pPr>
        </w:pPrChange>
      </w:pPr>
      <w:ins w:id="17" w:author="Kook Sec" w:date="2022-11-29T09:59:00Z">
        <w:r w:rsidRPr="00D20449">
          <w:rPr>
            <w:rStyle w:val="a7"/>
            <w:rFonts w:hint="cs"/>
            <w:color w:val="00B0F0"/>
            <w:rtl/>
            <w:rPrChange w:id="18" w:author="Kook Sec" w:date="2022-11-29T10:02:00Z">
              <w:rPr>
                <w:rFonts w:ascii="Times New Roman" w:eastAsia="Times New Roman" w:hAnsi="Times New Roman" w:cs="David" w:hint="cs"/>
                <w:sz w:val="24"/>
                <w:szCs w:val="24"/>
                <w:rtl/>
                <w:lang w:eastAsia="he-IL"/>
              </w:rPr>
            </w:rPrChange>
          </w:rPr>
          <w:t>513958009</w:t>
        </w:r>
      </w:ins>
    </w:p>
    <w:bookmarkEnd w:id="2"/>
    <w:p w14:paraId="20889992" w14:textId="77777777" w:rsidR="00D20449" w:rsidRPr="00D20449" w:rsidRDefault="00D20449" w:rsidP="00D20449">
      <w:pPr>
        <w:widowControl w:val="0"/>
        <w:spacing w:before="0" w:beforeAutospacing="0" w:after="0" w:afterAutospacing="0" w:line="240" w:lineRule="auto"/>
        <w:ind w:left="2919" w:right="2835"/>
        <w:jc w:val="center"/>
        <w:outlineLvl w:val="1"/>
        <w:rPr>
          <w:ins w:id="19" w:author="Kook Sec" w:date="2022-11-29T09:58:00Z"/>
          <w:rStyle w:val="a7"/>
          <w:color w:val="00B0F0"/>
          <w:rtl/>
          <w:rPrChange w:id="20" w:author="Kook Sec" w:date="2022-11-29T10:02:00Z">
            <w:rPr>
              <w:ins w:id="21" w:author="Kook Sec" w:date="2022-11-29T09:58:00Z"/>
              <w:rFonts w:ascii="Times New Roman" w:eastAsia="Times New Roman" w:hAnsi="Times New Roman" w:cs="David"/>
              <w:sz w:val="24"/>
              <w:szCs w:val="24"/>
              <w:rtl/>
              <w:lang w:eastAsia="he-IL"/>
            </w:rPr>
          </w:rPrChange>
        </w:rPr>
      </w:pPr>
    </w:p>
    <w:p w14:paraId="337847F0"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ins w:id="22" w:author="Kook Sec" w:date="2022-11-29T09:58:00Z">
        <w:r w:rsidR="00971B6A">
          <w:rPr>
            <w:rFonts w:ascii="Times New Roman" w:eastAsia="Times New Roman" w:hAnsi="Times New Roman" w:cs="David" w:hint="cs"/>
            <w:b/>
            <w:bCs/>
            <w:sz w:val="24"/>
            <w:szCs w:val="24"/>
            <w:rtl/>
            <w:lang w:eastAsia="he-IL"/>
          </w:rPr>
          <w:t>מ</w:t>
        </w:r>
      </w:ins>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286C8A1F"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66FB891F"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AC85D80"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53B7DF4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FFD7039" w14:textId="77777777" w:rsidR="00C521D8" w:rsidRPr="00C521D8" w:rsidRDefault="00971B6A" w:rsidP="00971B6A">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a7"/>
            <w:color w:val="00B0F0"/>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23" w:author="Kook Sec" w:date="2022-11-29T10:00:00Z">
            <w:r w:rsidDel="00971B6A">
              <w:rPr>
                <w:rStyle w:val="a7"/>
                <w:color w:val="00B0F0"/>
                <w:rtl/>
              </w:rPr>
              <w:br/>
            </w:r>
          </w:del>
          <w:ins w:id="24" w:author="Kook Sec" w:date="2022-11-29T10:00:00Z">
            <w:r>
              <w:rPr>
                <w:rStyle w:val="a7"/>
                <w:rFonts w:hint="cs"/>
                <w:color w:val="00B0F0"/>
                <w:rtl/>
              </w:rPr>
              <w:t>צבי טל ושות' יעוץ תכנון ופתרונות איטום בע"מ</w:t>
            </w:r>
            <w:r>
              <w:rPr>
                <w:rStyle w:val="a7"/>
                <w:color w:val="00B0F0"/>
                <w:rtl/>
              </w:rPr>
              <w:br/>
            </w:r>
            <w:r>
              <w:rPr>
                <w:rStyle w:val="a7"/>
                <w:rFonts w:hint="cs"/>
                <w:color w:val="00B0F0"/>
                <w:rtl/>
              </w:rPr>
              <w:t>רח' הנגר 24 ק.6 הוד השרון ת.ד 7262</w:t>
            </w:r>
          </w:ins>
          <w:r>
            <w:rPr>
              <w:rStyle w:val="a7"/>
              <w:color w:val="00B0F0"/>
              <w:rtl/>
            </w:rPr>
            <w:br/>
          </w:r>
          <w:ins w:id="25" w:author="Kook Sec" w:date="2022-11-29T10:02:00Z">
            <w:r w:rsidR="00D20449">
              <w:rPr>
                <w:rStyle w:val="a7"/>
                <w:rFonts w:hint="cs"/>
                <w:color w:val="00B0F0"/>
                <w:rtl/>
              </w:rPr>
              <w:t>515661866</w:t>
            </w:r>
          </w:ins>
        </w:sdtContent>
      </w:sdt>
    </w:p>
    <w:p w14:paraId="48C714D8"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(להלן: "</w:t>
      </w:r>
      <w:r w:rsidRPr="00C521D8">
        <w:rPr>
          <w:rFonts w:ascii="Times New Roman" w:eastAsia="Times New Roman" w:hAnsi="Times New Roman" w:cs="David" w:hint="cs"/>
          <w:b/>
          <w:bCs/>
          <w:sz w:val="24"/>
          <w:szCs w:val="24"/>
          <w:rtl/>
          <w:lang w:eastAsia="he-IL"/>
        </w:rPr>
        <w:t>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18779004"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3DDCB25C"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6B34325"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623C679"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1581D63E"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3104CA89"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למונחים הבאים יהא הפרוש הנקוב </w:t>
      </w:r>
      <w:proofErr w:type="spellStart"/>
      <w:r w:rsidRPr="00C521D8">
        <w:rPr>
          <w:rFonts w:ascii="Times New Roman" w:eastAsia="Times New Roman" w:hAnsi="Times New Roman" w:cs="David"/>
          <w:sz w:val="24"/>
          <w:szCs w:val="24"/>
          <w:rtl/>
          <w:lang w:eastAsia="he-IL"/>
        </w:rPr>
        <w:t>בצידם</w:t>
      </w:r>
      <w:proofErr w:type="spellEnd"/>
      <w:r w:rsidRPr="00C521D8">
        <w:rPr>
          <w:rFonts w:ascii="Times New Roman" w:eastAsia="Times New Roman" w:hAnsi="Times New Roman" w:cs="David"/>
          <w:sz w:val="24"/>
          <w:szCs w:val="24"/>
          <w:rtl/>
          <w:lang w:eastAsia="he-IL"/>
        </w:rPr>
        <w:t xml:space="preserve"> דהיינו:</w:t>
      </w:r>
    </w:p>
    <w:p w14:paraId="1FDAC496"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B467A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proofErr w:type="spellStart"/>
      <w:r w:rsidRPr="00C521D8">
        <w:rPr>
          <w:rFonts w:ascii="Times New Roman" w:eastAsia="Times New Roman" w:hAnsi="Times New Roman" w:cs="David"/>
          <w:sz w:val="24"/>
          <w:szCs w:val="24"/>
          <w:rtl/>
          <w:lang w:eastAsia="he-IL"/>
        </w:rPr>
        <w:t>המצ"ב</w:t>
      </w:r>
      <w:proofErr w:type="spellEnd"/>
      <w:r w:rsidRPr="00C521D8">
        <w:rPr>
          <w:rFonts w:ascii="Times New Roman" w:eastAsia="Times New Roman" w:hAnsi="Times New Roman" w:cs="David"/>
          <w:sz w:val="24"/>
          <w:szCs w:val="24"/>
          <w:rtl/>
          <w:lang w:eastAsia="he-IL"/>
        </w:rPr>
        <w:t>.</w:t>
      </w:r>
    </w:p>
    <w:p w14:paraId="71F9AEE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2B9004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5E4CB4E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proofErr w:type="spellStart"/>
      <w:r w:rsidRPr="00C521D8">
        <w:rPr>
          <w:rFonts w:ascii="Times New Roman" w:eastAsia="Times New Roman" w:hAnsi="Times New Roman" w:cs="David"/>
          <w:sz w:val="24"/>
          <w:szCs w:val="24"/>
          <w:rtl/>
          <w:lang w:eastAsia="he-IL"/>
        </w:rPr>
        <w:t>המצ"ב</w:t>
      </w:r>
      <w:proofErr w:type="spellEnd"/>
      <w:r w:rsidRPr="00C521D8">
        <w:rPr>
          <w:rFonts w:ascii="Times New Roman" w:eastAsia="Times New Roman" w:hAnsi="Times New Roman" w:cs="David"/>
          <w:sz w:val="24"/>
          <w:szCs w:val="24"/>
          <w:rtl/>
          <w:lang w:eastAsia="he-IL"/>
        </w:rPr>
        <w:t>.</w:t>
      </w:r>
    </w:p>
    <w:p w14:paraId="3FC5E21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7F0E61"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657756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3FEC47"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3581CF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65ADF0E"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572BFAF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46EE1B"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352953A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lastRenderedPageBreak/>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0D7A2ED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sz w:val="24"/>
          <w:szCs w:val="24"/>
          <w:rtl/>
          <w:lang w:eastAsia="he-IL"/>
        </w:rPr>
        <w:t>.</w:t>
      </w:r>
    </w:p>
    <w:p w14:paraId="2362CDE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823026"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D7DE6B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209BEB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6AE58AE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30FA54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436B89"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57810DB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0CF8C127"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E16B3E2"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07FFC03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7DD30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6B156D3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proofErr w:type="spellStart"/>
      <w:r w:rsidRPr="00C521D8">
        <w:rPr>
          <w:rFonts w:ascii="Times New Roman" w:eastAsia="Times New Roman" w:hAnsi="Times New Roman" w:cs="David"/>
          <w:sz w:val="24"/>
          <w:szCs w:val="24"/>
          <w:rtl/>
          <w:lang w:eastAsia="he-IL"/>
        </w:rPr>
        <w:t>המצ"ב</w:t>
      </w:r>
      <w:proofErr w:type="spellEnd"/>
      <w:r w:rsidRPr="00C521D8">
        <w:rPr>
          <w:rFonts w:ascii="Times New Roman" w:eastAsia="Times New Roman" w:hAnsi="Times New Roman" w:cs="David"/>
          <w:sz w:val="24"/>
          <w:szCs w:val="24"/>
          <w:rtl/>
          <w:lang w:eastAsia="he-IL"/>
        </w:rPr>
        <w:t>.</w:t>
      </w:r>
    </w:p>
    <w:p w14:paraId="300C91E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46358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חוזה</w:t>
      </w:r>
    </w:p>
    <w:p w14:paraId="3980DB2E"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sz w:val="24"/>
          <w:szCs w:val="24"/>
          <w:rtl/>
          <w:lang w:eastAsia="he-IL"/>
        </w:rPr>
        <w:t>.</w:t>
      </w:r>
    </w:p>
    <w:p w14:paraId="1F654ADB"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BF5708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61EBA584"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2839A00E"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5BE108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278CE3E9"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63102574"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7D79BBBD"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4224316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0187297D"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394F4C52"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22FAA33"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9A1459C"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6AF85EC4"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55587106"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3CF4DBB5"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189D712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6B0A495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w:t>
      </w:r>
      <w:proofErr w:type="spellEnd"/>
      <w:r w:rsidRPr="00C521D8">
        <w:rPr>
          <w:rFonts w:ascii="Times New Roman" w:eastAsia="Times New Roman" w:hAnsi="Times New Roman" w:cs="David"/>
          <w:sz w:val="24"/>
          <w:szCs w:val="24"/>
          <w:rtl/>
          <w:lang w:eastAsia="he-IL"/>
        </w:rPr>
        <w:t xml:space="preserve">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04AD8C7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t xml:space="preserve">בנספח </w:t>
      </w:r>
      <w:r w:rsidRPr="00C521D8">
        <w:rPr>
          <w:rFonts w:ascii="Times New Roman" w:eastAsia="Times New Roman" w:hAnsi="Times New Roman" w:cs="David"/>
          <w:bCs/>
          <w:sz w:val="24"/>
          <w:szCs w:val="24"/>
          <w:rtl/>
          <w:lang w:eastAsia="he-IL"/>
        </w:rPr>
        <w:t xml:space="preserve">ב'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sz w:val="24"/>
          <w:szCs w:val="24"/>
          <w:rtl/>
          <w:lang w:eastAsia="he-IL"/>
        </w:rPr>
        <w:t>.</w:t>
      </w:r>
    </w:p>
    <w:p w14:paraId="10F1971B"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1F3EA84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41CB3C0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2CC9EEB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59D8DCF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6FA0F54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C521D8">
        <w:rPr>
          <w:rFonts w:ascii="Times New Roman" w:eastAsia="Times New Roman" w:hAnsi="Times New Roman" w:cs="David"/>
          <w:sz w:val="24"/>
          <w:szCs w:val="24"/>
          <w:rtl/>
          <w:lang w:eastAsia="he-IL"/>
        </w:rPr>
        <w:t>הכל</w:t>
      </w:r>
      <w:proofErr w:type="spellEnd"/>
      <w:r w:rsidRPr="00C521D8">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0CEF461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5260C65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65A58CE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B1AAA6C"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w:t>
      </w:r>
      <w:proofErr w:type="spellStart"/>
      <w:r w:rsidRPr="00C521D8">
        <w:rPr>
          <w:rFonts w:ascii="Times New Roman" w:eastAsia="Times New Roman" w:hAnsi="Times New Roman" w:cs="David" w:hint="cs"/>
          <w:sz w:val="24"/>
          <w:szCs w:val="24"/>
          <w:rtl/>
          <w:lang w:eastAsia="he-IL"/>
        </w:rPr>
        <w:t>רמדורנט</w:t>
      </w:r>
      <w:proofErr w:type="spellEnd"/>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של </w:t>
      </w:r>
      <w:proofErr w:type="spellStart"/>
      <w:r w:rsidRPr="00C521D8">
        <w:rPr>
          <w:rFonts w:ascii="Times New Roman" w:eastAsia="Times New Roman" w:hAnsi="Times New Roman" w:cs="David"/>
          <w:sz w:val="24"/>
          <w:szCs w:val="24"/>
          <w:rtl/>
          <w:lang w:eastAsia="he-IL"/>
        </w:rPr>
        <w:t>רמדור</w:t>
      </w:r>
      <w:proofErr w:type="spellEnd"/>
      <w:r w:rsidRPr="00C521D8">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6908AF6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0D3EB94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3A57642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proofErr w:type="spellStart"/>
      <w:r w:rsidRPr="00C521D8">
        <w:rPr>
          <w:rFonts w:ascii="Times New Roman" w:eastAsia="Times New Roman" w:hAnsi="Times New Roman" w:cs="David" w:hint="cs"/>
          <w:b/>
          <w:sz w:val="24"/>
          <w:szCs w:val="24"/>
          <w:rtl/>
          <w:lang w:eastAsia="he-IL"/>
        </w:rPr>
        <w:t>המצ"ב</w:t>
      </w:r>
      <w:proofErr w:type="spellEnd"/>
      <w:r w:rsidRPr="00C521D8">
        <w:rPr>
          <w:rFonts w:ascii="Times New Roman" w:eastAsia="Times New Roman" w:hAnsi="Times New Roman" w:cs="David" w:hint="cs"/>
          <w:b/>
          <w:sz w:val="24"/>
          <w:szCs w:val="24"/>
          <w:rtl/>
          <w:lang w:eastAsia="he-IL"/>
        </w:rPr>
        <w:t>,</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5A9702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0404F0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0E25791F"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EA4541B"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113B725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309E47F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433C0987"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7146535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31F8F00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361CFCE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111F2B3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73CAD6F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w:t>
      </w:r>
      <w:proofErr w:type="spellStart"/>
      <w:r w:rsidRPr="00C521D8">
        <w:rPr>
          <w:rFonts w:ascii="Times New Roman" w:eastAsia="Times New Roman" w:hAnsi="Times New Roman" w:cs="David"/>
          <w:sz w:val="24"/>
          <w:szCs w:val="24"/>
          <w:rtl/>
          <w:lang w:eastAsia="he-IL"/>
        </w:rPr>
        <w:t>ליתן</w:t>
      </w:r>
      <w:proofErr w:type="spellEnd"/>
      <w:r w:rsidRPr="00C521D8">
        <w:rPr>
          <w:rFonts w:ascii="Times New Roman" w:eastAsia="Times New Roman" w:hAnsi="Times New Roman" w:cs="David"/>
          <w:sz w:val="24"/>
          <w:szCs w:val="24"/>
          <w:rtl/>
          <w:lang w:eastAsia="he-IL"/>
        </w:rPr>
        <w:t xml:space="preserve">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אלא באמצעות המזמין או המנהל.</w:t>
      </w:r>
    </w:p>
    <w:p w14:paraId="47A6B69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המנהל</w:t>
      </w:r>
    </w:p>
    <w:p w14:paraId="61B6F93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384C98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w:t>
      </w:r>
      <w:r w:rsidRPr="00C521D8">
        <w:rPr>
          <w:rFonts w:ascii="Times New Roman" w:eastAsia="Times New Roman" w:hAnsi="Times New Roman" w:cs="David"/>
          <w:sz w:val="24"/>
          <w:szCs w:val="24"/>
          <w:rtl/>
          <w:lang w:eastAsia="he-IL"/>
        </w:rPr>
        <w:lastRenderedPageBreak/>
        <w:t xml:space="preserve">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w:t>
      </w:r>
      <w:proofErr w:type="spellStart"/>
      <w:r w:rsidRPr="00C521D8">
        <w:rPr>
          <w:rFonts w:ascii="Times New Roman" w:eastAsia="Times New Roman" w:hAnsi="Times New Roman" w:cs="David" w:hint="cs"/>
          <w:b/>
          <w:sz w:val="24"/>
          <w:szCs w:val="24"/>
          <w:rtl/>
          <w:lang w:eastAsia="he-IL"/>
        </w:rPr>
        <w:t>המצ"ב</w:t>
      </w:r>
      <w:proofErr w:type="spellEnd"/>
      <w:r w:rsidRPr="00C521D8">
        <w:rPr>
          <w:rFonts w:ascii="Times New Roman" w:eastAsia="Times New Roman" w:hAnsi="Times New Roman" w:cs="David"/>
          <w:sz w:val="24"/>
          <w:szCs w:val="24"/>
          <w:rtl/>
          <w:lang w:eastAsia="he-IL"/>
        </w:rPr>
        <w:t>.</w:t>
      </w:r>
    </w:p>
    <w:p w14:paraId="5834A34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7669979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BE954CC"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5166E0F6"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72D128D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5D179F8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6E501AD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223972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A6AB192"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A2B184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שלדעת המנהל לא הייתה ליועץ שליטה עליו.</w:t>
      </w:r>
    </w:p>
    <w:p w14:paraId="124F983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12902F5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0749B2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5472229B"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p>
    <w:p w14:paraId="39A6678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בקיום לוח הזמנים.</w:t>
      </w:r>
    </w:p>
    <w:p w14:paraId="3FDF84D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CF8B054"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6B91807F"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7FB7D40"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1600D67F"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proofErr w:type="spellStart"/>
      <w:r w:rsidRPr="00C521D8">
        <w:rPr>
          <w:rFonts w:ascii="Times New Roman" w:eastAsia="Times New Roman" w:hAnsi="Times New Roman" w:cs="David" w:hint="cs"/>
          <w:b/>
          <w:sz w:val="24"/>
          <w:szCs w:val="24"/>
          <w:rtl/>
          <w:lang w:eastAsia="he-IL"/>
        </w:rPr>
        <w:t>המצ"ב</w:t>
      </w:r>
      <w:proofErr w:type="spellEnd"/>
      <w:r w:rsidRPr="00C521D8">
        <w:rPr>
          <w:rFonts w:ascii="Times New Roman" w:eastAsia="Times New Roman" w:hAnsi="Times New Roman" w:cs="David" w:hint="cs"/>
          <w:b/>
          <w:sz w:val="24"/>
          <w:szCs w:val="24"/>
          <w:rtl/>
          <w:lang w:eastAsia="he-IL"/>
        </w:rPr>
        <w:t xml:space="preserve">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39317C3C"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3A77E92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25396C5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26FD3AC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5BC434C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129FD1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12DEBDF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062B3E9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440D2316"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מערכת ניהול 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w:t>
      </w:r>
      <w:proofErr w:type="spellStart"/>
      <w:r w:rsidRPr="00C521D8">
        <w:rPr>
          <w:rFonts w:ascii="Times New Roman" w:eastAsia="Times New Roman" w:hAnsi="Times New Roman" w:cs="David"/>
          <w:sz w:val="24"/>
          <w:szCs w:val="24"/>
          <w:rtl/>
          <w:lang w:eastAsia="he-IL"/>
        </w:rPr>
        <w:t>רמדורנט</w:t>
      </w:r>
      <w:proofErr w:type="spellEnd"/>
      <w:r w:rsidRPr="00C521D8">
        <w:rPr>
          <w:rFonts w:ascii="Times New Roman" w:eastAsia="Times New Roman" w:hAnsi="Times New Roman" w:cs="David"/>
          <w:sz w:val="24"/>
          <w:szCs w:val="24"/>
          <w:rtl/>
          <w:lang w:eastAsia="he-IL"/>
        </w:rPr>
        <w:t xml:space="preserve">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4707E2F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C521D8">
        <w:rPr>
          <w:rFonts w:ascii="Times New Roman" w:eastAsia="Times New Roman" w:hAnsi="Times New Roman" w:cs="David"/>
          <w:sz w:val="24"/>
          <w:szCs w:val="24"/>
          <w:rtl/>
          <w:lang w:eastAsia="he-IL"/>
        </w:rPr>
        <w:t>לשלמם</w:t>
      </w:r>
      <w:proofErr w:type="spellEnd"/>
      <w:r w:rsidRPr="00C521D8">
        <w:rPr>
          <w:rFonts w:ascii="Times New Roman" w:eastAsia="Times New Roman" w:hAnsi="Times New Roman" w:cs="David"/>
          <w:sz w:val="24"/>
          <w:szCs w:val="24"/>
          <w:rtl/>
          <w:lang w:eastAsia="he-IL"/>
        </w:rPr>
        <w:t xml:space="preserve">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149B5E73"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משלבי שירותי היועץ ו/או 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27831C2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proofErr w:type="spellStart"/>
      <w:r w:rsidRPr="00C521D8">
        <w:rPr>
          <w:rFonts w:ascii="Times New Roman" w:eastAsia="Times New Roman" w:hAnsi="Times New Roman" w:cs="David" w:hint="cs"/>
          <w:sz w:val="24"/>
          <w:szCs w:val="24"/>
          <w:rtl/>
          <w:lang w:eastAsia="he-IL"/>
        </w:rPr>
        <w:t>המצ"ב</w:t>
      </w:r>
      <w:proofErr w:type="spellEnd"/>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w:t>
      </w:r>
      <w:r w:rsidRPr="00C521D8">
        <w:rPr>
          <w:rFonts w:ascii="Times New Roman" w:eastAsia="Times New Roman" w:hAnsi="Times New Roman" w:cs="David"/>
          <w:sz w:val="24"/>
          <w:szCs w:val="24"/>
          <w:rtl/>
          <w:lang w:eastAsia="he-IL"/>
        </w:rPr>
        <w:lastRenderedPageBreak/>
        <w:t xml:space="preserve">אותן תואמות לתכניותיו ולתקנים המחייבים וכי הן בוצעו לשביעות רצונו בנוסח המצורף 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6BDBA46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643E47D9"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4574099"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2561595"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1B86D377"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E6B4A02"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w:t>
      </w:r>
      <w:proofErr w:type="spellStart"/>
      <w:r w:rsidRPr="004473B9">
        <w:rPr>
          <w:rFonts w:ascii="Times New Roman" w:eastAsia="Times New Roman" w:hAnsi="Times New Roman" w:cs="David" w:hint="cs"/>
          <w:b/>
          <w:sz w:val="24"/>
          <w:szCs w:val="24"/>
          <w:rtl/>
          <w:lang w:eastAsia="he-IL"/>
        </w:rPr>
        <w:t>המצ"ב</w:t>
      </w:r>
      <w:proofErr w:type="spellEnd"/>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1502F70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2DCBD29C"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7F5B894E"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75AF5EF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3DBC7E1"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השינויים מתחייבים מדרישת רשויות מוסמכות. </w:t>
      </w:r>
    </w:p>
    <w:p w14:paraId="018FF6F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B01BDEB"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5CDF9A97"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093A7D5F"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23E84D87"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1F2E75F"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7EA2EB3E" w14:textId="77777777" w:rsidR="001D0C05" w:rsidRPr="00013687" w:rsidRDefault="001D0C05" w:rsidP="001D0C05">
      <w:pPr>
        <w:pStyle w:val="afa"/>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B27B185"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CD208DE"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0AB066A"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C21DB36"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9E38421"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850B3D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B100E6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2047FD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1A87A5F"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76B7B9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171D52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70A3B70"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w:t>
      </w:r>
      <w:r>
        <w:rPr>
          <w:rFonts w:ascii="Times New Roman" w:eastAsia="Times New Roman" w:hAnsi="Times New Roman" w:cs="David" w:hint="cs"/>
          <w:sz w:val="20"/>
          <w:szCs w:val="24"/>
          <w:rtl/>
          <w:lang w:eastAsia="he-IL"/>
        </w:rPr>
        <w:lastRenderedPageBreak/>
        <w:t xml:space="preserve">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E971978"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5B8EC0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242D347"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38B040BB"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CB01C0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B30071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C8BFECE"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1BAE068"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93FB8C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אספקת תכניות</w:t>
      </w:r>
    </w:p>
    <w:p w14:paraId="2CA01FE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C521D8">
        <w:rPr>
          <w:rFonts w:ascii="Times New Roman" w:eastAsia="Times New Roman" w:hAnsi="Times New Roman" w:cs="David"/>
          <w:sz w:val="24"/>
          <w:szCs w:val="24"/>
          <w:rtl/>
          <w:lang w:eastAsia="he-IL"/>
        </w:rPr>
        <w:t>המצ"ב</w:t>
      </w:r>
      <w:proofErr w:type="spellEnd"/>
      <w:r w:rsidRPr="00C521D8">
        <w:rPr>
          <w:rFonts w:ascii="Times New Roman" w:eastAsia="Times New Roman" w:hAnsi="Times New Roman" w:cs="David"/>
          <w:sz w:val="24"/>
          <w:szCs w:val="24"/>
          <w:rtl/>
          <w:lang w:eastAsia="he-IL"/>
        </w:rPr>
        <w:t xml:space="preserve">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15F3CB1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44C1F3D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C521D8">
        <w:rPr>
          <w:rFonts w:ascii="Times New Roman" w:eastAsia="Times New Roman" w:hAnsi="Times New Roman" w:cs="David"/>
          <w:sz w:val="24"/>
          <w:szCs w:val="24"/>
          <w:rtl/>
          <w:lang w:eastAsia="he-IL"/>
        </w:rPr>
        <w:t>הכל</w:t>
      </w:r>
      <w:proofErr w:type="spellEnd"/>
      <w:r w:rsidRPr="00C521D8">
        <w:rPr>
          <w:rFonts w:ascii="Times New Roman" w:eastAsia="Times New Roman" w:hAnsi="Times New Roman" w:cs="David"/>
          <w:sz w:val="24"/>
          <w:szCs w:val="24"/>
          <w:rtl/>
          <w:lang w:eastAsia="he-IL"/>
        </w:rPr>
        <w:t xml:space="preserve"> לפי העניין.</w:t>
      </w:r>
    </w:p>
    <w:p w14:paraId="5FB530F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52438B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lastRenderedPageBreak/>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19A18FAB"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C521D8">
        <w:rPr>
          <w:rFonts w:ascii="Times New Roman" w:eastAsia="Times New Roman" w:hAnsi="Times New Roman" w:cs="David"/>
          <w:sz w:val="24"/>
          <w:szCs w:val="24"/>
          <w:rtl/>
          <w:lang w:eastAsia="he-IL"/>
        </w:rPr>
        <w:t>לשנותן</w:t>
      </w:r>
      <w:proofErr w:type="spellEnd"/>
      <w:r w:rsidRPr="00C521D8">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61140E6"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מעמד היועץ</w:t>
      </w:r>
    </w:p>
    <w:p w14:paraId="3EF3B71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26C3805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 xml:space="preserve">י הדין ו/או </w:t>
      </w:r>
      <w:proofErr w:type="spellStart"/>
      <w:r w:rsidRPr="00C521D8">
        <w:rPr>
          <w:rFonts w:ascii="Times New Roman" w:eastAsia="Times New Roman" w:hAnsi="Times New Roman" w:cs="David"/>
          <w:color w:val="000000"/>
          <w:sz w:val="24"/>
          <w:szCs w:val="24"/>
          <w:rtl/>
          <w:lang w:eastAsia="he-IL"/>
        </w:rPr>
        <w:t>מכח</w:t>
      </w:r>
      <w:proofErr w:type="spellEnd"/>
      <w:r w:rsidRPr="00C521D8">
        <w:rPr>
          <w:rFonts w:ascii="Times New Roman" w:eastAsia="Times New Roman" w:hAnsi="Times New Roman" w:cs="David"/>
          <w:color w:val="000000"/>
          <w:sz w:val="24"/>
          <w:szCs w:val="24"/>
          <w:rtl/>
          <w:lang w:eastAsia="he-IL"/>
        </w:rPr>
        <w:t xml:space="preserve"> צו הרחבה ו/או </w:t>
      </w:r>
      <w:proofErr w:type="spellStart"/>
      <w:r w:rsidRPr="00C521D8">
        <w:rPr>
          <w:rFonts w:ascii="Times New Roman" w:eastAsia="Times New Roman" w:hAnsi="Times New Roman" w:cs="David"/>
          <w:color w:val="000000"/>
          <w:sz w:val="24"/>
          <w:szCs w:val="24"/>
          <w:rtl/>
          <w:lang w:eastAsia="he-IL"/>
        </w:rPr>
        <w:t>מכח</w:t>
      </w:r>
      <w:proofErr w:type="spellEnd"/>
      <w:r w:rsidRPr="00C521D8">
        <w:rPr>
          <w:rFonts w:ascii="Times New Roman" w:eastAsia="Times New Roman" w:hAnsi="Times New Roman" w:cs="David"/>
          <w:color w:val="000000"/>
          <w:sz w:val="24"/>
          <w:szCs w:val="24"/>
          <w:rtl/>
          <w:lang w:eastAsia="he-IL"/>
        </w:rPr>
        <w:t xml:space="preserve"> הסכם כלשהו על עובד</w:t>
      </w:r>
      <w:r w:rsidRPr="00C521D8">
        <w:rPr>
          <w:rFonts w:ascii="Times New Roman" w:eastAsia="Times New Roman" w:hAnsi="Times New Roman" w:cs="David" w:hint="cs"/>
          <w:sz w:val="24"/>
          <w:szCs w:val="24"/>
          <w:rtl/>
          <w:lang w:eastAsia="he-IL"/>
        </w:rPr>
        <w:t>.</w:t>
      </w:r>
    </w:p>
    <w:p w14:paraId="351E552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w:t>
      </w:r>
      <w:proofErr w:type="spellStart"/>
      <w:r w:rsidRPr="00C521D8">
        <w:rPr>
          <w:rFonts w:ascii="Times New Roman" w:eastAsia="Times New Roman" w:hAnsi="Times New Roman" w:cs="David" w:hint="cs"/>
          <w:color w:val="000000"/>
          <w:sz w:val="24"/>
          <w:szCs w:val="24"/>
          <w:rtl/>
          <w:lang w:eastAsia="he-IL"/>
        </w:rPr>
        <w:t>שלוחיו</w:t>
      </w:r>
      <w:proofErr w:type="spellEnd"/>
      <w:r w:rsidRPr="00C521D8">
        <w:rPr>
          <w:rFonts w:ascii="Times New Roman" w:eastAsia="Times New Roman" w:hAnsi="Times New Roman" w:cs="David" w:hint="cs"/>
          <w:color w:val="000000"/>
          <w:sz w:val="24"/>
          <w:szCs w:val="24"/>
          <w:rtl/>
          <w:lang w:eastAsia="he-IL"/>
        </w:rPr>
        <w:t xml:space="preserve">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7B6909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w:t>
      </w:r>
      <w:proofErr w:type="spellStart"/>
      <w:r w:rsidRPr="00C521D8">
        <w:rPr>
          <w:rFonts w:ascii="Times New Roman" w:eastAsia="Times New Roman" w:hAnsi="Times New Roman" w:cs="David"/>
          <w:sz w:val="24"/>
          <w:szCs w:val="24"/>
          <w:rtl/>
          <w:lang w:eastAsia="he-IL"/>
        </w:rPr>
        <w:t>ישא</w:t>
      </w:r>
      <w:proofErr w:type="spellEnd"/>
      <w:r w:rsidRPr="00C521D8">
        <w:rPr>
          <w:rFonts w:ascii="Times New Roman" w:eastAsia="Times New Roman" w:hAnsi="Times New Roman" w:cs="David"/>
          <w:sz w:val="24"/>
          <w:szCs w:val="24"/>
          <w:rtl/>
          <w:lang w:eastAsia="he-IL"/>
        </w:rPr>
        <w:t xml:space="preserve">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61D4CFC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C33317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דרש המזמין על ידי 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2FCD8CE"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09160A04"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2D8AF141"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הבאת החוזה לגמר או ביטולו</w:t>
      </w:r>
    </w:p>
    <w:p w14:paraId="46560E2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6E68AE59"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40F58C89"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271D3585"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269AE950"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1FF56C2B"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254379C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28A28335"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7D905487"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2507BBCD"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34BC6B95"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3B78113D"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נבצר מהיועץ או מהמנהל הראשי לקיים את ה</w:t>
      </w:r>
      <w:r w:rsidRPr="00C521D8">
        <w:rPr>
          <w:rFonts w:ascii="Times New Roman" w:eastAsia="Times New Roman" w:hAnsi="Times New Roman" w:cs="David" w:hint="cs"/>
          <w:sz w:val="24"/>
          <w:szCs w:val="24"/>
          <w:rtl/>
          <w:lang w:eastAsia="he-IL"/>
        </w:rPr>
        <w:t xml:space="preserve">וראות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לפעולה משפטית או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שירותי היועץ או אם ארע אירוע דומה.</w:t>
      </w:r>
    </w:p>
    <w:p w14:paraId="083A3066"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חל שינוי בהחזקת המניות ו/או בהרכב המנהלים של היועץ.</w:t>
      </w:r>
    </w:p>
    <w:p w14:paraId="3B5F675C"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60D1800"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lastRenderedPageBreak/>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4F5EA13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7C5AFC4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498C954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147468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669169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89544A6"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177764F"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F02A505"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73816F1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478F504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כולם או מקצתם, אלא בהסכמת המזמין בכתב ומראש.</w:t>
      </w:r>
    </w:p>
    <w:p w14:paraId="60083B2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36D2A60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4A3755D8"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7E5255F"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3CD7888D"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339E574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5C87E2C9"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414339A"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760C7B1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57DA89D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5E662A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2639C4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w:t>
      </w:r>
      <w:proofErr w:type="spellStart"/>
      <w:r w:rsidRPr="00C521D8">
        <w:rPr>
          <w:rFonts w:ascii="Times New Roman" w:eastAsia="Times New Roman" w:hAnsi="Times New Roman" w:cs="David" w:hint="cs"/>
          <w:sz w:val="24"/>
          <w:szCs w:val="24"/>
          <w:rtl/>
          <w:lang w:eastAsia="he-IL"/>
        </w:rPr>
        <w:t>שלוחיו</w:t>
      </w:r>
      <w:proofErr w:type="spellEnd"/>
      <w:r w:rsidRPr="00C521D8">
        <w:rPr>
          <w:rFonts w:ascii="Times New Roman" w:eastAsia="Times New Roman" w:hAnsi="Times New Roman" w:cs="David" w:hint="cs"/>
          <w:sz w:val="24"/>
          <w:szCs w:val="24"/>
          <w:rtl/>
          <w:lang w:eastAsia="he-IL"/>
        </w:rPr>
        <w:t xml:space="preserve">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627004B8"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7E72035F"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76F84F5D"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2F09ACBB"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213444D9"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D41F42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164136C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w:t>
      </w:r>
    </w:p>
    <w:p w14:paraId="5EDFD87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4C81564E"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8D8C3D5"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4EDD7F8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271F38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89920B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w:t>
      </w:r>
      <w:proofErr w:type="spellStart"/>
      <w:r w:rsidRPr="00C521D8">
        <w:rPr>
          <w:rFonts w:ascii="Times New Roman" w:eastAsia="Times New Roman" w:hAnsi="Times New Roman" w:cs="David"/>
          <w:sz w:val="24"/>
          <w:szCs w:val="24"/>
          <w:rtl/>
          <w:lang w:eastAsia="he-IL"/>
        </w:rPr>
        <w:t>כויתור</w:t>
      </w:r>
      <w:proofErr w:type="spellEnd"/>
      <w:r w:rsidRPr="00C521D8">
        <w:rPr>
          <w:rFonts w:ascii="Times New Roman" w:eastAsia="Times New Roman" w:hAnsi="Times New Roman" w:cs="David"/>
          <w:sz w:val="24"/>
          <w:szCs w:val="24"/>
          <w:rtl/>
          <w:lang w:eastAsia="he-IL"/>
        </w:rPr>
        <w:t xml:space="preserve">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proofErr w:type="spellStart"/>
      <w:r w:rsidRPr="00C521D8">
        <w:rPr>
          <w:rFonts w:ascii="Times New Roman" w:eastAsia="Times New Roman" w:hAnsi="Times New Roman" w:cs="David"/>
          <w:sz w:val="24"/>
          <w:szCs w:val="24"/>
          <w:rtl/>
          <w:lang w:eastAsia="he-IL"/>
        </w:rPr>
        <w:t>כויתור</w:t>
      </w:r>
      <w:proofErr w:type="spellEnd"/>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75890B08"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25792A18"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34509BAF"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13714E8F"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CDF907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C521D8">
        <w:rPr>
          <w:rFonts w:ascii="Times New Roman" w:eastAsia="Times New Roman" w:hAnsi="Times New Roman" w:cs="David"/>
          <w:sz w:val="24"/>
          <w:szCs w:val="24"/>
          <w:rtl/>
          <w:lang w:eastAsia="he-IL"/>
        </w:rPr>
        <w:t>לס"ק</w:t>
      </w:r>
      <w:proofErr w:type="spellEnd"/>
      <w:r w:rsidRPr="00C521D8">
        <w:rPr>
          <w:rFonts w:ascii="Times New Roman" w:eastAsia="Times New Roman" w:hAnsi="Times New Roman" w:cs="David"/>
          <w:sz w:val="24"/>
          <w:szCs w:val="24"/>
          <w:rtl/>
          <w:lang w:eastAsia="he-IL"/>
        </w:rPr>
        <w:t xml:space="preserve"> זה.</w:t>
      </w:r>
    </w:p>
    <w:p w14:paraId="27B57714"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77A5F1E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43F5C74"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DCAA71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2789B6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C521D8">
        <w:rPr>
          <w:rFonts w:ascii="Times New Roman" w:eastAsia="Times New Roman" w:hAnsi="Times New Roman" w:cs="David"/>
          <w:sz w:val="24"/>
          <w:szCs w:val="24"/>
          <w:rtl/>
          <w:lang w:eastAsia="he-IL"/>
        </w:rPr>
        <w:t>מורשי</w:t>
      </w:r>
      <w:proofErr w:type="spellEnd"/>
      <w:r w:rsidRPr="00C521D8">
        <w:rPr>
          <w:rFonts w:ascii="Times New Roman" w:eastAsia="Times New Roman" w:hAnsi="Times New Roman" w:cs="David"/>
          <w:sz w:val="24"/>
          <w:szCs w:val="24"/>
          <w:rtl/>
          <w:lang w:eastAsia="he-IL"/>
        </w:rPr>
        <w:t xml:space="preserve"> החתימה של המזמין.</w:t>
      </w:r>
    </w:p>
    <w:p w14:paraId="47EEC969"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כמתקבלת ביום משלוח או מסירתה כאמור.</w:t>
      </w:r>
    </w:p>
    <w:p w14:paraId="2EB198D0"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6E402AF7"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2EBD49E8"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2EC90CA5"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1F6D4BB"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254BEC04"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6CAA2673"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5691F12D"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37DE3EAA"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6416C823"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5908D263"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427BFA7A"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9450458" w14:textId="77777777" w:rsidR="00C521D8" w:rsidRPr="00C521D8" w:rsidRDefault="00C521D8" w:rsidP="003D61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616C" w:rsidRPr="003D616C">
            <w:rPr>
              <w:rStyle w:val="a7"/>
              <w:color w:val="00B0F0"/>
              <w:u w:val="single"/>
              <w:rtl/>
            </w:rPr>
            <w:t>[שם ספק]</w:t>
          </w:r>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3D616C" w:rsidRPr="003D616C">
            <w:rPr>
              <w:rStyle w:val="a7"/>
              <w:color w:val="00B0F0"/>
              <w:u w:val="single"/>
              <w:rtl/>
            </w:rPr>
            <w:t>[שם צד א]</w:t>
          </w:r>
        </w:sdtContent>
      </w:sdt>
    </w:p>
    <w:p w14:paraId="57C47EA1"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283ADE73"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74B432"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31DAE0"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A68ED4"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C2317C"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6CF12D0C"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B5A1EBD"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4B5A42C1"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0BFB6F6"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5DAD4D5"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723C493"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239030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363CA0"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6" w:author="Kook Sec" w:date="2022-11-29T09:53:00Z">
            <w:r w:rsidR="00971B6A">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27" w:author="Kook Sec" w:date="2022-11-29T09:53:00Z">
            <w:r w:rsidR="00971B6A">
              <w:rPr>
                <w:rFonts w:ascii="Times New Roman" w:eastAsia="Times New Roman" w:hAnsi="Times New Roman" w:cs="David" w:hint="cs"/>
                <w:color w:val="00B0F0"/>
                <w:sz w:val="24"/>
                <w:szCs w:val="24"/>
                <w:rtl/>
              </w:rPr>
              <w:t>רמת שרת שלב ב</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8" w:author="Kook Sec" w:date="2022-11-29T09:53:00Z">
            <w:r w:rsidR="00971B6A">
              <w:rPr>
                <w:rFonts w:ascii="Times New Roman" w:eastAsia="Times New Roman" w:hAnsi="Times New Roman" w:cs="David" w:hint="cs"/>
                <w:color w:val="00B0F0"/>
                <w:sz w:val="24"/>
                <w:szCs w:val="24"/>
                <w:rtl/>
              </w:rPr>
              <w:t>פ.א פיתוח ובנייה בירושלים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BC07D1F"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8CF48A"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548E3809"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6F088C4E"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FB80C7"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9" w:author="Kook Sec" w:date="2022-11-29T09:53:00Z">
            <w:r w:rsidR="00971B6A">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0C881043"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5AE49622"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E606E3F"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721CD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0" w:author="Kook Sec" w:date="2022-11-29T10:04:00Z">
            <w:r w:rsidR="00D20449">
              <w:rPr>
                <w:rFonts w:ascii="Times New Roman" w:eastAsia="Times New Roman" w:hAnsi="Times New Roman" w:cs="David" w:hint="cs"/>
                <w:sz w:val="24"/>
                <w:szCs w:val="24"/>
                <w:rtl/>
                <w:lang w:eastAsia="he-IL"/>
              </w:rPr>
              <w:t xml:space="preserve">אבי </w:t>
            </w:r>
            <w:proofErr w:type="spellStart"/>
            <w:r w:rsidR="00D20449">
              <w:rPr>
                <w:rFonts w:ascii="Times New Roman" w:eastAsia="Times New Roman" w:hAnsi="Times New Roman" w:cs="David" w:hint="cs"/>
                <w:sz w:val="24"/>
                <w:szCs w:val="24"/>
                <w:rtl/>
                <w:lang w:eastAsia="he-IL"/>
              </w:rPr>
              <w:t>ברטי</w:t>
            </w:r>
            <w:proofErr w:type="spellEnd"/>
            <w:r w:rsidR="00D20449">
              <w:rPr>
                <w:rFonts w:ascii="Times New Roman" w:eastAsia="Times New Roman" w:hAnsi="Times New Roman" w:cs="David" w:hint="cs"/>
                <w:sz w:val="24"/>
                <w:szCs w:val="24"/>
                <w:rtl/>
                <w:lang w:eastAsia="he-IL"/>
              </w:rPr>
              <w:t xml:space="preserve"> לוי</w:t>
            </w:r>
          </w:ins>
        </w:sdtContent>
      </w:sdt>
    </w:p>
    <w:p w14:paraId="48C90F3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4588F49"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47DBE1C"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6F302CD"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43BF4904"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60F06D"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31" w:author="Kook Sec" w:date="2022-11-29T10:04:00Z">
            <w:r w:rsidR="00D20449">
              <w:rPr>
                <w:rFonts w:ascii="Times New Roman" w:eastAsia="Times New Roman" w:hAnsi="Times New Roman" w:cs="David"/>
                <w:color w:val="008000"/>
                <w:sz w:val="24"/>
                <w:szCs w:val="24"/>
                <w:rtl/>
                <w:lang w:eastAsia="he-IL"/>
              </w:rPr>
              <w:t>צבי טל</w:t>
            </w:r>
          </w:ins>
        </w:sdtContent>
      </w:sdt>
    </w:p>
    <w:p w14:paraId="4DF4547F" w14:textId="77777777"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315A703E"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90C7C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32" w:author="Kook Sec" w:date="2022-11-29T10:04:00Z">
            <w:r w:rsidR="00D20449">
              <w:rPr>
                <w:rFonts w:ascii="Times New Roman" w:eastAsia="Times New Roman" w:hAnsi="Times New Roman" w:cs="David"/>
                <w:color w:val="008000"/>
                <w:sz w:val="24"/>
                <w:szCs w:val="24"/>
                <w:rtl/>
                <w:lang w:eastAsia="he-IL"/>
              </w:rPr>
              <w:t>צבי טל</w:t>
            </w:r>
          </w:ins>
        </w:sdtContent>
      </w:sdt>
    </w:p>
    <w:p w14:paraId="4E4CDB2F"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81756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282271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229790"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81D52F9"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804D4E6"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C686F79"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D89285B"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1DE1C20"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0E9D537"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44B863C7" w14:textId="77777777" w:rsidTr="00044544">
        <w:tc>
          <w:tcPr>
            <w:tcW w:w="3366" w:type="dxa"/>
          </w:tcPr>
          <w:p w14:paraId="25A54D70" w14:textId="77777777" w:rsidR="008E610C" w:rsidRDefault="00971B6A"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8E610C" w:rsidRPr="00E95AE9">
                  <w:rPr>
                    <w:rStyle w:val="a7"/>
                    <w:color w:val="00B0F0"/>
                    <w:rtl/>
                  </w:rPr>
                  <w:t>[אחוז השתתפות צד א]</w:t>
                </w:r>
              </w:sdtContent>
            </w:sdt>
          </w:p>
          <w:p w14:paraId="51988CD7"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4600090" w14:textId="77777777" w:rsidR="008E610C" w:rsidRDefault="008E610C" w:rsidP="00044544">
            <w:pPr>
              <w:widowControl w:val="0"/>
              <w:spacing w:before="0" w:beforeAutospacing="0" w:after="0" w:afterAutospacing="0" w:line="240" w:lineRule="auto"/>
              <w:ind w:left="720"/>
              <w:outlineLvl w:val="2"/>
            </w:pPr>
          </w:p>
          <w:p w14:paraId="52027E69"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0D896C4"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01CD65D"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2D587CB0"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6B429AE"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8AFC576"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A37241F"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0719473"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058DBCA" w14:textId="77777777" w:rsidR="00C650A2" w:rsidRDefault="00C650A2"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BF4B052"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"ב"</w:t>
      </w:r>
    </w:p>
    <w:p w14:paraId="051D0EC3"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46CC0191"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1B64F065"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0A67089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 xml:space="preserve">קירות, בורות, תעלות, </w:t>
      </w:r>
      <w:proofErr w:type="spellStart"/>
      <w:r w:rsidRPr="00C521D8">
        <w:rPr>
          <w:rFonts w:ascii="Times New Roman" w:eastAsia="Times New Roman" w:hAnsi="Times New Roman" w:cs="David"/>
          <w:sz w:val="24"/>
          <w:szCs w:val="24"/>
          <w:rtl/>
          <w:lang w:eastAsia="he-IL"/>
        </w:rPr>
        <w:t>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w:t>
      </w:r>
      <w:proofErr w:type="spellEnd"/>
      <w:r w:rsidRPr="00C521D8">
        <w:rPr>
          <w:rFonts w:ascii="Times New Roman" w:eastAsia="Times New Roman" w:hAnsi="Times New Roman" w:cs="David"/>
          <w:sz w:val="24"/>
          <w:szCs w:val="24"/>
          <w:rtl/>
          <w:lang w:eastAsia="he-IL"/>
        </w:rPr>
        <w:t xml:space="preserve"> מעליות.</w:t>
      </w:r>
    </w:p>
    <w:p w14:paraId="2DC06D2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4A28602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09FCF8E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48E6909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50469BD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3FD4976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59C0917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4B99A6F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60A86EE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38B2C3A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3D0962B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C521D8">
        <w:rPr>
          <w:rFonts w:ascii="Times New Roman" w:eastAsia="Times New Roman" w:hAnsi="Times New Roman" w:cs="David"/>
          <w:sz w:val="24"/>
          <w:szCs w:val="24"/>
          <w:rtl/>
          <w:lang w:eastAsia="he-IL"/>
        </w:rPr>
        <w:t>יב</w:t>
      </w:r>
      <w:proofErr w:type="spellEnd"/>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אטום קירות חוץ.</w:t>
      </w:r>
    </w:p>
    <w:p w14:paraId="2C1D006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C521D8">
        <w:rPr>
          <w:rFonts w:ascii="Times New Roman" w:eastAsia="Times New Roman" w:hAnsi="Times New Roman" w:cs="David"/>
          <w:sz w:val="24"/>
          <w:szCs w:val="24"/>
          <w:rtl/>
          <w:lang w:eastAsia="he-IL"/>
        </w:rPr>
        <w:t>יג</w:t>
      </w:r>
      <w:proofErr w:type="spellEnd"/>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אטום מסדים.</w:t>
      </w:r>
    </w:p>
    <w:p w14:paraId="6FA4C41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1F04407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0129C41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C521D8">
        <w:rPr>
          <w:rFonts w:ascii="Times New Roman" w:eastAsia="Times New Roman" w:hAnsi="Times New Roman" w:cs="David" w:hint="cs"/>
          <w:sz w:val="24"/>
          <w:szCs w:val="24"/>
          <w:rtl/>
          <w:lang w:eastAsia="he-IL"/>
        </w:rPr>
        <w:t>טז</w:t>
      </w:r>
      <w:proofErr w:type="spellEnd"/>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אטום קירות פתוח.</w:t>
      </w:r>
    </w:p>
    <w:p w14:paraId="3A53617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C521D8">
        <w:rPr>
          <w:rFonts w:ascii="Times New Roman" w:eastAsia="Times New Roman" w:hAnsi="Times New Roman" w:cs="David" w:hint="cs"/>
          <w:sz w:val="24"/>
          <w:szCs w:val="24"/>
          <w:rtl/>
          <w:lang w:eastAsia="he-IL"/>
        </w:rPr>
        <w:t>יז</w:t>
      </w:r>
      <w:proofErr w:type="spellEnd"/>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 xml:space="preserve">אטום ברכות </w:t>
      </w:r>
      <w:proofErr w:type="spellStart"/>
      <w:r w:rsidRPr="00C521D8">
        <w:rPr>
          <w:rFonts w:ascii="Times New Roman" w:eastAsia="Times New Roman" w:hAnsi="Times New Roman" w:cs="David" w:hint="cs"/>
          <w:sz w:val="24"/>
          <w:szCs w:val="24"/>
          <w:rtl/>
          <w:lang w:eastAsia="he-IL"/>
        </w:rPr>
        <w:t>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w:t>
      </w:r>
      <w:proofErr w:type="spellEnd"/>
      <w:r w:rsidRPr="00C521D8">
        <w:rPr>
          <w:rFonts w:ascii="Times New Roman" w:eastAsia="Times New Roman" w:hAnsi="Times New Roman" w:cs="David" w:hint="cs"/>
          <w:sz w:val="24"/>
          <w:szCs w:val="24"/>
          <w:rtl/>
          <w:lang w:eastAsia="he-IL"/>
        </w:rPr>
        <w:t xml:space="preserve"> מים בפיתוח.</w:t>
      </w:r>
    </w:p>
    <w:p w14:paraId="2BCE1EC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C521D8">
        <w:rPr>
          <w:rFonts w:ascii="Times New Roman" w:eastAsia="Times New Roman" w:hAnsi="Times New Roman" w:cs="David" w:hint="cs"/>
          <w:sz w:val="24"/>
          <w:szCs w:val="24"/>
          <w:rtl/>
          <w:lang w:eastAsia="he-IL"/>
        </w:rPr>
        <w:t>יח</w:t>
      </w:r>
      <w:proofErr w:type="spellEnd"/>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אטום בין אלמנטים טרומיים ו/או מתועשים.</w:t>
      </w:r>
    </w:p>
    <w:p w14:paraId="1D7F2E0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C521D8">
        <w:rPr>
          <w:rFonts w:ascii="Times New Roman" w:eastAsia="Times New Roman" w:hAnsi="Times New Roman" w:cs="David" w:hint="cs"/>
          <w:sz w:val="24"/>
          <w:szCs w:val="24"/>
          <w:rtl/>
          <w:lang w:eastAsia="he-IL"/>
        </w:rPr>
        <w:t>יט</w:t>
      </w:r>
      <w:proofErr w:type="spellEnd"/>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hint="cs"/>
          <w:sz w:val="24"/>
          <w:szCs w:val="24"/>
          <w:rtl/>
          <w:lang w:eastAsia="he-IL"/>
        </w:rPr>
        <w:tab/>
        <w:t xml:space="preserve">אטום כל </w:t>
      </w:r>
      <w:proofErr w:type="spellStart"/>
      <w:r w:rsidRPr="00C521D8">
        <w:rPr>
          <w:rFonts w:ascii="Times New Roman" w:eastAsia="Times New Roman" w:hAnsi="Times New Roman" w:cs="David" w:hint="cs"/>
          <w:sz w:val="24"/>
          <w:szCs w:val="24"/>
          <w:rtl/>
          <w:lang w:eastAsia="he-IL"/>
        </w:rPr>
        <w:t>אלמט</w:t>
      </w:r>
      <w:proofErr w:type="spellEnd"/>
      <w:r w:rsidRPr="00C521D8">
        <w:rPr>
          <w:rFonts w:ascii="Times New Roman" w:eastAsia="Times New Roman" w:hAnsi="Times New Roman" w:cs="David" w:hint="cs"/>
          <w:sz w:val="24"/>
          <w:szCs w:val="24"/>
          <w:rtl/>
          <w:lang w:eastAsia="he-IL"/>
        </w:rPr>
        <w:t xml:space="preserve"> אשר עלול להחדיר מים למבנה.</w:t>
      </w:r>
    </w:p>
    <w:p w14:paraId="3315A0CE"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5FC6C5A4"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6799175E"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77225579"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7B360B7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63631F5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קבלת תדריך תכנון מנציג המזמין, מהאדריכל, </w:t>
      </w:r>
      <w:proofErr w:type="spellStart"/>
      <w:r w:rsidRPr="00C521D8">
        <w:rPr>
          <w:rFonts w:ascii="Times New Roman" w:eastAsia="Times New Roman" w:hAnsi="Times New Roman" w:cs="David"/>
          <w:sz w:val="24"/>
          <w:szCs w:val="24"/>
          <w:rtl/>
          <w:lang w:eastAsia="he-IL"/>
        </w:rPr>
        <w:t>מהקונסטרוקטור</w:t>
      </w:r>
      <w:proofErr w:type="spellEnd"/>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6CB6F6B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4224CD8F"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18EECE94"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1C77BF43"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38F1295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16CC74D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3CABC582"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24C4DEC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2FA4186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45489DD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0DDB9E4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3D535EC9"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426814D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2DF380ED"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71A5C64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w:t>
      </w:r>
      <w:proofErr w:type="spellStart"/>
      <w:r w:rsidRPr="00C521D8">
        <w:rPr>
          <w:rFonts w:ascii="Times New Roman" w:eastAsia="Times New Roman" w:hAnsi="Times New Roman" w:cs="David"/>
          <w:sz w:val="24"/>
          <w:szCs w:val="24"/>
          <w:rtl/>
          <w:lang w:eastAsia="he-IL"/>
        </w:rPr>
        <w:t>בקנ"מ</w:t>
      </w:r>
      <w:proofErr w:type="spellEnd"/>
      <w:r w:rsidRPr="00C521D8">
        <w:rPr>
          <w:rFonts w:ascii="Times New Roman" w:eastAsia="Times New Roman" w:hAnsi="Times New Roman" w:cs="David"/>
          <w:sz w:val="24"/>
          <w:szCs w:val="24"/>
          <w:rtl/>
          <w:lang w:eastAsia="he-IL"/>
        </w:rPr>
        <w:t xml:space="preserve"> הנדרש ויכללו בנוסף גם את פרטי הבידוד הטרמי, השיפועים, האביזרים וכד'. </w:t>
      </w:r>
    </w:p>
    <w:p w14:paraId="7FB3BAB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2D0F490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w:t>
      </w:r>
      <w:proofErr w:type="spellStart"/>
      <w:r w:rsidRPr="00C521D8">
        <w:rPr>
          <w:rFonts w:ascii="Times New Roman" w:eastAsia="Times New Roman" w:hAnsi="Times New Roman" w:cs="David"/>
          <w:sz w:val="24"/>
          <w:szCs w:val="24"/>
          <w:rtl/>
          <w:lang w:eastAsia="he-IL"/>
        </w:rPr>
        <w:t>ובק.מ</w:t>
      </w:r>
      <w:proofErr w:type="spellEnd"/>
      <w:r w:rsidRPr="00C521D8">
        <w:rPr>
          <w:rFonts w:ascii="Times New Roman" w:eastAsia="Times New Roman" w:hAnsi="Times New Roman" w:cs="David"/>
          <w:sz w:val="24"/>
          <w:szCs w:val="24"/>
          <w:rtl/>
          <w:lang w:eastAsia="he-IL"/>
        </w:rPr>
        <w:t xml:space="preserve">.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3E70D10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C521D8">
        <w:rPr>
          <w:rFonts w:ascii="Times New Roman" w:eastAsia="Times New Roman" w:hAnsi="Times New Roman" w:cs="David"/>
          <w:sz w:val="24"/>
          <w:szCs w:val="24"/>
          <w:rtl/>
          <w:lang w:eastAsia="he-IL"/>
        </w:rPr>
        <w:t>אסקי</w:t>
      </w:r>
      <w:proofErr w:type="spellEnd"/>
      <w:r w:rsidRPr="00C521D8">
        <w:rPr>
          <w:rFonts w:ascii="Times New Roman" w:eastAsia="Times New Roman" w:hAnsi="Times New Roman" w:cs="David"/>
          <w:sz w:val="24"/>
          <w:szCs w:val="24"/>
          <w:rtl/>
          <w:lang w:eastAsia="he-IL"/>
        </w:rPr>
        <w:t>", כך שניתן יהיה להעתיקם לכל מעבד תמלילים אחר, ע"ג דיסקט ובתדפיס.</w:t>
      </w:r>
    </w:p>
    <w:p w14:paraId="090FEAB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42AB200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39F982D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341C5B9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3EF1F37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315E6A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sidRPr="00C521D8">
        <w:rPr>
          <w:rFonts w:ascii="Times New Roman" w:eastAsia="Times New Roman" w:hAnsi="Times New Roman" w:cs="David"/>
          <w:sz w:val="24"/>
          <w:szCs w:val="24"/>
          <w:rtl/>
          <w:lang w:eastAsia="he-IL"/>
        </w:rPr>
        <w:t>יב</w:t>
      </w:r>
      <w:proofErr w:type="spellEnd"/>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5A3DBCDA"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roofErr w:type="spellStart"/>
      <w:r>
        <w:rPr>
          <w:rFonts w:ascii="Times New Roman" w:eastAsia="Times New Roman" w:hAnsi="Times New Roman" w:cs="David"/>
          <w:sz w:val="24"/>
          <w:szCs w:val="24"/>
          <w:rtl/>
          <w:lang w:eastAsia="he-IL"/>
        </w:rPr>
        <w:t>יג</w:t>
      </w:r>
      <w:proofErr w:type="spellEnd"/>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0D82D589"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6F46902E"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0116236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4958250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590F00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34563A1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6AFEE7C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500FC22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0798E10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0EFDE1F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3CD1EC4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5C62918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C7595D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560198D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1650699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5F05DC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114AD93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7F7CBE3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6F9B3C7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316CA43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2FE5726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1061D240"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 xml:space="preserve">בסיס </w:t>
      </w:r>
      <w:r w:rsidR="00E90138">
        <w:rPr>
          <w:rFonts w:ascii="Times New Roman" w:eastAsia="Times New Roman" w:hAnsi="Times New Roman" w:cs="David"/>
          <w:sz w:val="24"/>
          <w:szCs w:val="24"/>
          <w:rtl/>
          <w:lang w:eastAsia="he-IL"/>
        </w:rPr>
        <w:lastRenderedPageBreak/>
        <w:t>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13CBA10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05ECE00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6B5B7AF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2F89D47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55A9891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63FC19D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5978C7B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09938E0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7CBD743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0B21617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1AA4DE4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41F05802"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3C6D152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3FD042A5"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33997B80"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2223A2E3"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4C2C999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660CCF08"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w:t>
      </w:r>
      <w:proofErr w:type="spellStart"/>
      <w:r w:rsidRPr="00C521D8">
        <w:rPr>
          <w:rFonts w:ascii="Times New Roman" w:eastAsia="Times New Roman" w:hAnsi="Times New Roman" w:cs="David"/>
          <w:sz w:val="24"/>
          <w:szCs w:val="24"/>
          <w:rtl/>
          <w:lang w:eastAsia="he-IL"/>
        </w:rPr>
        <w:t>הכל</w:t>
      </w:r>
      <w:proofErr w:type="spellEnd"/>
      <w:r w:rsidRPr="00C521D8">
        <w:rPr>
          <w:rFonts w:ascii="Times New Roman" w:eastAsia="Times New Roman" w:hAnsi="Times New Roman" w:cs="David"/>
          <w:sz w:val="24"/>
          <w:szCs w:val="24"/>
          <w:rtl/>
          <w:lang w:eastAsia="he-IL"/>
        </w:rPr>
        <w:t xml:space="preserve"> כפי שיפורט בנספח ד'.</w:t>
      </w:r>
    </w:p>
    <w:p w14:paraId="146F40F2"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0B1B51FE"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32253B17"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958B593"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B3AA889"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54606B55"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1202745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3727D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7600604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7BA48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D64645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F6AB43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8FEAC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1B2DF36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DFE24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43F9980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4A78F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190FAAEC"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1CD7A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328928A9"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52E9A7D2"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68D8079E"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2A91A8E"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C6C917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C15D1A2"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0C18054D" w14:textId="77777777" w:rsidR="00646B25" w:rsidRDefault="00646B25"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10901F76" w14:textId="77777777" w:rsidR="00C521D8" w:rsidRPr="00C521D8" w:rsidRDefault="00C521D8"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0413A619"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sidR="00044544">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00D7B15A"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6DBB79DF"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sidR="00044544">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sidR="00044544">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C3F5859"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352D28C5" w14:textId="77777777"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33" w:author="Kook Sec" w:date="2022-11-29T10:03:00Z">
            <w:r w:rsidR="00D20449">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2081F0A0"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3F8E28C"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6E17E614"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25E28993"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EC48D10"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556495A6"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0ECDDE72"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ADB666D"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DF5211E"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004343E"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C551F25"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8988225"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DC585A7"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A54B0E"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3D4DCC"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FDE72BC"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3E47828"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0EE2528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1B85B1A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FD49FA"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7A0BF4C0"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7B9708C"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601F7C01"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32E527B4"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1C30E91A"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1B6B5394"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7F721307"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5650F192"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7A505BF5"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77E4B1BF"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1B83F462"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30432127"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1A5BAEEF"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4A52D187"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663D058D"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4E0AE670"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***מבנה חוזר***</w:t>
      </w:r>
    </w:p>
    <w:p w14:paraId="133725F7"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לאחר אישור הבקשות להיתרי בניה והוצאת היתר</w:t>
      </w:r>
      <w:r w:rsidRPr="00C521D8">
        <w:rPr>
          <w:rFonts w:ascii="Times New Roman" w:eastAsia="Times New Roman" w:hAnsi="Times New Roman" w:cs="David"/>
          <w:sz w:val="24"/>
          <w:szCs w:val="24"/>
          <w:rtl/>
          <w:lang w:eastAsia="he-IL"/>
        </w:rPr>
        <w:tab/>
        <w:t xml:space="preserve">בניה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45B82EF3"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במהלך ביצוע הפיקוח העליון</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45%</w:t>
      </w:r>
    </w:p>
    <w:p w14:paraId="45EDFF4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לאחר גמר ביצוע העבודות ע"י המזמין, ולאחר בדיקת </w:t>
      </w:r>
    </w:p>
    <w:p w14:paraId="566779A5"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החשבונות הסופיים בגין 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5AB29EE2"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והמזמין וקבלת אישור אכלוס</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11862C2E"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לאחר גמר הפיקוח העליון, תיקוני הבדק וקבלת תעודת גמר </w:t>
      </w:r>
    </w:p>
    <w:p w14:paraId="63599FA6"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004E9354" w14:textId="77777777" w:rsidR="00C521D8" w:rsidRPr="00C521D8" w:rsidRDefault="008B6F16"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המחייבים ולשביעות רצונו </w:t>
      </w:r>
      <w:r w:rsidR="00044544">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5%</w:t>
      </w:r>
    </w:p>
    <w:p w14:paraId="61769FD5"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EDE8F91"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B365FBA"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5003494C"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291FC393"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29EA582"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B405487"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DF792E3"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DCAF21F"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DB75911"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DE0B7CB"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0F7BFB0"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B818DB8"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42689F7"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5876C18"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74ACABB" w14:textId="77777777" w:rsidR="00507406" w:rsidRPr="00B27B4C" w:rsidRDefault="00971B6A"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34" w:author="Kook Sec" w:date="2022-11-29T09:58: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r>
          </w:ins>
        </w:p>
      </w:sdtContent>
    </w:sdt>
    <w:p w14:paraId="1B5044FF"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173B50A"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EF528A1"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E24AD30"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014D84B"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BA5E28"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ABB051E"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C0162F"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5" w:author="Kook Sec" w:date="2022-11-29T09:53:00Z">
            <w:r w:rsidR="00971B6A">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4B1FCB16"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BEE5CF"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F82EF5F"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D25D9B1" w14:textId="77777777"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9130F0">
            <w:rPr>
              <w:rStyle w:val="a7"/>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01D2E65"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A89C365"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2199FFA"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1B330F"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A8275E2"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9F111C1"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042EADC"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38DA47"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A1AC643"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034C478"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361F80C"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616C" w:rsidRPr="009130F0">
            <w:rPr>
              <w:rStyle w:val="a7"/>
              <w:color w:val="00B0F0"/>
              <w:rtl/>
            </w:rPr>
            <w:t>[שם ספק]</w:t>
          </w:r>
        </w:sdtContent>
      </w:sdt>
    </w:p>
    <w:p w14:paraId="1075D701"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3C5F18C"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BD03378"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D53517E"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06A32E1"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52EAEFD"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FC042B"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1389A98"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38FA32C"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8737C51"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41750525"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1532E7D" w14:textId="77777777" w:rsidR="001D0C05" w:rsidRPr="0009511C" w:rsidRDefault="001D0C05" w:rsidP="001D0C0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F2B4748"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2A5A4EC7"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658CF5EB"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6BC3191A"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36A6E764"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C07C55D"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12B590E"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47042083"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46024CD"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7706C77"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EFE0093"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168DE3E"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0F22DE5F"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7B9A0ED"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75F89B4" w14:textId="77777777" w:rsidR="001D0C05" w:rsidRPr="00400B84" w:rsidRDefault="001D0C05" w:rsidP="001D0C0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1D0C05" w:rsidRPr="0009511C" w14:paraId="180B6120" w14:textId="77777777" w:rsidTr="00971B6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7327D8E"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7078F26"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1D0C05" w:rsidRPr="0009511C" w14:paraId="3116D481" w14:textId="77777777" w:rsidTr="00971B6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799C492"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D0C05" w:rsidRPr="0009511C" w14:paraId="1856583E" w14:textId="77777777" w:rsidTr="00971B6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3E32CEF"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D3F9F05"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CC466A0"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5A1B981"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1D0C05" w:rsidRPr="0009511C" w14:paraId="615336E8" w14:textId="77777777" w:rsidTr="00971B6A">
        <w:trPr>
          <w:trHeight w:val="551"/>
        </w:trPr>
        <w:tc>
          <w:tcPr>
            <w:tcW w:w="4068" w:type="dxa"/>
            <w:tcBorders>
              <w:top w:val="single" w:sz="4" w:space="0" w:color="auto"/>
              <w:left w:val="single" w:sz="4" w:space="0" w:color="auto"/>
              <w:bottom w:val="single" w:sz="4" w:space="0" w:color="auto"/>
              <w:right w:val="single" w:sz="4" w:space="0" w:color="auto"/>
            </w:tcBorders>
            <w:hideMark/>
          </w:tcPr>
          <w:p w14:paraId="4383F5D9"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87B6FEE"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281DF17"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B586931"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p>
          <w:p w14:paraId="09C8761D"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A67ED01"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FFC4197"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p>
          <w:p w14:paraId="7B6D0BDA"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16CADC6"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p>
        </w:tc>
      </w:tr>
      <w:tr w:rsidR="001D0C05" w:rsidRPr="0009511C" w14:paraId="5B310750" w14:textId="77777777" w:rsidTr="00971B6A">
        <w:trPr>
          <w:trHeight w:val="571"/>
        </w:trPr>
        <w:tc>
          <w:tcPr>
            <w:tcW w:w="4068" w:type="dxa"/>
            <w:tcBorders>
              <w:top w:val="single" w:sz="4" w:space="0" w:color="auto"/>
              <w:left w:val="single" w:sz="4" w:space="0" w:color="auto"/>
              <w:bottom w:val="single" w:sz="4" w:space="0" w:color="auto"/>
              <w:right w:val="single" w:sz="4" w:space="0" w:color="auto"/>
            </w:tcBorders>
            <w:hideMark/>
          </w:tcPr>
          <w:p w14:paraId="506E420A"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0E858B8"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CA05193"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66603A" w14:textId="77777777" w:rsidR="001D0C05" w:rsidRPr="0009511C" w:rsidRDefault="001D0C05" w:rsidP="00971B6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865329" w14:textId="77777777" w:rsidR="001D0C05" w:rsidRPr="0009511C" w:rsidRDefault="001D0C05" w:rsidP="00971B6A">
            <w:pPr>
              <w:spacing w:before="0" w:beforeAutospacing="0" w:after="0" w:afterAutospacing="0" w:line="256" w:lineRule="auto"/>
              <w:rPr>
                <w:rFonts w:ascii="David" w:eastAsia="Calibri" w:hAnsi="David" w:cs="David"/>
                <w:b/>
                <w:sz w:val="24"/>
                <w:szCs w:val="24"/>
                <w:lang w:eastAsia="he-IL"/>
              </w:rPr>
            </w:pPr>
          </w:p>
        </w:tc>
      </w:tr>
      <w:tr w:rsidR="001D0C05" w:rsidRPr="0009511C" w14:paraId="787CB553" w14:textId="77777777" w:rsidTr="00971B6A">
        <w:trPr>
          <w:trHeight w:val="391"/>
        </w:trPr>
        <w:tc>
          <w:tcPr>
            <w:tcW w:w="4068" w:type="dxa"/>
            <w:tcBorders>
              <w:top w:val="single" w:sz="4" w:space="0" w:color="auto"/>
              <w:left w:val="single" w:sz="4" w:space="0" w:color="auto"/>
              <w:bottom w:val="single" w:sz="4" w:space="0" w:color="auto"/>
              <w:right w:val="single" w:sz="4" w:space="0" w:color="auto"/>
            </w:tcBorders>
            <w:hideMark/>
          </w:tcPr>
          <w:p w14:paraId="02F2637B"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7DF09E0"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28AA5F4" w14:textId="77777777" w:rsidR="001D0C05" w:rsidRPr="0009511C" w:rsidRDefault="001D0C05" w:rsidP="00971B6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0D4860" w14:textId="77777777" w:rsidR="001D0C05" w:rsidRPr="0009511C" w:rsidRDefault="001D0C05" w:rsidP="00971B6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9E5055" w14:textId="77777777" w:rsidR="001D0C05" w:rsidRPr="0009511C" w:rsidRDefault="001D0C05" w:rsidP="00971B6A">
            <w:pPr>
              <w:spacing w:before="0" w:beforeAutospacing="0" w:after="0" w:afterAutospacing="0" w:line="256" w:lineRule="auto"/>
              <w:rPr>
                <w:rFonts w:ascii="David" w:eastAsia="Calibri" w:hAnsi="David" w:cs="David"/>
                <w:b/>
                <w:sz w:val="24"/>
                <w:szCs w:val="24"/>
                <w:lang w:eastAsia="he-IL"/>
              </w:rPr>
            </w:pPr>
          </w:p>
        </w:tc>
      </w:tr>
    </w:tbl>
    <w:p w14:paraId="63453972" w14:textId="77777777" w:rsidR="001D0C05" w:rsidRPr="0009511C" w:rsidRDefault="001D0C05" w:rsidP="001D0C0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1D0C05" w:rsidRPr="0009511C" w14:paraId="7C350862" w14:textId="77777777" w:rsidTr="00971B6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1B9B3D6"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1D0C05" w:rsidRPr="0009511C" w14:paraId="1DB24FB3" w14:textId="77777777" w:rsidTr="00971B6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98F8A52"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2BA22DD"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p w14:paraId="29D83F2B"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FC2804"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F9801A9"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58492EE"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A056278"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B9F5D4C"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CB264C"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B88E47D"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1D0C05" w:rsidRPr="0009511C" w14:paraId="0EB25AD0" w14:textId="77777777" w:rsidTr="00971B6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CA85A05" w14:textId="77777777" w:rsidR="001D0C05" w:rsidRPr="0009511C" w:rsidRDefault="001D0C05" w:rsidP="00971B6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1926368" w14:textId="77777777" w:rsidR="001D0C05" w:rsidRPr="0009511C" w:rsidRDefault="001D0C05" w:rsidP="00971B6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7FC74B5" w14:textId="77777777" w:rsidR="001D0C05" w:rsidRPr="0009511C" w:rsidRDefault="001D0C05" w:rsidP="00971B6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B161B1F" w14:textId="77777777" w:rsidR="001D0C05" w:rsidRPr="0009511C" w:rsidRDefault="001D0C05" w:rsidP="00971B6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A1B4629" w14:textId="77777777" w:rsidR="001D0C05" w:rsidRPr="0009511C" w:rsidRDefault="001D0C05" w:rsidP="00971B6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35F5AD3"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C2C38E1"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78EDC9E" w14:textId="77777777" w:rsidR="001D0C05" w:rsidRPr="0009511C" w:rsidRDefault="001D0C05" w:rsidP="00971B6A">
            <w:pPr>
              <w:spacing w:before="0" w:beforeAutospacing="0" w:after="0" w:afterAutospacing="0" w:line="256" w:lineRule="auto"/>
              <w:rPr>
                <w:rFonts w:ascii="David" w:eastAsia="Calibri" w:hAnsi="David" w:cs="David"/>
                <w:sz w:val="24"/>
                <w:szCs w:val="24"/>
                <w:lang w:eastAsia="he-IL"/>
              </w:rPr>
            </w:pPr>
          </w:p>
        </w:tc>
      </w:tr>
      <w:tr w:rsidR="001D0C05" w:rsidRPr="0009511C" w14:paraId="173A2EC9" w14:textId="77777777" w:rsidTr="00971B6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B52A6FD"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CDD3869"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DCA01C4"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9B28C14"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1B4A6DF"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A72770D"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44E16D8"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2CF5699" w14:textId="77777777" w:rsidR="001D0C05" w:rsidRPr="0009511C" w:rsidRDefault="001D0C05" w:rsidP="00971B6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1D0C05" w:rsidRPr="0009511C" w14:paraId="3B9CE6A3" w14:textId="77777777" w:rsidTr="00971B6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E218A98"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7CEBE30"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1631087"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07DE3C2"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89765B7"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325E7F6"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04090FA"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8067AAC" w14:textId="77777777" w:rsidR="001D0C05" w:rsidRPr="0009511C" w:rsidRDefault="001D0C05" w:rsidP="00971B6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1D0C05" w:rsidRPr="0009511C" w14:paraId="6B5C595F" w14:textId="77777777" w:rsidTr="00971B6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D48CE63"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D227745" w14:textId="77777777" w:rsidR="001D0C05" w:rsidRPr="0009511C" w:rsidRDefault="001D0C05" w:rsidP="00971B6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E465A98" w14:textId="77777777" w:rsidR="001D0C05" w:rsidRPr="0009511C" w:rsidRDefault="001D0C05" w:rsidP="00971B6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C0E72D4" w14:textId="77777777" w:rsidR="001D0C05" w:rsidRPr="0009511C" w:rsidRDefault="001D0C05" w:rsidP="00971B6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158015C" w14:textId="77777777" w:rsidR="001D0C05" w:rsidRPr="0009511C" w:rsidRDefault="001D0C05" w:rsidP="00971B6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8391829" w14:textId="77777777" w:rsidR="001D0C05" w:rsidRPr="0009511C" w:rsidRDefault="001D0C05" w:rsidP="00971B6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160D2E9" w14:textId="77777777" w:rsidR="001D0C05" w:rsidRPr="0009511C" w:rsidRDefault="001D0C05" w:rsidP="00971B6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A87EB58" w14:textId="77777777" w:rsidR="001D0C05" w:rsidRPr="0009511C" w:rsidRDefault="001D0C05" w:rsidP="00971B6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0DD7983" w14:textId="77777777" w:rsidR="001D0C05" w:rsidRPr="0009511C" w:rsidRDefault="001D0C05" w:rsidP="001D0C0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101175E0" w14:textId="77777777" w:rsidTr="00971B6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B8B74EC"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1D0C05" w:rsidRPr="0009511C" w14:paraId="284929EB" w14:textId="77777777" w:rsidTr="00971B6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8E3DAAF"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9D9D4A5" w14:textId="77777777" w:rsidR="001D0C05" w:rsidRPr="0009511C" w:rsidRDefault="001D0C05" w:rsidP="001D0C0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51CD6C41" w14:textId="77777777" w:rsidTr="00971B6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4BF813A"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1D0C05" w:rsidRPr="0009511C" w14:paraId="459D2579" w14:textId="77777777" w:rsidTr="00971B6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0BEDFD1" w14:textId="77777777" w:rsidR="001D0C05" w:rsidRPr="0009511C" w:rsidRDefault="001D0C05" w:rsidP="00971B6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8B376EA"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4D6568" w:rsidRPr="0009511C" w14:paraId="215D6C4A" w14:textId="77777777" w:rsidTr="00971B6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7E5AE52" w14:textId="77777777" w:rsidR="004D6568" w:rsidRPr="0009511C" w:rsidRDefault="004D6568" w:rsidP="00971B6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4D6568" w:rsidRPr="0009511C" w14:paraId="39E7C80F" w14:textId="77777777" w:rsidTr="00971B6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81006F6" w14:textId="77777777" w:rsidR="004D6568" w:rsidRPr="0009511C" w:rsidRDefault="004D6568" w:rsidP="00971B6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BF2C63D"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p w14:paraId="7BABBD04" w14:textId="77777777" w:rsidR="001D0C05" w:rsidRPr="0009511C" w:rsidRDefault="001D0C05" w:rsidP="001D0C0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67F3EC3" w14:textId="77777777" w:rsidR="004D6568" w:rsidRDefault="004D656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A977F80"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"ח"</w:t>
      </w:r>
    </w:p>
    <w:p w14:paraId="01034857"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75FAE83A"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35ABE2DF"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1E2B5650"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F9AF19B"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7633D080"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 xml:space="preserve">ה תת קרקעיים, בורות, תחתית </w:t>
      </w:r>
      <w:proofErr w:type="spellStart"/>
      <w:r w:rsidR="00507406">
        <w:rPr>
          <w:rFonts w:ascii="Times New Roman" w:eastAsia="Times New Roman" w:hAnsi="Times New Roman" w:cs="David"/>
          <w:sz w:val="24"/>
          <w:szCs w:val="24"/>
          <w:rtl/>
          <w:lang w:eastAsia="he-IL"/>
        </w:rPr>
        <w:t>פירי</w:t>
      </w:r>
      <w:r w:rsidR="00507406">
        <w:rPr>
          <w:rFonts w:ascii="Times New Roman" w:eastAsia="Times New Roman" w:hAnsi="Times New Roman" w:cs="David" w:hint="cs"/>
          <w:sz w:val="24"/>
          <w:szCs w:val="24"/>
          <w:rtl/>
          <w:lang w:eastAsia="he-IL"/>
        </w:rPr>
        <w:t>י</w:t>
      </w:r>
      <w:proofErr w:type="spellEnd"/>
      <w:r w:rsidR="00507406">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w:t>
      </w:r>
      <w:proofErr w:type="spellStart"/>
      <w:r w:rsidRPr="00C521D8">
        <w:rPr>
          <w:rFonts w:ascii="Times New Roman" w:eastAsia="Times New Roman" w:hAnsi="Times New Roman" w:cs="David"/>
          <w:sz w:val="24"/>
          <w:szCs w:val="24"/>
          <w:rtl/>
          <w:lang w:eastAsia="he-IL"/>
        </w:rPr>
        <w:t>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w:t>
      </w:r>
      <w:proofErr w:type="spellEnd"/>
      <w:r w:rsidRPr="00C521D8">
        <w:rPr>
          <w:rFonts w:ascii="Times New Roman" w:eastAsia="Times New Roman" w:hAnsi="Times New Roman" w:cs="David"/>
          <w:sz w:val="24"/>
          <w:szCs w:val="24"/>
          <w:rtl/>
          <w:lang w:eastAsia="he-IL"/>
        </w:rPr>
        <w:t xml:space="preserve">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3CD2AED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79896C8D"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28165B41"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7CB7942B"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29BC215F"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3158F4C8"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3CB36A22"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49FB6D26"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9719A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BF12A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3A558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EECD0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3BF12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9FA28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2A55A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24CE6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0ED3A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DA9B23"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07E81A1"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03FD740"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31A351"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7533802"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989FE8"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3B78CC"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960B12"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B3366A9" w14:textId="77777777" w:rsidR="00507406" w:rsidRPr="00B27B4C" w:rsidRDefault="00971B6A"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6" w:author="Kook Sec" w:date="2022-11-29T09:58:00Z">
            <w:r>
              <w:rPr>
                <w:rFonts w:ascii="Times New Roman" w:eastAsia="Times New Roman" w:hAnsi="Times New Roman" w:cs="David" w:hint="cs"/>
                <w:color w:val="008000"/>
                <w:sz w:val="24"/>
                <w:szCs w:val="24"/>
                <w:rtl/>
                <w:lang w:eastAsia="he-IL"/>
              </w:rPr>
              <w:t>פ.א פיתוח ובנייה בירושלים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r>
          </w:ins>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5DF65947"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CBEA9C"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F43923"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40E515"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A129B9" w14:textId="77777777"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7" w:author="Kook Sec" w:date="2022-11-29T09:53:00Z">
            <w:r w:rsidR="00971B6A">
              <w:rPr>
                <w:rFonts w:ascii="Times New Roman" w:eastAsia="Times New Roman" w:hAnsi="Times New Roman" w:cs="David"/>
                <w:color w:val="008000"/>
                <w:sz w:val="24"/>
                <w:szCs w:val="24"/>
                <w:rtl/>
                <w:lang w:eastAsia="he-IL"/>
              </w:rPr>
              <w:t>רמת שרת שלב ב</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8" w:author="Kook Sec" w:date="2022-11-29T09:53:00Z">
            <w:r w:rsidR="00971B6A">
              <w:rPr>
                <w:rFonts w:ascii="Times New Roman" w:eastAsia="Times New Roman" w:hAnsi="Times New Roman" w:cs="David" w:hint="cs"/>
                <w:color w:val="008000"/>
                <w:sz w:val="24"/>
                <w:szCs w:val="24"/>
                <w:rtl/>
              </w:rPr>
              <w:t>תכנון ופיקוח עליון על פרויקט מגורים הכולל מסחר וחניונים הכולל 2 מגדלי מגורים בני 19 קומות כ"א בסך: 278 יח"ד ומסחר כ2000 מ"ר בקומת קרקע וחניון תת"ק של כ-22,300 מ"ר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4CA88E8"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F2F8EF"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44BBB2"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E17175"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CA6E86"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FEB611"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09B642B"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5EB616"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7C5C7B"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DF4C980" w14:textId="77777777"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616C" w:rsidRPr="009130F0">
            <w:rPr>
              <w:rStyle w:val="a7"/>
              <w:color w:val="00B0F0"/>
              <w:rtl/>
            </w:rPr>
            <w:t>[שם ספק]</w:t>
          </w:r>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2E32637"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F3DE96B"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53074C1"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EFBE382"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053D26F"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ABCCED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9" w:author="Kook Sec" w:date="2022-11-29T09:58:00Z">
            <w:r w:rsidR="00971B6A">
              <w:rPr>
                <w:rFonts w:ascii="Times New Roman" w:eastAsia="Times New Roman" w:hAnsi="Times New Roman" w:cs="David"/>
                <w:color w:val="00B0F0"/>
                <w:sz w:val="24"/>
                <w:szCs w:val="24"/>
                <w:rtl/>
                <w:lang w:eastAsia="he-IL"/>
              </w:rPr>
              <w:t>פ.א פיתוח ובנייה בירושלים בע"מ</w:t>
            </w:r>
            <w:r w:rsidR="00971B6A">
              <w:rPr>
                <w:rFonts w:ascii="Times New Roman" w:eastAsia="Times New Roman" w:hAnsi="Times New Roman" w:cs="David"/>
                <w:color w:val="00B0F0"/>
                <w:sz w:val="24"/>
                <w:szCs w:val="24"/>
                <w:rtl/>
                <w:lang w:eastAsia="he-IL"/>
              </w:rPr>
              <w:br/>
              <w:t>יוני נתניהו 1 ג' אור יהודה ת.ד 715</w:t>
            </w:r>
            <w:r w:rsidR="00971B6A">
              <w:rPr>
                <w:rFonts w:ascii="Times New Roman" w:eastAsia="Times New Roman" w:hAnsi="Times New Roman" w:cs="David"/>
                <w:color w:val="00B0F0"/>
                <w:sz w:val="24"/>
                <w:szCs w:val="24"/>
                <w:rtl/>
                <w:lang w:eastAsia="he-IL"/>
              </w:rPr>
              <w:br/>
            </w:r>
          </w:ins>
        </w:sdtContent>
      </w:sdt>
    </w:p>
    <w:p w14:paraId="78587BE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97212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41E04204"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5173B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0" w:author="Kook Sec" w:date="2022-11-29T09:53:00Z">
            <w:r w:rsidR="00971B6A">
              <w:rPr>
                <w:rFonts w:ascii="Times New Roman" w:eastAsia="Times New Roman" w:hAnsi="Times New Roman" w:cs="David" w:hint="cs"/>
                <w:color w:val="008000"/>
                <w:sz w:val="24"/>
                <w:szCs w:val="24"/>
                <w:rtl/>
                <w:lang w:eastAsia="he-IL"/>
              </w:rPr>
              <w:t>רמת שרת שלב ב</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6D1DCC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C104E5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9AE794"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9B2EF9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09EFB2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15EC1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A0F484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53E94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9288EA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F551F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556A0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8D0B84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3B393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D0DD0C4"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60E9903"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910EF91"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9C36198"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783EED7"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616C" w:rsidRPr="009130F0">
            <w:rPr>
              <w:rStyle w:val="a7"/>
              <w:color w:val="00B0F0"/>
              <w:rtl/>
            </w:rPr>
            <w:t>[שם ספק]</w:t>
          </w:r>
        </w:sdtContent>
      </w:sdt>
    </w:p>
    <w:p w14:paraId="7B6E9A3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D1F810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A5E15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2C3248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35DC316"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F11ED9F"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DD5C34D"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CB2594E"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118FA9A"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652A3C4"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2B614410"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4D7CD395"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8CDD6B1" w14:textId="77777777" w:rsidR="00507406" w:rsidRPr="00134C85" w:rsidRDefault="00507406" w:rsidP="00507406">
      <w:pPr>
        <w:rPr>
          <w:rFonts w:ascii="David" w:hAnsi="David" w:cs="David"/>
        </w:rPr>
      </w:pPr>
    </w:p>
    <w:p w14:paraId="1BB21CC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EE27C7" w14:textId="77777777" w:rsidR="00971B6A" w:rsidRDefault="00971B6A" w:rsidP="00AF234B">
      <w:pPr>
        <w:spacing w:before="0" w:after="0" w:line="240" w:lineRule="auto"/>
      </w:pPr>
      <w:r>
        <w:separator/>
      </w:r>
    </w:p>
  </w:endnote>
  <w:endnote w:type="continuationSeparator" w:id="0">
    <w:p w14:paraId="6E433E18" w14:textId="77777777" w:rsidR="00971B6A" w:rsidRDefault="00971B6A"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71B6A" w:rsidRPr="006E6FF7" w14:paraId="3A630C7F" w14:textId="77777777" w:rsidTr="006E6FF7">
      <w:tc>
        <w:tcPr>
          <w:tcW w:w="810" w:type="dxa"/>
        </w:tcPr>
        <w:p w14:paraId="25143977"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13ED51CA" w14:textId="77777777" w:rsidR="00971B6A" w:rsidRPr="006E6FF7" w:rsidRDefault="00971B6A" w:rsidP="006E6FF7">
              <w:pPr>
                <w:tabs>
                  <w:tab w:val="center" w:pos="4153"/>
                  <w:tab w:val="right" w:pos="8306"/>
                </w:tabs>
                <w:spacing w:before="0" w:after="0" w:line="240" w:lineRule="auto"/>
                <w:rPr>
                  <w:rFonts w:ascii="David" w:hAnsi="David"/>
                  <w:color w:val="00B0F0"/>
                  <w:sz w:val="20"/>
                  <w:szCs w:val="20"/>
                  <w:rtl/>
                </w:rPr>
              </w:pPr>
              <w:ins w:id="41" w:author="Kook Sec" w:date="2022-11-29T09:53:00Z">
                <w:r>
                  <w:rPr>
                    <w:rFonts w:ascii="David" w:hAnsi="David"/>
                    <w:color w:val="00B0F0"/>
                    <w:sz w:val="20"/>
                    <w:szCs w:val="20"/>
                    <w:rtl/>
                  </w:rPr>
                  <w:t>פ.א פיתוח ובנייה בירושלים בע"מ</w:t>
                </w:r>
              </w:ins>
            </w:p>
          </w:tc>
        </w:sdtContent>
      </w:sdt>
      <w:tc>
        <w:tcPr>
          <w:tcW w:w="2810" w:type="dxa"/>
        </w:tcPr>
        <w:p w14:paraId="126777C5"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איטום</w:t>
              </w:r>
            </w:sdtContent>
          </w:sdt>
        </w:p>
      </w:tc>
      <w:tc>
        <w:tcPr>
          <w:tcW w:w="233" w:type="dxa"/>
        </w:tcPr>
        <w:p w14:paraId="266A7BB0" w14:textId="77777777" w:rsidR="00971B6A" w:rsidRPr="006E6FF7" w:rsidRDefault="00971B6A" w:rsidP="006E6FF7">
          <w:pPr>
            <w:tabs>
              <w:tab w:val="center" w:pos="4153"/>
              <w:tab w:val="right" w:pos="8306"/>
            </w:tabs>
            <w:spacing w:before="0" w:after="0" w:line="240" w:lineRule="auto"/>
            <w:rPr>
              <w:rFonts w:ascii="David" w:hAnsi="David"/>
              <w:sz w:val="16"/>
              <w:szCs w:val="16"/>
              <w:rtl/>
            </w:rPr>
          </w:pPr>
        </w:p>
      </w:tc>
      <w:tc>
        <w:tcPr>
          <w:tcW w:w="1044" w:type="dxa"/>
        </w:tcPr>
        <w:p w14:paraId="5E17CE7A"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258F95B"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r>
                <w:rPr>
                  <w:rFonts w:ascii="David" w:hAnsi="David" w:hint="cs"/>
                  <w:sz w:val="20"/>
                  <w:szCs w:val="20"/>
                </w:rPr>
                <w:t>CONT-5-691</w:t>
              </w:r>
            </w:p>
          </w:tc>
        </w:sdtContent>
      </w:sdt>
    </w:tr>
    <w:tr w:rsidR="00971B6A" w:rsidRPr="006E6FF7" w14:paraId="426BCEA3" w14:textId="77777777" w:rsidTr="006E6FF7">
      <w:tc>
        <w:tcPr>
          <w:tcW w:w="810" w:type="dxa"/>
        </w:tcPr>
        <w:p w14:paraId="04E34852"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E5A1FA6" w14:textId="77777777" w:rsidR="00971B6A" w:rsidRPr="006E6FF7" w:rsidRDefault="00971B6A" w:rsidP="006E6FF7">
              <w:pPr>
                <w:tabs>
                  <w:tab w:val="center" w:pos="4153"/>
                  <w:tab w:val="right" w:pos="8306"/>
                </w:tabs>
                <w:spacing w:before="0" w:after="0" w:line="240" w:lineRule="auto"/>
                <w:rPr>
                  <w:rFonts w:ascii="David" w:hAnsi="David"/>
                  <w:color w:val="00B0F0"/>
                  <w:sz w:val="20"/>
                  <w:szCs w:val="20"/>
                  <w:rtl/>
                </w:rPr>
              </w:pPr>
              <w:r w:rsidRPr="006E6FF7">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1B6A" w:rsidRPr="006E6FF7" w14:paraId="4ABD96B9" w14:textId="77777777" w:rsidTr="00971B6A">
            <w:trPr>
              <w:trHeight w:val="201"/>
            </w:trPr>
            <w:tc>
              <w:tcPr>
                <w:tcW w:w="926" w:type="dxa"/>
              </w:tcPr>
              <w:p w14:paraId="027CDD14"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B39FD78" w14:textId="77777777" w:rsidR="00971B6A" w:rsidRPr="006E6FF7" w:rsidRDefault="00971B6A" w:rsidP="006E6FF7">
                    <w:pPr>
                      <w:tabs>
                        <w:tab w:val="center" w:pos="4153"/>
                        <w:tab w:val="right" w:pos="8306"/>
                      </w:tabs>
                      <w:spacing w:before="0" w:after="0" w:line="240" w:lineRule="auto"/>
                      <w:ind w:left="1" w:hanging="1"/>
                      <w:rPr>
                        <w:rFonts w:ascii="David" w:hAnsi="David"/>
                        <w:color w:val="00B0F0"/>
                        <w:sz w:val="20"/>
                        <w:szCs w:val="20"/>
                        <w:rtl/>
                      </w:rPr>
                    </w:pPr>
                    <w:r w:rsidRPr="006E6FF7">
                      <w:rPr>
                        <w:rFonts w:ascii="David" w:hAnsi="David"/>
                        <w:color w:val="00B0F0"/>
                        <w:sz w:val="20"/>
                        <w:szCs w:val="20"/>
                        <w:rtl/>
                      </w:rPr>
                      <w:t>[גרסת חוזה]</w:t>
                    </w:r>
                  </w:p>
                </w:tc>
              </w:sdtContent>
            </w:sdt>
          </w:tr>
        </w:tbl>
        <w:p w14:paraId="664C1588"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p>
      </w:tc>
      <w:tc>
        <w:tcPr>
          <w:tcW w:w="233" w:type="dxa"/>
        </w:tcPr>
        <w:p w14:paraId="0FE2E743"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p>
      </w:tc>
      <w:tc>
        <w:tcPr>
          <w:tcW w:w="1044" w:type="dxa"/>
        </w:tcPr>
        <w:p w14:paraId="0ECEBB8D"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2BFDCB45" w14:textId="77777777" w:rsidR="00971B6A" w:rsidRPr="006E6FF7" w:rsidRDefault="00971B6A"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6E6FF7">
                <w:rPr>
                  <w:rFonts w:ascii="David" w:hAnsi="David"/>
                  <w:color w:val="00B0F0"/>
                  <w:sz w:val="20"/>
                  <w:szCs w:val="20"/>
                  <w:rtl/>
                </w:rPr>
                <w:t>[סטטוס חוזה]</w:t>
              </w:r>
            </w:sdtContent>
          </w:sdt>
        </w:p>
      </w:tc>
    </w:tr>
    <w:tr w:rsidR="00971B6A" w:rsidRPr="006E6FF7" w14:paraId="08A94953" w14:textId="77777777" w:rsidTr="006E6FF7">
      <w:trPr>
        <w:trHeight w:val="80"/>
      </w:trPr>
      <w:tc>
        <w:tcPr>
          <w:tcW w:w="810" w:type="dxa"/>
        </w:tcPr>
        <w:p w14:paraId="3CE32260"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p>
      </w:tc>
      <w:tc>
        <w:tcPr>
          <w:tcW w:w="1646" w:type="dxa"/>
        </w:tcPr>
        <w:p w14:paraId="70AA8A93" w14:textId="77777777" w:rsidR="00971B6A" w:rsidRPr="006E6FF7" w:rsidRDefault="00971B6A"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5993111A"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p>
      </w:tc>
      <w:tc>
        <w:tcPr>
          <w:tcW w:w="233" w:type="dxa"/>
        </w:tcPr>
        <w:p w14:paraId="7A03FB44"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p>
      </w:tc>
      <w:tc>
        <w:tcPr>
          <w:tcW w:w="1044" w:type="dxa"/>
        </w:tcPr>
        <w:p w14:paraId="05CB6455"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p>
      </w:tc>
      <w:tc>
        <w:tcPr>
          <w:tcW w:w="1763" w:type="dxa"/>
        </w:tcPr>
        <w:p w14:paraId="66D4B178" w14:textId="77777777" w:rsidR="00971B6A" w:rsidRPr="006E6FF7" w:rsidRDefault="00971B6A" w:rsidP="006E6FF7">
          <w:pPr>
            <w:tabs>
              <w:tab w:val="center" w:pos="4153"/>
              <w:tab w:val="right" w:pos="8306"/>
            </w:tabs>
            <w:spacing w:before="0" w:after="0" w:line="240" w:lineRule="auto"/>
            <w:rPr>
              <w:rFonts w:ascii="David" w:hAnsi="David"/>
              <w:sz w:val="20"/>
              <w:szCs w:val="20"/>
              <w:rtl/>
            </w:rPr>
          </w:pPr>
        </w:p>
      </w:tc>
    </w:tr>
  </w:tbl>
  <w:p w14:paraId="616EAAE0" w14:textId="77777777" w:rsidR="00971B6A" w:rsidRPr="006E6FF7" w:rsidRDefault="00971B6A"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xml:space="preserve">© </w:t>
    </w:r>
    <w:proofErr w:type="spellStart"/>
    <w:r w:rsidRPr="006E6FF7">
      <w:rPr>
        <w:rFonts w:ascii="Arial" w:hAnsi="Arial" w:cs="Arial"/>
        <w:sz w:val="16"/>
        <w:szCs w:val="16"/>
        <w:rtl/>
      </w:rPr>
      <w:t>וקסלר</w:t>
    </w:r>
    <w:proofErr w:type="spellEnd"/>
    <w:r w:rsidRPr="006E6FF7">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65E604" w14:textId="77777777" w:rsidR="00971B6A" w:rsidRDefault="00971B6A" w:rsidP="00AF234B">
      <w:pPr>
        <w:spacing w:before="0" w:after="0" w:line="240" w:lineRule="auto"/>
      </w:pPr>
      <w:r>
        <w:separator/>
      </w:r>
    </w:p>
  </w:footnote>
  <w:footnote w:type="continuationSeparator" w:id="0">
    <w:p w14:paraId="798734DB" w14:textId="77777777" w:rsidR="00971B6A" w:rsidRDefault="00971B6A"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5E5C4C72" w14:textId="77777777" w:rsidR="00971B6A" w:rsidRDefault="00971B6A">
        <w:pPr>
          <w:pStyle w:val="a3"/>
          <w:jc w:val="center"/>
        </w:pPr>
        <w:r>
          <w:fldChar w:fldCharType="begin"/>
        </w:r>
        <w:r>
          <w:instrText xml:space="preserve"> PAGE   \* MERGEFORMAT </w:instrText>
        </w:r>
        <w:r>
          <w:fldChar w:fldCharType="separate"/>
        </w:r>
        <w:r w:rsidR="0070390F">
          <w:rPr>
            <w:noProof/>
            <w:rtl/>
          </w:rPr>
          <w:t>2</w:t>
        </w:r>
        <w:r>
          <w:rPr>
            <w:noProof/>
          </w:rPr>
          <w:fldChar w:fldCharType="end"/>
        </w:r>
      </w:p>
    </w:sdtContent>
  </w:sdt>
  <w:p w14:paraId="15ED9944" w14:textId="77777777" w:rsidR="00971B6A" w:rsidRDefault="00971B6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76D4F"/>
    <w:rsid w:val="00121E59"/>
    <w:rsid w:val="00134C85"/>
    <w:rsid w:val="001A0C3C"/>
    <w:rsid w:val="001A69D5"/>
    <w:rsid w:val="001D0C05"/>
    <w:rsid w:val="00214ACF"/>
    <w:rsid w:val="00223350"/>
    <w:rsid w:val="00280EB6"/>
    <w:rsid w:val="003125BE"/>
    <w:rsid w:val="00324C6A"/>
    <w:rsid w:val="00340044"/>
    <w:rsid w:val="003D616C"/>
    <w:rsid w:val="003F65A7"/>
    <w:rsid w:val="00425D8A"/>
    <w:rsid w:val="00435A20"/>
    <w:rsid w:val="004473B9"/>
    <w:rsid w:val="0045624B"/>
    <w:rsid w:val="0049747B"/>
    <w:rsid w:val="004D6568"/>
    <w:rsid w:val="00507406"/>
    <w:rsid w:val="00533F64"/>
    <w:rsid w:val="005367FD"/>
    <w:rsid w:val="00552E11"/>
    <w:rsid w:val="00646B25"/>
    <w:rsid w:val="00685663"/>
    <w:rsid w:val="006B6ADA"/>
    <w:rsid w:val="006E6FF7"/>
    <w:rsid w:val="0070390F"/>
    <w:rsid w:val="0072103C"/>
    <w:rsid w:val="00742A82"/>
    <w:rsid w:val="007862D4"/>
    <w:rsid w:val="0079748B"/>
    <w:rsid w:val="008906F9"/>
    <w:rsid w:val="008B6F16"/>
    <w:rsid w:val="008C64C6"/>
    <w:rsid w:val="008E610C"/>
    <w:rsid w:val="00942177"/>
    <w:rsid w:val="00971B6A"/>
    <w:rsid w:val="00AA1573"/>
    <w:rsid w:val="00AC4D2B"/>
    <w:rsid w:val="00AD75B3"/>
    <w:rsid w:val="00AF234B"/>
    <w:rsid w:val="00B10DFA"/>
    <w:rsid w:val="00BE17B4"/>
    <w:rsid w:val="00C521D8"/>
    <w:rsid w:val="00C650A2"/>
    <w:rsid w:val="00D20449"/>
    <w:rsid w:val="00DF245C"/>
    <w:rsid w:val="00DF5724"/>
    <w:rsid w:val="00E679C7"/>
    <w:rsid w:val="00E90138"/>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00DE14"/>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C521D8"/>
  </w:style>
  <w:style w:type="paragraph" w:customStyle="1" w:styleId="af9">
    <w:name w:val="שדות בטופס"/>
    <w:basedOn w:val="a"/>
    <w:qFormat/>
    <w:rsid w:val="008E610C"/>
    <w:pPr>
      <w:spacing w:line="360" w:lineRule="auto"/>
    </w:pPr>
    <w:rPr>
      <w:rFonts w:ascii="Times New Roman" w:eastAsia="Times New Roman" w:hAnsi="Times New Roman" w:cs="David"/>
      <w:color w:val="00B0F0"/>
      <w:sz w:val="24"/>
      <w:szCs w:val="24"/>
    </w:rPr>
  </w:style>
  <w:style w:type="table" w:customStyle="1" w:styleId="13">
    <w:name w:val="רשת טבלה1"/>
    <w:basedOn w:val="a1"/>
    <w:next w:val="a8"/>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a3"/>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a3"/>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a3"/>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a3"/>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a3"/>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a3"/>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a3"/>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a3"/>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a3"/>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a3"/>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a3"/>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a3"/>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a3"/>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a3"/>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a3"/>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a3"/>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a3"/>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a3"/>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a3"/>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a3"/>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a3"/>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a3"/>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a3"/>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a3"/>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a3"/>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a3"/>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a3"/>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a3"/>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a3"/>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a3"/>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a3"/>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a3"/>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a3"/>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a3"/>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a3"/>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a3"/>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a3"/>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a3"/>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a3"/>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a3"/>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a3"/>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9333E"/>
    <w:rsid w:val="002E7CC5"/>
    <w:rsid w:val="0055114D"/>
    <w:rsid w:val="00560881"/>
    <w:rsid w:val="006865A5"/>
    <w:rsid w:val="00881F60"/>
    <w:rsid w:val="0089632E"/>
    <w:rsid w:val="009D2FCE"/>
    <w:rsid w:val="009F5F51"/>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0BF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8BFF034194E14C1BB10A98A0F1F22398">
    <w:name w:val="8BFF034194E14C1BB10A98A0F1F22398"/>
    <w:rsid w:val="00881F60"/>
    <w:pPr>
      <w:bidi/>
    </w:pPr>
  </w:style>
  <w:style w:type="paragraph" w:customStyle="1" w:styleId="E0B71F4FB9324F3A97D77EDA1A74C4A6">
    <w:name w:val="E0B71F4FB9324F3A97D77EDA1A74C4A6"/>
    <w:rsid w:val="00881F60"/>
    <w:pPr>
      <w:bidi/>
    </w:pPr>
  </w:style>
  <w:style w:type="paragraph" w:customStyle="1" w:styleId="5325C62E407A43DF97596BA9FFB0C12E">
    <w:name w:val="5325C62E407A43DF97596BA9FFB0C12E"/>
    <w:rsid w:val="00881F60"/>
    <w:pPr>
      <w:bidi/>
    </w:pPr>
  </w:style>
  <w:style w:type="paragraph" w:customStyle="1" w:styleId="2A00F6CDB62A44D280AD21917FC40212">
    <w:name w:val="2A00F6CDB62A44D280AD21917FC40212"/>
    <w:rsid w:val="00881F60"/>
    <w:pPr>
      <w:bidi/>
    </w:pPr>
  </w:style>
  <w:style w:type="paragraph" w:customStyle="1" w:styleId="7FAB92D76A9D4005A5704BC6D1746FDD">
    <w:name w:val="7FAB92D76A9D4005A5704BC6D1746FDD"/>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241080AC7CC94450BBF53474DDE912A7">
    <w:name w:val="241080AC7CC94450BBF53474DDE912A7"/>
    <w:rsid w:val="00881F60"/>
    <w:pPr>
      <w:bidi/>
    </w:pPr>
  </w:style>
  <w:style w:type="paragraph" w:customStyle="1" w:styleId="C5703F9817534C338D46D727644129F0">
    <w:name w:val="C5703F9817534C338D46D727644129F0"/>
    <w:rsid w:val="00881F60"/>
    <w:pPr>
      <w:bidi/>
    </w:pPr>
  </w:style>
  <w:style w:type="paragraph" w:customStyle="1" w:styleId="D3C37FB94A3A418ABAB96AB99C40C468">
    <w:name w:val="D3C37FB94A3A418ABAB96AB99C40C468"/>
    <w:rsid w:val="00881F60"/>
    <w:pPr>
      <w:bidi/>
    </w:pPr>
  </w:style>
  <w:style w:type="paragraph" w:customStyle="1" w:styleId="9552AE5406954D9A8F93650D5E7558D7">
    <w:name w:val="9552AE5406954D9A8F93650D5E7558D7"/>
    <w:rsid w:val="00881F60"/>
    <w:pPr>
      <w:bidi/>
    </w:pPr>
  </w:style>
  <w:style w:type="paragraph" w:customStyle="1" w:styleId="032B84A454E74E0DA193AAAA4FF77AE4">
    <w:name w:val="032B84A454E74E0DA193AAAA4FF77AE4"/>
    <w:rsid w:val="00881F60"/>
    <w:pPr>
      <w:bidi/>
    </w:pPr>
  </w:style>
  <w:style w:type="paragraph" w:customStyle="1" w:styleId="9344D81535804F42940C16DF1D22FADF">
    <w:name w:val="9344D81535804F42940C16DF1D22FADF"/>
    <w:rsid w:val="00881F60"/>
    <w:pPr>
      <w:bidi/>
    </w:pPr>
  </w:style>
  <w:style w:type="paragraph" w:customStyle="1" w:styleId="B2BC4E3EA80A471284D0C20D333B0E43">
    <w:name w:val="B2BC4E3EA80A471284D0C20D333B0E43"/>
    <w:rsid w:val="00881F60"/>
    <w:pPr>
      <w:bidi/>
    </w:pPr>
  </w:style>
  <w:style w:type="paragraph" w:customStyle="1" w:styleId="1CF58A9FD8B54308A33E72958F1FFFDA">
    <w:name w:val="1CF58A9FD8B54308A33E72958F1FFFDA"/>
    <w:rsid w:val="00881F60"/>
    <w:pPr>
      <w:bidi/>
    </w:pPr>
  </w:style>
  <w:style w:type="paragraph" w:customStyle="1" w:styleId="A3B1B2A648534ED694D9838E884F8B79">
    <w:name w:val="A3B1B2A648534ED694D9838E884F8B79"/>
    <w:rsid w:val="00881F60"/>
    <w:pPr>
      <w:bidi/>
    </w:pPr>
  </w:style>
  <w:style w:type="paragraph" w:customStyle="1" w:styleId="C3F38599977F49F7BE8087566E1059A8">
    <w:name w:val="C3F38599977F49F7BE8087566E1059A8"/>
    <w:rsid w:val="00881F60"/>
    <w:pPr>
      <w:bidi/>
    </w:pPr>
  </w:style>
  <w:style w:type="paragraph" w:customStyle="1" w:styleId="AFC8B02B7C0F4419B4198E95032E1E05">
    <w:name w:val="AFC8B02B7C0F4419B4198E95032E1E05"/>
    <w:rsid w:val="00881F60"/>
    <w:pPr>
      <w:bidi/>
    </w:pPr>
  </w:style>
  <w:style w:type="paragraph" w:customStyle="1" w:styleId="F904D9D3BBE24D22B1111BFA43F42113">
    <w:name w:val="F904D9D3BBE24D22B1111BFA43F42113"/>
    <w:rsid w:val="00881F60"/>
    <w:pPr>
      <w:bidi/>
    </w:pPr>
  </w:style>
  <w:style w:type="paragraph" w:customStyle="1" w:styleId="85782D589B844E7E8C1CE059389736BC">
    <w:name w:val="85782D589B844E7E8C1CE059389736BC"/>
    <w:rsid w:val="00F03E44"/>
    <w:pPr>
      <w:bidi/>
    </w:pPr>
  </w:style>
  <w:style w:type="paragraph" w:customStyle="1" w:styleId="E515EDE8EF3B459DAA560F9F77ED3684">
    <w:name w:val="E515EDE8EF3B459DAA560F9F77ED3684"/>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0ADBADE03BB34E21960522E700E52C4A">
    <w:name w:val="0ADBADE03BB34E21960522E700E52C4A"/>
    <w:rsid w:val="00F03E44"/>
    <w:pPr>
      <w:bidi/>
    </w:pPr>
  </w:style>
  <w:style w:type="paragraph" w:customStyle="1" w:styleId="9A5E754E0CEC4506B53C3A30C2425D31">
    <w:name w:val="9A5E754E0CEC4506B53C3A30C2425D31"/>
    <w:rsid w:val="00F03E44"/>
    <w:pPr>
      <w:bidi/>
    </w:pPr>
  </w:style>
  <w:style w:type="paragraph" w:customStyle="1" w:styleId="6FAC5044801B4DA2818FE4404EE3D490">
    <w:name w:val="6FAC5044801B4DA2818FE4404EE3D490"/>
    <w:rsid w:val="00F03E44"/>
    <w:pPr>
      <w:bidi/>
    </w:pPr>
  </w:style>
  <w:style w:type="paragraph" w:customStyle="1" w:styleId="4C6AB64D46F8410187A2175B90A4E882">
    <w:name w:val="4C6AB64D46F8410187A2175B90A4E882"/>
    <w:rsid w:val="00F03E44"/>
    <w:pPr>
      <w:bidi/>
    </w:pPr>
  </w:style>
  <w:style w:type="paragraph" w:customStyle="1" w:styleId="C125403A29A04D0C85109C3457A7CA63">
    <w:name w:val="C125403A29A04D0C85109C3457A7CA63"/>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47392DAD7FAF485F8EC3EDBDC0057E29">
    <w:name w:val="47392DAD7FAF485F8EC3EDBDC0057E29"/>
    <w:rsid w:val="00F03E44"/>
    <w:pPr>
      <w:bidi/>
    </w:pPr>
  </w:style>
  <w:style w:type="paragraph" w:customStyle="1" w:styleId="753229488FE04AE5AE6BE3874821856F">
    <w:name w:val="753229488FE04AE5AE6BE3874821856F"/>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291659B02F0D484E8C4986CA846EC1D2">
    <w:name w:val="291659B02F0D484E8C4986CA846EC1D2"/>
    <w:rsid w:val="00F03E44"/>
    <w:pPr>
      <w:bidi/>
    </w:pPr>
  </w:style>
  <w:style w:type="paragraph" w:customStyle="1" w:styleId="9D97C0FE48074314AD6A7D9F87FEA345">
    <w:name w:val="9D97C0FE48074314AD6A7D9F87FEA345"/>
    <w:rsid w:val="00560881"/>
    <w:pPr>
      <w:bidi/>
    </w:pPr>
  </w:style>
  <w:style w:type="paragraph" w:customStyle="1" w:styleId="36C54A644696480AA21AF8433905CC69">
    <w:name w:val="36C54A644696480AA21AF8433905CC69"/>
    <w:rsid w:val="00560881"/>
    <w:pPr>
      <w:bidi/>
    </w:pPr>
  </w:style>
  <w:style w:type="paragraph" w:customStyle="1" w:styleId="DA7713F89F6046FEA6ADED0B3587E3CD">
    <w:name w:val="DA7713F89F6046FEA6ADED0B3587E3CD"/>
    <w:rsid w:val="00560881"/>
    <w:pPr>
      <w:bidi/>
    </w:pPr>
  </w:style>
  <w:style w:type="paragraph" w:customStyle="1" w:styleId="7A4FEB1E2488449E9B9FFD02C3DAF7FE">
    <w:name w:val="7A4FEB1E2488449E9B9FFD02C3DAF7FE"/>
    <w:rsid w:val="00560881"/>
    <w:pPr>
      <w:bidi/>
    </w:pPr>
  </w:style>
  <w:style w:type="paragraph" w:customStyle="1" w:styleId="E5944D47EEA34CA2BCC9ED4357FF29EA">
    <w:name w:val="E5944D47EEA34CA2BCC9ED4357FF29EA"/>
    <w:rsid w:val="00E52DF8"/>
    <w:pPr>
      <w:bidi/>
    </w:pPr>
  </w:style>
  <w:style w:type="paragraph" w:customStyle="1" w:styleId="567C96EDCC304A528C8B1DECA920D489">
    <w:name w:val="567C96EDCC304A528C8B1DECA920D489"/>
    <w:rsid w:val="00E52DF8"/>
    <w:pPr>
      <w:bidi/>
    </w:pPr>
  </w:style>
  <w:style w:type="paragraph" w:customStyle="1" w:styleId="D75FC4B036574F5FA7B5D9B4A3B8A57E">
    <w:name w:val="D75FC4B036574F5FA7B5D9B4A3B8A57E"/>
    <w:rsid w:val="00E52DF8"/>
    <w:pPr>
      <w:bidi/>
    </w:pPr>
  </w:style>
  <w:style w:type="paragraph" w:customStyle="1" w:styleId="879F410625B54634A2348AA76DA0E4C1">
    <w:name w:val="879F410625B54634A2348AA76DA0E4C1"/>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 w:type="paragraph" w:customStyle="1" w:styleId="2C4ED323133443D99E3BF0D4290FF52A">
    <w:name w:val="2C4ED323133443D99E3BF0D4290FF52A"/>
    <w:rsid w:val="00C80BF1"/>
    <w:pPr>
      <w:bidi/>
    </w:pPr>
  </w:style>
  <w:style w:type="paragraph" w:customStyle="1" w:styleId="F95364EFCACD4262AE49FD025FA62992">
    <w:name w:val="F95364EFCACD4262AE49FD025FA62992"/>
    <w:rsid w:val="00C80BF1"/>
    <w:pPr>
      <w:bidi/>
    </w:pPr>
  </w:style>
  <w:style w:type="paragraph" w:customStyle="1" w:styleId="E3D6638534AA49688643B66A7B4D7043">
    <w:name w:val="E3D6638534AA49688643B66A7B4D7043"/>
    <w:rsid w:val="00C80BF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איטום" ma:contentTypeID="0x010100398782B37190B343ABC5A26867A4FDE2250094CB44CFF75ABE4FBA3847801D25A9A3" ma:contentTypeVersion="2" ma:contentTypeDescription="" ma:contentTypeScope="" ma:versionID="fb77985dbff08bc33b3ff119772ea1f6">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8DB03-05E2-43AF-BA31-147148A8260A}"/>
</file>

<file path=customXml/itemProps2.xml><?xml version="1.0" encoding="utf-8"?>
<ds:datastoreItem xmlns:ds="http://schemas.openxmlformats.org/officeDocument/2006/customXml" ds:itemID="{10F5B8BD-283C-4B0B-981C-82B914AE6619}"/>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A4F43023-5A9B-425B-8CE5-FE356D3944D2}"/>
</file>

<file path=customXml/itemProps6.xml><?xml version="1.0" encoding="utf-8"?>
<ds:datastoreItem xmlns:ds="http://schemas.openxmlformats.org/officeDocument/2006/customXml" ds:itemID="{3583D9AD-CF5E-41B2-BEC2-D0F301333EA1}"/>
</file>

<file path=docProps/app.xml><?xml version="1.0" encoding="utf-8"?>
<Properties xmlns="http://schemas.openxmlformats.org/officeDocument/2006/extended-properties" xmlns:vt="http://schemas.openxmlformats.org/officeDocument/2006/docPropsVTypes">
  <Template>Normal</Template>
  <TotalTime>0</TotalTime>
  <Pages>33</Pages>
  <Words>9960</Words>
  <Characters>49804</Characters>
  <Application>Microsoft Office Word</Application>
  <DocSecurity>0</DocSecurity>
  <Lines>415</Lines>
  <Paragraphs>119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2022-11-29T08:06:00Z</dcterms:created>
  <dcterms:modified xsi:type="dcterms:W3CDTF">2022-11-29T08:06:00Z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c9655be8-b783-442e-9ad1-e10c6b3be447</vt:lpwstr>
  </property>
</Properties>
</file>