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969957" w14:textId="77777777" w:rsidR="001835AB" w:rsidRPr="001835AB" w:rsidRDefault="001835AB" w:rsidP="001835AB">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0C858BA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7A4A5DF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1835AB">
        <w:rPr>
          <w:rFonts w:ascii="Times New Roman" w:eastAsia="Times New Roman" w:hAnsi="Times New Roman"/>
          <w:bCs/>
          <w:i/>
          <w:iCs/>
          <w:noProof/>
          <w:sz w:val="32"/>
          <w:szCs w:val="32"/>
        </w:rPr>
        <w:drawing>
          <wp:inline distT="0" distB="0" distL="0" distR="0" wp14:anchorId="28392E92" wp14:editId="34BC55AE">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12042C6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4527D9C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4DBC01B"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D65807C"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9FEE31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1835AB">
        <w:rPr>
          <w:rFonts w:ascii="Times New Roman" w:eastAsia="Times New Roman" w:hAnsi="Times New Roman" w:hint="cs"/>
          <w:bCs/>
          <w:sz w:val="32"/>
          <w:szCs w:val="32"/>
          <w:u w:val="single"/>
          <w:rtl/>
          <w:lang w:eastAsia="he-IL"/>
        </w:rPr>
        <w:t>חוזה מתכנן מעליות</w:t>
      </w:r>
    </w:p>
    <w:p w14:paraId="225C007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E89C345"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6150E33"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9BD30DB" w14:textId="77777777" w:rsidR="0018538C" w:rsidRPr="0018538C" w:rsidRDefault="0018538C" w:rsidP="0018538C">
      <w:pPr>
        <w:widowControl w:val="0"/>
        <w:spacing w:before="0" w:beforeAutospacing="0" w:after="0" w:afterAutospacing="0" w:line="240" w:lineRule="auto"/>
        <w:jc w:val="center"/>
        <w:rPr>
          <w:ins w:id="0" w:author="Kook Sec" w:date="2022-04-05T11:45:00Z"/>
          <w:rFonts w:ascii="Times New Roman" w:eastAsia="Times New Roman" w:hAnsi="Times New Roman"/>
          <w:bCs/>
          <w:color w:val="00B0F0"/>
          <w:sz w:val="32"/>
          <w:szCs w:val="32"/>
          <w:u w:val="single"/>
          <w:rtl/>
          <w:lang w:eastAsia="he-IL"/>
        </w:rPr>
        <w:pPrChange w:id="1" w:author="Kook Sec" w:date="2022-04-05T11:45:00Z">
          <w:pPr>
            <w:widowControl w:val="0"/>
            <w:spacing w:before="0" w:beforeAutospacing="0" w:after="0" w:afterAutospacing="0" w:line="240" w:lineRule="auto"/>
          </w:pPr>
        </w:pPrChange>
      </w:pPr>
      <w:ins w:id="2" w:author="Kook Sec" w:date="2022-04-05T11:45:00Z">
        <w:r w:rsidRPr="0018538C">
          <w:rPr>
            <w:rFonts w:ascii="Times New Roman" w:eastAsia="Times New Roman" w:hAnsi="Times New Roman"/>
            <w:bCs/>
            <w:color w:val="00B0F0"/>
            <w:sz w:val="32"/>
            <w:szCs w:val="32"/>
            <w:u w:val="single"/>
            <w:rtl/>
            <w:lang w:eastAsia="he-IL"/>
          </w:rPr>
          <w:t>פ.א פיתוח ובנייה בירושלים בע"מ</w:t>
        </w:r>
      </w:ins>
    </w:p>
    <w:p w14:paraId="2A0825F7" w14:textId="77777777" w:rsidR="0018538C" w:rsidRPr="0018538C" w:rsidRDefault="0018538C" w:rsidP="0018538C">
      <w:pPr>
        <w:widowControl w:val="0"/>
        <w:spacing w:before="0" w:beforeAutospacing="0" w:after="0" w:afterAutospacing="0" w:line="240" w:lineRule="auto"/>
        <w:jc w:val="center"/>
        <w:rPr>
          <w:ins w:id="3" w:author="Kook Sec" w:date="2022-04-05T11:45:00Z"/>
          <w:rFonts w:ascii="Times New Roman" w:eastAsia="Times New Roman" w:hAnsi="Times New Roman"/>
          <w:bCs/>
          <w:color w:val="00B0F0"/>
          <w:sz w:val="32"/>
          <w:szCs w:val="32"/>
          <w:u w:val="single"/>
          <w:rtl/>
          <w:lang w:eastAsia="he-IL"/>
        </w:rPr>
        <w:pPrChange w:id="4" w:author="Kook Sec" w:date="2022-04-05T11:45:00Z">
          <w:pPr>
            <w:widowControl w:val="0"/>
            <w:spacing w:before="0" w:beforeAutospacing="0" w:after="0" w:afterAutospacing="0" w:line="240" w:lineRule="auto"/>
          </w:pPr>
        </w:pPrChange>
      </w:pPr>
    </w:p>
    <w:p w14:paraId="15A5377F" w14:textId="77777777" w:rsidR="0018538C" w:rsidRPr="0018538C" w:rsidRDefault="0018538C" w:rsidP="0018538C">
      <w:pPr>
        <w:widowControl w:val="0"/>
        <w:spacing w:before="0" w:beforeAutospacing="0" w:after="0" w:afterAutospacing="0" w:line="240" w:lineRule="auto"/>
        <w:jc w:val="center"/>
        <w:rPr>
          <w:ins w:id="5" w:author="Kook Sec" w:date="2022-04-05T11:45:00Z"/>
          <w:rFonts w:ascii="Times New Roman" w:eastAsia="Times New Roman" w:hAnsi="Times New Roman"/>
          <w:bCs/>
          <w:color w:val="00B0F0"/>
          <w:sz w:val="32"/>
          <w:szCs w:val="32"/>
          <w:u w:val="single"/>
          <w:rtl/>
          <w:lang w:eastAsia="he-IL"/>
        </w:rPr>
        <w:pPrChange w:id="6" w:author="Kook Sec" w:date="2022-04-05T11:45:00Z">
          <w:pPr>
            <w:widowControl w:val="0"/>
            <w:spacing w:before="0" w:beforeAutospacing="0" w:after="0" w:afterAutospacing="0" w:line="240" w:lineRule="auto"/>
          </w:pPr>
        </w:pPrChange>
      </w:pPr>
      <w:ins w:id="7" w:author="Kook Sec" w:date="2022-04-05T11:45:00Z">
        <w:r w:rsidRPr="0018538C">
          <w:rPr>
            <w:rFonts w:ascii="Times New Roman" w:eastAsia="Times New Roman" w:hAnsi="Times New Roman"/>
            <w:bCs/>
            <w:color w:val="00B0F0"/>
            <w:sz w:val="32"/>
            <w:szCs w:val="32"/>
            <w:u w:val="single"/>
            <w:rtl/>
            <w:lang w:eastAsia="he-IL"/>
          </w:rPr>
          <w:t>רמת שרת – מתחם דרומי</w:t>
        </w:r>
      </w:ins>
    </w:p>
    <w:p w14:paraId="3F1A257A" w14:textId="77777777" w:rsidR="0018538C" w:rsidRPr="0018538C" w:rsidRDefault="0018538C" w:rsidP="0018538C">
      <w:pPr>
        <w:widowControl w:val="0"/>
        <w:spacing w:before="0" w:beforeAutospacing="0" w:after="0" w:afterAutospacing="0" w:line="240" w:lineRule="auto"/>
        <w:jc w:val="center"/>
        <w:rPr>
          <w:ins w:id="8" w:author="Kook Sec" w:date="2022-04-05T11:45:00Z"/>
          <w:rFonts w:ascii="Times New Roman" w:eastAsia="Times New Roman" w:hAnsi="Times New Roman"/>
          <w:bCs/>
          <w:color w:val="00B0F0"/>
          <w:sz w:val="32"/>
          <w:szCs w:val="32"/>
          <w:u w:val="single"/>
          <w:rtl/>
          <w:lang w:eastAsia="he-IL"/>
        </w:rPr>
      </w:pPr>
    </w:p>
    <w:p w14:paraId="30CE9617" w14:textId="211632CF" w:rsidR="00E64AE3" w:rsidDel="0018538C" w:rsidRDefault="00E64AE3" w:rsidP="00E64AE3">
      <w:pPr>
        <w:widowControl w:val="0"/>
        <w:spacing w:before="0" w:beforeAutospacing="0" w:after="0" w:afterAutospacing="0" w:line="240" w:lineRule="auto"/>
        <w:jc w:val="center"/>
        <w:rPr>
          <w:del w:id="9" w:author="Kook Sec" w:date="2022-04-05T11:45:00Z"/>
          <w:rFonts w:ascii="Times New Roman" w:eastAsia="Times New Roman" w:hAnsi="Times New Roman"/>
          <w:bCs/>
          <w:sz w:val="32"/>
          <w:szCs w:val="32"/>
          <w:u w:val="single"/>
          <w:rtl/>
          <w:lang w:eastAsia="he-IL"/>
        </w:rPr>
      </w:pPr>
    </w:p>
    <w:customXmlDelRangeStart w:id="10" w:author="Kook Sec" w:date="2022-04-05T11:45:00Z"/>
    <w:sdt>
      <w:sdtPr>
        <w:rPr>
          <w:rFonts w:ascii="Times New Roman" w:eastAsia="Times New Roman" w:hAnsi="Times New Roman"/>
          <w:bCs/>
          <w:sz w:val="32"/>
          <w:szCs w:val="32"/>
          <w:u w:val="single"/>
          <w:rtl/>
          <w:lang w:eastAsia="he-IL"/>
        </w:rPr>
        <w:alias w:val="שם הפרויקט"/>
        <w:tag w:val="cntProjectName"/>
        <w:id w:val="-1115283160"/>
        <w:placeholder>
          <w:docPart w:val="114B71F79DE2463CA4A1183607D39F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customXmlDelRangeEnd w:id="10"/>
        <w:p w14:paraId="0060C8DA" w14:textId="3B9E63E4" w:rsidR="00E64AE3" w:rsidRPr="00B27B4C" w:rsidDel="0018538C" w:rsidRDefault="0018538C" w:rsidP="00E64AE3">
          <w:pPr>
            <w:widowControl w:val="0"/>
            <w:spacing w:before="0" w:beforeAutospacing="0" w:after="0" w:afterAutospacing="0" w:line="240" w:lineRule="auto"/>
            <w:jc w:val="center"/>
            <w:rPr>
              <w:del w:id="11" w:author="Kook Sec" w:date="2022-04-05T11:45:00Z"/>
              <w:rFonts w:ascii="Times New Roman" w:eastAsia="Times New Roman" w:hAnsi="Times New Roman"/>
              <w:bCs/>
              <w:sz w:val="32"/>
              <w:szCs w:val="32"/>
              <w:u w:val="single"/>
              <w:rtl/>
              <w:lang w:eastAsia="he-IL"/>
            </w:rPr>
          </w:pPr>
        </w:p>
        <w:customXmlDelRangeStart w:id="12" w:author="Kook Sec" w:date="2022-04-05T11:45:00Z"/>
      </w:sdtContent>
    </w:sdt>
    <w:customXmlDelRangeEnd w:id="12"/>
    <w:p w14:paraId="1C05F42B" w14:textId="466B015D" w:rsidR="00E64AE3" w:rsidRPr="00B27B4C" w:rsidDel="0018538C" w:rsidRDefault="00E64AE3" w:rsidP="00E64AE3">
      <w:pPr>
        <w:widowControl w:val="0"/>
        <w:spacing w:before="0" w:beforeAutospacing="0" w:after="0" w:afterAutospacing="0" w:line="240" w:lineRule="auto"/>
        <w:jc w:val="center"/>
        <w:rPr>
          <w:del w:id="13" w:author="Kook Sec" w:date="2022-04-05T11:45:00Z"/>
          <w:rFonts w:ascii="Times New Roman" w:eastAsia="Times New Roman" w:hAnsi="Times New Roman"/>
          <w:bCs/>
          <w:sz w:val="32"/>
          <w:szCs w:val="32"/>
          <w:u w:val="single"/>
          <w:rtl/>
          <w:lang w:eastAsia="he-IL"/>
        </w:rPr>
      </w:pPr>
    </w:p>
    <w:customXmlDelRangeStart w:id="14" w:author="Kook Sec" w:date="2022-04-05T11:45:00Z"/>
    <w:sdt>
      <w:sdtPr>
        <w:rPr>
          <w:rFonts w:ascii="Times New Roman" w:eastAsia="Times New Roman" w:hAnsi="Times New Roman"/>
          <w:bCs/>
          <w:sz w:val="32"/>
          <w:szCs w:val="32"/>
          <w:u w:val="single"/>
          <w:rtl/>
          <w:lang w:eastAsia="he-IL"/>
        </w:rPr>
        <w:alias w:val="שם אתר"/>
        <w:tag w:val="cntSite"/>
        <w:id w:val="2071999276"/>
        <w:placeholder>
          <w:docPart w:val="68719980623D4C139E0D293607FE31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customXmlDelRangeEnd w:id="14"/>
        <w:p w14:paraId="2B74C61A" w14:textId="738D8258" w:rsidR="00E64AE3" w:rsidRPr="00B27B4C" w:rsidDel="0018538C" w:rsidRDefault="0018538C" w:rsidP="00E64AE3">
          <w:pPr>
            <w:widowControl w:val="0"/>
            <w:spacing w:before="0" w:beforeAutospacing="0" w:after="0" w:afterAutospacing="0" w:line="240" w:lineRule="auto"/>
            <w:jc w:val="center"/>
            <w:rPr>
              <w:del w:id="15" w:author="Kook Sec" w:date="2022-04-05T11:45:00Z"/>
              <w:rFonts w:ascii="Times New Roman" w:eastAsia="Times New Roman" w:hAnsi="Times New Roman"/>
              <w:bCs/>
              <w:sz w:val="32"/>
              <w:szCs w:val="32"/>
              <w:u w:val="single"/>
              <w:rtl/>
              <w:lang w:eastAsia="he-IL"/>
            </w:rPr>
          </w:pPr>
        </w:p>
        <w:customXmlDelRangeStart w:id="16" w:author="Kook Sec" w:date="2022-04-05T11:45:00Z"/>
      </w:sdtContent>
    </w:sdt>
    <w:customXmlDelRangeEnd w:id="16"/>
    <w:p w14:paraId="39E0A950"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ACC420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90E93F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F500B4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CCD8FB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510238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7307C3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A191E7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0B2C40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517F42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2FD3B8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7E183F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19026A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2275D3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B2FAF3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F61CB1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5B8844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2B7C7B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F75F0E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AA8A37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292FCB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BF6E50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9BC4B5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7A39C6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AB4EE8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A30286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48A01E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D78E87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27C0C3B"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BEE00FD" w14:textId="77777777" w:rsidR="00487C69" w:rsidRDefault="00487C69"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4A89D5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sz w:val="32"/>
          <w:szCs w:val="32"/>
          <w:u w:val="single"/>
          <w:lang w:eastAsia="he-IL"/>
        </w:rPr>
      </w:pPr>
      <w:r w:rsidRPr="001835AB">
        <w:rPr>
          <w:rFonts w:ascii="Times New Roman" w:eastAsia="Times New Roman" w:hAnsi="Times New Roman" w:hint="cs"/>
          <w:bCs/>
          <w:sz w:val="32"/>
          <w:szCs w:val="32"/>
          <w:u w:val="single"/>
          <w:rtl/>
          <w:lang w:eastAsia="he-IL"/>
        </w:rPr>
        <w:t>חוזה</w:t>
      </w:r>
      <w:r w:rsidR="00E64AE3">
        <w:rPr>
          <w:rFonts w:ascii="Times New Roman" w:eastAsia="Times New Roman" w:hAnsi="Times New Roman" w:hint="cs"/>
          <w:bCs/>
          <w:i/>
          <w:iCs/>
          <w:sz w:val="32"/>
          <w:szCs w:val="32"/>
          <w:u w:val="single"/>
          <w:rtl/>
          <w:lang w:eastAsia="he-IL"/>
        </w:rPr>
        <w:t xml:space="preserve"> </w:t>
      </w:r>
      <w:r w:rsidR="00E64AE3">
        <w:rPr>
          <w:rFonts w:ascii="Times New Roman" w:eastAsia="Times New Roman" w:hAnsi="Times New Roman" w:hint="cs"/>
          <w:bCs/>
          <w:sz w:val="32"/>
          <w:szCs w:val="32"/>
          <w:u w:val="single"/>
          <w:rtl/>
          <w:lang w:eastAsia="he-IL"/>
        </w:rPr>
        <w:t>מתכנן מעליות</w:t>
      </w:r>
    </w:p>
    <w:p w14:paraId="13A7D0C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2800CCB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color w:val="800080"/>
          <w:sz w:val="24"/>
          <w:rtl/>
        </w:rPr>
      </w:pPr>
      <w:r w:rsidRPr="001835AB">
        <w:rPr>
          <w:rFonts w:ascii="Times New Roman" w:eastAsia="Times New Roman" w:hAnsi="Times New Roman" w:hint="cs"/>
          <w:sz w:val="20"/>
          <w:rtl/>
          <w:lang w:eastAsia="he-IL"/>
        </w:rPr>
        <w:t xml:space="preserve">שנערך ונחתם בתל-אביב ביום </w:t>
      </w:r>
      <w:sdt>
        <w:sdtPr>
          <w:rPr>
            <w:rFonts w:ascii="Times New Roman" w:eastAsia="Times New Roman" w:hAnsi="Times New Roman"/>
            <w:color w:val="800080"/>
            <w:sz w:val="24"/>
            <w:rtl/>
            <w:lang w:eastAsia="he-IL"/>
          </w:rPr>
          <w:alias w:val="תאריך חתימת חוזה"/>
          <w:tag w:val="cntSignDate"/>
          <w:id w:val="881982502"/>
          <w:placeholder>
            <w:docPart w:val="5481EE206A6546AA9DCFDB04A54C5FD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64AE3">
            <w:rPr>
              <w:rStyle w:val="a7"/>
              <w:color w:val="00B0F0"/>
              <w:rtl/>
            </w:rPr>
            <w:t>[תאריך חתימת חוזה]</w:t>
          </w:r>
        </w:sdtContent>
      </w:sdt>
    </w:p>
    <w:p w14:paraId="41BA5655"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cs="Times New Roman"/>
          <w:sz w:val="20"/>
          <w:szCs w:val="20"/>
          <w:rtl/>
        </w:rPr>
      </w:pPr>
    </w:p>
    <w:p w14:paraId="248ECA2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p w14:paraId="14EE1AC1"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0D8516C3" w14:textId="77777777" w:rsidR="001835AB" w:rsidRPr="001835AB" w:rsidRDefault="001835AB" w:rsidP="001835AB">
      <w:pPr>
        <w:widowControl w:val="0"/>
        <w:spacing w:before="0" w:beforeAutospacing="0" w:after="0" w:afterAutospacing="0" w:line="240" w:lineRule="auto"/>
        <w:ind w:left="3600" w:right="3600" w:firstLine="720"/>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ב י ן</w:t>
      </w:r>
    </w:p>
    <w:sdt>
      <w:sdtPr>
        <w:rPr>
          <w:rFonts w:ascii="Calibri" w:eastAsia="Calibri" w:hAnsi="Calibri"/>
          <w:color w:val="000000"/>
          <w:sz w:val="24"/>
          <w:rtl/>
        </w:rPr>
        <w:alias w:val="צד א בחוזה"/>
        <w:tag w:val="cntTzadA"/>
        <w:id w:val="1874112004"/>
        <w:placeholder>
          <w:docPart w:val="F8CA3F7D45B74D58A057665DA56B85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45C6F69B" w14:textId="27A2BC17" w:rsidR="001835AB" w:rsidRPr="001835AB" w:rsidRDefault="0018538C" w:rsidP="0018538C">
          <w:pPr>
            <w:widowControl w:val="0"/>
            <w:spacing w:before="0" w:beforeAutospacing="0" w:after="0" w:afterAutospacing="0" w:line="240" w:lineRule="auto"/>
            <w:ind w:left="2880" w:firstLine="26"/>
            <w:rPr>
              <w:rFonts w:ascii="Times New Roman" w:eastAsia="Times New Roman" w:hAnsi="Times New Roman"/>
              <w:color w:val="008000"/>
              <w:sz w:val="24"/>
              <w:rtl/>
            </w:rPr>
            <w:pPrChange w:id="17" w:author="Kook Sec" w:date="2022-04-05T11:45:00Z">
              <w:pPr>
                <w:widowControl w:val="0"/>
                <w:spacing w:before="0" w:beforeAutospacing="0" w:after="0" w:afterAutospacing="0" w:line="240" w:lineRule="auto"/>
                <w:ind w:left="2880" w:firstLine="720"/>
              </w:pPr>
            </w:pPrChange>
          </w:pPr>
          <w:ins w:id="18" w:author="Kook Sec" w:date="2022-04-05T11:45:00Z">
            <w:r w:rsidRPr="0018538C">
              <w:rPr>
                <w:rFonts w:ascii="Calibri" w:eastAsia="Calibri" w:hAnsi="Calibri"/>
                <w:color w:val="000000"/>
                <w:sz w:val="24"/>
                <w:rtl/>
              </w:rPr>
              <w:t xml:space="preserve">פ.א פיתוח ובנייה בירושלים בע"מ </w:t>
            </w:r>
          </w:ins>
          <w:r>
            <w:rPr>
              <w:rFonts w:ascii="Calibri" w:eastAsia="Calibri" w:hAnsi="Calibri"/>
              <w:color w:val="000000"/>
              <w:sz w:val="24"/>
              <w:rtl/>
            </w:rPr>
            <w:br/>
          </w:r>
          <w:ins w:id="19" w:author="Kook Sec" w:date="2022-04-05T11:45:00Z">
            <w:r w:rsidRPr="0018538C">
              <w:rPr>
                <w:rFonts w:ascii="Calibri" w:eastAsia="Calibri" w:hAnsi="Calibri"/>
                <w:color w:val="000000"/>
                <w:sz w:val="24"/>
                <w:rtl/>
              </w:rPr>
              <w:t>רח' יוני נתניהו 1 ג' אור יהודה ת.ד 715</w:t>
            </w:r>
          </w:ins>
          <w:r>
            <w:rPr>
              <w:rFonts w:ascii="Calibri" w:eastAsia="Calibri" w:hAnsi="Calibri"/>
              <w:color w:val="000000"/>
              <w:sz w:val="24"/>
              <w:rtl/>
            </w:rPr>
            <w:br/>
          </w:r>
          <w:ins w:id="20" w:author="Kook Sec" w:date="2022-04-05T11:45:00Z">
            <w:r w:rsidRPr="0018538C">
              <w:rPr>
                <w:rFonts w:ascii="Calibri" w:eastAsia="Calibri" w:hAnsi="Calibri"/>
                <w:color w:val="000000"/>
                <w:sz w:val="24"/>
                <w:rtl/>
              </w:rPr>
              <w:t>513958009</w:t>
            </w:r>
          </w:ins>
        </w:p>
      </w:sdtContent>
    </w:sdt>
    <w:p w14:paraId="7CEF61E3"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068B298B"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אחד;</w:t>
      </w:r>
    </w:p>
    <w:p w14:paraId="23C57883"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p>
    <w:p w14:paraId="69AD0A36"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ל ב י ן</w:t>
      </w:r>
    </w:p>
    <w:p w14:paraId="2E6DA48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p w14:paraId="3F4E23B1" w14:textId="1DB87BFB" w:rsidR="001835AB" w:rsidRPr="001835AB" w:rsidRDefault="0018538C" w:rsidP="0018538C">
      <w:pPr>
        <w:pStyle w:val="AutoFields"/>
        <w:tabs>
          <w:tab w:val="clear" w:pos="4153"/>
          <w:tab w:val="center" w:pos="3446"/>
        </w:tabs>
        <w:spacing w:before="0" w:beforeAutospacing="0" w:after="0" w:afterAutospacing="0"/>
        <w:ind w:left="-514" w:firstLine="450"/>
        <w:jc w:val="center"/>
        <w:rPr>
          <w:rFonts w:ascii="Times New Roman" w:eastAsia="Times New Roman" w:hAnsi="Times New Roman"/>
          <w:rtl/>
          <w:lang w:eastAsia="he-IL"/>
        </w:rPr>
        <w:pPrChange w:id="21" w:author="Kook Sec" w:date="2022-04-05T11:53:00Z">
          <w:pPr>
            <w:pStyle w:val="AutoFields"/>
            <w:spacing w:before="0" w:beforeAutospacing="0" w:after="0" w:afterAutospacing="0"/>
            <w:jc w:val="center"/>
          </w:pPr>
        </w:pPrChange>
      </w:pPr>
      <w:sdt>
        <w:sdtPr>
          <w:rPr>
            <w:rFonts w:ascii="Times New Roman" w:eastAsia="Times New Roman" w:hAnsi="Times New Roman"/>
            <w:color w:val="800080"/>
            <w:sz w:val="24"/>
            <w:rtl/>
          </w:rPr>
          <w:alias w:val="צדדים נוספים"/>
          <w:tag w:val="cntTzadB_x002C__x0020_cntTzadC_x002C__x0020_cntTzadD"/>
          <w:id w:val="-1726060855"/>
          <w:placeholder>
            <w:docPart w:val="2211CB67568442CDA7E105BB49DC54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del w:id="22" w:author="Kook Sec" w:date="2022-04-05T11:51:00Z">
            <w:r w:rsidDel="0018538C">
              <w:rPr>
                <w:rFonts w:ascii="Times New Roman" w:eastAsia="Times New Roman" w:hAnsi="Times New Roman"/>
                <w:color w:val="800080"/>
                <w:sz w:val="24"/>
                <w:rtl/>
              </w:rPr>
              <w:br/>
            </w:r>
          </w:del>
          <w:proofErr w:type="spellStart"/>
          <w:ins w:id="23" w:author="Kook Sec" w:date="2022-04-05T11:51:00Z">
            <w:r>
              <w:rPr>
                <w:rFonts w:ascii="Times New Roman" w:eastAsia="Times New Roman" w:hAnsi="Times New Roman" w:hint="cs"/>
                <w:color w:val="800080"/>
                <w:sz w:val="24"/>
                <w:rtl/>
              </w:rPr>
              <w:t>לוסטיג</w:t>
            </w:r>
            <w:proofErr w:type="spellEnd"/>
            <w:r>
              <w:rPr>
                <w:rFonts w:ascii="Times New Roman" w:eastAsia="Times New Roman" w:hAnsi="Times New Roman" w:hint="cs"/>
                <w:color w:val="800080"/>
                <w:sz w:val="24"/>
                <w:rtl/>
              </w:rPr>
              <w:t xml:space="preserve"> ויתקין יועצים בע"מ</w:t>
            </w:r>
            <w:r>
              <w:rPr>
                <w:rFonts w:ascii="Times New Roman" w:eastAsia="Times New Roman" w:hAnsi="Times New Roman"/>
                <w:color w:val="800080"/>
                <w:sz w:val="24"/>
                <w:rtl/>
              </w:rPr>
              <w:br/>
            </w:r>
            <w:r>
              <w:rPr>
                <w:rFonts w:ascii="Times New Roman" w:eastAsia="Times New Roman" w:hAnsi="Times New Roman" w:hint="cs"/>
                <w:color w:val="800080"/>
                <w:sz w:val="24"/>
                <w:rtl/>
              </w:rPr>
              <w:t>רח' באר טוביה 5 ת"א</w:t>
            </w:r>
          </w:ins>
          <w:r>
            <w:rPr>
              <w:rFonts w:ascii="Times New Roman" w:eastAsia="Times New Roman" w:hAnsi="Times New Roman"/>
              <w:color w:val="800080"/>
              <w:sz w:val="24"/>
              <w:rtl/>
            </w:rPr>
            <w:br/>
          </w:r>
          <w:ins w:id="24" w:author="Kook Sec" w:date="2022-04-05T11:52:00Z">
            <w:r w:rsidRPr="00E01536">
              <w:rPr>
                <w:rFonts w:ascii="Times New Roman" w:eastAsia="Times New Roman" w:hAnsi="Times New Roman"/>
                <w:color w:val="800080"/>
                <w:sz w:val="24"/>
                <w:rtl/>
              </w:rPr>
              <w:t>516093721</w:t>
            </w:r>
          </w:ins>
          <w:r>
            <w:rPr>
              <w:rFonts w:ascii="Times New Roman" w:eastAsia="Times New Roman" w:hAnsi="Times New Roman"/>
              <w:color w:val="800080"/>
              <w:sz w:val="24"/>
              <w:rtl/>
            </w:rPr>
            <w:br/>
          </w:r>
          <w:r>
            <w:rPr>
              <w:rFonts w:ascii="Times New Roman" w:eastAsia="Times New Roman" w:hAnsi="Times New Roman"/>
              <w:color w:val="800080"/>
              <w:sz w:val="24"/>
              <w:rtl/>
            </w:rPr>
            <w:br/>
          </w:r>
        </w:sdtContent>
      </w:sdt>
      <w:ins w:id="25" w:author="Kook Sec" w:date="2022-04-05T11:51:00Z">
        <w:r w:rsidRPr="0018538C">
          <w:rPr>
            <w:rFonts w:ascii="Arial" w:hAnsi="Arial" w:cs="Arial"/>
            <w:color w:val="4D5156"/>
            <w:sz w:val="21"/>
            <w:szCs w:val="21"/>
            <w:shd w:val="clear" w:color="auto" w:fill="FFFFFF"/>
          </w:rPr>
          <w:t xml:space="preserve"> </w:t>
        </w:r>
      </w:ins>
    </w:p>
    <w:p w14:paraId="33BC03CF"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4EEAF31E"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שני;</w:t>
      </w:r>
    </w:p>
    <w:p w14:paraId="267D945A"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p>
    <w:p w14:paraId="3AB0FAFD" w14:textId="77777777" w:rsidR="001835AB" w:rsidRPr="001835AB" w:rsidRDefault="001835AB" w:rsidP="001835AB">
      <w:pPr>
        <w:widowControl w:val="0"/>
        <w:spacing w:before="0" w:beforeAutospacing="0" w:after="480" w:afterAutospacing="0" w:line="240" w:lineRule="auto"/>
        <w:ind w:left="1440" w:hanging="1440"/>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והואיל:</w:t>
      </w:r>
      <w:r w:rsidRPr="001835AB">
        <w:rPr>
          <w:rFonts w:ascii="Times New Roman" w:eastAsia="Times New Roman" w:hAnsi="Times New Roman"/>
          <w:bCs/>
          <w:sz w:val="20"/>
          <w:rtl/>
          <w:lang w:eastAsia="he-IL"/>
        </w:rPr>
        <w:tab/>
      </w:r>
      <w:r w:rsidRPr="001835AB">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3299A1E4" w14:textId="77777777" w:rsidR="001835AB" w:rsidRPr="001835AB" w:rsidRDefault="001835AB" w:rsidP="001835AB">
      <w:pPr>
        <w:widowControl w:val="0"/>
        <w:spacing w:before="0" w:beforeAutospacing="0" w:after="360" w:afterAutospacing="0" w:line="240" w:lineRule="auto"/>
        <w:jc w:val="center"/>
        <w:outlineLvl w:val="1"/>
        <w:rPr>
          <w:rFonts w:ascii="Times New Roman" w:eastAsia="Times New Roman" w:hAnsi="Times New Roman"/>
          <w:bCs/>
          <w:sz w:val="20"/>
          <w:rtl/>
          <w:lang w:eastAsia="he-IL"/>
        </w:rPr>
      </w:pPr>
      <w:r w:rsidRPr="001835AB">
        <w:rPr>
          <w:rFonts w:ascii="Times New Roman" w:eastAsia="Times New Roman" w:hAnsi="Times New Roman"/>
          <w:bCs/>
          <w:sz w:val="20"/>
          <w:rtl/>
          <w:lang w:eastAsia="he-IL"/>
        </w:rPr>
        <w:t>לפיכך הותנה והוסכם בין הצדדים כדלקמן:</w:t>
      </w:r>
    </w:p>
    <w:p w14:paraId="4AE46379"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t>מבוא</w:t>
      </w:r>
    </w:p>
    <w:p w14:paraId="36C8E2EA" w14:textId="77777777" w:rsidR="001835AB" w:rsidRPr="001835AB" w:rsidRDefault="001835AB" w:rsidP="001835AB">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למונחים הבאים יהא הפרוש הנקוב בצידם דהיינו:</w:t>
      </w:r>
    </w:p>
    <w:p w14:paraId="53B5E933"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04C01A3B"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"הפרויקט"</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w:t>
      </w:r>
      <w:proofErr w:type="spellStart"/>
      <w:r w:rsidRPr="001835AB">
        <w:rPr>
          <w:rFonts w:ascii="Times New Roman" w:eastAsia="Times New Roman" w:hAnsi="Times New Roman"/>
          <w:sz w:val="20"/>
          <w:rtl/>
          <w:lang w:eastAsia="he-IL"/>
        </w:rPr>
        <w:t>המצ"ב</w:t>
      </w:r>
      <w:proofErr w:type="spellEnd"/>
      <w:r w:rsidRPr="001835AB">
        <w:rPr>
          <w:rFonts w:ascii="Times New Roman" w:eastAsia="Times New Roman" w:hAnsi="Times New Roman"/>
          <w:sz w:val="20"/>
          <w:rtl/>
          <w:lang w:eastAsia="he-IL"/>
        </w:rPr>
        <w:t>.</w:t>
      </w:r>
    </w:p>
    <w:p w14:paraId="58BAEE99"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6604105"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w:t>
      </w:r>
      <w:proofErr w:type="spellStart"/>
      <w:r w:rsidRPr="001835AB">
        <w:rPr>
          <w:rFonts w:ascii="Times New Roman" w:eastAsia="Times New Roman" w:hAnsi="Times New Roman"/>
          <w:bCs/>
          <w:sz w:val="20"/>
          <w:rtl/>
          <w:lang w:eastAsia="he-IL"/>
        </w:rPr>
        <w:t>התכנית</w:t>
      </w:r>
      <w:proofErr w:type="spellEnd"/>
      <w:r w:rsidRPr="001835AB">
        <w:rPr>
          <w:rFonts w:ascii="Times New Roman" w:eastAsia="Times New Roman" w:hAnsi="Times New Roman"/>
          <w:bCs/>
          <w:sz w:val="20"/>
          <w:rtl/>
          <w:lang w:eastAsia="he-IL"/>
        </w:rPr>
        <w:t xml:space="preserve">" </w:t>
      </w:r>
      <w:r w:rsidRPr="001835AB">
        <w:rPr>
          <w:rFonts w:ascii="Times New Roman" w:eastAsia="Times New Roman" w:hAnsi="Times New Roman"/>
          <w:sz w:val="20"/>
          <w:rtl/>
          <w:lang w:eastAsia="he-IL"/>
        </w:rPr>
        <w:t>/</w:t>
      </w:r>
    </w:p>
    <w:p w14:paraId="05AB23B4"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"המקרקעין"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w:t>
      </w:r>
      <w:proofErr w:type="spellStart"/>
      <w:r w:rsidRPr="001835AB">
        <w:rPr>
          <w:rFonts w:ascii="Times New Roman" w:eastAsia="Times New Roman" w:hAnsi="Times New Roman"/>
          <w:sz w:val="20"/>
          <w:rtl/>
          <w:lang w:eastAsia="he-IL"/>
        </w:rPr>
        <w:t>המצ"ב</w:t>
      </w:r>
      <w:proofErr w:type="spellEnd"/>
      <w:r w:rsidRPr="001835AB">
        <w:rPr>
          <w:rFonts w:ascii="Times New Roman" w:eastAsia="Times New Roman" w:hAnsi="Times New Roman"/>
          <w:sz w:val="20"/>
          <w:rtl/>
          <w:lang w:eastAsia="he-IL"/>
        </w:rPr>
        <w:t>.</w:t>
      </w:r>
    </w:p>
    <w:p w14:paraId="11855D6D"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45DD871"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"האתר"</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שטח </w:t>
      </w:r>
      <w:proofErr w:type="spellStart"/>
      <w:r w:rsidRPr="001835AB">
        <w:rPr>
          <w:rFonts w:ascii="Times New Roman" w:eastAsia="Times New Roman" w:hAnsi="Times New Roman"/>
          <w:sz w:val="20"/>
          <w:rtl/>
          <w:lang w:eastAsia="he-IL"/>
        </w:rPr>
        <w:t>התכנית</w:t>
      </w:r>
      <w:proofErr w:type="spellEnd"/>
      <w:r w:rsidRPr="001835AB">
        <w:rPr>
          <w:rFonts w:ascii="Times New Roman" w:eastAsia="Times New Roman" w:hAnsi="Times New Roman"/>
          <w:sz w:val="20"/>
          <w:rtl/>
          <w:lang w:eastAsia="he-IL"/>
        </w:rPr>
        <w:t>/המקרקעין לרבות כל חלק ממנו כפי שיקבע ע"י המזמין מעת לעת על פי שיקול דעתו הבלעדי.</w:t>
      </w:r>
    </w:p>
    <w:p w14:paraId="5F454994"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024AD81"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היועצים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1A20CF36"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7B9F793"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proofErr w:type="spellStart"/>
      <w:r w:rsidRPr="001835AB">
        <w:rPr>
          <w:rFonts w:ascii="Times New Roman" w:eastAsia="Times New Roman" w:hAnsi="Times New Roman"/>
          <w:b/>
          <w:bCs/>
          <w:sz w:val="20"/>
          <w:rtl/>
          <w:lang w:eastAsia="he-IL"/>
        </w:rPr>
        <w:t>התכניות</w:t>
      </w:r>
      <w:proofErr w:type="spellEnd"/>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r>
      <w:proofErr w:type="spellStart"/>
      <w:r w:rsidRPr="001835AB">
        <w:rPr>
          <w:rFonts w:ascii="Times New Roman" w:eastAsia="Times New Roman" w:hAnsi="Times New Roman"/>
          <w:sz w:val="20"/>
          <w:rtl/>
          <w:lang w:eastAsia="he-IL"/>
        </w:rPr>
        <w:t>התכניות</w:t>
      </w:r>
      <w:proofErr w:type="spellEnd"/>
      <w:r w:rsidRPr="001835AB">
        <w:rPr>
          <w:rFonts w:ascii="Times New Roman" w:eastAsia="Times New Roman" w:hAnsi="Times New Roman"/>
          <w:sz w:val="20"/>
          <w:rtl/>
          <w:lang w:eastAsia="he-IL"/>
        </w:rPr>
        <w:t>,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w:t>
      </w:r>
      <w:proofErr w:type="spellStart"/>
      <w:r w:rsidRPr="001835AB">
        <w:rPr>
          <w:rFonts w:ascii="Times New Roman" w:eastAsia="Times New Roman" w:hAnsi="Times New Roman"/>
          <w:sz w:val="20"/>
          <w:rtl/>
          <w:lang w:eastAsia="he-IL"/>
        </w:rPr>
        <w:t>התכניות</w:t>
      </w:r>
      <w:proofErr w:type="spellEnd"/>
      <w:r w:rsidRPr="001835AB">
        <w:rPr>
          <w:rFonts w:ascii="Times New Roman" w:eastAsia="Times New Roman" w:hAnsi="Times New Roman"/>
          <w:sz w:val="20"/>
          <w:rtl/>
          <w:lang w:eastAsia="he-IL"/>
        </w:rPr>
        <w:t xml:space="preserve"> ומסמכים המצורפת לחוזה זה במסגרת 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כל המסמכים שיערכו ע"י המתכנן כאמור יערכו בשפה העברית.</w:t>
      </w:r>
    </w:p>
    <w:p w14:paraId="345BAA03"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B95F873"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שירותי</w:t>
      </w:r>
    </w:p>
    <w:p w14:paraId="036938EF"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lastRenderedPageBreak/>
        <w:t xml:space="preserve"> המתכנן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p>
    <w:p w14:paraId="76B9E48A"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השירותים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השירותים כמוגדר וכמפורט בחוזה זה ובנספח </w:t>
      </w:r>
      <w:r w:rsidRPr="001835AB">
        <w:rPr>
          <w:rFonts w:ascii="Times New Roman" w:eastAsia="Times New Roman" w:hAnsi="Times New Roman"/>
          <w:b/>
          <w:bCs/>
          <w:sz w:val="20"/>
          <w:rtl/>
          <w:lang w:eastAsia="he-IL"/>
        </w:rPr>
        <w:t>ב'</w:t>
      </w:r>
      <w:r w:rsidRPr="001835AB">
        <w:rPr>
          <w:rFonts w:ascii="Times New Roman" w:eastAsia="Times New Roman" w:hAnsi="Times New Roman" w:hint="cs"/>
          <w:b/>
          <w:bCs/>
          <w:sz w:val="20"/>
          <w:rtl/>
          <w:lang w:eastAsia="he-IL"/>
        </w:rPr>
        <w:t xml:space="preserve">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sz w:val="20"/>
          <w:rtl/>
          <w:lang w:eastAsia="he-IL"/>
        </w:rPr>
        <w:t>.</w:t>
      </w:r>
    </w:p>
    <w:p w14:paraId="5481796B"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61BDE4F"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המנהל</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62C276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6F0AF27"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מקום שמדובר בחוזה זה במזמין - גם המנהל במשמע.</w:t>
      </w:r>
    </w:p>
    <w:p w14:paraId="2A7C3413"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9E68C9F"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החוזה</w:t>
      </w:r>
      <w:r w:rsidRPr="001835AB">
        <w:rPr>
          <w:rFonts w:ascii="Times New Roman" w:eastAsia="Times New Roman" w:hAnsi="Times New Roman"/>
          <w:sz w:val="20"/>
          <w:rtl/>
          <w:lang w:eastAsia="he-IL"/>
        </w:rPr>
        <w:t>"</w:t>
      </w:r>
      <w:r w:rsidRPr="001835AB">
        <w:rPr>
          <w:rFonts w:ascii="Times New Roman" w:eastAsia="Times New Roman" w:hAnsi="Times New Roman" w:hint="cs"/>
          <w:sz w:val="20"/>
          <w:rtl/>
          <w:lang w:eastAsia="he-IL"/>
        </w:rPr>
        <w:t>/</w:t>
      </w:r>
    </w:p>
    <w:p w14:paraId="1CADBA2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w:t>
      </w:r>
      <w:r w:rsidRPr="001835AB">
        <w:rPr>
          <w:rFonts w:ascii="Times New Roman" w:eastAsia="Times New Roman" w:hAnsi="Times New Roman" w:hint="cs"/>
          <w:b/>
          <w:bCs/>
          <w:sz w:val="20"/>
          <w:rtl/>
          <w:lang w:eastAsia="he-IL"/>
        </w:rPr>
        <w:t>ההסכם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חוזה זה על נספחיו.</w:t>
      </w:r>
    </w:p>
    <w:p w14:paraId="4FCB56E3"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46D131CF"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הדין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כהגדרתו בחוק ה</w:t>
      </w:r>
      <w:r w:rsidRPr="001835AB">
        <w:rPr>
          <w:rFonts w:ascii="Times New Roman" w:eastAsia="Times New Roman" w:hAnsi="Times New Roman" w:hint="cs"/>
          <w:sz w:val="20"/>
          <w:rtl/>
          <w:lang w:eastAsia="he-IL"/>
        </w:rPr>
        <w:t>פרשנות, התשמ"א-1981</w:t>
      </w:r>
      <w:r w:rsidRPr="001835AB">
        <w:rPr>
          <w:rFonts w:ascii="Times New Roman" w:eastAsia="Times New Roman" w:hAnsi="Times New Roman"/>
          <w:sz w:val="20"/>
          <w:rtl/>
          <w:lang w:eastAsia="he-IL"/>
        </w:rPr>
        <w:t xml:space="preserve"> לרבות כל </w:t>
      </w:r>
      <w:r w:rsidRPr="001835AB">
        <w:rPr>
          <w:rFonts w:ascii="Times New Roman" w:eastAsia="Times New Roman" w:hAnsi="Times New Roman" w:hint="cs"/>
          <w:sz w:val="20"/>
          <w:rtl/>
          <w:lang w:eastAsia="he-IL"/>
        </w:rPr>
        <w:t xml:space="preserve">תקנה ו/או </w:t>
      </w:r>
      <w:r w:rsidRPr="001835AB">
        <w:rPr>
          <w:rFonts w:ascii="Times New Roman" w:eastAsia="Times New Roman" w:hAnsi="Times New Roman"/>
          <w:sz w:val="20"/>
          <w:rtl/>
          <w:lang w:eastAsia="he-IL"/>
        </w:rPr>
        <w:t>הוראה של רשות מוסמכת בתוקף סמכותה על פי הדין.</w:t>
      </w:r>
    </w:p>
    <w:p w14:paraId="6270A8E4"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70C12BD"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הרשות</w:t>
      </w:r>
    </w:p>
    <w:p w14:paraId="4537A351"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המקומית</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w:t>
      </w:r>
      <w:proofErr w:type="spellStart"/>
      <w:r w:rsidRPr="001835AB">
        <w:rPr>
          <w:rFonts w:ascii="Times New Roman" w:eastAsia="Times New Roman" w:hAnsi="Times New Roman"/>
          <w:sz w:val="20"/>
          <w:rtl/>
          <w:lang w:eastAsia="he-IL"/>
        </w:rPr>
        <w:t>המצ"ב</w:t>
      </w:r>
      <w:proofErr w:type="spellEnd"/>
      <w:r w:rsidRPr="001835AB">
        <w:rPr>
          <w:rFonts w:ascii="Times New Roman" w:eastAsia="Times New Roman" w:hAnsi="Times New Roman"/>
          <w:sz w:val="20"/>
          <w:rtl/>
          <w:lang w:eastAsia="he-IL"/>
        </w:rPr>
        <w:t>.</w:t>
      </w:r>
    </w:p>
    <w:p w14:paraId="02813F49"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365735D"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חוזה</w:t>
      </w:r>
    </w:p>
    <w:p w14:paraId="56079831"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הפיתוח</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hint="cs"/>
          <w:sz w:val="20"/>
          <w:rtl/>
          <w:lang w:eastAsia="he-IL"/>
        </w:rPr>
        <w:t xml:space="preserve">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sz w:val="20"/>
          <w:rtl/>
          <w:lang w:eastAsia="he-IL"/>
        </w:rPr>
        <w:t>.</w:t>
      </w:r>
    </w:p>
    <w:p w14:paraId="7C6685BC"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042579C2"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הכותרות בחוזה זה </w:t>
      </w:r>
      <w:r w:rsidRPr="001835AB">
        <w:rPr>
          <w:rFonts w:ascii="Times New Roman" w:eastAsia="Times New Roman" w:hAnsi="Times New Roman" w:hint="cs"/>
          <w:sz w:val="20"/>
          <w:rtl/>
          <w:lang w:eastAsia="he-IL"/>
        </w:rPr>
        <w:t xml:space="preserve">הינן לנוחיות בלבד ובכל מקרה </w:t>
      </w:r>
      <w:r w:rsidRPr="001835AB">
        <w:rPr>
          <w:rFonts w:ascii="Times New Roman" w:eastAsia="Times New Roman" w:hAnsi="Times New Roman"/>
          <w:sz w:val="20"/>
          <w:rtl/>
          <w:lang w:eastAsia="he-IL"/>
        </w:rPr>
        <w:t xml:space="preserve">לא ישמשו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פרש</w:t>
      </w:r>
      <w:r w:rsidRPr="001835AB">
        <w:rPr>
          <w:rFonts w:ascii="Times New Roman" w:eastAsia="Times New Roman" w:hAnsi="Times New Roman" w:hint="cs"/>
          <w:sz w:val="20"/>
          <w:rtl/>
          <w:lang w:eastAsia="he-IL"/>
        </w:rPr>
        <w:t>נות</w:t>
      </w:r>
      <w:r w:rsidRPr="001835AB">
        <w:rPr>
          <w:rFonts w:ascii="Times New Roman" w:eastAsia="Times New Roman" w:hAnsi="Times New Roman"/>
          <w:sz w:val="20"/>
          <w:rtl/>
          <w:lang w:eastAsia="he-IL"/>
        </w:rPr>
        <w:t>ו.</w:t>
      </w:r>
    </w:p>
    <w:p w14:paraId="2CBCAFB7"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הנספחים לחוזה זה מהווים חלק בלתי נפרד הימנו ואלה הם:</w:t>
      </w:r>
    </w:p>
    <w:p w14:paraId="5DADC7B6"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6ED36EDA"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א'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כללי;</w:t>
      </w:r>
    </w:p>
    <w:p w14:paraId="405083F3"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נספח 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שירותי המתכנן;</w:t>
      </w:r>
    </w:p>
    <w:p w14:paraId="6BE2EAB3"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ג'</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lang w:eastAsia="he-IL"/>
        </w:rPr>
        <w:t>–</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rtl/>
          <w:lang w:eastAsia="he-IL"/>
        </w:rPr>
        <w:tab/>
        <w:t>לוח זמנים;</w:t>
      </w:r>
    </w:p>
    <w:p w14:paraId="7B52C4AB"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ד'</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שכר המתכנן;</w:t>
      </w:r>
    </w:p>
    <w:p w14:paraId="314FC6D6"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ה'</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תשלומי שכר המתכנן;</w:t>
      </w:r>
    </w:p>
    <w:p w14:paraId="5C8BDD2D"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ו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הצהרה והתחייבות לשמירת סודיות;</w:t>
      </w:r>
    </w:p>
    <w:p w14:paraId="7CB0F497" w14:textId="77777777" w:rsidR="00740118" w:rsidRPr="00740118"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740118">
        <w:rPr>
          <w:rFonts w:ascii="Times New Roman" w:eastAsia="Times New Roman" w:hAnsi="Times New Roman"/>
          <w:bCs/>
          <w:sz w:val="20"/>
          <w:rtl/>
          <w:lang w:eastAsia="he-IL"/>
        </w:rPr>
        <w:t>נספח ז</w:t>
      </w:r>
      <w:r w:rsidRPr="00740118">
        <w:rPr>
          <w:rFonts w:ascii="Times New Roman" w:eastAsia="Times New Roman" w:hAnsi="Times New Roman"/>
          <w:sz w:val="20"/>
          <w:rtl/>
          <w:lang w:eastAsia="he-IL"/>
        </w:rPr>
        <w:t xml:space="preserve"> -</w:t>
      </w:r>
      <w:r w:rsidRPr="00740118">
        <w:rPr>
          <w:rFonts w:ascii="Times New Roman" w:eastAsia="Times New Roman" w:hAnsi="Times New Roman"/>
          <w:sz w:val="20"/>
          <w:rtl/>
          <w:lang w:eastAsia="he-IL"/>
        </w:rPr>
        <w:tab/>
      </w:r>
      <w:r w:rsidRPr="00740118">
        <w:rPr>
          <w:rFonts w:ascii="Times New Roman" w:eastAsia="Times New Roman" w:hAnsi="Times New Roman" w:hint="cs"/>
          <w:sz w:val="20"/>
          <w:rtl/>
          <w:lang w:eastAsia="he-IL"/>
        </w:rPr>
        <w:t>מפרט</w:t>
      </w:r>
      <w:r w:rsidRPr="00740118">
        <w:rPr>
          <w:rFonts w:ascii="Times New Roman" w:eastAsia="Times New Roman" w:hAnsi="Times New Roman"/>
          <w:sz w:val="20"/>
          <w:rtl/>
          <w:lang w:eastAsia="he-IL"/>
        </w:rPr>
        <w:t xml:space="preserve"> </w:t>
      </w:r>
      <w:r w:rsidRPr="00740118">
        <w:rPr>
          <w:rFonts w:ascii="Times New Roman" w:eastAsia="Times New Roman" w:hAnsi="Times New Roman" w:hint="cs"/>
          <w:sz w:val="20"/>
          <w:rtl/>
          <w:lang w:eastAsia="he-IL"/>
        </w:rPr>
        <w:t>ביטוחי</w:t>
      </w:r>
      <w:r w:rsidRPr="00740118">
        <w:rPr>
          <w:rFonts w:ascii="Times New Roman" w:eastAsia="Times New Roman" w:hAnsi="Times New Roman"/>
          <w:sz w:val="20"/>
          <w:rtl/>
          <w:lang w:eastAsia="he-IL"/>
        </w:rPr>
        <w:t xml:space="preserve"> </w:t>
      </w:r>
      <w:r w:rsidRPr="00740118">
        <w:rPr>
          <w:rFonts w:ascii="Times New Roman" w:eastAsia="Times New Roman" w:hAnsi="Times New Roman" w:hint="cs"/>
          <w:sz w:val="20"/>
          <w:rtl/>
          <w:lang w:eastAsia="he-IL"/>
        </w:rPr>
        <w:t>המתכנן</w:t>
      </w:r>
      <w:r w:rsidRPr="00740118">
        <w:rPr>
          <w:rFonts w:ascii="Times New Roman" w:eastAsia="Times New Roman" w:hAnsi="Times New Roman"/>
          <w:sz w:val="20"/>
          <w:rtl/>
          <w:lang w:eastAsia="he-IL"/>
        </w:rPr>
        <w:t>;</w:t>
      </w:r>
    </w:p>
    <w:p w14:paraId="2BA43E9E" w14:textId="77777777" w:rsidR="00740118" w:rsidRPr="00740118"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740118">
        <w:rPr>
          <w:rFonts w:ascii="Times New Roman" w:eastAsia="Times New Roman" w:hAnsi="Times New Roman"/>
          <w:bCs/>
          <w:sz w:val="20"/>
          <w:rtl/>
          <w:lang w:eastAsia="he-IL"/>
        </w:rPr>
        <w:t>נספח ז</w:t>
      </w:r>
      <w:r w:rsidRPr="00740118">
        <w:rPr>
          <w:rFonts w:ascii="Times New Roman" w:eastAsia="Times New Roman" w:hAnsi="Times New Roman" w:hint="cs"/>
          <w:bCs/>
          <w:sz w:val="20"/>
          <w:rtl/>
          <w:lang w:eastAsia="he-IL"/>
        </w:rPr>
        <w:t>1</w:t>
      </w:r>
      <w:r w:rsidRPr="00740118">
        <w:rPr>
          <w:rFonts w:ascii="Times New Roman" w:eastAsia="Times New Roman" w:hAnsi="Times New Roman"/>
          <w:sz w:val="20"/>
          <w:rtl/>
          <w:lang w:eastAsia="he-IL"/>
        </w:rPr>
        <w:t xml:space="preserve"> -</w:t>
      </w:r>
      <w:r w:rsidRPr="00740118">
        <w:rPr>
          <w:rFonts w:ascii="Times New Roman" w:eastAsia="Times New Roman" w:hAnsi="Times New Roman"/>
          <w:sz w:val="20"/>
          <w:rtl/>
          <w:lang w:eastAsia="he-IL"/>
        </w:rPr>
        <w:tab/>
        <w:t>אישור על קיום ביטוחי המתכנן;</w:t>
      </w:r>
    </w:p>
    <w:p w14:paraId="5702ED51"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ח'</w:t>
      </w:r>
      <w:r w:rsidRPr="001835AB">
        <w:rPr>
          <w:rFonts w:ascii="Times New Roman" w:eastAsia="Times New Roman" w:hAnsi="Times New Roman"/>
          <w:sz w:val="20"/>
          <w:rtl/>
          <w:lang w:eastAsia="he-IL"/>
        </w:rPr>
        <w:t xml:space="preserve"> - </w:t>
      </w:r>
      <w:r w:rsidRPr="001835AB">
        <w:rPr>
          <w:rFonts w:ascii="Times New Roman" w:eastAsia="Times New Roman" w:hAnsi="Times New Roman"/>
          <w:sz w:val="20"/>
          <w:rtl/>
          <w:lang w:eastAsia="he-IL"/>
        </w:rPr>
        <w:tab/>
        <w:t xml:space="preserve">רשימת </w:t>
      </w:r>
      <w:proofErr w:type="spellStart"/>
      <w:r w:rsidRPr="001835AB">
        <w:rPr>
          <w:rFonts w:ascii="Times New Roman" w:eastAsia="Times New Roman" w:hAnsi="Times New Roman"/>
          <w:sz w:val="20"/>
          <w:rtl/>
          <w:lang w:eastAsia="he-IL"/>
        </w:rPr>
        <w:t>התכניות</w:t>
      </w:r>
      <w:proofErr w:type="spellEnd"/>
      <w:r w:rsidRPr="001835AB">
        <w:rPr>
          <w:rFonts w:ascii="Times New Roman" w:eastAsia="Times New Roman" w:hAnsi="Times New Roman"/>
          <w:sz w:val="20"/>
          <w:rtl/>
          <w:lang w:eastAsia="he-IL"/>
        </w:rPr>
        <w:t xml:space="preserve"> והמסמכים שעל המתכנן להנפיק.</w:t>
      </w:r>
    </w:p>
    <w:p w14:paraId="265725ED"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ט'</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אישור להשלמת הפרויקט/קטע מהפרויקט.</w:t>
      </w:r>
    </w:p>
    <w:p w14:paraId="7856C558" w14:textId="77777777" w:rsidR="001835AB" w:rsidRPr="001835AB" w:rsidRDefault="001835AB" w:rsidP="001835AB">
      <w:pPr>
        <w:widowControl w:val="0"/>
        <w:spacing w:before="0" w:beforeAutospacing="0" w:after="240" w:afterAutospacing="0" w:line="240" w:lineRule="auto"/>
        <w:ind w:left="799"/>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נספח י'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היעדר תביעות.</w:t>
      </w:r>
    </w:p>
    <w:p w14:paraId="33DDAF6A"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שירותי המתכנן</w:t>
      </w:r>
    </w:p>
    <w:p w14:paraId="5A9F457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מוסר בזה למתכנן והמתכנן מקבל על עצמו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p>
    <w:p w14:paraId="2B386C1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ומאשר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הינו מכיר ויודע את כל הנדרש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וכי הינו מורשה על 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דין למתן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לרבות</w:t>
      </w:r>
      <w:r w:rsidRPr="001835AB">
        <w:rPr>
          <w:rFonts w:ascii="Times New Roman" w:eastAsia="Times New Roman" w:hAnsi="Times New Roman" w:hint="cs"/>
          <w:sz w:val="20"/>
          <w:rtl/>
          <w:lang w:eastAsia="he-IL"/>
        </w:rPr>
        <w:t xml:space="preserve"> אך לא רק</w:t>
      </w:r>
      <w:r w:rsidRPr="001835AB">
        <w:rPr>
          <w:rFonts w:ascii="Times New Roman" w:eastAsia="Times New Roman" w:hAnsi="Times New Roman"/>
          <w:sz w:val="20"/>
          <w:rtl/>
          <w:lang w:eastAsia="he-IL"/>
        </w:rPr>
        <w:t>,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חוק המהנדסים והאדריכלים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proofErr w:type="spellStart"/>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תשי"ח</w:t>
      </w:r>
      <w:proofErr w:type="spellEnd"/>
      <w:r w:rsidRPr="001835AB">
        <w:rPr>
          <w:rFonts w:ascii="Times New Roman" w:eastAsia="Times New Roman" w:hAnsi="Times New Roman"/>
          <w:sz w:val="20"/>
          <w:rtl/>
          <w:lang w:eastAsia="he-IL"/>
        </w:rPr>
        <w:t xml:space="preserve"> - 1958, כי יש בידו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שיון </w:t>
      </w:r>
      <w:r w:rsidRPr="001835AB">
        <w:rPr>
          <w:rFonts w:ascii="Times New Roman" w:eastAsia="Times New Roman" w:hAnsi="Times New Roman" w:hint="cs"/>
          <w:sz w:val="20"/>
          <w:rtl/>
          <w:lang w:eastAsia="he-IL"/>
        </w:rPr>
        <w:t xml:space="preserve">בר </w:t>
      </w:r>
      <w:r w:rsidRPr="001835AB">
        <w:rPr>
          <w:rFonts w:ascii="Times New Roman" w:eastAsia="Times New Roman" w:hAnsi="Times New Roman"/>
          <w:sz w:val="20"/>
          <w:rtl/>
          <w:lang w:eastAsia="he-IL"/>
        </w:rPr>
        <w:t>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קף לביצוע שירותי </w:t>
      </w:r>
      <w:r w:rsidRPr="001835AB">
        <w:rPr>
          <w:rFonts w:ascii="Times New Roman" w:eastAsia="Times New Roman" w:hAnsi="Times New Roman" w:hint="cs"/>
          <w:sz w:val="20"/>
          <w:rtl/>
          <w:lang w:eastAsia="he-IL"/>
        </w:rPr>
        <w:t xml:space="preserve"> המתכנן על פי הדין</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כי הוא בעל הכישורים, הר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שיונות, הידע, הניסיון והאמצעים המאפשרים לו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ביצועם ברמה מקצועית גבוהה ובהתאם למותנה בחוזה.</w:t>
      </w:r>
    </w:p>
    <w:p w14:paraId="2E96F53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 לו שש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 הינם לשלבים ו/או קטעים בפרויקט כפי שיוזמנו בכתב ע"י המזמין מעת לעת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שיקול דעתו</w:t>
      </w:r>
      <w:r w:rsidRPr="001835AB">
        <w:rPr>
          <w:rFonts w:ascii="Times New Roman" w:eastAsia="Times New Roman" w:hAnsi="Times New Roman" w:hint="cs"/>
          <w:sz w:val="20"/>
          <w:rtl/>
          <w:lang w:eastAsia="he-IL"/>
        </w:rPr>
        <w:t xml:space="preserve"> הבלעדי</w:t>
      </w:r>
      <w:r w:rsidRPr="001835AB">
        <w:rPr>
          <w:rFonts w:ascii="Times New Roman" w:eastAsia="Times New Roman" w:hAnsi="Times New Roman"/>
          <w:sz w:val="20"/>
          <w:rtl/>
          <w:lang w:eastAsia="he-IL"/>
        </w:rPr>
        <w:t xml:space="preserve"> ו</w:t>
      </w:r>
      <w:r w:rsidRPr="001835AB">
        <w:rPr>
          <w:rFonts w:ascii="Times New Roman" w:eastAsia="Times New Roman" w:hAnsi="Times New Roman" w:hint="cs"/>
          <w:sz w:val="20"/>
          <w:rtl/>
          <w:lang w:eastAsia="he-IL"/>
        </w:rPr>
        <w:t xml:space="preserve">כי </w:t>
      </w:r>
      <w:r w:rsidRPr="001835AB">
        <w:rPr>
          <w:rFonts w:ascii="Times New Roman" w:eastAsia="Times New Roman" w:hAnsi="Times New Roman"/>
          <w:sz w:val="20"/>
          <w:rtl/>
          <w:lang w:eastAsia="he-IL"/>
        </w:rPr>
        <w:t xml:space="preserve">הם יינתנו על ידו בשלבי 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עוד</w:t>
      </w:r>
      <w:r w:rsidRPr="001835AB">
        <w:rPr>
          <w:rFonts w:ascii="Times New Roman" w:eastAsia="Times New Roman" w:hAnsi="Times New Roman"/>
          <w:sz w:val="20"/>
          <w:rtl/>
          <w:lang w:eastAsia="he-IL"/>
        </w:rPr>
        <w:t xml:space="preserve"> מוסיף ומצהיר</w:t>
      </w:r>
      <w:r w:rsidRPr="001835AB">
        <w:rPr>
          <w:rFonts w:ascii="Times New Roman" w:eastAsia="Times New Roman" w:hAnsi="Times New Roman" w:hint="cs"/>
          <w:sz w:val="20"/>
          <w:rtl/>
          <w:lang w:eastAsia="he-IL"/>
        </w:rPr>
        <w:t xml:space="preserve"> המתכנן,</w:t>
      </w:r>
      <w:r w:rsidRPr="001835AB">
        <w:rPr>
          <w:rFonts w:ascii="Times New Roman" w:eastAsia="Times New Roman" w:hAnsi="Times New Roman"/>
          <w:sz w:val="20"/>
          <w:rtl/>
          <w:lang w:eastAsia="he-IL"/>
        </w:rPr>
        <w:t xml:space="preserve"> כי ידוע לו שהמזמין אינו מתחייב להזמין מ</w:t>
      </w:r>
      <w:r w:rsidRPr="001835AB">
        <w:rPr>
          <w:rFonts w:ascii="Times New Roman" w:eastAsia="Times New Roman" w:hAnsi="Times New Roman" w:hint="cs"/>
          <w:sz w:val="20"/>
          <w:rtl/>
          <w:lang w:eastAsia="he-IL"/>
        </w:rPr>
        <w:t>מנו</w:t>
      </w:r>
      <w:r w:rsidRPr="001835AB">
        <w:rPr>
          <w:rFonts w:ascii="Times New Roman" w:eastAsia="Times New Roman" w:hAnsi="Times New Roman"/>
          <w:sz w:val="20"/>
          <w:rtl/>
          <w:lang w:eastAsia="he-IL"/>
        </w:rPr>
        <w:t xml:space="preserve"> שירותים נוספים מעבר לנקוב בחוזה זה ו</w:t>
      </w:r>
      <w:r w:rsidRPr="001835AB">
        <w:rPr>
          <w:rFonts w:ascii="Times New Roman" w:eastAsia="Times New Roman" w:hAnsi="Times New Roman" w:hint="cs"/>
          <w:sz w:val="20"/>
          <w:rtl/>
          <w:lang w:eastAsia="he-IL"/>
        </w:rPr>
        <w:t xml:space="preserve">כמפורט </w:t>
      </w:r>
      <w:r w:rsidRPr="001835AB">
        <w:rPr>
          <w:rFonts w:ascii="Times New Roman" w:eastAsia="Times New Roman" w:hAnsi="Times New Roman"/>
          <w:sz w:val="20"/>
          <w:rtl/>
          <w:lang w:eastAsia="he-IL"/>
        </w:rPr>
        <w:t xml:space="preserve">בנספח </w:t>
      </w:r>
      <w:r w:rsidRPr="001835AB">
        <w:rPr>
          <w:rFonts w:ascii="Times New Roman" w:eastAsia="Times New Roman" w:hAnsi="Times New Roman"/>
          <w:bCs/>
          <w:sz w:val="20"/>
          <w:rtl/>
          <w:lang w:eastAsia="he-IL"/>
        </w:rPr>
        <w:t xml:space="preserve">ב'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sz w:val="20"/>
          <w:rtl/>
          <w:lang w:eastAsia="he-IL"/>
        </w:rPr>
        <w:t>.</w:t>
      </w:r>
    </w:p>
    <w:p w14:paraId="7048F592"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3A01D8A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המתכנן יבסס את שרותי המתכנן על הנתונים, קווי היסוד, התקציב וההנחיות שיקבעו ע"י המזמין ובתאום מלא עם הגורמים השונים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שיקבעו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ע"י המזמין ויהיה חייב לנהוג לפיהם ולקיימם ללא סטייה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הוראה</w:t>
      </w:r>
      <w:r w:rsidRPr="001835AB">
        <w:rPr>
          <w:rFonts w:ascii="Times New Roman" w:eastAsia="Times New Roman" w:hAnsi="Times New Roman" w:hint="cs"/>
          <w:sz w:val="20"/>
          <w:rtl/>
          <w:lang w:eastAsia="he-IL"/>
        </w:rPr>
        <w:t xml:space="preserve"> מפורשת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מהמזמין.</w:t>
      </w:r>
    </w:p>
    <w:p w14:paraId="73E146D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ופיקוח של המזמין, עם היועצים, ועם כל יתר הגורמים שיפעלו באתר, ככל שיידרש לקידום, תכנון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הכל כפי שיקבע ע"י המנהל. כן מתחייב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להשתתף בת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מראש בכל ישיבות התיאום אליהן יוזמן.</w:t>
      </w:r>
    </w:p>
    <w:p w14:paraId="2466E36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ישמור על נוהלי קשר, תיאום,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שום וצורת המסמכים לפי דרישת המנהל.</w:t>
      </w:r>
    </w:p>
    <w:p w14:paraId="1A2F66E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עוד לא יקבע אחרת ע"י המזמין, יהיה המנהל כ</w:t>
      </w:r>
      <w:r w:rsidRPr="001835AB">
        <w:rPr>
          <w:rFonts w:ascii="Times New Roman" w:eastAsia="Times New Roman" w:hAnsi="Times New Roman" w:hint="cs"/>
          <w:sz w:val="20"/>
          <w:rtl/>
          <w:lang w:eastAsia="he-IL"/>
        </w:rPr>
        <w:t>הגדרתו</w:t>
      </w:r>
      <w:r w:rsidRPr="001835AB">
        <w:rPr>
          <w:rFonts w:ascii="Times New Roman" w:eastAsia="Times New Roman" w:hAnsi="Times New Roman"/>
          <w:sz w:val="20"/>
          <w:rtl/>
          <w:lang w:eastAsia="he-IL"/>
        </w:rPr>
        <w:t xml:space="preserve"> בנספח </w:t>
      </w:r>
      <w:r w:rsidRPr="001835AB">
        <w:rPr>
          <w:rFonts w:ascii="Times New Roman" w:eastAsia="Times New Roman" w:hAnsi="Times New Roman"/>
          <w:bCs/>
          <w:sz w:val="20"/>
          <w:rtl/>
          <w:lang w:eastAsia="he-IL"/>
        </w:rPr>
        <w:t xml:space="preserve">א' </w:t>
      </w:r>
      <w:r w:rsidRPr="001835AB">
        <w:rPr>
          <w:rFonts w:ascii="Times New Roman" w:eastAsia="Times New Roman" w:hAnsi="Times New Roman"/>
          <w:sz w:val="20"/>
          <w:rtl/>
          <w:lang w:eastAsia="he-IL"/>
        </w:rPr>
        <w:t>ועל המתכנן להיות</w:t>
      </w:r>
      <w:r w:rsidRPr="001835AB">
        <w:rPr>
          <w:rFonts w:ascii="Times New Roman" w:eastAsia="Times New Roman" w:hAnsi="Times New Roman" w:hint="cs"/>
          <w:sz w:val="20"/>
          <w:rtl/>
          <w:lang w:eastAsia="he-IL"/>
        </w:rPr>
        <w:t xml:space="preserve"> עמו</w:t>
      </w:r>
      <w:r w:rsidRPr="001835AB">
        <w:rPr>
          <w:rFonts w:ascii="Times New Roman" w:eastAsia="Times New Roman" w:hAnsi="Times New Roman"/>
          <w:sz w:val="20"/>
          <w:rtl/>
          <w:lang w:eastAsia="he-IL"/>
        </w:rPr>
        <w:t xml:space="preserve"> בקשר מתמי</w:t>
      </w:r>
      <w:r w:rsidRPr="001835AB">
        <w:rPr>
          <w:rFonts w:ascii="Times New Roman" w:eastAsia="Times New Roman" w:hAnsi="Times New Roman" w:hint="cs"/>
          <w:sz w:val="20"/>
          <w:rtl/>
          <w:lang w:eastAsia="he-IL"/>
        </w:rPr>
        <w:t>ד</w:t>
      </w:r>
      <w:r w:rsidRPr="001835AB">
        <w:rPr>
          <w:rFonts w:ascii="Times New Roman" w:eastAsia="Times New Roman" w:hAnsi="Times New Roman"/>
          <w:sz w:val="20"/>
          <w:rtl/>
          <w:lang w:eastAsia="he-IL"/>
        </w:rPr>
        <w:t xml:space="preserve"> ולתאם עמו את כל פעולותיו, אלא אם נקבע </w:t>
      </w:r>
      <w:r w:rsidRPr="001835AB">
        <w:rPr>
          <w:rFonts w:ascii="Times New Roman" w:eastAsia="Times New Roman" w:hAnsi="Times New Roman" w:hint="cs"/>
          <w:sz w:val="20"/>
          <w:rtl/>
          <w:lang w:eastAsia="he-IL"/>
        </w:rPr>
        <w:t xml:space="preserve">מפורשות </w:t>
      </w:r>
      <w:r w:rsidRPr="001835AB">
        <w:rPr>
          <w:rFonts w:ascii="Times New Roman" w:eastAsia="Times New Roman" w:hAnsi="Times New Roman"/>
          <w:sz w:val="20"/>
          <w:rtl/>
          <w:lang w:eastAsia="he-IL"/>
        </w:rPr>
        <w:t>אחרת ע"י המזמין.</w:t>
      </w:r>
    </w:p>
    <w:p w14:paraId="278B560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ידועות לו הוראות כל </w:t>
      </w:r>
      <w:proofErr w:type="spellStart"/>
      <w:r w:rsidRPr="001835AB">
        <w:rPr>
          <w:rFonts w:ascii="Times New Roman" w:eastAsia="Times New Roman" w:hAnsi="Times New Roman"/>
          <w:sz w:val="20"/>
          <w:rtl/>
          <w:lang w:eastAsia="he-IL"/>
        </w:rPr>
        <w:t>התכניות</w:t>
      </w:r>
      <w:proofErr w:type="spellEnd"/>
      <w:r w:rsidRPr="001835AB">
        <w:rPr>
          <w:rFonts w:ascii="Times New Roman" w:eastAsia="Times New Roman" w:hAnsi="Times New Roman"/>
          <w:sz w:val="20"/>
          <w:rtl/>
          <w:lang w:eastAsia="he-IL"/>
        </w:rPr>
        <w:t xml:space="preserve"> הקיימות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הנמצאות בשלבי הכנה על ידי הרשויות המוסמכות לכך לגבי האתר וכן הוראות</w:t>
      </w:r>
      <w:r w:rsidRPr="001835AB">
        <w:rPr>
          <w:rFonts w:ascii="Times New Roman" w:eastAsia="Times New Roman" w:hAnsi="Times New Roman" w:hint="cs"/>
          <w:sz w:val="20"/>
          <w:rtl/>
          <w:lang w:eastAsia="he-IL"/>
        </w:rPr>
        <w:t>יהם של</w:t>
      </w:r>
      <w:r w:rsidRPr="001835AB">
        <w:rPr>
          <w:rFonts w:ascii="Times New Roman" w:eastAsia="Times New Roman" w:hAnsi="Times New Roman"/>
          <w:sz w:val="20"/>
          <w:rtl/>
          <w:lang w:eastAsia="he-IL"/>
        </w:rPr>
        <w:t xml:space="preserve"> הדין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הנהלים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התקנים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התקנות החלים בקשר עם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והוא מתחייב לפעול בהתאם לקבוע בהם.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מצהיר המתכנן כי </w:t>
      </w:r>
      <w:r w:rsidRPr="001835AB">
        <w:rPr>
          <w:rFonts w:ascii="Times New Roman" w:eastAsia="Times New Roman" w:hAnsi="Times New Roman" w:hint="cs"/>
          <w:sz w:val="20"/>
          <w:rtl/>
          <w:lang w:eastAsia="he-IL"/>
        </w:rPr>
        <w:t xml:space="preserve">הוא </w:t>
      </w:r>
      <w:r w:rsidRPr="001835AB">
        <w:rPr>
          <w:rFonts w:ascii="Times New Roman" w:eastAsia="Times New Roman" w:hAnsi="Times New Roman"/>
          <w:sz w:val="20"/>
          <w:rtl/>
          <w:lang w:eastAsia="he-IL"/>
        </w:rPr>
        <w:t xml:space="preserve">בדק בעצמו את כל הנושאים הרלוונטיים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1835AB">
        <w:rPr>
          <w:rFonts w:ascii="Times New Roman" w:eastAsia="Times New Roman" w:hAnsi="Times New Roman"/>
          <w:sz w:val="20"/>
          <w:rtl/>
          <w:lang w:eastAsia="he-IL"/>
        </w:rPr>
        <w:t>הכל</w:t>
      </w:r>
      <w:proofErr w:type="spellEnd"/>
      <w:r w:rsidRPr="001835AB">
        <w:rPr>
          <w:rFonts w:ascii="Times New Roman" w:eastAsia="Times New Roman" w:hAnsi="Times New Roman"/>
          <w:sz w:val="20"/>
          <w:rtl/>
          <w:lang w:eastAsia="he-IL"/>
        </w:rPr>
        <w:t xml:space="preserve"> מתאים למטרותיו, ויש בידיו את כל הנתונים הנוגעים לאתר, כנדרש לשם ביצוע שירותי המתכנן.</w:t>
      </w:r>
    </w:p>
    <w:p w14:paraId="2770278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להפיק את כל </w:t>
      </w:r>
      <w:proofErr w:type="spellStart"/>
      <w:r w:rsidRPr="001835AB">
        <w:rPr>
          <w:rFonts w:ascii="Times New Roman" w:eastAsia="Times New Roman" w:hAnsi="Times New Roman"/>
          <w:sz w:val="20"/>
          <w:rtl/>
          <w:lang w:eastAsia="he-IL"/>
        </w:rPr>
        <w:t>התכניות</w:t>
      </w:r>
      <w:proofErr w:type="spellEnd"/>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נשוא</w:t>
      </w:r>
      <w:r w:rsidRPr="001835AB">
        <w:rPr>
          <w:rFonts w:ascii="Times New Roman" w:eastAsia="Times New Roman" w:hAnsi="Times New Roman"/>
          <w:sz w:val="20"/>
          <w:rtl/>
          <w:lang w:eastAsia="he-IL"/>
        </w:rPr>
        <w:t xml:space="preserve"> חוזה זה, בכל שלבי הביצוע של שירותי המתכנן, ולרבות כל שינוי </w:t>
      </w:r>
      <w:proofErr w:type="spellStart"/>
      <w:r w:rsidRPr="001835AB">
        <w:rPr>
          <w:rFonts w:ascii="Times New Roman" w:eastAsia="Times New Roman" w:hAnsi="Times New Roman"/>
          <w:sz w:val="20"/>
          <w:rtl/>
          <w:lang w:eastAsia="he-IL"/>
        </w:rPr>
        <w:t>בתכניותיו</w:t>
      </w:r>
      <w:proofErr w:type="spellEnd"/>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באמצעות מחשב בתוכנה או בקבצים במתכונת הקבועה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וע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הנחיות המזמין מעת לעת. המתכנן מתחייב להעביר ליועצים ולקבל מהם קבצים אך ורק באותה מתכונת שנקבעה</w:t>
      </w:r>
      <w:r w:rsidRPr="001835AB">
        <w:rPr>
          <w:rFonts w:ascii="Times New Roman" w:eastAsia="Times New Roman" w:hAnsi="Times New Roman" w:hint="cs"/>
          <w:sz w:val="20"/>
          <w:rtl/>
          <w:lang w:eastAsia="he-IL"/>
        </w:rPr>
        <w:t xml:space="preserve"> בנספח </w:t>
      </w:r>
      <w:r w:rsidRPr="001835AB">
        <w:rPr>
          <w:rFonts w:ascii="Times New Roman" w:eastAsia="Times New Roman" w:hAnsi="Times New Roman" w:hint="cs"/>
          <w:b/>
          <w:bCs/>
          <w:sz w:val="20"/>
          <w:rtl/>
          <w:lang w:eastAsia="he-IL"/>
        </w:rPr>
        <w:t>א'</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w:t>
      </w:r>
    </w:p>
    <w:p w14:paraId="14A94FD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לא יגיש ליועצים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 xml:space="preserve">לכל גורם אחר הקשור בפרויקט כל שרות הקשור במישרין או בעקיפין בו, בין בתמורה ובין שלא בתמורה, פרט לשירותים המתחייבים </w:t>
      </w:r>
      <w:r w:rsidRPr="001835AB">
        <w:rPr>
          <w:rFonts w:ascii="Times New Roman" w:eastAsia="Times New Roman" w:hAnsi="Times New Roman" w:hint="cs"/>
          <w:sz w:val="20"/>
          <w:rtl/>
          <w:lang w:eastAsia="he-IL"/>
        </w:rPr>
        <w:t xml:space="preserve">מפורשות על פי </w:t>
      </w:r>
      <w:r w:rsidRPr="001835AB">
        <w:rPr>
          <w:rFonts w:ascii="Times New Roman" w:eastAsia="Times New Roman" w:hAnsi="Times New Roman"/>
          <w:sz w:val="20"/>
          <w:rtl/>
          <w:lang w:eastAsia="he-IL"/>
        </w:rPr>
        <w:t>חוזה זה.</w:t>
      </w:r>
    </w:p>
    <w:p w14:paraId="3E68D73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אין לו ולא תהינה לו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תביעות ו/או טענות</w:t>
      </w:r>
      <w:r w:rsidRPr="001835AB">
        <w:rPr>
          <w:rFonts w:ascii="Times New Roman" w:eastAsia="Times New Roman" w:hAnsi="Times New Roman" w:hint="cs"/>
          <w:sz w:val="20"/>
          <w:rtl/>
          <w:lang w:eastAsia="he-IL"/>
        </w:rPr>
        <w:t xml:space="preserve"> ו/או דרישות ו/או תלונות</w:t>
      </w:r>
      <w:r w:rsidRPr="001835AB">
        <w:rPr>
          <w:rFonts w:ascii="Times New Roman" w:eastAsia="Times New Roman" w:hAnsi="Times New Roman"/>
          <w:sz w:val="20"/>
          <w:rtl/>
          <w:lang w:eastAsia="he-IL"/>
        </w:rPr>
        <w:t xml:space="preserve"> כלפי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כלפי המתכננים האחרים בגין מסירת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 משמסר המזמין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 xml:space="preserve">ביצוע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שירותים כאמור למתכנן אחר, מתחייב המתכנן לשתף עמו פעולה ככל שיידרש.</w:t>
      </w:r>
    </w:p>
    <w:p w14:paraId="5715AA08"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1835AB">
        <w:rPr>
          <w:rFonts w:ascii="Times New Roman" w:eastAsia="Times New Roman" w:hAnsi="Times New Roman"/>
          <w:sz w:val="24"/>
          <w:lang w:eastAsia="he-IL"/>
        </w:rPr>
        <w:t>view</w:t>
      </w:r>
      <w:r w:rsidRPr="001835AB">
        <w:rPr>
          <w:rFonts w:ascii="Times New Roman" w:eastAsia="Times New Roman" w:hAnsi="Times New Roman"/>
          <w:sz w:val="24"/>
          <w:rtl/>
          <w:lang w:eastAsia="he-IL"/>
        </w:rPr>
        <w:t>@</w:t>
      </w:r>
      <w:r w:rsidRPr="001835AB">
        <w:rPr>
          <w:rFonts w:ascii="Times New Roman" w:eastAsia="Times New Roman" w:hAnsi="Times New Roman" w:hint="cs"/>
          <w:sz w:val="20"/>
          <w:rtl/>
          <w:lang w:eastAsia="he-IL"/>
        </w:rPr>
        <w:t>", "</w:t>
      </w:r>
      <w:proofErr w:type="spellStart"/>
      <w:r w:rsidRPr="001835AB">
        <w:rPr>
          <w:rFonts w:ascii="Times New Roman" w:eastAsia="Times New Roman" w:hAnsi="Times New Roman" w:hint="cs"/>
          <w:sz w:val="20"/>
          <w:rtl/>
          <w:lang w:eastAsia="he-IL"/>
        </w:rPr>
        <w:t>רמדורנט</w:t>
      </w:r>
      <w:proofErr w:type="spellEnd"/>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של </w:t>
      </w:r>
      <w:proofErr w:type="spellStart"/>
      <w:r w:rsidRPr="001835AB">
        <w:rPr>
          <w:rFonts w:ascii="Times New Roman" w:eastAsia="Times New Roman" w:hAnsi="Times New Roman"/>
          <w:sz w:val="20"/>
          <w:rtl/>
          <w:lang w:eastAsia="he-IL"/>
        </w:rPr>
        <w:t>רמדור</w:t>
      </w:r>
      <w:proofErr w:type="spellEnd"/>
      <w:r w:rsidRPr="001835AB">
        <w:rPr>
          <w:rFonts w:ascii="Times New Roman" w:eastAsia="Times New Roman" w:hAnsi="Times New Roman"/>
          <w:sz w:val="20"/>
          <w:rtl/>
          <w:lang w:eastAsia="he-IL"/>
        </w:rPr>
        <w:t xml:space="preserve"> או אחרת המאושרת ע"י המזמין ויפעל במערכת זו ללא כל תמורה נוספת</w:t>
      </w:r>
      <w:r w:rsidRPr="001835AB">
        <w:rPr>
          <w:rFonts w:ascii="Times New Roman" w:eastAsia="Times New Roman" w:hAnsi="Times New Roman" w:hint="cs"/>
          <w:sz w:val="20"/>
          <w:rtl/>
          <w:lang w:eastAsia="he-IL"/>
        </w:rPr>
        <w:t>.</w:t>
      </w:r>
    </w:p>
    <w:p w14:paraId="7528C633"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צוות עובדים ואמצעים</w:t>
      </w:r>
    </w:p>
    <w:p w14:paraId="384895C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יקיים משרד מאויש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מאורגן ומצויד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באופן שיאפשר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בהתאם להוראות חוזה זה.</w:t>
      </w:r>
    </w:p>
    <w:p w14:paraId="53A7BC4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שהרכבם המספרי והמקצועי של צוות עובדיו, כמפורט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Cs/>
          <w:sz w:val="20"/>
          <w:rtl/>
          <w:lang w:eastAsia="he-IL"/>
        </w:rPr>
        <w:t xml:space="preserve"> </w:t>
      </w:r>
      <w:proofErr w:type="spellStart"/>
      <w:r w:rsidRPr="001835AB">
        <w:rPr>
          <w:rFonts w:ascii="Times New Roman" w:eastAsia="Times New Roman" w:hAnsi="Times New Roman" w:hint="cs"/>
          <w:b/>
          <w:sz w:val="20"/>
          <w:rtl/>
          <w:lang w:eastAsia="he-IL"/>
        </w:rPr>
        <w:t>המצ"ב</w:t>
      </w:r>
      <w:proofErr w:type="spellEnd"/>
      <w:r w:rsidRPr="001835AB">
        <w:rPr>
          <w:rFonts w:ascii="Times New Roman" w:eastAsia="Times New Roman" w:hAnsi="Times New Roman" w:hint="cs"/>
          <w:b/>
          <w:sz w:val="20"/>
          <w:rtl/>
          <w:lang w:eastAsia="he-IL"/>
        </w:rPr>
        <w:t>,</w:t>
      </w:r>
      <w:r w:rsidRPr="001835AB">
        <w:rPr>
          <w:rFonts w:ascii="Times New Roman" w:eastAsia="Times New Roman" w:hAnsi="Times New Roman"/>
          <w:sz w:val="20"/>
          <w:rtl/>
          <w:lang w:eastAsia="he-IL"/>
        </w:rPr>
        <w:t xml:space="preserve"> יתאים לביצוע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ברמה ובמועדים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המפורטים בחוזה זה ויניח את דעתו של המנהל במשך כל תקופת מתן שרותי המתכנן.</w:t>
      </w:r>
    </w:p>
    <w:p w14:paraId="64EFC63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מבלי לגרוע מהתחייבותו האמורה של המתכנן, רשאי המנהל - אם וכאשר יראה צורך בכך על פי שיקול דעתו </w:t>
      </w:r>
      <w:r w:rsidRPr="001835AB">
        <w:rPr>
          <w:rFonts w:ascii="Times New Roman" w:eastAsia="Times New Roman" w:hAnsi="Times New Roman" w:hint="cs"/>
          <w:sz w:val="20"/>
          <w:rtl/>
          <w:lang w:eastAsia="he-IL"/>
        </w:rPr>
        <w:t xml:space="preserve">המוחלט </w:t>
      </w:r>
      <w:r w:rsidRPr="001835AB">
        <w:rPr>
          <w:rFonts w:ascii="Times New Roman" w:eastAsia="Times New Roman" w:hAnsi="Times New Roman"/>
          <w:sz w:val="20"/>
          <w:rtl/>
          <w:lang w:eastAsia="he-IL"/>
        </w:rPr>
        <w:t>- להורות למתכנן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להגדיל את צוות עובדיו, על חשבונו </w:t>
      </w:r>
      <w:r w:rsidRPr="001835AB">
        <w:rPr>
          <w:rFonts w:ascii="Times New Roman" w:eastAsia="Times New Roman" w:hAnsi="Times New Roman"/>
          <w:sz w:val="20"/>
          <w:rtl/>
          <w:lang w:eastAsia="he-IL"/>
        </w:rPr>
        <w:lastRenderedPageBreak/>
        <w:t>ואחריותו של המתכנן, במספר, לתקופה ובמקומות אותם יציין המנהל בהוראותיו.</w:t>
      </w:r>
    </w:p>
    <w:p w14:paraId="5D94099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החוזה יהיה האדריכל ו/או המהנדס ו/או היועץ הנקוב בנספח </w:t>
      </w:r>
      <w:r w:rsidRPr="001835AB">
        <w:rPr>
          <w:rFonts w:ascii="Times New Roman" w:eastAsia="Times New Roman" w:hAnsi="Times New Roman"/>
          <w:bCs/>
          <w:sz w:val="20"/>
          <w:rtl/>
          <w:lang w:eastAsia="he-IL"/>
        </w:rPr>
        <w:t>א'</w:t>
      </w:r>
      <w:r w:rsidRPr="001835AB">
        <w:rPr>
          <w:rFonts w:ascii="Times New Roman" w:eastAsia="Times New Roman" w:hAnsi="Times New Roman"/>
          <w:sz w:val="20"/>
          <w:rtl/>
          <w:lang w:eastAsia="he-IL"/>
        </w:rPr>
        <w:t xml:space="preserve">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sz w:val="20"/>
          <w:rtl/>
          <w:lang w:eastAsia="he-IL"/>
        </w:rPr>
        <w:t>, מנהלו הראשי של המתכנן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המנהל הראשי</w:t>
      </w:r>
      <w:r w:rsidRPr="001835AB">
        <w:rPr>
          <w:rFonts w:ascii="Times New Roman" w:eastAsia="Times New Roman" w:hAnsi="Times New Roman"/>
          <w:sz w:val="20"/>
          <w:rtl/>
          <w:lang w:eastAsia="he-IL"/>
        </w:rPr>
        <w:t>"). החלפת המנהל הראשי בממלא מקום מתאים ולתקופה מוגדרת, תיעשה לאחר אישורו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133FD47F"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w:t>
      </w:r>
      <w:r w:rsidRPr="001835AB">
        <w:rPr>
          <w:rFonts w:ascii="Times New Roman" w:eastAsia="Times New Roman" w:hAnsi="Times New Roman" w:hint="cs"/>
          <w:sz w:val="20"/>
          <w:rtl/>
          <w:lang w:eastAsia="he-IL"/>
        </w:rPr>
        <w:t>צהיר, כי ידוע לו, ש</w:t>
      </w:r>
      <w:r w:rsidRPr="001835AB">
        <w:rPr>
          <w:rFonts w:ascii="Times New Roman" w:eastAsia="Times New Roman" w:hAnsi="Times New Roman"/>
          <w:sz w:val="20"/>
          <w:rtl/>
          <w:lang w:eastAsia="he-IL"/>
        </w:rPr>
        <w:t>במשך כל 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קפ</w:t>
      </w:r>
      <w:r w:rsidRPr="001835AB">
        <w:rPr>
          <w:rFonts w:ascii="Times New Roman" w:eastAsia="Times New Roman" w:hAnsi="Times New Roman" w:hint="cs"/>
          <w:sz w:val="20"/>
          <w:rtl/>
          <w:lang w:eastAsia="he-IL"/>
        </w:rPr>
        <w:t>ו של</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יעמוד המנהל הראשי בראשו, יהיה מעורב אישית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התכנון. מבלי לגרוע מהתחייבויות המתכנן כמתחייב מ</w:t>
      </w:r>
      <w:r w:rsidRPr="001835AB">
        <w:rPr>
          <w:rFonts w:ascii="Times New Roman" w:eastAsia="Times New Roman" w:hAnsi="Times New Roman" w:hint="cs"/>
          <w:sz w:val="20"/>
          <w:rtl/>
          <w:lang w:eastAsia="he-IL"/>
        </w:rPr>
        <w:t>חוזה זה,</w:t>
      </w:r>
      <w:r w:rsidRPr="001835AB">
        <w:rPr>
          <w:rFonts w:ascii="Times New Roman" w:eastAsia="Times New Roman" w:hAnsi="Times New Roman"/>
          <w:sz w:val="20"/>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2C7D74B"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p>
    <w:p w14:paraId="179B12D8"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 xml:space="preserve">המזמין רשאי </w:t>
      </w:r>
      <w:r w:rsidRPr="001835AB">
        <w:rPr>
          <w:rFonts w:ascii="Times New Roman" w:eastAsia="Times New Roman" w:hAnsi="Times New Roman"/>
          <w:sz w:val="20"/>
          <w:rtl/>
          <w:lang w:eastAsia="he-IL"/>
        </w:rPr>
        <w:t xml:space="preserve">לדרוש מהמתכנן להחליף כל עובד מעובדיו של המתכנן שלדעת המזמין אינו מתאים לתפקידו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אינו מבצעו להנחת דעתו, אף אם אושר תחילה ע"י המזמין וכן לדרוש תגבור צוות המתכנן, ועל המתכנן למלא </w:t>
      </w:r>
      <w:r w:rsidRPr="001835AB">
        <w:rPr>
          <w:rFonts w:ascii="Times New Roman" w:eastAsia="Times New Roman" w:hAnsi="Times New Roman" w:hint="cs"/>
          <w:sz w:val="20"/>
          <w:rtl/>
          <w:lang w:eastAsia="he-IL"/>
        </w:rPr>
        <w:t xml:space="preserve">אחר </w:t>
      </w:r>
      <w:r w:rsidRPr="001835AB">
        <w:rPr>
          <w:rFonts w:ascii="Times New Roman" w:eastAsia="Times New Roman" w:hAnsi="Times New Roman"/>
          <w:sz w:val="20"/>
          <w:rtl/>
          <w:lang w:eastAsia="he-IL"/>
        </w:rPr>
        <w:t>דרישת המזמין לאלתר.</w:t>
      </w:r>
    </w:p>
    <w:p w14:paraId="332E9D98"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החלטות המזמין בדבר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ו/או החלפת עובד מעובדי המתכנן תינתנה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המוחלט</w:t>
      </w:r>
      <w:r w:rsidRPr="001835AB">
        <w:rPr>
          <w:rFonts w:ascii="Times New Roman" w:eastAsia="Times New Roman" w:hAnsi="Times New Roman" w:hint="cs"/>
          <w:sz w:val="20"/>
          <w:rtl/>
          <w:lang w:eastAsia="he-IL"/>
        </w:rPr>
        <w:t xml:space="preserve"> של המזמין</w:t>
      </w:r>
      <w:r w:rsidRPr="001835AB">
        <w:rPr>
          <w:rFonts w:ascii="Times New Roman" w:eastAsia="Times New Roman" w:hAnsi="Times New Roman"/>
          <w:sz w:val="20"/>
          <w:rtl/>
          <w:lang w:eastAsia="he-IL"/>
        </w:rPr>
        <w:t xml:space="preserve"> וללא צורך במתן נימוקים</w:t>
      </w:r>
      <w:r w:rsidRPr="001835AB">
        <w:rPr>
          <w:rFonts w:ascii="Times New Roman" w:eastAsia="Times New Roman" w:hAnsi="Times New Roman" w:hint="cs"/>
          <w:sz w:val="20"/>
          <w:rtl/>
          <w:lang w:eastAsia="he-IL"/>
        </w:rPr>
        <w:t xml:space="preserve"> כאלה ואחרים</w:t>
      </w:r>
      <w:r w:rsidRPr="001835AB">
        <w:rPr>
          <w:rFonts w:ascii="Times New Roman" w:eastAsia="Times New Roman" w:hAnsi="Times New Roman"/>
          <w:sz w:val="20"/>
          <w:rtl/>
          <w:lang w:eastAsia="he-IL"/>
        </w:rPr>
        <w:t>. אין בהחלטות אלה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לשחרר את המתכנן מאי</w:t>
      </w:r>
      <w:r w:rsidRPr="001835AB">
        <w:rPr>
          <w:rFonts w:ascii="Times New Roman" w:eastAsia="Times New Roman" w:hAnsi="Times New Roman" w:hint="cs"/>
          <w:sz w:val="20"/>
          <w:rtl/>
          <w:lang w:eastAsia="he-IL"/>
        </w:rPr>
        <w:t>לו</w:t>
      </w:r>
      <w:r w:rsidRPr="001835AB">
        <w:rPr>
          <w:rFonts w:ascii="Times New Roman" w:eastAsia="Times New Roman" w:hAnsi="Times New Roman"/>
          <w:sz w:val="20"/>
          <w:rtl/>
          <w:lang w:eastAsia="he-IL"/>
        </w:rPr>
        <w:t xml:space="preserve"> מהתחייבויותיו לפי חוזה זה ואין בהן כדי להטיל על המזמין כל אחריות</w:t>
      </w:r>
      <w:r w:rsidRPr="001835AB">
        <w:rPr>
          <w:rFonts w:ascii="Times New Roman" w:eastAsia="Times New Roman" w:hAnsi="Times New Roman" w:hint="cs"/>
          <w:sz w:val="20"/>
          <w:rtl/>
          <w:lang w:eastAsia="he-IL"/>
        </w:rPr>
        <w:t xml:space="preserve"> ו/או חבות</w:t>
      </w:r>
      <w:r w:rsidRPr="001835AB">
        <w:rPr>
          <w:rFonts w:ascii="Times New Roman" w:eastAsia="Times New Roman" w:hAnsi="Times New Roman"/>
          <w:sz w:val="20"/>
          <w:rtl/>
          <w:lang w:eastAsia="he-IL"/>
        </w:rPr>
        <w:t xml:space="preserve"> שהיא.</w:t>
      </w:r>
    </w:p>
    <w:p w14:paraId="1E60A1BE"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לצייד על חשבונו את צוות עובדיו בכל הציוד הדרוש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w:t>
      </w:r>
      <w:r w:rsidRPr="001835AB">
        <w:rPr>
          <w:rFonts w:ascii="Times New Roman" w:eastAsia="Times New Roman" w:hAnsi="Times New Roman" w:hint="cs"/>
          <w:sz w:val="20"/>
          <w:rtl/>
          <w:lang w:eastAsia="he-IL"/>
        </w:rPr>
        <w:t>האחריות בגין אחזקת</w:t>
      </w:r>
      <w:r w:rsidRPr="001835AB">
        <w:rPr>
          <w:rFonts w:ascii="Times New Roman" w:eastAsia="Times New Roman" w:hAnsi="Times New Roman"/>
          <w:sz w:val="20"/>
          <w:rtl/>
          <w:lang w:eastAsia="he-IL"/>
        </w:rPr>
        <w:t xml:space="preserve"> ושמיר</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ציוד</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תהיה בידי המתכנן ועל חשבונו, והמזמין לא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בכל אחריות </w:t>
      </w:r>
      <w:r w:rsidRPr="001835AB">
        <w:rPr>
          <w:rFonts w:ascii="Times New Roman" w:eastAsia="Times New Roman" w:hAnsi="Times New Roman" w:hint="cs"/>
          <w:sz w:val="20"/>
          <w:rtl/>
          <w:lang w:eastAsia="he-IL"/>
        </w:rPr>
        <w:t xml:space="preserve">ו/או חבות </w:t>
      </w:r>
      <w:r w:rsidRPr="001835AB">
        <w:rPr>
          <w:rFonts w:ascii="Times New Roman" w:eastAsia="Times New Roman" w:hAnsi="Times New Roman"/>
          <w:sz w:val="20"/>
          <w:rtl/>
          <w:lang w:eastAsia="he-IL"/>
        </w:rPr>
        <w:t>בגין א</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בדן </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או נזק</w:t>
      </w:r>
      <w:r w:rsidRPr="001835AB">
        <w:rPr>
          <w:rFonts w:ascii="Times New Roman" w:eastAsia="Times New Roman" w:hAnsi="Times New Roman" w:hint="cs"/>
          <w:sz w:val="20"/>
          <w:rtl/>
          <w:lang w:eastAsia="he-IL"/>
        </w:rPr>
        <w:t xml:space="preserve"> ו/או קלקול</w:t>
      </w:r>
      <w:r w:rsidRPr="001835AB">
        <w:rPr>
          <w:rFonts w:ascii="Times New Roman" w:eastAsia="Times New Roman" w:hAnsi="Times New Roman"/>
          <w:sz w:val="20"/>
          <w:rtl/>
          <w:lang w:eastAsia="he-IL"/>
        </w:rPr>
        <w:t xml:space="preserve"> כלשהו לציוד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לכל חלק ממנו מכל סיבה שהיא.</w:t>
      </w:r>
    </w:p>
    <w:p w14:paraId="7C29C179"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המתכנן</w:t>
      </w:r>
    </w:p>
    <w:p w14:paraId="68F03BC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במגעים עם רשויות 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עם הרשות המקומית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הנוגע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וכל הכרוך בכך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יפעל המתכנן בתור בא-כוחו הטכני של המזמין והמזמין מסמיכו לכך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w:t>
      </w:r>
    </w:p>
    <w:p w14:paraId="63327F89"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שהמתכנן לא יגיש </w:t>
      </w:r>
      <w:proofErr w:type="spellStart"/>
      <w:r w:rsidRPr="001835AB">
        <w:rPr>
          <w:rFonts w:ascii="Times New Roman" w:eastAsia="Times New Roman" w:hAnsi="Times New Roman"/>
          <w:sz w:val="20"/>
          <w:rtl/>
          <w:lang w:eastAsia="he-IL"/>
        </w:rPr>
        <w:t>תכניות</w:t>
      </w:r>
      <w:proofErr w:type="spellEnd"/>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תיקונים </w:t>
      </w:r>
      <w:proofErr w:type="spellStart"/>
      <w:r w:rsidRPr="001835AB">
        <w:rPr>
          <w:rFonts w:ascii="Times New Roman" w:eastAsia="Times New Roman" w:hAnsi="Times New Roman"/>
          <w:sz w:val="20"/>
          <w:rtl/>
          <w:lang w:eastAsia="he-IL"/>
        </w:rPr>
        <w:t>לתכניות</w:t>
      </w:r>
      <w:proofErr w:type="spellEnd"/>
      <w:r w:rsidRPr="001835AB">
        <w:rPr>
          <w:rFonts w:ascii="Times New Roman" w:eastAsia="Times New Roman" w:hAnsi="Times New Roman"/>
          <w:sz w:val="20"/>
          <w:rtl/>
          <w:lang w:eastAsia="he-IL"/>
        </w:rPr>
        <w:t xml:space="preserve"> לא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הרשויות המוסמכות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אושרו קודם לכן</w:t>
      </w:r>
      <w:r w:rsidRPr="001835AB">
        <w:rPr>
          <w:rFonts w:ascii="Times New Roman" w:eastAsia="Times New Roman" w:hAnsi="Times New Roman" w:hint="cs"/>
          <w:sz w:val="20"/>
          <w:rtl/>
          <w:lang w:eastAsia="he-IL"/>
        </w:rPr>
        <w:t>, מראש ובכתב,</w:t>
      </w:r>
      <w:r w:rsidRPr="001835AB">
        <w:rPr>
          <w:rFonts w:ascii="Times New Roman" w:eastAsia="Times New Roman" w:hAnsi="Times New Roman"/>
          <w:sz w:val="20"/>
          <w:rtl/>
          <w:lang w:eastAsia="he-IL"/>
        </w:rPr>
        <w:t xml:space="preserve"> ע"י המזמין.</w:t>
      </w:r>
    </w:p>
    <w:p w14:paraId="23538BBB"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שהמתכנן לא יקבל כל החלטה ולא יפעל ולא יחייב את המזמין בכל עניין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הכרוך בהתחייבות חוקית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כספית</w:t>
      </w:r>
      <w:r w:rsidRPr="001835AB">
        <w:rPr>
          <w:rFonts w:ascii="Times New Roman" w:eastAsia="Times New Roman" w:hAnsi="Times New Roman" w:hint="cs"/>
          <w:sz w:val="20"/>
          <w:rtl/>
          <w:lang w:eastAsia="he-IL"/>
        </w:rPr>
        <w:t xml:space="preserve"> ו/או אחרת,</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57243A0F"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זולת אם</w:t>
      </w:r>
      <w:r w:rsidRPr="001835AB">
        <w:rPr>
          <w:rFonts w:ascii="Times New Roman" w:eastAsia="Times New Roman" w:hAnsi="Times New Roman"/>
          <w:sz w:val="20"/>
          <w:rtl/>
          <w:lang w:eastAsia="he-IL"/>
        </w:rPr>
        <w:t xml:space="preserve"> יוסמך לכך ע"י המזמין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יהיה המתכנן רשאי ליתן הוראות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הנחיות</w:t>
      </w:r>
      <w:r w:rsidRPr="001835AB">
        <w:rPr>
          <w:rFonts w:ascii="Times New Roman" w:eastAsia="Times New Roman" w:hAnsi="Times New Roman" w:hint="cs"/>
          <w:sz w:val="20"/>
          <w:rtl/>
          <w:lang w:eastAsia="he-IL"/>
        </w:rPr>
        <w:t>, בין</w:t>
      </w:r>
      <w:r w:rsidRPr="001835AB">
        <w:rPr>
          <w:rFonts w:ascii="Times New Roman" w:eastAsia="Times New Roman" w:hAnsi="Times New Roman"/>
          <w:sz w:val="20"/>
          <w:rtl/>
          <w:lang w:eastAsia="he-IL"/>
        </w:rPr>
        <w:t xml:space="preserve"> במישרין</w:t>
      </w:r>
      <w:r w:rsidRPr="001835AB">
        <w:rPr>
          <w:rFonts w:ascii="Times New Roman" w:eastAsia="Times New Roman" w:hAnsi="Times New Roman" w:hint="cs"/>
          <w:sz w:val="20"/>
          <w:rtl/>
          <w:lang w:eastAsia="he-IL"/>
        </w:rPr>
        <w:t xml:space="preserve"> ובין בעקיפין,</w:t>
      </w:r>
      <w:r w:rsidRPr="001835AB">
        <w:rPr>
          <w:rFonts w:ascii="Times New Roman" w:eastAsia="Times New Roman" w:hAnsi="Times New Roman"/>
          <w:sz w:val="20"/>
          <w:rtl/>
          <w:lang w:eastAsia="he-IL"/>
        </w:rPr>
        <w:t xml:space="preserve"> לקבלן הראשי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לקבלן העבודות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לנהל עמם מו"מ ביחס למחירים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דרכי ביצוע הכרוכים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מחירים</w:t>
      </w:r>
      <w:r w:rsidRPr="001835AB">
        <w:rPr>
          <w:rFonts w:ascii="Times New Roman" w:eastAsia="Times New Roman" w:hAnsi="Times New Roman" w:hint="cs"/>
          <w:sz w:val="20"/>
          <w:rtl/>
          <w:lang w:eastAsia="he-IL"/>
        </w:rPr>
        <w:t xml:space="preserve"> ו/או כמויות</w:t>
      </w:r>
      <w:r w:rsidRPr="001835AB">
        <w:rPr>
          <w:rFonts w:ascii="Times New Roman" w:eastAsia="Times New Roman" w:hAnsi="Times New Roman"/>
          <w:sz w:val="20"/>
          <w:rtl/>
          <w:lang w:eastAsia="he-IL"/>
        </w:rPr>
        <w:t>, אלא באמצעות המזמין או המנהל.</w:t>
      </w:r>
    </w:p>
    <w:p w14:paraId="23D422F9"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המנהל</w:t>
      </w:r>
    </w:p>
    <w:p w14:paraId="1C4E75E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רשאי לבדוק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עת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את שרותי המתכנן כולם או </w:t>
      </w:r>
      <w:r w:rsidRPr="001835AB">
        <w:rPr>
          <w:rFonts w:ascii="Times New Roman" w:eastAsia="Times New Roman" w:hAnsi="Times New Roman" w:hint="cs"/>
          <w:sz w:val="20"/>
          <w:rtl/>
          <w:lang w:eastAsia="he-IL"/>
        </w:rPr>
        <w:t>מקצתם</w:t>
      </w:r>
      <w:r w:rsidRPr="001835AB">
        <w:rPr>
          <w:rFonts w:ascii="Times New Roman" w:eastAsia="Times New Roman" w:hAnsi="Times New Roman"/>
          <w:sz w:val="20"/>
          <w:rtl/>
          <w:lang w:eastAsia="he-IL"/>
        </w:rPr>
        <w:t xml:space="preserve">, להשגיח על ביצוע שרותי המתכנן וכן לבדוק את טיב שירותי המתכנן הנעשים על ידי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t>מטעמו. כן רשאי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לבדוק אם המתכנן מבצע כהלכה את הוראות חוזה זה, את הוראות המזמין ואת הוראותיו.</w:t>
      </w:r>
    </w:p>
    <w:p w14:paraId="090E421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
          <w:sz w:val="20"/>
          <w:rtl/>
          <w:lang w:eastAsia="he-IL"/>
        </w:rPr>
        <w:t xml:space="preserve"> </w:t>
      </w:r>
      <w:proofErr w:type="spellStart"/>
      <w:r w:rsidRPr="001835AB">
        <w:rPr>
          <w:rFonts w:ascii="Times New Roman" w:eastAsia="Times New Roman" w:hAnsi="Times New Roman" w:hint="cs"/>
          <w:b/>
          <w:sz w:val="20"/>
          <w:rtl/>
          <w:lang w:eastAsia="he-IL"/>
        </w:rPr>
        <w:t>המצ"ב</w:t>
      </w:r>
      <w:proofErr w:type="spellEnd"/>
      <w:r w:rsidRPr="001835AB">
        <w:rPr>
          <w:rFonts w:ascii="Times New Roman" w:eastAsia="Times New Roman" w:hAnsi="Times New Roman"/>
          <w:sz w:val="20"/>
          <w:rtl/>
          <w:lang w:eastAsia="he-IL"/>
        </w:rPr>
        <w:t>.</w:t>
      </w:r>
    </w:p>
    <w:p w14:paraId="030B1D8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לצורך הפעלת סמכויותיו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רשאי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מי מטעמו לבקר במשרד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בכל מקום אחר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בו מבוצעים שירותי המתכנן והמתכנן מתחייב למסור כל הסבר שיידרש על יד</w:t>
      </w:r>
      <w:r w:rsidRPr="001835AB">
        <w:rPr>
          <w:rFonts w:ascii="Times New Roman" w:eastAsia="Times New Roman" w:hAnsi="Times New Roman" w:hint="cs"/>
          <w:sz w:val="20"/>
          <w:rtl/>
          <w:lang w:eastAsia="he-IL"/>
        </w:rPr>
        <w:t>י המנהל 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t>מטעמו.</w:t>
      </w:r>
    </w:p>
    <w:p w14:paraId="5C790A2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בהפעלת סמכויות המנהל על 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לגרוע </w:t>
      </w:r>
      <w:r w:rsidRPr="001835AB">
        <w:rPr>
          <w:rFonts w:ascii="Times New Roman" w:eastAsia="Times New Roman" w:hAnsi="Times New Roman" w:hint="cs"/>
          <w:sz w:val="20"/>
          <w:rtl/>
          <w:lang w:eastAsia="he-IL"/>
        </w:rPr>
        <w:t xml:space="preserve">ו/או לשחרר </w:t>
      </w:r>
      <w:r w:rsidRPr="001835AB">
        <w:rPr>
          <w:rFonts w:ascii="Times New Roman" w:eastAsia="Times New Roman" w:hAnsi="Times New Roman"/>
          <w:sz w:val="20"/>
          <w:rtl/>
          <w:lang w:eastAsia="he-IL"/>
        </w:rPr>
        <w:t xml:space="preserve">מאחריות </w:t>
      </w:r>
      <w:r w:rsidRPr="001835AB">
        <w:rPr>
          <w:rFonts w:ascii="Times New Roman" w:eastAsia="Times New Roman" w:hAnsi="Times New Roman" w:hint="cs"/>
          <w:sz w:val="20"/>
          <w:rtl/>
          <w:lang w:eastAsia="he-IL"/>
        </w:rPr>
        <w:t>המתכנן על פי חוזה זה ו/או על פי כל דין.</w:t>
      </w:r>
      <w:r w:rsidRPr="001835AB">
        <w:rPr>
          <w:rFonts w:ascii="Times New Roman" w:eastAsia="Times New Roman" w:hAnsi="Times New Roman"/>
          <w:sz w:val="20"/>
          <w:rtl/>
          <w:lang w:eastAsia="he-IL"/>
        </w:rPr>
        <w:t xml:space="preserve"> בהקשר זה מובהר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אישור המנהל </w:t>
      </w:r>
      <w:proofErr w:type="spellStart"/>
      <w:r w:rsidRPr="001835AB">
        <w:rPr>
          <w:rFonts w:ascii="Times New Roman" w:eastAsia="Times New Roman" w:hAnsi="Times New Roman"/>
          <w:sz w:val="20"/>
          <w:rtl/>
          <w:lang w:eastAsia="he-IL"/>
        </w:rPr>
        <w:t>לתכניות</w:t>
      </w:r>
      <w:proofErr w:type="spellEnd"/>
      <w:r w:rsidRPr="001835AB">
        <w:rPr>
          <w:rFonts w:ascii="Times New Roman" w:eastAsia="Times New Roman" w:hAnsi="Times New Roman"/>
          <w:sz w:val="20"/>
          <w:rtl/>
          <w:lang w:eastAsia="he-IL"/>
        </w:rPr>
        <w:t xml:space="preserve">, בין לתכנון מוקדם ובין לתכנון סופי, לא יפטור את המתכנן מחובת ביצוע שינויים ו/או התאמות ו/או תכנון מחדש של </w:t>
      </w:r>
      <w:proofErr w:type="spellStart"/>
      <w:r w:rsidRPr="001835AB">
        <w:rPr>
          <w:rFonts w:ascii="Times New Roman" w:eastAsia="Times New Roman" w:hAnsi="Times New Roman"/>
          <w:sz w:val="20"/>
          <w:rtl/>
          <w:lang w:eastAsia="he-IL"/>
        </w:rPr>
        <w:t>התכניות</w:t>
      </w:r>
      <w:proofErr w:type="spellEnd"/>
      <w:r w:rsidRPr="001835AB">
        <w:rPr>
          <w:rFonts w:ascii="Times New Roman" w:eastAsia="Times New Roman" w:hAnsi="Times New Roman"/>
          <w:sz w:val="20"/>
          <w:rtl/>
          <w:lang w:eastAsia="he-IL"/>
        </w:rPr>
        <w:t>, ככל שהדבר יידרש.</w:t>
      </w:r>
    </w:p>
    <w:p w14:paraId="2A875DE7"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אישר המנהל </w:t>
      </w:r>
      <w:proofErr w:type="spellStart"/>
      <w:r w:rsidRPr="001835AB">
        <w:rPr>
          <w:rFonts w:ascii="Times New Roman" w:eastAsia="Times New Roman" w:hAnsi="Times New Roman"/>
          <w:sz w:val="20"/>
          <w:rtl/>
          <w:lang w:eastAsia="he-IL"/>
        </w:rPr>
        <w:t>תכניות</w:t>
      </w:r>
      <w:proofErr w:type="spellEnd"/>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מסמכים אחרים הקשורים בשרותי המתכנן על פי חוזה זה או שדרש המנהל מהמתכנן להכינם בהתאם ל</w:t>
      </w:r>
      <w:r w:rsidRPr="001835AB">
        <w:rPr>
          <w:rFonts w:ascii="Times New Roman" w:eastAsia="Times New Roman" w:hAnsi="Times New Roman" w:hint="cs"/>
          <w:sz w:val="20"/>
          <w:rtl/>
          <w:lang w:eastAsia="he-IL"/>
        </w:rPr>
        <w:t>חוזה</w:t>
      </w:r>
      <w:r w:rsidRPr="001835AB">
        <w:rPr>
          <w:rFonts w:ascii="Times New Roman" w:eastAsia="Times New Roman" w:hAnsi="Times New Roman"/>
          <w:sz w:val="20"/>
          <w:rtl/>
          <w:lang w:eastAsia="he-IL"/>
        </w:rPr>
        <w:t xml:space="preserve"> זה, </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לשחרר את המתכנן מאחריותו המקצועית המלאה ו</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להטיל על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על המזמין אחריות כלשהי לטיב </w:t>
      </w:r>
      <w:proofErr w:type="spellStart"/>
      <w:r w:rsidRPr="001835AB">
        <w:rPr>
          <w:rFonts w:ascii="Times New Roman" w:eastAsia="Times New Roman" w:hAnsi="Times New Roman"/>
          <w:sz w:val="20"/>
          <w:rtl/>
          <w:lang w:eastAsia="he-IL"/>
        </w:rPr>
        <w:t>התכניות</w:t>
      </w:r>
      <w:proofErr w:type="spellEnd"/>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המסמכים האמורים.</w:t>
      </w:r>
    </w:p>
    <w:p w14:paraId="262A2855"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לוח זמנים ושלבי ב</w:t>
      </w:r>
      <w:r w:rsidRPr="001835AB">
        <w:rPr>
          <w:rFonts w:ascii="Times New Roman" w:eastAsia="Times New Roman" w:hAnsi="Times New Roman" w:hint="cs"/>
          <w:bCs/>
          <w:sz w:val="20"/>
          <w:u w:val="single"/>
          <w:rtl/>
          <w:lang w:eastAsia="he-IL"/>
        </w:rPr>
        <w:t>י</w:t>
      </w:r>
      <w:r w:rsidRPr="001835AB">
        <w:rPr>
          <w:rFonts w:ascii="Times New Roman" w:eastAsia="Times New Roman" w:hAnsi="Times New Roman"/>
          <w:bCs/>
          <w:sz w:val="20"/>
          <w:u w:val="single"/>
          <w:rtl/>
          <w:lang w:eastAsia="he-IL"/>
        </w:rPr>
        <w:t>צוע</w:t>
      </w:r>
    </w:p>
    <w:p w14:paraId="3A5A0E4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יבצע את שרותי המתכנן בשלבים ובמועדים כמפורט בנספח </w:t>
      </w:r>
      <w:r w:rsidRPr="001835AB">
        <w:rPr>
          <w:rFonts w:ascii="Times New Roman" w:eastAsia="Times New Roman" w:hAnsi="Times New Roman"/>
          <w:b/>
          <w:bCs/>
          <w:sz w:val="20"/>
          <w:rtl/>
          <w:lang w:eastAsia="he-IL"/>
        </w:rPr>
        <w:t>ג'</w:t>
      </w:r>
      <w:r w:rsidRPr="001835AB">
        <w:rPr>
          <w:rFonts w:ascii="Times New Roman" w:eastAsia="Times New Roman" w:hAnsi="Times New Roman" w:hint="cs"/>
          <w:sz w:val="20"/>
          <w:rtl/>
          <w:lang w:eastAsia="he-IL"/>
        </w:rPr>
        <w:t xml:space="preserve">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לוח הזמנים</w:t>
      </w:r>
      <w:r w:rsidRPr="001835AB">
        <w:rPr>
          <w:rFonts w:ascii="Times New Roman" w:eastAsia="Times New Roman" w:hAnsi="Times New Roman"/>
          <w:sz w:val="20"/>
          <w:rtl/>
          <w:lang w:eastAsia="he-IL"/>
        </w:rPr>
        <w:t>"). כל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 הכלול בשרותי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לא נקבע לו מועד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יבוצע על ידי המתכנן במועד שיהיה דרוש על מנת להבטיח</w:t>
      </w:r>
      <w:r w:rsidRPr="001835AB">
        <w:rPr>
          <w:rFonts w:ascii="Times New Roman" w:eastAsia="Times New Roman" w:hAnsi="Times New Roman" w:hint="cs"/>
          <w:sz w:val="20"/>
          <w:rtl/>
          <w:lang w:eastAsia="he-IL"/>
        </w:rPr>
        <w:t xml:space="preserve"> את</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בהתאם ללוח הזמנים ובאופן שיאפשר את גמר ביצוע הפרויקט על ידי הקבלן הראשי וגמר ביצוע עבודות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 xml:space="preserve">קבלנים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אחרים בהתאם ללוח הזמנים המוסכם 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מם.</w:t>
      </w:r>
    </w:p>
    <w:p w14:paraId="2BE3C6D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יתחיל המתכנן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קטע מהפרויקט ו/או שלב משלבי העבודה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או </w:t>
      </w:r>
      <w:r w:rsidRPr="001835AB">
        <w:rPr>
          <w:rFonts w:ascii="Times New Roman" w:eastAsia="Times New Roman" w:hAnsi="Times New Roman"/>
          <w:b/>
          <w:bCs/>
          <w:sz w:val="20"/>
          <w:rtl/>
          <w:lang w:eastAsia="he-IL"/>
        </w:rPr>
        <w:t xml:space="preserve">ג'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אלא אם כן הודיע למזמין תחילה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הגיע לדעתו מועד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שלב זה וק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מהמזמין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לביצועו.</w:t>
      </w:r>
    </w:p>
    <w:p w14:paraId="5C4FED4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יש לראות </w:t>
      </w:r>
      <w:r w:rsidRPr="001835AB">
        <w:rPr>
          <w:rFonts w:ascii="Times New Roman" w:eastAsia="Times New Roman" w:hAnsi="Times New Roman" w:hint="cs"/>
          <w:sz w:val="20"/>
          <w:rtl/>
          <w:lang w:eastAsia="he-IL"/>
        </w:rPr>
        <w:t>ב</w:t>
      </w:r>
      <w:r w:rsidRPr="001835AB">
        <w:rPr>
          <w:rFonts w:ascii="Times New Roman" w:eastAsia="Times New Roman" w:hAnsi="Times New Roman"/>
          <w:sz w:val="20"/>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14EF8CB"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ידוע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התחייבויות היועצים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 xml:space="preserve">יתר הגורמים, מותנות בכך שיסופקו להם כל </w:t>
      </w:r>
      <w:proofErr w:type="spellStart"/>
      <w:r w:rsidRPr="001835AB">
        <w:rPr>
          <w:rFonts w:ascii="Times New Roman" w:eastAsia="Times New Roman" w:hAnsi="Times New Roman"/>
          <w:sz w:val="20"/>
          <w:rtl/>
          <w:lang w:eastAsia="he-IL"/>
        </w:rPr>
        <w:t>התכניות</w:t>
      </w:r>
      <w:proofErr w:type="spellEnd"/>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ההנחיות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ההוראות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הפרטים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הביאורים שידרשו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מהקבלנים מלטעון לעיכוב מוצדק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עבודותיהם ובאופן שיבטיח ביצועם בהתאם ללוחות הזמנים שיהיו רצופים לחוזים שיחתמו עמם.</w:t>
      </w:r>
    </w:p>
    <w:p w14:paraId="4DAB2D1B"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 יוכר כמוצדק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אך ו</w:t>
      </w:r>
      <w:r w:rsidRPr="001835AB">
        <w:rPr>
          <w:rFonts w:ascii="Times New Roman" w:eastAsia="Times New Roman" w:hAnsi="Times New Roman"/>
          <w:sz w:val="20"/>
          <w:rtl/>
          <w:lang w:eastAsia="he-IL"/>
        </w:rPr>
        <w:t>רק בהימלא כל התנאים המצטברים הבאים ולמשך הזמן שהמנהל יקבע, דהיינו:</w:t>
      </w:r>
    </w:p>
    <w:p w14:paraId="3AEE48D7"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הוא נובע מכ</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ח עליון או גורם אחר (להלן יחדיו: "</w:t>
      </w:r>
      <w:r w:rsidRPr="001835AB">
        <w:rPr>
          <w:rFonts w:ascii="Times New Roman" w:eastAsia="Times New Roman" w:hAnsi="Times New Roman"/>
          <w:b/>
          <w:bCs/>
          <w:sz w:val="20"/>
          <w:rtl/>
          <w:lang w:eastAsia="he-IL"/>
        </w:rPr>
        <w:t>אירוע דוחה</w:t>
      </w:r>
      <w:r w:rsidRPr="001835AB">
        <w:rPr>
          <w:rFonts w:ascii="Times New Roman" w:eastAsia="Times New Roman" w:hAnsi="Times New Roman"/>
          <w:sz w:val="20"/>
          <w:rtl/>
          <w:lang w:eastAsia="he-IL"/>
        </w:rPr>
        <w:t>") שלדעת המנהל לא הייתה למתכנן שליטה עליו.</w:t>
      </w:r>
    </w:p>
    <w:p w14:paraId="626D31DA"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מיד משהתרחש אירוע דוחה הודיע המתכנן למנהל על קיומו ועל משך העיכוב הצפוי.</w:t>
      </w:r>
    </w:p>
    <w:p w14:paraId="121E588E"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לא קיבל </w:t>
      </w:r>
      <w:proofErr w:type="spellStart"/>
      <w:r w:rsidRPr="001835AB">
        <w:rPr>
          <w:rFonts w:ascii="Times New Roman" w:eastAsia="Times New Roman" w:hAnsi="Times New Roman"/>
          <w:sz w:val="20"/>
          <w:rtl/>
          <w:lang w:eastAsia="he-IL"/>
        </w:rPr>
        <w:t>תכניות</w:t>
      </w:r>
      <w:proofErr w:type="spellEnd"/>
      <w:r w:rsidRPr="001835AB">
        <w:rPr>
          <w:rFonts w:ascii="Times New Roman" w:eastAsia="Times New Roman" w:hAnsi="Times New Roman"/>
          <w:sz w:val="20"/>
          <w:rtl/>
          <w:lang w:eastAsia="he-IL"/>
        </w:rPr>
        <w:t>, הנחיות, הוראות, פרטים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אורים שנדרשו על ידו ונדרשים לביצוע התכנון מהמזמין או היועצים במועד שסוכם עימם.</w:t>
      </w:r>
    </w:p>
    <w:p w14:paraId="313809B1"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אישר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האירוע הדוחה אכן מצדיק 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השירות ואת משך הדחייה.</w:t>
      </w:r>
    </w:p>
    <w:p w14:paraId="4DD8976D" w14:textId="77777777" w:rsidR="001835AB" w:rsidRPr="001835AB" w:rsidRDefault="001835AB" w:rsidP="001835AB">
      <w:pPr>
        <w:widowControl w:val="0"/>
        <w:spacing w:before="0" w:beforeAutospacing="0" w:after="200" w:afterAutospacing="0" w:line="240" w:lineRule="auto"/>
        <w:ind w:left="144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מבלי לגרוע מ</w:t>
      </w:r>
      <w:r w:rsidRPr="001835AB">
        <w:rPr>
          <w:rFonts w:ascii="Times New Roman" w:eastAsia="Times New Roman" w:hAnsi="Times New Roman" w:hint="cs"/>
          <w:sz w:val="20"/>
          <w:rtl/>
          <w:lang w:eastAsia="he-IL"/>
        </w:rPr>
        <w:t xml:space="preserve">כלליות </w:t>
      </w:r>
      <w:r w:rsidRPr="001835AB">
        <w:rPr>
          <w:rFonts w:ascii="Times New Roman" w:eastAsia="Times New Roman" w:hAnsi="Times New Roman"/>
          <w:sz w:val="20"/>
          <w:rtl/>
          <w:lang w:eastAsia="he-IL"/>
        </w:rPr>
        <w:t>האמור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חור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 תכנון ע"י אחרים לא יהווה עילה לעיכוב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09361F6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להודיע למנהל מידית, על כל עיכוב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לפי הערכתו עלול לגרום לאיחור בקיום לוח הזמנים.</w:t>
      </w:r>
    </w:p>
    <w:p w14:paraId="7C601825"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0D8B4033" w14:textId="77777777" w:rsidR="00E64AE3" w:rsidRPr="001835AB" w:rsidRDefault="00E64AE3" w:rsidP="00E64AE3">
      <w:pPr>
        <w:widowControl w:val="0"/>
        <w:spacing w:before="0" w:beforeAutospacing="0" w:after="200" w:afterAutospacing="0" w:line="240" w:lineRule="auto"/>
        <w:jc w:val="both"/>
        <w:rPr>
          <w:rFonts w:ascii="Times New Roman" w:eastAsia="Times New Roman" w:hAnsi="Times New Roman"/>
          <w:sz w:val="20"/>
          <w:rtl/>
          <w:lang w:eastAsia="he-IL"/>
        </w:rPr>
      </w:pPr>
    </w:p>
    <w:p w14:paraId="322AA8A3" w14:textId="77777777"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רשאי לבקר במשרד המתכנן ולעיין בהתקדמות ובאופן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והמתכנן ימסור למנהל כל הסבר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פרט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דיווח</w:t>
      </w:r>
      <w:r w:rsidRPr="001835AB">
        <w:rPr>
          <w:rFonts w:ascii="Times New Roman" w:eastAsia="Times New Roman" w:hAnsi="Times New Roman" w:hint="cs"/>
          <w:sz w:val="20"/>
          <w:rtl/>
          <w:lang w:eastAsia="he-IL"/>
        </w:rPr>
        <w:t>, מיד</w:t>
      </w:r>
      <w:r w:rsidRPr="001835AB">
        <w:rPr>
          <w:rFonts w:ascii="Times New Roman" w:eastAsia="Times New Roman" w:hAnsi="Times New Roman"/>
          <w:sz w:val="20"/>
          <w:rtl/>
          <w:lang w:eastAsia="he-IL"/>
        </w:rPr>
        <w:t xml:space="preserve"> לפי בקשתו. אין בסעיף זה כדי לגרוע מהתחייבויות המתכנן לפי חוזה</w:t>
      </w:r>
      <w:r w:rsidRPr="001835AB">
        <w:rPr>
          <w:rFonts w:ascii="Times New Roman" w:eastAsia="Times New Roman" w:hAnsi="Times New Roman" w:hint="cs"/>
          <w:sz w:val="20"/>
          <w:rtl/>
          <w:lang w:eastAsia="he-IL"/>
        </w:rPr>
        <w:t xml:space="preserve"> זה ו/או לפי כל דין</w:t>
      </w:r>
      <w:r w:rsidRPr="001835AB">
        <w:rPr>
          <w:rFonts w:ascii="Times New Roman" w:eastAsia="Times New Roman" w:hAnsi="Times New Roman"/>
          <w:sz w:val="20"/>
          <w:rtl/>
          <w:lang w:eastAsia="he-IL"/>
        </w:rPr>
        <w:t>.</w:t>
      </w:r>
    </w:p>
    <w:p w14:paraId="29945354"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שכר המתכנן</w:t>
      </w:r>
    </w:p>
    <w:p w14:paraId="3A4D7663"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תמורת שרותי המתכנן וכל יתר התחייבויותיו לפי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כמפורט בנספח </w:t>
      </w:r>
      <w:r w:rsidRPr="001835AB">
        <w:rPr>
          <w:rFonts w:ascii="Times New Roman" w:eastAsia="Times New Roman" w:hAnsi="Times New Roman"/>
          <w:bCs/>
          <w:sz w:val="20"/>
          <w:rtl/>
          <w:lang w:eastAsia="he-IL"/>
        </w:rPr>
        <w:t xml:space="preserve">ד' </w:t>
      </w:r>
      <w:proofErr w:type="spellStart"/>
      <w:r w:rsidRPr="001835AB">
        <w:rPr>
          <w:rFonts w:ascii="Times New Roman" w:eastAsia="Times New Roman" w:hAnsi="Times New Roman" w:hint="cs"/>
          <w:b/>
          <w:sz w:val="20"/>
          <w:rtl/>
          <w:lang w:eastAsia="he-IL"/>
        </w:rPr>
        <w:t>המצ"ב</w:t>
      </w:r>
      <w:proofErr w:type="spellEnd"/>
      <w:r w:rsidRPr="001835AB">
        <w:rPr>
          <w:rFonts w:ascii="Times New Roman" w:eastAsia="Times New Roman" w:hAnsi="Times New Roman" w:hint="cs"/>
          <w:b/>
          <w:sz w:val="20"/>
          <w:rtl/>
          <w:lang w:eastAsia="he-IL"/>
        </w:rPr>
        <w:t xml:space="preserve"> </w:t>
      </w:r>
      <w:r w:rsidRPr="001835AB">
        <w:rPr>
          <w:rFonts w:ascii="Times New Roman" w:eastAsia="Times New Roman" w:hAnsi="Times New Roman"/>
          <w:sz w:val="20"/>
          <w:rtl/>
          <w:lang w:eastAsia="he-IL"/>
        </w:rPr>
        <w:t>(להלן: "</w:t>
      </w:r>
      <w:r w:rsidRPr="001835AB">
        <w:rPr>
          <w:rFonts w:ascii="Times New Roman" w:eastAsia="Times New Roman" w:hAnsi="Times New Roman"/>
          <w:b/>
          <w:bCs/>
          <w:sz w:val="20"/>
          <w:rtl/>
          <w:lang w:eastAsia="he-IL"/>
        </w:rPr>
        <w:t>שכר המתכנן</w:t>
      </w:r>
      <w:r w:rsidRPr="001835AB">
        <w:rPr>
          <w:rFonts w:ascii="Times New Roman" w:eastAsia="Times New Roman" w:hAnsi="Times New Roman"/>
          <w:sz w:val="20"/>
          <w:rtl/>
          <w:lang w:eastAsia="he-IL"/>
        </w:rPr>
        <w:t>").</w:t>
      </w:r>
    </w:p>
    <w:p w14:paraId="48C388A2"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בהוצאות הממשיות בשרותי העזר המפורטים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שא המזמין:</w:t>
      </w:r>
    </w:p>
    <w:p w14:paraId="105D926F"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הדפסות בתוויין המיועדות להפצה לאחרים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למעט הדפסות שיפיק המתכנן במשרדו. להסרת ספקות, יובהר כי בגין הוצאות הדפסות בתוויין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מיועדות למתכנן בהליך עבודתו, לא יהיה המתכנן זכאי לקבל</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החזר.</w:t>
      </w:r>
    </w:p>
    <w:p w14:paraId="70C76F28"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0"/>
          <w:rtl/>
          <w:lang w:eastAsia="he-IL"/>
        </w:rPr>
      </w:pPr>
    </w:p>
    <w:p w14:paraId="2E0052A2"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העתקות שנמסרו ע"י המתכנן למזמין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לרשויות המוסמכות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ליועצים, למעט העתקות וצילומים שיפיק המתכנן במשרדו.</w:t>
      </w:r>
    </w:p>
    <w:p w14:paraId="5D6EE97E"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שכפול מסמכים.</w:t>
      </w:r>
    </w:p>
    <w:p w14:paraId="03005C0C"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3FD7E099"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מדידות וצילומי אויר.</w:t>
      </w:r>
    </w:p>
    <w:p w14:paraId="57D015D0"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קידוחים ובדיקות קרקע.</w:t>
      </w:r>
    </w:p>
    <w:p w14:paraId="64E1C14D"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שליחויות.</w:t>
      </w:r>
    </w:p>
    <w:p w14:paraId="43C180A9"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העזר המפורטים בסעיפים 7.2.1 עד 7.2.3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יוזמנו על ידי המתכנן באמצעות מערכת ניהול פרויקטים </w:t>
      </w:r>
      <w:r w:rsidRPr="001835AB">
        <w:rPr>
          <w:rFonts w:ascii="Times New Roman" w:eastAsia="Times New Roman" w:hAnsi="Times New Roman"/>
          <w:sz w:val="20"/>
          <w:lang w:eastAsia="he-IL"/>
        </w:rPr>
        <w:t>VIEW</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 מערכת </w:t>
      </w:r>
      <w:proofErr w:type="spellStart"/>
      <w:r w:rsidRPr="001835AB">
        <w:rPr>
          <w:rFonts w:ascii="Times New Roman" w:eastAsia="Times New Roman" w:hAnsi="Times New Roman"/>
          <w:sz w:val="20"/>
          <w:rtl/>
          <w:lang w:eastAsia="he-IL"/>
        </w:rPr>
        <w:t>רמדורנט</w:t>
      </w:r>
      <w:proofErr w:type="spellEnd"/>
      <w:r w:rsidRPr="001835AB">
        <w:rPr>
          <w:rFonts w:ascii="Times New Roman" w:eastAsia="Times New Roman" w:hAnsi="Times New Roman"/>
          <w:sz w:val="20"/>
          <w:rtl/>
          <w:lang w:eastAsia="he-IL"/>
        </w:rPr>
        <w:t xml:space="preserve"> מודול ניהול מסמכים (</w:t>
      </w:r>
      <w:r w:rsidRPr="001835AB">
        <w:rPr>
          <w:rFonts w:ascii="Times New Roman" w:eastAsia="Times New Roman" w:hAnsi="Times New Roman"/>
          <w:sz w:val="20"/>
          <w:lang w:eastAsia="he-IL"/>
        </w:rPr>
        <w:t>DM</w:t>
      </w:r>
      <w:r w:rsidRPr="001835AB">
        <w:rPr>
          <w:rFonts w:ascii="Times New Roman" w:eastAsia="Times New Roman" w:hAnsi="Times New Roman"/>
          <w:sz w:val="20"/>
          <w:rtl/>
          <w:lang w:eastAsia="he-IL"/>
        </w:rPr>
        <w:t>) רק ממכונים המאושרים ע"י המזמין לבצע עבודות עבורו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הוצאות לפי סעיפים 7.2.4 עד 7.2.7 ועבור הדפסות והעתקות צבעוניות יוצאו רק אם אושרו תחילה בכתב, טרם הזמנתם ע"י המנהל.</w:t>
      </w:r>
    </w:p>
    <w:p w14:paraId="7171BD7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על חשבון שכר המתכנן ישולמו למתכנן תשלומי ביניים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עורים ובמועדים המפורטים בנספח</w:t>
      </w:r>
      <w:r w:rsidRPr="001835AB">
        <w:rPr>
          <w:rFonts w:ascii="Times New Roman" w:eastAsia="Times New Roman" w:hAnsi="Times New Roman"/>
          <w:bCs/>
          <w:sz w:val="20"/>
          <w:rtl/>
          <w:lang w:eastAsia="he-IL"/>
        </w:rPr>
        <w:t xml:space="preserve"> ה'</w:t>
      </w:r>
      <w:r w:rsidRPr="001835AB">
        <w:rPr>
          <w:rFonts w:ascii="Times New Roman" w:eastAsia="Times New Roman" w:hAnsi="Times New Roman" w:hint="cs"/>
          <w:sz w:val="20"/>
          <w:rtl/>
          <w:lang w:eastAsia="he-IL"/>
        </w:rPr>
        <w:t xml:space="preserve">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וכן כל תשלומי ביניים נוספים במידה והמזמין יחליט </w:t>
      </w:r>
      <w:proofErr w:type="spellStart"/>
      <w:r w:rsidRPr="001835AB">
        <w:rPr>
          <w:rFonts w:ascii="Times New Roman" w:eastAsia="Times New Roman" w:hAnsi="Times New Roman"/>
          <w:sz w:val="20"/>
          <w:rtl/>
          <w:lang w:eastAsia="he-IL"/>
        </w:rPr>
        <w:t>לשלמם</w:t>
      </w:r>
      <w:proofErr w:type="spellEnd"/>
      <w:r w:rsidRPr="001835AB">
        <w:rPr>
          <w:rFonts w:ascii="Times New Roman" w:eastAsia="Times New Roman" w:hAnsi="Times New Roman"/>
          <w:sz w:val="20"/>
          <w:rtl/>
          <w:lang w:eastAsia="he-IL"/>
        </w:rPr>
        <w:t xml:space="preserve">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p>
    <w:p w14:paraId="337F6C68"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תשלומי הביניים לפי פסקה זו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מקדמות על חשבון שכר המתכנן ואין באישורם ו/או בתשלומם משום אישור כלשהו מצד המזמין לגבי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שלב משלבי שירותי המתכנן ו/או טיב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 ו/או הסכום המגיע למתכנן. במקרה של הפסקת עבודתו של המתכנן כאמור בסעיף 6.3 לעיל, יחולו הוראות סעיף 12.1.2 להלן. </w:t>
      </w:r>
    </w:p>
    <w:p w14:paraId="3A6E9F5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trike/>
          <w:sz w:val="20"/>
          <w:rtl/>
          <w:lang w:eastAsia="he-IL"/>
        </w:rPr>
      </w:pPr>
      <w:r w:rsidRPr="001835AB">
        <w:rPr>
          <w:rFonts w:ascii="Times New Roman" w:eastAsia="Times New Roman" w:hAnsi="Times New Roman"/>
          <w:sz w:val="20"/>
          <w:rtl/>
          <w:lang w:eastAsia="he-IL"/>
        </w:rPr>
        <w:lastRenderedPageBreak/>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השכר האמור בנספח </w:t>
      </w:r>
      <w:r w:rsidRPr="001835AB">
        <w:rPr>
          <w:rFonts w:ascii="Times New Roman" w:eastAsia="Times New Roman" w:hAnsi="Times New Roman"/>
          <w:b/>
          <w:bCs/>
          <w:sz w:val="20"/>
          <w:rtl/>
          <w:lang w:eastAsia="he-IL"/>
        </w:rPr>
        <w:t xml:space="preserve">ד'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ה</w:t>
      </w:r>
      <w:r w:rsidRPr="001835AB">
        <w:rPr>
          <w:rFonts w:ascii="Times New Roman" w:eastAsia="Times New Roman" w:hAnsi="Times New Roman" w:hint="cs"/>
          <w:sz w:val="20"/>
          <w:rtl/>
          <w:lang w:eastAsia="he-IL"/>
        </w:rPr>
        <w:t xml:space="preserve">ינו </w:t>
      </w:r>
      <w:r w:rsidRPr="001835AB">
        <w:rPr>
          <w:rFonts w:ascii="Times New Roman" w:eastAsia="Times New Roman" w:hAnsi="Times New Roman"/>
          <w:sz w:val="20"/>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1835AB">
        <w:rPr>
          <w:rFonts w:ascii="Times New Roman" w:eastAsia="Times New Roman" w:hAnsi="Times New Roman" w:hint="cs"/>
          <w:sz w:val="20"/>
          <w:rtl/>
          <w:lang w:eastAsia="he-IL"/>
        </w:rPr>
        <w:t xml:space="preserve">זה </w:t>
      </w:r>
      <w:r w:rsidRPr="001835AB">
        <w:rPr>
          <w:rFonts w:ascii="Times New Roman" w:eastAsia="Times New Roman" w:hAnsi="Times New Roman"/>
          <w:sz w:val="20"/>
          <w:rtl/>
          <w:lang w:eastAsia="he-IL"/>
        </w:rPr>
        <w:t>במפורש אחרת. תנאי לתשלום שכר המתכנן במלואו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הינו המצאת הצהרה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לפיה בדק המתכנן את העבודות ומצא אותן תואמות </w:t>
      </w:r>
      <w:proofErr w:type="spellStart"/>
      <w:r w:rsidRPr="001835AB">
        <w:rPr>
          <w:rFonts w:ascii="Times New Roman" w:eastAsia="Times New Roman" w:hAnsi="Times New Roman"/>
          <w:sz w:val="20"/>
          <w:rtl/>
          <w:lang w:eastAsia="he-IL"/>
        </w:rPr>
        <w:t>לתכניותיו</w:t>
      </w:r>
      <w:proofErr w:type="spellEnd"/>
      <w:r w:rsidRPr="001835AB">
        <w:rPr>
          <w:rFonts w:ascii="Times New Roman" w:eastAsia="Times New Roman" w:hAnsi="Times New Roman"/>
          <w:sz w:val="20"/>
          <w:rtl/>
          <w:lang w:eastAsia="he-IL"/>
        </w:rPr>
        <w:t xml:space="preserve"> ולתקנים המחייבים וכי הן בוצעו לשביעות רצונו בנוסח המצורף כנספח </w:t>
      </w:r>
      <w:r w:rsidRPr="001835AB">
        <w:rPr>
          <w:rFonts w:ascii="Times New Roman" w:eastAsia="Times New Roman" w:hAnsi="Times New Roman"/>
          <w:b/>
          <w:bCs/>
          <w:sz w:val="20"/>
          <w:rtl/>
          <w:lang w:eastAsia="he-IL"/>
        </w:rPr>
        <w:t>ט'</w:t>
      </w:r>
      <w:r w:rsidRPr="001835AB">
        <w:rPr>
          <w:rFonts w:ascii="Times New Roman" w:eastAsia="Times New Roman" w:hAnsi="Times New Roman"/>
          <w:sz w:val="20"/>
          <w:rtl/>
          <w:lang w:eastAsia="he-IL"/>
        </w:rPr>
        <w:t xml:space="preserve"> לחוזה זה וכתב היעדר תביעות המצורף כנספח</w:t>
      </w:r>
      <w:r w:rsidRPr="001835AB">
        <w:rPr>
          <w:rFonts w:ascii="Times New Roman" w:eastAsia="Times New Roman" w:hAnsi="Times New Roman"/>
          <w:b/>
          <w:bCs/>
          <w:sz w:val="20"/>
          <w:rtl/>
          <w:lang w:eastAsia="he-IL"/>
        </w:rPr>
        <w:t xml:space="preserve"> י'</w:t>
      </w:r>
      <w:r w:rsidRPr="001835AB">
        <w:rPr>
          <w:rFonts w:ascii="Times New Roman" w:eastAsia="Times New Roman" w:hAnsi="Times New Roman"/>
          <w:sz w:val="20"/>
          <w:rtl/>
          <w:lang w:eastAsia="he-IL"/>
        </w:rPr>
        <w:t xml:space="preserve"> לחוזה זה למזמין, חתום ע"י המתכנן ומאומת כנדרש בו.</w:t>
      </w:r>
    </w:p>
    <w:p w14:paraId="40E359A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מבלי לפגוע בכלליות האמור בסעיף </w:t>
      </w:r>
      <w:r w:rsidRPr="001835AB">
        <w:rPr>
          <w:rFonts w:ascii="Times New Roman" w:eastAsia="Times New Roman" w:hAnsi="Times New Roman" w:hint="cs"/>
          <w:sz w:val="20"/>
          <w:rtl/>
          <w:lang w:eastAsia="he-IL"/>
        </w:rPr>
        <w:t>7 לעיל</w:t>
      </w:r>
      <w:r w:rsidRPr="001835AB">
        <w:rPr>
          <w:rFonts w:ascii="Times New Roman" w:eastAsia="Times New Roman" w:hAnsi="Times New Roman"/>
          <w:sz w:val="20"/>
          <w:rtl/>
          <w:lang w:eastAsia="he-IL"/>
        </w:rPr>
        <w:t>, 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בשום מקרה, לקבל תמורה ו/או שכר ו/או טובות הנאה כלשהן מכל צד שלישי אחר, לרבות מהיועצים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מהקבלן, וכל סכום שיתקבל על ידו כאמור, בין במישרין ובין בעקיפין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רכוש ה</w:t>
      </w:r>
      <w:r w:rsidRPr="001835AB">
        <w:rPr>
          <w:rFonts w:ascii="Times New Roman" w:eastAsia="Times New Roman" w:hAnsi="Times New Roman" w:hint="cs"/>
          <w:sz w:val="20"/>
          <w:rtl/>
          <w:lang w:eastAsia="he-IL"/>
        </w:rPr>
        <w:t>מזמין</w:t>
      </w:r>
      <w:r w:rsidRPr="001835AB">
        <w:rPr>
          <w:rFonts w:ascii="Times New Roman" w:eastAsia="Times New Roman" w:hAnsi="Times New Roman"/>
          <w:sz w:val="20"/>
          <w:rtl/>
          <w:lang w:eastAsia="he-IL"/>
        </w:rPr>
        <w:t>. מובהר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הפרת סעיף זה על ידי המתכנן תה</w:t>
      </w:r>
      <w:r w:rsidRPr="001835AB">
        <w:rPr>
          <w:rFonts w:ascii="Times New Roman" w:eastAsia="Times New Roman" w:hAnsi="Times New Roman" w:hint="cs"/>
          <w:sz w:val="20"/>
          <w:rtl/>
          <w:lang w:eastAsia="he-IL"/>
        </w:rPr>
        <w:t>ווה</w:t>
      </w:r>
      <w:r w:rsidRPr="001835AB">
        <w:rPr>
          <w:rFonts w:ascii="Times New Roman" w:eastAsia="Times New Roman" w:hAnsi="Times New Roman"/>
          <w:sz w:val="20"/>
          <w:rtl/>
          <w:lang w:eastAsia="he-IL"/>
        </w:rPr>
        <w:t xml:space="preserve"> הפרה יסודית של חוזה</w:t>
      </w:r>
      <w:r w:rsidRPr="001835AB">
        <w:rPr>
          <w:rFonts w:ascii="Times New Roman" w:eastAsia="Times New Roman" w:hAnsi="Times New Roman" w:hint="cs"/>
          <w:sz w:val="20"/>
          <w:rtl/>
          <w:lang w:eastAsia="he-IL"/>
        </w:rPr>
        <w:t xml:space="preserve"> זה. </w:t>
      </w:r>
    </w:p>
    <w:p w14:paraId="6CF2D9A4" w14:textId="77777777"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תנאים מקדמיים לביצוע תשלום כלשהו ע"ח שכר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הצגת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שיון המתכנן כאמור בסעיף 2.2 לעיל והמצאת אישור בדבר ניהול ספרי המתכנן כדין, חתום ע"י רו"ח או רשויות המס, כנדרש.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ככל שהמתכנן לא ימציא למזמין אישור תקף בדבר פטור מניכוי מס במקור, </w:t>
      </w:r>
      <w:r w:rsidRPr="001835AB">
        <w:rPr>
          <w:rFonts w:ascii="Times New Roman" w:eastAsia="Times New Roman" w:hAnsi="Times New Roman" w:hint="cs"/>
          <w:sz w:val="20"/>
          <w:rtl/>
          <w:lang w:eastAsia="he-IL"/>
        </w:rPr>
        <w:t>עובר</w:t>
      </w:r>
      <w:r w:rsidRPr="001835AB">
        <w:rPr>
          <w:rFonts w:ascii="Times New Roman" w:eastAsia="Times New Roman" w:hAnsi="Times New Roman"/>
          <w:sz w:val="20"/>
          <w:rtl/>
          <w:lang w:eastAsia="he-IL"/>
        </w:rPr>
        <w:t xml:space="preserve"> לביצוע כל תשלום ע"ח שכר המתכנן, ינוכה מס במקור כדין, מכל סכום ע"ח שכר המתכנן שישולם ע"י המזמין. למען הסר ספק מובהר ומוסכם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המצאת אישור בדבר ניכוי המס במקור, תיחשב כביצוע תשלום של המזמין ע"ח שכר המתכנן בגובה הסכום הנקוב באישור.  </w:t>
      </w:r>
    </w:p>
    <w:p w14:paraId="3B946C74"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שנויים בתכנון</w:t>
      </w:r>
    </w:p>
    <w:p w14:paraId="48116BFE"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לערוך בכל קטע מקטעי הפרויקט ו/או בכל שלב משלבי התכנון או העבודה את כל השינויים </w:t>
      </w:r>
      <w:proofErr w:type="spellStart"/>
      <w:r w:rsidRPr="001835AB">
        <w:rPr>
          <w:rFonts w:ascii="Times New Roman" w:eastAsia="Times New Roman" w:hAnsi="Times New Roman"/>
          <w:sz w:val="20"/>
          <w:rtl/>
          <w:lang w:eastAsia="he-IL"/>
        </w:rPr>
        <w:t>בתכניות</w:t>
      </w:r>
      <w:proofErr w:type="spellEnd"/>
      <w:r w:rsidRPr="001835AB">
        <w:rPr>
          <w:rFonts w:ascii="Times New Roman" w:eastAsia="Times New Roman" w:hAnsi="Times New Roman"/>
          <w:sz w:val="20"/>
          <w:rtl/>
          <w:lang w:eastAsia="he-IL"/>
        </w:rPr>
        <w:t xml:space="preserve"> שיידרשו מבלי שיהיה זכאי לכל תשלום נוסף בעד עבודות אלו, אלא כפי שנקבע בסעיף 8.2 להלן.</w:t>
      </w:r>
    </w:p>
    <w:p w14:paraId="5F68BE8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נדרשו השינויים לאחר שלב התכנון המפורט שהוזמן ע"י המזמין כמפורט בנספח</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w:t>
      </w:r>
      <w:r w:rsidRPr="001835AB">
        <w:rPr>
          <w:rFonts w:ascii="Times New Roman" w:eastAsia="Times New Roman" w:hAnsi="Times New Roman"/>
          <w:bCs/>
          <w:sz w:val="20"/>
          <w:rtl/>
          <w:lang w:eastAsia="he-IL"/>
        </w:rPr>
        <w:t>ב' או ג'</w:t>
      </w:r>
      <w:r w:rsidRPr="001835AB">
        <w:rPr>
          <w:rFonts w:ascii="Times New Roman" w:eastAsia="Times New Roman" w:hAnsi="Times New Roman" w:hint="cs"/>
          <w:b/>
          <w:sz w:val="20"/>
          <w:rtl/>
          <w:lang w:eastAsia="he-IL"/>
        </w:rPr>
        <w:t xml:space="preserve"> </w:t>
      </w:r>
      <w:proofErr w:type="spellStart"/>
      <w:r w:rsidRPr="001835AB">
        <w:rPr>
          <w:rFonts w:ascii="Times New Roman" w:eastAsia="Times New Roman" w:hAnsi="Times New Roman" w:hint="cs"/>
          <w:b/>
          <w:sz w:val="20"/>
          <w:rtl/>
          <w:lang w:eastAsia="he-IL"/>
        </w:rPr>
        <w:t>המצ"ב</w:t>
      </w:r>
      <w:proofErr w:type="spellEnd"/>
      <w:r w:rsidRPr="001835AB">
        <w:rPr>
          <w:rFonts w:ascii="Times New Roman" w:eastAsia="Times New Roman" w:hAnsi="Times New Roman"/>
          <w:sz w:val="20"/>
          <w:rtl/>
          <w:lang w:eastAsia="he-IL"/>
        </w:rPr>
        <w:t>,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השינויים מחייב את המתכנן בעבודה העולה במידה רבה ובאופן יסודי על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אלמלא השנויים</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יהיה</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זכאי לפיצוי בעד העבודה הנוספת שב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עקב השנויים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כאמור</w:t>
      </w:r>
      <w:r w:rsidRPr="001835AB">
        <w:rPr>
          <w:rFonts w:ascii="Times New Roman" w:eastAsia="Times New Roman" w:hAnsi="Times New Roman"/>
          <w:sz w:val="20"/>
          <w:rtl/>
          <w:lang w:eastAsia="he-IL"/>
        </w:rPr>
        <w:t>. הפיצוי ישולם בגין העבודה הנוספת שהמתכנן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לעומת העבודה שהיה עליו לבצע אלמלא השנויים, כפי שיקבע ע"י המנהל בהתאם לחלקו של התכנון החוזר כפי שיקבע ע"י המנהל מתוך סך שרותי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ושכר המתכנן. בכל מקרה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שנויים</w:t>
      </w:r>
      <w:r w:rsidRPr="001835AB">
        <w:rPr>
          <w:rFonts w:ascii="Times New Roman" w:eastAsia="Times New Roman" w:hAnsi="Times New Roman" w:hint="cs"/>
          <w:sz w:val="20"/>
          <w:rtl/>
          <w:lang w:eastAsia="he-IL"/>
        </w:rPr>
        <w:t xml:space="preserve"> כאמור, לא יהוו</w:t>
      </w:r>
      <w:r w:rsidRPr="001835AB">
        <w:rPr>
          <w:rFonts w:ascii="Times New Roman" w:eastAsia="Times New Roman" w:hAnsi="Times New Roman"/>
          <w:sz w:val="20"/>
          <w:rtl/>
          <w:lang w:eastAsia="he-IL"/>
        </w:rPr>
        <w:t xml:space="preserve"> עילה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5062E17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על אף</w:t>
      </w:r>
      <w:r w:rsidRPr="001835AB">
        <w:rPr>
          <w:rFonts w:ascii="Times New Roman" w:eastAsia="Times New Roman" w:hAnsi="Times New Roman"/>
          <w:sz w:val="20"/>
          <w:rtl/>
          <w:lang w:eastAsia="he-IL"/>
        </w:rPr>
        <w:t xml:space="preserve"> האמור בסעיף 8.2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יגיע למתכנן דבר בגין שינויים הנובעים מ:</w:t>
      </w:r>
    </w:p>
    <w:p w14:paraId="7C6F8B0E"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טעות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קוי בתכנון ו/או </w:t>
      </w:r>
      <w:proofErr w:type="spellStart"/>
      <w:r w:rsidRPr="001835AB">
        <w:rPr>
          <w:rFonts w:ascii="Times New Roman" w:eastAsia="Times New Roman" w:hAnsi="Times New Roman"/>
          <w:sz w:val="20"/>
          <w:rtl/>
          <w:lang w:eastAsia="he-IL"/>
        </w:rPr>
        <w:t>באומדן</w:t>
      </w:r>
      <w:proofErr w:type="spellEnd"/>
      <w:r w:rsidRPr="001835AB">
        <w:rPr>
          <w:rFonts w:ascii="Times New Roman" w:eastAsia="Times New Roman" w:hAnsi="Times New Roman"/>
          <w:sz w:val="20"/>
          <w:rtl/>
          <w:lang w:eastAsia="he-IL"/>
        </w:rPr>
        <w:t xml:space="preserve"> של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של היועצים.</w:t>
      </w:r>
    </w:p>
    <w:p w14:paraId="5E36A493"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התכנון אינו התכנון היעיל ביותר.</w:t>
      </w:r>
    </w:p>
    <w:p w14:paraId="71548B6B"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השינוי מתחייב במישרין או בעקיפין מהפרת איזה מהוראות חוזה זה ע"י המתכנן.</w:t>
      </w:r>
    </w:p>
    <w:p w14:paraId="537576EA"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השינויים מתחייבים מדרישת רשויות מוסמכות. </w:t>
      </w:r>
    </w:p>
    <w:p w14:paraId="5C5FD05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להכין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עבור רוכשים שיבקשו זאת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תכנית שינויים בדירות שאינם עומדים בסתירה להיתרי הבניה ולכל דין. </w:t>
      </w:r>
    </w:p>
    <w:p w14:paraId="62C87192" w14:textId="77777777" w:rsidR="001835AB" w:rsidRPr="001835AB" w:rsidRDefault="001835AB" w:rsidP="001835AB">
      <w:pPr>
        <w:widowControl w:val="0"/>
        <w:spacing w:before="0" w:beforeAutospacing="0" w:after="24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מחיר השינויים ותנאי התשלום בגין תכנון השינויים </w:t>
      </w:r>
      <w:r w:rsidRPr="001835AB">
        <w:rPr>
          <w:rFonts w:ascii="Times New Roman" w:eastAsia="Times New Roman" w:hAnsi="Times New Roman" w:hint="cs"/>
          <w:sz w:val="20"/>
          <w:rtl/>
          <w:lang w:eastAsia="he-IL"/>
        </w:rPr>
        <w:t xml:space="preserve">כאמור, </w:t>
      </w:r>
      <w:r w:rsidRPr="001835AB">
        <w:rPr>
          <w:rFonts w:ascii="Times New Roman" w:eastAsia="Times New Roman" w:hAnsi="Times New Roman"/>
          <w:sz w:val="20"/>
          <w:rtl/>
          <w:lang w:eastAsia="he-IL"/>
        </w:rPr>
        <w:t>יסוכמו בין המתכנן לרוכשים. המתכנן יתקשר עם הרוכש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בהסכם נפרד לתכנון השינויים. כל מחלוקת שתתעורר בין המתכנן לבין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רוכש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בענ</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ין קביעת מחיר השינויים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תובא בפני המנהל והוא יהיה המוסמך להכריע בה.</w:t>
      </w:r>
    </w:p>
    <w:p w14:paraId="3EB9D152"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t>אחריות וביטוח</w:t>
      </w:r>
    </w:p>
    <w:p w14:paraId="79A0041D" w14:textId="77777777" w:rsidR="00740118" w:rsidRPr="00013687" w:rsidRDefault="00740118" w:rsidP="0074011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lastRenderedPageBreak/>
        <w:t>אחריות</w:t>
      </w:r>
    </w:p>
    <w:p w14:paraId="0ACAB7C3" w14:textId="77777777" w:rsidR="00740118" w:rsidRPr="00013687" w:rsidRDefault="00740118" w:rsidP="00740118">
      <w:pPr>
        <w:pStyle w:val="af7"/>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1DF8649F" w14:textId="77777777" w:rsidR="00740118" w:rsidRPr="00013687" w:rsidRDefault="00740118" w:rsidP="00740118">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5D38E4C0" w14:textId="77777777" w:rsidR="00740118" w:rsidRPr="00013687" w:rsidRDefault="00740118" w:rsidP="00740118">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AAC9468" w14:textId="77777777" w:rsidR="00740118"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79C640E1" w14:textId="77777777" w:rsidR="00740118" w:rsidRPr="00013687"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t>ביטוח</w:t>
      </w:r>
    </w:p>
    <w:p w14:paraId="45B3F58B" w14:textId="77777777" w:rsidR="00740118" w:rsidRDefault="00740118" w:rsidP="0074011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
      </w:pPr>
      <w:r>
        <w:rPr>
          <w:rFonts w:ascii="Times New Roman" w:eastAsia="Times New Roman" w:hAnsi="Times New Roman" w:hint="cs"/>
          <w:sz w:val="20"/>
          <w:rtl/>
          <w:lang w:eastAsia="he-IL"/>
        </w:rPr>
        <w:t xml:space="preserve">מבלי לגרוע מאחריות המתכנן על פי הסכם זה או על פי כל דין, על </w:t>
      </w:r>
      <w:r w:rsidRPr="00E034F9">
        <w:rPr>
          <w:rFonts w:ascii="Times New Roman" w:eastAsia="Times New Roman" w:hAnsi="Times New Roman" w:hint="cs"/>
          <w:sz w:val="20"/>
          <w:rtl/>
          <w:lang w:eastAsia="he-IL"/>
        </w:rPr>
        <w:t>המתכנן</w:t>
      </w:r>
      <w:r w:rsidRPr="00E034F9">
        <w:rPr>
          <w:rFonts w:ascii="Times New Roman" w:eastAsia="Times New Roman" w:hAnsi="Times New Roman"/>
          <w:sz w:val="20"/>
          <w:rtl/>
          <w:lang w:eastAsia="he-IL"/>
        </w:rPr>
        <w:t xml:space="preserve"> </w:t>
      </w:r>
      <w:r>
        <w:rPr>
          <w:rFonts w:ascii="Times New Roman" w:eastAsia="Times New Roman" w:hAnsi="Times New Roman" w:hint="cs"/>
          <w:sz w:val="20"/>
          <w:rtl/>
          <w:lang w:eastAsia="he-IL"/>
        </w:rPr>
        <w:t xml:space="preserve"> לערוך ולקיים, על חשבון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למשך כל תקופת ההסכם וכל עוד אחריות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קיימת, את הביטוחים המפורטים במפרט ביטוחי המתכנן המצורף להסכם זה </w:t>
      </w:r>
      <w:r w:rsidRPr="002419E5">
        <w:rPr>
          <w:rFonts w:ascii="Times New Roman" w:eastAsia="Times New Roman" w:hAnsi="Times New Roman" w:hint="eastAsia"/>
          <w:b/>
          <w:bCs/>
          <w:sz w:val="20"/>
          <w:u w:val="single"/>
          <w:rtl/>
          <w:lang w:eastAsia="he-IL"/>
        </w:rPr>
        <w:t>כ</w:t>
      </w:r>
      <w:r>
        <w:rPr>
          <w:rFonts w:ascii="Times New Roman" w:eastAsia="Times New Roman" w:hAnsi="Times New Roman" w:hint="cs"/>
          <w:b/>
          <w:bCs/>
          <w:sz w:val="20"/>
          <w:u w:val="single"/>
          <w:rtl/>
          <w:lang w:eastAsia="he-IL"/>
        </w:rPr>
        <w:t xml:space="preserve">נספח </w:t>
      </w:r>
      <w:r w:rsidRPr="002419E5">
        <w:rPr>
          <w:rFonts w:ascii="Times New Roman" w:eastAsia="Times New Roman" w:hAnsi="Times New Roman" w:hint="eastAsia"/>
          <w:b/>
          <w:bCs/>
          <w:sz w:val="20"/>
          <w:u w:val="single"/>
          <w:rtl/>
          <w:lang w:eastAsia="he-IL"/>
        </w:rPr>
        <w:t>ז</w:t>
      </w:r>
      <w:r>
        <w:rPr>
          <w:rFonts w:ascii="Times New Roman" w:eastAsia="Times New Roman" w:hAnsi="Times New Roman" w:hint="cs"/>
          <w:b/>
          <w:bCs/>
          <w:sz w:val="20"/>
          <w:u w:val="single"/>
          <w:rtl/>
          <w:lang w:eastAsia="he-IL"/>
        </w:rPr>
        <w:t>'</w:t>
      </w:r>
      <w:r>
        <w:rPr>
          <w:rFonts w:ascii="Times New Roman" w:eastAsia="Times New Roman" w:hAnsi="Times New Roman" w:hint="cs"/>
          <w:sz w:val="20"/>
          <w:rtl/>
          <w:lang w:eastAsia="he-IL"/>
        </w:rPr>
        <w:t xml:space="preserve"> וכן אישור עריכת הביטוח המצורף להסכם זה כ</w:t>
      </w:r>
      <w:r>
        <w:rPr>
          <w:rFonts w:ascii="Times New Roman" w:eastAsia="Times New Roman" w:hAnsi="Times New Roman" w:hint="cs"/>
          <w:b/>
          <w:bCs/>
          <w:sz w:val="20"/>
          <w:u w:val="single"/>
          <w:rtl/>
          <w:lang w:eastAsia="he-IL"/>
        </w:rPr>
        <w:t xml:space="preserve">נספח </w:t>
      </w:r>
      <w:r w:rsidRPr="00235529">
        <w:rPr>
          <w:rFonts w:ascii="Times New Roman" w:eastAsia="Times New Roman" w:hAnsi="Times New Roman" w:hint="cs"/>
          <w:b/>
          <w:bCs/>
          <w:sz w:val="20"/>
          <w:u w:val="single"/>
          <w:rtl/>
          <w:lang w:eastAsia="he-IL"/>
        </w:rPr>
        <w:t>ז</w:t>
      </w:r>
      <w:r>
        <w:rPr>
          <w:rFonts w:ascii="Times New Roman" w:eastAsia="Times New Roman" w:hAnsi="Times New Roman" w:hint="cs"/>
          <w:b/>
          <w:bCs/>
          <w:sz w:val="20"/>
          <w:u w:val="single"/>
          <w:rtl/>
          <w:lang w:eastAsia="he-IL"/>
        </w:rPr>
        <w:t>1'</w:t>
      </w:r>
      <w:r>
        <w:rPr>
          <w:rFonts w:ascii="Times New Roman" w:eastAsia="Times New Roman" w:hAnsi="Times New Roman" w:hint="cs"/>
          <w:sz w:val="20"/>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עובדים במסגרת ההסכם, יהיה רשאי </w:t>
      </w:r>
      <w:r w:rsidRPr="00E034F9">
        <w:rPr>
          <w:rFonts w:ascii="Times New Roman" w:eastAsia="Times New Roman" w:hAnsi="Times New Roman" w:hint="cs"/>
          <w:sz w:val="20"/>
          <w:rtl/>
          <w:lang w:eastAsia="he-IL"/>
        </w:rPr>
        <w:t>המתכנן</w:t>
      </w:r>
      <w:r w:rsidRPr="00E034F9">
        <w:rPr>
          <w:rFonts w:ascii="Times New Roman" w:eastAsia="Times New Roman" w:hAnsi="Times New Roman"/>
          <w:sz w:val="20"/>
          <w:rtl/>
          <w:lang w:eastAsia="he-IL"/>
        </w:rPr>
        <w:t xml:space="preserve"> </w:t>
      </w:r>
      <w:r>
        <w:rPr>
          <w:rFonts w:ascii="Times New Roman" w:eastAsia="Times New Roman" w:hAnsi="Times New Roman" w:hint="cs"/>
          <w:sz w:val="20"/>
          <w:rtl/>
          <w:lang w:eastAsia="he-IL"/>
        </w:rPr>
        <w:t>שלא לערוך את הביטוח המצוין בסעיף א' לאישור עריכת הביטוח.</w:t>
      </w:r>
    </w:p>
    <w:p w14:paraId="23DFAE70"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ללא צורך בכל דרישה מצד המזמין,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733C977"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כמו כן, מיד בתום תקופת הביטוח, על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78C4BEB5"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מובהר, כי גבולות האחריות, הנדרשים במסגרת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כמפורט באישור עריכת הביטוח, הינם בבחינת דרישה מזערית, המוטלת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שאינה פוטרת את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ממלוא החבות על פי הסכם זה. </w:t>
      </w:r>
    </w:p>
    <w:p w14:paraId="2ED515D9"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מוסכם בזאת, כי ל</w:t>
      </w:r>
      <w:r w:rsidRPr="00E034F9">
        <w:rPr>
          <w:rFonts w:ascii="Times New Roman" w:eastAsia="Times New Roman" w:hAnsi="Times New Roman" w:hint="cs"/>
          <w:sz w:val="20"/>
          <w:rtl/>
          <w:lang w:eastAsia="he-IL"/>
        </w:rPr>
        <w:t>מתכנן</w:t>
      </w:r>
      <w:r>
        <w:rPr>
          <w:rFonts w:ascii="Times New Roman" w:eastAsia="Times New Roman" w:hAnsi="Times New Roman" w:hint="cs"/>
          <w:sz w:val="20"/>
          <w:rtl/>
          <w:lang w:eastAsia="he-IL"/>
        </w:rPr>
        <w:t xml:space="preserve"> לא תהיה כל טענה כלפי המזמין או מי מטעם המזמין, בכל הקשור לגבולות האחריות כאמור.</w:t>
      </w:r>
    </w:p>
    <w:p w14:paraId="3FB3F57B"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כאמור לעיל, ועל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להתחייבויות המתכנן על פי הסכם זה.</w:t>
      </w:r>
    </w:p>
    <w:p w14:paraId="75DD4CBE"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45D605CA"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פוטר את המזמין ואת הבאים מטעם המזמין מאחריות לכל אובדן או נזק לרכוש, </w:t>
      </w:r>
      <w:r>
        <w:rPr>
          <w:rFonts w:ascii="Times New Roman" w:eastAsia="Times New Roman" w:hAnsi="Times New Roman" w:hint="cs"/>
          <w:sz w:val="20"/>
          <w:rtl/>
          <w:lang w:eastAsia="he-IL"/>
        </w:rPr>
        <w:lastRenderedPageBreak/>
        <w:t xml:space="preserve">המובא על ידי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או על ידי מי מטעם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לחצרי המזמין או המשמש את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לצורך מתן השירותים, ולא תהיה ל</w:t>
      </w:r>
      <w:r w:rsidRPr="00E034F9">
        <w:rPr>
          <w:rFonts w:ascii="Times New Roman" w:eastAsia="Times New Roman" w:hAnsi="Times New Roman" w:hint="cs"/>
          <w:sz w:val="20"/>
          <w:rtl/>
          <w:lang w:eastAsia="he-IL"/>
        </w:rPr>
        <w:t>מתכנן</w:t>
      </w:r>
      <w:r>
        <w:rPr>
          <w:rFonts w:ascii="Times New Roman" w:eastAsia="Times New Roman" w:hAnsi="Times New Roman" w:hint="cs"/>
          <w:sz w:val="20"/>
          <w:rtl/>
          <w:lang w:eastAsia="he-IL"/>
        </w:rPr>
        <w:t xml:space="preserve"> כל טענה, דרישה או תביעה כלפי הנזכרים לעיל, בגין אובדן או נזק כאמור.</w:t>
      </w:r>
    </w:p>
    <w:p w14:paraId="3EA8FE75"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אם לדעת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יש צורך בעריכת ביטוחים נוספים או משלימים לביטוחי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לערוך ולקיים את הביטוחים הנוספים או המשלימים כאמור. </w:t>
      </w:r>
    </w:p>
    <w:p w14:paraId="7436B3CE"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בכל ביטוח רכוש נוסף או משלים לביטוחי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19CD5DA"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w:t>
      </w:r>
    </w:p>
    <w:p w14:paraId="28C4FB51"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למען הסר ספק, מובהר בזאת כי על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7EA144A"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אין בעריכת ביטוחי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כדי לשחרר את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מחובתו לשפות ו/או לפצות את המזמין ו/או מי מטעמו, בגין כל נזק ,שהוא אחראי לו על פי הסכם זה ו/או על פי כל דין.</w:t>
      </w:r>
    </w:p>
    <w:p w14:paraId="5A1927C2"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2172541" w14:textId="77777777" w:rsidR="00740118" w:rsidRPr="00A4205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A42052">
        <w:rPr>
          <w:rFonts w:ascii="Times New Roman" w:eastAsia="Times New Roman" w:hAnsi="Times New Roman"/>
          <w:sz w:val="20"/>
          <w:rtl/>
          <w:lang w:eastAsia="he-IL"/>
        </w:rPr>
        <w:t>הפרת סעיף זה על כל תנאיו תיחשב להפרה יסודית של ההסכם.</w:t>
      </w:r>
    </w:p>
    <w:p w14:paraId="1CFCF80C"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 xml:space="preserve">אספקת </w:t>
      </w:r>
      <w:proofErr w:type="spellStart"/>
      <w:r w:rsidRPr="001835AB">
        <w:rPr>
          <w:rFonts w:ascii="Times New Roman" w:eastAsia="Times New Roman" w:hAnsi="Times New Roman"/>
          <w:bCs/>
          <w:sz w:val="20"/>
          <w:u w:val="single"/>
          <w:rtl/>
          <w:lang w:eastAsia="he-IL"/>
        </w:rPr>
        <w:t>תכניות</w:t>
      </w:r>
      <w:proofErr w:type="spellEnd"/>
    </w:p>
    <w:p w14:paraId="2FC4982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בכל עת במהלך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וכן בתקופת הבדק של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למזמין מיד לפי דרישתו כל </w:t>
      </w:r>
      <w:proofErr w:type="spellStart"/>
      <w:r w:rsidRPr="001835AB">
        <w:rPr>
          <w:rFonts w:ascii="Times New Roman" w:eastAsia="Times New Roman" w:hAnsi="Times New Roman"/>
          <w:sz w:val="20"/>
          <w:rtl/>
          <w:lang w:eastAsia="he-IL"/>
        </w:rPr>
        <w:t>תכניות</w:t>
      </w:r>
      <w:proofErr w:type="spellEnd"/>
      <w:r w:rsidRPr="001835AB">
        <w:rPr>
          <w:rFonts w:ascii="Times New Roman" w:eastAsia="Times New Roman" w:hAnsi="Times New Roman"/>
          <w:sz w:val="20"/>
          <w:rtl/>
          <w:lang w:eastAsia="he-IL"/>
        </w:rPr>
        <w:t xml:space="preserve">, ובכללן, </w:t>
      </w:r>
      <w:proofErr w:type="spellStart"/>
      <w:r w:rsidRPr="001835AB">
        <w:rPr>
          <w:rFonts w:ascii="Times New Roman" w:eastAsia="Times New Roman" w:hAnsi="Times New Roman"/>
          <w:sz w:val="20"/>
          <w:rtl/>
          <w:lang w:eastAsia="he-IL"/>
        </w:rPr>
        <w:t>תכניות</w:t>
      </w:r>
      <w:proofErr w:type="spellEnd"/>
      <w:r w:rsidRPr="001835AB">
        <w:rPr>
          <w:rFonts w:ascii="Times New Roman" w:eastAsia="Times New Roman" w:hAnsi="Times New Roman"/>
          <w:sz w:val="20"/>
          <w:rtl/>
          <w:lang w:eastAsia="he-IL"/>
        </w:rPr>
        <w:t xml:space="preserve"> ומסמכים המנויים ברשימה </w:t>
      </w:r>
      <w:proofErr w:type="spellStart"/>
      <w:r w:rsidRPr="001835AB">
        <w:rPr>
          <w:rFonts w:ascii="Times New Roman" w:eastAsia="Times New Roman" w:hAnsi="Times New Roman"/>
          <w:sz w:val="20"/>
          <w:rtl/>
          <w:lang w:eastAsia="he-IL"/>
        </w:rPr>
        <w:t>המצ"ב</w:t>
      </w:r>
      <w:proofErr w:type="spellEnd"/>
      <w:r w:rsidRPr="001835AB">
        <w:rPr>
          <w:rFonts w:ascii="Times New Roman" w:eastAsia="Times New Roman" w:hAnsi="Times New Roman"/>
          <w:sz w:val="20"/>
          <w:rtl/>
          <w:lang w:eastAsia="he-IL"/>
        </w:rPr>
        <w:t xml:space="preserve"> כנספח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xml:space="preserve"> לחוזה זה, ובמידה והדרישה מתייחסת </w:t>
      </w:r>
      <w:proofErr w:type="spellStart"/>
      <w:r w:rsidRPr="001835AB">
        <w:rPr>
          <w:rFonts w:ascii="Times New Roman" w:eastAsia="Times New Roman" w:hAnsi="Times New Roman"/>
          <w:sz w:val="20"/>
          <w:rtl/>
          <w:lang w:eastAsia="he-IL"/>
        </w:rPr>
        <w:t>לתכניות</w:t>
      </w:r>
      <w:proofErr w:type="spellEnd"/>
      <w:r w:rsidRPr="001835AB">
        <w:rPr>
          <w:rFonts w:ascii="Times New Roman" w:eastAsia="Times New Roman" w:hAnsi="Times New Roman"/>
          <w:sz w:val="20"/>
          <w:rtl/>
          <w:lang w:eastAsia="he-IL"/>
        </w:rPr>
        <w:t xml:space="preserve"> שאינ</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בידו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יערכ</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המתכנן בהקדם האפשרי וימסר</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למזמין.</w:t>
      </w:r>
    </w:p>
    <w:p w14:paraId="240D3DE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עם גמר שרותי </w:t>
      </w:r>
      <w:r w:rsidRPr="001835AB">
        <w:rPr>
          <w:rFonts w:ascii="Times New Roman" w:eastAsia="Times New Roman" w:hAnsi="Times New Roman" w:hint="cs"/>
          <w:sz w:val="20"/>
          <w:rtl/>
          <w:lang w:eastAsia="he-IL"/>
        </w:rPr>
        <w:t>המתכנן,</w:t>
      </w:r>
      <w:r w:rsidRPr="001835AB">
        <w:rPr>
          <w:rFonts w:ascii="Times New Roman" w:eastAsia="Times New Roman" w:hAnsi="Times New Roman"/>
          <w:sz w:val="20"/>
          <w:rtl/>
          <w:lang w:eastAsia="he-IL"/>
        </w:rPr>
        <w:t xml:space="preserve"> ימסור המתכנן למזמין סדרה אחת של העתקי </w:t>
      </w:r>
      <w:proofErr w:type="spellStart"/>
      <w:r w:rsidRPr="001835AB">
        <w:rPr>
          <w:rFonts w:ascii="Times New Roman" w:eastAsia="Times New Roman" w:hAnsi="Times New Roman"/>
          <w:sz w:val="20"/>
          <w:rtl/>
          <w:lang w:eastAsia="he-IL"/>
        </w:rPr>
        <w:t>התכניות</w:t>
      </w:r>
      <w:proofErr w:type="spellEnd"/>
      <w:r w:rsidRPr="001835AB">
        <w:rPr>
          <w:rFonts w:ascii="Times New Roman" w:eastAsia="Times New Roman" w:hAnsi="Times New Roman"/>
          <w:sz w:val="20"/>
          <w:rtl/>
          <w:lang w:eastAsia="he-IL"/>
        </w:rPr>
        <w:t xml:space="preserve"> כשהן מעודכנות, ומשקפות את התכנון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הסופי בשטח </w:t>
      </w:r>
      <w:r w:rsidRPr="001835AB">
        <w:rPr>
          <w:rFonts w:ascii="Times New Roman" w:eastAsia="Times New Roman" w:hAnsi="Times New Roman"/>
          <w:color w:val="000000"/>
          <w:sz w:val="20"/>
          <w:lang w:eastAsia="he-IL"/>
        </w:rPr>
        <w:t>(AS MADE)</w:t>
      </w:r>
      <w:r w:rsidRPr="001835AB">
        <w:rPr>
          <w:rFonts w:ascii="Times New Roman" w:eastAsia="Times New Roman" w:hAnsi="Times New Roman"/>
          <w:sz w:val="20"/>
          <w:rtl/>
          <w:lang w:eastAsia="he-IL"/>
        </w:rPr>
        <w:t xml:space="preserve">, למעט שינויי דיירים, </w:t>
      </w:r>
      <w:r w:rsidRPr="001835AB">
        <w:rPr>
          <w:rFonts w:ascii="Times New Roman" w:eastAsia="Times New Roman" w:hAnsi="Times New Roman" w:hint="cs"/>
          <w:sz w:val="20"/>
          <w:rtl/>
          <w:lang w:eastAsia="he-IL"/>
        </w:rPr>
        <w:t xml:space="preserve">וקבצים </w:t>
      </w:r>
      <w:r w:rsidRPr="001835AB">
        <w:rPr>
          <w:rFonts w:ascii="Times New Roman" w:eastAsia="Times New Roman" w:hAnsi="Times New Roman"/>
          <w:sz w:val="20"/>
          <w:rtl/>
          <w:lang w:eastAsia="he-IL"/>
        </w:rPr>
        <w:t>המכילים את התכנון במדיה ממוחשבת.</w:t>
      </w:r>
    </w:p>
    <w:p w14:paraId="2B0C697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הובא החוזה לידי גמר או בוטל לפי סעיף 12 להלן, ימסור המתכנן למזמין סדרה אחת של העתקי </w:t>
      </w:r>
      <w:proofErr w:type="spellStart"/>
      <w:r w:rsidRPr="001835AB">
        <w:rPr>
          <w:rFonts w:ascii="Times New Roman" w:eastAsia="Times New Roman" w:hAnsi="Times New Roman"/>
          <w:sz w:val="20"/>
          <w:rtl/>
          <w:lang w:eastAsia="he-IL"/>
        </w:rPr>
        <w:t>התכניות</w:t>
      </w:r>
      <w:proofErr w:type="spellEnd"/>
      <w:r w:rsidRPr="001835AB">
        <w:rPr>
          <w:rFonts w:ascii="Times New Roman" w:eastAsia="Times New Roman" w:hAnsi="Times New Roman"/>
          <w:sz w:val="20"/>
          <w:rtl/>
          <w:lang w:eastAsia="he-IL"/>
        </w:rPr>
        <w:t xml:space="preserve"> ו</w:t>
      </w:r>
      <w:r w:rsidRPr="001835AB">
        <w:rPr>
          <w:rFonts w:ascii="Times New Roman" w:eastAsia="Times New Roman" w:hAnsi="Times New Roman" w:hint="cs"/>
          <w:sz w:val="20"/>
          <w:rtl/>
          <w:lang w:eastAsia="he-IL"/>
        </w:rPr>
        <w:t>הקבצים</w:t>
      </w:r>
      <w:r w:rsidRPr="001835AB">
        <w:rPr>
          <w:rFonts w:ascii="Times New Roman" w:eastAsia="Times New Roman" w:hAnsi="Times New Roman"/>
          <w:sz w:val="20"/>
          <w:rtl/>
          <w:lang w:eastAsia="he-IL"/>
        </w:rPr>
        <w:t xml:space="preserve"> כשה</w:t>
      </w:r>
      <w:r w:rsidRPr="001835AB">
        <w:rPr>
          <w:rFonts w:ascii="Times New Roman" w:eastAsia="Times New Roman" w:hAnsi="Times New Roman" w:hint="cs"/>
          <w:sz w:val="20"/>
          <w:rtl/>
          <w:lang w:eastAsia="he-IL"/>
        </w:rPr>
        <w:t>ם</w:t>
      </w:r>
      <w:r w:rsidRPr="001835AB">
        <w:rPr>
          <w:rFonts w:ascii="Times New Roman" w:eastAsia="Times New Roman" w:hAnsi="Times New Roman"/>
          <w:sz w:val="20"/>
          <w:rtl/>
          <w:lang w:eastAsia="he-IL"/>
        </w:rPr>
        <w:t xml:space="preserve"> מעודכנ</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עד לתאריך הבאת החוזה לידי גמר, או עד לתאריך ביטולו, </w:t>
      </w:r>
      <w:proofErr w:type="spellStart"/>
      <w:r w:rsidRPr="001835AB">
        <w:rPr>
          <w:rFonts w:ascii="Times New Roman" w:eastAsia="Times New Roman" w:hAnsi="Times New Roman"/>
          <w:sz w:val="20"/>
          <w:rtl/>
          <w:lang w:eastAsia="he-IL"/>
        </w:rPr>
        <w:t>הכל</w:t>
      </w:r>
      <w:proofErr w:type="spellEnd"/>
      <w:r w:rsidRPr="001835AB">
        <w:rPr>
          <w:rFonts w:ascii="Times New Roman" w:eastAsia="Times New Roman" w:hAnsi="Times New Roman"/>
          <w:sz w:val="20"/>
          <w:rtl/>
          <w:lang w:eastAsia="he-IL"/>
        </w:rPr>
        <w:t xml:space="preserve"> לפי העניין.</w:t>
      </w:r>
    </w:p>
    <w:p w14:paraId="1636A398"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חייב המתכנן לשמור אצלו למשך תקופה של 7 שנים לפחות את </w:t>
      </w:r>
      <w:proofErr w:type="spellStart"/>
      <w:r w:rsidRPr="001835AB">
        <w:rPr>
          <w:rFonts w:ascii="Times New Roman" w:eastAsia="Times New Roman" w:hAnsi="Times New Roman"/>
          <w:sz w:val="20"/>
          <w:rtl/>
          <w:lang w:eastAsia="he-IL"/>
        </w:rPr>
        <w:t>התכניות</w:t>
      </w:r>
      <w:proofErr w:type="spellEnd"/>
      <w:r w:rsidRPr="001835AB">
        <w:rPr>
          <w:rFonts w:ascii="Times New Roman" w:eastAsia="Times New Roman" w:hAnsi="Times New Roman"/>
          <w:sz w:val="20"/>
          <w:rtl/>
          <w:lang w:eastAsia="he-IL"/>
        </w:rPr>
        <w:t xml:space="preserve"> בקבצי מחשב ובתדפיסים ולספק למזמין לפי דרישתו העתקים מהן בכל עת שיידרש לכך.</w:t>
      </w:r>
    </w:p>
    <w:p w14:paraId="492EBBE2"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המתכנן לא יהיה זכאי לכל תשלום נוסף בעד </w:t>
      </w:r>
      <w:proofErr w:type="spellStart"/>
      <w:r w:rsidRPr="001835AB">
        <w:rPr>
          <w:rFonts w:ascii="Times New Roman" w:eastAsia="Times New Roman" w:hAnsi="Times New Roman"/>
          <w:sz w:val="20"/>
          <w:rtl/>
          <w:lang w:eastAsia="he-IL"/>
        </w:rPr>
        <w:t>תכניות</w:t>
      </w:r>
      <w:proofErr w:type="spellEnd"/>
      <w:r w:rsidRPr="001835AB">
        <w:rPr>
          <w:rFonts w:ascii="Times New Roman" w:eastAsia="Times New Roman" w:hAnsi="Times New Roman"/>
          <w:sz w:val="20"/>
          <w:rtl/>
          <w:lang w:eastAsia="he-IL"/>
        </w:rPr>
        <w:t xml:space="preserve"> שימסור למזמין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סעיף 10 זה.</w:t>
      </w:r>
    </w:p>
    <w:p w14:paraId="20EAB9C0"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 xml:space="preserve">זכות הקניין בכל </w:t>
      </w:r>
      <w:proofErr w:type="spellStart"/>
      <w:r w:rsidRPr="001835AB">
        <w:rPr>
          <w:rFonts w:ascii="Times New Roman" w:eastAsia="Times New Roman" w:hAnsi="Times New Roman"/>
          <w:sz w:val="20"/>
          <w:rtl/>
          <w:lang w:eastAsia="he-IL"/>
        </w:rPr>
        <w:t>התכניות</w:t>
      </w:r>
      <w:proofErr w:type="spellEnd"/>
      <w:r w:rsidRPr="001835AB">
        <w:rPr>
          <w:rFonts w:ascii="Times New Roman" w:eastAsia="Times New Roman" w:hAnsi="Times New Roman"/>
          <w:sz w:val="20"/>
          <w:rtl/>
          <w:lang w:eastAsia="he-IL"/>
        </w:rPr>
        <w:t xml:space="preserve"> שייכת למזמין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 ששולם שכר המתכנן בהתאם להוראות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בתוקף זכות הקניין הנ"ל זכאי המזמין לעשות כל שימוש </w:t>
      </w:r>
      <w:proofErr w:type="spellStart"/>
      <w:r w:rsidRPr="001835AB">
        <w:rPr>
          <w:rFonts w:ascii="Times New Roman" w:eastAsia="Times New Roman" w:hAnsi="Times New Roman"/>
          <w:sz w:val="20"/>
          <w:rtl/>
          <w:lang w:eastAsia="he-IL"/>
        </w:rPr>
        <w:t>בתכניות</w:t>
      </w:r>
      <w:proofErr w:type="spellEnd"/>
      <w:r w:rsidRPr="001835AB">
        <w:rPr>
          <w:rFonts w:ascii="Times New Roman" w:eastAsia="Times New Roman" w:hAnsi="Times New Roman"/>
          <w:sz w:val="20"/>
          <w:rtl/>
          <w:lang w:eastAsia="he-IL"/>
        </w:rPr>
        <w:t xml:space="preserve">, לרבות להשתמש בהן באמצעות יועצים אחרים ואף לשנותן בלא שיגיע למתכנן דבר בגין זאת, ובלבד שהשימוש </w:t>
      </w:r>
      <w:proofErr w:type="spellStart"/>
      <w:r w:rsidRPr="001835AB">
        <w:rPr>
          <w:rFonts w:ascii="Times New Roman" w:eastAsia="Times New Roman" w:hAnsi="Times New Roman"/>
          <w:sz w:val="20"/>
          <w:rtl/>
          <w:lang w:eastAsia="he-IL"/>
        </w:rPr>
        <w:t>בתכניות</w:t>
      </w:r>
      <w:proofErr w:type="spellEnd"/>
      <w:r w:rsidRPr="001835AB">
        <w:rPr>
          <w:rFonts w:ascii="Times New Roman" w:eastAsia="Times New Roman" w:hAnsi="Times New Roman"/>
          <w:sz w:val="20"/>
          <w:rtl/>
          <w:lang w:eastAsia="he-IL"/>
        </w:rPr>
        <w:t xml:space="preserve"> יוגבל לאתר ולפרויקט שחוזה זה חל לגביו. האמור לעיל לגבי זכות הקניין </w:t>
      </w:r>
      <w:proofErr w:type="spellStart"/>
      <w:r w:rsidRPr="001835AB">
        <w:rPr>
          <w:rFonts w:ascii="Times New Roman" w:eastAsia="Times New Roman" w:hAnsi="Times New Roman"/>
          <w:sz w:val="20"/>
          <w:rtl/>
          <w:lang w:eastAsia="he-IL"/>
        </w:rPr>
        <w:t>בתכניות</w:t>
      </w:r>
      <w:proofErr w:type="spellEnd"/>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חל גם לגבי זכות היוצרים, במידה וקיימת, בכל עבודות שבוצעו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w:t>
      </w:r>
      <w:proofErr w:type="spellStart"/>
      <w:r w:rsidRPr="001835AB">
        <w:rPr>
          <w:rFonts w:ascii="Times New Roman" w:eastAsia="Times New Roman" w:hAnsi="Times New Roman"/>
          <w:sz w:val="20"/>
          <w:rtl/>
          <w:lang w:eastAsia="he-IL"/>
        </w:rPr>
        <w:t>התכניות</w:t>
      </w:r>
      <w:proofErr w:type="spellEnd"/>
      <w:r w:rsidRPr="001835AB">
        <w:rPr>
          <w:rFonts w:ascii="Times New Roman" w:eastAsia="Times New Roman" w:hAnsi="Times New Roman"/>
          <w:sz w:val="20"/>
          <w:rtl/>
          <w:lang w:eastAsia="he-IL"/>
        </w:rPr>
        <w:t xml:space="preserve">. המתכנן אינו רשאי להשתמש </w:t>
      </w:r>
      <w:proofErr w:type="spellStart"/>
      <w:r w:rsidRPr="001835AB">
        <w:rPr>
          <w:rFonts w:ascii="Times New Roman" w:eastAsia="Times New Roman" w:hAnsi="Times New Roman"/>
          <w:sz w:val="20"/>
          <w:rtl/>
          <w:lang w:eastAsia="he-IL"/>
        </w:rPr>
        <w:t>בתכניות</w:t>
      </w:r>
      <w:proofErr w:type="spellEnd"/>
      <w:r w:rsidRPr="001835AB">
        <w:rPr>
          <w:rFonts w:ascii="Times New Roman" w:eastAsia="Times New Roman" w:hAnsi="Times New Roman"/>
          <w:sz w:val="20"/>
          <w:rtl/>
          <w:lang w:eastAsia="he-IL"/>
        </w:rPr>
        <w:t xml:space="preserve"> לצורך תכנון ובניה של פרויקט אחר  שלא בהסכמת המזמין.</w:t>
      </w:r>
    </w:p>
    <w:p w14:paraId="67E4BCC2"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מעמד המתכנן</w:t>
      </w:r>
    </w:p>
    <w:p w14:paraId="4D2A5FA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מוסכם ומובהר על ידי הצדדים לחוזה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1835AB">
        <w:rPr>
          <w:rFonts w:ascii="Times New Roman" w:eastAsia="Times New Roman" w:hAnsi="Times New Roman" w:hint="cs"/>
          <w:sz w:val="20"/>
          <w:rtl/>
          <w:lang w:eastAsia="he-IL"/>
        </w:rPr>
        <w:t xml:space="preserve"> של המתכנן</w:t>
      </w:r>
      <w:r w:rsidRPr="001835AB">
        <w:rPr>
          <w:rFonts w:ascii="Times New Roman" w:eastAsia="Times New Roman" w:hAnsi="Times New Roman"/>
          <w:sz w:val="20"/>
          <w:rtl/>
          <w:lang w:eastAsia="he-IL"/>
        </w:rPr>
        <w:t>.</w:t>
      </w:r>
    </w:p>
    <w:p w14:paraId="6DA4693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אין ולא יהיו יחסי עובד-מעביד בין המזמין ובין </w:t>
      </w:r>
      <w:r w:rsidRPr="001835AB">
        <w:rPr>
          <w:rFonts w:ascii="Times New Roman" w:eastAsia="Times New Roman" w:hAnsi="Times New Roman"/>
          <w:color w:val="000000"/>
          <w:sz w:val="24"/>
          <w:rtl/>
          <w:lang w:eastAsia="he-IL"/>
        </w:rPr>
        <w:t xml:space="preserve">המתכנן ו/או </w:t>
      </w:r>
      <w:r w:rsidRPr="001835AB">
        <w:rPr>
          <w:rFonts w:ascii="Times New Roman" w:eastAsia="Times New Roman" w:hAnsi="Times New Roman" w:hint="cs"/>
          <w:color w:val="000000"/>
          <w:sz w:val="24"/>
          <w:rtl/>
          <w:lang w:eastAsia="he-IL"/>
        </w:rPr>
        <w:t>מי מטעמו ו</w:t>
      </w:r>
      <w:r w:rsidRPr="001835AB">
        <w:rPr>
          <w:rFonts w:ascii="Times New Roman" w:eastAsia="Times New Roman" w:hAnsi="Times New Roman"/>
          <w:color w:val="000000"/>
          <w:sz w:val="24"/>
          <w:rtl/>
          <w:lang w:eastAsia="he-IL"/>
        </w:rPr>
        <w:t xml:space="preserve">בין המזמין לבין עובדי </w:t>
      </w:r>
      <w:r w:rsidRPr="001835AB">
        <w:rPr>
          <w:rFonts w:ascii="Times New Roman" w:eastAsia="Times New Roman" w:hAnsi="Times New Roman" w:hint="cs"/>
          <w:color w:val="000000"/>
          <w:sz w:val="24"/>
          <w:rtl/>
          <w:lang w:eastAsia="he-IL"/>
        </w:rPr>
        <w:t xml:space="preserve"> המתכנן ו/או מי מטעמיהם</w:t>
      </w:r>
      <w:r w:rsidRPr="001835AB">
        <w:rPr>
          <w:rFonts w:ascii="Times New Roman" w:eastAsia="Times New Roman" w:hAnsi="Times New Roman"/>
          <w:color w:val="000000"/>
          <w:sz w:val="24"/>
          <w:rtl/>
          <w:lang w:eastAsia="he-IL"/>
        </w:rPr>
        <w:t xml:space="preserve"> </w:t>
      </w:r>
      <w:r w:rsidRPr="001835AB">
        <w:rPr>
          <w:rFonts w:ascii="Times New Roman" w:eastAsia="Times New Roman" w:hAnsi="Times New Roman"/>
          <w:sz w:val="20"/>
          <w:rtl/>
          <w:lang w:eastAsia="he-IL"/>
        </w:rPr>
        <w:t>ואין בהוראות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ליצור בין המתכנן ו/או מי מעובדיו</w:t>
      </w:r>
      <w:r w:rsidRPr="001835AB">
        <w:rPr>
          <w:rFonts w:ascii="Times New Roman" w:eastAsia="Times New Roman" w:hAnsi="Times New Roman" w:hint="cs"/>
          <w:sz w:val="20"/>
          <w:rtl/>
          <w:lang w:eastAsia="he-IL"/>
        </w:rPr>
        <w:t xml:space="preserve"> ו/או מי מטעמו</w:t>
      </w:r>
      <w:r w:rsidRPr="001835AB">
        <w:rPr>
          <w:rFonts w:ascii="Times New Roman" w:eastAsia="Times New Roman" w:hAnsi="Times New Roman"/>
          <w:sz w:val="20"/>
          <w:rtl/>
          <w:lang w:eastAsia="he-IL"/>
        </w:rPr>
        <w:t xml:space="preserve"> לבין המזמין ו/או המנהל ו/או מי מטעמו יחסי עובד מעביד</w:t>
      </w:r>
      <w:r w:rsidRPr="001835AB">
        <w:rPr>
          <w:rFonts w:ascii="Times New Roman" w:eastAsia="Times New Roman" w:hAnsi="Times New Roman"/>
          <w:color w:val="000000"/>
          <w:sz w:val="24"/>
          <w:rtl/>
          <w:lang w:eastAsia="he-IL"/>
        </w:rPr>
        <w:t>, לכל ענין ודבר. 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מוסכם ומובהר בין הצדדים</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 לא יהיו זכאים כלפי המזמין לכל זכות החלה ע</w:t>
      </w:r>
      <w:r w:rsidRPr="001835AB">
        <w:rPr>
          <w:rFonts w:ascii="Times New Roman" w:eastAsia="Times New Roman" w:hAnsi="Times New Roman" w:hint="cs"/>
          <w:color w:val="000000"/>
          <w:sz w:val="24"/>
          <w:rtl/>
          <w:lang w:eastAsia="he-IL"/>
        </w:rPr>
        <w:t>ל פ</w:t>
      </w:r>
      <w:r w:rsidRPr="001835AB">
        <w:rPr>
          <w:rFonts w:ascii="Times New Roman" w:eastAsia="Times New Roman" w:hAnsi="Times New Roman"/>
          <w:color w:val="000000"/>
          <w:sz w:val="24"/>
          <w:rtl/>
          <w:lang w:eastAsia="he-IL"/>
        </w:rPr>
        <w:t xml:space="preserve">י הדין ו/או </w:t>
      </w:r>
      <w:proofErr w:type="spellStart"/>
      <w:r w:rsidRPr="001835AB">
        <w:rPr>
          <w:rFonts w:ascii="Times New Roman" w:eastAsia="Times New Roman" w:hAnsi="Times New Roman"/>
          <w:color w:val="000000"/>
          <w:sz w:val="24"/>
          <w:rtl/>
          <w:lang w:eastAsia="he-IL"/>
        </w:rPr>
        <w:t>מכח</w:t>
      </w:r>
      <w:proofErr w:type="spellEnd"/>
      <w:r w:rsidRPr="001835AB">
        <w:rPr>
          <w:rFonts w:ascii="Times New Roman" w:eastAsia="Times New Roman" w:hAnsi="Times New Roman"/>
          <w:color w:val="000000"/>
          <w:sz w:val="24"/>
          <w:rtl/>
          <w:lang w:eastAsia="he-IL"/>
        </w:rPr>
        <w:t xml:space="preserve"> צו הרחבה ו/או </w:t>
      </w:r>
      <w:proofErr w:type="spellStart"/>
      <w:r w:rsidRPr="001835AB">
        <w:rPr>
          <w:rFonts w:ascii="Times New Roman" w:eastAsia="Times New Roman" w:hAnsi="Times New Roman"/>
          <w:color w:val="000000"/>
          <w:sz w:val="24"/>
          <w:rtl/>
          <w:lang w:eastAsia="he-IL"/>
        </w:rPr>
        <w:t>מכח</w:t>
      </w:r>
      <w:proofErr w:type="spellEnd"/>
      <w:r w:rsidRPr="001835AB">
        <w:rPr>
          <w:rFonts w:ascii="Times New Roman" w:eastAsia="Times New Roman" w:hAnsi="Times New Roman"/>
          <w:color w:val="000000"/>
          <w:sz w:val="24"/>
          <w:rtl/>
          <w:lang w:eastAsia="he-IL"/>
        </w:rPr>
        <w:t xml:space="preserve"> הסכם כלשהו על עובד</w:t>
      </w:r>
      <w:r w:rsidRPr="001835AB">
        <w:rPr>
          <w:rFonts w:ascii="Times New Roman" w:eastAsia="Times New Roman" w:hAnsi="Times New Roman" w:hint="cs"/>
          <w:sz w:val="20"/>
          <w:rtl/>
          <w:lang w:eastAsia="he-IL"/>
        </w:rPr>
        <w:t>.</w:t>
      </w:r>
    </w:p>
    <w:p w14:paraId="5764BA1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מוסכם בזה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w:t>
      </w:r>
      <w:r w:rsidRPr="001835AB">
        <w:rPr>
          <w:rFonts w:ascii="Times New Roman" w:eastAsia="Times New Roman" w:hAnsi="Times New Roman" w:hint="cs"/>
          <w:color w:val="000000"/>
          <w:sz w:val="24"/>
          <w:rtl/>
          <w:lang w:eastAsia="he-IL"/>
        </w:rPr>
        <w:t xml:space="preserve"> ו/או </w:t>
      </w:r>
      <w:proofErr w:type="spellStart"/>
      <w:r w:rsidRPr="001835AB">
        <w:rPr>
          <w:rFonts w:ascii="Times New Roman" w:eastAsia="Times New Roman" w:hAnsi="Times New Roman" w:hint="cs"/>
          <w:color w:val="000000"/>
          <w:sz w:val="24"/>
          <w:rtl/>
          <w:lang w:eastAsia="he-IL"/>
        </w:rPr>
        <w:t>שלוחיו</w:t>
      </w:r>
      <w:proofErr w:type="spellEnd"/>
      <w:r w:rsidRPr="001835AB">
        <w:rPr>
          <w:rFonts w:ascii="Times New Roman" w:eastAsia="Times New Roman" w:hAnsi="Times New Roman" w:hint="cs"/>
          <w:color w:val="000000"/>
          <w:sz w:val="24"/>
          <w:rtl/>
          <w:lang w:eastAsia="he-IL"/>
        </w:rPr>
        <w:t xml:space="preserve"> ו/או אחר מטעמו או מטעמם של אלו</w:t>
      </w:r>
      <w:r w:rsidRPr="001835AB">
        <w:rPr>
          <w:rFonts w:ascii="Times New Roman" w:eastAsia="Times New Roman" w:hAnsi="Times New Roman"/>
          <w:color w:val="000000"/>
          <w:sz w:val="24"/>
          <w:rtl/>
          <w:lang w:eastAsia="he-IL"/>
        </w:rPr>
        <w:t xml:space="preserve"> מוותרים על כל טענות ו/או</w:t>
      </w:r>
      <w:r w:rsidRPr="001835AB">
        <w:rPr>
          <w:rFonts w:ascii="Times New Roman" w:eastAsia="Times New Roman" w:hAnsi="Times New Roman" w:hint="cs"/>
          <w:color w:val="000000"/>
          <w:sz w:val="24"/>
          <w:rtl/>
          <w:lang w:eastAsia="he-IL"/>
        </w:rPr>
        <w:t xml:space="preserve"> דרישות ו/או תלונות ו/או</w:t>
      </w:r>
      <w:r w:rsidRPr="001835AB">
        <w:rPr>
          <w:rFonts w:ascii="Times New Roman" w:eastAsia="Times New Roman" w:hAnsi="Times New Roman"/>
          <w:color w:val="000000"/>
          <w:sz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E4317C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w:t>
      </w:r>
      <w:proofErr w:type="spellStart"/>
      <w:r w:rsidRPr="001835AB">
        <w:rPr>
          <w:rFonts w:ascii="Times New Roman" w:eastAsia="Times New Roman" w:hAnsi="Times New Roman"/>
          <w:sz w:val="20"/>
          <w:rtl/>
          <w:lang w:eastAsia="he-IL"/>
        </w:rPr>
        <w:t>ישא</w:t>
      </w:r>
      <w:proofErr w:type="spellEnd"/>
      <w:r w:rsidRPr="001835AB">
        <w:rPr>
          <w:rFonts w:ascii="Times New Roman" w:eastAsia="Times New Roman" w:hAnsi="Times New Roman"/>
          <w:sz w:val="20"/>
          <w:rtl/>
          <w:lang w:eastAsia="he-IL"/>
        </w:rPr>
        <w:t xml:space="preserve"> לבדו </w:t>
      </w:r>
      <w:r w:rsidRPr="001835AB">
        <w:rPr>
          <w:rFonts w:ascii="Times New Roman" w:eastAsia="Times New Roman" w:hAnsi="Times New Roman"/>
          <w:color w:val="000000"/>
          <w:sz w:val="24"/>
          <w:rtl/>
          <w:lang w:eastAsia="he-IL"/>
        </w:rPr>
        <w:t xml:space="preserve">בכל התשלומים ו/או </w:t>
      </w:r>
      <w:proofErr w:type="spellStart"/>
      <w:r w:rsidRPr="001835AB">
        <w:rPr>
          <w:rFonts w:ascii="Times New Roman" w:eastAsia="Times New Roman" w:hAnsi="Times New Roman"/>
          <w:color w:val="000000"/>
          <w:sz w:val="24"/>
          <w:rtl/>
          <w:lang w:eastAsia="he-IL"/>
        </w:rPr>
        <w:t>המסים</w:t>
      </w:r>
      <w:proofErr w:type="spellEnd"/>
      <w:r w:rsidRPr="001835AB">
        <w:rPr>
          <w:rFonts w:ascii="Times New Roman" w:eastAsia="Times New Roman" w:hAnsi="Times New Roman"/>
          <w:color w:val="000000"/>
          <w:sz w:val="24"/>
          <w:rtl/>
          <w:lang w:eastAsia="he-IL"/>
        </w:rPr>
        <w:t xml:space="preserve"> ו/או תשלומי חובה אחרים, החלים ו/או שיחולו על המתכנן ו/או עובדי המתכנן בגין מתן השירותים ו/או בגין התקבולים שיקבל ע</w:t>
      </w:r>
      <w:r w:rsidRPr="001835AB">
        <w:rPr>
          <w:rFonts w:ascii="Times New Roman" w:eastAsia="Times New Roman" w:hAnsi="Times New Roman" w:hint="cs"/>
          <w:color w:val="000000"/>
          <w:sz w:val="24"/>
          <w:rtl/>
          <w:lang w:eastAsia="he-IL"/>
        </w:rPr>
        <w:t>ל פי</w:t>
      </w:r>
      <w:r w:rsidRPr="001835AB">
        <w:rPr>
          <w:rFonts w:ascii="Times New Roman" w:eastAsia="Times New Roman" w:hAnsi="Times New Roman"/>
          <w:color w:val="000000"/>
          <w:sz w:val="24"/>
          <w:rtl/>
          <w:lang w:eastAsia="he-IL"/>
        </w:rPr>
        <w:t xml:space="preserve"> 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ובכלל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sz w:val="20"/>
          <w:rtl/>
          <w:lang w:eastAsia="he-IL"/>
        </w:rPr>
        <w:t xml:space="preserve"> תשלומי מס הכנסה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הלאומי שהוא חב בגין מתן שרותי המתכנן.</w:t>
      </w:r>
    </w:p>
    <w:p w14:paraId="7EF44C4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ישא לבדו באחריות לכל הזכויות הסוציאליות של עובדיו (כגון - ניכויי מס הכנסה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לאומי, תשלומים לקרנות איגודים מקצוע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ים ותשלומים סוציאליים אחרים) ולכל החובות החלות על פי דין על מעביד כלפי עובדיו.</w:t>
      </w:r>
    </w:p>
    <w:p w14:paraId="7D1F9DA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color w:val="000000"/>
          <w:sz w:val="24"/>
          <w:rtl/>
          <w:lang w:eastAsia="he-IL"/>
        </w:rPr>
      </w:pPr>
      <w:r w:rsidRPr="001835AB">
        <w:rPr>
          <w:rFonts w:ascii="Times New Roman" w:eastAsia="Times New Roman" w:hAnsi="Times New Roman"/>
          <w:color w:val="000000"/>
          <w:sz w:val="24"/>
          <w:rtl/>
          <w:lang w:eastAsia="he-IL"/>
        </w:rPr>
        <w:t>מבלי לגרוע מ</w:t>
      </w:r>
      <w:r w:rsidRPr="001835AB">
        <w:rPr>
          <w:rFonts w:ascii="Times New Roman" w:eastAsia="Times New Roman" w:hAnsi="Times New Roman" w:hint="cs"/>
          <w:color w:val="000000"/>
          <w:sz w:val="24"/>
          <w:rtl/>
          <w:lang w:eastAsia="he-IL"/>
        </w:rPr>
        <w:t xml:space="preserve">כלליות </w:t>
      </w:r>
      <w:r w:rsidRPr="001835AB">
        <w:rPr>
          <w:rFonts w:ascii="Times New Roman" w:eastAsia="Times New Roman" w:hAnsi="Times New Roman"/>
          <w:color w:val="000000"/>
          <w:sz w:val="24"/>
          <w:rtl/>
          <w:lang w:eastAsia="he-IL"/>
        </w:rPr>
        <w:t>האמור לעיל, המתכנן מצהיר ומתחייב</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אם י</w:t>
      </w:r>
      <w:r w:rsidRPr="001835AB">
        <w:rPr>
          <w:rFonts w:ascii="Times New Roman" w:eastAsia="Times New Roman" w:hAnsi="Times New Roman" w:hint="cs"/>
          <w:color w:val="000000"/>
          <w:sz w:val="24"/>
          <w:rtl/>
          <w:lang w:eastAsia="he-IL"/>
        </w:rPr>
        <w:t>י</w:t>
      </w:r>
      <w:r w:rsidRPr="001835AB">
        <w:rPr>
          <w:rFonts w:ascii="Times New Roman" w:eastAsia="Times New Roman" w:hAnsi="Times New Roman"/>
          <w:color w:val="000000"/>
          <w:sz w:val="24"/>
          <w:rtl/>
          <w:lang w:eastAsia="he-IL"/>
        </w:rPr>
        <w:t>דרש המזמין על ידי המתכנן ו/או על ידי מי מ</w:t>
      </w:r>
      <w:r w:rsidRPr="001835AB">
        <w:rPr>
          <w:rFonts w:ascii="Times New Roman" w:eastAsia="Times New Roman" w:hAnsi="Times New Roman" w:hint="cs"/>
          <w:color w:val="000000"/>
          <w:sz w:val="24"/>
          <w:rtl/>
          <w:lang w:eastAsia="he-IL"/>
        </w:rPr>
        <w:t>שלוחיו ו/או עובדיו</w:t>
      </w:r>
      <w:r w:rsidRPr="001835AB">
        <w:rPr>
          <w:rFonts w:ascii="Times New Roman" w:eastAsia="Times New Roman" w:hAnsi="Times New Roman"/>
          <w:color w:val="000000"/>
          <w:sz w:val="24"/>
          <w:rtl/>
          <w:lang w:eastAsia="he-IL"/>
        </w:rPr>
        <w:t xml:space="preserve"> ו/או</w:t>
      </w:r>
      <w:r w:rsidRPr="001835AB">
        <w:rPr>
          <w:rFonts w:ascii="Times New Roman" w:eastAsia="Times New Roman" w:hAnsi="Times New Roman" w:hint="cs"/>
          <w:color w:val="000000"/>
          <w:sz w:val="24"/>
          <w:rtl/>
          <w:lang w:eastAsia="he-IL"/>
        </w:rPr>
        <w:t xml:space="preserve"> אחר מטעמו ו/או</w:t>
      </w:r>
      <w:r w:rsidRPr="001835AB">
        <w:rPr>
          <w:rFonts w:ascii="Times New Roman" w:eastAsia="Times New Roman" w:hAnsi="Times New Roman"/>
          <w:color w:val="000000"/>
          <w:sz w:val="24"/>
          <w:rtl/>
          <w:lang w:eastAsia="he-IL"/>
        </w:rPr>
        <w:t xml:space="preserve"> על ידי כל צד ג' לשאת בתשלום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בגין עילות הנובעות מיחסי עובד ומעביד ו/או מהפסקתם ו/או אם יחולו על המזמין 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כאמור, אזי ישפה המתכנן את המזמין מיד עם דרישתו הראשונה של המזמין, בגין כל 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ייחשב </w:t>
      </w:r>
      <w:r w:rsidRPr="001835AB">
        <w:rPr>
          <w:rFonts w:ascii="Times New Roman" w:eastAsia="Times New Roman" w:hAnsi="Times New Roman" w:hint="cs"/>
          <w:color w:val="000000"/>
          <w:sz w:val="24"/>
          <w:rtl/>
          <w:lang w:eastAsia="he-IL"/>
        </w:rPr>
        <w:t>כ</w:t>
      </w:r>
      <w:r w:rsidRPr="001835AB">
        <w:rPr>
          <w:rFonts w:ascii="Times New Roman" w:eastAsia="Times New Roman" w:hAnsi="Times New Roman"/>
          <w:color w:val="000000"/>
          <w:sz w:val="24"/>
          <w:rtl/>
          <w:lang w:eastAsia="he-IL"/>
        </w:rPr>
        <w:t>חוב המגיע למזמין מאת המתכנן על פי הוראות חוזה זה, אשר המזמין רשאי לקזז בגינו סכומים ע"ח התמורה המגיעה למתכנן.</w:t>
      </w:r>
    </w:p>
    <w:p w14:paraId="40F009BA"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בשים לב לאמור לעיל, אם יקבע פורום מוסמך כלשהו</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נתקיימו יחסי עובד ומעביד בין המתכנן ו/או מי מעובדיו</w:t>
      </w:r>
      <w:r w:rsidRPr="001835AB">
        <w:rPr>
          <w:rFonts w:ascii="Times New Roman" w:eastAsia="Times New Roman" w:hAnsi="Times New Roman" w:hint="cs"/>
          <w:color w:val="000000"/>
          <w:sz w:val="24"/>
          <w:rtl/>
          <w:lang w:eastAsia="he-IL"/>
        </w:rPr>
        <w:t xml:space="preserve"> ו/או מי משלוחיו ו/או אחר מטעמו</w:t>
      </w:r>
      <w:r w:rsidRPr="001835AB">
        <w:rPr>
          <w:rFonts w:ascii="Times New Roman" w:eastAsia="Times New Roman" w:hAnsi="Times New Roman"/>
          <w:color w:val="000000"/>
          <w:sz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1835AB">
        <w:rPr>
          <w:rFonts w:ascii="Times New Roman" w:eastAsia="Times New Roman" w:hAnsi="Times New Roman" w:hint="cs"/>
          <w:color w:val="000000"/>
          <w:sz w:val="24"/>
          <w:rtl/>
          <w:lang w:eastAsia="he-IL"/>
        </w:rPr>
        <w:t>.</w:t>
      </w:r>
    </w:p>
    <w:p w14:paraId="53B1FA5D"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הבאת החוזה לגמר או ביטולו</w:t>
      </w:r>
    </w:p>
    <w:p w14:paraId="6DDE9AC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p>
    <w:p w14:paraId="0FE57C39"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על אף האמור בכל מקום אחר בחוזה </w:t>
      </w:r>
      <w:r w:rsidRPr="001835AB">
        <w:rPr>
          <w:rFonts w:ascii="Times New Roman" w:eastAsia="Times New Roman" w:hAnsi="Times New Roman" w:hint="cs"/>
          <w:sz w:val="20"/>
          <w:rtl/>
          <w:lang w:eastAsia="he-IL"/>
        </w:rPr>
        <w:t xml:space="preserve">זה על נספחיו, </w:t>
      </w:r>
      <w:r w:rsidRPr="001835AB">
        <w:rPr>
          <w:rFonts w:ascii="Times New Roman" w:eastAsia="Times New Roman" w:hAnsi="Times New Roman"/>
          <w:sz w:val="20"/>
          <w:rtl/>
          <w:lang w:eastAsia="he-IL"/>
        </w:rPr>
        <w:t>רשאי המזמין,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קול דעתו הבלעדי, בכל עת ומסיבה כלשהי, להביא חוזה זה, כולו או מקצתו, לידי גמר </w:t>
      </w:r>
      <w:r w:rsidRPr="001835AB">
        <w:rPr>
          <w:rFonts w:ascii="Times New Roman" w:eastAsia="Times New Roman" w:hAnsi="Times New Roman"/>
          <w:sz w:val="20"/>
          <w:rtl/>
          <w:lang w:eastAsia="he-IL"/>
        </w:rPr>
        <w:lastRenderedPageBreak/>
        <w:t>על ידי מתן הודעה בכתב על כך למתכנן. ניתנה הודעה כאמור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יבוא החוזה לידי גמר בתאריך הנקוב בהודעה אשר לא יהיה פחות מ</w:t>
      </w:r>
      <w:r w:rsidRPr="001835AB">
        <w:rPr>
          <w:rFonts w:ascii="Times New Roman" w:eastAsia="Times New Roman" w:hAnsi="Times New Roman" w:hint="cs"/>
          <w:sz w:val="20"/>
          <w:rtl/>
          <w:lang w:eastAsia="he-IL"/>
        </w:rPr>
        <w:t>-7</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מים</w:t>
      </w:r>
      <w:r w:rsidRPr="001835AB">
        <w:rPr>
          <w:rFonts w:ascii="Times New Roman" w:eastAsia="Times New Roman" w:hAnsi="Times New Roman"/>
          <w:sz w:val="20"/>
          <w:rtl/>
          <w:lang w:eastAsia="he-IL"/>
        </w:rPr>
        <w:t xml:space="preserve"> מיום משלוחה (להלן: "</w:t>
      </w:r>
      <w:r w:rsidRPr="001835AB">
        <w:rPr>
          <w:rFonts w:ascii="Times New Roman" w:eastAsia="Times New Roman" w:hAnsi="Times New Roman"/>
          <w:b/>
          <w:bCs/>
          <w:sz w:val="20"/>
          <w:rtl/>
          <w:lang w:eastAsia="he-IL"/>
        </w:rPr>
        <w:t>תאריך הפסקת השרות</w:t>
      </w:r>
      <w:r w:rsidRPr="001835AB">
        <w:rPr>
          <w:rFonts w:ascii="Times New Roman" w:eastAsia="Times New Roman" w:hAnsi="Times New Roman"/>
          <w:sz w:val="20"/>
          <w:rtl/>
          <w:lang w:eastAsia="he-IL"/>
        </w:rPr>
        <w:t>").</w:t>
      </w:r>
    </w:p>
    <w:p w14:paraId="71DB50C6"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הובא החוזה לידי גמר כאמור בסעיף 12.1.1 לעיל, ישלם המזמין למתכנן שכר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קביעתו הבלעדית של המנהל, בעד אותו קטע מקטעי הפרויקט ו/או שלב משרותי המתכנן שב</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צע עד לתאריך הפסקת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בנספחים </w:t>
      </w:r>
      <w:r w:rsidRPr="001835AB">
        <w:rPr>
          <w:rFonts w:ascii="Times New Roman" w:eastAsia="Times New Roman" w:hAnsi="Times New Roman"/>
          <w:bCs/>
          <w:sz w:val="20"/>
          <w:rtl/>
          <w:lang w:eastAsia="he-IL"/>
        </w:rPr>
        <w:t>ד' ו - ה'</w:t>
      </w:r>
      <w:r w:rsidRPr="001835AB">
        <w:rPr>
          <w:rFonts w:ascii="Times New Roman" w:eastAsia="Times New Roman" w:hAnsi="Times New Roman"/>
          <w:sz w:val="20"/>
          <w:rtl/>
          <w:lang w:eastAsia="he-IL"/>
        </w:rPr>
        <w:t>. במקרה שבוצע חלק של קטע ו/או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ישולם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 המנהל.</w:t>
      </w:r>
    </w:p>
    <w:p w14:paraId="05B6B35F"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לטענה </w:t>
      </w:r>
      <w:r w:rsidRPr="001835AB">
        <w:rPr>
          <w:rFonts w:ascii="Times New Roman" w:eastAsia="Times New Roman" w:hAnsi="Times New Roman" w:hint="cs"/>
          <w:sz w:val="20"/>
          <w:rtl/>
          <w:lang w:eastAsia="he-IL"/>
        </w:rPr>
        <w:t>ו/או דרישה ו/או תלונה ו/</w:t>
      </w:r>
      <w:r w:rsidRPr="001835AB">
        <w:rPr>
          <w:rFonts w:ascii="Times New Roman" w:eastAsia="Times New Roman" w:hAnsi="Times New Roman"/>
          <w:sz w:val="20"/>
          <w:rtl/>
          <w:lang w:eastAsia="he-IL"/>
        </w:rPr>
        <w:t>או תביעה כלשהי, פרט לאמור בסעיף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והשכר שישולם לפי 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ו/או עקב הבאתו לידי גמר 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4D0BE54E"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תוך 12 חודש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מהבאת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כאמור</w:t>
      </w:r>
      <w:r w:rsidRPr="001835AB">
        <w:rPr>
          <w:rFonts w:ascii="Times New Roman" w:eastAsia="Times New Roman" w:hAnsi="Times New Roman" w:hint="cs"/>
          <w:sz w:val="20"/>
          <w:rtl/>
          <w:lang w:eastAsia="he-IL"/>
        </w:rPr>
        <w:t>, רשאי המזמין</w:t>
      </w:r>
      <w:r w:rsidRPr="001835AB">
        <w:rPr>
          <w:rFonts w:ascii="Times New Roman" w:eastAsia="Times New Roman" w:hAnsi="Times New Roman"/>
          <w:sz w:val="20"/>
          <w:rtl/>
          <w:lang w:eastAsia="he-IL"/>
        </w:rPr>
        <w:t xml:space="preserve"> לחדשו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במקרה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לחדש את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תנאי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5C68B81A"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שחוזה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יבוא לידי גמר עקב הפסקת עבודות הפרויקט מחמת כוח עליון (לרבות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מצוות הדין)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זכאי לתשלום כמוגדר בסעיף 12.3.2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ויחולו הסעיפים 12.1.3 ו- 12.1.4 לעיל.</w:t>
      </w:r>
    </w:p>
    <w:p w14:paraId="386BA45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p>
    <w:p w14:paraId="148BC6B1"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מזמין לפי סעיף 12.1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זכאי המזמין לבטל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בלא צורך בהודעה מוקדמת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אחד מהמקרים הבאים:</w:t>
      </w:r>
    </w:p>
    <w:p w14:paraId="5152332A"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הפר ו/או לא קיים איזה מהוראות החוזה ולא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קן </w:t>
      </w:r>
      <w:r w:rsidRPr="001835AB">
        <w:rPr>
          <w:rFonts w:ascii="Times New Roman" w:eastAsia="Times New Roman" w:hAnsi="Times New Roman" w:hint="cs"/>
          <w:sz w:val="20"/>
          <w:rtl/>
          <w:lang w:eastAsia="he-IL"/>
        </w:rPr>
        <w:t>את ה</w:t>
      </w:r>
      <w:r w:rsidRPr="001835AB">
        <w:rPr>
          <w:rFonts w:ascii="Times New Roman" w:eastAsia="Times New Roman" w:hAnsi="Times New Roman"/>
          <w:sz w:val="20"/>
          <w:rtl/>
          <w:lang w:eastAsia="he-IL"/>
        </w:rPr>
        <w:t>הפרה</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לאחר שק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התראה על כך מהמזמין בתוך הזמן הנקוב בהתראה.</w:t>
      </w:r>
    </w:p>
    <w:p w14:paraId="5981BB4E"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התרה במתכנן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שאין הוא מבצע את עבודתו בצורה המבטיחה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צועה התקין ו/או התקדמותה וסיומה לפי לוח הזמנים, והמתכנן לא נקט בצעדים המבטיחים לדעת המזמין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צועה התקין ו/או התקדמותה וסיומה לפי לוח הזמנים.</w:t>
      </w:r>
    </w:p>
    <w:p w14:paraId="60FB9280"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הפר את הוראת סעיף 7.5 לעיל.</w:t>
      </w:r>
    </w:p>
    <w:p w14:paraId="2E30194F"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נבצר מהמתכנן או מהמנהל הראשי לקיים את ה</w:t>
      </w:r>
      <w:r w:rsidRPr="001835AB">
        <w:rPr>
          <w:rFonts w:ascii="Times New Roman" w:eastAsia="Times New Roman" w:hAnsi="Times New Roman" w:hint="cs"/>
          <w:sz w:val="20"/>
          <w:rtl/>
          <w:lang w:eastAsia="he-IL"/>
        </w:rPr>
        <w:t xml:space="preserve">וראות </w:t>
      </w: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מסיבת מחלה או מכל סיבה אחרת שהיא. מבלי לפגוע בכלליות האמור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יחול הסעיף אם המנהל הראשי במשרד המתכנן נפטר, המתכנן פשט רגל, או נעשה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לפעולה משפטית או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למתן שירותי המתכנן או אם ארע אירוע דומה.</w:t>
      </w:r>
    </w:p>
    <w:p w14:paraId="0647B941"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חל שינוי בהחזקת המניות ו/או בהרכב המנהלים של המתכנן.</w:t>
      </w:r>
    </w:p>
    <w:p w14:paraId="089AA605"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בוטל החוזה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בעד אותו קטע מקטעי הפרויקט ו/או שלב משרותי המתכנן שהוא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עד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טול החוזה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בנספחים </w:t>
      </w:r>
      <w:r w:rsidRPr="001835AB">
        <w:rPr>
          <w:rFonts w:ascii="Times New Roman" w:eastAsia="Times New Roman" w:hAnsi="Times New Roman"/>
          <w:bCs/>
          <w:sz w:val="20"/>
          <w:rtl/>
          <w:lang w:eastAsia="he-IL"/>
        </w:rPr>
        <w:t>ד'</w:t>
      </w:r>
      <w:r w:rsidRPr="001835AB">
        <w:rPr>
          <w:rFonts w:ascii="Times New Roman" w:eastAsia="Times New Roman" w:hAnsi="Times New Roman" w:hint="cs"/>
          <w:bCs/>
          <w:sz w:val="20"/>
          <w:rtl/>
          <w:lang w:eastAsia="he-IL"/>
        </w:rPr>
        <w:t xml:space="preserve"> </w:t>
      </w:r>
      <w:r w:rsidRPr="001835AB">
        <w:rPr>
          <w:rFonts w:ascii="Times New Roman" w:eastAsia="Times New Roman" w:hAnsi="Times New Roman"/>
          <w:bCs/>
          <w:sz w:val="20"/>
          <w:rtl/>
          <w:lang w:eastAsia="he-IL"/>
        </w:rPr>
        <w:t xml:space="preserve">ו -ה' </w:t>
      </w:r>
      <w:r w:rsidRPr="001835AB">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 כפי שיקבע המנהל, וזאת לסילוק כל המגיע למתכנן מהמזמין.</w:t>
      </w:r>
    </w:p>
    <w:p w14:paraId="2FDFB228"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תשמש עילה למתכנן לתביעת פיצויים כלשהם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לטענה</w:t>
      </w:r>
      <w:r w:rsidRPr="001835AB">
        <w:rPr>
          <w:rFonts w:ascii="Times New Roman" w:eastAsia="Times New Roman" w:hAnsi="Times New Roman" w:hint="cs"/>
          <w:sz w:val="20"/>
          <w:rtl/>
          <w:lang w:eastAsia="he-IL"/>
        </w:rPr>
        <w:t xml:space="preserve"> ו/או לדרישה ו/או לתלונה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תביעה כלשהי, פרט לאמור בסעיף 12.3.2 לעיל, והשכר שישולם לפי סעיף 12.3.2</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החוזה ו/או עקב הבאתו לידי גמר </w:t>
      </w:r>
      <w:r w:rsidRPr="001835AB">
        <w:rPr>
          <w:rFonts w:ascii="Times New Roman" w:eastAsia="Times New Roman" w:hAnsi="Times New Roman"/>
          <w:sz w:val="20"/>
          <w:rtl/>
          <w:lang w:eastAsia="he-IL"/>
        </w:rPr>
        <w:lastRenderedPageBreak/>
        <w:t>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33C2860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אם המנהל הראשי במשרד המתכנן ו/או המתכנן נפטר, פשט רגל, או נעשה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למתן השירותים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 חוזה זה או אם אירע אירוע דומה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סעיפים 12.3.2 ו - 12.3.3 לעיל.</w:t>
      </w:r>
    </w:p>
    <w:p w14:paraId="489D21D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סעיפים 12.1, 12.2 ו-12.3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בכך שהמזמין קיבל לידיו את כל </w:t>
      </w:r>
      <w:proofErr w:type="spellStart"/>
      <w:r w:rsidRPr="001835AB">
        <w:rPr>
          <w:rFonts w:ascii="Times New Roman" w:eastAsia="Times New Roman" w:hAnsi="Times New Roman"/>
          <w:sz w:val="20"/>
          <w:rtl/>
          <w:lang w:eastAsia="he-IL"/>
        </w:rPr>
        <w:t>התכניות</w:t>
      </w:r>
      <w:proofErr w:type="spellEnd"/>
      <w:r w:rsidRPr="001835AB">
        <w:rPr>
          <w:rFonts w:ascii="Times New Roman" w:eastAsia="Times New Roman" w:hAnsi="Times New Roman"/>
          <w:sz w:val="20"/>
          <w:rtl/>
          <w:lang w:eastAsia="he-IL"/>
        </w:rPr>
        <w:t xml:space="preserve"> ועד לקבלתן לא יהיה עליו לבצע 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הסעיפים הנ"ל.</w:t>
      </w:r>
    </w:p>
    <w:p w14:paraId="4F28511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בכל מקרה של 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או ביטולו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למסור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המשך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לאחר ולהשתמש ללא הגבלה בשרותי המתכנן שבוצעו עד לאותו מועד, והמתכנן מסכים לכך ולא יהיה זכאי לדבר בגין זאת.</w:t>
      </w:r>
    </w:p>
    <w:p w14:paraId="58BC596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אימת שהמתכנן לא יקיים איזו מהתחייבויותיו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CBE3056" w14:textId="77777777" w:rsidR="001835AB" w:rsidRPr="00E64AE3" w:rsidRDefault="001835AB" w:rsidP="00E64AE3">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בזכותו על פי סעיף 12.7 לעיל, יהיה הוא רשאי לגבות מאת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לנכות מכל סכום שיגיע לו את הסכומים שהמזמין נשא בהם בשל כך, בתוספת 15% לכ</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סוי הוצאותיו הכלליות, וזאת מבלי שיהיה עליו להוכיח את הסכומים הנ"ל.</w:t>
      </w:r>
    </w:p>
    <w:p w14:paraId="3751395F"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העברת זכויות</w:t>
      </w:r>
    </w:p>
    <w:p w14:paraId="4212BB1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אין המתכנן רשאי להסב לאחר את החוזה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כל חלק ממנו, וכן אין הוא רשאי להעביר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להסב לאחר כל זכות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חובה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אלא בהסכמת המזמין בכתב ומראש.</w:t>
      </w:r>
    </w:p>
    <w:p w14:paraId="63A0496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המתכנן רשאי למסור לאחר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כולם או מקצתם, אלא בהסכמת המזמין בכתב ומראש.</w:t>
      </w:r>
    </w:p>
    <w:p w14:paraId="172DE64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ניתנה הסכמת המזמין לפי סעיפים 13.1 או 13.2 לעיל, הרי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אין בכך כדי לפטור את המתכנן מאחריותו והתחייבויותיו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 xml:space="preserve"> ומזכויות המזמין על פיו, והמתכנן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באחריות מלאה, כלפי המזמין וכלפי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 xml:space="preserve">צד שלישי שהוא, גם לכל מעשה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מחדל של אלה שיבצעו עבודה כלשהי מכוח הוראות סעיפים 13.1 או/וגם 13.2 לעיל</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באי כחם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עובדיהם</w:t>
      </w:r>
      <w:r w:rsidRPr="001835AB">
        <w:rPr>
          <w:rFonts w:ascii="Times New Roman" w:eastAsia="Times New Roman" w:hAnsi="Times New Roman" w:hint="cs"/>
          <w:sz w:val="20"/>
          <w:rtl/>
          <w:lang w:eastAsia="he-IL"/>
        </w:rPr>
        <w:t xml:space="preserve"> ו/או מי מטעמם</w:t>
      </w:r>
      <w:r w:rsidRPr="001835AB">
        <w:rPr>
          <w:rFonts w:ascii="Times New Roman" w:eastAsia="Times New Roman" w:hAnsi="Times New Roman"/>
          <w:sz w:val="20"/>
          <w:rtl/>
          <w:lang w:eastAsia="he-IL"/>
        </w:rPr>
        <w:t>, ואילו למזמין ישמרו כל זכויותיו כלפי המתכנן.</w:t>
      </w:r>
    </w:p>
    <w:p w14:paraId="56E7885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יינתנו באמצעות המנהל הראשי אישית ובאמצעות צוות עובדיו של המתכנן בפיקוחו הישיר של המנהל הראשי. מבלי לגרוע מהתחי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המתכנן כמתחייב מהאמור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הרי בכל מקרה שהשירותים לא יינתנו ע"י המנהל הראשי מכל סיבה שהיא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סעיף 12.3.2 ו-12.3.3 לעיל.</w:t>
      </w:r>
    </w:p>
    <w:p w14:paraId="0B66FA1B"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בלא צורך בהסכמה כלשהי מצד המתכנן.</w:t>
      </w:r>
    </w:p>
    <w:p w14:paraId="089598A2" w14:textId="77777777" w:rsidR="001835AB" w:rsidRPr="001835AB" w:rsidRDefault="001835AB" w:rsidP="001835AB">
      <w:pPr>
        <w:widowControl w:val="0"/>
        <w:numPr>
          <w:ilvl w:val="0"/>
          <w:numId w:val="1"/>
        </w:numPr>
        <w:spacing w:before="0" w:beforeAutospacing="0" w:after="20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t>סיום שרותי המתכנן</w:t>
      </w:r>
    </w:p>
    <w:p w14:paraId="6E0D2284"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יחושבו כבאים לסיום בכל אחד מהמקרים הבאים:</w:t>
      </w:r>
    </w:p>
    <w:p w14:paraId="08F20D7B"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הובא לידי </w:t>
      </w:r>
      <w:r w:rsidRPr="001835AB">
        <w:rPr>
          <w:rFonts w:ascii="Times New Roman" w:eastAsia="Times New Roman" w:hAnsi="Times New Roman" w:hint="cs"/>
          <w:sz w:val="20"/>
          <w:rtl/>
          <w:lang w:eastAsia="he-IL"/>
        </w:rPr>
        <w:t>גמר</w:t>
      </w:r>
      <w:r w:rsidRPr="001835AB">
        <w:rPr>
          <w:rFonts w:ascii="Times New Roman" w:eastAsia="Times New Roman" w:hAnsi="Times New Roman"/>
          <w:sz w:val="20"/>
          <w:rtl/>
          <w:lang w:eastAsia="he-IL"/>
        </w:rPr>
        <w:t xml:space="preserve"> או בוטל כאמור בסעיף 12 לעיל, והחל במועד הנקוב בהודעה שניתנה ע"י המזמין למתכנן במסגרת הוראות אותו סעיף.</w:t>
      </w:r>
    </w:p>
    <w:p w14:paraId="48FBCDF9"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עם מתן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ע"י המזמין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הושלם מתן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7F199C53"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סודיות והמצאת מסמכים</w:t>
      </w:r>
    </w:p>
    <w:p w14:paraId="148F185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מתחייב לשמור על סודיות </w:t>
      </w:r>
      <w:proofErr w:type="spellStart"/>
      <w:r w:rsidRPr="001835AB">
        <w:rPr>
          <w:rFonts w:ascii="Times New Roman" w:eastAsia="Times New Roman" w:hAnsi="Times New Roman"/>
          <w:sz w:val="20"/>
          <w:rtl/>
          <w:lang w:eastAsia="he-IL"/>
        </w:rPr>
        <w:t>התכניות</w:t>
      </w:r>
      <w:proofErr w:type="spellEnd"/>
      <w:r w:rsidRPr="001835AB">
        <w:rPr>
          <w:rFonts w:ascii="Times New Roman" w:eastAsia="Times New Roman" w:hAnsi="Times New Roman"/>
          <w:sz w:val="20"/>
          <w:rtl/>
          <w:lang w:eastAsia="he-IL"/>
        </w:rPr>
        <w:t xml:space="preserve">, השרטוטים, המפרטים וכל יתר המפרטים </w:t>
      </w:r>
      <w:r w:rsidRPr="001835AB">
        <w:rPr>
          <w:rFonts w:ascii="Times New Roman" w:eastAsia="Times New Roman" w:hAnsi="Times New Roman"/>
          <w:sz w:val="20"/>
          <w:rtl/>
          <w:lang w:eastAsia="he-IL"/>
        </w:rPr>
        <w:lastRenderedPageBreak/>
        <w:t>וכל יתר המסמכים המתייחסים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העתקים וניירות עבודה, בין שהוכנו על ידי המתכנן </w:t>
      </w:r>
      <w:r w:rsidRPr="001835AB">
        <w:rPr>
          <w:rFonts w:ascii="Times New Roman" w:eastAsia="Times New Roman" w:hAnsi="Times New Roman" w:hint="cs"/>
          <w:sz w:val="20"/>
          <w:rtl/>
          <w:lang w:eastAsia="he-IL"/>
        </w:rPr>
        <w:t>ו/או על ידי</w:t>
      </w:r>
      <w:r w:rsidRPr="001835AB">
        <w:rPr>
          <w:rFonts w:ascii="Times New Roman" w:eastAsia="Times New Roman" w:hAnsi="Times New Roman"/>
          <w:sz w:val="20"/>
          <w:rtl/>
          <w:lang w:eastAsia="he-IL"/>
        </w:rPr>
        <w:t xml:space="preserve"> מ</w:t>
      </w:r>
      <w:r w:rsidRPr="001835AB">
        <w:rPr>
          <w:rFonts w:ascii="Times New Roman" w:eastAsia="Times New Roman" w:hAnsi="Times New Roman" w:hint="cs"/>
          <w:sz w:val="20"/>
          <w:rtl/>
          <w:lang w:eastAsia="he-IL"/>
        </w:rPr>
        <w:t>י מ</w:t>
      </w:r>
      <w:r w:rsidRPr="001835AB">
        <w:rPr>
          <w:rFonts w:ascii="Times New Roman" w:eastAsia="Times New Roman" w:hAnsi="Times New Roman"/>
          <w:sz w:val="20"/>
          <w:rtl/>
          <w:lang w:eastAsia="he-IL"/>
        </w:rPr>
        <w:t xml:space="preserve">טעמו ובין שהוכנו על ידי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מי </w:t>
      </w:r>
      <w:r w:rsidRPr="001835AB">
        <w:rPr>
          <w:rFonts w:ascii="Times New Roman" w:eastAsia="Times New Roman" w:hAnsi="Times New Roman"/>
          <w:sz w:val="20"/>
          <w:rtl/>
          <w:lang w:eastAsia="he-IL"/>
        </w:rPr>
        <w:t>מטעמם, וכן לשמור בסוד כל ידיעה שהגיעה אליו עקב ביצוע חוזה זה ולא למסור כל ידיעה כאמור לאדם שלא הוסמך לקבלה על ידי המזמין.</w:t>
      </w:r>
    </w:p>
    <w:p w14:paraId="50A467C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מבלי לגרוע מאחריותו </w:t>
      </w:r>
      <w:r w:rsidRPr="001835AB">
        <w:rPr>
          <w:rFonts w:ascii="Times New Roman" w:eastAsia="Times New Roman" w:hAnsi="Times New Roman" w:hint="cs"/>
          <w:sz w:val="20"/>
          <w:rtl/>
          <w:lang w:eastAsia="he-IL"/>
        </w:rPr>
        <w:t xml:space="preserve">של המתכנן </w:t>
      </w:r>
      <w:r w:rsidRPr="001835AB">
        <w:rPr>
          <w:rFonts w:ascii="Times New Roman" w:eastAsia="Times New Roman" w:hAnsi="Times New Roman"/>
          <w:sz w:val="20"/>
          <w:rtl/>
          <w:lang w:eastAsia="he-IL"/>
        </w:rPr>
        <w:t>על פי כל דין, ינקוט המתכנן בכל אמצעי סביר כדי לשמור שמירה מעולה על כל מסמך המוחזק על ידיו בקשר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כדי למנוע עיון בו מכל אדם שהמנהל לא התיר לו זאת.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יציית המתכנן לכל דרישה של המנהל בדבר נקיטת אמצעי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טחון נוספים לאלה שננקטו על ידיו. במקרה של תקלה כלשהי למסמכים כאמור לעיל, יודיע המתכנן למנהל מיד עם אירועה.</w:t>
      </w:r>
    </w:p>
    <w:p w14:paraId="4E2E891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יחתים את עובדיו</w:t>
      </w:r>
      <w:r w:rsidRPr="001835AB">
        <w:rPr>
          <w:rFonts w:ascii="Times New Roman" w:eastAsia="Times New Roman" w:hAnsi="Times New Roman" w:hint="cs"/>
          <w:sz w:val="20"/>
          <w:rtl/>
          <w:lang w:eastAsia="he-IL"/>
        </w:rPr>
        <w:t xml:space="preserve"> ו/או </w:t>
      </w:r>
      <w:proofErr w:type="spellStart"/>
      <w:r w:rsidRPr="001835AB">
        <w:rPr>
          <w:rFonts w:ascii="Times New Roman" w:eastAsia="Times New Roman" w:hAnsi="Times New Roman" w:hint="cs"/>
          <w:sz w:val="20"/>
          <w:rtl/>
          <w:lang w:eastAsia="he-IL"/>
        </w:rPr>
        <w:t>שלוחיו</w:t>
      </w:r>
      <w:proofErr w:type="spellEnd"/>
      <w:r w:rsidRPr="001835AB">
        <w:rPr>
          <w:rFonts w:ascii="Times New Roman" w:eastAsia="Times New Roman" w:hAnsi="Times New Roman" w:hint="cs"/>
          <w:sz w:val="20"/>
          <w:rtl/>
          <w:lang w:eastAsia="he-IL"/>
        </w:rPr>
        <w:t xml:space="preserve"> ו/או אחר מטעמו</w:t>
      </w:r>
      <w:r w:rsidRPr="001835AB">
        <w:rPr>
          <w:rFonts w:ascii="Times New Roman" w:eastAsia="Times New Roman" w:hAnsi="Times New Roman"/>
          <w:sz w:val="20"/>
          <w:rtl/>
          <w:lang w:eastAsia="he-IL"/>
        </w:rPr>
        <w:t xml:space="preserve"> בקשר עם ביצוע הסכם זה</w:t>
      </w:r>
      <w:r w:rsidRPr="001835AB">
        <w:rPr>
          <w:rFonts w:ascii="Times New Roman" w:eastAsia="Times New Roman" w:hAnsi="Times New Roman" w:hint="cs"/>
          <w:sz w:val="20"/>
          <w:rtl/>
          <w:lang w:eastAsia="he-IL"/>
        </w:rPr>
        <w:t xml:space="preserve"> על נספחיו,</w:t>
      </w:r>
      <w:r w:rsidRPr="001835AB">
        <w:rPr>
          <w:rFonts w:ascii="Times New Roman" w:eastAsia="Times New Roman" w:hAnsi="Times New Roman"/>
          <w:sz w:val="20"/>
          <w:rtl/>
          <w:lang w:eastAsia="he-IL"/>
        </w:rPr>
        <w:t xml:space="preserve"> על כתב התחייבות לשמירת סודיות על פי הנוסח המפורט בנספח </w:t>
      </w:r>
      <w:r w:rsidRPr="001835AB">
        <w:rPr>
          <w:rFonts w:ascii="Times New Roman" w:eastAsia="Times New Roman" w:hAnsi="Times New Roman"/>
          <w:bCs/>
          <w:sz w:val="20"/>
          <w:rtl/>
          <w:lang w:eastAsia="he-IL"/>
        </w:rPr>
        <w:t>ו'</w:t>
      </w:r>
      <w:r w:rsidRPr="001835AB">
        <w:rPr>
          <w:rFonts w:ascii="Times New Roman" w:eastAsia="Times New Roman" w:hAnsi="Times New Roman"/>
          <w:sz w:val="20"/>
          <w:rtl/>
          <w:lang w:eastAsia="he-IL"/>
        </w:rPr>
        <w:t>,.</w:t>
      </w:r>
    </w:p>
    <w:p w14:paraId="6A4E6051" w14:textId="77777777" w:rsid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לפי דרישת המזמין ועם סיום 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לידי המזמין כל חומר בכתב ו/או במדיה ממוחשבת המצוי בידו והמתייחס לפרויקט, אשר נערך על ידו</w:t>
      </w:r>
      <w:r w:rsidRPr="001835AB">
        <w:rPr>
          <w:rFonts w:ascii="Times New Roman" w:eastAsia="Times New Roman" w:hAnsi="Times New Roman" w:hint="cs"/>
          <w:sz w:val="20"/>
          <w:rtl/>
          <w:lang w:eastAsia="he-IL"/>
        </w:rPr>
        <w:t>.</w:t>
      </w:r>
    </w:p>
    <w:p w14:paraId="5BD1F444" w14:textId="77777777" w:rsidR="00E64AE3" w:rsidRPr="001835AB" w:rsidRDefault="00E64AE3" w:rsidP="00E64AE3">
      <w:pPr>
        <w:widowControl w:val="0"/>
        <w:spacing w:before="0" w:beforeAutospacing="0" w:after="240" w:afterAutospacing="0" w:line="240" w:lineRule="auto"/>
        <w:jc w:val="both"/>
        <w:rPr>
          <w:rFonts w:ascii="Times New Roman" w:eastAsia="Times New Roman" w:hAnsi="Times New Roman"/>
          <w:sz w:val="20"/>
          <w:rtl/>
          <w:lang w:eastAsia="he-IL"/>
        </w:rPr>
      </w:pPr>
    </w:p>
    <w:p w14:paraId="2094C3AD"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ויתור על זכויות מצד המתכנן</w:t>
      </w:r>
    </w:p>
    <w:p w14:paraId="062377B4"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כדין בסמכות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1835AB">
        <w:rPr>
          <w:rFonts w:ascii="Times New Roman" w:eastAsia="Times New Roman" w:hAnsi="Times New Roman" w:hint="cs"/>
          <w:sz w:val="20"/>
          <w:rtl/>
          <w:lang w:eastAsia="he-IL"/>
        </w:rPr>
        <w:t>מתכנן כל טענה ו/או דרישה ו/או תלונה ו/או</w:t>
      </w:r>
      <w:r w:rsidRPr="001835AB">
        <w:rPr>
          <w:rFonts w:ascii="Times New Roman" w:eastAsia="Times New Roman" w:hAnsi="Times New Roman"/>
          <w:sz w:val="20"/>
          <w:rtl/>
          <w:lang w:eastAsia="he-IL"/>
        </w:rPr>
        <w:t xml:space="preserve"> עילת תביעה כלשהי נגד המזמין בגין פעולת המזמין כאמור או בשל כל סיבה אחרת, והמתכנן לא יהיה זכאי לתבוע פיצוי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w:t>
      </w:r>
      <w:r w:rsidRPr="001835AB">
        <w:rPr>
          <w:rFonts w:ascii="Times New Roman" w:eastAsia="Times New Roman" w:hAnsi="Times New Roman" w:hint="cs"/>
          <w:sz w:val="20"/>
          <w:rtl/>
          <w:lang w:eastAsia="he-IL"/>
        </w:rPr>
        <w:t xml:space="preserve"> שיפוי ו/או</w:t>
      </w:r>
      <w:r w:rsidRPr="001835AB">
        <w:rPr>
          <w:rFonts w:ascii="Times New Roman" w:eastAsia="Times New Roman" w:hAnsi="Times New Roman"/>
          <w:sz w:val="20"/>
          <w:rtl/>
          <w:lang w:eastAsia="he-IL"/>
        </w:rPr>
        <w:t xml:space="preserve"> תשלום כלשהו בעד נזק (לרבות נזק עקיף ו/או הפסד הזדמנויות)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פגיעה במוניטין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הפסד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הפסד רווח העלולים להיגרם לו עקב הביטול</w:t>
      </w:r>
      <w:r w:rsidRPr="001835AB">
        <w:rPr>
          <w:rFonts w:ascii="Times New Roman" w:eastAsia="Times New Roman" w:hAnsi="Times New Roman" w:hint="cs"/>
          <w:sz w:val="20"/>
          <w:rtl/>
          <w:lang w:eastAsia="he-IL"/>
        </w:rPr>
        <w:t xml:space="preserve"> או</w:t>
      </w:r>
      <w:r w:rsidRPr="001835AB">
        <w:rPr>
          <w:rFonts w:ascii="Times New Roman" w:eastAsia="Times New Roman" w:hAnsi="Times New Roman"/>
          <w:sz w:val="20"/>
          <w:rtl/>
          <w:lang w:eastAsia="he-IL"/>
        </w:rPr>
        <w:t xml:space="preserve"> ההפסקה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מכל סיבה אחרת.</w:t>
      </w:r>
    </w:p>
    <w:p w14:paraId="19B3DC2E"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שביצע המתכנן על פי חוזה זה.</w:t>
      </w:r>
    </w:p>
    <w:p w14:paraId="2412957F"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המתכנן מתחייב שלא לנקוט בכל צעדים מכל סוג שהוא שיהיה בהם כדי לסכל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המשך ביצוע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מסירתם לידי מתכנן אחר, והינו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77FDF93B"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שונות</w:t>
      </w:r>
    </w:p>
    <w:p w14:paraId="654F534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הראשי במשרד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מתחייב לבצע את השירותים שעליו לבצע אישית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 חוזה</w:t>
      </w:r>
      <w:r w:rsidRPr="001835AB">
        <w:rPr>
          <w:rFonts w:ascii="Times New Roman" w:eastAsia="Times New Roman" w:hAnsi="Times New Roman" w:hint="cs"/>
          <w:sz w:val="20"/>
          <w:rtl/>
          <w:lang w:eastAsia="he-IL"/>
        </w:rPr>
        <w:t xml:space="preserve"> זה והינו</w:t>
      </w:r>
      <w:r w:rsidRPr="001835AB">
        <w:rPr>
          <w:rFonts w:ascii="Times New Roman" w:eastAsia="Times New Roman" w:hAnsi="Times New Roman"/>
          <w:sz w:val="20"/>
          <w:rtl/>
          <w:lang w:eastAsia="he-IL"/>
        </w:rPr>
        <w:t xml:space="preserve"> אחראי וערב כלפי המזמין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התחייבויות המתכנן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w:t>
      </w:r>
    </w:p>
    <w:p w14:paraId="2F3BAF6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צד אשר יפר או לא יקיים איזו מהתחייבויותיו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יהיה חייב לפצות את הצד המקיים על כל הנזקים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ההפסדים שיגרמו לו עקב 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מבלי לגרוע מזכות הצד המקיים לכל סעד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תרופה אחרים ו/או נוספים.</w:t>
      </w:r>
    </w:p>
    <w:p w14:paraId="1FC3E020"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למניעת ספקות מוצהר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עיכוב בהשלמת עבודות תכנון הפרויקט עלול להביא להתייקרות הקמתו וכן עלול להביא להפרת התחייבויות המזמין כלפי צד ג'.</w:t>
      </w:r>
    </w:p>
    <w:p w14:paraId="3879F4D5"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1835AB">
        <w:rPr>
          <w:rFonts w:ascii="Times New Roman" w:eastAsia="Times New Roman" w:hAnsi="Times New Roman" w:hint="cs"/>
          <w:sz w:val="20"/>
          <w:rtl/>
          <w:lang w:eastAsia="he-IL"/>
        </w:rPr>
        <w:t>נבע</w:t>
      </w:r>
      <w:r w:rsidRPr="001835AB">
        <w:rPr>
          <w:rFonts w:ascii="Times New Roman" w:eastAsia="Times New Roman" w:hAnsi="Times New Roman"/>
          <w:sz w:val="20"/>
          <w:rtl/>
          <w:lang w:eastAsia="he-IL"/>
        </w:rPr>
        <w:t xml:space="preserve"> מאי עמידתו בהתחייבויותיו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w:t>
      </w:r>
    </w:p>
    <w:p w14:paraId="39B2549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זכאי לקזז כנגד כל סכום המגיע למתכנן מאת 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כל סכום שלפי טענתו מגיע לו מהמתכנן, וכל זכות של המתכנן לתשלום מהמזמין כפופה לזכות הקיזוז </w:t>
      </w:r>
      <w:r w:rsidRPr="001835AB">
        <w:rPr>
          <w:rFonts w:ascii="Times New Roman" w:eastAsia="Times New Roman" w:hAnsi="Times New Roman"/>
          <w:sz w:val="20"/>
          <w:rtl/>
          <w:lang w:eastAsia="he-IL"/>
        </w:rPr>
        <w:lastRenderedPageBreak/>
        <w:t>הנ"ל.</w:t>
      </w:r>
    </w:p>
    <w:p w14:paraId="0964DE9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כל </w:t>
      </w:r>
      <w:r w:rsidRPr="001835AB">
        <w:rPr>
          <w:rFonts w:ascii="Times New Roman" w:eastAsia="Times New Roman" w:hAnsi="Times New Roman" w:hint="cs"/>
          <w:sz w:val="20"/>
          <w:rtl/>
          <w:lang w:eastAsia="he-IL"/>
        </w:rPr>
        <w:t>אחת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אחת מהתחייבויות המזמין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מותנה בכך שהמתכנן יקיים תחילה את 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עד לאותו מועד. המזמין זכאי, מבלי לפגוע </w:t>
      </w:r>
      <w:r w:rsidRPr="001835AB">
        <w:rPr>
          <w:rFonts w:ascii="Times New Roman" w:eastAsia="Times New Roman" w:hAnsi="Times New Roman" w:hint="cs"/>
          <w:sz w:val="20"/>
          <w:rtl/>
          <w:lang w:eastAsia="he-IL"/>
        </w:rPr>
        <w:t>מכלליות ה</w:t>
      </w:r>
      <w:r w:rsidRPr="001835AB">
        <w:rPr>
          <w:rFonts w:ascii="Times New Roman" w:eastAsia="Times New Roman" w:hAnsi="Times New Roman"/>
          <w:sz w:val="20"/>
          <w:rtl/>
          <w:lang w:eastAsia="he-IL"/>
        </w:rPr>
        <w:t>אמור בכל מקום אחר בחוזה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לעכב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כלשהי מהתחייבויותיו עד לאחר שהמתכנן קיים את התחייבויותיו כאמור.</w:t>
      </w:r>
    </w:p>
    <w:p w14:paraId="7DBBC1E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שום התנהגות מצד</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של מי</w:t>
      </w:r>
      <w:r w:rsidRPr="001835AB">
        <w:rPr>
          <w:rFonts w:ascii="Times New Roman" w:eastAsia="Times New Roman" w:hAnsi="Times New Roman"/>
          <w:sz w:val="20"/>
          <w:rtl/>
          <w:lang w:eastAsia="he-IL"/>
        </w:rPr>
        <w:t xml:space="preserve"> מהצדדים לא תחשב </w:t>
      </w:r>
      <w:proofErr w:type="spellStart"/>
      <w:r w:rsidRPr="001835AB">
        <w:rPr>
          <w:rFonts w:ascii="Times New Roman" w:eastAsia="Times New Roman" w:hAnsi="Times New Roman"/>
          <w:sz w:val="20"/>
          <w:rtl/>
          <w:lang w:eastAsia="he-IL"/>
        </w:rPr>
        <w:t>כויתור</w:t>
      </w:r>
      <w:proofErr w:type="spellEnd"/>
      <w:r w:rsidRPr="001835AB">
        <w:rPr>
          <w:rFonts w:ascii="Times New Roman" w:eastAsia="Times New Roman" w:hAnsi="Times New Roman"/>
          <w:sz w:val="20"/>
          <w:rtl/>
          <w:lang w:eastAsia="he-IL"/>
        </w:rPr>
        <w:t xml:space="preserve"> על איזה מזכויותיו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ו/או</w:t>
      </w:r>
      <w:r w:rsidRPr="001835AB">
        <w:rPr>
          <w:rFonts w:ascii="Times New Roman" w:eastAsia="Times New Roman" w:hAnsi="Times New Roman"/>
          <w:sz w:val="20"/>
          <w:rtl/>
          <w:lang w:eastAsia="he-IL"/>
        </w:rPr>
        <w:t xml:space="preserve"> ע</w:t>
      </w:r>
      <w:r w:rsidRPr="001835AB">
        <w:rPr>
          <w:rFonts w:ascii="Times New Roman" w:eastAsia="Times New Roman" w:hAnsi="Times New Roman" w:hint="cs"/>
          <w:sz w:val="20"/>
          <w:rtl/>
          <w:lang w:eastAsia="he-IL"/>
        </w:rPr>
        <w:t>ל פי כל</w:t>
      </w:r>
      <w:r w:rsidRPr="001835AB">
        <w:rPr>
          <w:rFonts w:ascii="Times New Roman" w:eastAsia="Times New Roman" w:hAnsi="Times New Roman"/>
          <w:sz w:val="20"/>
          <w:rtl/>
          <w:lang w:eastAsia="he-IL"/>
        </w:rPr>
        <w:t xml:space="preserve"> דין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proofErr w:type="spellStart"/>
      <w:r w:rsidRPr="001835AB">
        <w:rPr>
          <w:rFonts w:ascii="Times New Roman" w:eastAsia="Times New Roman" w:hAnsi="Times New Roman"/>
          <w:sz w:val="20"/>
          <w:rtl/>
          <w:lang w:eastAsia="he-IL"/>
        </w:rPr>
        <w:t>כויתור</w:t>
      </w:r>
      <w:proofErr w:type="spellEnd"/>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כהסכמה מצדו לאיזה הפרה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אי קיום של תנאי מתנאי חוזה</w:t>
      </w:r>
      <w:r w:rsidRPr="001835AB">
        <w:rPr>
          <w:rFonts w:ascii="Times New Roman" w:eastAsia="Times New Roman" w:hAnsi="Times New Roman" w:hint="cs"/>
          <w:sz w:val="20"/>
          <w:rtl/>
          <w:lang w:eastAsia="he-IL"/>
        </w:rPr>
        <w:t xml:space="preserve"> זה ו/</w:t>
      </w:r>
      <w:r w:rsidRPr="001835AB">
        <w:rPr>
          <w:rFonts w:ascii="Times New Roman" w:eastAsia="Times New Roman" w:hAnsi="Times New Roman"/>
          <w:sz w:val="20"/>
          <w:rtl/>
          <w:lang w:eastAsia="he-IL"/>
        </w:rPr>
        <w:t xml:space="preserve"> או כנותנת דחייה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ארכה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כל פעולה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יש לעשותה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טול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תוספת של תנאי </w:t>
      </w:r>
      <w:r w:rsidRPr="001835AB">
        <w:rPr>
          <w:rFonts w:ascii="Times New Roman" w:eastAsia="Times New Roman" w:hAnsi="Times New Roman" w:hint="cs"/>
          <w:sz w:val="20"/>
          <w:rtl/>
          <w:lang w:eastAsia="he-IL"/>
        </w:rPr>
        <w:t>כלשהו</w:t>
      </w:r>
      <w:r w:rsidRPr="001835AB">
        <w:rPr>
          <w:rFonts w:ascii="Times New Roman" w:eastAsia="Times New Roman" w:hAnsi="Times New Roman"/>
          <w:sz w:val="20"/>
          <w:rtl/>
          <w:lang w:eastAsia="he-IL"/>
        </w:rPr>
        <w:t>, אלא אם נעשו במפורש ובכתב.</w:t>
      </w:r>
    </w:p>
    <w:p w14:paraId="270AE1EF"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מכלליות האמור לעיל -</w:t>
      </w:r>
    </w:p>
    <w:p w14:paraId="678A6304"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43057E73" w14:textId="77777777" w:rsidR="001835AB" w:rsidRPr="001835AB" w:rsidRDefault="001835AB" w:rsidP="00E64AE3">
      <w:pPr>
        <w:widowControl w:val="0"/>
        <w:numPr>
          <w:ilvl w:val="2"/>
          <w:numId w:val="1"/>
        </w:numPr>
        <w:spacing w:before="0" w:beforeAutospacing="0" w:after="200" w:afterAutospacing="0" w:line="240" w:lineRule="auto"/>
        <w:ind w:left="1508" w:hanging="43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w:t>
      </w:r>
      <w:r w:rsidR="00E64AE3">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מהתנהגות זו ו</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תור כלשהו על זכויות וחובות לפי החוזה.</w:t>
      </w:r>
    </w:p>
    <w:p w14:paraId="44D0CE21"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במידה והמתכנן כולל מספר גופים או יחידים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יהיו הם אחראים ביחד ולחוד כלפי המזמין למילוי התחייבויות המתכנן לפי חוזה זה.</w:t>
      </w:r>
    </w:p>
    <w:p w14:paraId="1980A55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על אף האמור בכל הוראה אחרת בחוזה זה ו/או בכל מסמך אחר בין יחידי המזמין ו/או בכל דין, מובהר ומוסכם</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בגין כל חיוב מחיובי המזמין </w:t>
      </w:r>
      <w:r w:rsidRPr="001835AB">
        <w:rPr>
          <w:rFonts w:ascii="Times New Roman" w:eastAsia="Times New Roman" w:hAnsi="Times New Roman" w:hint="cs"/>
          <w:sz w:val="24"/>
          <w:rtl/>
          <w:lang w:eastAsia="he-IL"/>
        </w:rPr>
        <w:t>על פי</w:t>
      </w:r>
      <w:r w:rsidRPr="001835AB">
        <w:rPr>
          <w:rFonts w:ascii="Times New Roman" w:eastAsia="Times New Roman" w:hAnsi="Times New Roman"/>
          <w:sz w:val="24"/>
          <w:rtl/>
          <w:lang w:eastAsia="he-IL"/>
        </w:rPr>
        <w:t xml:space="preserve"> חוזה זה, ככל שיחולו, ובכל מקרה כל אחד מיחידי המזמין אינו אחראי, ביחד ולחוד, למלוא חיובי המזמין כלפי המתכנן </w:t>
      </w:r>
      <w:r w:rsidRPr="001835AB">
        <w:rPr>
          <w:rFonts w:ascii="Times New Roman" w:eastAsia="Times New Roman" w:hAnsi="Times New Roman" w:hint="cs"/>
          <w:sz w:val="24"/>
          <w:rtl/>
          <w:lang w:eastAsia="he-IL"/>
        </w:rPr>
        <w:t>על פ</w:t>
      </w:r>
      <w:r w:rsidRPr="001835AB">
        <w:rPr>
          <w:rFonts w:ascii="Times New Roman" w:eastAsia="Times New Roman" w:hAnsi="Times New Roman"/>
          <w:sz w:val="24"/>
          <w:rtl/>
          <w:lang w:eastAsia="he-IL"/>
        </w:rPr>
        <w:t xml:space="preserve">י חוזה זה. וזאת מבלי לגרוע מהאמור להלן בסיפא </w:t>
      </w:r>
      <w:proofErr w:type="spellStart"/>
      <w:r w:rsidRPr="001835AB">
        <w:rPr>
          <w:rFonts w:ascii="Times New Roman" w:eastAsia="Times New Roman" w:hAnsi="Times New Roman"/>
          <w:sz w:val="24"/>
          <w:rtl/>
          <w:lang w:eastAsia="he-IL"/>
        </w:rPr>
        <w:t>לס"ק</w:t>
      </w:r>
      <w:proofErr w:type="spellEnd"/>
      <w:r w:rsidRPr="001835AB">
        <w:rPr>
          <w:rFonts w:ascii="Times New Roman" w:eastAsia="Times New Roman" w:hAnsi="Times New Roman"/>
          <w:sz w:val="24"/>
          <w:rtl/>
          <w:lang w:eastAsia="he-IL"/>
        </w:rPr>
        <w:t xml:space="preserve"> זה.</w:t>
      </w:r>
    </w:p>
    <w:p w14:paraId="77542D9B" w14:textId="77777777" w:rsidR="001835AB" w:rsidRPr="001835AB" w:rsidRDefault="001835AB" w:rsidP="001835AB">
      <w:pPr>
        <w:keepNext/>
        <w:spacing w:before="0" w:beforeAutospacing="0" w:after="200" w:afterAutospacing="0" w:line="240" w:lineRule="auto"/>
        <w:ind w:left="798"/>
        <w:jc w:val="both"/>
        <w:outlineLvl w:val="1"/>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t>המתכנן מתחייב בזה</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כל דרישה</w:t>
      </w:r>
      <w:r w:rsidRPr="001835AB">
        <w:rPr>
          <w:rFonts w:ascii="Times New Roman" w:eastAsia="Times New Roman" w:hAnsi="Times New Roman" w:hint="cs"/>
          <w:sz w:val="24"/>
          <w:rtl/>
          <w:lang w:eastAsia="he-IL"/>
        </w:rPr>
        <w:t xml:space="preserve"> ו/או תלונה</w:t>
      </w:r>
      <w:r w:rsidRPr="001835AB">
        <w:rPr>
          <w:rFonts w:ascii="Times New Roman" w:eastAsia="Times New Roman" w:hAnsi="Times New Roman"/>
          <w:sz w:val="24"/>
          <w:rtl/>
          <w:lang w:eastAsia="he-IL"/>
        </w:rPr>
        <w:t xml:space="preserve"> </w:t>
      </w:r>
      <w:r w:rsidRPr="001835AB">
        <w:rPr>
          <w:rFonts w:ascii="Times New Roman" w:eastAsia="Times New Roman" w:hAnsi="Times New Roman" w:hint="cs"/>
          <w:sz w:val="24"/>
          <w:rtl/>
          <w:lang w:eastAsia="he-IL"/>
        </w:rPr>
        <w:t xml:space="preserve">ו/או </w:t>
      </w:r>
      <w:r w:rsidRPr="001835AB">
        <w:rPr>
          <w:rFonts w:ascii="Times New Roman" w:eastAsia="Times New Roman" w:hAnsi="Times New Roman"/>
          <w:sz w:val="24"/>
          <w:rtl/>
          <w:lang w:eastAsia="he-IL"/>
        </w:rPr>
        <w:t>טענה ו/או תביעה, ככל שתהיינה לו כנגד המזמין בגין חיובי המזמין ע</w:t>
      </w:r>
      <w:r w:rsidRPr="001835AB">
        <w:rPr>
          <w:rFonts w:ascii="Times New Roman" w:eastAsia="Times New Roman" w:hAnsi="Times New Roman" w:hint="cs"/>
          <w:sz w:val="24"/>
          <w:rtl/>
          <w:lang w:eastAsia="he-IL"/>
        </w:rPr>
        <w:t>ל פי</w:t>
      </w:r>
      <w:r w:rsidRPr="001835AB">
        <w:rPr>
          <w:rFonts w:ascii="Times New Roman" w:eastAsia="Times New Roman" w:hAnsi="Times New Roman"/>
          <w:sz w:val="24"/>
          <w:rtl/>
          <w:lang w:eastAsia="he-IL"/>
        </w:rPr>
        <w:t xml:space="preserve"> חוזה זה, תוגבל עד לגובה חלקו היחסי של כל אחד מיחידי המזמין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אותו דין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יחול לגבי תביעה של מי מיחידי המזמין כנגד המתכנן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קרי</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תביעה כאמור</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תוגבל עד לגובה חלקו היחסי של התובע במזמין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w:t>
      </w:r>
    </w:p>
    <w:p w14:paraId="7366912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40DCBE45"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למען הסר ספק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מוסכם ומוצהר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F7C433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0D2A9EB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חוזה זה על נספחיו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יחייב את המזמין אך ורק בכפוף לחתימתו כדין ע"י </w:t>
      </w:r>
      <w:proofErr w:type="spellStart"/>
      <w:r w:rsidRPr="001835AB">
        <w:rPr>
          <w:rFonts w:ascii="Times New Roman" w:eastAsia="Times New Roman" w:hAnsi="Times New Roman"/>
          <w:sz w:val="20"/>
          <w:rtl/>
          <w:lang w:eastAsia="he-IL"/>
        </w:rPr>
        <w:t>מורשי</w:t>
      </w:r>
      <w:proofErr w:type="spellEnd"/>
      <w:r w:rsidRPr="001835AB">
        <w:rPr>
          <w:rFonts w:ascii="Times New Roman" w:eastAsia="Times New Roman" w:hAnsi="Times New Roman"/>
          <w:sz w:val="20"/>
          <w:rtl/>
          <w:lang w:eastAsia="he-IL"/>
        </w:rPr>
        <w:t xml:space="preserve"> החתימה של המזמין.</w:t>
      </w:r>
    </w:p>
    <w:p w14:paraId="3718C740" w14:textId="77777777" w:rsidR="001835AB" w:rsidRPr="001835AB" w:rsidRDefault="001835AB" w:rsidP="001835AB">
      <w:pPr>
        <w:widowControl w:val="0"/>
        <w:numPr>
          <w:ilvl w:val="1"/>
          <w:numId w:val="1"/>
        </w:numPr>
        <w:spacing w:before="0" w:beforeAutospacing="0" w:after="72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1835AB">
        <w:rPr>
          <w:rFonts w:ascii="Times New Roman" w:eastAsia="Times New Roman" w:hAnsi="Times New Roman" w:hint="cs"/>
          <w:sz w:val="20"/>
          <w:rtl/>
          <w:lang w:eastAsia="he-IL"/>
        </w:rPr>
        <w:t>רשום</w:t>
      </w:r>
      <w:r w:rsidRPr="001835AB">
        <w:rPr>
          <w:rFonts w:ascii="Times New Roman" w:eastAsia="Times New Roman" w:hAnsi="Times New Roman"/>
          <w:sz w:val="20"/>
          <w:rtl/>
          <w:lang w:eastAsia="he-IL"/>
        </w:rPr>
        <w:t>, ואם נשלחה ההודעה בפקסימיליה ביום עסקים בשעות העבודה או נמסרה ביד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תחשב היא כמתקבלת ביום משלוח או מסירתה כאמור.</w:t>
      </w:r>
    </w:p>
    <w:p w14:paraId="4CA0AF20"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4B6B4666" w14:textId="77777777" w:rsidR="00E64AE3" w:rsidRPr="00E64AE3" w:rsidRDefault="00E64AE3" w:rsidP="00E64AE3">
      <w:pPr>
        <w:widowControl w:val="0"/>
        <w:spacing w:before="0" w:beforeAutospacing="0" w:after="0" w:afterAutospacing="0" w:line="240" w:lineRule="auto"/>
        <w:jc w:val="center"/>
        <w:rPr>
          <w:rFonts w:ascii="Times New Roman" w:eastAsia="Times New Roman" w:hAnsi="Times New Roman"/>
          <w:bCs/>
          <w:sz w:val="20"/>
          <w:rtl/>
          <w:lang w:eastAsia="he-IL"/>
        </w:rPr>
      </w:pPr>
      <w:r w:rsidRPr="00E64AE3">
        <w:rPr>
          <w:rFonts w:ascii="Times New Roman" w:eastAsia="Times New Roman" w:hAnsi="Times New Roman"/>
          <w:bCs/>
          <w:sz w:val="20"/>
          <w:rtl/>
          <w:lang w:eastAsia="he-IL"/>
        </w:rPr>
        <w:lastRenderedPageBreak/>
        <w:t>ולראיה באו הצדדים על החתום:</w:t>
      </w:r>
    </w:p>
    <w:p w14:paraId="6D78A6D8"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48A5ACF8"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16E993B7"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19D4A35B" w14:textId="4772C751"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color w:val="00B0F0"/>
          <w:sz w:val="20"/>
          <w:u w:val="single"/>
          <w:rtl/>
          <w:lang w:eastAsia="he-IL"/>
        </w:rPr>
      </w:pPr>
      <w:r w:rsidRPr="00E64AE3">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A03D9D8C2F6B4A6BAB6E433EF8B039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26" w:author="Kook Sec" w:date="2022-04-05T11:55:00Z">
            <w:r w:rsidR="00FC46FE">
              <w:rPr>
                <w:rFonts w:ascii="Times New Roman" w:eastAsia="Times New Roman" w:hAnsi="Times New Roman"/>
                <w:color w:val="00B0F0"/>
                <w:sz w:val="20"/>
                <w:u w:val="single"/>
                <w:rtl/>
                <w:lang w:eastAsia="he-IL"/>
              </w:rPr>
              <w:t>לוסטיג</w:t>
            </w:r>
            <w:proofErr w:type="spellEnd"/>
            <w:r w:rsidR="00FC46FE">
              <w:rPr>
                <w:rFonts w:ascii="Times New Roman" w:eastAsia="Times New Roman" w:hAnsi="Times New Roman"/>
                <w:color w:val="00B0F0"/>
                <w:sz w:val="20"/>
                <w:u w:val="single"/>
                <w:rtl/>
                <w:lang w:eastAsia="he-IL"/>
              </w:rPr>
              <w:t xml:space="preserve"> ויתקין יועצים בע"מ</w:t>
            </w:r>
          </w:ins>
        </w:sdtContent>
      </w:sdt>
      <w:r w:rsidRPr="00E64AE3">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mtTzadAName"/>
          <w:id w:val="-1697851747"/>
          <w:placeholder>
            <w:docPart w:val="AF5095918E924D79826F9B18EDC4F1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27" w:author="Kook Sec" w:date="2022-04-05T11:56:00Z">
            <w:r w:rsidR="00FC46FE">
              <w:rPr>
                <w:rFonts w:ascii="Times New Roman" w:eastAsia="Times New Roman" w:hAnsi="Times New Roman" w:hint="cs"/>
                <w:color w:val="00B0F0"/>
                <w:sz w:val="20"/>
                <w:u w:val="single"/>
                <w:rtl/>
                <w:lang w:eastAsia="he-IL"/>
              </w:rPr>
              <w:t>פ.א פיתוח ובנייה בירושלים בע"מ</w:t>
            </w:r>
          </w:ins>
        </w:sdtContent>
      </w:sdt>
    </w:p>
    <w:p w14:paraId="0D8BA5AA" w14:textId="77777777" w:rsidR="00E64AE3" w:rsidRPr="00E64AE3" w:rsidRDefault="00E64AE3" w:rsidP="00E64AE3">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ab/>
        <w:t>המתכנן</w:t>
      </w:r>
      <w:r w:rsidRPr="00E64AE3">
        <w:rPr>
          <w:rFonts w:ascii="Times New Roman" w:eastAsia="Times New Roman" w:hAnsi="Times New Roman"/>
          <w:sz w:val="20"/>
          <w:lang w:eastAsia="he-IL"/>
        </w:rPr>
        <w:t xml:space="preserve"> </w:t>
      </w:r>
      <w:r w:rsidRPr="00E64AE3">
        <w:rPr>
          <w:rFonts w:ascii="Times New Roman" w:eastAsia="Times New Roman" w:hAnsi="Times New Roman"/>
          <w:sz w:val="20"/>
          <w:rtl/>
          <w:lang w:eastAsia="he-IL"/>
        </w:rPr>
        <w:tab/>
      </w:r>
      <w:r w:rsidRPr="00E64AE3">
        <w:rPr>
          <w:rFonts w:ascii="Times New Roman" w:eastAsia="Times New Roman" w:hAnsi="Times New Roman"/>
          <w:sz w:val="20"/>
          <w:lang w:eastAsia="he-IL"/>
        </w:rPr>
        <w:t xml:space="preserve"> </w:t>
      </w:r>
      <w:r w:rsidRPr="00E64AE3">
        <w:rPr>
          <w:rFonts w:ascii="Times New Roman" w:eastAsia="Times New Roman" w:hAnsi="Times New Roman"/>
          <w:sz w:val="20"/>
          <w:rtl/>
          <w:lang w:eastAsia="he-IL"/>
        </w:rPr>
        <w:t>המזמין</w:t>
      </w:r>
      <w:r w:rsidRPr="00E64AE3">
        <w:rPr>
          <w:rFonts w:ascii="Times New Roman" w:eastAsia="Times New Roman" w:hAnsi="Times New Roman"/>
          <w:sz w:val="20"/>
          <w:lang w:eastAsia="he-IL"/>
        </w:rPr>
        <w:t xml:space="preserve"> </w:t>
      </w:r>
    </w:p>
    <w:p w14:paraId="415F28CC"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7AAD033B"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5A61E891"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E64AE3">
        <w:rPr>
          <w:rFonts w:ascii="Times New Roman" w:eastAsia="Times New Roman" w:hAnsi="Times New Roman" w:hint="cs"/>
          <w:sz w:val="20"/>
          <w:rtl/>
          <w:lang w:eastAsia="he-IL"/>
        </w:rPr>
        <w:t>י</w:t>
      </w:r>
      <w:r w:rsidRPr="00E64AE3">
        <w:rPr>
          <w:rFonts w:ascii="Times New Roman" w:eastAsia="Times New Roman" w:hAnsi="Times New Roman"/>
          <w:sz w:val="20"/>
          <w:rtl/>
          <w:lang w:eastAsia="he-IL"/>
        </w:rPr>
        <w:t xml:space="preserve">ן זה. </w:t>
      </w:r>
    </w:p>
    <w:p w14:paraId="7923DF82"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70428073"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תאריך :  _______________</w:t>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p>
    <w:p w14:paraId="4246B04B"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חתימה וחותמת עו"ד/ רו"ח : ________________</w:t>
      </w:r>
    </w:p>
    <w:p w14:paraId="2CE5F21B"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0C85CCE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041189C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2FDED642" w14:textId="77777777" w:rsidR="001835AB" w:rsidRPr="001835AB" w:rsidRDefault="001835AB" w:rsidP="001835AB">
      <w:pPr>
        <w:widowControl w:val="0"/>
        <w:spacing w:before="0" w:beforeAutospacing="0" w:after="0" w:afterAutospacing="0" w:line="240" w:lineRule="auto"/>
        <w:outlineLvl w:val="3"/>
        <w:rPr>
          <w:rFonts w:ascii="Times New Roman" w:eastAsia="Times New Roman" w:hAnsi="Times New Roman"/>
          <w:bCs/>
          <w:sz w:val="24"/>
          <w:u w:val="single"/>
          <w:rtl/>
          <w:lang w:eastAsia="he-IL"/>
        </w:rPr>
      </w:pPr>
    </w:p>
    <w:p w14:paraId="12CE6258" w14:textId="77777777" w:rsidR="00B158C8" w:rsidRDefault="00B158C8"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129F7E92" w14:textId="77777777"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Cs/>
          <w:sz w:val="20"/>
          <w:u w:val="single"/>
          <w:rtl/>
          <w:lang w:eastAsia="he-IL"/>
        </w:rPr>
        <w:lastRenderedPageBreak/>
        <w:t>נספח ''א''</w:t>
      </w:r>
    </w:p>
    <w:p w14:paraId="0BC76E26" w14:textId="77777777"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E64AE3">
        <w:rPr>
          <w:rFonts w:ascii="Times New Roman" w:eastAsia="Times New Roman" w:hAnsi="Times New Roman" w:hint="cs"/>
          <w:bCs/>
          <w:sz w:val="20"/>
          <w:u w:val="single"/>
          <w:rtl/>
          <w:lang w:eastAsia="he-IL"/>
        </w:rPr>
        <w:t>נספח כללי</w:t>
      </w:r>
    </w:p>
    <w:p w14:paraId="7CD969BD"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1.1</w:t>
      </w:r>
      <w:r w:rsidRPr="00E64AE3">
        <w:rPr>
          <w:rFonts w:ascii="Times New Roman" w:eastAsia="Times New Roman" w:hAnsi="Times New Roman" w:hint="cs"/>
          <w:sz w:val="24"/>
          <w:rtl/>
          <w:lang w:eastAsia="he-IL"/>
        </w:rPr>
        <w:tab/>
        <w:t>הגדרות -</w:t>
      </w:r>
    </w:p>
    <w:p w14:paraId="3BBA71DE"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7AAF3560" w14:textId="47A861FE"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w:t>
      </w:r>
      <w:r w:rsidRPr="00E64AE3">
        <w:rPr>
          <w:rFonts w:ascii="Times New Roman" w:eastAsia="Times New Roman" w:hAnsi="Times New Roman" w:hint="cs"/>
          <w:b/>
          <w:bCs/>
          <w:sz w:val="24"/>
          <w:rtl/>
          <w:lang w:eastAsia="he-IL"/>
        </w:rPr>
        <w:t>הפרויקט</w:t>
      </w:r>
      <w:r w:rsidRPr="00E64AE3">
        <w:rPr>
          <w:rFonts w:ascii="Times New Roman" w:eastAsia="Times New Roman" w:hAnsi="Times New Roman" w:hint="cs"/>
          <w:sz w:val="24"/>
          <w:rtl/>
          <w:lang w:eastAsia="he-IL"/>
        </w:rPr>
        <w:t>"-</w:t>
      </w:r>
      <w:r w:rsidRPr="00E64AE3">
        <w:rPr>
          <w:rFonts w:ascii="Times New Roman" w:eastAsia="Times New Roman" w:hAnsi="Times New Roman" w:hint="cs"/>
          <w:sz w:val="24"/>
          <w:lang w:eastAsia="he-IL"/>
        </w:rPr>
        <w:t xml:space="preserve"> </w:t>
      </w:r>
      <w:r w:rsidRPr="00E64AE3">
        <w:rPr>
          <w:rFonts w:ascii="Times New Roman" w:eastAsia="Times New Roman" w:hAnsi="Times New Roman" w:hint="cs"/>
          <w:sz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rtl/>
            <w:lang w:eastAsia="he-IL"/>
          </w:rPr>
          <w:alias w:val="רשות מקומית"/>
          <w:tag w:val="cntLocalAuth"/>
          <w:id w:val="1782831239"/>
          <w:placeholder>
            <w:docPart w:val="564AE81DA21F4ED78EB5CA809D6CFA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28" w:author="Kook Sec" w:date="2022-04-05T11:56:00Z">
            <w:r w:rsidR="00FC46FE">
              <w:rPr>
                <w:rFonts w:ascii="Times New Roman" w:eastAsia="Times New Roman" w:hAnsi="Times New Roman" w:hint="cs"/>
                <w:color w:val="00B0F0"/>
                <w:sz w:val="24"/>
                <w:rtl/>
                <w:lang w:eastAsia="he-IL"/>
              </w:rPr>
              <w:t>ירושלים</w:t>
            </w:r>
          </w:ins>
        </w:sdtContent>
      </w:sdt>
      <w:r w:rsidRPr="00E64AE3">
        <w:rPr>
          <w:rFonts w:ascii="Times New Roman" w:eastAsia="Times New Roman" w:hAnsi="Times New Roman" w:hint="cs"/>
          <w:color w:val="00B0F0"/>
          <w:sz w:val="24"/>
          <w:rtl/>
          <w:lang w:eastAsia="he-IL"/>
        </w:rPr>
        <w:t xml:space="preserve"> - </w:t>
      </w:r>
      <w:sdt>
        <w:sdtPr>
          <w:rPr>
            <w:rFonts w:hint="cs"/>
            <w:color w:val="008000"/>
            <w:rtl/>
            <w:lang w:eastAsia="he-IL"/>
          </w:rPr>
          <w:alias w:val="שם אתר"/>
          <w:tag w:val="cntSite"/>
          <w:id w:val="-1682512962"/>
          <w:placeholder>
            <w:docPart w:val="32D2F19C01A448299B31E3C8260E18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29" w:author="Kook Sec" w:date="2022-04-05T11:58:00Z">
            <w:r w:rsidR="00FC46FE" w:rsidRPr="00FC46FE">
              <w:rPr>
                <w:color w:val="008000"/>
                <w:rtl/>
                <w:lang w:eastAsia="he-IL"/>
              </w:rPr>
              <w:t>רמת שרת – מתחם דרומי</w:t>
            </w:r>
          </w:ins>
        </w:sdtContent>
      </w:sdt>
      <w:r w:rsidRPr="00E64AE3">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הפרויקט"/>
          <w:tag w:val="cntProjectName"/>
          <w:id w:val="-1647974920"/>
          <w:placeholder>
            <w:docPart w:val="CB895B3499E0482695CCAD380F30F9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30" w:author="Kook Sec" w:date="2022-04-05T11:54:00Z">
            <w:r w:rsidR="00FC46FE">
              <w:rPr>
                <w:rFonts w:ascii="Times New Roman" w:eastAsia="Times New Roman" w:hAnsi="Times New Roman" w:hint="cs"/>
                <w:color w:val="00B0F0"/>
                <w:sz w:val="24"/>
                <w:rtl/>
              </w:rPr>
              <w:t>פ.א פיתוח ובנייה בירושלים בע"מ</w:t>
            </w:r>
          </w:ins>
        </w:sdtContent>
      </w:sdt>
      <w:r w:rsidRPr="00E64AE3">
        <w:rPr>
          <w:rFonts w:ascii="Times New Roman" w:eastAsia="Times New Roman" w:hAnsi="Times New Roman" w:hint="cs"/>
          <w:sz w:val="24"/>
          <w:rtl/>
          <w:lang w:eastAsia="he-IL"/>
        </w:rPr>
        <w:t xml:space="preserve"> לרבות עבודות פיתוח על, אשר יתוכנן ו/או יבוצע עבור המזמין באתר בקטעים ובשלבים לפי שיקול דעתו.</w:t>
      </w:r>
    </w:p>
    <w:p w14:paraId="2E9F9B03"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3C0A94BC"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w:t>
      </w:r>
      <w:proofErr w:type="spellStart"/>
      <w:r w:rsidRPr="00E64AE3">
        <w:rPr>
          <w:rFonts w:ascii="Times New Roman" w:eastAsia="Times New Roman" w:hAnsi="Times New Roman" w:hint="cs"/>
          <w:b/>
          <w:bCs/>
          <w:sz w:val="24"/>
          <w:rtl/>
          <w:lang w:eastAsia="he-IL"/>
        </w:rPr>
        <w:t>התכנית</w:t>
      </w:r>
      <w:proofErr w:type="spellEnd"/>
      <w:r w:rsidRPr="00E64AE3">
        <w:rPr>
          <w:rFonts w:ascii="Times New Roman" w:eastAsia="Times New Roman" w:hAnsi="Times New Roman" w:hint="cs"/>
          <w:sz w:val="24"/>
          <w:rtl/>
          <w:lang w:eastAsia="he-IL"/>
        </w:rPr>
        <w:t xml:space="preserve">" או </w:t>
      </w:r>
      <w:r w:rsidRPr="00E64AE3">
        <w:rPr>
          <w:rFonts w:ascii="Times New Roman" w:eastAsia="Times New Roman" w:hAnsi="Times New Roman" w:hint="cs"/>
          <w:b/>
          <w:bCs/>
          <w:sz w:val="24"/>
          <w:rtl/>
          <w:lang w:eastAsia="he-IL"/>
        </w:rPr>
        <w:t xml:space="preserve">"המקרקעין" </w:t>
      </w:r>
      <w:r w:rsidRPr="00E64AE3">
        <w:rPr>
          <w:rFonts w:ascii="Times New Roman" w:eastAsia="Times New Roman" w:hAnsi="Times New Roman"/>
          <w:sz w:val="24"/>
          <w:lang w:eastAsia="he-IL"/>
        </w:rPr>
        <w:t>–</w:t>
      </w:r>
      <w:r w:rsidRPr="00E64AE3">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182F74DC5C8E4021B0CC0C3762F2E7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64AE3">
            <w:rPr>
              <w:rFonts w:cstheme="minorBidi"/>
              <w:color w:val="00B0F0"/>
              <w:rtl/>
            </w:rPr>
            <w:t>[שדה נוסף 2]</w:t>
          </w:r>
        </w:sdtContent>
      </w:sdt>
      <w:r w:rsidRPr="00E64AE3">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rtl/>
            <w:lang w:eastAsia="he-IL"/>
          </w:rPr>
          <w:alias w:val="שדה נוסף 1"/>
          <w:tag w:val="cntCustomField1"/>
          <w:id w:val="-452094098"/>
          <w:placeholder>
            <w:docPart w:val="9EAC23516FAE4031AE28A4FF7C5F6AD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64AE3">
            <w:rPr>
              <w:rFonts w:cstheme="minorBidi"/>
              <w:color w:val="00B0F0"/>
              <w:rtl/>
            </w:rPr>
            <w:t>[שדה נוסף 1]</w:t>
          </w:r>
        </w:sdtContent>
      </w:sdt>
      <w:r w:rsidRPr="00E64AE3">
        <w:rPr>
          <w:rFonts w:ascii="Times New Roman" w:eastAsia="Times New Roman" w:hAnsi="Times New Roman" w:hint="cs"/>
          <w:sz w:val="24"/>
          <w:rtl/>
          <w:lang w:eastAsia="he-IL"/>
        </w:rPr>
        <w:t>.</w:t>
      </w:r>
    </w:p>
    <w:p w14:paraId="7CF8D78B"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המזמין שומר לעצמו הזכות לערוך שינויים </w:t>
      </w:r>
      <w:proofErr w:type="spellStart"/>
      <w:r w:rsidRPr="00E64AE3">
        <w:rPr>
          <w:rFonts w:ascii="Times New Roman" w:eastAsia="Times New Roman" w:hAnsi="Times New Roman" w:hint="cs"/>
          <w:sz w:val="24"/>
          <w:rtl/>
          <w:lang w:eastAsia="he-IL"/>
        </w:rPr>
        <w:t>בתב"ע</w:t>
      </w:r>
      <w:proofErr w:type="spellEnd"/>
      <w:r w:rsidRPr="00E64AE3">
        <w:rPr>
          <w:rFonts w:ascii="Times New Roman" w:eastAsia="Times New Roman" w:hAnsi="Times New Roman" w:hint="cs"/>
          <w:sz w:val="24"/>
          <w:rtl/>
          <w:lang w:eastAsia="he-IL"/>
        </w:rPr>
        <w:t xml:space="preserve"> ממתכונתה היום והשירותים המוזמנים מן המתכנן הינם בהתאם </w:t>
      </w:r>
      <w:proofErr w:type="spellStart"/>
      <w:r w:rsidRPr="00E64AE3">
        <w:rPr>
          <w:rFonts w:ascii="Times New Roman" w:eastAsia="Times New Roman" w:hAnsi="Times New Roman" w:hint="cs"/>
          <w:sz w:val="24"/>
          <w:rtl/>
          <w:lang w:eastAsia="he-IL"/>
        </w:rPr>
        <w:t>לתכנית</w:t>
      </w:r>
      <w:proofErr w:type="spellEnd"/>
      <w:r w:rsidRPr="00E64AE3">
        <w:rPr>
          <w:rFonts w:ascii="Times New Roman" w:eastAsia="Times New Roman" w:hAnsi="Times New Roman" w:hint="cs"/>
          <w:sz w:val="24"/>
          <w:rtl/>
          <w:lang w:eastAsia="he-IL"/>
        </w:rPr>
        <w:t xml:space="preserve"> התקפה בעת הזמנת כל שלב. המתכנן מתחייב להתעדכן </w:t>
      </w:r>
      <w:proofErr w:type="spellStart"/>
      <w:r w:rsidRPr="00E64AE3">
        <w:rPr>
          <w:rFonts w:ascii="Times New Roman" w:eastAsia="Times New Roman" w:hAnsi="Times New Roman" w:hint="cs"/>
          <w:sz w:val="24"/>
          <w:rtl/>
          <w:lang w:eastAsia="he-IL"/>
        </w:rPr>
        <w:t>בתב"ע</w:t>
      </w:r>
      <w:proofErr w:type="spellEnd"/>
      <w:r w:rsidRPr="00E64AE3">
        <w:rPr>
          <w:rFonts w:ascii="Times New Roman" w:eastAsia="Times New Roman" w:hAnsi="Times New Roman" w:hint="cs"/>
          <w:sz w:val="24"/>
          <w:rtl/>
          <w:lang w:eastAsia="he-IL"/>
        </w:rPr>
        <w:t xml:space="preserve"> </w:t>
      </w:r>
      <w:proofErr w:type="spellStart"/>
      <w:r w:rsidRPr="00E64AE3">
        <w:rPr>
          <w:rFonts w:ascii="Times New Roman" w:eastAsia="Times New Roman" w:hAnsi="Times New Roman" w:hint="cs"/>
          <w:sz w:val="24"/>
          <w:rtl/>
          <w:lang w:eastAsia="he-IL"/>
        </w:rPr>
        <w:t>ובתכניות</w:t>
      </w:r>
      <w:proofErr w:type="spellEnd"/>
      <w:r w:rsidRPr="00E64AE3">
        <w:rPr>
          <w:rFonts w:ascii="Times New Roman" w:eastAsia="Times New Roman" w:hAnsi="Times New Roman" w:hint="cs"/>
          <w:sz w:val="24"/>
          <w:rtl/>
          <w:lang w:eastAsia="he-IL"/>
        </w:rPr>
        <w:t xml:space="preserve"> הבינוי על תיקוניהם ולספק את השירותים כנדרש לשם בניית הפרויקט עפ"י </w:t>
      </w:r>
      <w:proofErr w:type="spellStart"/>
      <w:r w:rsidRPr="00E64AE3">
        <w:rPr>
          <w:rFonts w:ascii="Times New Roman" w:eastAsia="Times New Roman" w:hAnsi="Times New Roman" w:hint="cs"/>
          <w:sz w:val="24"/>
          <w:rtl/>
          <w:lang w:eastAsia="he-IL"/>
        </w:rPr>
        <w:t>התב"ע</w:t>
      </w:r>
      <w:proofErr w:type="spellEnd"/>
      <w:r w:rsidRPr="00E64AE3">
        <w:rPr>
          <w:rFonts w:ascii="Times New Roman" w:eastAsia="Times New Roman" w:hAnsi="Times New Roman" w:hint="cs"/>
          <w:sz w:val="24"/>
          <w:rtl/>
          <w:lang w:eastAsia="he-IL"/>
        </w:rPr>
        <w:t xml:space="preserve"> </w:t>
      </w:r>
      <w:proofErr w:type="spellStart"/>
      <w:r w:rsidRPr="00E64AE3">
        <w:rPr>
          <w:rFonts w:ascii="Times New Roman" w:eastAsia="Times New Roman" w:hAnsi="Times New Roman" w:hint="cs"/>
          <w:sz w:val="24"/>
          <w:rtl/>
          <w:lang w:eastAsia="he-IL"/>
        </w:rPr>
        <w:t>ותכניות</w:t>
      </w:r>
      <w:proofErr w:type="spellEnd"/>
      <w:r w:rsidRPr="00E64AE3">
        <w:rPr>
          <w:rFonts w:ascii="Times New Roman" w:eastAsia="Times New Roman" w:hAnsi="Times New Roman" w:hint="cs"/>
          <w:sz w:val="24"/>
          <w:rtl/>
          <w:lang w:eastAsia="he-IL"/>
        </w:rPr>
        <w:t xml:space="preserve"> הבינוי במתכונת שתאושר ובהתאם להוראות המזמין.</w:t>
      </w:r>
    </w:p>
    <w:p w14:paraId="7171FB3C"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3CC023DC" w14:textId="284BEAF4" w:rsidR="00E64AE3" w:rsidRPr="00E64AE3" w:rsidRDefault="00E64AE3" w:rsidP="00E64AE3">
      <w:pPr>
        <w:spacing w:before="0" w:beforeAutospacing="0" w:after="0" w:afterAutospacing="0" w:line="240" w:lineRule="auto"/>
        <w:ind w:left="720"/>
        <w:rPr>
          <w:rFonts w:ascii="Times New Roman" w:eastAsia="Times New Roman" w:hAnsi="Times New Roman"/>
          <w:color w:val="008000"/>
          <w:sz w:val="24"/>
          <w:rtl/>
        </w:rPr>
      </w:pPr>
      <w:r w:rsidRPr="00E64AE3">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1088732537"/>
          <w:placeholder>
            <w:docPart w:val="764C71461BC84153BBDCE6E5C59487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31" w:author="Kook Sec" w:date="2022-04-05T11:56:00Z">
            <w:r w:rsidR="00FC46FE">
              <w:rPr>
                <w:rFonts w:ascii="Times New Roman" w:eastAsia="Times New Roman" w:hAnsi="Times New Roman" w:hint="cs"/>
                <w:color w:val="008000"/>
                <w:sz w:val="24"/>
                <w:rtl/>
              </w:rPr>
              <w:t>ירושלים</w:t>
            </w:r>
          </w:ins>
        </w:sdtContent>
      </w:sdt>
      <w:r w:rsidRPr="00E64AE3">
        <w:rPr>
          <w:rFonts w:ascii="Times New Roman" w:eastAsia="Times New Roman" w:hAnsi="Times New Roman" w:hint="cs"/>
          <w:color w:val="008000"/>
          <w:sz w:val="24"/>
          <w:rtl/>
        </w:rPr>
        <w:t>.</w:t>
      </w:r>
    </w:p>
    <w:p w14:paraId="322C7A87" w14:textId="77777777" w:rsidR="00E64AE3" w:rsidRPr="00E64AE3" w:rsidRDefault="00E64AE3" w:rsidP="00E64AE3">
      <w:pPr>
        <w:spacing w:before="0" w:beforeAutospacing="0" w:after="0" w:afterAutospacing="0" w:line="240" w:lineRule="auto"/>
        <w:ind w:left="720"/>
        <w:rPr>
          <w:rFonts w:ascii="Times New Roman" w:eastAsia="Times New Roman" w:hAnsi="Times New Roman"/>
          <w:color w:val="FF0000"/>
          <w:sz w:val="24"/>
          <w:rtl/>
        </w:rPr>
      </w:pPr>
    </w:p>
    <w:p w14:paraId="6F654B15" w14:textId="77777777" w:rsidR="00E64AE3" w:rsidRPr="00E64AE3" w:rsidRDefault="00E64AE3" w:rsidP="00E64AE3">
      <w:pPr>
        <w:spacing w:before="0" w:beforeAutospacing="0" w:after="0" w:afterAutospacing="0" w:line="240" w:lineRule="auto"/>
        <w:ind w:left="720"/>
        <w:rPr>
          <w:rFonts w:ascii="Times New Roman" w:eastAsia="Times New Roman" w:hAnsi="Times New Roman"/>
          <w:sz w:val="24"/>
          <w:rtl/>
          <w:lang w:eastAsia="he-IL"/>
        </w:rPr>
      </w:pPr>
      <w:r w:rsidRPr="00E64AE3">
        <w:rPr>
          <w:rFonts w:ascii="Times New Roman" w:eastAsia="Times New Roman" w:hAnsi="Times New Roman" w:hint="cs"/>
          <w:sz w:val="24"/>
          <w:rtl/>
        </w:rPr>
        <w:t xml:space="preserve">"חוזה הפיתוח" </w:t>
      </w:r>
      <w:r w:rsidRPr="00E64AE3">
        <w:rPr>
          <w:rFonts w:ascii="Times New Roman" w:eastAsia="Times New Roman" w:hAnsi="Times New Roman"/>
          <w:sz w:val="24"/>
        </w:rPr>
        <w:t>–</w:t>
      </w:r>
      <w:r w:rsidRPr="00E64AE3">
        <w:rPr>
          <w:rFonts w:ascii="Times New Roman" w:eastAsia="Times New Roman" w:hAnsi="Times New Roman" w:hint="cs"/>
          <w:sz w:val="24"/>
          <w:rtl/>
        </w:rPr>
        <w:t xml:space="preserve"> חוזה הפיתוח אשר נחתם בין המזמין לבין הרשות המקומית.</w:t>
      </w:r>
    </w:p>
    <w:p w14:paraId="1BFE4DC1"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05F9B8F6" w14:textId="7EA632AE" w:rsidR="00E64AE3" w:rsidRPr="00E64AE3" w:rsidRDefault="00E64AE3" w:rsidP="00E64AE3">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E64AE3">
        <w:rPr>
          <w:rFonts w:ascii="Times New Roman" w:eastAsia="Times New Roman" w:hAnsi="Times New Roman" w:hint="cs"/>
          <w:sz w:val="24"/>
          <w:rtl/>
          <w:lang w:eastAsia="he-IL"/>
        </w:rPr>
        <w:t>2.8</w:t>
      </w:r>
      <w:r w:rsidRPr="00E64AE3">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9F24E6AC1AD4458D9FA303CC0D17BA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2" w:author="Kook Sec" w:date="2022-04-05T11:58:00Z">
            <w:r w:rsidR="00FC46FE">
              <w:rPr>
                <w:rFonts w:ascii="Times New Roman" w:eastAsia="Times New Roman" w:hAnsi="Times New Roman" w:hint="cs"/>
                <w:sz w:val="24"/>
                <w:rtl/>
                <w:lang w:eastAsia="he-IL"/>
              </w:rPr>
              <w:t xml:space="preserve">אבי </w:t>
            </w:r>
            <w:proofErr w:type="spellStart"/>
            <w:r w:rsidR="00FC46FE">
              <w:rPr>
                <w:rFonts w:ascii="Times New Roman" w:eastAsia="Times New Roman" w:hAnsi="Times New Roman" w:hint="cs"/>
                <w:sz w:val="24"/>
                <w:rtl/>
                <w:lang w:eastAsia="he-IL"/>
              </w:rPr>
              <w:t>ברטי</w:t>
            </w:r>
            <w:proofErr w:type="spellEnd"/>
            <w:r w:rsidR="00FC46FE">
              <w:rPr>
                <w:rFonts w:ascii="Times New Roman" w:eastAsia="Times New Roman" w:hAnsi="Times New Roman" w:hint="cs"/>
                <w:sz w:val="24"/>
                <w:rtl/>
                <w:lang w:eastAsia="he-IL"/>
              </w:rPr>
              <w:t xml:space="preserve"> לוי</w:t>
            </w:r>
          </w:ins>
        </w:sdtContent>
      </w:sdt>
    </w:p>
    <w:p w14:paraId="583972A8"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bCs/>
          <w:sz w:val="24"/>
          <w:rtl/>
          <w:lang w:eastAsia="he-IL"/>
        </w:rPr>
      </w:pPr>
    </w:p>
    <w:p w14:paraId="2EF08733" w14:textId="77777777" w:rsidR="00E64AE3" w:rsidRPr="00E64AE3" w:rsidRDefault="00E64AE3" w:rsidP="00B158C8">
      <w:pPr>
        <w:widowControl w:val="0"/>
        <w:spacing w:before="0" w:beforeAutospacing="0" w:after="0" w:afterAutospacing="0" w:line="240" w:lineRule="auto"/>
        <w:ind w:left="720" w:right="720" w:hanging="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2.10</w:t>
      </w:r>
      <w:r w:rsidRPr="00E64AE3">
        <w:rPr>
          <w:rFonts w:ascii="Times New Roman" w:eastAsia="Times New Roman" w:hAnsi="Times New Roman" w:hint="cs"/>
          <w:sz w:val="24"/>
          <w:rtl/>
          <w:lang w:eastAsia="he-IL"/>
        </w:rPr>
        <w:tab/>
      </w:r>
      <w:r w:rsidR="00B158C8" w:rsidRPr="00B158C8">
        <w:rPr>
          <w:rFonts w:ascii="Times New Roman" w:eastAsia="Times New Roman" w:hAnsi="Times New Roman"/>
          <w:sz w:val="24"/>
          <w:rtl/>
          <w:lang w:eastAsia="he-IL"/>
        </w:rPr>
        <w:t xml:space="preserve">התכנון יתבצע במודל תלת </w:t>
      </w:r>
      <w:proofErr w:type="spellStart"/>
      <w:r w:rsidR="00B158C8" w:rsidRPr="00B158C8">
        <w:rPr>
          <w:rFonts w:ascii="Times New Roman" w:eastAsia="Times New Roman" w:hAnsi="Times New Roman"/>
          <w:sz w:val="24"/>
          <w:rtl/>
          <w:lang w:eastAsia="he-IL"/>
        </w:rPr>
        <w:t>מימד</w:t>
      </w:r>
      <w:proofErr w:type="spellEnd"/>
      <w:r w:rsidR="00B158C8" w:rsidRPr="00B158C8">
        <w:rPr>
          <w:rFonts w:ascii="Times New Roman" w:eastAsia="Times New Roman" w:hAnsi="Times New Roman"/>
          <w:sz w:val="24"/>
          <w:rtl/>
          <w:lang w:eastAsia="he-IL"/>
        </w:rPr>
        <w:t xml:space="preserve"> ע"י תוכנת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במתודולוגיית </w:t>
      </w:r>
      <w:r w:rsidR="00B158C8" w:rsidRPr="00B158C8">
        <w:rPr>
          <w:rFonts w:ascii="Times New Roman" w:eastAsia="Times New Roman" w:hAnsi="Times New Roman"/>
          <w:sz w:val="24"/>
          <w:lang w:eastAsia="he-IL"/>
        </w:rPr>
        <w:t>BIM</w:t>
      </w:r>
      <w:r w:rsidR="00B158C8" w:rsidRPr="00B158C8">
        <w:rPr>
          <w:rFonts w:ascii="Times New Roman" w:eastAsia="Times New Roman" w:hAnsi="Times New Roman"/>
          <w:sz w:val="24"/>
          <w:rtl/>
          <w:lang w:eastAsia="he-IL"/>
        </w:rPr>
        <w:t>, בענן –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שם ישמרו כל קבצי ה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העבודה במודל תהיה כפופה להוראות מנהל המודל ולמסמך ה </w:t>
      </w:r>
      <w:r w:rsidR="00B158C8" w:rsidRPr="00B158C8">
        <w:rPr>
          <w:rFonts w:ascii="Times New Roman" w:eastAsia="Times New Roman" w:hAnsi="Times New Roman"/>
          <w:sz w:val="24"/>
          <w:lang w:eastAsia="he-IL"/>
        </w:rPr>
        <w:t>BEP</w:t>
      </w:r>
      <w:r w:rsidR="00B158C8" w:rsidRPr="00B158C8">
        <w:rPr>
          <w:rFonts w:ascii="Times New Roman" w:eastAsia="Times New Roman" w:hAnsi="Times New Roman"/>
          <w:sz w:val="24"/>
          <w:rtl/>
          <w:lang w:eastAsia="he-IL"/>
        </w:rPr>
        <w:t xml:space="preserve"> שיופץ בהמשך ע"י מנהל המודל. שמירה, הדפסת </w:t>
      </w:r>
      <w:proofErr w:type="spellStart"/>
      <w:r w:rsidR="00B158C8" w:rsidRPr="00B158C8">
        <w:rPr>
          <w:rFonts w:ascii="Times New Roman" w:eastAsia="Times New Roman" w:hAnsi="Times New Roman"/>
          <w:sz w:val="24"/>
          <w:rtl/>
          <w:lang w:eastAsia="he-IL"/>
        </w:rPr>
        <w:t>תכניות</w:t>
      </w:r>
      <w:proofErr w:type="spellEnd"/>
      <w:r w:rsidR="00B158C8" w:rsidRPr="00B158C8">
        <w:rPr>
          <w:rFonts w:ascii="Times New Roman" w:eastAsia="Times New Roman" w:hAnsi="Times New Roman"/>
          <w:sz w:val="24"/>
          <w:rtl/>
          <w:lang w:eastAsia="he-IL"/>
        </w:rPr>
        <w:t xml:space="preserve"> וקבצים (</w:t>
      </w:r>
      <w:r w:rsidR="00B158C8" w:rsidRPr="00B158C8">
        <w:rPr>
          <w:rFonts w:ascii="Times New Roman" w:eastAsia="Times New Roman" w:hAnsi="Times New Roman"/>
          <w:sz w:val="24"/>
          <w:lang w:eastAsia="he-IL"/>
        </w:rPr>
        <w:t>PLT/PDF/DWG</w:t>
      </w:r>
      <w:r w:rsidR="00B158C8" w:rsidRPr="00B158C8">
        <w:rPr>
          <w:rFonts w:ascii="Times New Roman" w:eastAsia="Times New Roman" w:hAnsi="Times New Roman"/>
          <w:sz w:val="24"/>
          <w:rtl/>
          <w:lang w:eastAsia="he-IL"/>
        </w:rPr>
        <w:t>), שיתוף, תיאום וקליטת קבצים ממתכננים ויועצים אחרים יבוצע באמצעות תוכנה כדוגמת @</w:t>
      </w:r>
      <w:r w:rsidR="00B158C8" w:rsidRPr="00B158C8">
        <w:rPr>
          <w:rFonts w:ascii="Times New Roman" w:eastAsia="Times New Roman" w:hAnsi="Times New Roman"/>
          <w:sz w:val="24"/>
          <w:lang w:eastAsia="he-IL"/>
        </w:rPr>
        <w:t>view</w:t>
      </w:r>
      <w:r w:rsidR="00B158C8" w:rsidRPr="00B158C8">
        <w:rPr>
          <w:rFonts w:ascii="Times New Roman" w:eastAsia="Times New Roman" w:hAnsi="Times New Roman"/>
          <w:sz w:val="24"/>
          <w:rtl/>
          <w:lang w:eastAsia="he-IL"/>
        </w:rPr>
        <w:t>. כל תעבורת הקבצים תבוצע באמצעות התוכנה בלבד או תוכנה אחרת לפי החלטת המזמין.</w:t>
      </w:r>
    </w:p>
    <w:p w14:paraId="5C7F8625" w14:textId="77777777" w:rsidR="00E64AE3" w:rsidRPr="00E64AE3" w:rsidRDefault="00E64AE3" w:rsidP="00E64AE3">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p>
    <w:p w14:paraId="234A1262"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3.2</w:t>
      </w:r>
      <w:r w:rsidRPr="00E64AE3">
        <w:rPr>
          <w:rFonts w:ascii="Times New Roman" w:eastAsia="Times New Roman" w:hAnsi="Times New Roman" w:hint="cs"/>
          <w:sz w:val="24"/>
          <w:rtl/>
          <w:lang w:eastAsia="he-IL"/>
        </w:rPr>
        <w:tab/>
        <w:t>בעלי המקצוע במשרד המתכנן הם:</w:t>
      </w:r>
    </w:p>
    <w:p w14:paraId="6BB00461"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5AA4E1B7"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א.</w:t>
      </w:r>
      <w:r w:rsidRPr="00E64AE3">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C0B196886B29454580E96F19537D215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64AE3">
            <w:rPr>
              <w:rFonts w:cstheme="minorBidi"/>
              <w:color w:val="00B0F0"/>
              <w:rtl/>
            </w:rPr>
            <w:t>[שדה נוסף 4]</w:t>
          </w:r>
        </w:sdtContent>
      </w:sdt>
    </w:p>
    <w:p w14:paraId="027419A7" w14:textId="77777777" w:rsidR="00E64AE3" w:rsidRPr="00E64AE3" w:rsidRDefault="00E64AE3" w:rsidP="00E64AE3">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ב. </w:t>
      </w:r>
      <w:r w:rsidRPr="00E64AE3">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D91D732FBCAB40BEA58DC25E5E776F2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64AE3">
            <w:rPr>
              <w:rFonts w:cstheme="minorBidi"/>
              <w:color w:val="00B0F0"/>
              <w:rtl/>
            </w:rPr>
            <w:t>[שדה נוסף 5]</w:t>
          </w:r>
        </w:sdtContent>
      </w:sdt>
    </w:p>
    <w:p w14:paraId="3B08CBEC"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5B83F5AD"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E64AE3">
        <w:rPr>
          <w:rFonts w:ascii="Times New Roman" w:eastAsia="Times New Roman" w:hAnsi="Times New Roman" w:hint="cs"/>
          <w:sz w:val="24"/>
          <w:rtl/>
          <w:lang w:eastAsia="he-IL"/>
        </w:rPr>
        <w:t>3.4</w:t>
      </w:r>
      <w:r w:rsidRPr="00E64AE3">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2403F9ECBD4040D6915B0CED1621BF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64AE3">
            <w:rPr>
              <w:rFonts w:cstheme="minorBidi"/>
              <w:color w:val="00B0F0"/>
              <w:rtl/>
            </w:rPr>
            <w:t>[שדה נוסף 6]</w:t>
          </w:r>
        </w:sdtContent>
      </w:sdt>
    </w:p>
    <w:p w14:paraId="7074CFA0"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4C4E2EE6"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5.2</w:t>
      </w:r>
      <w:r w:rsidRPr="00E64AE3">
        <w:rPr>
          <w:rFonts w:ascii="Times New Roman" w:eastAsia="Times New Roman" w:hAnsi="Times New Roman" w:hint="cs"/>
          <w:sz w:val="24"/>
          <w:rtl/>
          <w:lang w:eastAsia="he-IL"/>
        </w:rPr>
        <w:tab/>
        <w:t>הנושאים הם:</w:t>
      </w:r>
    </w:p>
    <w:p w14:paraId="6E6A1E78"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781FD787"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א.</w:t>
      </w:r>
      <w:r w:rsidRPr="00E64AE3">
        <w:rPr>
          <w:rFonts w:ascii="Times New Roman" w:eastAsia="Times New Roman" w:hAnsi="Times New Roman" w:hint="cs"/>
          <w:sz w:val="24"/>
          <w:rtl/>
          <w:lang w:eastAsia="he-IL"/>
        </w:rPr>
        <w:tab/>
        <w:t>התקדמות שרותי המתכנן.</w:t>
      </w:r>
    </w:p>
    <w:p w14:paraId="789C52A5"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ב.</w:t>
      </w:r>
      <w:r w:rsidRPr="00E64AE3">
        <w:rPr>
          <w:rFonts w:ascii="Times New Roman" w:eastAsia="Times New Roman" w:hAnsi="Times New Roman" w:hint="cs"/>
          <w:sz w:val="24"/>
          <w:rtl/>
          <w:lang w:eastAsia="he-IL"/>
        </w:rPr>
        <w:tab/>
        <w:t>סטיות מלוח הזמנים לרבות סיבת הסטייה.</w:t>
      </w:r>
    </w:p>
    <w:p w14:paraId="201B86D8"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ג.</w:t>
      </w:r>
      <w:r w:rsidRPr="00E64AE3">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5B10CC88"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ד.</w:t>
      </w:r>
      <w:r w:rsidRPr="00E64AE3">
        <w:rPr>
          <w:rFonts w:ascii="Times New Roman" w:eastAsia="Times New Roman" w:hAnsi="Times New Roman" w:hint="cs"/>
          <w:sz w:val="24"/>
          <w:rtl/>
          <w:lang w:eastAsia="he-IL"/>
        </w:rPr>
        <w:tab/>
        <w:t>סטיות מהערכות ו/או תחזיות תקציביות והשלכותיהן.</w:t>
      </w:r>
    </w:p>
    <w:p w14:paraId="2E8362DC"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ה.</w:t>
      </w:r>
      <w:r w:rsidRPr="00E64AE3">
        <w:rPr>
          <w:rFonts w:ascii="Times New Roman" w:eastAsia="Times New Roman" w:hAnsi="Times New Roman" w:hint="cs"/>
          <w:sz w:val="24"/>
          <w:rtl/>
          <w:lang w:eastAsia="he-IL"/>
        </w:rPr>
        <w:tab/>
        <w:t>ריכוז הוראות שנויים.</w:t>
      </w:r>
    </w:p>
    <w:p w14:paraId="01746984" w14:textId="77777777" w:rsidR="00E64AE3" w:rsidRPr="00E64AE3" w:rsidRDefault="00E64AE3" w:rsidP="00E64AE3">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6A00AD64" w14:textId="77777777" w:rsidR="00E64AE3" w:rsidRPr="00E64AE3"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17.7 </w:t>
      </w:r>
      <w:r w:rsidRPr="00E64AE3">
        <w:rPr>
          <w:rFonts w:ascii="Times New Roman" w:eastAsia="Times New Roman" w:hAnsi="Times New Roman" w:hint="cs"/>
          <w:sz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64AE3" w:rsidRPr="00E64AE3" w14:paraId="543C68AD" w14:textId="77777777" w:rsidTr="00E64AE3">
        <w:tc>
          <w:tcPr>
            <w:tcW w:w="3366" w:type="dxa"/>
          </w:tcPr>
          <w:p w14:paraId="3708B743" w14:textId="746CAB82" w:rsidR="00E64AE3" w:rsidRPr="00E64AE3" w:rsidRDefault="00FC46FE" w:rsidP="00E64AE3">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67499A35E45147029E9A21E4FC5E9DD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33" w:author="Kook Sec" w:date="2022-04-05T11:58:00Z">
                  <w:r>
                    <w:rPr>
                      <w:rFonts w:ascii="Times New Roman" w:eastAsia="Times New Roman" w:hAnsi="Times New Roman" w:hint="cs"/>
                      <w:color w:val="008000"/>
                      <w:sz w:val="24"/>
                      <w:rtl/>
                      <w:lang w:eastAsia="he-IL"/>
                    </w:rPr>
                    <w:t>50%</w:t>
                  </w:r>
                </w:ins>
              </w:sdtContent>
            </w:sdt>
          </w:p>
          <w:p w14:paraId="646B53CA" w14:textId="77777777" w:rsidR="00E64AE3" w:rsidRPr="00E64AE3"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             </w:t>
            </w:r>
          </w:p>
        </w:tc>
        <w:tc>
          <w:tcPr>
            <w:tcW w:w="2163" w:type="dxa"/>
          </w:tcPr>
          <w:p w14:paraId="047A4D0B" w14:textId="77777777" w:rsidR="00E64AE3" w:rsidRPr="00E64AE3" w:rsidRDefault="00E64AE3" w:rsidP="00E64AE3">
            <w:pPr>
              <w:widowControl w:val="0"/>
              <w:spacing w:before="0" w:beforeAutospacing="0" w:after="0" w:afterAutospacing="0" w:line="240" w:lineRule="auto"/>
              <w:ind w:left="720"/>
              <w:outlineLvl w:val="2"/>
              <w:rPr>
                <w:rFonts w:cstheme="minorBidi"/>
                <w:szCs w:val="22"/>
              </w:rPr>
            </w:pPr>
          </w:p>
          <w:p w14:paraId="62EA5E9C" w14:textId="77777777" w:rsidR="00E64AE3" w:rsidRPr="00E64AE3"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2C88A52B" w14:textId="77777777" w:rsidR="00E64AE3" w:rsidRPr="00E64AE3"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113520D1" w14:textId="77777777" w:rsidR="001835AB" w:rsidRPr="001835AB"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
          <w:bCs/>
          <w:color w:val="008000"/>
          <w:sz w:val="24"/>
          <w:u w:val="single"/>
          <w:rtl/>
          <w:lang w:eastAsia="he-IL"/>
        </w:rPr>
        <w:br w:type="page"/>
      </w:r>
    </w:p>
    <w:p w14:paraId="3E389C43" w14:textId="77777777" w:rsidR="001835AB" w:rsidRPr="001835AB" w:rsidRDefault="001835AB" w:rsidP="001835AB">
      <w:pPr>
        <w:widowControl w:val="0"/>
        <w:bidi w:val="0"/>
        <w:spacing w:before="60" w:beforeAutospacing="0" w:after="60" w:afterAutospacing="0" w:line="300" w:lineRule="atLeast"/>
        <w:jc w:val="center"/>
        <w:rPr>
          <w:rFonts w:ascii="Times New Roman" w:eastAsia="Times New Roman" w:hAnsi="Times New Roman"/>
          <w:b/>
          <w:bCs/>
          <w:sz w:val="24"/>
          <w:u w:val="single"/>
          <w:rtl/>
        </w:rPr>
      </w:pPr>
      <w:r w:rsidRPr="001835AB">
        <w:rPr>
          <w:rFonts w:ascii="Times New Roman" w:eastAsia="Times New Roman" w:hAnsi="Times New Roman"/>
          <w:b/>
          <w:bCs/>
          <w:sz w:val="24"/>
          <w:u w:val="single"/>
          <w:rtl/>
        </w:rPr>
        <w:lastRenderedPageBreak/>
        <w:t>נספח "ב"</w:t>
      </w:r>
    </w:p>
    <w:p w14:paraId="1CCF81D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r w:rsidRPr="001835AB">
        <w:rPr>
          <w:rFonts w:ascii="Times New Roman" w:eastAsia="Times New Roman" w:hAnsi="Times New Roman"/>
          <w:b/>
          <w:bCs/>
          <w:sz w:val="24"/>
          <w:u w:val="single"/>
          <w:rtl/>
        </w:rPr>
        <w:t>שירותי היועץ</w:t>
      </w:r>
    </w:p>
    <w:p w14:paraId="5FB5FF1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p>
    <w:p w14:paraId="6407B5DF"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16D925C6" w14:textId="77777777" w:rsidR="001835AB" w:rsidRPr="001835AB" w:rsidRDefault="001835AB" w:rsidP="001835AB">
      <w:pPr>
        <w:widowControl w:val="0"/>
        <w:spacing w:before="0" w:beforeAutospacing="0" w:after="0" w:afterAutospacing="0" w:line="36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1.</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כללי</w:t>
      </w:r>
      <w:r w:rsidRPr="001835AB">
        <w:rPr>
          <w:rFonts w:ascii="Times New Roman" w:eastAsia="Times New Roman" w:hAnsi="Times New Roman"/>
          <w:sz w:val="24"/>
          <w:rtl/>
          <w:lang w:eastAsia="he-IL"/>
        </w:rPr>
        <w:t>:</w:t>
      </w:r>
    </w:p>
    <w:p w14:paraId="238AD6C7"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205E4C76" w14:textId="77777777" w:rsidR="001835AB" w:rsidRPr="001835AB"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1.1</w:t>
      </w:r>
      <w:r w:rsidRPr="001835AB">
        <w:rPr>
          <w:rFonts w:ascii="Times New Roman" w:eastAsia="Times New Roman" w:hAnsi="Times New Roman"/>
          <w:sz w:val="24"/>
          <w:rtl/>
          <w:lang w:eastAsia="he-IL"/>
        </w:rPr>
        <w:tab/>
        <w:t>שרותי המתכנן יכללו תכנון מעליות למבנים.</w:t>
      </w:r>
    </w:p>
    <w:p w14:paraId="5CA81F3C" w14:textId="77777777" w:rsidR="00B158C8" w:rsidRPr="00B158C8" w:rsidRDefault="00B158C8" w:rsidP="00B158C8">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38C32EDE" w14:textId="77777777" w:rsidR="00B158C8" w:rsidRPr="00B158C8" w:rsidRDefault="00B158C8" w:rsidP="00B158C8">
      <w:pPr>
        <w:spacing w:before="0" w:beforeAutospacing="0" w:after="0" w:afterAutospacing="0" w:line="276" w:lineRule="auto"/>
        <w:ind w:left="-30" w:firstLine="750"/>
        <w:rPr>
          <w:rFonts w:ascii="Times New Roman" w:eastAsia="Times New Roman" w:hAnsi="Times New Roman"/>
          <w:sz w:val="24"/>
          <w:rtl/>
          <w:lang w:eastAsia="he-IL"/>
        </w:rPr>
      </w:pPr>
      <w:r w:rsidRPr="00B158C8">
        <w:rPr>
          <w:rFonts w:ascii="Times New Roman" w:eastAsia="Times New Roman" w:hAnsi="Times New Roman" w:hint="cs"/>
          <w:sz w:val="24"/>
          <w:rtl/>
        </w:rPr>
        <w:t>1.2</w:t>
      </w:r>
      <w:r w:rsidRPr="00B158C8">
        <w:rPr>
          <w:rFonts w:ascii="Times New Roman" w:eastAsia="Times New Roman" w:hAnsi="Times New Roman" w:hint="cs"/>
          <w:sz w:val="24"/>
          <w:rtl/>
        </w:rPr>
        <w:tab/>
      </w:r>
      <w:r w:rsidRPr="00B158C8">
        <w:rPr>
          <w:rFonts w:ascii="Times New Roman" w:eastAsia="Times New Roman" w:hAnsi="Times New Roman"/>
          <w:sz w:val="24"/>
          <w:u w:val="single"/>
          <w:rtl/>
        </w:rPr>
        <w:t>המ</w:t>
      </w:r>
      <w:r w:rsidRPr="00B158C8">
        <w:rPr>
          <w:rFonts w:ascii="Times New Roman" w:eastAsia="Times New Roman" w:hAnsi="Times New Roman" w:hint="cs"/>
          <w:sz w:val="24"/>
          <w:u w:val="single"/>
          <w:rtl/>
        </w:rPr>
        <w:t>תכנן</w:t>
      </w:r>
      <w:r w:rsidRPr="00B158C8">
        <w:rPr>
          <w:rFonts w:ascii="Times New Roman" w:eastAsia="Times New Roman" w:hAnsi="Times New Roman"/>
          <w:sz w:val="24"/>
          <w:u w:val="single"/>
          <w:rtl/>
        </w:rPr>
        <w:t>, צוות עובדים ואמצעים</w:t>
      </w:r>
      <w:r w:rsidRPr="00B158C8">
        <w:rPr>
          <w:rFonts w:ascii="Times New Roman" w:eastAsia="Times New Roman" w:hAnsi="Times New Roman" w:hint="cs"/>
          <w:sz w:val="24"/>
          <w:rtl/>
          <w:lang w:eastAsia="he-IL"/>
        </w:rPr>
        <w:t>:</w:t>
      </w:r>
    </w:p>
    <w:p w14:paraId="32E9CDF8" w14:textId="77777777" w:rsidR="00B158C8" w:rsidRPr="00B158C8" w:rsidRDefault="00B158C8" w:rsidP="00B158C8">
      <w:pPr>
        <w:spacing w:before="0" w:beforeAutospacing="0" w:after="0" w:afterAutospacing="0" w:line="276" w:lineRule="auto"/>
        <w:ind w:left="720"/>
        <w:jc w:val="both"/>
        <w:rPr>
          <w:rFonts w:ascii="Times New Roman" w:eastAsia="Times New Roman" w:hAnsi="Times New Roman"/>
          <w:sz w:val="24"/>
          <w:rtl/>
          <w:lang w:eastAsia="he-IL"/>
        </w:rPr>
      </w:pPr>
    </w:p>
    <w:p w14:paraId="4E8F7C55" w14:textId="77777777" w:rsidR="00B158C8" w:rsidRPr="00B158C8" w:rsidRDefault="00B158C8" w:rsidP="00B158C8">
      <w:pPr>
        <w:tabs>
          <w:tab w:val="left" w:pos="1954"/>
        </w:tabs>
        <w:spacing w:before="0" w:beforeAutospacing="0" w:after="0" w:afterAutospacing="0" w:line="360" w:lineRule="auto"/>
        <w:ind w:left="1954" w:hanging="514"/>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א</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הבכיר יהיה בעל המשרד, אשר יהיה אחראי, מעורב וישתתף באופן אישי בכל ישיבות התכנון שיזומן אליהן ללא עוררין.</w:t>
      </w:r>
      <w:r w:rsidRPr="00B158C8">
        <w:rPr>
          <w:rFonts w:ascii="Times New Roman" w:eastAsia="Times New Roman" w:hAnsi="Times New Roman" w:hint="cs"/>
          <w:sz w:val="24"/>
          <w:lang w:eastAsia="he-IL"/>
        </w:rPr>
        <w:t xml:space="preserve"> </w:t>
      </w:r>
      <w:r w:rsidRPr="00B158C8">
        <w:rPr>
          <w:rFonts w:ascii="Times New Roman" w:eastAsia="Times New Roman" w:hAnsi="Times New Roman" w:hint="cs"/>
          <w:sz w:val="24"/>
          <w:rtl/>
          <w:lang w:eastAsia="he-IL"/>
        </w:rPr>
        <w:t xml:space="preserve"> ככל שיידרש ולפי החלטת המזמין, יתבצעו בנוסף לישיבות התכנון השוטפות, ישיבות שבועיות לתכנון ב </w:t>
      </w:r>
      <w:r w:rsidRPr="00B158C8">
        <w:rPr>
          <w:rFonts w:ascii="Times New Roman" w:eastAsia="Times New Roman" w:hAnsi="Times New Roman" w:hint="cs"/>
          <w:sz w:val="24"/>
          <w:lang w:eastAsia="he-IL"/>
        </w:rPr>
        <w:t>BIM</w:t>
      </w:r>
      <w:r w:rsidRPr="00B158C8">
        <w:rPr>
          <w:rFonts w:ascii="Times New Roman" w:eastAsia="Times New Roman" w:hAnsi="Times New Roman" w:hint="cs"/>
          <w:sz w:val="24"/>
          <w:rtl/>
          <w:lang w:eastAsia="he-IL"/>
        </w:rPr>
        <w:t xml:space="preserve"> על המודל.</w:t>
      </w:r>
    </w:p>
    <w:p w14:paraId="71A1AF87"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ב</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 xml:space="preserve">ראש הצוות ישתתף בכל ישיבות התכנון שיזומן אליהן </w:t>
      </w:r>
      <w:r w:rsidRPr="00B158C8">
        <w:rPr>
          <w:rFonts w:ascii="Times New Roman" w:eastAsia="Times New Roman" w:hAnsi="Times New Roman" w:hint="cs"/>
          <w:sz w:val="24"/>
          <w:rtl/>
          <w:lang w:eastAsia="he-IL"/>
        </w:rPr>
        <w:t>.</w:t>
      </w:r>
      <w:r w:rsidRPr="00B158C8">
        <w:rPr>
          <w:rFonts w:ascii="Times New Roman" w:eastAsia="Times New Roman" w:hAnsi="Times New Roman"/>
          <w:sz w:val="24"/>
          <w:rtl/>
          <w:lang w:eastAsia="he-IL"/>
        </w:rPr>
        <w:t xml:space="preserve"> </w:t>
      </w:r>
    </w:p>
    <w:p w14:paraId="62D7C866"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ג</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r>
      <w:r w:rsidRPr="00B158C8">
        <w:rPr>
          <w:rFonts w:ascii="Times New Roman" w:eastAsia="Times New Roman" w:hAnsi="Times New Roman" w:hint="cs"/>
          <w:sz w:val="24"/>
          <w:rtl/>
          <w:lang w:eastAsia="he-IL"/>
        </w:rPr>
        <w:t>ר</w:t>
      </w:r>
      <w:r w:rsidRPr="00B158C8">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w:t>
      </w:r>
      <w:r w:rsidRPr="00B158C8">
        <w:rPr>
          <w:rFonts w:ascii="Times New Roman" w:eastAsia="Times New Roman" w:hAnsi="Times New Roman" w:hint="cs"/>
          <w:sz w:val="24"/>
          <w:rtl/>
          <w:lang w:eastAsia="he-IL"/>
        </w:rPr>
        <w:t>. ככל ויתבקש ,אי השתתפות תאושר קודם לכן אצל מנהל הפרויקט.</w:t>
      </w:r>
    </w:p>
    <w:p w14:paraId="0B2FE2B9" w14:textId="77777777" w:rsidR="00B158C8" w:rsidRPr="00B158C8" w:rsidRDefault="00B158C8" w:rsidP="00B158C8">
      <w:pPr>
        <w:widowControl w:val="0"/>
        <w:spacing w:before="0" w:beforeAutospacing="0" w:after="0" w:afterAutospacing="0" w:line="240" w:lineRule="auto"/>
        <w:ind w:left="1927" w:hanging="425"/>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ד</w:t>
      </w:r>
      <w:r w:rsidRPr="00B158C8">
        <w:rPr>
          <w:rFonts w:ascii="Times New Roman" w:eastAsia="Times New Roman" w:hAnsi="Times New Roman"/>
          <w:sz w:val="24"/>
          <w:rtl/>
          <w:lang w:eastAsia="he-IL"/>
        </w:rPr>
        <w:t>.</w:t>
      </w:r>
      <w:r w:rsidRPr="00B158C8">
        <w:rPr>
          <w:rFonts w:ascii="Times New Roman" w:eastAsia="Times New Roman" w:hAnsi="Times New Roman" w:hint="cs"/>
          <w:sz w:val="24"/>
          <w:lang w:eastAsia="he-IL"/>
        </w:rPr>
        <w:t xml:space="preserve">    </w:t>
      </w:r>
      <w:r w:rsidRPr="00B158C8">
        <w:rPr>
          <w:rFonts w:ascii="Times New Roman" w:eastAsia="Times New Roman" w:hAnsi="Times New Roman"/>
          <w:sz w:val="24"/>
          <w:rtl/>
          <w:lang w:eastAsia="he-IL"/>
        </w:rPr>
        <w:t>צוות השרטטים של 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יהיה כנדרש לתכנון ולהוצאת </w:t>
      </w:r>
      <w:proofErr w:type="spellStart"/>
      <w:r w:rsidRPr="00B158C8">
        <w:rPr>
          <w:rFonts w:ascii="Times New Roman" w:eastAsia="Times New Roman" w:hAnsi="Times New Roman"/>
          <w:sz w:val="24"/>
          <w:rtl/>
          <w:lang w:eastAsia="he-IL"/>
        </w:rPr>
        <w:t>תכניות</w:t>
      </w:r>
      <w:proofErr w:type="spellEnd"/>
      <w:r w:rsidRPr="00B158C8">
        <w:rPr>
          <w:rFonts w:ascii="Times New Roman" w:eastAsia="Times New Roman" w:hAnsi="Times New Roman"/>
          <w:sz w:val="24"/>
          <w:rtl/>
          <w:lang w:eastAsia="he-IL"/>
        </w:rPr>
        <w:t xml:space="preserve"> משורטטות לביצוע על מנת לעמוד בלוח הזמנים שנקבע על ידי מנהל הפרויקט.</w:t>
      </w:r>
    </w:p>
    <w:p w14:paraId="47199BBD"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3C7874E8"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1.3</w:t>
      </w:r>
      <w:r w:rsidRPr="00B158C8">
        <w:rPr>
          <w:rFonts w:ascii="Times New Roman" w:eastAsia="Times New Roman" w:hAnsi="Times New Roman" w:hint="cs"/>
          <w:sz w:val="24"/>
          <w:rtl/>
          <w:lang w:eastAsia="he-IL"/>
        </w:rPr>
        <w:tab/>
        <w:t>על המתכנן לקבל אישור בכתב מהמנהל לפני התחלת ביצוע כל שלב, או לפני הספקת כל שרות חלקי.</w:t>
      </w:r>
    </w:p>
    <w:p w14:paraId="7429BA8D" w14:textId="77777777" w:rsidR="001835AB" w:rsidRPr="001835AB"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
      </w:pPr>
    </w:p>
    <w:p w14:paraId="7FE69DFE"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2.</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הגדרות</w:t>
      </w:r>
      <w:r w:rsidRPr="001835AB">
        <w:rPr>
          <w:rFonts w:ascii="Times New Roman" w:eastAsia="Times New Roman" w:hAnsi="Times New Roman"/>
          <w:sz w:val="24"/>
          <w:rtl/>
          <w:lang w:eastAsia="he-IL"/>
        </w:rPr>
        <w:t>:</w:t>
      </w:r>
    </w:p>
    <w:p w14:paraId="4D481355"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611A79AC"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"מתקן" – מעליות על מערכותיהם, לרבות, תאים, פסים ומובילים, משקל נגדי, מנועים, אביזרי ולוחות פקוד, דלתות ומשקופי פירים.</w:t>
      </w:r>
    </w:p>
    <w:p w14:paraId="4FBA9480"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w:t>
      </w:r>
      <w:proofErr w:type="spellStart"/>
      <w:r w:rsidRPr="001835AB">
        <w:rPr>
          <w:rFonts w:ascii="Times New Roman" w:eastAsia="Times New Roman" w:hAnsi="Times New Roman"/>
          <w:sz w:val="24"/>
          <w:rtl/>
          <w:lang w:eastAsia="he-IL"/>
        </w:rPr>
        <w:t>תכניות</w:t>
      </w:r>
      <w:proofErr w:type="spellEnd"/>
      <w:r w:rsidRPr="001835AB">
        <w:rPr>
          <w:rFonts w:ascii="Times New Roman" w:eastAsia="Times New Roman" w:hAnsi="Times New Roman"/>
          <w:sz w:val="24"/>
          <w:rtl/>
          <w:lang w:eastAsia="he-IL"/>
        </w:rPr>
        <w:t xml:space="preserve"> מוקדמות"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w:t>
      </w:r>
      <w:proofErr w:type="spellStart"/>
      <w:r w:rsidRPr="001835AB">
        <w:rPr>
          <w:rFonts w:ascii="Times New Roman" w:eastAsia="Times New Roman" w:hAnsi="Times New Roman"/>
          <w:sz w:val="24"/>
          <w:rtl/>
          <w:lang w:eastAsia="he-IL"/>
        </w:rPr>
        <w:t>תכניות</w:t>
      </w:r>
      <w:proofErr w:type="spellEnd"/>
      <w:r w:rsidRPr="001835AB">
        <w:rPr>
          <w:rFonts w:ascii="Times New Roman" w:eastAsia="Times New Roman" w:hAnsi="Times New Roman"/>
          <w:sz w:val="24"/>
          <w:rtl/>
          <w:lang w:eastAsia="he-IL"/>
        </w:rPr>
        <w:t xml:space="preserve"> המתארות את הפתרון העקרוני של המתקן.</w:t>
      </w:r>
    </w:p>
    <w:p w14:paraId="43DFC43F"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w:t>
      </w:r>
      <w:proofErr w:type="spellStart"/>
      <w:r w:rsidRPr="001835AB">
        <w:rPr>
          <w:rFonts w:ascii="Times New Roman" w:eastAsia="Times New Roman" w:hAnsi="Times New Roman"/>
          <w:sz w:val="24"/>
          <w:rtl/>
          <w:lang w:eastAsia="he-IL"/>
        </w:rPr>
        <w:t>תכניות</w:t>
      </w:r>
      <w:proofErr w:type="spellEnd"/>
      <w:r w:rsidRPr="001835AB">
        <w:rPr>
          <w:rFonts w:ascii="Times New Roman" w:eastAsia="Times New Roman" w:hAnsi="Times New Roman"/>
          <w:sz w:val="24"/>
          <w:rtl/>
          <w:lang w:eastAsia="he-IL"/>
        </w:rPr>
        <w:t xml:space="preserve"> סופיות"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w:t>
      </w:r>
      <w:proofErr w:type="spellStart"/>
      <w:r w:rsidRPr="001835AB">
        <w:rPr>
          <w:rFonts w:ascii="Times New Roman" w:eastAsia="Times New Roman" w:hAnsi="Times New Roman"/>
          <w:sz w:val="24"/>
          <w:rtl/>
          <w:lang w:eastAsia="he-IL"/>
        </w:rPr>
        <w:t>תכניות</w:t>
      </w:r>
      <w:proofErr w:type="spellEnd"/>
      <w:r w:rsidRPr="001835AB">
        <w:rPr>
          <w:rFonts w:ascii="Times New Roman" w:eastAsia="Times New Roman" w:hAnsi="Times New Roman"/>
          <w:sz w:val="24"/>
          <w:rtl/>
          <w:lang w:eastAsia="he-IL"/>
        </w:rPr>
        <w:t xml:space="preserve"> שלאחר אישורן ניתן יהיה לעבד את כל המסמכים הדרושים לבצוע המתקן.</w:t>
      </w:r>
    </w:p>
    <w:p w14:paraId="7A78853E"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w:t>
      </w:r>
      <w:proofErr w:type="spellStart"/>
      <w:r w:rsidRPr="001835AB">
        <w:rPr>
          <w:rFonts w:ascii="Times New Roman" w:eastAsia="Times New Roman" w:hAnsi="Times New Roman"/>
          <w:sz w:val="24"/>
          <w:rtl/>
          <w:lang w:eastAsia="he-IL"/>
        </w:rPr>
        <w:t>תכניות</w:t>
      </w:r>
      <w:proofErr w:type="spellEnd"/>
      <w:r w:rsidRPr="001835AB">
        <w:rPr>
          <w:rFonts w:ascii="Times New Roman" w:eastAsia="Times New Roman" w:hAnsi="Times New Roman"/>
          <w:sz w:val="24"/>
          <w:rtl/>
          <w:lang w:eastAsia="he-IL"/>
        </w:rPr>
        <w:t xml:space="preserve"> עבודה"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w:t>
      </w:r>
      <w:proofErr w:type="spellStart"/>
      <w:r w:rsidRPr="001835AB">
        <w:rPr>
          <w:rFonts w:ascii="Times New Roman" w:eastAsia="Times New Roman" w:hAnsi="Times New Roman"/>
          <w:sz w:val="24"/>
          <w:rtl/>
          <w:lang w:eastAsia="he-IL"/>
        </w:rPr>
        <w:t>תכניות</w:t>
      </w:r>
      <w:proofErr w:type="spellEnd"/>
      <w:r w:rsidRPr="001835AB">
        <w:rPr>
          <w:rFonts w:ascii="Times New Roman" w:eastAsia="Times New Roman" w:hAnsi="Times New Roman"/>
          <w:sz w:val="24"/>
          <w:rtl/>
          <w:lang w:eastAsia="he-IL"/>
        </w:rPr>
        <w:t xml:space="preserve"> מפורטות, מפרטים, כתבי כמויות וכל יתר המסמכים וכל הדרוש לעריכת ופרסום מכרזים לביצוע המתקן בפרויקט ו/או לביצוע המתקן בפרויקט.</w:t>
      </w:r>
    </w:p>
    <w:p w14:paraId="7C9C8BFD"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1CB35B7A"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פרוט שרותי המתכנן</w:t>
      </w:r>
      <w:r w:rsidRPr="001835AB">
        <w:rPr>
          <w:rFonts w:ascii="Times New Roman" w:eastAsia="Times New Roman" w:hAnsi="Times New Roman"/>
          <w:sz w:val="24"/>
          <w:rtl/>
          <w:lang w:eastAsia="he-IL"/>
        </w:rPr>
        <w:t>:</w:t>
      </w:r>
    </w:p>
    <w:p w14:paraId="27C926D2"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6AE31569"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שרותי המתכנן יבוצעו בקטעים לפי התקדמות הפרויקט והנחיות המנהל, לרבות להסדרי ביניים לבניה ואכלוס בשלבים. </w:t>
      </w:r>
    </w:p>
    <w:p w14:paraId="24B95628"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4"/>
          <w:szCs w:val="32"/>
          <w:rtl/>
          <w:lang w:eastAsia="he-IL"/>
        </w:rPr>
      </w:pPr>
      <w:r w:rsidRPr="001835AB">
        <w:rPr>
          <w:rFonts w:ascii="Times New Roman" w:eastAsia="Times New Roman" w:hAnsi="Times New Roman"/>
          <w:sz w:val="20"/>
          <w:rtl/>
          <w:lang w:eastAsia="he-IL"/>
        </w:rPr>
        <w:t>שרותי המתכנן יבוצעו בשלבים הכוללים את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רותים כלהלן:</w:t>
      </w:r>
    </w:p>
    <w:p w14:paraId="752AFD7E"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0D4BB720"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3.1</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מוקדם:</w:t>
      </w:r>
    </w:p>
    <w:p w14:paraId="2CBCECEA"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66D99FE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בירור הפרוגרמה עם המזמין, ביקורים באתר, חקירות מוקדמות, התייעצויות ותיאום עם המתכננים ועם היועצים האחרים.</w:t>
      </w:r>
    </w:p>
    <w:p w14:paraId="45D75088"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70394A6B"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lastRenderedPageBreak/>
        <w:t>ב.</w:t>
      </w:r>
      <w:r w:rsidRPr="001835AB">
        <w:rPr>
          <w:rFonts w:ascii="Times New Roman" w:eastAsia="Times New Roman" w:hAnsi="Times New Roman"/>
          <w:sz w:val="24"/>
          <w:rtl/>
          <w:lang w:eastAsia="he-IL"/>
        </w:rPr>
        <w:tab/>
        <w:t>בירור ברשויות המוסמכות ו/או גורמים אחרים בקשר לכל הנושאים הקשורים בתכנון המתקן ו/או בקבלת אישור הרשויות הנ"ל לביצוע המתקן.</w:t>
      </w:r>
    </w:p>
    <w:p w14:paraId="60E8E2FB"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6158979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הכנת הצעות לסכמות עקרוניות של פתרונות התעבורה האנכית בבניינים באלטרנטיבות שונות ובהשוואה ביניהן. הכנסת שינויים בהתאם לדרישות המזמין ו/או לפי דרישת הרשויות המוסמכות באישור המזמין. </w:t>
      </w:r>
    </w:p>
    <w:p w14:paraId="1EBD5979"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611E3EF6"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הצעה לקביעת סטנדרטים בהם יעמדו אמצעי השינוע והתאמת הפתרונות המוצעים אליהם. (מהירויות נסיעה, פתיחת דלתות בקומות ובתאים, מיקום חדרי מכונות, סטנדרט גימור פנימי וכו').</w:t>
      </w:r>
    </w:p>
    <w:p w14:paraId="6062528F"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37062712"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מתן כל הנתונים הדרושים ומסירת כל המידע הנדרש למתכננים וליועצים האחרים, לרבות:</w:t>
      </w:r>
    </w:p>
    <w:p w14:paraId="02159F55"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128E1F6D" w14:textId="77777777" w:rsidR="001835AB" w:rsidRPr="001835AB" w:rsidRDefault="001835AB" w:rsidP="001835AB">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מידע לאדריכל לשם עריכת התכנון האדריכלי, בדבר מידות הפירים הדרושים למתקן המוצע, ליועץ החשמל בדבר העומסים הדרושים למתקן המוצע, למתכנן הקונסטרוקציה על עומסים, למתכנן אוורור על אוורור חדרי מכונות ולשאר היועצים לפי דרישתם ולפי הנחיית המזמין.</w:t>
      </w:r>
    </w:p>
    <w:p w14:paraId="71585E21"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66201E68"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סיוע להכנת אומדן משוער של מחיר הקמת הפרויקט ומסירת נתונים ליועצים האחרים להכנת אומדן משוער של הפרויקט.</w:t>
      </w:r>
    </w:p>
    <w:p w14:paraId="793B76E3"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794CCD02"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קבלת אישור היועצים הרל</w:t>
      </w:r>
      <w:r w:rsidRPr="001835AB">
        <w:rPr>
          <w:rFonts w:ascii="Times New Roman" w:eastAsia="Times New Roman" w:hAnsi="Times New Roman" w:hint="cs"/>
          <w:sz w:val="24"/>
          <w:rtl/>
          <w:lang w:eastAsia="he-IL"/>
        </w:rPr>
        <w:t>וו</w:t>
      </w:r>
      <w:r w:rsidRPr="001835AB">
        <w:rPr>
          <w:rFonts w:ascii="Times New Roman" w:eastAsia="Times New Roman" w:hAnsi="Times New Roman"/>
          <w:sz w:val="24"/>
          <w:rtl/>
          <w:lang w:eastAsia="he-IL"/>
        </w:rPr>
        <w:t>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המוקדם ואישור התכנון המוקדם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1261D152"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4DA7F98D"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מבלי לגרוע מכלליות האמור לעיל, ביצוע כל יתר הפעולות ועריכת כל המסמכים הדרושים לשם עריכת התכנון המוקדם.</w:t>
      </w:r>
    </w:p>
    <w:p w14:paraId="401D69FE"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437811F6"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3.2</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סופי:</w:t>
      </w:r>
    </w:p>
    <w:p w14:paraId="7055D84A"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28578B7E"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 xml:space="preserve">הכנת </w:t>
      </w:r>
      <w:proofErr w:type="spellStart"/>
      <w:r w:rsidRPr="001835AB">
        <w:rPr>
          <w:rFonts w:ascii="Times New Roman" w:eastAsia="Times New Roman" w:hAnsi="Times New Roman"/>
          <w:sz w:val="24"/>
          <w:rtl/>
          <w:lang w:eastAsia="he-IL"/>
        </w:rPr>
        <w:t>תכניות</w:t>
      </w:r>
      <w:proofErr w:type="spellEnd"/>
      <w:r w:rsidRPr="001835AB">
        <w:rPr>
          <w:rFonts w:ascii="Times New Roman" w:eastAsia="Times New Roman" w:hAnsi="Times New Roman"/>
          <w:sz w:val="24"/>
          <w:rtl/>
          <w:lang w:eastAsia="he-IL"/>
        </w:rPr>
        <w:t xml:space="preserve"> סופיות, המתארות את המתקן וא</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שור</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 xml:space="preserve"> על ידי היועצים והמזמין. תאום </w:t>
      </w:r>
      <w:proofErr w:type="spellStart"/>
      <w:r w:rsidRPr="001835AB">
        <w:rPr>
          <w:rFonts w:ascii="Times New Roman" w:eastAsia="Times New Roman" w:hAnsi="Times New Roman"/>
          <w:sz w:val="24"/>
          <w:rtl/>
          <w:lang w:eastAsia="he-IL"/>
        </w:rPr>
        <w:t>התכניות</w:t>
      </w:r>
      <w:proofErr w:type="spellEnd"/>
      <w:r w:rsidRPr="001835AB">
        <w:rPr>
          <w:rFonts w:ascii="Times New Roman" w:eastAsia="Times New Roman" w:hAnsi="Times New Roman"/>
          <w:sz w:val="24"/>
          <w:rtl/>
          <w:lang w:eastAsia="he-IL"/>
        </w:rPr>
        <w:t xml:space="preserve"> האמורות עם היועצים והמזמין.</w:t>
      </w:r>
    </w:p>
    <w:p w14:paraId="418F16F2"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2970284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הכנת </w:t>
      </w:r>
      <w:proofErr w:type="spellStart"/>
      <w:r w:rsidRPr="001835AB">
        <w:rPr>
          <w:rFonts w:ascii="Times New Roman" w:eastAsia="Times New Roman" w:hAnsi="Times New Roman"/>
          <w:sz w:val="24"/>
          <w:rtl/>
          <w:lang w:eastAsia="he-IL"/>
        </w:rPr>
        <w:t>התכניות</w:t>
      </w:r>
      <w:proofErr w:type="spellEnd"/>
      <w:r w:rsidRPr="001835AB">
        <w:rPr>
          <w:rFonts w:ascii="Times New Roman" w:eastAsia="Times New Roman" w:hAnsi="Times New Roman"/>
          <w:sz w:val="24"/>
          <w:rtl/>
          <w:lang w:eastAsia="he-IL"/>
        </w:rPr>
        <w:t xml:space="preserve"> הנדרשות על ידי הרשויות המוסמכות וטיפול באישורן כולל קבלת היתרי הבניה. </w:t>
      </w:r>
    </w:p>
    <w:p w14:paraId="4EC59730" w14:textId="77777777" w:rsidR="001835AB" w:rsidRPr="001835AB" w:rsidRDefault="001835AB" w:rsidP="001835AB">
      <w:pPr>
        <w:widowControl w:val="0"/>
        <w:spacing w:before="0" w:beforeAutospacing="0" w:after="0" w:afterAutospacing="0" w:line="240" w:lineRule="auto"/>
        <w:ind w:left="2160" w:hanging="9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חתימה על כל המסמכים, כל </w:t>
      </w:r>
      <w:proofErr w:type="spellStart"/>
      <w:r w:rsidRPr="001835AB">
        <w:rPr>
          <w:rFonts w:ascii="Times New Roman" w:eastAsia="Times New Roman" w:hAnsi="Times New Roman"/>
          <w:sz w:val="24"/>
          <w:rtl/>
          <w:lang w:eastAsia="he-IL"/>
        </w:rPr>
        <w:t>התכניות</w:t>
      </w:r>
      <w:proofErr w:type="spellEnd"/>
      <w:r w:rsidRPr="001835AB">
        <w:rPr>
          <w:rFonts w:ascii="Times New Roman" w:eastAsia="Times New Roman" w:hAnsi="Times New Roman"/>
          <w:sz w:val="24"/>
          <w:rtl/>
          <w:lang w:eastAsia="he-IL"/>
        </w:rPr>
        <w:t xml:space="preserve"> וכל הבקשות, אשר חתימת המתכנן </w:t>
      </w:r>
      <w:r w:rsidRPr="001835AB">
        <w:rPr>
          <w:rFonts w:ascii="Times New Roman" w:eastAsia="Times New Roman" w:hAnsi="Times New Roman" w:hint="cs"/>
          <w:sz w:val="24"/>
          <w:rtl/>
          <w:lang w:eastAsia="he-IL"/>
        </w:rPr>
        <w:t>תידר</w:t>
      </w:r>
      <w:r w:rsidRPr="001835AB">
        <w:rPr>
          <w:rFonts w:ascii="Times New Roman" w:eastAsia="Times New Roman" w:hAnsi="Times New Roman" w:hint="eastAsia"/>
          <w:sz w:val="24"/>
          <w:rtl/>
          <w:lang w:eastAsia="he-IL"/>
        </w:rPr>
        <w:t>ש</w:t>
      </w:r>
      <w:r w:rsidRPr="001835AB">
        <w:rPr>
          <w:rFonts w:ascii="Times New Roman" w:eastAsia="Times New Roman" w:hAnsi="Times New Roman"/>
          <w:sz w:val="24"/>
          <w:rtl/>
          <w:lang w:eastAsia="he-IL"/>
        </w:rPr>
        <w:t xml:space="preserve"> עליהם עד לקבלת תעודת גמר לפרויקט כאחראי לתכנון, לפיקוח העליון ולביקורת בתחום המעליות, לרבות בקשות להוצאת היתרי בניה, בקשות </w:t>
      </w:r>
      <w:r w:rsidRPr="001835AB">
        <w:rPr>
          <w:rFonts w:ascii="Times New Roman" w:eastAsia="Times New Roman" w:hAnsi="Times New Roman" w:hint="cs"/>
          <w:sz w:val="24"/>
          <w:rtl/>
          <w:lang w:eastAsia="he-IL"/>
        </w:rPr>
        <w:t>לטפסי</w:t>
      </w:r>
      <w:r w:rsidRPr="001835AB">
        <w:rPr>
          <w:rFonts w:ascii="Times New Roman" w:eastAsia="Times New Roman" w:hAnsi="Times New Roman" w:hint="eastAsia"/>
          <w:sz w:val="24"/>
          <w:rtl/>
          <w:lang w:eastAsia="he-IL"/>
        </w:rPr>
        <w:t>י</w:t>
      </w:r>
      <w:r w:rsidRPr="001835AB">
        <w:rPr>
          <w:rFonts w:ascii="Times New Roman" w:eastAsia="Times New Roman" w:hAnsi="Times New Roman"/>
          <w:sz w:val="24"/>
          <w:rtl/>
          <w:lang w:eastAsia="he-IL"/>
        </w:rPr>
        <w:t xml:space="preserve"> 4 ובקשות לתעודת גמר. </w:t>
      </w:r>
    </w:p>
    <w:p w14:paraId="0D45E827"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4DE7E03B"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הכנסת תיקונים ושינויים בכל </w:t>
      </w:r>
      <w:proofErr w:type="spellStart"/>
      <w:r w:rsidRPr="001835AB">
        <w:rPr>
          <w:rFonts w:ascii="Times New Roman" w:eastAsia="Times New Roman" w:hAnsi="Times New Roman"/>
          <w:sz w:val="24"/>
          <w:rtl/>
          <w:lang w:eastAsia="he-IL"/>
        </w:rPr>
        <w:t>התכניות</w:t>
      </w:r>
      <w:proofErr w:type="spellEnd"/>
      <w:r w:rsidRPr="001835AB">
        <w:rPr>
          <w:rFonts w:ascii="Times New Roman" w:eastAsia="Times New Roman" w:hAnsi="Times New Roman"/>
          <w:sz w:val="24"/>
          <w:rtl/>
          <w:lang w:eastAsia="he-IL"/>
        </w:rPr>
        <w:t xml:space="preserve">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53921CE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76B080F"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 xml:space="preserve">הכנת התוכניות לאשור סופי של היועצים והמזמין לפני התחלת שלב </w:t>
      </w:r>
      <w:proofErr w:type="spellStart"/>
      <w:r w:rsidRPr="001835AB">
        <w:rPr>
          <w:rFonts w:ascii="Times New Roman" w:eastAsia="Times New Roman" w:hAnsi="Times New Roman"/>
          <w:sz w:val="24"/>
          <w:rtl/>
          <w:lang w:eastAsia="he-IL"/>
        </w:rPr>
        <w:t>תכניות</w:t>
      </w:r>
      <w:proofErr w:type="spellEnd"/>
      <w:r w:rsidRPr="001835AB">
        <w:rPr>
          <w:rFonts w:ascii="Times New Roman" w:eastAsia="Times New Roman" w:hAnsi="Times New Roman"/>
          <w:sz w:val="24"/>
          <w:rtl/>
          <w:lang w:eastAsia="he-IL"/>
        </w:rPr>
        <w:t xml:space="preserve"> עבודה.</w:t>
      </w:r>
    </w:p>
    <w:p w14:paraId="5020E7E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96CD166"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קבלת אישור היועצים הרלוונטי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הסופי ואישור התכנון הסופי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7EA9F90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9C3DD4E"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הכנת סעיף המעליות במפרטי המכר. בדיקת מפרטי ותוכניות המכר, לרבות התאמתם לתכנון, ואשור הנוסח.</w:t>
      </w:r>
    </w:p>
    <w:p w14:paraId="4A0DF01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3C0C51A"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 xml:space="preserve">עדכון </w:t>
      </w:r>
      <w:proofErr w:type="spellStart"/>
      <w:r w:rsidRPr="001835AB">
        <w:rPr>
          <w:rFonts w:ascii="Times New Roman" w:eastAsia="Times New Roman" w:hAnsi="Times New Roman"/>
          <w:sz w:val="24"/>
          <w:rtl/>
          <w:lang w:eastAsia="he-IL"/>
        </w:rPr>
        <w:t>האומדן</w:t>
      </w:r>
      <w:proofErr w:type="spellEnd"/>
      <w:r w:rsidRPr="001835AB">
        <w:rPr>
          <w:rFonts w:ascii="Times New Roman" w:eastAsia="Times New Roman" w:hAnsi="Times New Roman"/>
          <w:sz w:val="24"/>
          <w:rtl/>
          <w:lang w:eastAsia="he-IL"/>
        </w:rPr>
        <w:t xml:space="preserve"> המשוער של ערך המתקן.</w:t>
      </w:r>
    </w:p>
    <w:p w14:paraId="65563E0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p>
    <w:p w14:paraId="389571BF"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lastRenderedPageBreak/>
        <w:t>ח.</w:t>
      </w:r>
      <w:r w:rsidRPr="001835AB">
        <w:rPr>
          <w:rFonts w:ascii="Times New Roman" w:eastAsia="Times New Roman" w:hAnsi="Times New Roman"/>
          <w:sz w:val="24"/>
          <w:rtl/>
          <w:lang w:eastAsia="he-IL"/>
        </w:rPr>
        <w:tab/>
        <w:t>מבלי לגרוע מכלליות האמור לעיל, ביצוע כל יתר הפעולות ועריכת כל המסמכים הדרושים להשלמת התכנון הסופי.</w:t>
      </w:r>
    </w:p>
    <w:p w14:paraId="58398DDE"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3304638D"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3.3</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מפורט:</w:t>
      </w:r>
    </w:p>
    <w:p w14:paraId="4A6BF343"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b/>
          <w:bCs/>
          <w:sz w:val="24"/>
          <w:u w:val="single"/>
          <w:rtl/>
          <w:lang w:eastAsia="he-IL"/>
        </w:rPr>
      </w:pPr>
    </w:p>
    <w:p w14:paraId="2A601F6B"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 xml:space="preserve">הכנת </w:t>
      </w:r>
      <w:proofErr w:type="spellStart"/>
      <w:r w:rsidRPr="001835AB">
        <w:rPr>
          <w:rFonts w:ascii="Times New Roman" w:eastAsia="Times New Roman" w:hAnsi="Times New Roman"/>
          <w:sz w:val="24"/>
          <w:rtl/>
          <w:lang w:eastAsia="he-IL"/>
        </w:rPr>
        <w:t>תכניות</w:t>
      </w:r>
      <w:proofErr w:type="spellEnd"/>
      <w:r w:rsidRPr="001835AB">
        <w:rPr>
          <w:rFonts w:ascii="Times New Roman" w:eastAsia="Times New Roman" w:hAnsi="Times New Roman"/>
          <w:sz w:val="24"/>
          <w:rtl/>
          <w:lang w:eastAsia="he-IL"/>
        </w:rPr>
        <w:t xml:space="preserve"> עבודה מפורטות ומוסברות של המתקן כולל תיאום </w:t>
      </w:r>
      <w:proofErr w:type="spellStart"/>
      <w:r w:rsidRPr="001835AB">
        <w:rPr>
          <w:rFonts w:ascii="Times New Roman" w:eastAsia="Times New Roman" w:hAnsi="Times New Roman"/>
          <w:sz w:val="24"/>
          <w:rtl/>
          <w:lang w:eastAsia="he-IL"/>
        </w:rPr>
        <w:t>התכניות</w:t>
      </w:r>
      <w:proofErr w:type="spellEnd"/>
      <w:r w:rsidRPr="001835AB">
        <w:rPr>
          <w:rFonts w:ascii="Times New Roman" w:eastAsia="Times New Roman" w:hAnsi="Times New Roman"/>
          <w:sz w:val="24"/>
          <w:rtl/>
          <w:lang w:eastAsia="he-IL"/>
        </w:rPr>
        <w:t xml:space="preserve"> עם היועצים האחרים.</w:t>
      </w:r>
    </w:p>
    <w:p w14:paraId="44A209B0"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175A7929" w14:textId="77777777" w:rsidR="001835AB" w:rsidRPr="001835AB" w:rsidRDefault="001835AB" w:rsidP="001835AB">
      <w:pPr>
        <w:widowControl w:val="0"/>
        <w:spacing w:before="0" w:beforeAutospacing="0" w:after="0" w:afterAutospacing="0" w:line="240" w:lineRule="auto"/>
        <w:ind w:left="720"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השלמת </w:t>
      </w:r>
      <w:proofErr w:type="spellStart"/>
      <w:r w:rsidRPr="001835AB">
        <w:rPr>
          <w:rFonts w:ascii="Times New Roman" w:eastAsia="Times New Roman" w:hAnsi="Times New Roman"/>
          <w:sz w:val="24"/>
          <w:rtl/>
          <w:lang w:eastAsia="he-IL"/>
        </w:rPr>
        <w:t>תכניות</w:t>
      </w:r>
      <w:proofErr w:type="spellEnd"/>
      <w:r w:rsidRPr="001835AB">
        <w:rPr>
          <w:rFonts w:ascii="Times New Roman" w:eastAsia="Times New Roman" w:hAnsi="Times New Roman"/>
          <w:sz w:val="24"/>
          <w:rtl/>
          <w:lang w:eastAsia="he-IL"/>
        </w:rPr>
        <w:t xml:space="preserve"> עבודה מפורטות ומוסברות של כל חלקי המתקן.</w:t>
      </w:r>
    </w:p>
    <w:p w14:paraId="04E6D3AB"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2652FC52"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תאום, </w:t>
      </w:r>
      <w:proofErr w:type="spellStart"/>
      <w:r w:rsidRPr="001835AB">
        <w:rPr>
          <w:rFonts w:ascii="Times New Roman" w:eastAsia="Times New Roman" w:hAnsi="Times New Roman"/>
          <w:sz w:val="24"/>
          <w:rtl/>
          <w:lang w:eastAsia="he-IL"/>
        </w:rPr>
        <w:t>התכניות</w:t>
      </w:r>
      <w:proofErr w:type="spellEnd"/>
      <w:r w:rsidRPr="001835AB">
        <w:rPr>
          <w:rFonts w:ascii="Times New Roman" w:eastAsia="Times New Roman" w:hAnsi="Times New Roman"/>
          <w:sz w:val="24"/>
          <w:rtl/>
          <w:lang w:eastAsia="he-IL"/>
        </w:rPr>
        <w:t xml:space="preserve"> שלעיל עם היועצים האחרים ובפרט עם האדריכל ומתכנן הקונסטרוקציה, מתכנן החשמל, מתכנן מזוג האו</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 xml:space="preserve">יר ויועץ האקוסטיקה. בדיקת </w:t>
      </w:r>
      <w:proofErr w:type="spellStart"/>
      <w:r w:rsidRPr="001835AB">
        <w:rPr>
          <w:rFonts w:ascii="Times New Roman" w:eastAsia="Times New Roman" w:hAnsi="Times New Roman"/>
          <w:sz w:val="24"/>
          <w:rtl/>
          <w:lang w:eastAsia="he-IL"/>
        </w:rPr>
        <w:t>תכניות</w:t>
      </w:r>
      <w:proofErr w:type="spellEnd"/>
      <w:r w:rsidRPr="001835AB">
        <w:rPr>
          <w:rFonts w:ascii="Times New Roman" w:eastAsia="Times New Roman" w:hAnsi="Times New Roman"/>
          <w:sz w:val="24"/>
          <w:rtl/>
          <w:lang w:eastAsia="he-IL"/>
        </w:rPr>
        <w:t xml:space="preserve"> הקונסטרוקציה והאדריכלות והקפדה על סימון חורים או מעברים העוברים דרך אלמנטים קונסטרוקטיביים, באופן שיופיעו </w:t>
      </w:r>
      <w:proofErr w:type="spellStart"/>
      <w:r w:rsidRPr="001835AB">
        <w:rPr>
          <w:rFonts w:ascii="Times New Roman" w:eastAsia="Times New Roman" w:hAnsi="Times New Roman"/>
          <w:sz w:val="24"/>
          <w:rtl/>
          <w:lang w:eastAsia="he-IL"/>
        </w:rPr>
        <w:t>בתכניות</w:t>
      </w:r>
      <w:proofErr w:type="spellEnd"/>
      <w:r w:rsidRPr="001835AB">
        <w:rPr>
          <w:rFonts w:ascii="Times New Roman" w:eastAsia="Times New Roman" w:hAnsi="Times New Roman"/>
          <w:sz w:val="24"/>
          <w:rtl/>
          <w:lang w:eastAsia="he-IL"/>
        </w:rPr>
        <w:t xml:space="preserve"> הקונסטרוקציה.</w:t>
      </w:r>
    </w:p>
    <w:p w14:paraId="58A6AE47"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0D78C77E" w14:textId="77777777" w:rsidR="001835AB" w:rsidRPr="001835AB" w:rsidRDefault="001835AB" w:rsidP="001835AB">
      <w:pPr>
        <w:widowControl w:val="0"/>
        <w:numPr>
          <w:ilvl w:val="0"/>
          <w:numId w:val="28"/>
        </w:numPr>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 xml:space="preserve">הכנת מפרטים טכניים וכתבי כמויות המתאימים למפרטים הכלליים ולכתבי הכמויות המקובלים על המזמין בצורה שיכללו את כל המערכות המתוכננות, תוך בדיקה של העדר כפילות עם מפרט מלאכה אחר בבניין ובדיקה של </w:t>
      </w:r>
      <w:proofErr w:type="spellStart"/>
      <w:r w:rsidRPr="001835AB">
        <w:rPr>
          <w:rFonts w:ascii="Times New Roman" w:eastAsia="Times New Roman" w:hAnsi="Times New Roman"/>
          <w:sz w:val="24"/>
          <w:rtl/>
          <w:lang w:eastAsia="he-IL"/>
        </w:rPr>
        <w:t>תכניות</w:t>
      </w:r>
      <w:proofErr w:type="spellEnd"/>
      <w:r w:rsidRPr="001835AB">
        <w:rPr>
          <w:rFonts w:ascii="Times New Roman" w:eastAsia="Times New Roman" w:hAnsi="Times New Roman"/>
          <w:sz w:val="24"/>
          <w:rtl/>
          <w:lang w:eastAsia="he-IL"/>
        </w:rPr>
        <w:t>, מתקנים ומערכות, אף אם תוכננו ונערכו על ידי מי מהיועצים האחרים. כתבי הכמויות יוכנו לפי מתכונת הנהוגה אצל המזמין של מכללי עבודות ו/או כמויות מפורטות למדידה.</w:t>
      </w:r>
    </w:p>
    <w:p w14:paraId="6D89DD40"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5CF9CE18"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המפרטים יודפסו באמצעות מעבד תמלילים והם יוצאו בקבצי "</w:t>
      </w:r>
      <w:proofErr w:type="spellStart"/>
      <w:r w:rsidRPr="001835AB">
        <w:rPr>
          <w:rFonts w:ascii="Times New Roman" w:eastAsia="Times New Roman" w:hAnsi="Times New Roman"/>
          <w:sz w:val="24"/>
          <w:rtl/>
          <w:lang w:eastAsia="he-IL"/>
        </w:rPr>
        <w:t>אסקי</w:t>
      </w:r>
      <w:proofErr w:type="spellEnd"/>
      <w:r w:rsidRPr="001835AB">
        <w:rPr>
          <w:rFonts w:ascii="Times New Roman" w:eastAsia="Times New Roman" w:hAnsi="Times New Roman"/>
          <w:sz w:val="24"/>
          <w:rtl/>
          <w:lang w:eastAsia="he-IL"/>
        </w:rPr>
        <w:t>" כך שניתן יהיה להעתיקם לכל מעבד תמלילים אחר, ע"ג דיסקט ובתדפיס.</w:t>
      </w:r>
    </w:p>
    <w:p w14:paraId="766453A5"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01E9D47C"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כתבי הכמויות יוכנו באמצעות תוכנה לכתבי כמויות "סופר-מכרז", והניתנת להמרה גם לתוכנות אחרות לכתב כמויות, ע"ג דיסקט ובתדפיס.</w:t>
      </w:r>
    </w:p>
    <w:p w14:paraId="02895020"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68D37C25"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עדכון סעיף המעליות במפרטי המכר. בדיקה חוזרת של מפרטי ותוכניות המכר, לרבות התאמתם לתכנון, ואישור הנוסח ו/או עדכון התכנון לפי הנחיית המזמין.</w:t>
      </w:r>
    </w:p>
    <w:p w14:paraId="144E81D6"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22D7BE3E"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 xml:space="preserve">הכנת אומדן מפורט של ערך העבודות מבוסס על המפרטים וכתבי הכמויות תוך ציון מדד המחירים לצרכן, הידוע במועד הכנת </w:t>
      </w:r>
      <w:proofErr w:type="spellStart"/>
      <w:r w:rsidRPr="001835AB">
        <w:rPr>
          <w:rFonts w:ascii="Times New Roman" w:eastAsia="Times New Roman" w:hAnsi="Times New Roman"/>
          <w:sz w:val="24"/>
          <w:rtl/>
          <w:lang w:eastAsia="he-IL"/>
        </w:rPr>
        <w:t>האומדן</w:t>
      </w:r>
      <w:proofErr w:type="spellEnd"/>
      <w:r w:rsidRPr="001835AB">
        <w:rPr>
          <w:rFonts w:ascii="Times New Roman" w:eastAsia="Times New Roman" w:hAnsi="Times New Roman"/>
          <w:sz w:val="24"/>
          <w:rtl/>
          <w:lang w:eastAsia="he-IL"/>
        </w:rPr>
        <w:t>.</w:t>
      </w:r>
    </w:p>
    <w:p w14:paraId="49AA1FA6"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1E8CF5F4"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 xml:space="preserve">הכנסת שינויים </w:t>
      </w:r>
      <w:proofErr w:type="spellStart"/>
      <w:r w:rsidRPr="001835AB">
        <w:rPr>
          <w:rFonts w:ascii="Times New Roman" w:eastAsia="Times New Roman" w:hAnsi="Times New Roman"/>
          <w:sz w:val="24"/>
          <w:rtl/>
          <w:lang w:eastAsia="he-IL"/>
        </w:rPr>
        <w:t>בתכניות</w:t>
      </w:r>
      <w:proofErr w:type="spellEnd"/>
      <w:r w:rsidRPr="001835AB">
        <w:rPr>
          <w:rFonts w:ascii="Times New Roman" w:eastAsia="Times New Roman" w:hAnsi="Times New Roman"/>
          <w:sz w:val="24"/>
          <w:rtl/>
          <w:lang w:eastAsia="he-IL"/>
        </w:rPr>
        <w:t xml:space="preserve"> ככל שיתחייב להתאמת התכנון למסגרת התקציבית, אשר תקבע ע"י המזמין.</w:t>
      </w:r>
    </w:p>
    <w:p w14:paraId="20C45288"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269EEA6C"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חוות דעת ויעוץ בכל הקשור בהכנת המכרזים ופרסומם.</w:t>
      </w:r>
    </w:p>
    <w:p w14:paraId="399401DC"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7E18197A"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השתתפות בסיורי קבלנים, הכנת תשובות לשאלות הקבלנים והגשתן למנהל.</w:t>
      </w:r>
    </w:p>
    <w:p w14:paraId="7D96653D"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0DB6C22F"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בדיקת הצעות הקבלנים, ניתוח ההצעות והכנת טבלת השוואה ממחושבת באלטרנטיבות השונות ומתן חוות דעת למזמין בקשר להצעות הקבלנים.</w:t>
      </w:r>
    </w:p>
    <w:p w14:paraId="374443A4"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50E3B7C1"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 xml:space="preserve">השלמת </w:t>
      </w:r>
      <w:proofErr w:type="spellStart"/>
      <w:r w:rsidRPr="001835AB">
        <w:rPr>
          <w:rFonts w:ascii="Times New Roman" w:eastAsia="Times New Roman" w:hAnsi="Times New Roman"/>
          <w:sz w:val="24"/>
          <w:rtl/>
          <w:lang w:eastAsia="he-IL"/>
        </w:rPr>
        <w:t>תכניות</w:t>
      </w:r>
      <w:proofErr w:type="spellEnd"/>
      <w:r w:rsidRPr="001835AB">
        <w:rPr>
          <w:rFonts w:ascii="Times New Roman" w:eastAsia="Times New Roman" w:hAnsi="Times New Roman"/>
          <w:sz w:val="24"/>
          <w:rtl/>
          <w:lang w:eastAsia="he-IL"/>
        </w:rPr>
        <w:t xml:space="preserve"> עבודה, פרטים ומפרטים משלימים כפי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לבצוע העבודות, והתאמתם למפרטי היצרנים.</w:t>
      </w:r>
    </w:p>
    <w:p w14:paraId="4B0D4466"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5705DC5D" w14:textId="77777777" w:rsidR="001835AB" w:rsidRPr="001835AB" w:rsidRDefault="001835AB" w:rsidP="001835AB">
      <w:pPr>
        <w:widowControl w:val="0"/>
        <w:spacing w:before="0" w:beforeAutospacing="0" w:after="0" w:afterAutospacing="0" w:line="240" w:lineRule="auto"/>
        <w:ind w:left="13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מובהר בזאת שהמתכנן יכין, באם 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מסמכים למכרזים עוד לפני השלמת התכנון המפורט.</w:t>
      </w:r>
    </w:p>
    <w:p w14:paraId="16E3B76D"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4"/>
          <w:rtl/>
          <w:lang w:eastAsia="he-IL"/>
        </w:rPr>
      </w:pPr>
    </w:p>
    <w:p w14:paraId="390089B2" w14:textId="77777777" w:rsidR="001835AB" w:rsidRPr="001835AB" w:rsidRDefault="001835AB" w:rsidP="001835AB">
      <w:pPr>
        <w:widowControl w:val="0"/>
        <w:spacing w:before="0" w:beforeAutospacing="0" w:after="0" w:afterAutospacing="0" w:line="240" w:lineRule="auto"/>
        <w:ind w:left="1509" w:right="720" w:hanging="789"/>
        <w:jc w:val="both"/>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t>3.4</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פיקוח עליון:</w:t>
      </w:r>
    </w:p>
    <w:p w14:paraId="64AF34DF"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b/>
          <w:bCs/>
          <w:sz w:val="24"/>
          <w:u w:val="single"/>
          <w:rtl/>
          <w:lang w:eastAsia="he-IL"/>
        </w:rPr>
      </w:pPr>
    </w:p>
    <w:p w14:paraId="308C4C98"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הפקוח העליון של המתכנן על בצוע העבודות יכלול:</w:t>
      </w:r>
    </w:p>
    <w:p w14:paraId="1163272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3E2DFE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lastRenderedPageBreak/>
        <w:t>-</w:t>
      </w:r>
      <w:r w:rsidRPr="001835AB">
        <w:rPr>
          <w:rFonts w:ascii="Times New Roman" w:eastAsia="Times New Roman" w:hAnsi="Times New Roman"/>
          <w:sz w:val="24"/>
          <w:rtl/>
          <w:lang w:eastAsia="he-IL"/>
        </w:rPr>
        <w:tab/>
        <w:t xml:space="preserve">פיקוח עליון על ביצוע המתקן בהתאם </w:t>
      </w:r>
      <w:proofErr w:type="spellStart"/>
      <w:r w:rsidRPr="001835AB">
        <w:rPr>
          <w:rFonts w:ascii="Times New Roman" w:eastAsia="Times New Roman" w:hAnsi="Times New Roman"/>
          <w:sz w:val="24"/>
          <w:rtl/>
          <w:lang w:eastAsia="he-IL"/>
        </w:rPr>
        <w:t>לתכניות</w:t>
      </w:r>
      <w:proofErr w:type="spellEnd"/>
      <w:r w:rsidRPr="001835AB">
        <w:rPr>
          <w:rFonts w:ascii="Times New Roman" w:eastAsia="Times New Roman" w:hAnsi="Times New Roman"/>
          <w:sz w:val="24"/>
          <w:rtl/>
          <w:lang w:eastAsia="he-IL"/>
        </w:rPr>
        <w:t xml:space="preserve">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51B3C89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922A9A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פיקוח עליון על טיב ביצוע המתקן וביצוע התחייבויות קבלני העבודות.</w:t>
      </w:r>
    </w:p>
    <w:p w14:paraId="41D4893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1A02F4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יעוץ והמלצה לגבי בחירה, בדיקה ואישור של חומרים וציוד</w:t>
      </w:r>
      <w:r w:rsidRPr="001835AB">
        <w:rPr>
          <w:rFonts w:ascii="Times New Roman" w:eastAsia="Times New Roman" w:hAnsi="Times New Roman" w:hint="cs"/>
          <w:sz w:val="24"/>
          <w:rtl/>
          <w:lang w:eastAsia="he-IL"/>
        </w:rPr>
        <w:t xml:space="preserve"> </w:t>
      </w:r>
      <w:r w:rsidRPr="001835AB">
        <w:rPr>
          <w:rFonts w:ascii="Times New Roman" w:eastAsia="Times New Roman" w:hAnsi="Times New Roman"/>
          <w:sz w:val="24"/>
          <w:rtl/>
          <w:lang w:eastAsia="he-IL"/>
        </w:rPr>
        <w:t>עבו</w:t>
      </w:r>
      <w:r w:rsidRPr="001835AB">
        <w:rPr>
          <w:rFonts w:ascii="Times New Roman" w:eastAsia="Times New Roman" w:hAnsi="Times New Roman" w:hint="cs"/>
          <w:sz w:val="24"/>
          <w:rtl/>
          <w:lang w:eastAsia="he-IL"/>
        </w:rPr>
        <w:t>ר</w:t>
      </w:r>
      <w:r w:rsidRPr="001835AB">
        <w:rPr>
          <w:rFonts w:ascii="Times New Roman" w:eastAsia="Times New Roman" w:hAnsi="Times New Roman"/>
          <w:sz w:val="24"/>
          <w:rtl/>
          <w:lang w:eastAsia="he-IL"/>
        </w:rPr>
        <w:t xml:space="preserve"> הפרטים </w:t>
      </w:r>
      <w:r w:rsidRPr="001835AB">
        <w:rPr>
          <w:rFonts w:ascii="Times New Roman" w:eastAsia="Times New Roman" w:hAnsi="Times New Roman" w:hint="cs"/>
          <w:sz w:val="24"/>
          <w:rtl/>
          <w:lang w:eastAsia="he-IL"/>
        </w:rPr>
        <w:t>הארכיטקטוניי</w:t>
      </w:r>
      <w:r w:rsidRPr="001835AB">
        <w:rPr>
          <w:rFonts w:ascii="Times New Roman" w:eastAsia="Times New Roman" w:hAnsi="Times New Roman" w:hint="eastAsia"/>
          <w:sz w:val="24"/>
          <w:rtl/>
          <w:lang w:eastAsia="he-IL"/>
        </w:rPr>
        <w:t>ם</w:t>
      </w:r>
      <w:r w:rsidRPr="001835AB">
        <w:rPr>
          <w:rFonts w:ascii="Times New Roman" w:eastAsia="Times New Roman" w:hAnsi="Times New Roman"/>
          <w:sz w:val="24"/>
          <w:rtl/>
          <w:lang w:eastAsia="he-IL"/>
        </w:rPr>
        <w:t xml:space="preserve"> של המתקנים (בשיתוף עם האדריכל).</w:t>
      </w:r>
    </w:p>
    <w:p w14:paraId="4942E17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5D0FCF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 xml:space="preserve">בדיקה באתר ומחוצה לו באם הקבלן והמפקח הבינו את </w:t>
      </w:r>
      <w:proofErr w:type="spellStart"/>
      <w:r w:rsidRPr="001835AB">
        <w:rPr>
          <w:rFonts w:ascii="Times New Roman" w:eastAsia="Times New Roman" w:hAnsi="Times New Roman"/>
          <w:sz w:val="24"/>
          <w:rtl/>
          <w:lang w:eastAsia="he-IL"/>
        </w:rPr>
        <w:t>תכניות</w:t>
      </w:r>
      <w:proofErr w:type="spellEnd"/>
      <w:r w:rsidRPr="001835AB">
        <w:rPr>
          <w:rFonts w:ascii="Times New Roman" w:eastAsia="Times New Roman" w:hAnsi="Times New Roman"/>
          <w:sz w:val="24"/>
          <w:rtl/>
          <w:lang w:eastAsia="he-IL"/>
        </w:rPr>
        <w:t xml:space="preserve"> המתכנן ואת הוראותיו.</w:t>
      </w:r>
    </w:p>
    <w:p w14:paraId="5D860618"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9A4A98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הדרכה ומתן הסברים למפקח, במידה ונתמנה כזה לפקוח על העבודות ליועצים ולקבלני העבודות, באתר ומחוצה לו.</w:t>
      </w:r>
    </w:p>
    <w:p w14:paraId="3D09501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952D32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דיווח למנהל על התקדמות ביצוע העבודות לאחר כל ביקור באתר ו/או בבית המלאכה.</w:t>
      </w:r>
    </w:p>
    <w:p w14:paraId="697C6E7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5A6B48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 xml:space="preserve">עדכון </w:t>
      </w:r>
      <w:proofErr w:type="spellStart"/>
      <w:r w:rsidRPr="001835AB">
        <w:rPr>
          <w:rFonts w:ascii="Times New Roman" w:eastAsia="Times New Roman" w:hAnsi="Times New Roman"/>
          <w:sz w:val="24"/>
          <w:rtl/>
          <w:lang w:eastAsia="he-IL"/>
        </w:rPr>
        <w:t>התכניות</w:t>
      </w:r>
      <w:proofErr w:type="spellEnd"/>
      <w:r w:rsidRPr="001835AB">
        <w:rPr>
          <w:rFonts w:ascii="Times New Roman" w:eastAsia="Times New Roman" w:hAnsi="Times New Roman"/>
          <w:sz w:val="24"/>
          <w:rtl/>
          <w:lang w:eastAsia="he-IL"/>
        </w:rPr>
        <w:t xml:space="preserve"> וכל יתר המסמכים הדרושים בהתאם לשינויים שיתחייבו מדרישת הרשויות או שינויים שיתגלה בהם צורך במהלך בצוע העבודות. כל עדכון יבוצע בתאום עם המנהל בכתב.</w:t>
      </w:r>
    </w:p>
    <w:p w14:paraId="47679A9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CA1A77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השתתפות בקבלת העבודות ואישור גמר ביצוע העבודות, בתאום עם היועצים. העברת רשימות ליקויים לתיקון.</w:t>
      </w:r>
    </w:p>
    <w:p w14:paraId="10A30EB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5A789E8E"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6067952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0D13A9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מתן יעוץ לפתרונות במקרים של כשלים בבצוע העבודות לעומת התכנון.</w:t>
      </w:r>
    </w:p>
    <w:p w14:paraId="75C20C7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0645DD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1570B9D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095C0C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2C104B3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82218B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הכנה וחתימה על כל מסמך ו/או תכנית שידרשו ע"י הרשויות מהמתכנן במהלך הבניה, עד אישור לאכלוס ותעודת גמר.</w:t>
      </w:r>
    </w:p>
    <w:p w14:paraId="1F1A932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598CDA6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בדיקת ביצוע עבודות הבדק וקבלה סופית של העבודות בגמר אחריות קבלני העבודות.</w:t>
      </w:r>
    </w:p>
    <w:p w14:paraId="0BA3459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1B2414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סיוע ככל הנדרש לשם אישור הרשויות להשלמת העבודות ולקבלת תעודת גמר.</w:t>
      </w:r>
    </w:p>
    <w:p w14:paraId="7E7DE3F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E9FE2B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 xml:space="preserve">סיוע למזמין במתן מענה לכל הפניות אשר יופנו אליו בקשר לתכנון ובצוע העבודות. </w:t>
      </w:r>
      <w:r w:rsidRPr="001835AB">
        <w:rPr>
          <w:rFonts w:ascii="Times New Roman" w:eastAsia="Times New Roman" w:hAnsi="Times New Roman" w:hint="cs"/>
          <w:sz w:val="24"/>
          <w:rtl/>
          <w:lang w:eastAsia="he-IL"/>
        </w:rPr>
        <w:t>גם לאחר תקופת הבדק</w:t>
      </w:r>
    </w:p>
    <w:p w14:paraId="16C9216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D126818"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 xml:space="preserve">השתתפות עם המזמין בהגנה בפני תביעות בקשר עם תכנון ובצוע העבודות, על דרך של הצטרפות כנתבע ו/או מסירת עדות מטעם </w:t>
      </w:r>
      <w:r w:rsidRPr="001835AB">
        <w:rPr>
          <w:rFonts w:ascii="Times New Roman" w:eastAsia="Times New Roman" w:hAnsi="Times New Roman"/>
          <w:sz w:val="24"/>
          <w:rtl/>
          <w:lang w:eastAsia="he-IL"/>
        </w:rPr>
        <w:lastRenderedPageBreak/>
        <w:t>המזמין, והמצאת כל מסמך בקשר עם התכנון, אשר דרוש למזמין לשם ניהול ההגנה, לפי דרישת המזמין ומיד עם דרישתו הראשונה.</w:t>
      </w:r>
    </w:p>
    <w:p w14:paraId="0630431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48B02E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כל יתר הדרוש לפיקוח עליון, ולביקורת על הבניה.</w:t>
      </w:r>
    </w:p>
    <w:p w14:paraId="63FA41A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2B6CF8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 xml:space="preserve">עיבוד </w:t>
      </w:r>
      <w:proofErr w:type="spellStart"/>
      <w:r w:rsidRPr="001835AB">
        <w:rPr>
          <w:rFonts w:ascii="Times New Roman" w:eastAsia="Times New Roman" w:hAnsi="Times New Roman"/>
          <w:sz w:val="24"/>
          <w:rtl/>
          <w:lang w:eastAsia="he-IL"/>
        </w:rPr>
        <w:t>תכניות</w:t>
      </w:r>
      <w:proofErr w:type="spellEnd"/>
      <w:r w:rsidRPr="001835AB">
        <w:rPr>
          <w:rFonts w:ascii="Times New Roman" w:eastAsia="Times New Roman" w:hAnsi="Times New Roman"/>
          <w:sz w:val="24"/>
          <w:rtl/>
          <w:lang w:eastAsia="he-IL"/>
        </w:rPr>
        <w:t xml:space="preserve"> הפרויקט כפי שבוצעו למעשה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על בסיס </w:t>
      </w:r>
      <w:proofErr w:type="spellStart"/>
      <w:r w:rsidRPr="001835AB">
        <w:rPr>
          <w:rFonts w:ascii="Times New Roman" w:eastAsia="Times New Roman" w:hAnsi="Times New Roman"/>
          <w:sz w:val="24"/>
          <w:rtl/>
          <w:lang w:eastAsia="he-IL"/>
        </w:rPr>
        <w:t>תכניות</w:t>
      </w:r>
      <w:proofErr w:type="spellEnd"/>
      <w:r w:rsidRPr="001835AB">
        <w:rPr>
          <w:rFonts w:ascii="Times New Roman" w:eastAsia="Times New Roman" w:hAnsi="Times New Roman"/>
          <w:sz w:val="24"/>
          <w:rtl/>
          <w:lang w:eastAsia="he-IL"/>
        </w:rPr>
        <w:t xml:space="preserve">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0A438E8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5CBEFAB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כדי למלא משימות אלו יבקר המתכנן באתר הבניה ובמפעל היצרן באופן תדיר ו/או לפי הזמנת המנהל או המפקח ולפחות בכל אחד מהשלבים הבאים: </w:t>
      </w:r>
    </w:p>
    <w:p w14:paraId="25A581D2"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9721D5E"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ביצוע פיר המעליות.</w:t>
      </w:r>
    </w:p>
    <w:p w14:paraId="09DD9550"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התקנת משקופי מעליות.</w:t>
      </w:r>
    </w:p>
    <w:p w14:paraId="14B5E2B3"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לפני העברת מתקנים מהמפעל לאתר.</w:t>
      </w:r>
    </w:p>
    <w:p w14:paraId="20C6AF31"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בעת התקנת ציוד בחדרי מכונות.</w:t>
      </w:r>
    </w:p>
    <w:p w14:paraId="013BAD31"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בעת התקנת תאי המעליות ועם גמר התקנת המעליות. </w:t>
      </w:r>
    </w:p>
    <w:p w14:paraId="696FE1BA"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 xml:space="preserve">בעת בדיקת מכון התקנים ובדיקת משרד העבודה. </w:t>
      </w:r>
    </w:p>
    <w:p w14:paraId="04338DDE"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48D62EC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אין המתכנן רשאי לתת הוראות לקבלנים ו/או לנהל משא ומתן עם הקבלנים אלא באמצעות נציגו המוסמך של המזמין.</w:t>
      </w:r>
    </w:p>
    <w:p w14:paraId="5BCE4E4E"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149EEC6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 xml:space="preserve">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w:t>
      </w:r>
      <w:proofErr w:type="spellStart"/>
      <w:r w:rsidRPr="001835AB">
        <w:rPr>
          <w:rFonts w:ascii="Times New Roman" w:eastAsia="Times New Roman" w:hAnsi="Times New Roman"/>
          <w:sz w:val="24"/>
          <w:rtl/>
          <w:lang w:eastAsia="he-IL"/>
        </w:rPr>
        <w:t>לתכניותיו</w:t>
      </w:r>
      <w:proofErr w:type="spellEnd"/>
      <w:r w:rsidRPr="001835AB">
        <w:rPr>
          <w:rFonts w:ascii="Times New Roman" w:eastAsia="Times New Roman" w:hAnsi="Times New Roman"/>
          <w:sz w:val="24"/>
          <w:rtl/>
          <w:lang w:eastAsia="he-IL"/>
        </w:rPr>
        <w:t xml:space="preserve"> ולתקנים מחייבים וכי בוצעו לשביעות רצונו.</w:t>
      </w:r>
    </w:p>
    <w:p w14:paraId="2FDF7AF1"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2B7C356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718D587"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יעוץ למזמין בדבר תפעול ואחזקת המתקן.</w:t>
      </w:r>
    </w:p>
    <w:p w14:paraId="6EC48F9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5C5246B"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4.</w:t>
      </w:r>
      <w:r w:rsidRPr="001835AB">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7712D5E3"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28A46E6F" w14:textId="77777777" w:rsidR="001835AB" w:rsidRPr="001835AB" w:rsidRDefault="001835AB" w:rsidP="001835AB">
      <w:pPr>
        <w:widowControl w:val="0"/>
        <w:spacing w:before="0" w:beforeAutospacing="0" w:after="0" w:afterAutospacing="0" w:line="240" w:lineRule="auto"/>
        <w:ind w:left="720" w:hanging="77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5.</w:t>
      </w:r>
      <w:r w:rsidRPr="001835AB">
        <w:rPr>
          <w:rFonts w:ascii="Times New Roman" w:eastAsia="Times New Roman" w:hAnsi="Times New Roman"/>
          <w:sz w:val="24"/>
          <w:rtl/>
          <w:lang w:eastAsia="he-IL"/>
        </w:rPr>
        <w:tab/>
        <w:t>מזמין רשאי להזמין מהמתכנן את כל שלבי התכנון המפורטים בנספח זה ו/או חלק מהם ו/או שירותים נוספים מעבר להם.</w:t>
      </w:r>
    </w:p>
    <w:p w14:paraId="472D73A9" w14:textId="77777777" w:rsidR="001835AB" w:rsidRPr="001835AB" w:rsidRDefault="001835AB" w:rsidP="001835AB">
      <w:pPr>
        <w:widowControl w:val="0"/>
        <w:spacing w:before="0" w:beforeAutospacing="0" w:after="0" w:afterAutospacing="0" w:line="240" w:lineRule="auto"/>
        <w:ind w:left="713" w:hanging="765"/>
        <w:rPr>
          <w:rFonts w:ascii="Times New Roman" w:eastAsia="Times New Roman" w:hAnsi="Times New Roman"/>
          <w:bCs/>
          <w:sz w:val="20"/>
          <w:u w:val="single"/>
          <w:rtl/>
          <w:lang w:eastAsia="he-IL"/>
        </w:rPr>
      </w:pPr>
      <w:r w:rsidRPr="001835AB">
        <w:rPr>
          <w:rFonts w:ascii="Times New Roman" w:eastAsia="Times New Roman" w:hAnsi="Times New Roman"/>
          <w:bCs/>
          <w:sz w:val="24"/>
          <w:u w:val="single"/>
          <w:rtl/>
          <w:lang w:eastAsia="he-IL"/>
        </w:rPr>
        <w:br w:type="page"/>
      </w:r>
    </w:p>
    <w:p w14:paraId="35BB045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lastRenderedPageBreak/>
        <w:t xml:space="preserve">נספח </w:t>
      </w:r>
      <w:r w:rsidR="00E64AE3">
        <w:rPr>
          <w:rFonts w:ascii="Times New Roman" w:eastAsia="Times New Roman" w:hAnsi="Times New Roman" w:hint="cs"/>
          <w:bCs/>
          <w:sz w:val="20"/>
          <w:u w:val="single"/>
          <w:rtl/>
          <w:lang w:eastAsia="he-IL"/>
        </w:rPr>
        <w:t>"</w:t>
      </w:r>
      <w:r w:rsidRPr="001835AB">
        <w:rPr>
          <w:rFonts w:ascii="Times New Roman" w:eastAsia="Times New Roman" w:hAnsi="Times New Roman"/>
          <w:bCs/>
          <w:sz w:val="20"/>
          <w:u w:val="single"/>
          <w:rtl/>
          <w:lang w:eastAsia="he-IL"/>
        </w:rPr>
        <w:t>ג'</w:t>
      </w:r>
      <w:r w:rsidR="00E64AE3">
        <w:rPr>
          <w:rFonts w:ascii="Times New Roman" w:eastAsia="Times New Roman" w:hAnsi="Times New Roman" w:hint="cs"/>
          <w:bCs/>
          <w:sz w:val="20"/>
          <w:u w:val="single"/>
          <w:rtl/>
          <w:lang w:eastAsia="he-IL"/>
        </w:rPr>
        <w:t>'</w:t>
      </w:r>
    </w:p>
    <w:p w14:paraId="62A277A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0DD58A7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לוח זמנים ושלבי עבודה</w:t>
      </w:r>
    </w:p>
    <w:p w14:paraId="542E3C5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0CCEB805"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7176516F"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631F0350"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37CEF4CC"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ימסור את </w:t>
      </w:r>
      <w:proofErr w:type="spellStart"/>
      <w:r w:rsidRPr="001835AB">
        <w:rPr>
          <w:rFonts w:ascii="Times New Roman" w:eastAsia="Times New Roman" w:hAnsi="Times New Roman"/>
          <w:sz w:val="20"/>
          <w:rtl/>
          <w:lang w:eastAsia="he-IL"/>
        </w:rPr>
        <w:t>התכניות</w:t>
      </w:r>
      <w:proofErr w:type="spellEnd"/>
      <w:r w:rsidRPr="001835AB">
        <w:rPr>
          <w:rFonts w:ascii="Times New Roman" w:eastAsia="Times New Roman" w:hAnsi="Times New Roman"/>
          <w:sz w:val="20"/>
          <w:rtl/>
          <w:lang w:eastAsia="he-IL"/>
        </w:rPr>
        <w:t xml:space="preserve"> לאישור המזמין בהתאם ללוח הזמנים </w:t>
      </w:r>
      <w:proofErr w:type="spellStart"/>
      <w:r w:rsidRPr="001835AB">
        <w:rPr>
          <w:rFonts w:ascii="Times New Roman" w:eastAsia="Times New Roman" w:hAnsi="Times New Roman"/>
          <w:sz w:val="20"/>
          <w:rtl/>
          <w:lang w:eastAsia="he-IL"/>
        </w:rPr>
        <w:t>והתכניות</w:t>
      </w:r>
      <w:proofErr w:type="spellEnd"/>
      <w:r w:rsidRPr="001835AB">
        <w:rPr>
          <w:rFonts w:ascii="Times New Roman" w:eastAsia="Times New Roman" w:hAnsi="Times New Roman"/>
          <w:sz w:val="20"/>
          <w:rtl/>
          <w:lang w:eastAsia="he-IL"/>
        </w:rPr>
        <w:t xml:space="preserve"> לא תיחשבנה כמושלמות עד לקבלת אישור המזמין.</w:t>
      </w:r>
    </w:p>
    <w:p w14:paraId="1991FCB2"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1097F030"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העביר המזמין למתכנן הערות או הנחיות נוספות לגבי </w:t>
      </w:r>
      <w:proofErr w:type="spellStart"/>
      <w:r w:rsidRPr="001835AB">
        <w:rPr>
          <w:rFonts w:ascii="Times New Roman" w:eastAsia="Times New Roman" w:hAnsi="Times New Roman"/>
          <w:sz w:val="20"/>
          <w:rtl/>
          <w:lang w:eastAsia="he-IL"/>
        </w:rPr>
        <w:t>התכניות</w:t>
      </w:r>
      <w:proofErr w:type="spellEnd"/>
      <w:r w:rsidRPr="001835AB">
        <w:rPr>
          <w:rFonts w:ascii="Times New Roman" w:eastAsia="Times New Roman" w:hAnsi="Times New Roman"/>
          <w:sz w:val="20"/>
          <w:rtl/>
          <w:lang w:eastAsia="he-IL"/>
        </w:rPr>
        <w:t xml:space="preserve">, יתכנן המתכנן את </w:t>
      </w:r>
      <w:proofErr w:type="spellStart"/>
      <w:r w:rsidRPr="001835AB">
        <w:rPr>
          <w:rFonts w:ascii="Times New Roman" w:eastAsia="Times New Roman" w:hAnsi="Times New Roman"/>
          <w:sz w:val="20"/>
          <w:rtl/>
          <w:lang w:eastAsia="he-IL"/>
        </w:rPr>
        <w:t>התכניות</w:t>
      </w:r>
      <w:proofErr w:type="spellEnd"/>
      <w:r w:rsidRPr="001835AB">
        <w:rPr>
          <w:rFonts w:ascii="Times New Roman" w:eastAsia="Times New Roman" w:hAnsi="Times New Roman"/>
          <w:sz w:val="20"/>
          <w:rtl/>
          <w:lang w:eastAsia="he-IL"/>
        </w:rPr>
        <w:t xml:space="preserve">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w:t>
      </w:r>
      <w:proofErr w:type="spellStart"/>
      <w:r w:rsidRPr="001835AB">
        <w:rPr>
          <w:rFonts w:ascii="Times New Roman" w:eastAsia="Times New Roman" w:hAnsi="Times New Roman"/>
          <w:sz w:val="20"/>
          <w:rtl/>
          <w:lang w:eastAsia="he-IL"/>
        </w:rPr>
        <w:t>תכניות</w:t>
      </w:r>
      <w:proofErr w:type="spellEnd"/>
      <w:r w:rsidRPr="001835AB">
        <w:rPr>
          <w:rFonts w:ascii="Times New Roman" w:eastAsia="Times New Roman" w:hAnsi="Times New Roman"/>
          <w:sz w:val="20"/>
          <w:rtl/>
          <w:lang w:eastAsia="he-IL"/>
        </w:rPr>
        <w:t xml:space="preserve"> שהוגשו לו ע"י המתכנן בתוך 30 יום ממועד הגשתן למזמין.</w:t>
      </w:r>
    </w:p>
    <w:p w14:paraId="2FE62BC5"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2C29DF3D"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אם לא יקבע לוח זמנים במעמד חתימת החוזה יעביר המתכנן לוח זמנים ראשוני לאישור המנהל תוך 7 ימים ממועד החתימה.</w:t>
      </w:r>
    </w:p>
    <w:p w14:paraId="5D65E340"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28CC0204"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35761F48"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sz w:val="20"/>
          <w:u w:val="single"/>
          <w:rtl/>
          <w:lang w:eastAsia="he-IL"/>
        </w:rPr>
        <w:br w:type="page"/>
      </w:r>
      <w:r w:rsidRPr="001835AB">
        <w:rPr>
          <w:rFonts w:ascii="Times New Roman" w:eastAsia="Times New Roman" w:hAnsi="Times New Roman"/>
          <w:bCs/>
          <w:sz w:val="24"/>
          <w:u w:val="single"/>
          <w:rtl/>
          <w:lang w:eastAsia="he-IL"/>
        </w:rPr>
        <w:lastRenderedPageBreak/>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ד'</w:t>
      </w:r>
      <w:r w:rsidR="00E64AE3">
        <w:rPr>
          <w:rFonts w:ascii="Times New Roman" w:eastAsia="Times New Roman" w:hAnsi="Times New Roman" w:hint="cs"/>
          <w:bCs/>
          <w:sz w:val="24"/>
          <w:u w:val="single"/>
          <w:rtl/>
          <w:lang w:eastAsia="he-IL"/>
        </w:rPr>
        <w:t>'</w:t>
      </w:r>
    </w:p>
    <w:p w14:paraId="0F9AE01B"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43942235"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שכר המתכנן</w:t>
      </w:r>
    </w:p>
    <w:p w14:paraId="24F1202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516B23E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164E17F0" w14:textId="77777777" w:rsidR="001835AB" w:rsidRPr="001835AB"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rtl/>
          <w:lang w:eastAsia="he-IL"/>
        </w:rPr>
      </w:pPr>
      <w:r w:rsidRPr="001835AB">
        <w:rPr>
          <w:rFonts w:ascii="Times New Roman" w:eastAsia="Times New Roman" w:hAnsi="Times New Roman"/>
          <w:sz w:val="24"/>
          <w:rtl/>
          <w:lang w:eastAsia="he-IL"/>
        </w:rPr>
        <w:t>תמורת ביצוע מלוא שרותי המתכנן, כמפורט בנספח ב'</w:t>
      </w:r>
      <w:r w:rsidRPr="001835AB">
        <w:rPr>
          <w:rFonts w:ascii="Times New Roman" w:eastAsia="Times New Roman" w:hAnsi="Times New Roman" w:hint="cs"/>
          <w:sz w:val="24"/>
          <w:rtl/>
          <w:lang w:eastAsia="he-IL"/>
        </w:rPr>
        <w:t xml:space="preserve"> ובנספח ח'</w:t>
      </w:r>
      <w:r w:rsidRPr="001835AB">
        <w:rPr>
          <w:rFonts w:ascii="Times New Roman" w:eastAsia="Times New Roman" w:hAnsi="Times New Roman"/>
          <w:sz w:val="24"/>
          <w:rtl/>
          <w:lang w:eastAsia="he-IL"/>
        </w:rPr>
        <w:t>, ישלם המזמין למתכנן את שכר המתכנן בשעורים כדלקמן:</w:t>
      </w:r>
    </w:p>
    <w:p w14:paraId="4CF907B0" w14:textId="717C0784" w:rsidR="001835AB" w:rsidRPr="001835AB" w:rsidRDefault="001835AB" w:rsidP="001835AB">
      <w:pPr>
        <w:widowControl w:val="0"/>
        <w:spacing w:before="120" w:beforeAutospacing="0" w:after="60" w:afterAutospacing="0" w:line="240" w:lineRule="auto"/>
        <w:ind w:left="1440" w:right="-181" w:hanging="720"/>
        <w:rPr>
          <w:rFonts w:ascii="Times New Roman" w:eastAsia="Times New Roman" w:hAnsi="Times New Roman"/>
          <w:sz w:val="24"/>
          <w:rtl/>
          <w:lang w:eastAsia="he-IL"/>
        </w:rPr>
      </w:pPr>
      <w:r w:rsidRPr="001835AB">
        <w:rPr>
          <w:rFonts w:ascii="Times New Roman" w:eastAsia="Times New Roman" w:hAnsi="Times New Roman"/>
          <w:sz w:val="24"/>
          <w:lang w:eastAsia="he-IL"/>
        </w:rPr>
        <w:t>1.1</w:t>
      </w:r>
      <w:r w:rsidRPr="001835AB">
        <w:rPr>
          <w:rFonts w:ascii="Times New Roman" w:eastAsia="Times New Roman" w:hAnsi="Times New Roman"/>
          <w:sz w:val="24"/>
          <w:lang w:eastAsia="he-IL"/>
        </w:rPr>
        <w:tab/>
      </w:r>
      <w:r w:rsidRPr="001835AB">
        <w:rPr>
          <w:rFonts w:ascii="Times New Roman" w:eastAsia="Times New Roman" w:hAnsi="Times New Roman"/>
          <w:sz w:val="24"/>
          <w:rtl/>
          <w:lang w:eastAsia="he-IL"/>
        </w:rPr>
        <w:t xml:space="preserve">סכום קבוע ומוחלט של </w:t>
      </w:r>
      <w:r w:rsidRPr="001835AB">
        <w:rPr>
          <w:rFonts w:ascii="Times New Roman" w:eastAsia="Times New Roman" w:hAnsi="Times New Roman" w:hint="cs"/>
          <w:sz w:val="24"/>
          <w:rtl/>
          <w:lang w:eastAsia="he-IL"/>
        </w:rPr>
        <w:t>__</w:t>
      </w:r>
      <w:ins w:id="34" w:author="Kook Sec" w:date="2022-04-05T11:59:00Z">
        <w:r w:rsidR="00FC46FE">
          <w:rPr>
            <w:rFonts w:ascii="Times New Roman" w:eastAsia="Times New Roman" w:hAnsi="Times New Roman" w:hint="cs"/>
            <w:sz w:val="24"/>
            <w:rtl/>
            <w:lang w:eastAsia="he-IL"/>
          </w:rPr>
          <w:t>6000</w:t>
        </w:r>
      </w:ins>
      <w:del w:id="35" w:author="Kook Sec" w:date="2022-04-05T11:59:00Z">
        <w:r w:rsidRPr="001835AB" w:rsidDel="00FC46FE">
          <w:rPr>
            <w:rFonts w:ascii="Times New Roman" w:eastAsia="Times New Roman" w:hAnsi="Times New Roman" w:hint="cs"/>
            <w:sz w:val="24"/>
            <w:rtl/>
            <w:lang w:eastAsia="he-IL"/>
          </w:rPr>
          <w:delText>____________</w:delText>
        </w:r>
      </w:del>
      <w:ins w:id="36" w:author="Kook Sec" w:date="2022-04-05T12:00:00Z">
        <w:r w:rsidR="00FC46FE">
          <w:rPr>
            <w:rFonts w:ascii="Times New Roman" w:eastAsia="Times New Roman" w:hAnsi="Times New Roman" w:hint="cs"/>
            <w:sz w:val="24"/>
            <w:rtl/>
            <w:lang w:eastAsia="he-IL"/>
          </w:rPr>
          <w:t xml:space="preserve"> ₪ </w:t>
        </w:r>
      </w:ins>
      <w:del w:id="37" w:author="Kook Sec" w:date="2022-04-05T12:00:00Z">
        <w:r w:rsidRPr="001835AB" w:rsidDel="00FC46FE">
          <w:rPr>
            <w:rFonts w:ascii="Times New Roman" w:eastAsia="Times New Roman" w:hAnsi="Times New Roman" w:hint="cs"/>
            <w:sz w:val="24"/>
            <w:rtl/>
            <w:lang w:eastAsia="he-IL"/>
          </w:rPr>
          <w:delText>_</w:delText>
        </w:r>
      </w:del>
      <w:r w:rsidRPr="001835AB">
        <w:rPr>
          <w:rFonts w:ascii="Times New Roman" w:eastAsia="Times New Roman" w:hAnsi="Times New Roman" w:hint="cs"/>
          <w:sz w:val="24"/>
          <w:rtl/>
          <w:lang w:eastAsia="he-IL"/>
        </w:rPr>
        <w:t>_</w:t>
      </w:r>
      <w:r w:rsidRPr="001835AB">
        <w:rPr>
          <w:rFonts w:ascii="Times New Roman" w:eastAsia="Times New Roman" w:hAnsi="Times New Roman"/>
          <w:sz w:val="24"/>
          <w:rtl/>
          <w:lang w:eastAsia="he-IL"/>
        </w:rPr>
        <w:t xml:space="preserve">לא כולל מע"מ לכל יחידת </w:t>
      </w:r>
      <w:r w:rsidRPr="001835AB">
        <w:rPr>
          <w:rFonts w:ascii="Times New Roman" w:eastAsia="Times New Roman" w:hAnsi="Times New Roman" w:hint="cs"/>
          <w:sz w:val="24"/>
          <w:rtl/>
          <w:lang w:eastAsia="he-IL"/>
        </w:rPr>
        <w:t>מעלית</w:t>
      </w:r>
      <w:r w:rsidRPr="001835AB">
        <w:rPr>
          <w:rFonts w:ascii="Times New Roman" w:eastAsia="Times New Roman" w:hAnsi="Times New Roman"/>
          <w:sz w:val="24"/>
          <w:lang w:eastAsia="he-IL"/>
        </w:rPr>
        <w:t>.</w:t>
      </w:r>
    </w:p>
    <w:p w14:paraId="08A8B8F1" w14:textId="1497ED92" w:rsidR="001835AB" w:rsidRPr="001835AB" w:rsidRDefault="001835AB" w:rsidP="001835AB">
      <w:pPr>
        <w:widowControl w:val="0"/>
        <w:spacing w:before="120" w:beforeAutospacing="0" w:after="60" w:afterAutospacing="0" w:line="240" w:lineRule="auto"/>
        <w:ind w:left="1440" w:right="-181" w:hanging="720"/>
        <w:rPr>
          <w:rFonts w:ascii="Times New Roman" w:eastAsia="Times New Roman" w:hAnsi="Times New Roman"/>
          <w:sz w:val="24"/>
          <w:rtl/>
          <w:lang w:eastAsia="he-IL"/>
        </w:rPr>
      </w:pPr>
      <w:r w:rsidRPr="001835AB">
        <w:rPr>
          <w:rFonts w:ascii="Times New Roman" w:eastAsia="Times New Roman" w:hAnsi="Times New Roman"/>
          <w:sz w:val="24"/>
          <w:rtl/>
          <w:lang w:eastAsia="he-IL"/>
        </w:rPr>
        <w:t>1.2</w:t>
      </w:r>
      <w:r w:rsidRPr="001835AB">
        <w:rPr>
          <w:rFonts w:ascii="Times New Roman" w:eastAsia="Times New Roman" w:hAnsi="Times New Roman"/>
          <w:sz w:val="24"/>
          <w:rtl/>
          <w:lang w:eastAsia="he-IL"/>
        </w:rPr>
        <w:tab/>
        <w:t xml:space="preserve">סכום קבוע ומוחלט </w:t>
      </w:r>
      <w:r w:rsidRPr="001835AB">
        <w:rPr>
          <w:rFonts w:ascii="Times New Roman" w:eastAsia="Times New Roman" w:hAnsi="Times New Roman" w:hint="cs"/>
          <w:sz w:val="24"/>
          <w:rtl/>
          <w:lang w:eastAsia="he-IL"/>
        </w:rPr>
        <w:t>_</w:t>
      </w:r>
      <w:del w:id="38" w:author="Kook Sec" w:date="2022-04-05T12:01:00Z">
        <w:r w:rsidRPr="001835AB" w:rsidDel="00FC46FE">
          <w:rPr>
            <w:rFonts w:ascii="Times New Roman" w:eastAsia="Times New Roman" w:hAnsi="Times New Roman" w:hint="cs"/>
            <w:sz w:val="24"/>
            <w:rtl/>
            <w:lang w:eastAsia="he-IL"/>
          </w:rPr>
          <w:delText>__</w:delText>
        </w:r>
      </w:del>
      <w:del w:id="39" w:author="Kook Sec" w:date="2022-04-05T12:00:00Z">
        <w:r w:rsidRPr="001835AB" w:rsidDel="00FC46FE">
          <w:rPr>
            <w:rFonts w:ascii="Times New Roman" w:eastAsia="Times New Roman" w:hAnsi="Times New Roman" w:hint="cs"/>
            <w:sz w:val="24"/>
            <w:rtl/>
            <w:lang w:eastAsia="he-IL"/>
          </w:rPr>
          <w:delText>__</w:delText>
        </w:r>
      </w:del>
      <w:del w:id="40" w:author="Kook Sec" w:date="2022-04-05T12:02:00Z">
        <w:r w:rsidRPr="001835AB" w:rsidDel="00FC46FE">
          <w:rPr>
            <w:rFonts w:ascii="Times New Roman" w:eastAsia="Times New Roman" w:hAnsi="Times New Roman" w:hint="cs"/>
            <w:sz w:val="24"/>
            <w:rtl/>
            <w:lang w:eastAsia="he-IL"/>
          </w:rPr>
          <w:delText>_</w:delText>
        </w:r>
      </w:del>
      <w:ins w:id="41" w:author="Kook Sec" w:date="2022-04-05T12:00:00Z">
        <w:r w:rsidR="00FC46FE">
          <w:rPr>
            <w:rFonts w:ascii="Times New Roman" w:eastAsia="Times New Roman" w:hAnsi="Times New Roman" w:hint="cs"/>
            <w:sz w:val="24"/>
            <w:rtl/>
            <w:lang w:eastAsia="he-IL"/>
          </w:rPr>
          <w:t>3</w:t>
        </w:r>
      </w:ins>
      <w:ins w:id="42" w:author="Kook Sec" w:date="2022-04-05T12:01:00Z">
        <w:r w:rsidR="00FC46FE">
          <w:rPr>
            <w:rFonts w:ascii="Times New Roman" w:eastAsia="Times New Roman" w:hAnsi="Times New Roman" w:hint="cs"/>
            <w:sz w:val="24"/>
            <w:rtl/>
            <w:lang w:eastAsia="he-IL"/>
          </w:rPr>
          <w:t>,</w:t>
        </w:r>
      </w:ins>
      <w:ins w:id="43" w:author="Kook Sec" w:date="2022-04-05T12:00:00Z">
        <w:r w:rsidR="00FC46FE">
          <w:rPr>
            <w:rFonts w:ascii="Times New Roman" w:eastAsia="Times New Roman" w:hAnsi="Times New Roman" w:hint="cs"/>
            <w:sz w:val="24"/>
            <w:rtl/>
            <w:lang w:eastAsia="he-IL"/>
          </w:rPr>
          <w:t>000</w:t>
        </w:r>
      </w:ins>
      <w:r w:rsidRPr="001835AB">
        <w:rPr>
          <w:rFonts w:ascii="Times New Roman" w:eastAsia="Times New Roman" w:hAnsi="Times New Roman" w:hint="cs"/>
          <w:sz w:val="24"/>
          <w:rtl/>
          <w:lang w:eastAsia="he-IL"/>
        </w:rPr>
        <w:t>_</w:t>
      </w:r>
      <w:ins w:id="44" w:author="Kook Sec" w:date="2022-04-05T12:01:00Z">
        <w:r w:rsidR="00FC46FE">
          <w:rPr>
            <w:rFonts w:ascii="Times New Roman" w:eastAsia="Times New Roman" w:hAnsi="Times New Roman" w:hint="cs"/>
            <w:sz w:val="24"/>
            <w:rtl/>
            <w:lang w:eastAsia="he-IL"/>
          </w:rPr>
          <w:t>₪</w:t>
        </w:r>
      </w:ins>
      <w:del w:id="45" w:author="Kook Sec" w:date="2022-04-05T12:00:00Z">
        <w:r w:rsidRPr="001835AB" w:rsidDel="00FC46FE">
          <w:rPr>
            <w:rFonts w:ascii="Times New Roman" w:eastAsia="Times New Roman" w:hAnsi="Times New Roman" w:hint="cs"/>
            <w:sz w:val="24"/>
            <w:rtl/>
            <w:lang w:eastAsia="he-IL"/>
          </w:rPr>
          <w:delText>_</w:delText>
        </w:r>
      </w:del>
      <w:del w:id="46" w:author="Kook Sec" w:date="2022-04-05T12:02:00Z">
        <w:r w:rsidRPr="001835AB" w:rsidDel="00FC46FE">
          <w:rPr>
            <w:rFonts w:ascii="Times New Roman" w:eastAsia="Times New Roman" w:hAnsi="Times New Roman" w:hint="cs"/>
            <w:sz w:val="24"/>
            <w:rtl/>
            <w:lang w:eastAsia="he-IL"/>
          </w:rPr>
          <w:delText>_</w:delText>
        </w:r>
      </w:del>
      <w:del w:id="47" w:author="Kook Sec" w:date="2022-04-05T12:00:00Z">
        <w:r w:rsidRPr="001835AB" w:rsidDel="00FC46FE">
          <w:rPr>
            <w:rFonts w:ascii="Times New Roman" w:eastAsia="Times New Roman" w:hAnsi="Times New Roman" w:hint="cs"/>
            <w:sz w:val="24"/>
            <w:rtl/>
            <w:lang w:eastAsia="he-IL"/>
          </w:rPr>
          <w:delText>________</w:delText>
        </w:r>
      </w:del>
      <w:r w:rsidRPr="001835AB">
        <w:rPr>
          <w:rFonts w:ascii="Times New Roman" w:eastAsia="Times New Roman" w:hAnsi="Times New Roman" w:hint="cs"/>
          <w:sz w:val="24"/>
          <w:rtl/>
          <w:lang w:eastAsia="he-IL"/>
        </w:rPr>
        <w:t>_</w:t>
      </w:r>
      <w:r w:rsidRPr="001835AB">
        <w:rPr>
          <w:rFonts w:ascii="Times New Roman" w:eastAsia="Times New Roman" w:hAnsi="Times New Roman"/>
          <w:sz w:val="24"/>
          <w:rtl/>
          <w:lang w:eastAsia="he-IL"/>
        </w:rPr>
        <w:t>לא כולל מע"מ מעלית במבנה חוזר.</w:t>
      </w:r>
    </w:p>
    <w:p w14:paraId="4BCBAC66"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rPr>
      </w:pPr>
    </w:p>
    <w:p w14:paraId="5FA19D65"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rPr>
      </w:pPr>
      <w:r w:rsidRPr="001835AB">
        <w:rPr>
          <w:rFonts w:ascii="Times New Roman" w:eastAsia="Times New Roman" w:hAnsi="Times New Roman"/>
          <w:sz w:val="24"/>
          <w:rtl/>
        </w:rPr>
        <w:t xml:space="preserve">הסכום המפורט בסעיף 1 לעיל יהיה צמוד למדד המחירים לצרכן  בגין חודש ליום </w:t>
      </w:r>
    </w:p>
    <w:p w14:paraId="56200B73" w14:textId="77777777" w:rsidR="001835AB" w:rsidRPr="001835AB" w:rsidRDefault="001835AB" w:rsidP="001835AB">
      <w:pPr>
        <w:widowControl w:val="0"/>
        <w:spacing w:before="0" w:beforeAutospacing="0" w:after="0" w:afterAutospacing="0" w:line="240" w:lineRule="auto"/>
        <w:ind w:left="720" w:right="720"/>
        <w:jc w:val="both"/>
        <w:rPr>
          <w:rFonts w:ascii="Times New Roman" w:eastAsia="Times New Roman" w:hAnsi="Times New Roman"/>
          <w:sz w:val="20"/>
          <w:rtl/>
          <w:lang w:eastAsia="he-IL"/>
        </w:rPr>
      </w:pPr>
      <w:r w:rsidRPr="001835AB">
        <w:rPr>
          <w:rFonts w:ascii="Times New Roman" w:eastAsia="Times New Roman" w:hAnsi="Times New Roman"/>
          <w:sz w:val="24"/>
          <w:rtl/>
        </w:rPr>
        <w:br/>
      </w:r>
      <w:r w:rsidRPr="001835AB">
        <w:rPr>
          <w:rFonts w:ascii="Times New Roman" w:eastAsia="Times New Roman" w:hAnsi="Times New Roman"/>
          <w:sz w:val="20"/>
          <w:rtl/>
          <w:lang w:eastAsia="he-IL"/>
        </w:rPr>
        <w:t>בסעיף זה:</w:t>
      </w:r>
    </w:p>
    <w:p w14:paraId="266419DD"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6940FA04" w14:textId="77777777" w:rsidR="001835AB" w:rsidRPr="001835AB" w:rsidRDefault="001835AB" w:rsidP="001835AB">
      <w:pPr>
        <w:widowControl w:val="0"/>
        <w:spacing w:before="0" w:beforeAutospacing="0" w:after="0" w:afterAutospacing="0" w:line="240" w:lineRule="auto"/>
        <w:ind w:right="720" w:firstLine="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מבנה ראשוני </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מבנה שהוקם לראשונה עפ"י </w:t>
      </w:r>
      <w:proofErr w:type="spellStart"/>
      <w:r w:rsidRPr="001835AB">
        <w:rPr>
          <w:rFonts w:ascii="Times New Roman" w:eastAsia="Times New Roman" w:hAnsi="Times New Roman"/>
          <w:sz w:val="20"/>
          <w:rtl/>
          <w:lang w:eastAsia="he-IL"/>
        </w:rPr>
        <w:t>תכניותיו</w:t>
      </w:r>
      <w:proofErr w:type="spellEnd"/>
      <w:r w:rsidRPr="001835AB">
        <w:rPr>
          <w:rFonts w:ascii="Times New Roman" w:eastAsia="Times New Roman" w:hAnsi="Times New Roman"/>
          <w:sz w:val="20"/>
          <w:rtl/>
          <w:lang w:eastAsia="he-IL"/>
        </w:rPr>
        <w:t xml:space="preserve"> של המתכנן.</w:t>
      </w:r>
    </w:p>
    <w:p w14:paraId="7CC45746"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135500E2"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מבנה חוזר – מבנה נוסף המוקם בשלמותו או בחלקו עפ"י </w:t>
      </w:r>
      <w:proofErr w:type="spellStart"/>
      <w:r w:rsidRPr="001835AB">
        <w:rPr>
          <w:rFonts w:ascii="Times New Roman" w:eastAsia="Times New Roman" w:hAnsi="Times New Roman"/>
          <w:sz w:val="20"/>
          <w:rtl/>
          <w:lang w:eastAsia="he-IL"/>
        </w:rPr>
        <w:t>תכניותיו</w:t>
      </w:r>
      <w:proofErr w:type="spellEnd"/>
      <w:r w:rsidRPr="001835AB">
        <w:rPr>
          <w:rFonts w:ascii="Times New Roman" w:eastAsia="Times New Roman" w:hAnsi="Times New Roman"/>
          <w:sz w:val="20"/>
          <w:rtl/>
          <w:lang w:eastAsia="he-IL"/>
        </w:rPr>
        <w:t xml:space="preserve"> של המתכנן ביחס למבנה ראשוני, על אותו מגרש או במגרש אחר, בין אם על פי </w:t>
      </w:r>
      <w:proofErr w:type="spellStart"/>
      <w:r w:rsidRPr="001835AB">
        <w:rPr>
          <w:rFonts w:ascii="Times New Roman" w:eastAsia="Times New Roman" w:hAnsi="Times New Roman"/>
          <w:sz w:val="20"/>
          <w:rtl/>
          <w:lang w:eastAsia="he-IL"/>
        </w:rPr>
        <w:t>תכניות</w:t>
      </w:r>
      <w:proofErr w:type="spellEnd"/>
      <w:r w:rsidRPr="001835AB">
        <w:rPr>
          <w:rFonts w:ascii="Times New Roman" w:eastAsia="Times New Roman" w:hAnsi="Times New Roman"/>
          <w:sz w:val="20"/>
          <w:rtl/>
          <w:lang w:eastAsia="he-IL"/>
        </w:rPr>
        <w:t xml:space="preserve"> קיימות על כל פרטיהן ובין אם לצורך הקמתו התבקש המתכנן להכניס שנויים והתאמות </w:t>
      </w:r>
      <w:proofErr w:type="spellStart"/>
      <w:r w:rsidRPr="001835AB">
        <w:rPr>
          <w:rFonts w:ascii="Times New Roman" w:eastAsia="Times New Roman" w:hAnsi="Times New Roman"/>
          <w:sz w:val="20"/>
          <w:rtl/>
          <w:lang w:eastAsia="he-IL"/>
        </w:rPr>
        <w:t>בתכניות</w:t>
      </w:r>
      <w:proofErr w:type="spellEnd"/>
      <w:r w:rsidRPr="001835AB">
        <w:rPr>
          <w:rFonts w:ascii="Times New Roman" w:eastAsia="Times New Roman" w:hAnsi="Times New Roman"/>
          <w:sz w:val="20"/>
          <w:rtl/>
          <w:lang w:eastAsia="he-IL"/>
        </w:rPr>
        <w:t xml:space="preserve"> הקיימות כגון: התאמת התכנון לשינויים בחוקים, בתקנות ובתקנים ו/או שינויים בהנחיות הרשויות המוסמכות, תמונת ראי, קומת עמודים, התאמה למרתפים, תוספת ו/או הפחתת עד שתי קומות טיפוסיות, שנויים קלים במידות.</w:t>
      </w:r>
    </w:p>
    <w:p w14:paraId="3F0F99AC" w14:textId="77777777" w:rsidR="001835AB" w:rsidRPr="001835AB" w:rsidRDefault="001835AB" w:rsidP="001835AB">
      <w:pPr>
        <w:widowControl w:val="0"/>
        <w:spacing w:before="0" w:beforeAutospacing="0" w:after="0" w:afterAutospacing="0" w:line="240" w:lineRule="auto"/>
        <w:ind w:left="720" w:firstLine="720"/>
        <w:rPr>
          <w:rFonts w:ascii="Times New Roman" w:eastAsia="Times New Roman" w:hAnsi="Times New Roman"/>
          <w:sz w:val="24"/>
          <w:rtl/>
          <w:lang w:eastAsia="he-IL"/>
        </w:rPr>
      </w:pPr>
    </w:p>
    <w:p w14:paraId="54871E78" w14:textId="77777777" w:rsidR="001835AB" w:rsidRPr="001835AB"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הסכום המפורט בסעיף 1.1 לעיל יהיה צמוד ל- </w:t>
      </w:r>
      <w:r w:rsidRPr="001835AB">
        <w:rPr>
          <w:rFonts w:ascii="Times New Roman" w:eastAsia="Times New Roman" w:hAnsi="Times New Roman"/>
          <w:color w:val="333399"/>
          <w:sz w:val="24"/>
          <w:rtl/>
          <w:lang w:eastAsia="he-IL"/>
        </w:rPr>
        <w:t>&lt;</w:t>
      </w:r>
      <w:sdt>
        <w:sdtPr>
          <w:rPr>
            <w:rFonts w:ascii="Times New Roman" w:eastAsia="Times New Roman" w:hAnsi="Times New Roman"/>
            <w:color w:val="333399"/>
            <w:sz w:val="24"/>
            <w:rtl/>
            <w:lang w:eastAsia="he-IL"/>
          </w:rPr>
          <w:alias w:val="סוג מדד כותרת"/>
          <w:tag w:val="cntMadadTypeTitle"/>
          <w:id w:val="2045785575"/>
          <w:placeholder>
            <w:docPart w:val="62E35420215B4011A21F6B68A2033B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D12751" w:rsidRPr="00E64AE3">
            <w:rPr>
              <w:rStyle w:val="AutoFieldsChar"/>
              <w:color w:val="00B0F0"/>
              <w:rtl/>
            </w:rPr>
            <w:t>[סוג מדד כותרת]</w:t>
          </w:r>
        </w:sdtContent>
      </w:sdt>
      <w:r w:rsidRPr="001835AB">
        <w:rPr>
          <w:rFonts w:ascii="Times New Roman" w:eastAsia="Times New Roman" w:hAnsi="Times New Roman"/>
          <w:color w:val="333399"/>
          <w:sz w:val="24"/>
          <w:rtl/>
          <w:lang w:eastAsia="he-IL"/>
        </w:rPr>
        <w:t xml:space="preserve"> </w:t>
      </w:r>
      <w:sdt>
        <w:sdtPr>
          <w:rPr>
            <w:rFonts w:ascii="Times New Roman" w:eastAsia="Times New Roman" w:hAnsi="Times New Roman"/>
            <w:color w:val="333399"/>
            <w:sz w:val="24"/>
            <w:rtl/>
            <w:lang w:eastAsia="he-IL"/>
          </w:rPr>
          <w:alias w:val="מדד בגין/ידוע - כותרת"/>
          <w:tag w:val="cntIsKnownTitle"/>
          <w:id w:val="-1611890786"/>
          <w:placeholder>
            <w:docPart w:val="0D11EEED53074232B641082A9FE2721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D12751" w:rsidRPr="00E64AE3">
            <w:rPr>
              <w:rStyle w:val="AutoFieldsChar"/>
              <w:color w:val="00B0F0"/>
              <w:rtl/>
            </w:rPr>
            <w:t>[מדד בגין/ידוע - כותרת]</w:t>
          </w:r>
        </w:sdtContent>
      </w:sdt>
      <w:r w:rsidRPr="001835AB">
        <w:rPr>
          <w:rFonts w:ascii="Times New Roman" w:eastAsia="Times New Roman" w:hAnsi="Times New Roman"/>
          <w:color w:val="333399"/>
          <w:sz w:val="24"/>
          <w:rtl/>
          <w:lang w:eastAsia="he-IL"/>
        </w:rPr>
        <w:t xml:space="preserve"> </w:t>
      </w:r>
      <w:sdt>
        <w:sdtPr>
          <w:rPr>
            <w:rFonts w:ascii="Times New Roman" w:eastAsia="Times New Roman" w:hAnsi="Times New Roman"/>
            <w:color w:val="333399"/>
            <w:sz w:val="24"/>
            <w:rtl/>
            <w:lang w:eastAsia="he-IL"/>
          </w:rPr>
          <w:alias w:val="מדד בסיס"/>
          <w:tag w:val="cntMadadBase"/>
          <w:id w:val="-1637714396"/>
          <w:placeholder>
            <w:docPart w:val="13B752DADF404318B26FEECA9B7751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00D12751" w:rsidRPr="00E64AE3">
            <w:rPr>
              <w:rStyle w:val="AutoFieldsChar"/>
              <w:color w:val="00B0F0"/>
              <w:rtl/>
            </w:rPr>
            <w:t>[מדד בסיס]</w:t>
          </w:r>
        </w:sdtContent>
      </w:sdt>
      <w:r w:rsidRPr="001835AB">
        <w:rPr>
          <w:rFonts w:ascii="Times New Roman" w:eastAsia="Times New Roman" w:hAnsi="Times New Roman"/>
          <w:sz w:val="24"/>
          <w:rtl/>
          <w:lang w:eastAsia="he-IL"/>
        </w:rPr>
        <w:t xml:space="preserve">  העומד על </w:t>
      </w:r>
      <w:sdt>
        <w:sdtPr>
          <w:rPr>
            <w:rFonts w:ascii="Times New Roman" w:eastAsia="Times New Roman" w:hAnsi="Times New Roman"/>
            <w:color w:val="333399"/>
            <w:sz w:val="24"/>
            <w:rtl/>
            <w:lang w:eastAsia="he-IL"/>
          </w:rPr>
          <w:alias w:val="נקודות מדד"/>
          <w:tag w:val="cntMadadPoints"/>
          <w:id w:val="-897595805"/>
          <w:placeholder>
            <w:docPart w:val="D85235A1B81543B1A28ABA672848DB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D12751" w:rsidRPr="00E64AE3">
            <w:rPr>
              <w:rStyle w:val="AutoFieldsChar"/>
              <w:color w:val="00B0F0"/>
              <w:rtl/>
            </w:rPr>
            <w:t>[נקודות מדד]</w:t>
          </w:r>
        </w:sdtContent>
      </w:sdt>
      <w:r w:rsidRPr="001835AB">
        <w:rPr>
          <w:rFonts w:ascii="Times New Roman" w:eastAsia="Times New Roman" w:hAnsi="Times New Roman"/>
          <w:sz w:val="24"/>
          <w:rtl/>
          <w:lang w:eastAsia="he-IL"/>
        </w:rPr>
        <w:t xml:space="preserve"> נקודות עד למדד הידוע ביום הגשת כל חשבון.</w:t>
      </w:r>
    </w:p>
    <w:p w14:paraId="5EA8CA44"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0C648965" w14:textId="77777777" w:rsidR="001835AB" w:rsidRPr="001835AB" w:rsidRDefault="001835AB" w:rsidP="001835AB">
      <w:pPr>
        <w:widowControl w:val="0"/>
        <w:spacing w:before="0" w:beforeAutospacing="0" w:after="0" w:afterAutospacing="0" w:line="240" w:lineRule="auto"/>
        <w:ind w:left="84" w:right="84" w:hanging="8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t>למען הסר ספק:</w:t>
      </w:r>
    </w:p>
    <w:p w14:paraId="07F79062" w14:textId="77777777" w:rsidR="001835AB" w:rsidRPr="001835AB" w:rsidRDefault="001835AB" w:rsidP="001835AB">
      <w:pPr>
        <w:widowControl w:val="0"/>
        <w:spacing w:before="0" w:beforeAutospacing="0" w:after="0" w:afterAutospacing="0" w:line="240" w:lineRule="auto"/>
        <w:ind w:left="2160" w:right="2160" w:hanging="720"/>
        <w:jc w:val="both"/>
        <w:rPr>
          <w:rFonts w:ascii="Times New Roman" w:eastAsia="Times New Roman" w:hAnsi="Times New Roman"/>
          <w:sz w:val="20"/>
          <w:rtl/>
          <w:lang w:eastAsia="he-IL"/>
        </w:rPr>
      </w:pPr>
    </w:p>
    <w:p w14:paraId="3F6AA4EB" w14:textId="77777777" w:rsidR="001835AB" w:rsidRPr="001835AB"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3.1</w:t>
      </w:r>
      <w:r w:rsidRPr="001835AB">
        <w:rPr>
          <w:rFonts w:ascii="Times New Roman" w:eastAsia="Times New Roman" w:hAnsi="Times New Roman"/>
          <w:sz w:val="20"/>
          <w:rtl/>
          <w:lang w:eastAsia="he-IL"/>
        </w:rPr>
        <w:tab/>
        <w:t>שכר המתכנן יחושב על פי כמות הבניינים שבתכנון ושבהם מעליות ושבכוונת המ</w:t>
      </w:r>
      <w:r w:rsidR="00E64AE3">
        <w:rPr>
          <w:rFonts w:ascii="Times New Roman" w:eastAsia="Times New Roman" w:hAnsi="Times New Roman"/>
          <w:sz w:val="20"/>
          <w:rtl/>
          <w:lang w:eastAsia="he-IL"/>
        </w:rPr>
        <w:t>זמין לבצעם בכל קטע וקטע של הפרו</w:t>
      </w:r>
      <w:r w:rsidRPr="001835AB">
        <w:rPr>
          <w:rFonts w:ascii="Times New Roman" w:eastAsia="Times New Roman" w:hAnsi="Times New Roman"/>
          <w:sz w:val="20"/>
          <w:rtl/>
          <w:lang w:eastAsia="he-IL"/>
        </w:rPr>
        <w:t>יקט במועדו (לשם ההמחשה: אם בקטע א' בכוונת המזמין לבצע בנין אחד בו זוג מעליות, והמתכנן נדרש לתכנן להקמת זוג מעליות, יהיה חייב המזמין בתשלום עבור אותן מעליות בלבד, גם אם התכנון יתאים לקטעים הבאים), באופן ששכר המתכנן ישולם לשיעורין כנגד גמר כל קטע וקטע, ביחס לשירותי התכנון שניתנו באותו הקטע אין באמור לגרוע מחובת המתכנן לבדוק ולוודא התאמת תכנון המבנים להעמדה על מגרשים בקטעים הבאים.</w:t>
      </w:r>
    </w:p>
    <w:p w14:paraId="79459060"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7CC0BE3D" w14:textId="77777777" w:rsidR="001835AB" w:rsidRPr="001835AB"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3.2</w:t>
      </w:r>
      <w:r w:rsidRPr="001835AB">
        <w:rPr>
          <w:rFonts w:ascii="Times New Roman" w:eastAsia="Times New Roman" w:hAnsi="Times New Roman"/>
          <w:sz w:val="20"/>
          <w:rtl/>
          <w:lang w:eastAsia="he-IL"/>
        </w:rPr>
        <w:tab/>
        <w:t>מובהר כי שכר המתכנן ליח"ד ומועדי התשלום הינם סופיים ומוחלטים, והם לא ישתנו מכל גורם שהוא, לרבות ומבלי לפגוע בכלליות האמו</w:t>
      </w:r>
      <w:r w:rsidR="00E64AE3">
        <w:rPr>
          <w:rFonts w:ascii="Times New Roman" w:eastAsia="Times New Roman" w:hAnsi="Times New Roman"/>
          <w:sz w:val="20"/>
          <w:rtl/>
          <w:lang w:eastAsia="he-IL"/>
        </w:rPr>
        <w:t>ר לעיל, הקטנת מספר המבנים בפרוי</w:t>
      </w:r>
      <w:r w:rsidRPr="001835AB">
        <w:rPr>
          <w:rFonts w:ascii="Times New Roman" w:eastAsia="Times New Roman" w:hAnsi="Times New Roman"/>
          <w:sz w:val="20"/>
          <w:rtl/>
          <w:lang w:eastAsia="he-IL"/>
        </w:rPr>
        <w:t>קט, כמות טיפוסי המעליות שיוזמנו ע"י המזמין, קצב הבניה, צורת ביצוע הבניה (קונבנציונלי ו/או טרומי ו/או מתועש), ו/או מידת, אופי וסוג השינויים שידרשו ע"י המזמין.</w:t>
      </w:r>
    </w:p>
    <w:p w14:paraId="094F24AC"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3C3E8D5C" w14:textId="77777777" w:rsidR="001835AB" w:rsidRPr="001835AB" w:rsidRDefault="001835AB" w:rsidP="001835AB">
      <w:pPr>
        <w:widowControl w:val="0"/>
        <w:spacing w:before="0" w:beforeAutospacing="0" w:after="0" w:afterAutospacing="0" w:line="240" w:lineRule="auto"/>
        <w:ind w:right="720" w:firstLine="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3.3</w:t>
      </w:r>
      <w:r w:rsidRPr="001835AB">
        <w:rPr>
          <w:rFonts w:ascii="Times New Roman" w:eastAsia="Times New Roman" w:hAnsi="Times New Roman"/>
          <w:sz w:val="20"/>
          <w:rtl/>
          <w:lang w:eastAsia="he-IL"/>
        </w:rPr>
        <w:tab/>
        <w:t>שכר המתכנן כולל את כל המפורט בחוזה על כל נספחיו, לרבות נספח ב'.</w:t>
      </w:r>
    </w:p>
    <w:p w14:paraId="46C1E913"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181751E6"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t>בנוסף לכל תשלום ישולם למתכנן מע"מ כשיעורו בחוק וזאת כנגד המצאת חשבונית מס כדין, למועד תשלום המע"מ ע"י המתכנן והמצאת כל אישור נוסף ע"פ על דין, לרבות אשור על נ</w:t>
      </w:r>
      <w:r w:rsidR="00E64AE3">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הול ספרים ואשור על ניכוי מס במקור.</w:t>
      </w:r>
    </w:p>
    <w:p w14:paraId="51ADAFC8"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p>
    <w:p w14:paraId="0F3D7396"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5.</w:t>
      </w:r>
      <w:r w:rsidRPr="001835AB">
        <w:rPr>
          <w:rFonts w:ascii="Times New Roman" w:eastAsia="Times New Roman" w:hAnsi="Times New Roman"/>
          <w:sz w:val="20"/>
          <w:rtl/>
          <w:lang w:eastAsia="he-IL"/>
        </w:rPr>
        <w:tab/>
        <w:t xml:space="preserve">תנאי מוקדם לביצוע התשלומים לפי נספח זה הוא קיום כל התחייבויות המתכנן על פי חוזה זה, השלמת כל עבודות התכנון הכלולות בשכר המתכנן ומסירת כל המסמכים </w:t>
      </w:r>
      <w:proofErr w:type="spellStart"/>
      <w:r w:rsidRPr="001835AB">
        <w:rPr>
          <w:rFonts w:ascii="Times New Roman" w:eastAsia="Times New Roman" w:hAnsi="Times New Roman"/>
          <w:sz w:val="20"/>
          <w:rtl/>
          <w:lang w:eastAsia="he-IL"/>
        </w:rPr>
        <w:t>והתכניות</w:t>
      </w:r>
      <w:proofErr w:type="spellEnd"/>
      <w:r w:rsidRPr="001835AB">
        <w:rPr>
          <w:rFonts w:ascii="Times New Roman" w:eastAsia="Times New Roman" w:hAnsi="Times New Roman"/>
          <w:sz w:val="20"/>
          <w:rtl/>
          <w:lang w:eastAsia="he-IL"/>
        </w:rPr>
        <w:t xml:space="preserve"> למזמין.</w:t>
      </w:r>
    </w:p>
    <w:p w14:paraId="4387F27F"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516EC408"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21635534"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1835AB">
        <w:rPr>
          <w:rFonts w:ascii="Times New Roman" w:eastAsia="Times New Roman" w:hAnsi="Times New Roman"/>
          <w:sz w:val="24"/>
          <w:rtl/>
          <w:lang w:eastAsia="he-IL"/>
        </w:rPr>
        <w:br w:type="page"/>
      </w:r>
    </w:p>
    <w:p w14:paraId="7AC86DC0"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lastRenderedPageBreak/>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ה</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w:t>
      </w:r>
    </w:p>
    <w:p w14:paraId="762751FD"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5D813ED6"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תשלומי שכר המתכנן</w:t>
      </w:r>
    </w:p>
    <w:p w14:paraId="42546F2F"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3C3A36F1"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rtl/>
          <w:lang w:eastAsia="he-IL"/>
        </w:rPr>
      </w:pPr>
    </w:p>
    <w:p w14:paraId="205A7F5D" w14:textId="77777777" w:rsidR="001835AB" w:rsidRPr="001835AB" w:rsidRDefault="001835AB" w:rsidP="001835AB">
      <w:pPr>
        <w:widowControl w:val="0"/>
        <w:numPr>
          <w:ilvl w:val="0"/>
          <w:numId w:val="14"/>
        </w:numPr>
        <w:spacing w:before="0" w:beforeAutospacing="0" w:after="0" w:afterAutospacing="0" w:line="240" w:lineRule="auto"/>
        <w:rPr>
          <w:rFonts w:ascii="Times New Roman" w:eastAsia="Times New Roman" w:hAnsi="Times New Roman"/>
          <w:sz w:val="24"/>
          <w:rtl/>
          <w:lang w:eastAsia="he-IL"/>
        </w:rPr>
      </w:pPr>
      <w:r w:rsidRPr="001835AB">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1835AB">
        <w:rPr>
          <w:rFonts w:ascii="Times New Roman" w:eastAsia="Times New Roman" w:hAnsi="Times New Roman"/>
          <w:sz w:val="24"/>
          <w:rtl/>
          <w:lang w:eastAsia="he-IL"/>
        </w:rPr>
        <w:br/>
      </w:r>
    </w:p>
    <w:p w14:paraId="4AD4D505"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b/>
          <w:bCs/>
          <w:sz w:val="24"/>
          <w:u w:val="single"/>
          <w:rtl/>
        </w:rPr>
      </w:pPr>
      <w:r w:rsidRPr="001835AB">
        <w:rPr>
          <w:rFonts w:ascii="Times New Roman" w:eastAsia="Times New Roman" w:hAnsi="Times New Roman"/>
          <w:b/>
          <w:bCs/>
          <w:sz w:val="24"/>
          <w:u w:val="single"/>
          <w:rtl/>
        </w:rPr>
        <w:t>ל-(זוג) (שלוש) (ארבע) מעליות במבנה ראשוני</w:t>
      </w:r>
    </w:p>
    <w:p w14:paraId="61FD1088"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sz w:val="24"/>
          <w:rtl/>
        </w:rPr>
      </w:pPr>
    </w:p>
    <w:p w14:paraId="44702AF1"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א.</w:t>
      </w:r>
      <w:r w:rsidRPr="001835AB">
        <w:rPr>
          <w:rFonts w:ascii="Times New Roman" w:eastAsia="Times New Roman" w:hAnsi="Times New Roman"/>
          <w:sz w:val="24"/>
          <w:rtl/>
        </w:rPr>
        <w:tab/>
        <w:t>לאחר גמר התכנון המוקדם, ואישור עבודות שלב זה על ידי המזמין</w:t>
      </w:r>
      <w:r w:rsidRPr="001835AB">
        <w:rPr>
          <w:rFonts w:ascii="Times New Roman" w:eastAsia="Times New Roman" w:hAnsi="Times New Roman"/>
          <w:sz w:val="24"/>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sz w:val="24"/>
          <w:rtl/>
        </w:rPr>
        <w:t>10%</w:t>
      </w:r>
    </w:p>
    <w:p w14:paraId="1E2C2ADB"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ב.</w:t>
      </w:r>
      <w:r w:rsidRPr="001835AB">
        <w:rPr>
          <w:rFonts w:ascii="Times New Roman" w:eastAsia="Times New Roman" w:hAnsi="Times New Roman"/>
          <w:sz w:val="24"/>
          <w:rtl/>
        </w:rPr>
        <w:tab/>
        <w:t>לאחר גמר התכנון הסופי, ואישור עבודות שלב זה על ידי המזמין</w:t>
      </w:r>
      <w:r w:rsidR="00E64AE3">
        <w:rPr>
          <w:rFonts w:ascii="Times New Roman" w:eastAsia="Times New Roman" w:hAnsi="Times New Roman" w:hint="cs"/>
          <w:sz w:val="24"/>
          <w:rtl/>
        </w:rPr>
        <w:t xml:space="preserve"> </w:t>
      </w:r>
      <w:r w:rsidR="00E64AE3" w:rsidRPr="003F4502">
        <w:rPr>
          <w:rFonts w:ascii="Times New Roman" w:eastAsia="Times New Roman" w:hAnsi="Times New Roman" w:hint="cs"/>
          <w:sz w:val="24"/>
          <w:u w:val="dotted"/>
          <w:rtl/>
        </w:rPr>
        <w:t xml:space="preserve">     </w:t>
      </w:r>
      <w:r w:rsidRPr="003F4502">
        <w:rPr>
          <w:rFonts w:ascii="Times New Roman" w:eastAsia="Times New Roman" w:hAnsi="Times New Roman"/>
          <w:sz w:val="24"/>
          <w:u w:val="dotted"/>
          <w:rtl/>
        </w:rPr>
        <w:tab/>
      </w:r>
      <w:r w:rsidRPr="001835AB">
        <w:rPr>
          <w:rFonts w:ascii="Times New Roman" w:eastAsia="Times New Roman" w:hAnsi="Times New Roman"/>
          <w:sz w:val="24"/>
          <w:rtl/>
        </w:rPr>
        <w:t>15%</w:t>
      </w:r>
    </w:p>
    <w:p w14:paraId="1F74DC17"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ג.</w:t>
      </w:r>
      <w:r w:rsidRPr="001835AB">
        <w:rPr>
          <w:rFonts w:ascii="Times New Roman" w:eastAsia="Times New Roman" w:hAnsi="Times New Roman"/>
          <w:sz w:val="24"/>
          <w:rtl/>
        </w:rPr>
        <w:tab/>
        <w:t>לאחר אישור הבקשות להיתרי בניה והוצאת היתר בניה</w:t>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3F4502">
        <w:rPr>
          <w:rFonts w:ascii="Times New Roman" w:eastAsia="Times New Roman" w:hAnsi="Times New Roman"/>
          <w:sz w:val="24"/>
          <w:u w:val="dotted"/>
          <w:rtl/>
        </w:rPr>
        <w:tab/>
      </w:r>
      <w:r w:rsidRPr="001835AB">
        <w:rPr>
          <w:rFonts w:ascii="Times New Roman" w:eastAsia="Times New Roman" w:hAnsi="Times New Roman"/>
          <w:sz w:val="24"/>
          <w:rtl/>
        </w:rPr>
        <w:t>8%</w:t>
      </w:r>
    </w:p>
    <w:p w14:paraId="612C3199"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ד.</w:t>
      </w:r>
      <w:r w:rsidRPr="001835AB">
        <w:rPr>
          <w:rFonts w:ascii="Times New Roman" w:eastAsia="Times New Roman" w:hAnsi="Times New Roman"/>
          <w:sz w:val="24"/>
          <w:rtl/>
        </w:rPr>
        <w:tab/>
        <w:t>לאחר גמר התכנון המפורט והמכרזים, ואישור עבודות שלב זה</w:t>
      </w:r>
    </w:p>
    <w:p w14:paraId="7777B337"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על ידי המזמין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hint="cs"/>
          <w:sz w:val="24"/>
          <w:rtl/>
        </w:rPr>
        <w:t>25</w:t>
      </w:r>
      <w:r w:rsidRPr="001835AB">
        <w:rPr>
          <w:rFonts w:ascii="Times New Roman" w:eastAsia="Times New Roman" w:hAnsi="Times New Roman"/>
          <w:sz w:val="24"/>
          <w:rtl/>
        </w:rPr>
        <w:t>%</w:t>
      </w:r>
    </w:p>
    <w:p w14:paraId="46232FC1"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ה.</w:t>
      </w:r>
      <w:r w:rsidRPr="001835AB">
        <w:rPr>
          <w:rFonts w:ascii="Times New Roman" w:eastAsia="Times New Roman" w:hAnsi="Times New Roman"/>
          <w:sz w:val="24"/>
          <w:rtl/>
        </w:rPr>
        <w:tab/>
        <w:t xml:space="preserve">לאחר גמר הוצאת </w:t>
      </w:r>
      <w:proofErr w:type="spellStart"/>
      <w:r w:rsidRPr="001835AB">
        <w:rPr>
          <w:rFonts w:ascii="Times New Roman" w:eastAsia="Times New Roman" w:hAnsi="Times New Roman"/>
          <w:sz w:val="24"/>
          <w:rtl/>
        </w:rPr>
        <w:t>תכניות</w:t>
      </w:r>
      <w:proofErr w:type="spellEnd"/>
      <w:r w:rsidRPr="001835AB">
        <w:rPr>
          <w:rFonts w:ascii="Times New Roman" w:eastAsia="Times New Roman" w:hAnsi="Times New Roman"/>
          <w:sz w:val="24"/>
          <w:rtl/>
        </w:rPr>
        <w:t xml:space="preserve"> לבצוע</w:t>
      </w:r>
      <w:r w:rsidRPr="001835AB">
        <w:rPr>
          <w:rFonts w:ascii="Times New Roman" w:eastAsia="Times New Roman" w:hAnsi="Times New Roman"/>
          <w:sz w:val="24"/>
          <w:rtl/>
        </w:rPr>
        <w:tab/>
      </w:r>
      <w:r w:rsidRPr="001835AB">
        <w:rPr>
          <w:rFonts w:ascii="Times New Roman" w:eastAsia="Times New Roman" w:hAnsi="Times New Roman" w:hint="cs"/>
          <w:sz w:val="24"/>
          <w:rtl/>
        </w:rPr>
        <w:t>ואישור ציוד הספק</w:t>
      </w:r>
      <w:r w:rsidRPr="003F4502">
        <w:rPr>
          <w:rFonts w:ascii="Times New Roman" w:eastAsia="Times New Roman" w:hAnsi="Times New Roman"/>
          <w:sz w:val="24"/>
          <w:u w:val="dotted"/>
          <w:rtl/>
        </w:rPr>
        <w:tab/>
      </w:r>
      <w:r w:rsidR="00E64AE3"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003F4502">
        <w:rPr>
          <w:rFonts w:ascii="Times New Roman" w:eastAsia="Times New Roman" w:hAnsi="Times New Roman"/>
          <w:sz w:val="24"/>
          <w:rtl/>
        </w:rPr>
        <w:t>12%</w:t>
      </w:r>
    </w:p>
    <w:p w14:paraId="4EEBD2CF"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ו.</w:t>
      </w:r>
      <w:r w:rsidRPr="001835AB">
        <w:rPr>
          <w:rFonts w:ascii="Times New Roman" w:eastAsia="Times New Roman" w:hAnsi="Times New Roman"/>
          <w:sz w:val="24"/>
          <w:rtl/>
        </w:rPr>
        <w:tab/>
        <w:t>במהלך בצוע הפיקוח העליון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hint="cs"/>
          <w:sz w:val="24"/>
          <w:rtl/>
        </w:rPr>
        <w:t>20</w:t>
      </w:r>
      <w:r w:rsidRPr="001835AB">
        <w:rPr>
          <w:rFonts w:ascii="Times New Roman" w:eastAsia="Times New Roman" w:hAnsi="Times New Roman"/>
          <w:sz w:val="24"/>
          <w:rtl/>
        </w:rPr>
        <w:t>%</w:t>
      </w:r>
    </w:p>
    <w:p w14:paraId="480324EB"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ז.</w:t>
      </w:r>
      <w:r w:rsidRPr="001835AB">
        <w:rPr>
          <w:rFonts w:ascii="Times New Roman" w:eastAsia="Times New Roman" w:hAnsi="Times New Roman"/>
          <w:sz w:val="24"/>
          <w:rtl/>
        </w:rPr>
        <w:tab/>
        <w:t xml:space="preserve">לאחר גמר ביצוע העבודות בהתאם לחוזה זה, הפעלת הפרויקט </w:t>
      </w:r>
      <w:r w:rsidRPr="001835AB">
        <w:rPr>
          <w:rFonts w:ascii="Times New Roman" w:eastAsia="Times New Roman" w:hAnsi="Times New Roman"/>
          <w:sz w:val="24"/>
          <w:rtl/>
        </w:rPr>
        <w:tab/>
      </w:r>
    </w:p>
    <w:p w14:paraId="3BAC1D6B"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והמתקן קבלת המערכות וקבלתם על ידי המזמין, ולאחר בדיקת </w:t>
      </w:r>
    </w:p>
    <w:p w14:paraId="54F167BD"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החשבונות הסופיים בגין העבודות ואישורם על ידי המתכנן והמזמין </w:t>
      </w:r>
    </w:p>
    <w:p w14:paraId="4C259DA5" w14:textId="77777777" w:rsidR="003F4502" w:rsidRDefault="001835AB" w:rsidP="00E64AE3">
      <w:pPr>
        <w:widowControl w:val="0"/>
        <w:spacing w:before="0" w:beforeAutospacing="0" w:after="0" w:afterAutospacing="0" w:line="240" w:lineRule="auto"/>
        <w:ind w:left="720" w:right="-142"/>
        <w:rPr>
          <w:rFonts w:ascii="Times New Roman" w:eastAsia="Times New Roman" w:hAnsi="Times New Roman"/>
          <w:b/>
          <w:bCs/>
          <w:sz w:val="24"/>
          <w:u w:val="single"/>
          <w:rtl/>
        </w:rPr>
      </w:pPr>
      <w:r w:rsidRPr="001835AB">
        <w:rPr>
          <w:rFonts w:ascii="Times New Roman" w:eastAsia="Times New Roman" w:hAnsi="Times New Roman"/>
          <w:sz w:val="24"/>
          <w:rtl/>
        </w:rPr>
        <w:tab/>
        <w:t>וקבלת אישור אכלוס</w:t>
      </w:r>
      <w:r w:rsidRPr="001835AB">
        <w:rPr>
          <w:rFonts w:ascii="Times New Roman" w:eastAsia="Times New Roman" w:hAnsi="Times New Roman" w:hint="cs"/>
          <w:sz w:val="24"/>
          <w:rtl/>
        </w:rPr>
        <w:t xml:space="preserve"> לאח</w:t>
      </w:r>
      <w:r w:rsidRPr="001835AB">
        <w:rPr>
          <w:rFonts w:ascii="Times New Roman" w:eastAsia="Times New Roman" w:hAnsi="Times New Roman" w:hint="eastAsia"/>
          <w:sz w:val="24"/>
          <w:rtl/>
        </w:rPr>
        <w:t>ר</w:t>
      </w:r>
      <w:r w:rsidRPr="001835AB">
        <w:rPr>
          <w:rFonts w:ascii="Times New Roman" w:eastAsia="Times New Roman" w:hAnsi="Times New Roman" w:hint="cs"/>
          <w:sz w:val="24"/>
          <w:rtl/>
        </w:rPr>
        <w:t xml:space="preserve"> קבלת אישור מכון התקנים ומשרד העבודה</w:t>
      </w:r>
      <w:r w:rsidRPr="003F4502">
        <w:rPr>
          <w:rFonts w:ascii="Times New Roman" w:eastAsia="Times New Roman" w:hAnsi="Times New Roman" w:hint="cs"/>
          <w:sz w:val="24"/>
          <w:u w:val="dotted"/>
          <w:rtl/>
        </w:rPr>
        <w:tab/>
      </w:r>
      <w:r w:rsidRPr="001835AB">
        <w:rPr>
          <w:rFonts w:ascii="Times New Roman" w:eastAsia="Times New Roman" w:hAnsi="Times New Roman" w:hint="cs"/>
          <w:sz w:val="24"/>
          <w:rtl/>
        </w:rPr>
        <w:t>10</w:t>
      </w:r>
      <w:r w:rsidRPr="001835AB">
        <w:rPr>
          <w:rFonts w:ascii="Times New Roman" w:eastAsia="Times New Roman" w:hAnsi="Times New Roman"/>
          <w:sz w:val="24"/>
          <w:rtl/>
        </w:rPr>
        <w:t>%</w:t>
      </w:r>
      <w:r w:rsidRPr="001835AB">
        <w:rPr>
          <w:rFonts w:ascii="Times New Roman" w:eastAsia="Times New Roman" w:hAnsi="Times New Roman"/>
          <w:sz w:val="24"/>
          <w:rtl/>
        </w:rPr>
        <w:tab/>
      </w:r>
      <w:r w:rsidRPr="001835AB">
        <w:rPr>
          <w:rFonts w:ascii="Times New Roman" w:eastAsia="Times New Roman" w:hAnsi="Times New Roman"/>
          <w:sz w:val="24"/>
          <w:rtl/>
        </w:rPr>
        <w:tab/>
      </w:r>
      <w:r w:rsidRPr="001835AB">
        <w:rPr>
          <w:rFonts w:ascii="Times New Roman" w:eastAsia="Times New Roman" w:hAnsi="Times New Roman"/>
          <w:sz w:val="24"/>
          <w:rtl/>
        </w:rPr>
        <w:tab/>
      </w:r>
    </w:p>
    <w:p w14:paraId="5A1D9091"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b/>
          <w:bCs/>
          <w:sz w:val="24"/>
          <w:u w:val="single"/>
          <w:rtl/>
        </w:rPr>
      </w:pPr>
      <w:r w:rsidRPr="001835AB">
        <w:rPr>
          <w:rFonts w:ascii="Times New Roman" w:eastAsia="Times New Roman" w:hAnsi="Times New Roman"/>
          <w:b/>
          <w:bCs/>
          <w:sz w:val="24"/>
          <w:u w:val="single"/>
          <w:rtl/>
        </w:rPr>
        <w:t>ל-(זוג) (שלוש) (ארבע) מעליות במבנה חוזר</w:t>
      </w:r>
    </w:p>
    <w:p w14:paraId="3B3FEB69"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p>
    <w:p w14:paraId="1E36E1BB"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א.</w:t>
      </w:r>
      <w:r w:rsidRPr="001835AB">
        <w:rPr>
          <w:rFonts w:ascii="Times New Roman" w:eastAsia="Times New Roman" w:hAnsi="Times New Roman"/>
          <w:sz w:val="24"/>
          <w:rtl/>
        </w:rPr>
        <w:tab/>
        <w:t>לאחר אישור הבקשות להיתרי בניה והוצאת היתר בניה</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25%</w:t>
      </w:r>
    </w:p>
    <w:p w14:paraId="3A7E7A75"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ב.</w:t>
      </w:r>
      <w:r w:rsidRPr="001835AB">
        <w:rPr>
          <w:rFonts w:ascii="Times New Roman" w:eastAsia="Times New Roman" w:hAnsi="Times New Roman"/>
          <w:sz w:val="24"/>
          <w:rtl/>
        </w:rPr>
        <w:tab/>
        <w:t>במהלך ביצוע הפיקוח העליון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45%</w:t>
      </w:r>
    </w:p>
    <w:p w14:paraId="212CA4D6"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ג.</w:t>
      </w:r>
      <w:r w:rsidRPr="001835AB">
        <w:rPr>
          <w:rFonts w:ascii="Times New Roman" w:eastAsia="Times New Roman" w:hAnsi="Times New Roman"/>
          <w:sz w:val="24"/>
          <w:rtl/>
        </w:rPr>
        <w:tab/>
        <w:t xml:space="preserve">לאחר גמר ביצוע העבודות בהתאם לחוזה זה, הפעלת הפרויקט </w:t>
      </w:r>
    </w:p>
    <w:p w14:paraId="48BC6069"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והמתקן קבלת המערכות וקבלתם על ידי המזמין, ולאחר בדיקת </w:t>
      </w:r>
    </w:p>
    <w:p w14:paraId="7DCB7E99"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החשבונות הסופיים בגין העבודות ואישורם על ידי המתכנן והמזמין</w:t>
      </w:r>
    </w:p>
    <w:p w14:paraId="02C4A75A"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וקבלת אישור אכלוס</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25%</w:t>
      </w:r>
    </w:p>
    <w:p w14:paraId="4D54CD3C"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ד.</w:t>
      </w:r>
      <w:r w:rsidRPr="001835AB">
        <w:rPr>
          <w:rFonts w:ascii="Times New Roman" w:eastAsia="Times New Roman" w:hAnsi="Times New Roman"/>
          <w:sz w:val="24"/>
          <w:rtl/>
        </w:rPr>
        <w:tab/>
        <w:t>לאחר גמר הפיקוח העליון, ת</w:t>
      </w:r>
      <w:r w:rsidRPr="001835AB">
        <w:rPr>
          <w:rFonts w:ascii="Times New Roman" w:eastAsia="Times New Roman" w:hAnsi="Times New Roman" w:hint="cs"/>
          <w:sz w:val="24"/>
          <w:rtl/>
        </w:rPr>
        <w:t>י</w:t>
      </w:r>
      <w:r w:rsidRPr="001835AB">
        <w:rPr>
          <w:rFonts w:ascii="Times New Roman" w:eastAsia="Times New Roman" w:hAnsi="Times New Roman"/>
          <w:sz w:val="24"/>
          <w:rtl/>
        </w:rPr>
        <w:t>קוני הבדק וקבלת תעודת גמר לפרויקט,</w:t>
      </w:r>
    </w:p>
    <w:p w14:paraId="495250B7"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אשור המתכנן בכתב להשלמת הפרויקט בהתאם </w:t>
      </w:r>
      <w:proofErr w:type="spellStart"/>
      <w:r w:rsidRPr="001835AB">
        <w:rPr>
          <w:rFonts w:ascii="Times New Roman" w:eastAsia="Times New Roman" w:hAnsi="Times New Roman"/>
          <w:sz w:val="24"/>
          <w:rtl/>
        </w:rPr>
        <w:t>לתכניותיו</w:t>
      </w:r>
      <w:proofErr w:type="spellEnd"/>
      <w:r w:rsidRPr="001835AB">
        <w:rPr>
          <w:rFonts w:ascii="Times New Roman" w:eastAsia="Times New Roman" w:hAnsi="Times New Roman"/>
          <w:sz w:val="24"/>
          <w:rtl/>
        </w:rPr>
        <w:t xml:space="preserve"> לתקנים</w:t>
      </w:r>
    </w:p>
    <w:p w14:paraId="75EF45C2"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מחייבים ולשביעות רצונו</w:t>
      </w:r>
      <w:r w:rsidRPr="001835AB">
        <w:rPr>
          <w:rFonts w:ascii="Times New Roman" w:eastAsia="Times New Roman" w:hAnsi="Times New Roman"/>
          <w:sz w:val="24"/>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5%</w:t>
      </w:r>
    </w:p>
    <w:p w14:paraId="7754160A"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sz w:val="24"/>
          <w:rtl/>
        </w:rPr>
      </w:pPr>
    </w:p>
    <w:p w14:paraId="6FDE737E" w14:textId="77777777" w:rsid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44019E56" w14:textId="77777777" w:rsid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2F2747">
        <w:rPr>
          <w:rFonts w:ascii="Times New Roman" w:eastAsia="Times New Roman" w:hAnsi="Times New Roman"/>
          <w:sz w:val="24"/>
          <w:rtl/>
          <w:lang w:eastAsia="he-IL"/>
        </w:rPr>
        <w:t xml:space="preserve">המתכנן יגיש חשבון לא יותר מאשר פעם בחודש. לכל חשבון יצרף המתכנן אישור מאת חברת הביטוח על קיומם של הביטוחים המפורטים בחוזה בנוסח </w:t>
      </w:r>
      <w:proofErr w:type="spellStart"/>
      <w:r w:rsidRPr="002F2747">
        <w:rPr>
          <w:rFonts w:ascii="Times New Roman" w:eastAsia="Times New Roman" w:hAnsi="Times New Roman"/>
          <w:sz w:val="24"/>
          <w:rtl/>
          <w:lang w:eastAsia="he-IL"/>
        </w:rPr>
        <w:t>המצ"ב</w:t>
      </w:r>
      <w:proofErr w:type="spellEnd"/>
      <w:r w:rsidRPr="002F2747">
        <w:rPr>
          <w:rFonts w:ascii="Times New Roman" w:eastAsia="Times New Roman" w:hAnsi="Times New Roman"/>
          <w:sz w:val="24"/>
          <w:rtl/>
          <w:lang w:eastAsia="he-IL"/>
        </w:rPr>
        <w:t xml:space="preserve"> כנספח ז' לחוזה.</w:t>
      </w:r>
    </w:p>
    <w:p w14:paraId="0D2422EF" w14:textId="77777777" w:rsidR="001835AB" w:rsidRP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rtl/>
          <w:lang w:eastAsia="he-IL"/>
        </w:rPr>
      </w:pPr>
      <w:r w:rsidRPr="002F2747">
        <w:rPr>
          <w:rFonts w:ascii="Times New Roman" w:eastAsia="Times New Roman" w:hAnsi="Times New Roman"/>
          <w:sz w:val="24"/>
          <w:rtl/>
          <w:lang w:eastAsia="he-IL"/>
        </w:rPr>
        <w:t xml:space="preserve">המזמין ישלם את שכר המתכנן תוך </w:t>
      </w:r>
      <w:r w:rsidRPr="002F2747">
        <w:rPr>
          <w:rFonts w:ascii="Times New Roman" w:eastAsia="Times New Roman" w:hAnsi="Times New Roman"/>
          <w:sz w:val="24"/>
          <w:rtl/>
        </w:rPr>
        <w:t>60</w:t>
      </w:r>
      <w:r w:rsidRPr="002F2747">
        <w:rPr>
          <w:rFonts w:ascii="Times New Roman" w:eastAsia="Times New Roman" w:hAnsi="Times New Roman"/>
          <w:sz w:val="24"/>
          <w:rtl/>
          <w:lang w:eastAsia="he-IL"/>
        </w:rPr>
        <w:t xml:space="preserve"> יום מתאריך אישור החשבון ע"י המנהל.</w:t>
      </w:r>
    </w:p>
    <w:p w14:paraId="3E5CEE8F"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0E38C596"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3300B29B"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3CD0B71B"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2E0D55A2"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509B04FD"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661B2F4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r w:rsidRPr="001835AB">
        <w:rPr>
          <w:rFonts w:ascii="Times New Roman" w:eastAsia="Times New Roman" w:hAnsi="Times New Roman"/>
          <w:b/>
          <w:bCs/>
          <w:sz w:val="24"/>
          <w:u w:val="single"/>
          <w:rtl/>
          <w:lang w:eastAsia="he-IL"/>
        </w:rPr>
        <w:br w:type="page"/>
      </w:r>
    </w:p>
    <w:p w14:paraId="3BF1C109"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sz w:val="20"/>
          <w:rtl/>
          <w:lang w:eastAsia="he-IL"/>
        </w:rPr>
      </w:pPr>
      <w:r w:rsidRPr="009E2846">
        <w:rPr>
          <w:rFonts w:ascii="Times New Roman" w:eastAsia="Times New Roman" w:hAnsi="Times New Roman" w:hint="cs"/>
          <w:bCs/>
          <w:sz w:val="20"/>
          <w:u w:val="single"/>
          <w:rtl/>
          <w:lang w:eastAsia="he-IL"/>
        </w:rPr>
        <w:lastRenderedPageBreak/>
        <w:t>נספח "ו''</w:t>
      </w:r>
    </w:p>
    <w:p w14:paraId="448754FB" w14:textId="77777777" w:rsidR="009E2846" w:rsidRPr="009E2846" w:rsidRDefault="009E2846" w:rsidP="009E2846">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B0DEDF3A4B70409DA9BD05A9AD7251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9E2846">
            <w:rPr>
              <w:rFonts w:cstheme="minorBidi"/>
              <w:color w:val="00B0F0"/>
              <w:rtl/>
            </w:rPr>
            <w:t>[תאריך חתימת חוזה]</w:t>
          </w:r>
        </w:sdtContent>
      </w:sdt>
      <w:r w:rsidRPr="009E2846">
        <w:rPr>
          <w:rFonts w:ascii="Times New Roman" w:eastAsia="Times New Roman" w:hAnsi="Times New Roman" w:hint="cs"/>
          <w:bCs/>
          <w:color w:val="FF0000"/>
          <w:sz w:val="24"/>
          <w:rtl/>
          <w:lang w:eastAsia="he-IL"/>
        </w:rPr>
        <w:br/>
      </w:r>
    </w:p>
    <w:p w14:paraId="16D3EB71" w14:textId="1080EDEF"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sz w:val="24"/>
          <w:lang w:eastAsia="he-IL"/>
        </w:rPr>
        <w:t xml:space="preserve"> </w:t>
      </w:r>
      <w:ins w:id="48" w:author="Kook Sec" w:date="2022-04-05T12:07:00Z">
        <w:r w:rsidR="00DD272D">
          <w:rPr>
            <w:rFonts w:ascii="Times New Roman" w:eastAsia="Times New Roman" w:hAnsi="Times New Roman"/>
            <w:sz w:val="24"/>
            <w:rtl/>
            <w:lang w:eastAsia="he-IL"/>
          </w:rPr>
          <w:tab/>
        </w:r>
        <w:r w:rsidR="00DD272D">
          <w:rPr>
            <w:rFonts w:ascii="Times New Roman" w:eastAsia="Times New Roman" w:hAnsi="Times New Roman"/>
            <w:sz w:val="24"/>
            <w:rtl/>
            <w:lang w:eastAsia="he-IL"/>
          </w:rPr>
          <w:tab/>
        </w:r>
        <w:r w:rsidR="00DD272D">
          <w:rPr>
            <w:rFonts w:ascii="Times New Roman" w:eastAsia="Times New Roman" w:hAnsi="Times New Roman"/>
            <w:sz w:val="24"/>
            <w:rtl/>
            <w:lang w:eastAsia="he-IL"/>
          </w:rPr>
          <w:tab/>
        </w:r>
        <w:r w:rsidR="00DD272D">
          <w:rPr>
            <w:rFonts w:ascii="Times New Roman" w:eastAsia="Times New Roman" w:hAnsi="Times New Roman"/>
            <w:sz w:val="24"/>
            <w:rtl/>
            <w:lang w:eastAsia="he-IL"/>
          </w:rPr>
          <w:tab/>
        </w:r>
        <w:r w:rsidR="00DD272D">
          <w:rPr>
            <w:rFonts w:ascii="Times New Roman" w:eastAsia="Times New Roman" w:hAnsi="Times New Roman"/>
            <w:sz w:val="24"/>
            <w:rtl/>
            <w:lang w:eastAsia="he-IL"/>
          </w:rPr>
          <w:tab/>
        </w:r>
        <w:r w:rsidR="00DD272D">
          <w:rPr>
            <w:rFonts w:ascii="Times New Roman" w:eastAsia="Times New Roman" w:hAnsi="Times New Roman"/>
            <w:sz w:val="24"/>
            <w:rtl/>
            <w:lang w:eastAsia="he-IL"/>
          </w:rPr>
          <w:tab/>
        </w:r>
        <w:r w:rsidR="00DD272D">
          <w:rPr>
            <w:rFonts w:ascii="Times New Roman" w:eastAsia="Times New Roman" w:hAnsi="Times New Roman"/>
            <w:sz w:val="24"/>
            <w:rtl/>
            <w:lang w:eastAsia="he-IL"/>
          </w:rPr>
          <w:tab/>
        </w:r>
        <w:r w:rsidR="00DD272D">
          <w:rPr>
            <w:rFonts w:ascii="Times New Roman" w:eastAsia="Times New Roman" w:hAnsi="Times New Roman"/>
            <w:sz w:val="24"/>
            <w:rtl/>
            <w:lang w:eastAsia="he-IL"/>
          </w:rPr>
          <w:tab/>
        </w:r>
        <w:r w:rsidR="00DD272D">
          <w:rPr>
            <w:rFonts w:ascii="Times New Roman" w:eastAsia="Times New Roman" w:hAnsi="Times New Roman"/>
            <w:sz w:val="24"/>
            <w:rtl/>
            <w:lang w:eastAsia="he-IL"/>
          </w:rPr>
          <w:tab/>
        </w:r>
        <w:r w:rsidR="00DD272D">
          <w:rPr>
            <w:rFonts w:ascii="Times New Roman" w:eastAsia="Times New Roman" w:hAnsi="Times New Roman"/>
            <w:sz w:val="24"/>
            <w:rtl/>
            <w:lang w:eastAsia="he-IL"/>
          </w:rPr>
          <w:tab/>
        </w:r>
        <w:r w:rsidR="00DD272D">
          <w:rPr>
            <w:rFonts w:ascii="Times New Roman" w:eastAsia="Times New Roman" w:hAnsi="Times New Roman"/>
            <w:sz w:val="24"/>
            <w:rtl/>
            <w:lang w:eastAsia="he-IL"/>
          </w:rPr>
          <w:tab/>
        </w:r>
        <w:r w:rsidR="00DD272D">
          <w:rPr>
            <w:rFonts w:ascii="Times New Roman" w:eastAsia="Times New Roman" w:hAnsi="Times New Roman"/>
            <w:sz w:val="24"/>
            <w:rtl/>
            <w:lang w:eastAsia="he-IL"/>
          </w:rPr>
          <w:tab/>
        </w:r>
        <w:r w:rsidR="00DD272D">
          <w:rPr>
            <w:rFonts w:ascii="Times New Roman" w:eastAsia="Times New Roman" w:hAnsi="Times New Roman"/>
            <w:sz w:val="24"/>
            <w:rtl/>
            <w:lang w:eastAsia="he-IL"/>
          </w:rPr>
          <w:tab/>
        </w:r>
      </w:ins>
    </w:p>
    <w:sdt>
      <w:sdtPr>
        <w:rPr>
          <w:rFonts w:ascii="Times New Roman" w:eastAsia="Times New Roman" w:hAnsi="Times New Roman"/>
          <w:color w:val="008000"/>
          <w:sz w:val="24"/>
          <w:rtl/>
          <w:lang w:eastAsia="he-IL"/>
        </w:rPr>
        <w:alias w:val="צד א בחוזה"/>
        <w:tag w:val="cntTzadA"/>
        <w:id w:val="-827822700"/>
        <w:placeholder>
          <w:docPart w:val="B96535F2EC8E4A54A7A080923C431A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5AFC01C0" w14:textId="6ECFFCD7" w:rsidR="009E2846" w:rsidRPr="009E2846" w:rsidRDefault="0018538C" w:rsidP="00DD272D">
          <w:pPr>
            <w:widowControl w:val="0"/>
            <w:spacing w:before="0" w:beforeAutospacing="0" w:after="0" w:afterAutospacing="0" w:line="240" w:lineRule="auto"/>
            <w:rPr>
              <w:rFonts w:ascii="Times New Roman" w:eastAsia="Times New Roman" w:hAnsi="Times New Roman"/>
              <w:color w:val="008000"/>
              <w:sz w:val="24"/>
              <w:rtl/>
              <w:lang w:eastAsia="he-IL"/>
            </w:rPr>
            <w:pPrChange w:id="49" w:author="Kook Sec" w:date="2022-04-05T12:08:00Z">
              <w:pPr>
                <w:widowControl w:val="0"/>
                <w:spacing w:before="0" w:beforeAutospacing="0" w:after="0" w:afterAutospacing="0" w:line="240" w:lineRule="auto"/>
                <w:jc w:val="both"/>
              </w:pPr>
            </w:pPrChange>
          </w:pPr>
          <w:ins w:id="50" w:author="Kook Sec" w:date="2022-04-05T11:45:00Z">
            <w:r>
              <w:rPr>
                <w:rFonts w:ascii="Times New Roman" w:eastAsia="Times New Roman" w:hAnsi="Times New Roman"/>
                <w:color w:val="008000"/>
                <w:sz w:val="24"/>
                <w:rtl/>
                <w:lang w:eastAsia="he-IL"/>
              </w:rPr>
              <w:t xml:space="preserve">פ.א פיתוח ובנייה בירושלים בע"מ </w:t>
            </w:r>
            <w:r>
              <w:rPr>
                <w:rFonts w:ascii="Times New Roman" w:eastAsia="Times New Roman" w:hAnsi="Times New Roman"/>
                <w:color w:val="008000"/>
                <w:sz w:val="24"/>
                <w:rtl/>
                <w:lang w:eastAsia="he-IL"/>
              </w:rPr>
              <w:br/>
              <w:t>רח' יוני נתניהו 1 ג' אור יהודה ת.ד 715</w:t>
            </w:r>
            <w:r>
              <w:rPr>
                <w:rFonts w:ascii="Times New Roman" w:eastAsia="Times New Roman" w:hAnsi="Times New Roman"/>
                <w:color w:val="008000"/>
                <w:sz w:val="24"/>
                <w:rtl/>
                <w:lang w:eastAsia="he-IL"/>
              </w:rPr>
              <w:br/>
              <w:t>513958009</w:t>
            </w:r>
          </w:ins>
        </w:p>
      </w:sdtContent>
    </w:sdt>
    <w:p w14:paraId="10DC0954"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645EA88A"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w:t>
      </w:r>
    </w:p>
    <w:p w14:paraId="1E74ABD9"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7CF16504" w14:textId="77777777" w:rsidR="009E2846" w:rsidRPr="009E2846" w:rsidRDefault="009E2846" w:rsidP="009E2846">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9E2846">
        <w:rPr>
          <w:rFonts w:ascii="Times New Roman" w:eastAsia="Times New Roman" w:hAnsi="Times New Roman" w:hint="cs"/>
          <w:bCs/>
          <w:sz w:val="24"/>
          <w:u w:val="single"/>
          <w:rtl/>
          <w:lang w:eastAsia="he-IL"/>
        </w:rPr>
        <w:t>הצהרה והתחייבות לשמירת סודיות</w:t>
      </w:r>
    </w:p>
    <w:p w14:paraId="53BD4BB4"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p>
    <w:p w14:paraId="200E1EF8" w14:textId="5FC985B4"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2ED9ACFB8CD3442A972976D19B7A6C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51" w:author="Kook Sec" w:date="2022-04-05T11:55:00Z">
            <w:r w:rsidR="00FC46FE">
              <w:rPr>
                <w:rFonts w:ascii="Times New Roman" w:eastAsia="Times New Roman" w:hAnsi="Times New Roman"/>
                <w:color w:val="008000"/>
                <w:sz w:val="24"/>
                <w:rtl/>
                <w:lang w:eastAsia="he-IL"/>
              </w:rPr>
              <w:t>לוסטיג</w:t>
            </w:r>
            <w:proofErr w:type="spellEnd"/>
            <w:r w:rsidR="00FC46FE">
              <w:rPr>
                <w:rFonts w:ascii="Times New Roman" w:eastAsia="Times New Roman" w:hAnsi="Times New Roman"/>
                <w:color w:val="008000"/>
                <w:sz w:val="24"/>
                <w:rtl/>
                <w:lang w:eastAsia="he-IL"/>
              </w:rPr>
              <w:t xml:space="preserve"> ויתקין יועצים בע"מ</w:t>
            </w:r>
          </w:ins>
        </w:sdtContent>
      </w:sdt>
      <w:r w:rsidRPr="009E2846">
        <w:rPr>
          <w:rFonts w:ascii="Times New Roman" w:eastAsia="Times New Roman" w:hAnsi="Times New Roman" w:hint="cs"/>
          <w:sz w:val="24"/>
          <w:rtl/>
          <w:lang w:eastAsia="he-IL"/>
        </w:rPr>
        <w:t xml:space="preserve"> / הפועל בשם חברת </w:t>
      </w:r>
      <w:r w:rsidRPr="009E2846">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8A0B84AD49404A68886CE829684489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52" w:author="Kook Sec" w:date="2022-04-05T11:55:00Z">
            <w:r w:rsidR="00FC46FE">
              <w:rPr>
                <w:rFonts w:ascii="Times New Roman" w:eastAsia="Times New Roman" w:hAnsi="Times New Roman"/>
                <w:color w:val="008000"/>
                <w:sz w:val="24"/>
                <w:rtl/>
                <w:lang w:eastAsia="he-IL"/>
              </w:rPr>
              <w:t>לוסטיג</w:t>
            </w:r>
            <w:proofErr w:type="spellEnd"/>
            <w:r w:rsidR="00FC46FE">
              <w:rPr>
                <w:rFonts w:ascii="Times New Roman" w:eastAsia="Times New Roman" w:hAnsi="Times New Roman"/>
                <w:color w:val="008000"/>
                <w:sz w:val="24"/>
                <w:rtl/>
                <w:lang w:eastAsia="he-IL"/>
              </w:rPr>
              <w:t xml:space="preserve"> ויתקין יועצים בע"מ</w:t>
            </w:r>
          </w:ins>
        </w:sdtContent>
      </w:sdt>
      <w:r w:rsidRPr="009E2846">
        <w:rPr>
          <w:rFonts w:ascii="Times New Roman" w:eastAsia="Times New Roman" w:hAnsi="Times New Roman" w:hint="cs"/>
          <w:bCs/>
          <w:sz w:val="24"/>
          <w:rtl/>
          <w:lang w:eastAsia="he-IL"/>
        </w:rPr>
        <w:t xml:space="preserve"> /</w:t>
      </w:r>
      <w:r w:rsidRPr="009E2846">
        <w:rPr>
          <w:rFonts w:ascii="Times New Roman" w:eastAsia="Times New Roman" w:hAnsi="Times New Roman" w:hint="cs"/>
          <w:sz w:val="24"/>
          <w:rtl/>
          <w:lang w:eastAsia="he-IL"/>
        </w:rPr>
        <w:t xml:space="preserve"> המספק שירותים לחברת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36271808A6C94BC3A42F6D43B39727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53" w:author="Kook Sec" w:date="2022-04-05T11:55:00Z">
            <w:r w:rsidR="00FC46FE">
              <w:rPr>
                <w:rFonts w:ascii="Times New Roman" w:eastAsia="Times New Roman" w:hAnsi="Times New Roman"/>
                <w:color w:val="008000"/>
                <w:sz w:val="24"/>
                <w:rtl/>
                <w:lang w:eastAsia="he-IL"/>
              </w:rPr>
              <w:t>לוסטיג</w:t>
            </w:r>
            <w:proofErr w:type="spellEnd"/>
            <w:r w:rsidR="00FC46FE">
              <w:rPr>
                <w:rFonts w:ascii="Times New Roman" w:eastAsia="Times New Roman" w:hAnsi="Times New Roman"/>
                <w:color w:val="008000"/>
                <w:sz w:val="24"/>
                <w:rtl/>
                <w:lang w:eastAsia="he-IL"/>
              </w:rPr>
              <w:t xml:space="preserve"> ויתקין יועצים בע"מ</w:t>
            </w:r>
          </w:ins>
        </w:sdtContent>
      </w:sdt>
      <w:r w:rsidRPr="009E2846">
        <w:rPr>
          <w:rFonts w:ascii="Times New Roman" w:eastAsia="Times New Roman" w:hAnsi="Times New Roman" w:hint="cs"/>
          <w:sz w:val="24"/>
          <w:rtl/>
          <w:lang w:eastAsia="he-IL"/>
        </w:rPr>
        <w:t xml:space="preserve"> *,מצהיר בזאת ומתחייב כלפיכם כדלקמן:</w:t>
      </w:r>
    </w:p>
    <w:p w14:paraId="58C6DD1E" w14:textId="77777777" w:rsidR="009E2846" w:rsidRPr="00DD272D" w:rsidRDefault="009E2846" w:rsidP="009E2846">
      <w:pPr>
        <w:widowControl w:val="0"/>
        <w:spacing w:before="0" w:beforeAutospacing="0" w:after="0" w:afterAutospacing="0" w:line="360" w:lineRule="auto"/>
        <w:jc w:val="both"/>
        <w:rPr>
          <w:rFonts w:ascii="Times New Roman" w:eastAsia="Times New Roman" w:hAnsi="Times New Roman"/>
          <w:sz w:val="12"/>
          <w:szCs w:val="12"/>
          <w:rtl/>
          <w:lang w:eastAsia="he-IL"/>
          <w:rPrChange w:id="54" w:author="Kook Sec" w:date="2022-04-05T12:08:00Z">
            <w:rPr>
              <w:rFonts w:ascii="Times New Roman" w:eastAsia="Times New Roman" w:hAnsi="Times New Roman"/>
              <w:sz w:val="24"/>
              <w:rtl/>
              <w:lang w:eastAsia="he-IL"/>
            </w:rPr>
          </w:rPrChange>
        </w:rPr>
      </w:pPr>
    </w:p>
    <w:p w14:paraId="601DBD9C" w14:textId="60E53940"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6544B0C8030D49628507D044F23526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55" w:author="Kook Sec" w:date="2022-04-05T11:55:00Z">
            <w:r w:rsidR="00FC46FE">
              <w:rPr>
                <w:rFonts w:ascii="Times New Roman" w:eastAsia="Times New Roman" w:hAnsi="Times New Roman"/>
                <w:color w:val="008000"/>
                <w:sz w:val="24"/>
                <w:rtl/>
                <w:lang w:eastAsia="he-IL"/>
              </w:rPr>
              <w:t>לוסטיג</w:t>
            </w:r>
            <w:proofErr w:type="spellEnd"/>
            <w:r w:rsidR="00FC46FE">
              <w:rPr>
                <w:rFonts w:ascii="Times New Roman" w:eastAsia="Times New Roman" w:hAnsi="Times New Roman"/>
                <w:color w:val="008000"/>
                <w:sz w:val="24"/>
                <w:rtl/>
                <w:lang w:eastAsia="he-IL"/>
              </w:rPr>
              <w:t xml:space="preserve"> ויתקין יועצים בע"מ</w:t>
            </w:r>
          </w:ins>
        </w:sdtContent>
      </w:sdt>
      <w:r w:rsidRPr="009E2846">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F98F5113FA6F4C58B92A2215E9F15D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hint="cs"/>
              <w:bCs/>
              <w:color w:val="00B0F0"/>
              <w:sz w:val="24"/>
              <w:rtl/>
              <w:lang w:eastAsia="he-IL"/>
            </w:rPr>
            <w:t>מתכנן מעליות</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41AAE38D82274D30B8656CDA14B893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56" w:author="Kook Sec" w:date="2022-04-05T11:54:00Z">
            <w:r w:rsidR="00FC46FE">
              <w:rPr>
                <w:rFonts w:ascii="Times New Roman" w:eastAsia="Times New Roman" w:hAnsi="Times New Roman" w:hint="cs"/>
                <w:bCs/>
                <w:color w:val="008000"/>
                <w:sz w:val="24"/>
                <w:rtl/>
                <w:lang w:eastAsia="he-IL"/>
              </w:rPr>
              <w:t>פ.א פיתוח ובנייה בירושלים בע"מ</w:t>
            </w:r>
          </w:ins>
        </w:sdtContent>
      </w:sdt>
      <w:r w:rsidRPr="009E2846">
        <w:rPr>
          <w:rFonts w:ascii="Times New Roman" w:eastAsia="Times New Roman" w:hAnsi="Times New Roman" w:hint="cs"/>
          <w:color w:val="008000"/>
          <w:sz w:val="24"/>
          <w:rtl/>
          <w:lang w:eastAsia="he-IL"/>
        </w:rPr>
        <w:t>.</w:t>
      </w:r>
    </w:p>
    <w:p w14:paraId="6FFFF138" w14:textId="77777777" w:rsidR="009E2846" w:rsidRPr="00DD272D" w:rsidRDefault="009E2846" w:rsidP="009E2846">
      <w:pPr>
        <w:widowControl w:val="0"/>
        <w:spacing w:before="0" w:beforeAutospacing="0" w:after="0" w:afterAutospacing="0" w:line="360" w:lineRule="auto"/>
        <w:jc w:val="both"/>
        <w:rPr>
          <w:rFonts w:ascii="Times New Roman" w:eastAsia="Times New Roman" w:hAnsi="Times New Roman"/>
          <w:sz w:val="12"/>
          <w:szCs w:val="12"/>
          <w:rtl/>
          <w:lang w:eastAsia="he-IL"/>
          <w:rPrChange w:id="57" w:author="Kook Sec" w:date="2022-04-05T12:08:00Z">
            <w:rPr>
              <w:rFonts w:ascii="Times New Roman" w:eastAsia="Times New Roman" w:hAnsi="Times New Roman"/>
              <w:sz w:val="24"/>
              <w:rtl/>
              <w:lang w:eastAsia="he-IL"/>
            </w:rPr>
          </w:rPrChange>
        </w:rPr>
      </w:pPr>
    </w:p>
    <w:p w14:paraId="48D5F298" w14:textId="1C9E9B78"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55BE7BBF8A554738BCBDA45FE2FF36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58" w:author="Kook Sec" w:date="2022-04-05T11:55:00Z">
            <w:r w:rsidR="00FC46FE">
              <w:rPr>
                <w:rFonts w:ascii="Times New Roman" w:eastAsia="Times New Roman" w:hAnsi="Times New Roman"/>
                <w:color w:val="008000"/>
                <w:sz w:val="24"/>
                <w:rtl/>
                <w:lang w:eastAsia="he-IL"/>
              </w:rPr>
              <w:t>לוסטיג</w:t>
            </w:r>
            <w:proofErr w:type="spellEnd"/>
            <w:r w:rsidR="00FC46FE">
              <w:rPr>
                <w:rFonts w:ascii="Times New Roman" w:eastAsia="Times New Roman" w:hAnsi="Times New Roman"/>
                <w:color w:val="008000"/>
                <w:sz w:val="24"/>
                <w:rtl/>
                <w:lang w:eastAsia="he-IL"/>
              </w:rPr>
              <w:t xml:space="preserve"> ויתקין יועצים בע"מ</w:t>
            </w:r>
          </w:ins>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עשוי להגיע לרשותי מידע חסוי כמוגדר להלן:</w:t>
      </w:r>
    </w:p>
    <w:p w14:paraId="52C897CB" w14:textId="77777777" w:rsidR="009E2846" w:rsidRPr="009E2846"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74743A22" w14:textId="30DEDFEC" w:rsidR="009E2846" w:rsidRPr="009E2846" w:rsidRDefault="009E2846" w:rsidP="009E2846">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ab/>
        <w:t>"</w:t>
      </w:r>
      <w:r w:rsidRPr="009E2846">
        <w:rPr>
          <w:rFonts w:ascii="Times New Roman" w:eastAsia="Times New Roman" w:hAnsi="Times New Roman" w:hint="cs"/>
          <w:b/>
          <w:bCs/>
          <w:sz w:val="24"/>
          <w:rtl/>
          <w:lang w:eastAsia="he-IL"/>
        </w:rPr>
        <w:t>מידע חסוי</w:t>
      </w:r>
      <w:r w:rsidRPr="009E2846">
        <w:rPr>
          <w:rFonts w:ascii="Times New Roman" w:eastAsia="Times New Roman" w:hAnsi="Times New Roman" w:hint="cs"/>
          <w:sz w:val="24"/>
          <w:rtl/>
          <w:lang w:eastAsia="he-IL"/>
        </w:rPr>
        <w:t>"-</w:t>
      </w:r>
      <w:r w:rsidRPr="009E2846">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189A358B826479CBC7BEA48437539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59" w:author="Kook Sec" w:date="2022-04-05T11:55:00Z">
            <w:r w:rsidR="00FC46FE">
              <w:rPr>
                <w:rFonts w:ascii="Times New Roman" w:eastAsia="Times New Roman" w:hAnsi="Times New Roman"/>
                <w:color w:val="008000"/>
                <w:sz w:val="24"/>
                <w:rtl/>
                <w:lang w:eastAsia="he-IL"/>
              </w:rPr>
              <w:t>לוסטיג</w:t>
            </w:r>
            <w:proofErr w:type="spellEnd"/>
            <w:r w:rsidR="00FC46FE">
              <w:rPr>
                <w:rFonts w:ascii="Times New Roman" w:eastAsia="Times New Roman" w:hAnsi="Times New Roman"/>
                <w:color w:val="008000"/>
                <w:sz w:val="24"/>
                <w:rtl/>
                <w:lang w:eastAsia="he-IL"/>
              </w:rPr>
              <w:t xml:space="preserve"> ויתקין יועצים בע"מ</w:t>
            </w:r>
          </w:ins>
        </w:sdtContent>
      </w:sdt>
      <w:r w:rsidRPr="009E2846">
        <w:rPr>
          <w:rFonts w:ascii="Times New Roman" w:eastAsia="Times New Roman" w:hAnsi="Times New Roman"/>
          <w:bCs/>
          <w:color w:val="008000"/>
          <w:sz w:val="24"/>
          <w:lang w:eastAsia="he-IL"/>
        </w:rPr>
        <w:t xml:space="preserve"> </w:t>
      </w:r>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color w:val="008000"/>
          <w:sz w:val="24"/>
          <w:rtl/>
          <w:lang w:eastAsia="he-IL"/>
        </w:rPr>
        <w:t>.</w:t>
      </w:r>
    </w:p>
    <w:p w14:paraId="29E72011" w14:textId="77777777" w:rsidR="009E2846" w:rsidRPr="00DD272D"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12"/>
          <w:szCs w:val="12"/>
          <w:rtl/>
          <w:lang w:eastAsia="he-IL"/>
          <w:rPrChange w:id="60" w:author="Kook Sec" w:date="2022-04-05T12:08:00Z">
            <w:rPr>
              <w:rFonts w:ascii="Times New Roman" w:eastAsia="Times New Roman" w:hAnsi="Times New Roman"/>
              <w:sz w:val="24"/>
              <w:rtl/>
              <w:lang w:eastAsia="he-IL"/>
            </w:rPr>
          </w:rPrChange>
        </w:rPr>
      </w:pPr>
    </w:p>
    <w:p w14:paraId="22C5ED71"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1E32C38C"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1C848DE1"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443B72C"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54D6E2EF"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52CCBD65"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138AABFA"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בכבוד רב,</w:t>
      </w:r>
    </w:p>
    <w:p w14:paraId="49F458F5" w14:textId="77777777" w:rsidR="009E2846" w:rsidRPr="009E2846" w:rsidRDefault="009E2846" w:rsidP="009E2846">
      <w:pPr>
        <w:widowControl w:val="0"/>
        <w:spacing w:before="0" w:beforeAutospacing="0" w:after="0" w:afterAutospacing="0" w:line="360" w:lineRule="auto"/>
        <w:ind w:left="5040"/>
        <w:jc w:val="both"/>
        <w:rPr>
          <w:rFonts w:ascii="Times New Roman" w:eastAsia="Times New Roman" w:hAnsi="Times New Roman"/>
          <w:sz w:val="24"/>
          <w:rtl/>
          <w:lang w:eastAsia="he-IL"/>
        </w:rPr>
      </w:pPr>
    </w:p>
    <w:p w14:paraId="3E057F41"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73EFA8B1" w14:textId="05341F70"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9E2846">
        <w:rPr>
          <w:rFonts w:ascii="Times New Roman" w:eastAsia="Times New Roman" w:hAnsi="Times New Roman" w:hint="cs"/>
          <w:color w:val="00B0F0"/>
          <w:sz w:val="24"/>
          <w:rtl/>
          <w:lang w:eastAsia="he-IL"/>
        </w:rPr>
        <w:t xml:space="preserve">    </w:t>
      </w:r>
      <w:del w:id="61" w:author="Kook Sec" w:date="2022-04-05T12:08:00Z">
        <w:r w:rsidRPr="009E2846" w:rsidDel="00DD272D">
          <w:rPr>
            <w:rFonts w:ascii="Times New Roman" w:eastAsia="Times New Roman" w:hAnsi="Times New Roman" w:hint="cs"/>
            <w:color w:val="00B0F0"/>
            <w:sz w:val="24"/>
            <w:rtl/>
            <w:lang w:eastAsia="he-IL"/>
          </w:rPr>
          <w:delText xml:space="preserve">            </w:delText>
        </w:r>
      </w:del>
      <w:sdt>
        <w:sdtPr>
          <w:rPr>
            <w:rFonts w:ascii="Times New Roman" w:eastAsia="Times New Roman" w:hAnsi="Times New Roman"/>
            <w:color w:val="00B0F0"/>
            <w:sz w:val="20"/>
            <w:u w:val="single"/>
            <w:rtl/>
            <w:lang w:eastAsia="he-IL"/>
          </w:rPr>
          <w:alias w:val="שם ספק"/>
          <w:tag w:val="cntSupllierName"/>
          <w:id w:val="-1460642670"/>
          <w:placeholder>
            <w:docPart w:val="61101281E0C2497FB4987BC3669020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62" w:author="Kook Sec" w:date="2022-04-05T11:55:00Z">
            <w:r w:rsidR="00FC46FE">
              <w:rPr>
                <w:rFonts w:ascii="Times New Roman" w:eastAsia="Times New Roman" w:hAnsi="Times New Roman"/>
                <w:color w:val="00B0F0"/>
                <w:sz w:val="20"/>
                <w:u w:val="single"/>
                <w:rtl/>
                <w:lang w:eastAsia="he-IL"/>
              </w:rPr>
              <w:t>לוסטיג</w:t>
            </w:r>
            <w:proofErr w:type="spellEnd"/>
            <w:r w:rsidR="00FC46FE">
              <w:rPr>
                <w:rFonts w:ascii="Times New Roman" w:eastAsia="Times New Roman" w:hAnsi="Times New Roman"/>
                <w:color w:val="00B0F0"/>
                <w:sz w:val="20"/>
                <w:u w:val="single"/>
                <w:rtl/>
                <w:lang w:eastAsia="he-IL"/>
              </w:rPr>
              <w:t xml:space="preserve"> ויתקין יועצים בע"מ</w:t>
            </w:r>
          </w:ins>
        </w:sdtContent>
      </w:sdt>
    </w:p>
    <w:p w14:paraId="4C278476"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23118DF1"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שם:____________</w:t>
      </w:r>
    </w:p>
    <w:p w14:paraId="737F1FAE"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ת.ז:____________</w:t>
      </w:r>
    </w:p>
    <w:p w14:paraId="6EEF3AD6"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כתובת:__________</w:t>
      </w:r>
    </w:p>
    <w:p w14:paraId="6AB121D8" w14:textId="77777777" w:rsidR="009E2846" w:rsidRPr="009E2846" w:rsidRDefault="009E2846" w:rsidP="009E2846">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9E2846">
        <w:rPr>
          <w:rFonts w:ascii="Times New Roman" w:eastAsia="Times New Roman" w:hAnsi="Times New Roman" w:hint="cs"/>
          <w:sz w:val="24"/>
          <w:highlight w:val="yellow"/>
          <w:rtl/>
          <w:lang w:eastAsia="he-IL"/>
        </w:rPr>
        <w:t>*מחק את המיותר</w:t>
      </w:r>
    </w:p>
    <w:p w14:paraId="286C5049" w14:textId="0939A654" w:rsidR="009E2846" w:rsidRPr="009E2846" w:rsidDel="00DD272D" w:rsidRDefault="009E2846" w:rsidP="009E2846">
      <w:pPr>
        <w:widowControl w:val="0"/>
        <w:spacing w:before="0" w:beforeAutospacing="0" w:after="0" w:afterAutospacing="0" w:line="240" w:lineRule="auto"/>
        <w:jc w:val="center"/>
        <w:rPr>
          <w:del w:id="63" w:author="Kook Sec" w:date="2022-04-05T12:08:00Z"/>
          <w:rFonts w:ascii="Times New Roman" w:eastAsia="Times New Roman" w:hAnsi="Times New Roman"/>
          <w:bCs/>
          <w:sz w:val="20"/>
          <w:u w:val="single"/>
          <w:rtl/>
          <w:lang w:eastAsia="he-IL"/>
        </w:rPr>
      </w:pPr>
      <w:del w:id="64" w:author="Kook Sec" w:date="2022-04-05T12:08:00Z">
        <w:r w:rsidRPr="009E2846" w:rsidDel="00DD272D">
          <w:rPr>
            <w:rFonts w:ascii="Times New Roman" w:eastAsia="Times New Roman" w:hAnsi="Times New Roman" w:hint="cs"/>
            <w:bCs/>
            <w:sz w:val="24"/>
            <w:u w:val="single"/>
            <w:rtl/>
            <w:lang w:eastAsia="he-IL"/>
          </w:rPr>
          <w:lastRenderedPageBreak/>
          <w:br w:type="page"/>
        </w:r>
      </w:del>
    </w:p>
    <w:p w14:paraId="5E50BAD0" w14:textId="77777777" w:rsidR="00740118" w:rsidRPr="00740118" w:rsidRDefault="00740118" w:rsidP="00DD272D">
      <w:pPr>
        <w:widowControl w:val="0"/>
        <w:spacing w:before="0" w:beforeAutospacing="0" w:after="0" w:afterAutospacing="0" w:line="240" w:lineRule="auto"/>
        <w:jc w:val="center"/>
        <w:rPr>
          <w:rFonts w:ascii="Times New Roman" w:eastAsia="Times New Roman" w:hAnsi="Times New Roman"/>
          <w:sz w:val="20"/>
          <w:lang w:eastAsia="he-IL"/>
        </w:rPr>
        <w:pPrChange w:id="65" w:author="Kook Sec" w:date="2022-04-05T12:08:00Z">
          <w:pPr>
            <w:spacing w:before="0" w:beforeAutospacing="0" w:after="0" w:afterAutospacing="0" w:line="240" w:lineRule="auto"/>
            <w:jc w:val="center"/>
          </w:pPr>
        </w:pPrChange>
      </w:pPr>
      <w:r w:rsidRPr="00740118">
        <w:rPr>
          <w:rFonts w:ascii="Times New Roman" w:eastAsia="Times New Roman" w:hAnsi="Times New Roman" w:hint="cs"/>
          <w:bCs/>
          <w:sz w:val="20"/>
          <w:u w:val="single"/>
          <w:rtl/>
          <w:lang w:eastAsia="he-IL"/>
        </w:rPr>
        <w:t>נספח "ז''</w:t>
      </w:r>
    </w:p>
    <w:p w14:paraId="5A1BA38A" w14:textId="77777777" w:rsidR="00740118" w:rsidRPr="00740118" w:rsidRDefault="00740118" w:rsidP="00740118">
      <w:pPr>
        <w:widowControl w:val="0"/>
        <w:spacing w:before="0" w:beforeAutospacing="0" w:after="0" w:afterAutospacing="0" w:line="240" w:lineRule="auto"/>
        <w:jc w:val="center"/>
        <w:rPr>
          <w:rFonts w:ascii="David" w:eastAsia="Times New Roman" w:hAnsi="David"/>
          <w:sz w:val="24"/>
          <w:lang w:eastAsia="he-IL"/>
        </w:rPr>
      </w:pPr>
    </w:p>
    <w:p w14:paraId="715DC723" w14:textId="77777777" w:rsidR="00740118" w:rsidRPr="00740118" w:rsidRDefault="00740118" w:rsidP="00740118">
      <w:pPr>
        <w:widowControl w:val="0"/>
        <w:bidi w:val="0"/>
        <w:spacing w:before="0" w:beforeAutospacing="0" w:after="0" w:afterAutospacing="0" w:line="240" w:lineRule="auto"/>
        <w:jc w:val="center"/>
        <w:rPr>
          <w:rFonts w:eastAsia="Times New Roman"/>
          <w:bCs/>
          <w:sz w:val="24"/>
          <w:u w:val="single"/>
          <w:rtl/>
          <w:lang w:eastAsia="he-IL"/>
        </w:rPr>
      </w:pPr>
      <w:r w:rsidRPr="00740118">
        <w:rPr>
          <w:rFonts w:ascii="David" w:eastAsia="Times New Roman" w:hAnsi="David" w:hint="cs"/>
          <w:bCs/>
          <w:sz w:val="24"/>
          <w:u w:val="single"/>
          <w:rtl/>
          <w:lang w:eastAsia="he-IL"/>
        </w:rPr>
        <w:t>מפרט ביטוחי</w:t>
      </w:r>
      <w:r w:rsidRPr="00740118">
        <w:rPr>
          <w:rFonts w:ascii="Times New Roman" w:eastAsia="Times New Roman" w:hAnsi="Times New Roman" w:hint="cs"/>
          <w:b/>
          <w:bCs/>
          <w:sz w:val="20"/>
          <w:u w:val="single"/>
          <w:rtl/>
          <w:lang w:eastAsia="he-IL"/>
        </w:rPr>
        <w:t xml:space="preserve"> המתכנן</w:t>
      </w:r>
      <w:r w:rsidRPr="00740118">
        <w:rPr>
          <w:rFonts w:ascii="David" w:eastAsia="Times New Roman" w:hAnsi="David" w:hint="cs"/>
          <w:bCs/>
          <w:sz w:val="24"/>
          <w:u w:val="single"/>
          <w:rtl/>
          <w:lang w:eastAsia="he-IL"/>
        </w:rPr>
        <w:t xml:space="preserve"> </w:t>
      </w:r>
    </w:p>
    <w:p w14:paraId="35AD7A09" w14:textId="77777777" w:rsidR="00740118" w:rsidRPr="00740118" w:rsidRDefault="00740118" w:rsidP="00740118">
      <w:pPr>
        <w:tabs>
          <w:tab w:val="left" w:pos="283"/>
        </w:tabs>
        <w:spacing w:line="240" w:lineRule="auto"/>
        <w:jc w:val="both"/>
        <w:rPr>
          <w:rFonts w:ascii="David" w:eastAsia="Calibri" w:hAnsi="David"/>
          <w:sz w:val="24"/>
          <w:rtl/>
        </w:rPr>
      </w:pPr>
      <w:r w:rsidRPr="00740118">
        <w:rPr>
          <w:rFonts w:ascii="David" w:eastAsia="Calibri" w:hAnsi="David" w:hint="cs"/>
          <w:sz w:val="24"/>
          <w:rtl/>
        </w:rPr>
        <w:t>המתכנן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5B2F6989"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1.</w:t>
      </w:r>
      <w:r w:rsidRPr="00740118">
        <w:rPr>
          <w:rFonts w:ascii="David" w:eastAsia="Calibri" w:hAnsi="David" w:hint="cs"/>
          <w:sz w:val="24"/>
          <w:rtl/>
        </w:rPr>
        <w:tab/>
      </w:r>
      <w:r w:rsidRPr="00740118">
        <w:rPr>
          <w:rFonts w:ascii="David" w:eastAsia="Calibri" w:hAnsi="David" w:hint="cs"/>
          <w:b/>
          <w:bCs/>
          <w:sz w:val="24"/>
          <w:rtl/>
        </w:rPr>
        <w:t>ביטוח אחריות מקצועית</w:t>
      </w:r>
      <w:r w:rsidRPr="00740118">
        <w:rPr>
          <w:rFonts w:ascii="David" w:eastAsia="Calibri" w:hAnsi="David" w:hint="cs"/>
          <w:sz w:val="24"/>
          <w:rtl/>
        </w:rPr>
        <w:t xml:space="preserve">, לכיסוי </w:t>
      </w:r>
      <w:proofErr w:type="spellStart"/>
      <w:r w:rsidRPr="00740118">
        <w:rPr>
          <w:rFonts w:ascii="David" w:eastAsia="Calibri" w:hAnsi="David" w:hint="cs"/>
          <w:sz w:val="24"/>
          <w:rtl/>
        </w:rPr>
        <w:t>חבותו</w:t>
      </w:r>
      <w:proofErr w:type="spellEnd"/>
      <w:r w:rsidRPr="00740118">
        <w:rPr>
          <w:rFonts w:ascii="David" w:eastAsia="Calibri" w:hAnsi="David" w:hint="cs"/>
          <w:sz w:val="24"/>
          <w:rtl/>
        </w:rPr>
        <w:t xml:space="preserve"> המקצועית של המתכנן ביחס להתחייבויותיו על פי ההסכם הנדון.</w:t>
      </w:r>
    </w:p>
    <w:p w14:paraId="44F08470"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 xml:space="preserve">גבול האחריות על פי הפוליסה לא יפחת מ- 4,000,000 ₪  (ארבעה </w:t>
      </w:r>
      <w:proofErr w:type="spellStart"/>
      <w:r w:rsidRPr="00740118">
        <w:rPr>
          <w:rFonts w:ascii="David" w:eastAsia="Calibri" w:hAnsi="David" w:hint="cs"/>
          <w:sz w:val="24"/>
          <w:rtl/>
        </w:rPr>
        <w:t>מליון</w:t>
      </w:r>
      <w:proofErr w:type="spellEnd"/>
      <w:r w:rsidRPr="00740118">
        <w:rPr>
          <w:rFonts w:ascii="David" w:eastAsia="Calibri" w:hAnsi="David" w:hint="cs"/>
          <w:sz w:val="24"/>
          <w:rtl/>
        </w:rPr>
        <w:t xml:space="preserve"> ₪) לאירוע ובסה"כ לתקופת הביטוח.</w:t>
      </w:r>
    </w:p>
    <w:p w14:paraId="5A158418"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המתכנן,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740118">
        <w:rPr>
          <w:rFonts w:ascii="David" w:eastAsia="Calibri" w:hAnsi="David" w:hint="cs"/>
          <w:sz w:val="24"/>
          <w:rtl/>
        </w:rPr>
        <w:t>חבותו</w:t>
      </w:r>
      <w:proofErr w:type="spellEnd"/>
      <w:r w:rsidRPr="00740118">
        <w:rPr>
          <w:rFonts w:ascii="David" w:eastAsia="Calibri" w:hAnsi="David" w:hint="cs"/>
          <w:sz w:val="24"/>
          <w:rtl/>
        </w:rPr>
        <w:t xml:space="preserve"> כמזמין העבודה בכל הנובע מפעולותיו של המתכנן והבאים מטעמו, כמוגדר בפוליסה ובכפוף לתנאיה ולסייגיה. הביטוח כולל מועד למפרע שאינו מאוחר ממועד תחילת ביצוע העבודות על ידי המתכנן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740118">
        <w:rPr>
          <w:rFonts w:ascii="David" w:eastAsia="Calibri" w:hAnsi="David" w:hint="cs"/>
          <w:sz w:val="24"/>
          <w:rtl/>
        </w:rPr>
        <w:t>ב.ר</w:t>
      </w:r>
      <w:proofErr w:type="spellEnd"/>
      <w:r w:rsidRPr="00740118">
        <w:rPr>
          <w:rFonts w:ascii="David" w:eastAsia="Calibri" w:hAnsi="David" w:hint="cs"/>
          <w:sz w:val="24"/>
          <w:rtl/>
        </w:rPr>
        <w:t>. 2018".</w:t>
      </w:r>
    </w:p>
    <w:p w14:paraId="06796A88"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2.</w:t>
      </w:r>
      <w:r w:rsidRPr="00740118">
        <w:rPr>
          <w:rFonts w:ascii="David" w:eastAsia="Calibri" w:hAnsi="David" w:hint="cs"/>
          <w:sz w:val="24"/>
          <w:rtl/>
        </w:rPr>
        <w:tab/>
      </w:r>
      <w:r w:rsidRPr="00740118">
        <w:rPr>
          <w:rFonts w:ascii="David" w:eastAsia="Calibri" w:hAnsi="David" w:hint="cs"/>
          <w:b/>
          <w:bCs/>
          <w:sz w:val="24"/>
          <w:rtl/>
        </w:rPr>
        <w:t>ביטוח אחריות מעבידים</w:t>
      </w:r>
      <w:r w:rsidRPr="00740118">
        <w:rPr>
          <w:rFonts w:ascii="David" w:eastAsia="Calibri" w:hAnsi="David" w:hint="cs"/>
          <w:sz w:val="24"/>
          <w:rtl/>
        </w:rPr>
        <w:t xml:space="preserve">, המבטח חבות עפ"י פקודת </w:t>
      </w:r>
      <w:proofErr w:type="spellStart"/>
      <w:r w:rsidRPr="00740118">
        <w:rPr>
          <w:rFonts w:ascii="David" w:eastAsia="Calibri" w:hAnsi="David" w:hint="cs"/>
          <w:sz w:val="24"/>
          <w:rtl/>
        </w:rPr>
        <w:t>הנזיקין</w:t>
      </w:r>
      <w:proofErr w:type="spellEnd"/>
      <w:r w:rsidRPr="00740118">
        <w:rPr>
          <w:rFonts w:ascii="David" w:eastAsia="Calibri" w:hAnsi="David" w:hint="cs"/>
          <w:sz w:val="24"/>
          <w:rtl/>
        </w:rPr>
        <w:t xml:space="preserve"> (נוסח חדש) וחוק האחריות למוצרים פגומים תש"ם-1980,  כלפי כל העובדים, המועסקים על ידי המתכנן,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7AF8A6C3"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740118">
        <w:rPr>
          <w:rFonts w:ascii="David" w:eastAsia="Calibri" w:hAnsi="David" w:hint="cs"/>
          <w:sz w:val="24"/>
        </w:rPr>
        <w:t xml:space="preserve"> </w:t>
      </w:r>
      <w:r w:rsidRPr="00740118">
        <w:rPr>
          <w:rFonts w:ascii="David" w:eastAsia="Calibri" w:hAnsi="David" w:hint="cs"/>
          <w:sz w:val="24"/>
          <w:rtl/>
        </w:rPr>
        <w:t>לעניין קרות תאונת עבודה ו/או מחלה כלשהי</w:t>
      </w:r>
      <w:r w:rsidRPr="00740118">
        <w:rPr>
          <w:rFonts w:ascii="David" w:eastAsia="Calibri" w:hAnsi="David" w:hint="cs"/>
          <w:sz w:val="24"/>
        </w:rPr>
        <w:t xml:space="preserve"> </w:t>
      </w:r>
      <w:r w:rsidRPr="00740118">
        <w:rPr>
          <w:rFonts w:ascii="David" w:eastAsia="Calibri" w:hAnsi="David" w:hint="cs"/>
          <w:sz w:val="24"/>
          <w:rtl/>
        </w:rPr>
        <w:t>כי הוא נושא בחובות מעביד כלשהם כלפי מי מעובדי המתכנן.</w:t>
      </w:r>
      <w:r w:rsidRPr="00740118">
        <w:rPr>
          <w:rFonts w:ascii="David" w:eastAsia="Calibri" w:hAnsi="David" w:hint="cs"/>
          <w:sz w:val="24"/>
          <w:rtl/>
        </w:rPr>
        <w:tab/>
      </w:r>
      <w:r w:rsidRPr="00740118">
        <w:rPr>
          <w:rFonts w:ascii="David" w:eastAsia="Calibri" w:hAnsi="David" w:hint="cs"/>
          <w:sz w:val="24"/>
          <w:rtl/>
        </w:rPr>
        <w:br/>
      </w:r>
    </w:p>
    <w:p w14:paraId="3022925C"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3</w:t>
      </w:r>
      <w:r w:rsidRPr="00740118">
        <w:rPr>
          <w:rFonts w:ascii="David" w:eastAsia="Calibri" w:hAnsi="David" w:hint="cs"/>
          <w:sz w:val="24"/>
          <w:rtl/>
        </w:rPr>
        <w:tab/>
      </w:r>
      <w:r w:rsidRPr="00740118">
        <w:rPr>
          <w:rFonts w:ascii="David" w:eastAsia="Calibri" w:hAnsi="David" w:hint="cs"/>
          <w:b/>
          <w:bCs/>
          <w:sz w:val="24"/>
          <w:rtl/>
        </w:rPr>
        <w:t>ביטוח אחריות כלפי צד שלישי</w:t>
      </w:r>
      <w:r w:rsidRPr="00740118">
        <w:rPr>
          <w:rFonts w:ascii="David" w:eastAsia="Calibri" w:hAnsi="David" w:hint="cs"/>
          <w:sz w:val="24"/>
          <w:rtl/>
        </w:rPr>
        <w:t xml:space="preserve"> המבטח את חבות המתכנן על פי דין בגבול אחריות שלא יפחת מ- 4,000,000 ₪ (ארבעה מיליון ₪) למקרה ולתקופת ביטוח שנתית, בגין אירועים הנובעים במישרין ו/או בעקיפין מפעולותיו של המתכנן ו/או כל מי שפועל מטעמו וכל הבאים מכוחו ויחול על כל אובדן ו/או נזק לגוף ו/או לרכוש.</w:t>
      </w:r>
    </w:p>
    <w:p w14:paraId="39558F4A"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ביטוח זה לא  כפוף לכל הגבלה בדבר חבות הנובעת מאש, התפוצצות, בהלה, מכשירי הרמה, חבות</w:t>
      </w:r>
      <w:r w:rsidRPr="00740118">
        <w:rPr>
          <w:rFonts w:ascii="David" w:eastAsia="Calibri" w:hAnsi="David" w:hint="cs"/>
          <w:sz w:val="24"/>
        </w:rPr>
        <w:t xml:space="preserve"> </w:t>
      </w:r>
      <w:r w:rsidRPr="00740118">
        <w:rPr>
          <w:rFonts w:ascii="David" w:eastAsia="Calibri" w:hAnsi="David" w:hint="cs"/>
          <w:sz w:val="24"/>
          <w:rtl/>
        </w:rPr>
        <w:t>בגין וכלפי קבלנים, קבלני משנה</w:t>
      </w:r>
      <w:r w:rsidRPr="00740118">
        <w:rPr>
          <w:rFonts w:ascii="David" w:eastAsia="Calibri" w:hAnsi="David" w:hint="cs"/>
          <w:sz w:val="24"/>
        </w:rPr>
        <w:t xml:space="preserve"> </w:t>
      </w:r>
      <w:r w:rsidRPr="00740118">
        <w:rPr>
          <w:rFonts w:ascii="David" w:eastAsia="Calibri" w:hAnsi="David" w:hint="cs"/>
          <w:sz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740118">
        <w:rPr>
          <w:rFonts w:ascii="David" w:eastAsia="Calibri" w:hAnsi="David" w:hint="cs"/>
          <w:sz w:val="24"/>
          <w:rtl/>
        </w:rPr>
        <w:br/>
        <w:t>הביטוח מורחב לשפות את המזמין בגין אחריותו למעשי ו/או מחדלי המתכנן והבאים מטעמו, וזאת בכפוף לסעיף אחריות צולבת לפי נחשב הביטוח כאילו נערך בנפרד עבור כל אחד מיחידי המבוטח.  רכוש המזמין ייחשב כרכוש צד שלישי.</w:t>
      </w:r>
    </w:p>
    <w:p w14:paraId="2266E8BF"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tl/>
        </w:rPr>
      </w:pPr>
      <w:r w:rsidRPr="00740118">
        <w:rPr>
          <w:rFonts w:ascii="David" w:eastAsia="Calibri" w:hAnsi="David" w:hint="cs"/>
          <w:sz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60FB9936"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Pr>
      </w:pPr>
      <w:r w:rsidRPr="00740118">
        <w:rPr>
          <w:rFonts w:ascii="David" w:eastAsia="Calibri" w:hAnsi="David" w:hint="cs"/>
          <w:sz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2F31A4CE"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tl/>
        </w:rPr>
      </w:pPr>
      <w:r w:rsidRPr="00740118">
        <w:rPr>
          <w:rFonts w:ascii="David" w:eastAsia="Calibri" w:hAnsi="David" w:hint="cs"/>
          <w:sz w:val="24"/>
          <w:rtl/>
        </w:rPr>
        <w:t>כמו כן המתכנן מתחייב שהכיסוי על פי הפוליסות לא יבוטל ולא יחול בו שינוי לרעה, אלא אם תימסר הודעה כתובה בדואר רשום לידי המזמין לפחות 60 יום מראש.</w:t>
      </w:r>
    </w:p>
    <w:p w14:paraId="1E8C33CD"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Pr>
      </w:pPr>
      <w:r w:rsidRPr="00740118">
        <w:rPr>
          <w:rFonts w:ascii="David" w:eastAsia="Calibri" w:hAnsi="David" w:hint="cs"/>
          <w:sz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03AC0576" w14:textId="77777777" w:rsidR="00740118" w:rsidRPr="00740118" w:rsidRDefault="00740118" w:rsidP="00740118">
      <w:pPr>
        <w:jc w:val="both"/>
        <w:rPr>
          <w:rFonts w:ascii="David" w:eastAsia="Calibri" w:hAnsi="David"/>
          <w:sz w:val="24"/>
          <w:rtl/>
        </w:rPr>
      </w:pPr>
      <w:r w:rsidRPr="00740118">
        <w:rPr>
          <w:rFonts w:ascii="David" w:eastAsia="Calibri" w:hAnsi="David" w:hint="cs"/>
          <w:sz w:val="24"/>
          <w:rtl/>
        </w:rPr>
        <w:t xml:space="preserve"> </w:t>
      </w:r>
    </w:p>
    <w:p w14:paraId="795A2601" w14:textId="77777777" w:rsidR="00740118" w:rsidRPr="00740118" w:rsidRDefault="00740118" w:rsidP="00740118">
      <w:pPr>
        <w:ind w:left="364"/>
        <w:contextualSpacing/>
        <w:rPr>
          <w:rFonts w:ascii="Times New Roman" w:eastAsia="Calibri" w:hAnsi="Times New Roman" w:cs="Arial"/>
          <w:szCs w:val="22"/>
          <w:rtl/>
        </w:rPr>
      </w:pPr>
    </w:p>
    <w:p w14:paraId="1270DFAA"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F41346F"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385383A"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8CAE1DC"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A479820"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7A3F05A"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7484F50"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C1786C1"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D997A05"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3EAFED6"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93F3C98"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A047FCB"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9A749CA"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1C6A951"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D5A6796"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044B332"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69B4680"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DEC8554"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5C39F6A"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CC76C52"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9932BDA"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E062E85"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E33ACD6"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F7A65C9"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59F93E9"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5F9F47C"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12524A4"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8FBA17D"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86F0045"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56A11F6"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13FDB5E"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9CF662F"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4900C65"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53820B6"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54BAB6C"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2FC4F1C"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473CF32"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9E08BE6"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663F57C"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3CD647F"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9953CCB"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D4A1DBA"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F632437"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r w:rsidRPr="00740118">
        <w:rPr>
          <w:rFonts w:ascii="Times New Roman" w:eastAsia="Times New Roman" w:hAnsi="Times New Roman"/>
          <w:bCs/>
          <w:sz w:val="24"/>
          <w:u w:val="single"/>
          <w:rtl/>
          <w:lang w:eastAsia="he-IL"/>
        </w:rPr>
        <w:br w:type="page"/>
      </w:r>
    </w:p>
    <w:p w14:paraId="59711BEF"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740118">
        <w:rPr>
          <w:rFonts w:ascii="Times New Roman" w:eastAsia="Times New Roman" w:hAnsi="Times New Roman" w:hint="cs"/>
          <w:bCs/>
          <w:sz w:val="20"/>
          <w:u w:val="single"/>
          <w:rtl/>
          <w:lang w:eastAsia="he-IL"/>
        </w:rPr>
        <w:lastRenderedPageBreak/>
        <w:t>נספח "</w:t>
      </w:r>
      <w:r w:rsidRPr="00740118">
        <w:rPr>
          <w:rFonts w:ascii="Times New Roman" w:eastAsia="Times New Roman" w:hAnsi="Times New Roman" w:hint="eastAsia"/>
          <w:bCs/>
          <w:sz w:val="20"/>
          <w:u w:val="single"/>
          <w:rtl/>
          <w:lang w:eastAsia="he-IL"/>
        </w:rPr>
        <w:t>ז</w:t>
      </w:r>
      <w:r w:rsidRPr="00740118">
        <w:rPr>
          <w:rFonts w:ascii="Times New Roman" w:eastAsia="Times New Roman" w:hAnsi="Times New Roman" w:hint="cs"/>
          <w:bCs/>
          <w:sz w:val="20"/>
          <w:u w:val="single"/>
          <w:rtl/>
          <w:lang w:eastAsia="he-IL"/>
        </w:rPr>
        <w:t>1'"</w:t>
      </w:r>
    </w:p>
    <w:p w14:paraId="63498460"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
          <w:bCs/>
          <w:sz w:val="20"/>
          <w:u w:val="single"/>
          <w:lang w:eastAsia="he-IL"/>
        </w:rPr>
      </w:pPr>
      <w:r w:rsidRPr="00740118">
        <w:rPr>
          <w:rFonts w:ascii="Times New Roman" w:eastAsia="Times New Roman" w:hAnsi="Times New Roman" w:hint="cs"/>
          <w:b/>
          <w:bCs/>
          <w:sz w:val="20"/>
          <w:u w:val="single"/>
          <w:rtl/>
          <w:lang w:eastAsia="he-IL"/>
        </w:rPr>
        <w:t>אישור על קיום ביטוחי המתכנן</w:t>
      </w:r>
    </w:p>
    <w:p w14:paraId="16684DF0"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sz w:val="20"/>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740118" w:rsidRPr="00740118" w14:paraId="6D5C5640" w14:textId="77777777" w:rsidTr="0018538C">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3A82BBB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446838EB"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תאריך הנפקת האישור(</w:t>
            </w:r>
            <w:r w:rsidRPr="00740118">
              <w:rPr>
                <w:rFonts w:ascii="David" w:eastAsia="Calibri" w:hAnsi="David" w:hint="cs"/>
                <w:sz w:val="24"/>
                <w:lang w:eastAsia="he-IL"/>
              </w:rPr>
              <w:t>DD/MM/YYYY</w:t>
            </w:r>
            <w:r w:rsidRPr="00740118">
              <w:rPr>
                <w:rFonts w:ascii="David" w:eastAsia="Calibri" w:hAnsi="David" w:hint="cs"/>
                <w:sz w:val="24"/>
                <w:rtl/>
                <w:lang w:eastAsia="he-IL"/>
              </w:rPr>
              <w:t>)</w:t>
            </w:r>
          </w:p>
        </w:tc>
      </w:tr>
      <w:tr w:rsidR="00740118" w:rsidRPr="00740118" w14:paraId="7EC36002" w14:textId="77777777" w:rsidTr="0018538C">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0A65CF03"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740118" w:rsidRPr="00740118" w14:paraId="31E4D633" w14:textId="77777777" w:rsidTr="0018538C">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847163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A2C7F51"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281D34D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03821ED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מעמד מבקש האישור*</w:t>
            </w:r>
          </w:p>
        </w:tc>
      </w:tr>
      <w:tr w:rsidR="00740118" w:rsidRPr="00740118" w14:paraId="36000FB7" w14:textId="77777777" w:rsidTr="0018538C">
        <w:trPr>
          <w:trHeight w:val="551"/>
        </w:trPr>
        <w:tc>
          <w:tcPr>
            <w:tcW w:w="4068" w:type="dxa"/>
            <w:tcBorders>
              <w:top w:val="single" w:sz="4" w:space="0" w:color="auto"/>
              <w:left w:val="single" w:sz="4" w:space="0" w:color="auto"/>
              <w:bottom w:val="single" w:sz="4" w:space="0" w:color="auto"/>
              <w:right w:val="single" w:sz="4" w:space="0" w:color="auto"/>
            </w:tcBorders>
            <w:hideMark/>
          </w:tcPr>
          <w:p w14:paraId="32FA24B1"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שם</w:t>
            </w:r>
          </w:p>
          <w:p w14:paraId="415E5CB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5C16A33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6B80D95C"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p w14:paraId="491F90D6"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Segoe UI Symbol" w:eastAsia="MS Gothic" w:hAnsi="Segoe UI Symbol" w:cs="Segoe UI Symbol"/>
                <w:b/>
                <w:sz w:val="24"/>
                <w:rtl/>
                <w:lang w:eastAsia="he-IL"/>
              </w:rPr>
              <w:t>☒</w:t>
            </w:r>
            <w:r w:rsidRPr="00740118">
              <w:rPr>
                <w:rFonts w:ascii="David" w:eastAsia="Calibri" w:hAnsi="David" w:hint="cs"/>
                <w:b/>
                <w:sz w:val="24"/>
                <w:rtl/>
                <w:lang w:eastAsia="he-IL"/>
              </w:rPr>
              <w:t>שירותים - 085</w:t>
            </w:r>
          </w:p>
          <w:p w14:paraId="5B0449AB"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4E8AFC7D"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p w14:paraId="4505194F"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Segoe UI Symbol" w:eastAsia="MS Gothic" w:hAnsi="Segoe UI Symbol" w:cs="Segoe UI Symbol"/>
                <w:b/>
                <w:sz w:val="24"/>
                <w:rtl/>
                <w:lang w:eastAsia="he-IL"/>
              </w:rPr>
              <w:t>☒</w:t>
            </w:r>
            <w:r w:rsidRPr="00740118">
              <w:rPr>
                <w:rFonts w:ascii="David" w:eastAsia="Calibri" w:hAnsi="David" w:hint="cs"/>
                <w:b/>
                <w:sz w:val="24"/>
                <w:rtl/>
                <w:lang w:eastAsia="he-IL"/>
              </w:rPr>
              <w:t>מזמין שירותים</w:t>
            </w:r>
          </w:p>
          <w:p w14:paraId="6FA8B3A1"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tc>
      </w:tr>
      <w:tr w:rsidR="00740118" w:rsidRPr="00740118" w14:paraId="2B81CA03" w14:textId="77777777" w:rsidTr="0018538C">
        <w:trPr>
          <w:trHeight w:val="571"/>
        </w:trPr>
        <w:tc>
          <w:tcPr>
            <w:tcW w:w="4068" w:type="dxa"/>
            <w:tcBorders>
              <w:top w:val="single" w:sz="4" w:space="0" w:color="auto"/>
              <w:left w:val="single" w:sz="4" w:space="0" w:color="auto"/>
              <w:bottom w:val="single" w:sz="4" w:space="0" w:color="auto"/>
              <w:right w:val="single" w:sz="4" w:space="0" w:color="auto"/>
            </w:tcBorders>
            <w:hideMark/>
          </w:tcPr>
          <w:p w14:paraId="3B67AC6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ת.ז./ח.פ./ח.צ.</w:t>
            </w:r>
          </w:p>
          <w:p w14:paraId="134EE6B5"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54F5731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4C0753"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C1E52C"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r>
      <w:tr w:rsidR="00740118" w:rsidRPr="00740118" w14:paraId="6ECAEFA1" w14:textId="77777777" w:rsidTr="0018538C">
        <w:trPr>
          <w:trHeight w:val="391"/>
        </w:trPr>
        <w:tc>
          <w:tcPr>
            <w:tcW w:w="4068" w:type="dxa"/>
            <w:tcBorders>
              <w:top w:val="single" w:sz="4" w:space="0" w:color="auto"/>
              <w:left w:val="single" w:sz="4" w:space="0" w:color="auto"/>
              <w:bottom w:val="single" w:sz="4" w:space="0" w:color="auto"/>
              <w:right w:val="single" w:sz="4" w:space="0" w:color="auto"/>
            </w:tcBorders>
            <w:hideMark/>
          </w:tcPr>
          <w:p w14:paraId="2D2FA6B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 xml:space="preserve">מען </w:t>
            </w:r>
          </w:p>
          <w:p w14:paraId="181A805D"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4BBB1BC5" w14:textId="77777777" w:rsidR="00740118" w:rsidRPr="00740118" w:rsidRDefault="00740118" w:rsidP="00740118">
            <w:pPr>
              <w:spacing w:before="0" w:beforeAutospacing="0" w:after="0" w:afterAutospacing="0" w:line="240" w:lineRule="auto"/>
              <w:rPr>
                <w:rFonts w:ascii="David" w:eastAsia="Calibri" w:hAnsi="David"/>
                <w:sz w:val="24"/>
                <w:lang w:eastAsia="he-IL"/>
              </w:rPr>
            </w:pPr>
            <w:r w:rsidRPr="00740118">
              <w:rPr>
                <w:rFonts w:ascii="David" w:eastAsia="Calibri" w:hAnsi="David" w:hint="cs"/>
                <w:sz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4251FF1"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475669"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r>
    </w:tbl>
    <w:p w14:paraId="7A57EC7F" w14:textId="77777777" w:rsidR="00740118" w:rsidRPr="00740118" w:rsidRDefault="00740118" w:rsidP="00740118">
      <w:pPr>
        <w:spacing w:before="0" w:beforeAutospacing="0" w:after="200" w:afterAutospacing="0" w:line="276" w:lineRule="auto"/>
        <w:outlineLvl w:val="0"/>
        <w:rPr>
          <w:rFonts w:ascii="David" w:eastAsia="Calibri" w:hAnsi="David"/>
          <w:b/>
          <w:bCs/>
          <w:sz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740118" w:rsidRPr="00740118" w14:paraId="3F76BA4A" w14:textId="77777777" w:rsidTr="0018538C">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1A18AB7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כיסויים</w:t>
            </w:r>
          </w:p>
        </w:tc>
      </w:tr>
      <w:tr w:rsidR="00740118" w:rsidRPr="00740118" w14:paraId="4016F632" w14:textId="77777777" w:rsidTr="0018538C">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8D57C5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סוג הביטוח</w:t>
            </w:r>
          </w:p>
          <w:p w14:paraId="41106FD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p w14:paraId="2EA09C6C"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29DAFF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674F45E"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FCF9F3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B1C4F2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4816931E"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516C5F5"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 xml:space="preserve">כיסויים נוספים בתוקף וביטול חריגים </w:t>
            </w:r>
          </w:p>
          <w:p w14:paraId="75B51C98"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יש לציין קוד כיסוי בהתאם לנספח ד'</w:t>
            </w:r>
          </w:p>
        </w:tc>
      </w:tr>
      <w:tr w:rsidR="00740118" w:rsidRPr="00740118" w14:paraId="5B43DE00" w14:textId="77777777" w:rsidTr="0018538C">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4BEFA31F"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4351B6A0"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30D7F437"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67C09E85"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38E4B87"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4F45381"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C34776C"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53D631DD"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r>
      <w:tr w:rsidR="00740118" w:rsidRPr="00740118" w14:paraId="6CADC322" w14:textId="77777777" w:rsidTr="0018538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5A8835C"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CC446B3"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0D9188B"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38F6C55"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03BB892"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E247BA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8A87B8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296C26F" w14:textId="77777777" w:rsidR="00740118" w:rsidRPr="00740118" w:rsidRDefault="00740118" w:rsidP="00740118">
            <w:pPr>
              <w:spacing w:before="0" w:beforeAutospacing="0" w:after="0" w:afterAutospacing="0" w:line="240" w:lineRule="auto"/>
              <w:ind w:left="50" w:right="78"/>
              <w:rPr>
                <w:rFonts w:ascii="David" w:eastAsia="Calibri" w:hAnsi="David"/>
                <w:bCs/>
                <w:sz w:val="24"/>
                <w:rtl/>
                <w:lang w:eastAsia="he-IL"/>
              </w:rPr>
            </w:pPr>
            <w:r w:rsidRPr="00740118">
              <w:rPr>
                <w:rFonts w:ascii="David" w:eastAsia="Calibri" w:hAnsi="David" w:hint="cs"/>
                <w:bCs/>
                <w:sz w:val="24"/>
                <w:rtl/>
                <w:lang w:eastAsia="he-IL"/>
              </w:rPr>
              <w:t>304/302/307/315/328/329/321/309</w:t>
            </w:r>
          </w:p>
        </w:tc>
      </w:tr>
      <w:tr w:rsidR="00740118" w:rsidRPr="00740118" w14:paraId="3D40BE31" w14:textId="77777777" w:rsidTr="0018538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6123F30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3B2E3D5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77F2F8A1"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F393F23"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1237E4EE"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05562F51"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5661FA62"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7CF7824" w14:textId="77777777" w:rsidR="00740118" w:rsidRPr="00740118" w:rsidRDefault="00740118" w:rsidP="00740118">
            <w:pPr>
              <w:spacing w:before="0" w:beforeAutospacing="0" w:after="0" w:afterAutospacing="0" w:line="240" w:lineRule="auto"/>
              <w:ind w:left="50" w:right="78"/>
              <w:rPr>
                <w:rFonts w:ascii="David" w:eastAsia="Calibri" w:hAnsi="David"/>
                <w:bCs/>
                <w:sz w:val="24"/>
                <w:rtl/>
                <w:lang w:eastAsia="he-IL"/>
              </w:rPr>
            </w:pPr>
            <w:r w:rsidRPr="00740118">
              <w:rPr>
                <w:rFonts w:ascii="David" w:eastAsia="Calibri" w:hAnsi="David" w:hint="cs"/>
                <w:bCs/>
                <w:sz w:val="24"/>
                <w:rtl/>
                <w:lang w:eastAsia="he-IL"/>
              </w:rPr>
              <w:t>304/302/309/308/328/321</w:t>
            </w:r>
          </w:p>
        </w:tc>
      </w:tr>
      <w:tr w:rsidR="00740118" w:rsidRPr="00740118" w14:paraId="177AF8B2" w14:textId="77777777" w:rsidTr="0018538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7CD31B8"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5F94A78"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7AAA35B"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84991A9"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965AB55"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C6A926E"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r w:rsidRPr="00740118">
              <w:rPr>
                <w:rFonts w:ascii="David" w:eastAsia="Calibri" w:hAnsi="David" w:hint="cs"/>
                <w:sz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F80426E"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36813FD7" w14:textId="77777777" w:rsidR="00740118" w:rsidRPr="00740118" w:rsidRDefault="00740118" w:rsidP="00740118">
            <w:pPr>
              <w:spacing w:before="0" w:beforeAutospacing="0" w:after="0" w:afterAutospacing="0" w:line="240" w:lineRule="auto"/>
              <w:ind w:left="50" w:right="78"/>
              <w:rPr>
                <w:rFonts w:ascii="David" w:eastAsia="Calibri" w:hAnsi="David"/>
                <w:bCs/>
                <w:strike/>
                <w:sz w:val="24"/>
                <w:rtl/>
                <w:lang w:eastAsia="he-IL"/>
              </w:rPr>
            </w:pPr>
            <w:r w:rsidRPr="00740118">
              <w:rPr>
                <w:rFonts w:ascii="David" w:eastAsia="Calibri" w:hAnsi="David" w:hint="cs"/>
                <w:bCs/>
                <w:sz w:val="24"/>
                <w:rtl/>
                <w:lang w:eastAsia="he-IL"/>
              </w:rPr>
              <w:t>302/318/328/332/301/303/325/326/327/321</w:t>
            </w:r>
          </w:p>
        </w:tc>
      </w:tr>
    </w:tbl>
    <w:p w14:paraId="63A3731E" w14:textId="77777777" w:rsidR="00740118" w:rsidRPr="00740118" w:rsidRDefault="00740118" w:rsidP="00740118">
      <w:pPr>
        <w:spacing w:before="0" w:beforeAutospacing="0" w:after="200" w:afterAutospacing="0" w:line="276" w:lineRule="auto"/>
        <w:ind w:left="84" w:hanging="41"/>
        <w:rPr>
          <w:rFonts w:ascii="David" w:eastAsia="Calibri" w:hAnsi="David"/>
          <w:sz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740118" w:rsidRPr="00740118" w14:paraId="3B4EBE77" w14:textId="77777777" w:rsidTr="0018538C">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084376B"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740118">
              <w:rPr>
                <w:rFonts w:ascii="David" w:eastAsia="Calibri" w:hAnsi="David" w:hint="cs"/>
                <w:bCs/>
                <w:sz w:val="24"/>
                <w:rtl/>
                <w:lang w:eastAsia="he-IL"/>
              </w:rPr>
              <w:t>ג'</w:t>
            </w:r>
            <w:r w:rsidRPr="00740118">
              <w:rPr>
                <w:rFonts w:ascii="David" w:eastAsia="Calibri" w:hAnsi="David" w:hint="cs"/>
                <w:b/>
                <w:sz w:val="24"/>
                <w:rtl/>
                <w:lang w:eastAsia="he-IL"/>
              </w:rPr>
              <w:t>)*:</w:t>
            </w:r>
          </w:p>
        </w:tc>
      </w:tr>
      <w:tr w:rsidR="00740118" w:rsidRPr="00740118" w14:paraId="7887825D" w14:textId="77777777" w:rsidTr="0018538C">
        <w:trPr>
          <w:trHeight w:val="798"/>
        </w:trPr>
        <w:tc>
          <w:tcPr>
            <w:tcW w:w="11530" w:type="dxa"/>
            <w:tcBorders>
              <w:top w:val="single" w:sz="4" w:space="0" w:color="auto"/>
              <w:left w:val="single" w:sz="4" w:space="0" w:color="auto"/>
              <w:bottom w:val="single" w:sz="4" w:space="0" w:color="auto"/>
              <w:right w:val="single" w:sz="4" w:space="0" w:color="auto"/>
            </w:tcBorders>
            <w:hideMark/>
          </w:tcPr>
          <w:p w14:paraId="56EDB6B8"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038</w:t>
            </w:r>
          </w:p>
        </w:tc>
      </w:tr>
    </w:tbl>
    <w:p w14:paraId="01A11B9B" w14:textId="77777777" w:rsidR="00740118" w:rsidRPr="00740118" w:rsidRDefault="00740118" w:rsidP="00740118">
      <w:pPr>
        <w:bidi w:val="0"/>
        <w:spacing w:before="0" w:beforeAutospacing="0" w:after="0" w:afterAutospacing="0" w:line="240" w:lineRule="auto"/>
        <w:rPr>
          <w:rFonts w:ascii="David" w:eastAsia="Times New Roman" w:hAnsi="David"/>
          <w:vanish/>
          <w:sz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740118" w:rsidRPr="00740118" w14:paraId="2954C262" w14:textId="77777777" w:rsidTr="0018538C">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CACB97D" w14:textId="77777777" w:rsidR="00740118" w:rsidRPr="00740118" w:rsidRDefault="00740118" w:rsidP="00740118">
            <w:pPr>
              <w:spacing w:before="0" w:beforeAutospacing="0" w:after="0" w:afterAutospacing="0" w:line="240" w:lineRule="auto"/>
              <w:ind w:left="50" w:right="78"/>
              <w:rPr>
                <w:rFonts w:ascii="David" w:eastAsia="Calibri" w:hAnsi="David"/>
                <w:b/>
                <w:sz w:val="24"/>
                <w:lang w:eastAsia="he-IL"/>
              </w:rPr>
            </w:pPr>
            <w:r w:rsidRPr="00740118">
              <w:rPr>
                <w:rFonts w:ascii="David" w:eastAsia="Calibri" w:hAnsi="David" w:hint="cs"/>
                <w:b/>
                <w:sz w:val="24"/>
                <w:rtl/>
                <w:lang w:eastAsia="he-IL"/>
              </w:rPr>
              <w:t>חתימת האישור</w:t>
            </w:r>
          </w:p>
        </w:tc>
      </w:tr>
      <w:tr w:rsidR="00740118" w:rsidRPr="00740118" w14:paraId="4F5066C1" w14:textId="77777777" w:rsidTr="0018538C">
        <w:trPr>
          <w:trHeight w:val="598"/>
        </w:trPr>
        <w:tc>
          <w:tcPr>
            <w:tcW w:w="11530" w:type="dxa"/>
            <w:tcBorders>
              <w:top w:val="single" w:sz="4" w:space="0" w:color="auto"/>
              <w:left w:val="single" w:sz="4" w:space="0" w:color="auto"/>
              <w:bottom w:val="single" w:sz="4" w:space="0" w:color="auto"/>
              <w:right w:val="single" w:sz="4" w:space="0" w:color="auto"/>
            </w:tcBorders>
            <w:hideMark/>
          </w:tcPr>
          <w:p w14:paraId="33B20401"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המבטח:</w:t>
            </w:r>
          </w:p>
        </w:tc>
      </w:tr>
    </w:tbl>
    <w:p w14:paraId="5A82C7C6" w14:textId="77777777" w:rsidR="00740118" w:rsidRDefault="00740118" w:rsidP="00740118">
      <w:pPr>
        <w:spacing w:before="0" w:beforeAutospacing="0" w:after="200" w:afterAutospacing="0" w:line="276" w:lineRule="auto"/>
        <w:rPr>
          <w:rFonts w:ascii="David" w:eastAsia="Calibri" w:hAnsi="David"/>
          <w:b/>
          <w:bCs/>
          <w:sz w:val="24"/>
          <w:u w:val="single"/>
          <w:rtl/>
          <w:lang w:eastAsia="he-IL"/>
        </w:rPr>
      </w:pPr>
    </w:p>
    <w:p w14:paraId="6636EE5D" w14:textId="77777777" w:rsidR="00740118" w:rsidRDefault="00740118" w:rsidP="00740118">
      <w:pPr>
        <w:spacing w:before="0" w:beforeAutospacing="0" w:after="200" w:afterAutospacing="0" w:line="276" w:lineRule="auto"/>
        <w:rPr>
          <w:rFonts w:ascii="David" w:eastAsia="Calibri" w:hAnsi="David"/>
          <w:b/>
          <w:bCs/>
          <w:sz w:val="24"/>
          <w:u w:val="single"/>
          <w:rtl/>
          <w:lang w:eastAsia="he-IL"/>
        </w:rPr>
      </w:pPr>
    </w:p>
    <w:p w14:paraId="64635427" w14:textId="77777777" w:rsidR="00740118" w:rsidRPr="00740118" w:rsidRDefault="00740118" w:rsidP="00740118">
      <w:pPr>
        <w:spacing w:before="0" w:beforeAutospacing="0" w:after="200" w:afterAutospacing="0" w:line="276" w:lineRule="auto"/>
        <w:rPr>
          <w:rFonts w:ascii="David" w:eastAsia="Calibri" w:hAnsi="David"/>
          <w:b/>
          <w:bCs/>
          <w:sz w:val="24"/>
          <w:u w:val="single"/>
          <w:rtl/>
          <w:lang w:eastAsia="he-IL"/>
        </w:rPr>
      </w:pPr>
      <w:r w:rsidRPr="00740118">
        <w:rPr>
          <w:rFonts w:ascii="David" w:eastAsia="Calibri" w:hAnsi="David" w:hint="cs"/>
          <w:b/>
          <w:bCs/>
          <w:sz w:val="24"/>
          <w:u w:val="single"/>
          <w:rtl/>
          <w:lang w:eastAsia="he-IL"/>
        </w:rPr>
        <w:t xml:space="preserve">* באישור ביטוח כללי </w:t>
      </w:r>
      <w:r w:rsidRPr="00740118">
        <w:rPr>
          <w:rFonts w:ascii="David" w:eastAsia="Calibri" w:hAnsi="David" w:hint="cs"/>
          <w:sz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740118" w:rsidRPr="00740118" w14:paraId="0D77F78B" w14:textId="77777777" w:rsidTr="0018538C">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1A04B5C"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ביטול/שינוי הפוליסה *</w:t>
            </w:r>
          </w:p>
        </w:tc>
      </w:tr>
      <w:tr w:rsidR="00740118" w:rsidRPr="00740118" w14:paraId="601B236D" w14:textId="77777777" w:rsidTr="0018538C">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4E605148" w14:textId="77777777" w:rsidR="00740118" w:rsidRPr="00740118" w:rsidRDefault="00740118" w:rsidP="00740118">
            <w:pPr>
              <w:spacing w:before="0" w:beforeAutospacing="0" w:after="0" w:afterAutospacing="0" w:line="240" w:lineRule="auto"/>
              <w:rPr>
                <w:rFonts w:ascii="David" w:eastAsia="Calibri" w:hAnsi="David"/>
                <w:bCs/>
                <w:sz w:val="24"/>
                <w:rtl/>
                <w:lang w:eastAsia="he-IL"/>
              </w:rPr>
            </w:pPr>
            <w:r w:rsidRPr="00740118">
              <w:rPr>
                <w:rFonts w:ascii="David" w:eastAsia="Calibri" w:hAnsi="David" w:hint="cs"/>
                <w:b/>
                <w:sz w:val="24"/>
                <w:rtl/>
                <w:lang w:eastAsia="he-IL"/>
              </w:rPr>
              <w:t xml:space="preserve">שינוי לרעת מבקש האישור או ביטול של פוליסת ביטוח,  לא ייכנס לתוקף אלא </w:t>
            </w:r>
            <w:r w:rsidRPr="00740118">
              <w:rPr>
                <w:rFonts w:ascii="David" w:eastAsia="Calibri" w:hAnsi="David" w:hint="cs"/>
                <w:bCs/>
                <w:sz w:val="24"/>
                <w:rtl/>
                <w:lang w:eastAsia="he-IL"/>
              </w:rPr>
              <w:t>30 יום</w:t>
            </w:r>
            <w:r w:rsidRPr="00740118">
              <w:rPr>
                <w:rFonts w:ascii="David" w:eastAsia="Calibri" w:hAnsi="David" w:hint="cs"/>
                <w:b/>
                <w:sz w:val="24"/>
                <w:rtl/>
                <w:lang w:eastAsia="he-IL"/>
              </w:rPr>
              <w:t xml:space="preserve"> לאחר משלוח הודעה למבקש האישור בדבר השינוי או הביטול.</w:t>
            </w:r>
          </w:p>
        </w:tc>
      </w:tr>
    </w:tbl>
    <w:p w14:paraId="0C2AF87F"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678BE931"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7D7DDA75"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6032BCA7"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157C4024"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5AB56704"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7C3DD84B"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6B9FBF43"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6A795DA8"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4D0ADAA9"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34735D10"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48C5F638"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6D83A027"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6DA3E1E4"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431DCD0E"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69507B35" w14:textId="77777777" w:rsidR="00740118" w:rsidRDefault="00740118" w:rsidP="001835AB">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r>
        <w:rPr>
          <w:rFonts w:ascii="Times New Roman" w:eastAsia="Times New Roman" w:hAnsi="Times New Roman"/>
          <w:b/>
          <w:bCs/>
          <w:sz w:val="20"/>
          <w:u w:val="single"/>
          <w:rtl/>
          <w:lang w:eastAsia="he-IL"/>
        </w:rPr>
        <w:br w:type="page"/>
      </w:r>
    </w:p>
    <w:p w14:paraId="4F939A6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r w:rsidRPr="001835AB">
        <w:rPr>
          <w:rFonts w:ascii="Times New Roman" w:eastAsia="Times New Roman" w:hAnsi="Times New Roman"/>
          <w:b/>
          <w:bCs/>
          <w:sz w:val="20"/>
          <w:u w:val="single"/>
          <w:rtl/>
          <w:lang w:eastAsia="he-IL"/>
        </w:rPr>
        <w:lastRenderedPageBreak/>
        <w:t xml:space="preserve">נספח </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ח</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w:t>
      </w:r>
    </w:p>
    <w:p w14:paraId="6C96A4A6"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6A376897"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t xml:space="preserve">רשימת </w:t>
      </w:r>
      <w:proofErr w:type="spellStart"/>
      <w:r w:rsidRPr="001835AB">
        <w:rPr>
          <w:rFonts w:ascii="Times New Roman" w:eastAsia="Times New Roman" w:hAnsi="Times New Roman"/>
          <w:b/>
          <w:bCs/>
          <w:sz w:val="20"/>
          <w:u w:val="single"/>
          <w:rtl/>
          <w:lang w:eastAsia="he-IL"/>
        </w:rPr>
        <w:t>התכניות</w:t>
      </w:r>
      <w:proofErr w:type="spellEnd"/>
      <w:r w:rsidRPr="001835AB">
        <w:rPr>
          <w:rFonts w:ascii="Times New Roman" w:eastAsia="Times New Roman" w:hAnsi="Times New Roman"/>
          <w:b/>
          <w:bCs/>
          <w:sz w:val="20"/>
          <w:u w:val="single"/>
          <w:rtl/>
          <w:lang w:eastAsia="he-IL"/>
        </w:rPr>
        <w:t xml:space="preserve"> והמסמכים שעל המתכנן להנפיק</w:t>
      </w:r>
    </w:p>
    <w:p w14:paraId="6AB46575"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25A53C55" w14:textId="77777777" w:rsidR="001835AB" w:rsidRPr="001835AB" w:rsidRDefault="001835AB" w:rsidP="001835AB">
      <w:pPr>
        <w:widowControl w:val="0"/>
        <w:spacing w:before="0" w:beforeAutospacing="0" w:after="0" w:afterAutospacing="0" w:line="240" w:lineRule="auto"/>
        <w:ind w:firstLine="373"/>
        <w:rPr>
          <w:rFonts w:ascii="Times New Roman" w:eastAsia="Times New Roman" w:hAnsi="Times New Roman"/>
          <w:sz w:val="24"/>
          <w:lang w:eastAsia="he-IL"/>
        </w:rPr>
      </w:pPr>
      <w:r w:rsidRPr="001835AB">
        <w:rPr>
          <w:rFonts w:ascii="Times New Roman" w:eastAsia="Times New Roman" w:hAnsi="Times New Roman"/>
          <w:sz w:val="24"/>
          <w:rtl/>
          <w:lang w:eastAsia="he-IL"/>
        </w:rPr>
        <w:t>למען הסר ספק יובהר כי מסמך זה מהווה השלמה והבהרה לנספח ב' ובכל מקרה אינו גורע ממנו.</w:t>
      </w:r>
    </w:p>
    <w:p w14:paraId="4F0841E6"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rtl/>
          <w:lang w:eastAsia="he-IL"/>
        </w:rPr>
      </w:pPr>
    </w:p>
    <w:p w14:paraId="0AD4F72A" w14:textId="77777777" w:rsidR="001835AB" w:rsidRPr="001835AB" w:rsidRDefault="001835AB" w:rsidP="001835AB">
      <w:pPr>
        <w:widowControl w:val="0"/>
        <w:spacing w:before="0" w:beforeAutospacing="0" w:after="0" w:afterAutospacing="0" w:line="240" w:lineRule="auto"/>
        <w:ind w:firstLine="89"/>
        <w:jc w:val="both"/>
        <w:rPr>
          <w:rFonts w:ascii="Times New Roman" w:eastAsia="Times New Roman" w:hAnsi="Times New Roman"/>
          <w:sz w:val="20"/>
          <w:rtl/>
          <w:lang w:eastAsia="he-IL"/>
        </w:rPr>
      </w:pPr>
    </w:p>
    <w:p w14:paraId="271ABB3C"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w:t>
      </w:r>
      <w:r w:rsidRPr="001835AB">
        <w:rPr>
          <w:rFonts w:ascii="Times New Roman" w:eastAsia="Times New Roman" w:hAnsi="Times New Roman"/>
          <w:sz w:val="20"/>
          <w:rtl/>
          <w:lang w:eastAsia="he-IL"/>
        </w:rPr>
        <w:tab/>
        <w:t>הרצות מחשב להדמיית ונ</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תוח פרמטרים לרמות השרות במספר, גודל ומהירויות נסיעה שונים </w:t>
      </w:r>
      <w:r w:rsidRPr="001835AB">
        <w:rPr>
          <w:rFonts w:ascii="Times New Roman" w:eastAsia="Times New Roman" w:hAnsi="Times New Roman"/>
          <w:sz w:val="20"/>
          <w:rtl/>
          <w:lang w:eastAsia="he-IL"/>
        </w:rPr>
        <w:tab/>
        <w:t>של המעליות.</w:t>
      </w:r>
    </w:p>
    <w:p w14:paraId="478DB062"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21B4734C"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2.</w:t>
      </w:r>
      <w:r w:rsidRPr="001835AB">
        <w:rPr>
          <w:rFonts w:ascii="Times New Roman" w:eastAsia="Times New Roman" w:hAnsi="Times New Roman"/>
          <w:sz w:val="20"/>
          <w:rtl/>
          <w:lang w:eastAsia="he-IL"/>
        </w:rPr>
        <w:tab/>
      </w:r>
      <w:proofErr w:type="spellStart"/>
      <w:r w:rsidRPr="001835AB">
        <w:rPr>
          <w:rFonts w:ascii="Times New Roman" w:eastAsia="Times New Roman" w:hAnsi="Times New Roman"/>
          <w:sz w:val="20"/>
          <w:rtl/>
          <w:lang w:eastAsia="he-IL"/>
        </w:rPr>
        <w:t>תשריטים</w:t>
      </w:r>
      <w:proofErr w:type="spellEnd"/>
      <w:r w:rsidRPr="001835AB">
        <w:rPr>
          <w:rFonts w:ascii="Times New Roman" w:eastAsia="Times New Roman" w:hAnsi="Times New Roman"/>
          <w:sz w:val="20"/>
          <w:rtl/>
          <w:lang w:eastAsia="he-IL"/>
        </w:rPr>
        <w:t xml:space="preserve"> אופקיים של </w:t>
      </w:r>
      <w:proofErr w:type="spellStart"/>
      <w:r w:rsidRPr="001835AB">
        <w:rPr>
          <w:rFonts w:ascii="Times New Roman" w:eastAsia="Times New Roman" w:hAnsi="Times New Roman"/>
          <w:sz w:val="20"/>
          <w:rtl/>
          <w:lang w:eastAsia="he-IL"/>
        </w:rPr>
        <w:t>פירי</w:t>
      </w:r>
      <w:proofErr w:type="spellEnd"/>
      <w:r w:rsidRPr="001835AB">
        <w:rPr>
          <w:rFonts w:ascii="Times New Roman" w:eastAsia="Times New Roman" w:hAnsi="Times New Roman"/>
          <w:sz w:val="20"/>
          <w:rtl/>
          <w:lang w:eastAsia="he-IL"/>
        </w:rPr>
        <w:t xml:space="preserve"> המעליות בחלקו התחתון וס</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מון מתקני העצירה.</w:t>
      </w:r>
    </w:p>
    <w:p w14:paraId="22B8005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7F16891"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r>
      <w:proofErr w:type="spellStart"/>
      <w:r w:rsidRPr="001835AB">
        <w:rPr>
          <w:rFonts w:ascii="Times New Roman" w:eastAsia="Times New Roman" w:hAnsi="Times New Roman"/>
          <w:sz w:val="20"/>
          <w:rtl/>
          <w:lang w:eastAsia="he-IL"/>
        </w:rPr>
        <w:t>תשריטים</w:t>
      </w:r>
      <w:proofErr w:type="spellEnd"/>
      <w:r w:rsidRPr="001835AB">
        <w:rPr>
          <w:rFonts w:ascii="Times New Roman" w:eastAsia="Times New Roman" w:hAnsi="Times New Roman"/>
          <w:sz w:val="20"/>
          <w:rtl/>
          <w:lang w:eastAsia="he-IL"/>
        </w:rPr>
        <w:t xml:space="preserve"> אופקיים של </w:t>
      </w:r>
      <w:proofErr w:type="spellStart"/>
      <w:r w:rsidRPr="001835AB">
        <w:rPr>
          <w:rFonts w:ascii="Times New Roman" w:eastAsia="Times New Roman" w:hAnsi="Times New Roman"/>
          <w:sz w:val="20"/>
          <w:rtl/>
          <w:lang w:eastAsia="he-IL"/>
        </w:rPr>
        <w:t>פירי</w:t>
      </w:r>
      <w:proofErr w:type="spellEnd"/>
      <w:r w:rsidRPr="001835AB">
        <w:rPr>
          <w:rFonts w:ascii="Times New Roman" w:eastAsia="Times New Roman" w:hAnsi="Times New Roman"/>
          <w:sz w:val="20"/>
          <w:rtl/>
          <w:lang w:eastAsia="he-IL"/>
        </w:rPr>
        <w:t xml:space="preserve">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מתקנים.</w:t>
      </w:r>
    </w:p>
    <w:p w14:paraId="5345322E"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20A2EEB2"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r>
      <w:proofErr w:type="spellStart"/>
      <w:r w:rsidRPr="001835AB">
        <w:rPr>
          <w:rFonts w:ascii="Times New Roman" w:eastAsia="Times New Roman" w:hAnsi="Times New Roman"/>
          <w:sz w:val="20"/>
          <w:rtl/>
          <w:lang w:eastAsia="he-IL"/>
        </w:rPr>
        <w:t>תשריטים</w:t>
      </w:r>
      <w:proofErr w:type="spellEnd"/>
      <w:r w:rsidRPr="001835AB">
        <w:rPr>
          <w:rFonts w:ascii="Times New Roman" w:eastAsia="Times New Roman" w:hAnsi="Times New Roman"/>
          <w:sz w:val="20"/>
          <w:rtl/>
          <w:lang w:eastAsia="he-IL"/>
        </w:rPr>
        <w:t xml:space="preserve"> אופקיים של </w:t>
      </w:r>
      <w:proofErr w:type="spellStart"/>
      <w:r w:rsidRPr="001835AB">
        <w:rPr>
          <w:rFonts w:ascii="Times New Roman" w:eastAsia="Times New Roman" w:hAnsi="Times New Roman"/>
          <w:sz w:val="20"/>
          <w:rtl/>
          <w:lang w:eastAsia="he-IL"/>
        </w:rPr>
        <w:t>פירי</w:t>
      </w:r>
      <w:proofErr w:type="spellEnd"/>
      <w:r w:rsidRPr="001835AB">
        <w:rPr>
          <w:rFonts w:ascii="Times New Roman" w:eastAsia="Times New Roman" w:hAnsi="Times New Roman"/>
          <w:sz w:val="20"/>
          <w:rtl/>
          <w:lang w:eastAsia="he-IL"/>
        </w:rPr>
        <w:t xml:space="preserve">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אור </w:t>
      </w:r>
      <w:proofErr w:type="spellStart"/>
      <w:r w:rsidRPr="001835AB">
        <w:rPr>
          <w:rFonts w:ascii="Times New Roman" w:eastAsia="Times New Roman" w:hAnsi="Times New Roman"/>
          <w:sz w:val="20"/>
          <w:rtl/>
          <w:lang w:eastAsia="he-IL"/>
        </w:rPr>
        <w:t>אלמנטי</w:t>
      </w:r>
      <w:proofErr w:type="spellEnd"/>
      <w:r w:rsidRPr="001835AB">
        <w:rPr>
          <w:rFonts w:ascii="Times New Roman" w:eastAsia="Times New Roman" w:hAnsi="Times New Roman"/>
          <w:sz w:val="20"/>
          <w:rtl/>
          <w:lang w:eastAsia="he-IL"/>
        </w:rPr>
        <w:t xml:space="preserve"> בניה.</w:t>
      </w:r>
    </w:p>
    <w:p w14:paraId="25ABF04B"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02E279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5.</w:t>
      </w:r>
      <w:r w:rsidRPr="001835AB">
        <w:rPr>
          <w:rFonts w:ascii="Times New Roman" w:eastAsia="Times New Roman" w:hAnsi="Times New Roman"/>
          <w:sz w:val="20"/>
          <w:rtl/>
          <w:lang w:eastAsia="he-IL"/>
        </w:rPr>
        <w:tab/>
      </w:r>
      <w:proofErr w:type="spellStart"/>
      <w:r w:rsidRPr="001835AB">
        <w:rPr>
          <w:rFonts w:ascii="Times New Roman" w:eastAsia="Times New Roman" w:hAnsi="Times New Roman"/>
          <w:sz w:val="20"/>
          <w:rtl/>
          <w:lang w:eastAsia="he-IL"/>
        </w:rPr>
        <w:t>תשריטים</w:t>
      </w:r>
      <w:proofErr w:type="spellEnd"/>
      <w:r w:rsidRPr="001835AB">
        <w:rPr>
          <w:rFonts w:ascii="Times New Roman" w:eastAsia="Times New Roman" w:hAnsi="Times New Roman"/>
          <w:sz w:val="20"/>
          <w:rtl/>
          <w:lang w:eastAsia="he-IL"/>
        </w:rPr>
        <w:t xml:space="preserve"> אופקיים של חדרי המכונות תוך ציון המכונות והמתקנים השונים ומשקלם.</w:t>
      </w:r>
    </w:p>
    <w:p w14:paraId="15B29EFC"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089E11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6.</w:t>
      </w:r>
      <w:r w:rsidRPr="001835AB">
        <w:rPr>
          <w:rFonts w:ascii="Times New Roman" w:eastAsia="Times New Roman" w:hAnsi="Times New Roman"/>
          <w:sz w:val="20"/>
          <w:rtl/>
          <w:lang w:eastAsia="he-IL"/>
        </w:rPr>
        <w:tab/>
      </w:r>
      <w:proofErr w:type="spellStart"/>
      <w:r w:rsidRPr="001835AB">
        <w:rPr>
          <w:rFonts w:ascii="Times New Roman" w:eastAsia="Times New Roman" w:hAnsi="Times New Roman"/>
          <w:sz w:val="20"/>
          <w:rtl/>
          <w:lang w:eastAsia="he-IL"/>
        </w:rPr>
        <w:t>תשריטים</w:t>
      </w:r>
      <w:proofErr w:type="spellEnd"/>
      <w:r w:rsidRPr="001835AB">
        <w:rPr>
          <w:rFonts w:ascii="Times New Roman" w:eastAsia="Times New Roman" w:hAnsi="Times New Roman"/>
          <w:sz w:val="20"/>
          <w:rtl/>
          <w:lang w:eastAsia="he-IL"/>
        </w:rPr>
        <w:t xml:space="preserve"> אופקיים של חדרי המכונות בציון אלמנטים ופתחים בבניה.</w:t>
      </w:r>
    </w:p>
    <w:p w14:paraId="448C39DE"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294DAAE"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7.</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סימון מתקנים, פרטי תליה וחיבור.</w:t>
      </w:r>
    </w:p>
    <w:p w14:paraId="33963322"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243464B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8.</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אור </w:t>
      </w:r>
      <w:proofErr w:type="spellStart"/>
      <w:r w:rsidRPr="001835AB">
        <w:rPr>
          <w:rFonts w:ascii="Times New Roman" w:eastAsia="Times New Roman" w:hAnsi="Times New Roman"/>
          <w:sz w:val="20"/>
          <w:rtl/>
          <w:lang w:eastAsia="he-IL"/>
        </w:rPr>
        <w:t>אלמנטי</w:t>
      </w:r>
      <w:proofErr w:type="spellEnd"/>
      <w:r w:rsidRPr="001835AB">
        <w:rPr>
          <w:rFonts w:ascii="Times New Roman" w:eastAsia="Times New Roman" w:hAnsi="Times New Roman"/>
          <w:sz w:val="20"/>
          <w:rtl/>
          <w:lang w:eastAsia="he-IL"/>
        </w:rPr>
        <w:t xml:space="preserve"> בניה.</w:t>
      </w:r>
    </w:p>
    <w:p w14:paraId="090961C8"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7F8F532"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9.</w:t>
      </w:r>
      <w:r w:rsidRPr="001835AB">
        <w:rPr>
          <w:rFonts w:ascii="Times New Roman" w:eastAsia="Times New Roman" w:hAnsi="Times New Roman"/>
          <w:sz w:val="20"/>
          <w:rtl/>
          <w:lang w:eastAsia="he-IL"/>
        </w:rPr>
        <w:tab/>
        <w:t>פרטים של תאי המעליות, דלתות ומתקנים נוספים.</w:t>
      </w:r>
    </w:p>
    <w:p w14:paraId="34E35A3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11084AF8"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10.</w:t>
      </w:r>
      <w:r w:rsidRPr="001835AB">
        <w:rPr>
          <w:rFonts w:ascii="Times New Roman" w:eastAsia="Times New Roman" w:hAnsi="Times New Roman"/>
          <w:sz w:val="20"/>
          <w:rtl/>
          <w:lang w:eastAsia="he-IL"/>
        </w:rPr>
        <w:tab/>
        <w:t>חזיתות לתיאור פתחי הבניה בקומות כניסה, במרתפים ובקומות.</w:t>
      </w:r>
    </w:p>
    <w:p w14:paraId="0630C9E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18BEC3DE"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11.</w:t>
      </w:r>
      <w:r w:rsidRPr="001835AB">
        <w:rPr>
          <w:rFonts w:ascii="Times New Roman" w:eastAsia="Times New Roman" w:hAnsi="Times New Roman"/>
          <w:sz w:val="20"/>
          <w:rtl/>
          <w:lang w:eastAsia="he-IL"/>
        </w:rPr>
        <w:tab/>
        <w:t>חזיתות לתיאור דלתות המעליות, המשקופים ועזרי הפיקוד והשליטה.</w:t>
      </w:r>
    </w:p>
    <w:p w14:paraId="696CD56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F44457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12.</w:t>
      </w:r>
      <w:r w:rsidRPr="001835AB">
        <w:rPr>
          <w:rFonts w:ascii="Times New Roman" w:eastAsia="Times New Roman" w:hAnsi="Times New Roman"/>
          <w:sz w:val="20"/>
          <w:rtl/>
          <w:lang w:eastAsia="he-IL"/>
        </w:rPr>
        <w:tab/>
        <w:t>מפרט טכני למתקנים, מערכות פקוד וחשמל.</w:t>
      </w:r>
    </w:p>
    <w:p w14:paraId="49288BD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3889842"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13.</w:t>
      </w:r>
      <w:r w:rsidRPr="001835AB">
        <w:rPr>
          <w:rFonts w:ascii="Times New Roman" w:eastAsia="Times New Roman" w:hAnsi="Times New Roman"/>
          <w:sz w:val="20"/>
          <w:rtl/>
          <w:lang w:eastAsia="he-IL"/>
        </w:rPr>
        <w:tab/>
        <w:t>הוראות לטיפול מונע.</w:t>
      </w:r>
    </w:p>
    <w:p w14:paraId="1A45F2D2"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88129C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14.</w:t>
      </w:r>
      <w:r w:rsidRPr="001835AB">
        <w:rPr>
          <w:rFonts w:ascii="Times New Roman" w:eastAsia="Times New Roman" w:hAnsi="Times New Roman"/>
          <w:sz w:val="20"/>
          <w:rtl/>
          <w:lang w:eastAsia="he-IL"/>
        </w:rPr>
        <w:tab/>
        <w:t xml:space="preserve">כתב כמויות </w:t>
      </w:r>
      <w:proofErr w:type="spellStart"/>
      <w:r w:rsidRPr="001835AB">
        <w:rPr>
          <w:rFonts w:ascii="Times New Roman" w:eastAsia="Times New Roman" w:hAnsi="Times New Roman"/>
          <w:sz w:val="20"/>
          <w:rtl/>
          <w:lang w:eastAsia="he-IL"/>
        </w:rPr>
        <w:t>ואומדן</w:t>
      </w:r>
      <w:proofErr w:type="spellEnd"/>
      <w:r w:rsidRPr="001835AB">
        <w:rPr>
          <w:rFonts w:ascii="Times New Roman" w:eastAsia="Times New Roman" w:hAnsi="Times New Roman"/>
          <w:sz w:val="20"/>
          <w:rtl/>
          <w:lang w:eastAsia="he-IL"/>
        </w:rPr>
        <w:t xml:space="preserve"> מפורט.</w:t>
      </w:r>
    </w:p>
    <w:p w14:paraId="5E2C4F58"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64ECC892" w14:textId="77777777" w:rsidR="001835AB" w:rsidRPr="001835AB" w:rsidRDefault="001835AB" w:rsidP="001835AB">
      <w:pPr>
        <w:widowControl w:val="0"/>
        <w:spacing w:before="0" w:beforeAutospacing="0" w:after="0" w:afterAutospacing="0" w:line="240" w:lineRule="auto"/>
        <w:ind w:left="436" w:hanging="12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15.</w:t>
      </w:r>
      <w:r w:rsidRPr="001835AB">
        <w:rPr>
          <w:rFonts w:ascii="Times New Roman" w:eastAsia="Times New Roman" w:hAnsi="Times New Roman"/>
          <w:sz w:val="20"/>
          <w:rtl/>
          <w:lang w:eastAsia="he-IL"/>
        </w:rPr>
        <w:tab/>
        <w:t xml:space="preserve">כל תכנית ו/או מסמך שידרשו במהלך התכנון והביצוע לשם בצוע התכנון והעבודות באופן מושלם </w:t>
      </w:r>
      <w:r w:rsidRPr="001835AB">
        <w:rPr>
          <w:rFonts w:ascii="Times New Roman" w:eastAsia="Times New Roman" w:hAnsi="Times New Roman"/>
          <w:sz w:val="20"/>
          <w:rtl/>
          <w:lang w:eastAsia="he-IL"/>
        </w:rPr>
        <w:br/>
        <w:t xml:space="preserve">     בהתאם לשיקול דעת המנהל וקביעתו הבלעדית.</w:t>
      </w:r>
    </w:p>
    <w:p w14:paraId="6AD76E91"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65B98F3C"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16.</w:t>
      </w:r>
      <w:r w:rsidRPr="001835AB">
        <w:rPr>
          <w:rFonts w:ascii="Times New Roman" w:eastAsia="Times New Roman" w:hAnsi="Times New Roman"/>
          <w:sz w:val="20"/>
          <w:rtl/>
          <w:lang w:eastAsia="he-IL"/>
        </w:rPr>
        <w:tab/>
        <w:t xml:space="preserve">רשימות מעודכנות של </w:t>
      </w:r>
      <w:proofErr w:type="spellStart"/>
      <w:r w:rsidRPr="001835AB">
        <w:rPr>
          <w:rFonts w:ascii="Times New Roman" w:eastAsia="Times New Roman" w:hAnsi="Times New Roman"/>
          <w:sz w:val="20"/>
          <w:rtl/>
          <w:lang w:eastAsia="he-IL"/>
        </w:rPr>
        <w:t>תכניות</w:t>
      </w:r>
      <w:proofErr w:type="spellEnd"/>
      <w:r w:rsidRPr="001835AB">
        <w:rPr>
          <w:rFonts w:ascii="Times New Roman" w:eastAsia="Times New Roman" w:hAnsi="Times New Roman"/>
          <w:sz w:val="20"/>
          <w:rtl/>
          <w:lang w:eastAsia="he-IL"/>
        </w:rPr>
        <w:t xml:space="preserve"> כולל תאריך ומספר מהדורה – לפחות פעם בחודש.</w:t>
      </w:r>
    </w:p>
    <w:p w14:paraId="1AB8D3A1"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3F9B915E" w14:textId="77777777" w:rsidR="001835AB" w:rsidRPr="001835AB" w:rsidRDefault="001835AB" w:rsidP="001835AB">
      <w:pPr>
        <w:widowControl w:val="0"/>
        <w:spacing w:before="0" w:beforeAutospacing="0" w:after="0" w:afterAutospacing="0" w:line="240" w:lineRule="auto"/>
        <w:ind w:left="-360" w:firstLine="675"/>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17.</w:t>
      </w:r>
      <w:r w:rsidRPr="001835AB">
        <w:rPr>
          <w:rFonts w:ascii="Times New Roman" w:eastAsia="Times New Roman" w:hAnsi="Times New Roman"/>
          <w:sz w:val="20"/>
          <w:rtl/>
          <w:lang w:eastAsia="he-IL"/>
        </w:rPr>
        <w:tab/>
        <w:t xml:space="preserve">מובהר בזאת </w:t>
      </w:r>
      <w:proofErr w:type="spellStart"/>
      <w:r w:rsidRPr="001835AB">
        <w:rPr>
          <w:rFonts w:ascii="Times New Roman" w:eastAsia="Times New Roman" w:hAnsi="Times New Roman"/>
          <w:sz w:val="20"/>
          <w:rtl/>
          <w:lang w:eastAsia="he-IL"/>
        </w:rPr>
        <w:t>שהתכניות</w:t>
      </w:r>
      <w:proofErr w:type="spellEnd"/>
      <w:r w:rsidRPr="001835AB">
        <w:rPr>
          <w:rFonts w:ascii="Times New Roman" w:eastAsia="Times New Roman" w:hAnsi="Times New Roman"/>
          <w:sz w:val="20"/>
          <w:rtl/>
          <w:lang w:eastAsia="he-IL"/>
        </w:rPr>
        <w:t xml:space="preserve"> יוכנו לפי בצוע בקטעים של הפרויקט ויכללו פתרונות לקטעי הביניים.</w:t>
      </w:r>
    </w:p>
    <w:p w14:paraId="4E24A0BC" w14:textId="77777777" w:rsidR="001835AB" w:rsidRPr="001835AB" w:rsidRDefault="001835AB" w:rsidP="001835AB">
      <w:pPr>
        <w:widowControl w:val="0"/>
        <w:spacing w:before="0" w:beforeAutospacing="0" w:after="0" w:afterAutospacing="0" w:line="240" w:lineRule="auto"/>
        <w:ind w:left="373"/>
        <w:jc w:val="both"/>
        <w:rPr>
          <w:rFonts w:ascii="Times New Roman" w:eastAsia="Times New Roman" w:hAnsi="Times New Roman"/>
          <w:sz w:val="20"/>
          <w:rtl/>
          <w:lang w:eastAsia="he-IL"/>
        </w:rPr>
      </w:pPr>
    </w:p>
    <w:p w14:paraId="6E37211D" w14:textId="77777777" w:rsidR="001835AB" w:rsidRPr="001835AB" w:rsidRDefault="001835AB" w:rsidP="001835AB">
      <w:pPr>
        <w:widowControl w:val="0"/>
        <w:spacing w:before="0" w:beforeAutospacing="0" w:after="0" w:afterAutospacing="0" w:line="240" w:lineRule="auto"/>
        <w:ind w:left="720" w:hanging="405"/>
        <w:jc w:val="both"/>
        <w:rPr>
          <w:rFonts w:ascii="Times New Roman" w:eastAsia="Times New Roman" w:hAnsi="Times New Roman"/>
          <w:sz w:val="20"/>
        </w:rPr>
      </w:pPr>
      <w:r w:rsidRPr="001835AB">
        <w:rPr>
          <w:rFonts w:ascii="Times New Roman" w:eastAsia="Times New Roman" w:hAnsi="Times New Roman"/>
          <w:sz w:val="20"/>
          <w:rtl/>
        </w:rPr>
        <w:t xml:space="preserve">18. </w:t>
      </w:r>
      <w:r w:rsidRPr="001835AB">
        <w:rPr>
          <w:rFonts w:ascii="Times New Roman" w:eastAsia="Times New Roman" w:hAnsi="Times New Roman"/>
          <w:sz w:val="20"/>
          <w:rtl/>
        </w:rPr>
        <w:tab/>
        <w:t xml:space="preserve">כל שאר </w:t>
      </w:r>
      <w:proofErr w:type="spellStart"/>
      <w:r w:rsidRPr="001835AB">
        <w:rPr>
          <w:rFonts w:ascii="Times New Roman" w:eastAsia="Times New Roman" w:hAnsi="Times New Roman"/>
          <w:sz w:val="20"/>
          <w:rtl/>
        </w:rPr>
        <w:t>תכניות</w:t>
      </w:r>
      <w:proofErr w:type="spellEnd"/>
      <w:r w:rsidRPr="001835AB">
        <w:rPr>
          <w:rFonts w:ascii="Times New Roman" w:eastAsia="Times New Roman" w:hAnsi="Times New Roman"/>
          <w:sz w:val="20"/>
          <w:rtl/>
        </w:rPr>
        <w:t xml:space="preserve"> הביצוע המתחייבות מכל תקן ודין לרבות אך לא רק מחלקיו השונים של ת"י 1547 – "</w:t>
      </w:r>
      <w:proofErr w:type="spellStart"/>
      <w:r w:rsidRPr="001835AB">
        <w:rPr>
          <w:rFonts w:ascii="Times New Roman" w:eastAsia="Times New Roman" w:hAnsi="Times New Roman"/>
          <w:sz w:val="20"/>
          <w:rtl/>
        </w:rPr>
        <w:t>תכניות</w:t>
      </w:r>
      <w:proofErr w:type="spellEnd"/>
      <w:r w:rsidRPr="001835AB">
        <w:rPr>
          <w:rFonts w:ascii="Times New Roman" w:eastAsia="Times New Roman" w:hAnsi="Times New Roman"/>
          <w:sz w:val="20"/>
          <w:rtl/>
        </w:rPr>
        <w:t xml:space="preserve"> ביצוע לבניינים ולעבודות פיתוח סביבתי".</w:t>
      </w:r>
    </w:p>
    <w:p w14:paraId="53FE470D" w14:textId="77777777" w:rsidR="001835AB" w:rsidRPr="001835AB" w:rsidRDefault="001835AB" w:rsidP="001835AB">
      <w:pPr>
        <w:widowControl w:val="0"/>
        <w:spacing w:before="0" w:beforeAutospacing="0" w:after="0" w:afterAutospacing="0" w:line="240" w:lineRule="auto"/>
        <w:ind w:left="373" w:right="373"/>
        <w:jc w:val="both"/>
        <w:rPr>
          <w:rFonts w:ascii="Times New Roman" w:eastAsia="Times New Roman" w:hAnsi="Times New Roman"/>
          <w:sz w:val="20"/>
          <w:rtl/>
          <w:lang w:eastAsia="he-IL"/>
        </w:rPr>
      </w:pPr>
    </w:p>
    <w:p w14:paraId="5CF89EC1"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8EF3492" w14:textId="77777777" w:rsidR="001835AB" w:rsidRPr="001835AB" w:rsidRDefault="001835AB" w:rsidP="001835AB">
      <w:pPr>
        <w:widowControl w:val="0"/>
        <w:spacing w:before="0" w:beforeAutospacing="0" w:after="0" w:afterAutospacing="0" w:line="240" w:lineRule="auto"/>
        <w:ind w:left="720" w:right="226"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בניה טרומית/מתועשת:</w:t>
      </w:r>
    </w:p>
    <w:p w14:paraId="1BC09271"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5BEC4E1"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ויוחלט על ביצוע המבנים כולם או מקצתם בבניה טרומית/מתועשת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דרש המתכנן להכין בנוסף לנ"ל גם את </w:t>
      </w:r>
      <w:proofErr w:type="spellStart"/>
      <w:r w:rsidRPr="001835AB">
        <w:rPr>
          <w:rFonts w:ascii="Times New Roman" w:eastAsia="Times New Roman" w:hAnsi="Times New Roman"/>
          <w:sz w:val="20"/>
          <w:rtl/>
          <w:lang w:eastAsia="he-IL"/>
        </w:rPr>
        <w:t>התכניות</w:t>
      </w:r>
      <w:proofErr w:type="spellEnd"/>
      <w:r w:rsidRPr="001835AB">
        <w:rPr>
          <w:rFonts w:ascii="Times New Roman" w:eastAsia="Times New Roman" w:hAnsi="Times New Roman"/>
          <w:sz w:val="20"/>
          <w:rtl/>
          <w:lang w:eastAsia="he-IL"/>
        </w:rPr>
        <w:t xml:space="preserve"> המתאימות לבניה טרומית/מתועשת, כולל סימון שרוולים והכנות קצה עם מידות מדויקות והנחיות ביצוע לכל אלמנט, וכולל בדיקת </w:t>
      </w:r>
      <w:proofErr w:type="spellStart"/>
      <w:r w:rsidRPr="001835AB">
        <w:rPr>
          <w:rFonts w:ascii="Times New Roman" w:eastAsia="Times New Roman" w:hAnsi="Times New Roman"/>
          <w:sz w:val="20"/>
          <w:rtl/>
          <w:lang w:eastAsia="he-IL"/>
        </w:rPr>
        <w:t>תכניות</w:t>
      </w:r>
      <w:proofErr w:type="spellEnd"/>
      <w:r w:rsidRPr="001835AB">
        <w:rPr>
          <w:rFonts w:ascii="Times New Roman" w:eastAsia="Times New Roman" w:hAnsi="Times New Roman"/>
          <w:sz w:val="20"/>
          <w:rtl/>
          <w:lang w:eastAsia="he-IL"/>
        </w:rPr>
        <w:t xml:space="preserve"> יצרן ומתן ההנחיות הנדרשות לביצוע מתקני פקוד ומתקנים אחרים באלמנטים טרומיים.</w:t>
      </w:r>
    </w:p>
    <w:p w14:paraId="4293BEAF"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p>
    <w:p w14:paraId="39071C56"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כל המסמכים </w:t>
      </w:r>
      <w:proofErr w:type="spellStart"/>
      <w:r w:rsidRPr="001835AB">
        <w:rPr>
          <w:rFonts w:ascii="Times New Roman" w:eastAsia="Times New Roman" w:hAnsi="Times New Roman"/>
          <w:sz w:val="20"/>
          <w:rtl/>
          <w:lang w:eastAsia="he-IL"/>
        </w:rPr>
        <w:t>והתכניות</w:t>
      </w:r>
      <w:proofErr w:type="spellEnd"/>
      <w:r w:rsidRPr="001835AB">
        <w:rPr>
          <w:rFonts w:ascii="Times New Roman" w:eastAsia="Times New Roman" w:hAnsi="Times New Roman"/>
          <w:sz w:val="20"/>
          <w:rtl/>
          <w:lang w:eastAsia="he-IL"/>
        </w:rPr>
        <w:t xml:space="preserve"> יערכו בשפה העברית.</w:t>
      </w:r>
    </w:p>
    <w:p w14:paraId="60D6E422" w14:textId="77777777" w:rsidR="001835AB" w:rsidRPr="001835AB" w:rsidRDefault="001835AB" w:rsidP="001835AB">
      <w:pPr>
        <w:widowControl w:val="0"/>
        <w:spacing w:before="0" w:beforeAutospacing="0" w:after="0" w:afterAutospacing="0" w:line="240" w:lineRule="auto"/>
        <w:ind w:left="226" w:right="226" w:hanging="720"/>
        <w:jc w:val="both"/>
        <w:rPr>
          <w:rFonts w:ascii="Times New Roman" w:eastAsia="Times New Roman" w:hAnsi="Times New Roman"/>
          <w:sz w:val="20"/>
          <w:rtl/>
          <w:lang w:eastAsia="he-IL"/>
        </w:rPr>
      </w:pPr>
    </w:p>
    <w:p w14:paraId="2EFAE4D6" w14:textId="77777777" w:rsidR="009E2846" w:rsidRPr="009E2846" w:rsidRDefault="009E2846" w:rsidP="009E2846">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9E2846">
        <w:rPr>
          <w:rFonts w:ascii="Times New Roman" w:eastAsia="Times New Roman" w:hAnsi="Times New Roman" w:hint="cs"/>
          <w:b/>
          <w:bCs/>
          <w:sz w:val="20"/>
          <w:u w:val="single"/>
          <w:rtl/>
          <w:lang w:eastAsia="he-IL"/>
        </w:rPr>
        <w:t>נספח "ט"</w:t>
      </w:r>
    </w:p>
    <w:p w14:paraId="6A29C293"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5F1A83A0"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9E2846">
        <w:rPr>
          <w:rFonts w:ascii="Times New Roman" w:eastAsia="Times New Roman" w:hAnsi="Times New Roman" w:hint="cs"/>
          <w:b/>
          <w:bCs/>
          <w:sz w:val="20"/>
          <w:u w:val="single"/>
          <w:rtl/>
          <w:lang w:eastAsia="he-IL"/>
        </w:rPr>
        <w:t>דוגמא לנוסח אישור השלמת הפרויקט/קטע מהפרויקט</w:t>
      </w:r>
    </w:p>
    <w:p w14:paraId="1738857E"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E65E99E"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6C0511A"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AF43248"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לכבוד :</w:t>
      </w:r>
    </w:p>
    <w:p w14:paraId="7539B3D8" w14:textId="6713861F" w:rsidR="009E2846" w:rsidRPr="009E2846" w:rsidRDefault="0018538C"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3BC705A076AC4839A3697F110EE715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66" w:author="Kook Sec" w:date="2022-04-05T11:45:00Z">
            <w:r>
              <w:rPr>
                <w:rFonts w:ascii="Times New Roman" w:eastAsia="Times New Roman" w:hAnsi="Times New Roman" w:hint="cs"/>
                <w:color w:val="008000"/>
                <w:sz w:val="24"/>
                <w:rtl/>
                <w:lang w:eastAsia="he-IL"/>
              </w:rPr>
              <w:t xml:space="preserve">פ.א פיתוח ובנייה בירושלים בע"מ </w:t>
            </w:r>
            <w:r>
              <w:rPr>
                <w:rFonts w:ascii="Times New Roman" w:eastAsia="Times New Roman" w:hAnsi="Times New Roman" w:hint="cs"/>
                <w:color w:val="008000"/>
                <w:sz w:val="24"/>
                <w:rtl/>
                <w:lang w:eastAsia="he-IL"/>
              </w:rPr>
              <w:br/>
              <w:t>רח' יוני נתניהו 1 ג' אור יהודה ת.ד 715</w:t>
            </w:r>
            <w:r>
              <w:rPr>
                <w:rFonts w:ascii="Times New Roman" w:eastAsia="Times New Roman" w:hAnsi="Times New Roman" w:hint="cs"/>
                <w:color w:val="008000"/>
                <w:sz w:val="24"/>
                <w:rtl/>
                <w:lang w:eastAsia="he-IL"/>
              </w:rPr>
              <w:br/>
              <w:t>513958009</w:t>
            </w:r>
          </w:ins>
        </w:sdtContent>
      </w:sdt>
      <w:r w:rsidR="009E2846" w:rsidRPr="009E2846">
        <w:rPr>
          <w:rFonts w:ascii="Times New Roman" w:eastAsia="Times New Roman" w:hAnsi="Times New Roman" w:hint="cs"/>
          <w:color w:val="008000"/>
          <w:sz w:val="24"/>
          <w:rtl/>
          <w:lang w:eastAsia="he-IL"/>
        </w:rPr>
        <w:br/>
      </w:r>
    </w:p>
    <w:p w14:paraId="41B54E72" w14:textId="77777777" w:rsidR="009E2846" w:rsidRPr="009E2846" w:rsidRDefault="009E2846"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(המזמין)</w:t>
      </w:r>
    </w:p>
    <w:p w14:paraId="638F3152"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076402B1"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22C7E2FF"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695C07EE"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0AA9379D" w14:textId="445718D5" w:rsidR="009E2846" w:rsidRPr="009E2846" w:rsidRDefault="009E2846" w:rsidP="009E2846">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9E2846">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168768BA09C74C9DA07AD3DE9A9A19C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67" w:author="Kook Sec" w:date="2022-04-05T11:55:00Z">
            <w:r w:rsidR="00FC46FE">
              <w:rPr>
                <w:rFonts w:ascii="Times New Roman" w:eastAsia="Times New Roman" w:hAnsi="Times New Roman"/>
                <w:color w:val="008000"/>
                <w:sz w:val="24"/>
                <w:rtl/>
                <w:lang w:eastAsia="he-IL"/>
              </w:rPr>
              <w:t>לוסטיג</w:t>
            </w:r>
            <w:proofErr w:type="spellEnd"/>
            <w:r w:rsidR="00FC46FE">
              <w:rPr>
                <w:rFonts w:ascii="Times New Roman" w:eastAsia="Times New Roman" w:hAnsi="Times New Roman"/>
                <w:color w:val="008000"/>
                <w:sz w:val="24"/>
                <w:rtl/>
                <w:lang w:eastAsia="he-IL"/>
              </w:rPr>
              <w:t xml:space="preserve"> ויתקין יועצים בע"מ</w:t>
            </w:r>
          </w:ins>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100D728AFE349FEB303821F18DEAD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68" w:author="Kook Sec" w:date="2022-04-05T11:58:00Z">
            <w:r w:rsidR="00FC46FE">
              <w:rPr>
                <w:rFonts w:ascii="Times New Roman" w:eastAsia="Times New Roman" w:hAnsi="Times New Roman"/>
                <w:color w:val="008000"/>
                <w:sz w:val="24"/>
                <w:rtl/>
                <w:lang w:eastAsia="he-IL"/>
              </w:rPr>
              <w:t>רמת שרת – מתחם דרומי</w:t>
            </w:r>
          </w:ins>
        </w:sdtContent>
      </w:sdt>
      <w:r w:rsidRPr="009E2846">
        <w:rPr>
          <w:rFonts w:ascii="Times New Roman" w:eastAsia="Times New Roman" w:hAnsi="Times New Roman" w:hint="cs"/>
          <w:sz w:val="24"/>
          <w:rtl/>
          <w:lang w:eastAsia="he-IL"/>
        </w:rPr>
        <w:t xml:space="preserve"> בקשר עם</w:t>
      </w:r>
      <w:r w:rsidRPr="009E2846">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6327B07206BB44EAA33892C11BD853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9E2846">
            <w:rPr>
              <w:rFonts w:cstheme="minorBidi"/>
              <w:color w:val="00B0F0"/>
              <w:rtl/>
            </w:rPr>
            <w:t>[תיאור עבודה]</w:t>
          </w:r>
        </w:sdtContent>
      </w:sdt>
      <w:r w:rsidRPr="009E2846">
        <w:rPr>
          <w:rFonts w:ascii="Times New Roman" w:eastAsia="Times New Roman" w:hAnsi="Times New Roman" w:hint="cs"/>
          <w:sz w:val="24"/>
          <w:rtl/>
          <w:lang w:eastAsia="he-IL"/>
        </w:rPr>
        <w:t>, מאשר בזאת שהעבודות הנ"ל בוצעו והושלמו בהתאם להנחיותי</w:t>
      </w:r>
      <w:r w:rsidRPr="009E2846">
        <w:rPr>
          <w:rFonts w:ascii="Times New Roman" w:eastAsia="Times New Roman" w:hAnsi="Times New Roman" w:hint="eastAsia"/>
          <w:sz w:val="24"/>
          <w:rtl/>
          <w:lang w:eastAsia="he-IL"/>
        </w:rPr>
        <w:t>י</w:t>
      </w:r>
      <w:r w:rsidRPr="009E2846">
        <w:rPr>
          <w:rFonts w:ascii="Times New Roman" w:eastAsia="Times New Roman" w:hAnsi="Times New Roman" w:hint="cs"/>
          <w:sz w:val="24"/>
          <w:rtl/>
          <w:lang w:eastAsia="he-IL"/>
        </w:rPr>
        <w:t xml:space="preserve">, </w:t>
      </w:r>
      <w:proofErr w:type="spellStart"/>
      <w:r w:rsidRPr="009E2846">
        <w:rPr>
          <w:rFonts w:ascii="Times New Roman" w:eastAsia="Times New Roman" w:hAnsi="Times New Roman" w:hint="cs"/>
          <w:sz w:val="24"/>
          <w:rtl/>
          <w:lang w:eastAsia="he-IL"/>
        </w:rPr>
        <w:t>לתכניותי</w:t>
      </w:r>
      <w:r w:rsidRPr="009E2846">
        <w:rPr>
          <w:rFonts w:ascii="Times New Roman" w:eastAsia="Times New Roman" w:hAnsi="Times New Roman" w:hint="eastAsia"/>
          <w:sz w:val="24"/>
          <w:rtl/>
          <w:lang w:eastAsia="he-IL"/>
        </w:rPr>
        <w:t>י</w:t>
      </w:r>
      <w:proofErr w:type="spellEnd"/>
      <w:r w:rsidRPr="009E2846">
        <w:rPr>
          <w:rFonts w:ascii="Times New Roman" w:eastAsia="Times New Roman" w:hAnsi="Times New Roman" w:hint="cs"/>
          <w:sz w:val="24"/>
          <w:rtl/>
          <w:lang w:eastAsia="he-IL"/>
        </w:rPr>
        <w:t>, בהתאם</w:t>
      </w:r>
      <w:r w:rsidRPr="009E2846">
        <w:rPr>
          <w:rFonts w:ascii="Times New Roman" w:eastAsia="Times New Roman" w:hAnsi="Times New Roman" w:hint="cs"/>
          <w:sz w:val="20"/>
          <w:rtl/>
          <w:lang w:eastAsia="he-IL"/>
        </w:rPr>
        <w:t xml:space="preserve"> לתקנים מחייבים ולשביעות רצוני.</w:t>
      </w:r>
    </w:p>
    <w:p w14:paraId="18C74912"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304AF282"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6463D31"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FA66416"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D5A46F4"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B60E9DE"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 xml:space="preserve">                                                                                      בכבוד רב,</w:t>
      </w:r>
    </w:p>
    <w:p w14:paraId="1FF89A6E"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F492AF4"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501A6EF"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 xml:space="preserve">                                                                                                             ___________________</w:t>
      </w:r>
    </w:p>
    <w:p w14:paraId="3B6E05ED" w14:textId="6E7CE64E" w:rsidR="009E2846" w:rsidRPr="009E2846" w:rsidRDefault="0018538C" w:rsidP="009E284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808CC77C79E04BAFB2A604AC660ACA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69" w:author="Kook Sec" w:date="2022-04-05T11:55:00Z">
            <w:r w:rsidR="00FC46FE">
              <w:rPr>
                <w:rFonts w:ascii="Times New Roman" w:eastAsia="Times New Roman" w:hAnsi="Times New Roman"/>
                <w:color w:val="00B0F0"/>
                <w:sz w:val="20"/>
                <w:u w:val="single"/>
                <w:rtl/>
                <w:lang w:eastAsia="he-IL"/>
              </w:rPr>
              <w:t>לוסטיג</w:t>
            </w:r>
            <w:proofErr w:type="spellEnd"/>
            <w:r w:rsidR="00FC46FE">
              <w:rPr>
                <w:rFonts w:ascii="Times New Roman" w:eastAsia="Times New Roman" w:hAnsi="Times New Roman"/>
                <w:color w:val="00B0F0"/>
                <w:sz w:val="20"/>
                <w:u w:val="single"/>
                <w:rtl/>
                <w:lang w:eastAsia="he-IL"/>
              </w:rPr>
              <w:t xml:space="preserve"> ויתקין יועצים בע"מ</w:t>
            </w:r>
          </w:ins>
        </w:sdtContent>
      </w:sdt>
    </w:p>
    <w:p w14:paraId="06E62C8B"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9E2846">
        <w:rPr>
          <w:rFonts w:ascii="Times New Roman" w:eastAsia="Times New Roman" w:hAnsi="Times New Roman" w:hint="cs"/>
          <w:sz w:val="20"/>
          <w:szCs w:val="20"/>
          <w:rtl/>
          <w:lang w:eastAsia="he-IL"/>
        </w:rPr>
        <w:t xml:space="preserve">                </w:t>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t xml:space="preserve">   </w:t>
      </w:r>
    </w:p>
    <w:p w14:paraId="474782FF"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1D795AD0"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9E2846">
        <w:rPr>
          <w:rFonts w:ascii="Times New Roman" w:eastAsia="Times New Roman" w:hAnsi="Times New Roman" w:hint="cs"/>
          <w:sz w:val="20"/>
          <w:szCs w:val="20"/>
          <w:rtl/>
          <w:lang w:eastAsia="he-IL"/>
        </w:rPr>
        <w:br w:type="page"/>
      </w:r>
      <w:r w:rsidRPr="009E2846">
        <w:rPr>
          <w:rFonts w:ascii="Times New Roman" w:eastAsia="Times New Roman" w:hAnsi="Times New Roman" w:hint="cs"/>
          <w:b/>
          <w:bCs/>
          <w:sz w:val="24"/>
          <w:u w:val="single"/>
          <w:rtl/>
          <w:lang w:eastAsia="he-IL"/>
        </w:rPr>
        <w:lastRenderedPageBreak/>
        <w:t xml:space="preserve">נספח "י" </w:t>
      </w:r>
    </w:p>
    <w:p w14:paraId="539D9FCC"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610844D3"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9E2846">
        <w:rPr>
          <w:rFonts w:ascii="Times New Roman" w:eastAsia="Times New Roman" w:hAnsi="Times New Roman" w:hint="cs"/>
          <w:b/>
          <w:bCs/>
          <w:sz w:val="24"/>
          <w:u w:val="single"/>
          <w:rtl/>
          <w:lang w:eastAsia="he-IL"/>
        </w:rPr>
        <w:t>דוגמא לנוסח הצהרת המתכנן בדבר היעדר תביעות</w:t>
      </w:r>
    </w:p>
    <w:p w14:paraId="15454C30" w14:textId="77777777" w:rsidR="009E2846" w:rsidRPr="009E2846" w:rsidRDefault="009E2846" w:rsidP="009E2846">
      <w:pPr>
        <w:widowControl w:val="0"/>
        <w:bidi w:val="0"/>
        <w:spacing w:before="0" w:beforeAutospacing="0" w:after="0" w:afterAutospacing="0" w:line="240" w:lineRule="auto"/>
        <w:ind w:left="180"/>
        <w:rPr>
          <w:rFonts w:ascii="Times New Roman" w:eastAsia="Times New Roman" w:hAnsi="Times New Roman"/>
          <w:sz w:val="24"/>
          <w:lang w:eastAsia="he-IL"/>
        </w:rPr>
      </w:pPr>
    </w:p>
    <w:p w14:paraId="1E8898BE" w14:textId="6B504D86"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color w:val="000000"/>
          <w:sz w:val="24"/>
          <w:rtl/>
          <w:lang w:eastAsia="he-IL"/>
        </w:rPr>
        <w:tab/>
      </w:r>
      <w:r w:rsidRPr="009E2846">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9F2D8F8070C84129A160C288A034FC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70" w:author="Kook Sec" w:date="2022-04-05T11:45:00Z">
            <w:r w:rsidR="0018538C">
              <w:rPr>
                <w:rFonts w:ascii="Times New Roman" w:eastAsia="Times New Roman" w:hAnsi="Times New Roman" w:hint="cs"/>
                <w:color w:val="008000"/>
                <w:sz w:val="24"/>
                <w:rtl/>
                <w:lang w:eastAsia="he-IL"/>
              </w:rPr>
              <w:t xml:space="preserve">פ.א פיתוח ובנייה בירושלים בע"מ </w:t>
            </w:r>
            <w:r w:rsidR="0018538C">
              <w:rPr>
                <w:rFonts w:ascii="Times New Roman" w:eastAsia="Times New Roman" w:hAnsi="Times New Roman" w:hint="cs"/>
                <w:color w:val="008000"/>
                <w:sz w:val="24"/>
                <w:rtl/>
                <w:lang w:eastAsia="he-IL"/>
              </w:rPr>
              <w:br/>
              <w:t>רח' יוני נתניהו 1 ג' אור יהודה ת.ד 715</w:t>
            </w:r>
            <w:r w:rsidR="0018538C">
              <w:rPr>
                <w:rFonts w:ascii="Times New Roman" w:eastAsia="Times New Roman" w:hAnsi="Times New Roman" w:hint="cs"/>
                <w:color w:val="008000"/>
                <w:sz w:val="24"/>
                <w:rtl/>
                <w:lang w:eastAsia="he-IL"/>
              </w:rPr>
              <w:br/>
              <w:t>513958009</w:t>
            </w:r>
          </w:ins>
        </w:sdtContent>
      </w:sdt>
    </w:p>
    <w:p w14:paraId="7958798D"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523C0FD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roofErr w:type="spellStart"/>
      <w:r w:rsidRPr="009E2846">
        <w:rPr>
          <w:rFonts w:ascii="Times New Roman" w:eastAsia="Times New Roman" w:hAnsi="Times New Roman" w:hint="cs"/>
          <w:sz w:val="24"/>
          <w:rtl/>
          <w:lang w:eastAsia="he-IL"/>
        </w:rPr>
        <w:t>ג.א.נ</w:t>
      </w:r>
      <w:proofErr w:type="spellEnd"/>
      <w:r w:rsidRPr="009E2846">
        <w:rPr>
          <w:rFonts w:ascii="Times New Roman" w:eastAsia="Times New Roman" w:hAnsi="Times New Roman" w:hint="cs"/>
          <w:sz w:val="24"/>
          <w:rtl/>
          <w:lang w:eastAsia="he-IL"/>
        </w:rPr>
        <w:t>.,</w:t>
      </w:r>
    </w:p>
    <w:p w14:paraId="653830B9"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37B21AF3" w14:textId="2F87A871"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אנו הח"מ מצהירים בזאת שעם קבלת סך של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ש"ח (</w:t>
      </w:r>
      <w:proofErr w:type="spellStart"/>
      <w:r w:rsidRPr="009E2846">
        <w:rPr>
          <w:rFonts w:ascii="Times New Roman" w:eastAsia="Times New Roman" w:hAnsi="Times New Roman" w:hint="cs"/>
          <w:sz w:val="24"/>
          <w:rtl/>
          <w:lang w:eastAsia="he-IL"/>
        </w:rPr>
        <w:t>להלן:"</w:t>
      </w:r>
      <w:r w:rsidRPr="009E2846">
        <w:rPr>
          <w:rFonts w:ascii="Times New Roman" w:eastAsia="Times New Roman" w:hAnsi="Times New Roman" w:hint="cs"/>
          <w:b/>
          <w:bCs/>
          <w:sz w:val="24"/>
          <w:rtl/>
          <w:lang w:eastAsia="he-IL"/>
        </w:rPr>
        <w:t>היתרה</w:t>
      </w:r>
      <w:proofErr w:type="spellEnd"/>
      <w:r w:rsidRPr="009E2846">
        <w:rPr>
          <w:rFonts w:ascii="Times New Roman" w:eastAsia="Times New Roman" w:hAnsi="Times New Roman" w:hint="cs"/>
          <w:b/>
          <w:bCs/>
          <w:sz w:val="24"/>
          <w:rtl/>
          <w:lang w:eastAsia="he-IL"/>
        </w:rPr>
        <w:t xml:space="preserve"> הסופית</w:t>
      </w:r>
      <w:r w:rsidRPr="009E2846">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451B4D967FD145C7BEEF1F2BDDFF37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71" w:author="Kook Sec" w:date="2022-04-05T11:58:00Z">
            <w:r w:rsidR="00FC46FE">
              <w:rPr>
                <w:rFonts w:ascii="Times New Roman" w:eastAsia="Times New Roman" w:hAnsi="Times New Roman" w:hint="cs"/>
                <w:color w:val="008000"/>
                <w:sz w:val="24"/>
                <w:rtl/>
                <w:lang w:eastAsia="he-IL"/>
              </w:rPr>
              <w:t>רמת שרת – מתחם דרומי</w:t>
            </w:r>
          </w:ins>
        </w:sdtContent>
      </w:sdt>
      <w:r w:rsidRPr="009E2846">
        <w:rPr>
          <w:rFonts w:ascii="Times New Roman" w:eastAsia="Times New Roman" w:hAnsi="Times New Roman" w:hint="cs"/>
          <w:sz w:val="24"/>
          <w:rtl/>
          <w:lang w:eastAsia="he-IL"/>
        </w:rPr>
        <w:t xml:space="preserve"> עפ"י חוזה מיום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93585C114A7B4EE7BA87F12D2637432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9E2846">
            <w:rPr>
              <w:rFonts w:cstheme="minorBidi"/>
              <w:color w:val="00B0F0"/>
              <w:rtl/>
            </w:rPr>
            <w:t>[תאריך חתימת חוזה]</w:t>
          </w:r>
        </w:sdtContent>
      </w:sdt>
      <w:r w:rsidRPr="009E2846">
        <w:rPr>
          <w:rFonts w:ascii="Times New Roman" w:eastAsia="Times New Roman" w:hAnsi="Times New Roman" w:hint="cs"/>
          <w:sz w:val="24"/>
          <w:rtl/>
          <w:lang w:eastAsia="he-IL"/>
        </w:rPr>
        <w:t xml:space="preserve"> או עבור חלקן כמפורט להלן:</w:t>
      </w:r>
    </w:p>
    <w:p w14:paraId="46C0ABC7"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688AC06A"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2E049B8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1CEFE3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CFAF644"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42C685B1"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503B2F0"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09F480A6"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03F8238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6177562B"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3A3199F2"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ולראיה באנו על החתום:</w:t>
      </w:r>
    </w:p>
    <w:p w14:paraId="1BEBA917"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3AC29878"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היום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לחודש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לשנה _________</w:t>
      </w:r>
    </w:p>
    <w:p w14:paraId="56600783" w14:textId="77777777" w:rsidR="009E2846" w:rsidRPr="009E2846" w:rsidRDefault="009E2846" w:rsidP="009E2846">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3D0D1737"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חתימה וחותמת המתכנן:</w:t>
      </w:r>
    </w:p>
    <w:p w14:paraId="3A405EAA"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9E2846">
        <w:rPr>
          <w:rFonts w:ascii="Times New Roman" w:eastAsia="Times New Roman" w:hAnsi="Times New Roman" w:hint="cs"/>
          <w:color w:val="00B0F0"/>
          <w:sz w:val="24"/>
          <w:u w:val="single"/>
          <w:rtl/>
          <w:lang w:eastAsia="he-IL"/>
        </w:rPr>
        <w:t xml:space="preserve">                  </w:t>
      </w:r>
    </w:p>
    <w:p w14:paraId="527C76C0"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0BE4792C" w14:textId="58299A28"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9E2846">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63D59C420D7448DB8DD92F19519C5C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72" w:author="Kook Sec" w:date="2022-04-05T11:55:00Z">
            <w:r w:rsidR="00FC46FE">
              <w:rPr>
                <w:rFonts w:ascii="Times New Roman" w:eastAsia="Times New Roman" w:hAnsi="Times New Roman"/>
                <w:color w:val="00B0F0"/>
                <w:sz w:val="20"/>
                <w:u w:val="single"/>
                <w:rtl/>
                <w:lang w:eastAsia="he-IL"/>
              </w:rPr>
              <w:t>לוסטיג</w:t>
            </w:r>
            <w:proofErr w:type="spellEnd"/>
            <w:r w:rsidR="00FC46FE">
              <w:rPr>
                <w:rFonts w:ascii="Times New Roman" w:eastAsia="Times New Roman" w:hAnsi="Times New Roman"/>
                <w:color w:val="00B0F0"/>
                <w:sz w:val="20"/>
                <w:u w:val="single"/>
                <w:rtl/>
                <w:lang w:eastAsia="he-IL"/>
              </w:rPr>
              <w:t xml:space="preserve"> ויתקין יועצים בע"מ</w:t>
            </w:r>
          </w:ins>
        </w:sdtContent>
      </w:sdt>
    </w:p>
    <w:p w14:paraId="57094328"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19623BE3"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68A02B9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63B4F534"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אישור</w:t>
      </w:r>
    </w:p>
    <w:p w14:paraId="302FB252"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הח"מ ____________________ עו"ד/רו"ח מאשר כי ה"ה _________________שחתימתם בצירוף חותמת _________________ (</w:t>
      </w:r>
      <w:proofErr w:type="spellStart"/>
      <w:r w:rsidRPr="009E2846">
        <w:rPr>
          <w:rFonts w:ascii="Times New Roman" w:eastAsia="Times New Roman" w:hAnsi="Times New Roman" w:hint="cs"/>
          <w:sz w:val="24"/>
          <w:rtl/>
          <w:lang w:eastAsia="he-IL"/>
        </w:rPr>
        <w:t>להלן:"</w:t>
      </w:r>
      <w:r w:rsidRPr="009E2846">
        <w:rPr>
          <w:rFonts w:ascii="Times New Roman" w:eastAsia="Times New Roman" w:hAnsi="Times New Roman" w:hint="cs"/>
          <w:b/>
          <w:bCs/>
          <w:sz w:val="24"/>
          <w:rtl/>
          <w:lang w:eastAsia="he-IL"/>
        </w:rPr>
        <w:t>החברה</w:t>
      </w:r>
      <w:proofErr w:type="spellEnd"/>
      <w:r w:rsidRPr="009E2846">
        <w:rPr>
          <w:rFonts w:ascii="Times New Roman" w:eastAsia="Times New Roman" w:hAnsi="Times New Roman" w:hint="cs"/>
          <w:sz w:val="24"/>
          <w:rtl/>
          <w:lang w:eastAsia="he-IL"/>
        </w:rPr>
        <w:t>") ו/או שמה המודפס מחייבת את החברה לכל דבר וענין, חתמו בפני על מסמך זה.</w:t>
      </w:r>
    </w:p>
    <w:p w14:paraId="30D8B2E1" w14:textId="77777777" w:rsidR="009E2846" w:rsidRPr="009E2846" w:rsidRDefault="009E2846" w:rsidP="009E284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04533955" w14:textId="77777777" w:rsidR="009E2846" w:rsidRPr="009E2846" w:rsidRDefault="009E2846" w:rsidP="009E2846">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    תאריך : _______   </w:t>
      </w:r>
      <w:r w:rsidRPr="009E2846">
        <w:rPr>
          <w:rFonts w:ascii="Times New Roman" w:eastAsia="Times New Roman" w:hAnsi="Times New Roman" w:hint="cs"/>
          <w:sz w:val="24"/>
          <w:rtl/>
          <w:lang w:eastAsia="he-IL"/>
        </w:rPr>
        <w:tab/>
        <w:t>חתימה וחותמת עו"ד/רו"ח : _______________________</w:t>
      </w:r>
    </w:p>
    <w:p w14:paraId="07CB3252"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0"/>
          <w:szCs w:val="20"/>
          <w:rtl/>
          <w:lang w:eastAsia="he-IL"/>
        </w:rPr>
      </w:pPr>
    </w:p>
    <w:p w14:paraId="19562F5C" w14:textId="77777777" w:rsidR="009E2846" w:rsidRPr="009E2846" w:rsidRDefault="009E2846" w:rsidP="009E284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1A639F69"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7AE74174" w14:textId="77777777" w:rsidR="009E2846" w:rsidRPr="009E2846" w:rsidRDefault="009E2846" w:rsidP="009E2846">
      <w:pPr>
        <w:spacing w:before="0" w:beforeAutospacing="0" w:after="0" w:afterAutospacing="0" w:line="240" w:lineRule="auto"/>
        <w:rPr>
          <w:rFonts w:ascii="Times New Roman" w:eastAsia="Times New Roman" w:hAnsi="Times New Roman"/>
          <w:sz w:val="20"/>
          <w:rtl/>
        </w:rPr>
      </w:pPr>
    </w:p>
    <w:p w14:paraId="14C6F5D4" w14:textId="77777777" w:rsidR="001835AB" w:rsidRPr="001835AB" w:rsidRDefault="001835AB" w:rsidP="001835AB">
      <w:pPr>
        <w:spacing w:before="0" w:beforeAutospacing="0" w:after="0" w:afterAutospacing="0" w:line="240" w:lineRule="auto"/>
        <w:rPr>
          <w:rFonts w:ascii="Times New Roman" w:eastAsia="Times New Roman" w:hAnsi="Times New Roman"/>
          <w:sz w:val="24"/>
          <w:rtl/>
        </w:rPr>
      </w:pPr>
    </w:p>
    <w:p w14:paraId="2FD19511" w14:textId="77777777" w:rsidR="001835AB" w:rsidRPr="001835AB" w:rsidRDefault="001835AB" w:rsidP="001835AB">
      <w:pPr>
        <w:widowControl w:val="0"/>
        <w:bidi w:val="0"/>
        <w:spacing w:before="0" w:beforeAutospacing="0" w:after="0" w:afterAutospacing="0" w:line="240" w:lineRule="auto"/>
        <w:jc w:val="center"/>
        <w:rPr>
          <w:rFonts w:ascii="Times New Roman" w:eastAsia="Times New Roman" w:hAnsi="Times New Roman"/>
          <w:sz w:val="20"/>
          <w:rtl/>
        </w:rPr>
      </w:pPr>
    </w:p>
    <w:p w14:paraId="165078DB" w14:textId="77777777" w:rsidR="001A69D5" w:rsidRPr="00853FB4" w:rsidRDefault="001A69D5" w:rsidP="00853FB4"/>
    <w:sectPr w:rsidR="001A69D5" w:rsidRPr="00853FB4" w:rsidSect="00DD272D">
      <w:headerReference w:type="default" r:id="rId14"/>
      <w:footerReference w:type="default" r:id="rId15"/>
      <w:pgSz w:w="11906" w:h="16838"/>
      <w:pgMar w:top="1440" w:right="1736" w:bottom="851" w:left="1800" w:header="708" w:footer="130" w:gutter="0"/>
      <w:cols w:space="708"/>
      <w:bidi/>
      <w:rtlGutter/>
      <w:docGrid w:linePitch="360"/>
      <w:sectPrChange w:id="75" w:author="Kook Sec" w:date="2022-04-05T12:06:00Z">
        <w:sectPr w:rsidR="001A69D5" w:rsidRPr="00853FB4" w:rsidSect="00DD272D">
          <w:pgMar w:top="1440" w:right="1800" w:bottom="851" w:left="1800" w:header="708" w:footer="13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4AC152" w14:textId="77777777" w:rsidR="0018538C" w:rsidRDefault="0018538C" w:rsidP="00AF234B">
      <w:pPr>
        <w:spacing w:before="0" w:after="0" w:line="240" w:lineRule="auto"/>
      </w:pPr>
      <w:r>
        <w:separator/>
      </w:r>
    </w:p>
  </w:endnote>
  <w:endnote w:type="continuationSeparator" w:id="0">
    <w:p w14:paraId="23DBF4E5" w14:textId="77777777" w:rsidR="0018538C" w:rsidRDefault="0018538C" w:rsidP="00AF234B">
      <w:pPr>
        <w:spacing w:before="0" w:after="0" w:line="240" w:lineRule="auto"/>
      </w:pPr>
      <w:r>
        <w:continuationSeparator/>
      </w:r>
    </w:p>
  </w:endnote>
  <w:endnote w:type="continuationNotice" w:id="1">
    <w:p w14:paraId="0F109E1F" w14:textId="77777777" w:rsidR="0018538C" w:rsidRDefault="0018538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69"/>
      <w:gridCol w:w="2810"/>
      <w:gridCol w:w="233"/>
      <w:gridCol w:w="1053"/>
      <w:gridCol w:w="1795"/>
    </w:tblGrid>
    <w:tr w:rsidR="0018538C" w:rsidRPr="00487C69" w14:paraId="559B0914" w14:textId="77777777" w:rsidTr="0018538C">
      <w:tc>
        <w:tcPr>
          <w:tcW w:w="753" w:type="dxa"/>
        </w:tcPr>
        <w:p w14:paraId="26C19D5E" w14:textId="77777777" w:rsidR="0018538C" w:rsidRPr="00487C69" w:rsidRDefault="0018538C"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6CBEF1DE" w14:textId="4AAA0E85" w:rsidR="0018538C" w:rsidRPr="00487C69" w:rsidRDefault="0018538C" w:rsidP="00487C69">
              <w:pPr>
                <w:tabs>
                  <w:tab w:val="center" w:pos="4153"/>
                  <w:tab w:val="right" w:pos="8306"/>
                </w:tabs>
                <w:spacing w:before="0" w:after="0" w:line="240" w:lineRule="auto"/>
                <w:rPr>
                  <w:rFonts w:ascii="David" w:hAnsi="David" w:cstheme="minorBidi"/>
                  <w:color w:val="00B0F0"/>
                  <w:sz w:val="20"/>
                  <w:szCs w:val="20"/>
                  <w:rtl/>
                </w:rPr>
              </w:pPr>
              <w:ins w:id="73" w:author="Kook Sec" w:date="2022-04-05T11:54:00Z">
                <w:r>
                  <w:rPr>
                    <w:rFonts w:ascii="David" w:hAnsi="David" w:cstheme="minorBidi" w:hint="cs"/>
                    <w:color w:val="00B0F0"/>
                    <w:sz w:val="20"/>
                    <w:szCs w:val="20"/>
                    <w:rtl/>
                  </w:rPr>
                  <w:t>פ.א פיתוח ובנייה בירושלים בע"מ</w:t>
                </w:r>
              </w:ins>
            </w:p>
          </w:tc>
        </w:sdtContent>
      </w:sdt>
      <w:tc>
        <w:tcPr>
          <w:tcW w:w="2232" w:type="dxa"/>
        </w:tcPr>
        <w:p w14:paraId="7451BFDD" w14:textId="77777777" w:rsidR="0018538C" w:rsidRPr="00487C69" w:rsidRDefault="0018538C"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cstheme="minorBidi" w:hint="cs"/>
                  <w:sz w:val="20"/>
                  <w:szCs w:val="20"/>
                  <w:rtl/>
                </w:rPr>
                <w:t>מתכנן מעליות</w:t>
              </w:r>
            </w:sdtContent>
          </w:sdt>
        </w:p>
      </w:tc>
      <w:tc>
        <w:tcPr>
          <w:tcW w:w="236" w:type="dxa"/>
        </w:tcPr>
        <w:p w14:paraId="7F3A88FA" w14:textId="77777777" w:rsidR="0018538C" w:rsidRPr="00487C69" w:rsidRDefault="0018538C" w:rsidP="00487C69">
          <w:pPr>
            <w:tabs>
              <w:tab w:val="center" w:pos="4153"/>
              <w:tab w:val="right" w:pos="8306"/>
            </w:tabs>
            <w:spacing w:before="0" w:after="0" w:line="240" w:lineRule="auto"/>
            <w:rPr>
              <w:rFonts w:ascii="David" w:hAnsi="David" w:cstheme="minorBidi"/>
              <w:sz w:val="16"/>
              <w:szCs w:val="16"/>
              <w:rtl/>
            </w:rPr>
          </w:pPr>
        </w:p>
      </w:tc>
      <w:tc>
        <w:tcPr>
          <w:tcW w:w="1129" w:type="dxa"/>
        </w:tcPr>
        <w:p w14:paraId="03A5DD3A" w14:textId="77777777" w:rsidR="0018538C" w:rsidRPr="00487C69" w:rsidRDefault="0018538C"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sz w:val="20"/>
              <w:szCs w:val="20"/>
              <w:rtl/>
            </w:rPr>
            <w:t>מס' חוזה</w:t>
          </w:r>
          <w:r w:rsidRPr="00487C69">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0D24BE09" w14:textId="77777777" w:rsidR="0018538C" w:rsidRPr="00487C69" w:rsidRDefault="0018538C" w:rsidP="00487C69">
              <w:pPr>
                <w:tabs>
                  <w:tab w:val="center" w:pos="4153"/>
                  <w:tab w:val="right" w:pos="8306"/>
                </w:tabs>
                <w:spacing w:before="0" w:after="0" w:line="240" w:lineRule="auto"/>
                <w:rPr>
                  <w:rFonts w:ascii="David" w:hAnsi="David" w:cstheme="minorBidi"/>
                  <w:sz w:val="20"/>
                  <w:szCs w:val="20"/>
                  <w:rtl/>
                </w:rPr>
              </w:pPr>
              <w:r>
                <w:rPr>
                  <w:rFonts w:ascii="David" w:hAnsi="David" w:cstheme="minorBidi" w:hint="cs"/>
                  <w:sz w:val="20"/>
                  <w:szCs w:val="20"/>
                </w:rPr>
                <w:t>CONT-5-661</w:t>
              </w:r>
            </w:p>
          </w:tc>
        </w:sdtContent>
      </w:sdt>
    </w:tr>
    <w:tr w:rsidR="0018538C" w:rsidRPr="00487C69" w14:paraId="03D7D86E" w14:textId="77777777" w:rsidTr="0018538C">
      <w:tc>
        <w:tcPr>
          <w:tcW w:w="753" w:type="dxa"/>
        </w:tcPr>
        <w:p w14:paraId="37B82BBE" w14:textId="77777777" w:rsidR="0018538C" w:rsidRPr="00487C69" w:rsidRDefault="0018538C"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2F72EBF2" w14:textId="41849BB9" w:rsidR="0018538C" w:rsidRPr="00487C69" w:rsidRDefault="00FC46FE" w:rsidP="00487C69">
              <w:pPr>
                <w:tabs>
                  <w:tab w:val="center" w:pos="4153"/>
                  <w:tab w:val="right" w:pos="8306"/>
                </w:tabs>
                <w:spacing w:before="0" w:after="0" w:line="240" w:lineRule="auto"/>
                <w:rPr>
                  <w:rFonts w:ascii="David" w:hAnsi="David" w:cstheme="minorBidi"/>
                  <w:color w:val="00B0F0"/>
                  <w:sz w:val="20"/>
                  <w:szCs w:val="20"/>
                  <w:rtl/>
                </w:rPr>
              </w:pPr>
              <w:proofErr w:type="spellStart"/>
              <w:ins w:id="74" w:author="Kook Sec" w:date="2022-04-05T11:55:00Z">
                <w:r>
                  <w:rPr>
                    <w:rFonts w:ascii="David" w:hAnsi="David" w:cstheme="minorBidi" w:hint="cs"/>
                    <w:color w:val="00B0F0"/>
                    <w:sz w:val="20"/>
                    <w:szCs w:val="20"/>
                    <w:rtl/>
                  </w:rPr>
                  <w:t>לוסטיג</w:t>
                </w:r>
                <w:proofErr w:type="spellEnd"/>
                <w:r>
                  <w:rPr>
                    <w:rFonts w:ascii="David" w:hAnsi="David" w:cstheme="minorBidi" w:hint="cs"/>
                    <w:color w:val="00B0F0"/>
                    <w:sz w:val="20"/>
                    <w:szCs w:val="20"/>
                    <w:rtl/>
                  </w:rPr>
                  <w:t xml:space="preserve"> ויתקין יועצים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18538C" w:rsidRPr="00487C69" w14:paraId="40FADCE6" w14:textId="77777777" w:rsidTr="0018538C">
            <w:trPr>
              <w:trHeight w:val="201"/>
            </w:trPr>
            <w:tc>
              <w:tcPr>
                <w:tcW w:w="926" w:type="dxa"/>
              </w:tcPr>
              <w:p w14:paraId="66D2672C" w14:textId="77777777" w:rsidR="0018538C" w:rsidRPr="00487C69" w:rsidRDefault="0018538C"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30CCEF08" w14:textId="77777777" w:rsidR="0018538C" w:rsidRPr="00487C69" w:rsidRDefault="0018538C" w:rsidP="00487C69">
                    <w:pPr>
                      <w:tabs>
                        <w:tab w:val="center" w:pos="4153"/>
                        <w:tab w:val="right" w:pos="8306"/>
                      </w:tabs>
                      <w:spacing w:before="0" w:after="0" w:line="240" w:lineRule="auto"/>
                      <w:ind w:left="1" w:hanging="1"/>
                      <w:rPr>
                        <w:rFonts w:ascii="David" w:hAnsi="David" w:cstheme="minorBidi"/>
                        <w:color w:val="00B0F0"/>
                        <w:sz w:val="20"/>
                        <w:szCs w:val="20"/>
                        <w:rtl/>
                      </w:rPr>
                    </w:pPr>
                    <w:r w:rsidRPr="00487C69">
                      <w:rPr>
                        <w:rFonts w:ascii="David" w:hAnsi="David" w:cstheme="minorBidi"/>
                        <w:color w:val="00B0F0"/>
                        <w:sz w:val="20"/>
                        <w:szCs w:val="20"/>
                        <w:rtl/>
                      </w:rPr>
                      <w:t>[גרסת חוזה]</w:t>
                    </w:r>
                  </w:p>
                </w:tc>
              </w:sdtContent>
            </w:sdt>
          </w:tr>
        </w:tbl>
        <w:p w14:paraId="72F938F8" w14:textId="77777777" w:rsidR="0018538C" w:rsidRPr="00487C69" w:rsidRDefault="0018538C"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5E0B84FE" w14:textId="77777777" w:rsidR="0018538C" w:rsidRPr="00487C69" w:rsidRDefault="0018538C"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7AF9EAB2" w14:textId="77777777" w:rsidR="0018538C" w:rsidRPr="00487C69" w:rsidRDefault="0018538C"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סטטוס:</w:t>
          </w:r>
        </w:p>
      </w:tc>
      <w:tc>
        <w:tcPr>
          <w:tcW w:w="2073" w:type="dxa"/>
        </w:tcPr>
        <w:p w14:paraId="60ADBA7B" w14:textId="77777777" w:rsidR="0018538C" w:rsidRPr="00487C69" w:rsidRDefault="0018538C" w:rsidP="00487C69">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487C69">
                <w:rPr>
                  <w:rFonts w:ascii="David" w:hAnsi="David" w:cstheme="minorBidi"/>
                  <w:color w:val="00B0F0"/>
                  <w:sz w:val="20"/>
                  <w:szCs w:val="20"/>
                  <w:rtl/>
                </w:rPr>
                <w:t>[סטטוס חוזה]</w:t>
              </w:r>
            </w:sdtContent>
          </w:sdt>
        </w:p>
      </w:tc>
    </w:tr>
    <w:tr w:rsidR="0018538C" w:rsidRPr="00487C69" w14:paraId="4A5D8A8D" w14:textId="77777777" w:rsidTr="0018538C">
      <w:trPr>
        <w:trHeight w:val="80"/>
      </w:trPr>
      <w:tc>
        <w:tcPr>
          <w:tcW w:w="753" w:type="dxa"/>
        </w:tcPr>
        <w:p w14:paraId="0A969BFA" w14:textId="77777777" w:rsidR="0018538C" w:rsidRPr="00487C69" w:rsidRDefault="0018538C" w:rsidP="00487C69">
          <w:pPr>
            <w:tabs>
              <w:tab w:val="center" w:pos="4153"/>
              <w:tab w:val="right" w:pos="8306"/>
            </w:tabs>
            <w:spacing w:before="0" w:after="0" w:line="240" w:lineRule="auto"/>
            <w:rPr>
              <w:rFonts w:ascii="David" w:hAnsi="David" w:cstheme="minorBidi"/>
              <w:sz w:val="20"/>
              <w:szCs w:val="20"/>
              <w:rtl/>
            </w:rPr>
          </w:pPr>
        </w:p>
      </w:tc>
      <w:tc>
        <w:tcPr>
          <w:tcW w:w="1883" w:type="dxa"/>
        </w:tcPr>
        <w:p w14:paraId="4EEA7925" w14:textId="77777777" w:rsidR="0018538C" w:rsidRPr="00487C69" w:rsidRDefault="0018538C" w:rsidP="00487C69">
          <w:pPr>
            <w:tabs>
              <w:tab w:val="center" w:pos="4153"/>
              <w:tab w:val="right" w:pos="8306"/>
            </w:tabs>
            <w:spacing w:before="0" w:after="0" w:line="240" w:lineRule="auto"/>
            <w:rPr>
              <w:rFonts w:ascii="David" w:hAnsi="David" w:cstheme="minorBidi"/>
              <w:color w:val="00B0F0"/>
              <w:sz w:val="20"/>
              <w:szCs w:val="20"/>
              <w:rtl/>
            </w:rPr>
          </w:pPr>
        </w:p>
      </w:tc>
      <w:tc>
        <w:tcPr>
          <w:tcW w:w="2232" w:type="dxa"/>
        </w:tcPr>
        <w:p w14:paraId="14366A8B" w14:textId="77777777" w:rsidR="0018538C" w:rsidRPr="00487C69" w:rsidRDefault="0018538C"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06A211C5" w14:textId="77777777" w:rsidR="0018538C" w:rsidRPr="00487C69" w:rsidRDefault="0018538C"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129059AF" w14:textId="77777777" w:rsidR="0018538C" w:rsidRPr="00487C69" w:rsidRDefault="0018538C" w:rsidP="00487C69">
          <w:pPr>
            <w:tabs>
              <w:tab w:val="center" w:pos="4153"/>
              <w:tab w:val="right" w:pos="8306"/>
            </w:tabs>
            <w:spacing w:before="0" w:after="0" w:line="240" w:lineRule="auto"/>
            <w:rPr>
              <w:rFonts w:ascii="David" w:hAnsi="David" w:cstheme="minorBidi"/>
              <w:sz w:val="20"/>
              <w:szCs w:val="20"/>
              <w:rtl/>
            </w:rPr>
          </w:pPr>
        </w:p>
      </w:tc>
      <w:tc>
        <w:tcPr>
          <w:tcW w:w="2073" w:type="dxa"/>
        </w:tcPr>
        <w:p w14:paraId="46CD3B02" w14:textId="77777777" w:rsidR="0018538C" w:rsidRPr="00487C69" w:rsidRDefault="0018538C" w:rsidP="00487C69">
          <w:pPr>
            <w:tabs>
              <w:tab w:val="center" w:pos="4153"/>
              <w:tab w:val="right" w:pos="8306"/>
            </w:tabs>
            <w:spacing w:before="0" w:after="0" w:line="240" w:lineRule="auto"/>
            <w:rPr>
              <w:rFonts w:ascii="David" w:hAnsi="David" w:cstheme="minorBidi"/>
              <w:sz w:val="20"/>
              <w:szCs w:val="20"/>
              <w:rtl/>
            </w:rPr>
          </w:pPr>
        </w:p>
      </w:tc>
    </w:tr>
  </w:tbl>
  <w:p w14:paraId="0199205D" w14:textId="77777777" w:rsidR="0018538C" w:rsidRPr="00487C69" w:rsidRDefault="0018538C" w:rsidP="00487C69">
    <w:pPr>
      <w:spacing w:before="0" w:beforeAutospacing="0" w:after="0" w:afterAutospacing="0" w:line="240" w:lineRule="auto"/>
      <w:rPr>
        <w:rFonts w:ascii="Arial" w:hAnsi="Arial" w:cs="Arial"/>
        <w:sz w:val="16"/>
        <w:szCs w:val="16"/>
      </w:rPr>
    </w:pPr>
    <w:r w:rsidRPr="00487C69">
      <w:rPr>
        <w:rFonts w:ascii="Arial" w:hAnsi="Arial" w:cs="Arial" w:hint="cs"/>
        <w:sz w:val="16"/>
        <w:szCs w:val="16"/>
        <w:rtl/>
      </w:rPr>
      <w:t xml:space="preserve">   </w:t>
    </w:r>
    <w:r w:rsidRPr="00487C69">
      <w:rPr>
        <w:rFonts w:ascii="Arial" w:hAnsi="Arial" w:cs="Arial"/>
        <w:sz w:val="16"/>
        <w:szCs w:val="16"/>
        <w:rtl/>
      </w:rPr>
      <w:t xml:space="preserve">© </w:t>
    </w:r>
    <w:proofErr w:type="spellStart"/>
    <w:r w:rsidRPr="00487C69">
      <w:rPr>
        <w:rFonts w:ascii="Arial" w:hAnsi="Arial" w:cs="Arial"/>
        <w:sz w:val="16"/>
        <w:szCs w:val="16"/>
        <w:rtl/>
      </w:rPr>
      <w:t>וקסלר</w:t>
    </w:r>
    <w:proofErr w:type="spellEnd"/>
    <w:r w:rsidRPr="00487C69">
      <w:rPr>
        <w:rFonts w:ascii="Arial" w:hAnsi="Arial" w:cs="Arial"/>
        <w:sz w:val="16"/>
        <w:szCs w:val="16"/>
        <w:rtl/>
      </w:rPr>
      <w:t>,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26243A" w14:textId="77777777" w:rsidR="0018538C" w:rsidRDefault="0018538C" w:rsidP="00AF234B">
      <w:pPr>
        <w:spacing w:before="0" w:after="0" w:line="240" w:lineRule="auto"/>
      </w:pPr>
      <w:r>
        <w:separator/>
      </w:r>
    </w:p>
  </w:footnote>
  <w:footnote w:type="continuationSeparator" w:id="0">
    <w:p w14:paraId="3E259A72" w14:textId="77777777" w:rsidR="0018538C" w:rsidRDefault="0018538C" w:rsidP="00AF234B">
      <w:pPr>
        <w:spacing w:before="0" w:after="0" w:line="240" w:lineRule="auto"/>
      </w:pPr>
      <w:r>
        <w:continuationSeparator/>
      </w:r>
    </w:p>
  </w:footnote>
  <w:footnote w:type="continuationNotice" w:id="1">
    <w:p w14:paraId="58696626" w14:textId="77777777" w:rsidR="0018538C" w:rsidRDefault="0018538C">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tl/>
      </w:rPr>
      <w:id w:val="-792596257"/>
      <w:docPartObj>
        <w:docPartGallery w:val="Page Numbers (Top of Page)"/>
        <w:docPartUnique/>
      </w:docPartObj>
    </w:sdtPr>
    <w:sdtContent>
      <w:p w14:paraId="7E382A54" w14:textId="77777777" w:rsidR="0018538C" w:rsidRDefault="0018538C" w:rsidP="00CF334C">
        <w:pPr>
          <w:pStyle w:val="a3"/>
          <w:jc w:val="center"/>
        </w:pPr>
        <w:r>
          <w:fldChar w:fldCharType="begin"/>
        </w:r>
        <w:r>
          <w:instrText xml:space="preserve"> PAGE   \* MERGEFORMAT </w:instrText>
        </w:r>
        <w:r>
          <w:fldChar w:fldCharType="separate"/>
        </w:r>
        <w:r>
          <w:rPr>
            <w:noProof/>
            <w:rtl/>
          </w:rPr>
          <w:t>21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1"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6"/>
  </w:num>
  <w:num w:numId="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7"/>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3"/>
  </w:num>
  <w:num w:numId="14">
    <w:abstractNumId w:val="12"/>
  </w:num>
  <w:num w:numId="15">
    <w:abstractNumId w:val="23"/>
  </w:num>
  <w:num w:numId="16">
    <w:abstractNumId w:val="27"/>
  </w:num>
  <w:num w:numId="17">
    <w:abstractNumId w:val="6"/>
  </w:num>
  <w:num w:numId="18">
    <w:abstractNumId w:val="10"/>
  </w:num>
  <w:num w:numId="19">
    <w:abstractNumId w:val="14"/>
  </w:num>
  <w:num w:numId="20">
    <w:abstractNumId w:val="13"/>
  </w:num>
  <w:num w:numId="21">
    <w:abstractNumId w:val="17"/>
  </w:num>
  <w:num w:numId="22">
    <w:abstractNumId w:val="16"/>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lvlOverride w:ilvl="2"/>
    <w:lvlOverride w:ilvl="3"/>
    <w:lvlOverride w:ilvl="4"/>
    <w:lvlOverride w:ilvl="5"/>
    <w:lvlOverride w:ilvl="6"/>
    <w:lvlOverride w:ilvl="7"/>
    <w:lvlOverride w:ilvl="8"/>
  </w:num>
  <w:num w:numId="26">
    <w:abstractNumId w:val="24"/>
  </w:num>
  <w:num w:numId="27">
    <w:abstractNumId w:val="2"/>
  </w:num>
  <w:num w:numId="28">
    <w:abstractNumId w:val="22"/>
  </w:num>
  <w:num w:numId="29">
    <w:abstractNumId w:val="19"/>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1"/>
  </w:num>
  <w:num w:numId="33">
    <w:abstractNumId w:val="4"/>
  </w:num>
  <w:num w:numId="34">
    <w:abstractNumId w:val="5"/>
  </w:num>
  <w:num w:numId="35">
    <w:abstractNumId w:val="7"/>
  </w:num>
  <w:num w:numId="36">
    <w:abstractNumId w:val="25"/>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7"/>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ook Sec">
    <w15:presenceInfo w15:providerId="AD" w15:userId="S::kooksec@africa-israel.com::c7281ac1-705f-4380-b2e2-49afb69dce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134C85"/>
    <w:rsid w:val="001835AB"/>
    <w:rsid w:val="0018538C"/>
    <w:rsid w:val="001A0C3C"/>
    <w:rsid w:val="001A69D5"/>
    <w:rsid w:val="00214ACF"/>
    <w:rsid w:val="00272745"/>
    <w:rsid w:val="002B2234"/>
    <w:rsid w:val="002F2747"/>
    <w:rsid w:val="003160E8"/>
    <w:rsid w:val="003F4502"/>
    <w:rsid w:val="004751C6"/>
    <w:rsid w:val="00487C69"/>
    <w:rsid w:val="005475D8"/>
    <w:rsid w:val="00552E11"/>
    <w:rsid w:val="005D6301"/>
    <w:rsid w:val="00666119"/>
    <w:rsid w:val="0072103C"/>
    <w:rsid w:val="00740118"/>
    <w:rsid w:val="00820FCA"/>
    <w:rsid w:val="008520F8"/>
    <w:rsid w:val="00853FB4"/>
    <w:rsid w:val="008C64C6"/>
    <w:rsid w:val="00942177"/>
    <w:rsid w:val="009E2846"/>
    <w:rsid w:val="00A42271"/>
    <w:rsid w:val="00AF234B"/>
    <w:rsid w:val="00B158C8"/>
    <w:rsid w:val="00BD72C4"/>
    <w:rsid w:val="00BE17B4"/>
    <w:rsid w:val="00CF334C"/>
    <w:rsid w:val="00D02A03"/>
    <w:rsid w:val="00D12751"/>
    <w:rsid w:val="00DD272D"/>
    <w:rsid w:val="00E64AE3"/>
    <w:rsid w:val="00E679C7"/>
    <w:rsid w:val="00EC37B6"/>
    <w:rsid w:val="00FC46FE"/>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634935"/>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75D8"/>
    <w:pPr>
      <w:bidi/>
      <w:spacing w:before="100" w:beforeAutospacing="1" w:after="100" w:afterAutospacing="1" w:line="720" w:lineRule="auto"/>
    </w:pPr>
    <w:rPr>
      <w:rFonts w:cs="David"/>
      <w:szCs w:val="24"/>
    </w:r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6">
    <w:name w:val="heading 6"/>
    <w:basedOn w:val="a"/>
    <w:next w:val="a"/>
    <w:link w:val="60"/>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7">
    <w:name w:val="heading 7"/>
    <w:basedOn w:val="a"/>
    <w:next w:val="a"/>
    <w:link w:val="70"/>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8">
    <w:name w:val="heading 8"/>
    <w:basedOn w:val="a"/>
    <w:next w:val="a"/>
    <w:link w:val="80"/>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9">
    <w:name w:val="heading 9"/>
    <w:basedOn w:val="a"/>
    <w:next w:val="a"/>
    <w:link w:val="90"/>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D12751"/>
    <w:pPr>
      <w:spacing w:before="100" w:after="100"/>
    </w:pPr>
    <w:rPr>
      <w:rFonts w:ascii="David" w:hAnsi="David"/>
      <w:color w:val="0070C0"/>
      <w:sz w:val="20"/>
    </w:rPr>
  </w:style>
  <w:style w:type="character" w:customStyle="1" w:styleId="AutoFieldsChar">
    <w:name w:val="AutoFields Char"/>
    <w:basedOn w:val="a6"/>
    <w:link w:val="AutoFields"/>
    <w:rsid w:val="00D12751"/>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1835AB"/>
    <w:rPr>
      <w:rFonts w:ascii="Times New Roman" w:eastAsia="Times New Roman" w:hAnsi="Times New Roman" w:cs="David"/>
      <w:sz w:val="20"/>
      <w:szCs w:val="24"/>
      <w:u w:val="single"/>
      <w:lang w:eastAsia="he-IL"/>
    </w:rPr>
  </w:style>
  <w:style w:type="character" w:customStyle="1" w:styleId="70">
    <w:name w:val="כותרת 7 תו"/>
    <w:basedOn w:val="a0"/>
    <w:link w:val="7"/>
    <w:rsid w:val="001835AB"/>
    <w:rPr>
      <w:rFonts w:ascii="Times New Roman" w:eastAsia="Times New Roman" w:hAnsi="Times New Roman" w:cs="David"/>
      <w:sz w:val="20"/>
      <w:szCs w:val="24"/>
      <w:lang w:eastAsia="he-IL"/>
    </w:rPr>
  </w:style>
  <w:style w:type="character" w:customStyle="1" w:styleId="80">
    <w:name w:val="כותרת 8 תו"/>
    <w:basedOn w:val="a0"/>
    <w:link w:val="8"/>
    <w:rsid w:val="001835AB"/>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1835AB"/>
    <w:rPr>
      <w:rFonts w:ascii="Times New Roman" w:eastAsia="Times New Roman" w:hAnsi="Times New Roman" w:cs="David"/>
      <w:bCs/>
      <w:sz w:val="20"/>
      <w:szCs w:val="24"/>
      <w:u w:val="single"/>
      <w:lang w:eastAsia="he-IL"/>
    </w:rPr>
  </w:style>
  <w:style w:type="numbering" w:customStyle="1" w:styleId="NoList2">
    <w:name w:val="No List2"/>
    <w:next w:val="a2"/>
    <w:semiHidden/>
    <w:unhideWhenUsed/>
    <w:rsid w:val="001835AB"/>
  </w:style>
  <w:style w:type="paragraph" w:styleId="af6">
    <w:name w:val="List Paragraph"/>
    <w:basedOn w:val="a"/>
    <w:uiPriority w:val="34"/>
    <w:qFormat/>
    <w:rsid w:val="001835AB"/>
    <w:pPr>
      <w:ind w:left="720"/>
      <w:contextualSpacing/>
    </w:pPr>
  </w:style>
  <w:style w:type="table" w:customStyle="1" w:styleId="13">
    <w:name w:val="רשת טבלה1"/>
    <w:basedOn w:val="a1"/>
    <w:next w:val="a8"/>
    <w:rsid w:val="00487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3160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481EE206A6546AA9DCFDB04A54C5FD9"/>
        <w:category>
          <w:name w:val="General"/>
          <w:gallery w:val="placeholder"/>
        </w:category>
        <w:types>
          <w:type w:val="bbPlcHdr"/>
        </w:types>
        <w:behaviors>
          <w:behavior w:val="content"/>
        </w:behaviors>
        <w:guid w:val="{12D6FBB0-1226-4F5C-824D-701B1E857878}"/>
      </w:docPartPr>
      <w:docPartBody>
        <w:p w:rsidR="004628EB" w:rsidRDefault="004628EB">
          <w:r w:rsidRPr="0092175A">
            <w:rPr>
              <w:rStyle w:val="a3"/>
              <w:rtl/>
            </w:rPr>
            <w:t>[תאריך חתימת חוזה]</w:t>
          </w:r>
        </w:p>
      </w:docPartBody>
    </w:docPart>
    <w:docPart>
      <w:docPartPr>
        <w:name w:val="F8CA3F7D45B74D58A057665DA56B85BC"/>
        <w:category>
          <w:name w:val="General"/>
          <w:gallery w:val="placeholder"/>
        </w:category>
        <w:types>
          <w:type w:val="bbPlcHdr"/>
        </w:types>
        <w:behaviors>
          <w:behavior w:val="content"/>
        </w:behaviors>
        <w:guid w:val="{F3FBF89E-2CF9-4126-BE9C-D87B4FA83865}"/>
      </w:docPartPr>
      <w:docPartBody>
        <w:p w:rsidR="004628EB" w:rsidRDefault="004628EB">
          <w:r w:rsidRPr="0092175A">
            <w:rPr>
              <w:rStyle w:val="a3"/>
              <w:rtl/>
            </w:rPr>
            <w:t>[צד א בחוזה]</w:t>
          </w:r>
        </w:p>
      </w:docPartBody>
    </w:docPart>
    <w:docPart>
      <w:docPartPr>
        <w:name w:val="2211CB67568442CDA7E105BB49DC5401"/>
        <w:category>
          <w:name w:val="General"/>
          <w:gallery w:val="placeholder"/>
        </w:category>
        <w:types>
          <w:type w:val="bbPlcHdr"/>
        </w:types>
        <w:behaviors>
          <w:behavior w:val="content"/>
        </w:behaviors>
        <w:guid w:val="{2295DC22-DB09-48F0-B283-EE6FB51218A5}"/>
      </w:docPartPr>
      <w:docPartBody>
        <w:p w:rsidR="004628EB" w:rsidRDefault="004628EB">
          <w:r w:rsidRPr="0092175A">
            <w:rPr>
              <w:rStyle w:val="a3"/>
              <w:rtl/>
            </w:rPr>
            <w:t>[צדדים נוספים]</w:t>
          </w:r>
        </w:p>
      </w:docPartBody>
    </w:docPart>
    <w:docPart>
      <w:docPartPr>
        <w:name w:val="62E35420215B4011A21F6B68A2033BF0"/>
        <w:category>
          <w:name w:val="General"/>
          <w:gallery w:val="placeholder"/>
        </w:category>
        <w:types>
          <w:type w:val="bbPlcHdr"/>
        </w:types>
        <w:behaviors>
          <w:behavior w:val="content"/>
        </w:behaviors>
        <w:guid w:val="{796E7D3C-D66D-4CDE-B5C9-E68FA62C1910}"/>
      </w:docPartPr>
      <w:docPartBody>
        <w:p w:rsidR="009C688F" w:rsidRDefault="004628EB">
          <w:r w:rsidRPr="0092175A">
            <w:rPr>
              <w:rStyle w:val="a3"/>
              <w:rtl/>
            </w:rPr>
            <w:t>[סוג מדד כותרת]</w:t>
          </w:r>
        </w:p>
      </w:docPartBody>
    </w:docPart>
    <w:docPart>
      <w:docPartPr>
        <w:name w:val="0D11EEED53074232B641082A9FE27212"/>
        <w:category>
          <w:name w:val="General"/>
          <w:gallery w:val="placeholder"/>
        </w:category>
        <w:types>
          <w:type w:val="bbPlcHdr"/>
        </w:types>
        <w:behaviors>
          <w:behavior w:val="content"/>
        </w:behaviors>
        <w:guid w:val="{0AB80013-37AF-4331-88FA-72B0083D9A43}"/>
      </w:docPartPr>
      <w:docPartBody>
        <w:p w:rsidR="009C688F" w:rsidRDefault="004628EB">
          <w:r w:rsidRPr="0092175A">
            <w:rPr>
              <w:rStyle w:val="a3"/>
              <w:rtl/>
            </w:rPr>
            <w:t>[מדד בגין/ידוע - כותרת]</w:t>
          </w:r>
        </w:p>
      </w:docPartBody>
    </w:docPart>
    <w:docPart>
      <w:docPartPr>
        <w:name w:val="13B752DADF404318B26FEECA9B7751B5"/>
        <w:category>
          <w:name w:val="General"/>
          <w:gallery w:val="placeholder"/>
        </w:category>
        <w:types>
          <w:type w:val="bbPlcHdr"/>
        </w:types>
        <w:behaviors>
          <w:behavior w:val="content"/>
        </w:behaviors>
        <w:guid w:val="{2C043F13-EC96-4DA1-B789-FC8F9EBB5A16}"/>
      </w:docPartPr>
      <w:docPartBody>
        <w:p w:rsidR="009C688F" w:rsidRDefault="004628EB">
          <w:r w:rsidRPr="0092175A">
            <w:rPr>
              <w:rStyle w:val="a3"/>
              <w:rtl/>
            </w:rPr>
            <w:t>[מדד בסיס]</w:t>
          </w:r>
        </w:p>
      </w:docPartBody>
    </w:docPart>
    <w:docPart>
      <w:docPartPr>
        <w:name w:val="D85235A1B81543B1A28ABA672848DBF2"/>
        <w:category>
          <w:name w:val="General"/>
          <w:gallery w:val="placeholder"/>
        </w:category>
        <w:types>
          <w:type w:val="bbPlcHdr"/>
        </w:types>
        <w:behaviors>
          <w:behavior w:val="content"/>
        </w:behaviors>
        <w:guid w:val="{82486732-61B4-470A-B265-307EEE81C4E2}"/>
      </w:docPartPr>
      <w:docPartBody>
        <w:p w:rsidR="009C688F" w:rsidRDefault="004628EB">
          <w:r w:rsidRPr="0092175A">
            <w:rPr>
              <w:rStyle w:val="a3"/>
              <w:rtl/>
            </w:rPr>
            <w:t>[נקודות מדד]</w:t>
          </w:r>
        </w:p>
      </w:docPartBody>
    </w:docPart>
    <w:docPart>
      <w:docPartPr>
        <w:name w:val="114B71F79DE2463CA4A1183607D39F03"/>
        <w:category>
          <w:name w:val="כללי"/>
          <w:gallery w:val="placeholder"/>
        </w:category>
        <w:types>
          <w:type w:val="bbPlcHdr"/>
        </w:types>
        <w:behaviors>
          <w:behavior w:val="content"/>
        </w:behaviors>
        <w:guid w:val="{3EC533E3-BD50-4C18-BE5F-2B487F5F5599}"/>
      </w:docPartPr>
      <w:docPartBody>
        <w:p w:rsidR="00BF7EDD" w:rsidRDefault="00BF7EDD" w:rsidP="00BF7EDD">
          <w:pPr>
            <w:pStyle w:val="114B71F79DE2463CA4A1183607D39F03"/>
          </w:pPr>
          <w:r w:rsidRPr="00F11BAF">
            <w:rPr>
              <w:rStyle w:val="a3"/>
              <w:rtl/>
            </w:rPr>
            <w:t>[שם הפרויקט]</w:t>
          </w:r>
        </w:p>
      </w:docPartBody>
    </w:docPart>
    <w:docPart>
      <w:docPartPr>
        <w:name w:val="68719980623D4C139E0D293607FE313D"/>
        <w:category>
          <w:name w:val="כללי"/>
          <w:gallery w:val="placeholder"/>
        </w:category>
        <w:types>
          <w:type w:val="bbPlcHdr"/>
        </w:types>
        <w:behaviors>
          <w:behavior w:val="content"/>
        </w:behaviors>
        <w:guid w:val="{AFEB96CF-0800-49A8-9EEF-9A1BEE2FB056}"/>
      </w:docPartPr>
      <w:docPartBody>
        <w:p w:rsidR="00BF7EDD" w:rsidRDefault="00BF7EDD" w:rsidP="00BF7EDD">
          <w:pPr>
            <w:pStyle w:val="68719980623D4C139E0D293607FE313D"/>
          </w:pPr>
          <w:r w:rsidRPr="00F11BAF">
            <w:rPr>
              <w:rStyle w:val="a3"/>
              <w:rtl/>
            </w:rPr>
            <w:t>[שם אתר]</w:t>
          </w:r>
        </w:p>
      </w:docPartBody>
    </w:docPart>
    <w:docPart>
      <w:docPartPr>
        <w:name w:val="A03D9D8C2F6B4A6BAB6E433EF8B039EA"/>
        <w:category>
          <w:name w:val="כללי"/>
          <w:gallery w:val="placeholder"/>
        </w:category>
        <w:types>
          <w:type w:val="bbPlcHdr"/>
        </w:types>
        <w:behaviors>
          <w:behavior w:val="content"/>
        </w:behaviors>
        <w:guid w:val="{800420ED-2227-4844-A093-AF1DCB5031AF}"/>
      </w:docPartPr>
      <w:docPartBody>
        <w:p w:rsidR="00BF7EDD" w:rsidRDefault="00BF7EDD" w:rsidP="00BF7EDD">
          <w:pPr>
            <w:pStyle w:val="A03D9D8C2F6B4A6BAB6E433EF8B039EA"/>
          </w:pPr>
          <w:r w:rsidRPr="009C4355">
            <w:rPr>
              <w:rStyle w:val="a3"/>
              <w:rtl/>
            </w:rPr>
            <w:t>[שם ספק]</w:t>
          </w:r>
        </w:p>
      </w:docPartBody>
    </w:docPart>
    <w:docPart>
      <w:docPartPr>
        <w:name w:val="AF5095918E924D79826F9B18EDC4F12D"/>
        <w:category>
          <w:name w:val="כללי"/>
          <w:gallery w:val="placeholder"/>
        </w:category>
        <w:types>
          <w:type w:val="bbPlcHdr"/>
        </w:types>
        <w:behaviors>
          <w:behavior w:val="content"/>
        </w:behaviors>
        <w:guid w:val="{B82C5DE3-7387-4CAE-9BBE-D3AE0FBE2C51}"/>
      </w:docPartPr>
      <w:docPartBody>
        <w:p w:rsidR="00BF7EDD" w:rsidRDefault="00BF7EDD" w:rsidP="00BF7EDD">
          <w:pPr>
            <w:pStyle w:val="AF5095918E924D79826F9B18EDC4F12D"/>
          </w:pPr>
          <w:r w:rsidRPr="003E6FC4">
            <w:rPr>
              <w:rStyle w:val="a3"/>
              <w:rtl/>
            </w:rPr>
            <w:t>[שם צד א]</w:t>
          </w:r>
        </w:p>
      </w:docPartBody>
    </w:docPart>
    <w:docPart>
      <w:docPartPr>
        <w:name w:val="564AE81DA21F4ED78EB5CA809D6CFA6D"/>
        <w:category>
          <w:name w:val="כללי"/>
          <w:gallery w:val="placeholder"/>
        </w:category>
        <w:types>
          <w:type w:val="bbPlcHdr"/>
        </w:types>
        <w:behaviors>
          <w:behavior w:val="content"/>
        </w:behaviors>
        <w:guid w:val="{5BE64856-BF8A-4BB0-A598-50783955B7F4}"/>
      </w:docPartPr>
      <w:docPartBody>
        <w:p w:rsidR="00BF7EDD" w:rsidRDefault="00BF7EDD" w:rsidP="00BF7EDD">
          <w:pPr>
            <w:pStyle w:val="564AE81DA21F4ED78EB5CA809D6CFA6D"/>
          </w:pPr>
          <w:r w:rsidRPr="003059F5">
            <w:rPr>
              <w:rStyle w:val="a3"/>
              <w:rtl/>
            </w:rPr>
            <w:t>[רשות מקומית]</w:t>
          </w:r>
        </w:p>
      </w:docPartBody>
    </w:docPart>
    <w:docPart>
      <w:docPartPr>
        <w:name w:val="32D2F19C01A448299B31E3C8260E18ED"/>
        <w:category>
          <w:name w:val="כללי"/>
          <w:gallery w:val="placeholder"/>
        </w:category>
        <w:types>
          <w:type w:val="bbPlcHdr"/>
        </w:types>
        <w:behaviors>
          <w:behavior w:val="content"/>
        </w:behaviors>
        <w:guid w:val="{C76297FD-FFCA-4646-9DAF-690E34785C62}"/>
      </w:docPartPr>
      <w:docPartBody>
        <w:p w:rsidR="00BF7EDD" w:rsidRDefault="00BF7EDD" w:rsidP="00BF7EDD">
          <w:pPr>
            <w:pStyle w:val="32D2F19C01A448299B31E3C8260E18ED"/>
          </w:pPr>
          <w:r w:rsidRPr="003059F5">
            <w:rPr>
              <w:rStyle w:val="a3"/>
              <w:rtl/>
            </w:rPr>
            <w:t>[שם אתר]</w:t>
          </w:r>
        </w:p>
      </w:docPartBody>
    </w:docPart>
    <w:docPart>
      <w:docPartPr>
        <w:name w:val="CB895B3499E0482695CCAD380F30F9AB"/>
        <w:category>
          <w:name w:val="כללי"/>
          <w:gallery w:val="placeholder"/>
        </w:category>
        <w:types>
          <w:type w:val="bbPlcHdr"/>
        </w:types>
        <w:behaviors>
          <w:behavior w:val="content"/>
        </w:behaviors>
        <w:guid w:val="{05968414-66A8-4925-AE93-3ECC89409733}"/>
      </w:docPartPr>
      <w:docPartBody>
        <w:p w:rsidR="00BF7EDD" w:rsidRDefault="00BF7EDD" w:rsidP="00BF7EDD">
          <w:pPr>
            <w:pStyle w:val="CB895B3499E0482695CCAD380F30F9AB"/>
          </w:pPr>
          <w:r w:rsidRPr="003059F5">
            <w:rPr>
              <w:rStyle w:val="a3"/>
              <w:rtl/>
            </w:rPr>
            <w:t>[שם הפרויקט]</w:t>
          </w:r>
        </w:p>
      </w:docPartBody>
    </w:docPart>
    <w:docPart>
      <w:docPartPr>
        <w:name w:val="182F74DC5C8E4021B0CC0C3762F2E7E9"/>
        <w:category>
          <w:name w:val="כללי"/>
          <w:gallery w:val="placeholder"/>
        </w:category>
        <w:types>
          <w:type w:val="bbPlcHdr"/>
        </w:types>
        <w:behaviors>
          <w:behavior w:val="content"/>
        </w:behaviors>
        <w:guid w:val="{5B2B4209-7E28-439D-BC1C-658D945BAA13}"/>
      </w:docPartPr>
      <w:docPartBody>
        <w:p w:rsidR="00BF7EDD" w:rsidRDefault="00BF7EDD" w:rsidP="00BF7EDD">
          <w:pPr>
            <w:pStyle w:val="182F74DC5C8E4021B0CC0C3762F2E7E9"/>
          </w:pPr>
          <w:r w:rsidRPr="003059F5">
            <w:rPr>
              <w:rStyle w:val="a3"/>
              <w:rtl/>
            </w:rPr>
            <w:t>[שדה נוסף 2]</w:t>
          </w:r>
        </w:p>
      </w:docPartBody>
    </w:docPart>
    <w:docPart>
      <w:docPartPr>
        <w:name w:val="9EAC23516FAE4031AE28A4FF7C5F6AD0"/>
        <w:category>
          <w:name w:val="כללי"/>
          <w:gallery w:val="placeholder"/>
        </w:category>
        <w:types>
          <w:type w:val="bbPlcHdr"/>
        </w:types>
        <w:behaviors>
          <w:behavior w:val="content"/>
        </w:behaviors>
        <w:guid w:val="{7B0A7D48-DC40-48C1-BE40-9EA9D072478E}"/>
      </w:docPartPr>
      <w:docPartBody>
        <w:p w:rsidR="00BF7EDD" w:rsidRDefault="00BF7EDD" w:rsidP="00BF7EDD">
          <w:pPr>
            <w:pStyle w:val="9EAC23516FAE4031AE28A4FF7C5F6AD0"/>
          </w:pPr>
          <w:r w:rsidRPr="003059F5">
            <w:rPr>
              <w:rStyle w:val="a3"/>
              <w:rtl/>
            </w:rPr>
            <w:t>[שדה נוסף 1]</w:t>
          </w:r>
        </w:p>
      </w:docPartBody>
    </w:docPart>
    <w:docPart>
      <w:docPartPr>
        <w:name w:val="764C71461BC84153BBDCE6E5C5948794"/>
        <w:category>
          <w:name w:val="כללי"/>
          <w:gallery w:val="placeholder"/>
        </w:category>
        <w:types>
          <w:type w:val="bbPlcHdr"/>
        </w:types>
        <w:behaviors>
          <w:behavior w:val="content"/>
        </w:behaviors>
        <w:guid w:val="{417AED30-1667-4B7D-AFF2-4164A1081D75}"/>
      </w:docPartPr>
      <w:docPartBody>
        <w:p w:rsidR="00BF7EDD" w:rsidRDefault="00BF7EDD" w:rsidP="00BF7EDD">
          <w:pPr>
            <w:pStyle w:val="764C71461BC84153BBDCE6E5C5948794"/>
          </w:pPr>
          <w:r w:rsidRPr="003059F5">
            <w:rPr>
              <w:rStyle w:val="a3"/>
              <w:rtl/>
            </w:rPr>
            <w:t>[רשות מקומית]</w:t>
          </w:r>
        </w:p>
      </w:docPartBody>
    </w:docPart>
    <w:docPart>
      <w:docPartPr>
        <w:name w:val="9F24E6AC1AD4458D9FA303CC0D17BA1B"/>
        <w:category>
          <w:name w:val="כללי"/>
          <w:gallery w:val="placeholder"/>
        </w:category>
        <w:types>
          <w:type w:val="bbPlcHdr"/>
        </w:types>
        <w:behaviors>
          <w:behavior w:val="content"/>
        </w:behaviors>
        <w:guid w:val="{BCEB840A-8C2F-4197-A13D-1215DB0A8656}"/>
      </w:docPartPr>
      <w:docPartBody>
        <w:p w:rsidR="00BF7EDD" w:rsidRDefault="00BF7EDD" w:rsidP="00BF7EDD">
          <w:pPr>
            <w:pStyle w:val="9F24E6AC1AD4458D9FA303CC0D17BA1B"/>
          </w:pPr>
          <w:r w:rsidRPr="003059F5">
            <w:rPr>
              <w:rStyle w:val="a3"/>
              <w:rtl/>
            </w:rPr>
            <w:t>[שדה נוסף 3]</w:t>
          </w:r>
        </w:p>
      </w:docPartBody>
    </w:docPart>
    <w:docPart>
      <w:docPartPr>
        <w:name w:val="C0B196886B29454580E96F19537D2152"/>
        <w:category>
          <w:name w:val="כללי"/>
          <w:gallery w:val="placeholder"/>
        </w:category>
        <w:types>
          <w:type w:val="bbPlcHdr"/>
        </w:types>
        <w:behaviors>
          <w:behavior w:val="content"/>
        </w:behaviors>
        <w:guid w:val="{EB9B9CB4-84E9-43F1-8F91-04B485A0DC18}"/>
      </w:docPartPr>
      <w:docPartBody>
        <w:p w:rsidR="00BF7EDD" w:rsidRDefault="00BF7EDD" w:rsidP="00BF7EDD">
          <w:pPr>
            <w:pStyle w:val="C0B196886B29454580E96F19537D2152"/>
          </w:pPr>
          <w:r w:rsidRPr="003059F5">
            <w:rPr>
              <w:rStyle w:val="a3"/>
              <w:rtl/>
            </w:rPr>
            <w:t>[שדה נוסף 4]</w:t>
          </w:r>
        </w:p>
      </w:docPartBody>
    </w:docPart>
    <w:docPart>
      <w:docPartPr>
        <w:name w:val="D91D732FBCAB40BEA58DC25E5E776F2B"/>
        <w:category>
          <w:name w:val="כללי"/>
          <w:gallery w:val="placeholder"/>
        </w:category>
        <w:types>
          <w:type w:val="bbPlcHdr"/>
        </w:types>
        <w:behaviors>
          <w:behavior w:val="content"/>
        </w:behaviors>
        <w:guid w:val="{27E2F2F2-BC63-4632-97BF-190AA3C47981}"/>
      </w:docPartPr>
      <w:docPartBody>
        <w:p w:rsidR="00BF7EDD" w:rsidRDefault="00BF7EDD" w:rsidP="00BF7EDD">
          <w:pPr>
            <w:pStyle w:val="D91D732FBCAB40BEA58DC25E5E776F2B"/>
          </w:pPr>
          <w:r w:rsidRPr="003059F5">
            <w:rPr>
              <w:rStyle w:val="a3"/>
              <w:rtl/>
            </w:rPr>
            <w:t>[שדה נוסף 5]</w:t>
          </w:r>
        </w:p>
      </w:docPartBody>
    </w:docPart>
    <w:docPart>
      <w:docPartPr>
        <w:name w:val="2403F9ECBD4040D6915B0CED1621BF22"/>
        <w:category>
          <w:name w:val="כללי"/>
          <w:gallery w:val="placeholder"/>
        </w:category>
        <w:types>
          <w:type w:val="bbPlcHdr"/>
        </w:types>
        <w:behaviors>
          <w:behavior w:val="content"/>
        </w:behaviors>
        <w:guid w:val="{8B433085-2236-43BB-BD79-7C7B66FAF1D3}"/>
      </w:docPartPr>
      <w:docPartBody>
        <w:p w:rsidR="00BF7EDD" w:rsidRDefault="00BF7EDD" w:rsidP="00BF7EDD">
          <w:pPr>
            <w:pStyle w:val="2403F9ECBD4040D6915B0CED1621BF22"/>
          </w:pPr>
          <w:r w:rsidRPr="003059F5">
            <w:rPr>
              <w:rStyle w:val="a3"/>
              <w:rtl/>
            </w:rPr>
            <w:t>[שדה נוסף 6]</w:t>
          </w:r>
        </w:p>
      </w:docPartBody>
    </w:docPart>
    <w:docPart>
      <w:docPartPr>
        <w:name w:val="67499A35E45147029E9A21E4FC5E9DD0"/>
        <w:category>
          <w:name w:val="כללי"/>
          <w:gallery w:val="placeholder"/>
        </w:category>
        <w:types>
          <w:type w:val="bbPlcHdr"/>
        </w:types>
        <w:behaviors>
          <w:behavior w:val="content"/>
        </w:behaviors>
        <w:guid w:val="{9ACE422F-C17B-4EEC-9D20-ED0698DD67B5}"/>
      </w:docPartPr>
      <w:docPartBody>
        <w:p w:rsidR="00BF7EDD" w:rsidRDefault="00BF7EDD" w:rsidP="00BF7EDD">
          <w:pPr>
            <w:pStyle w:val="67499A35E45147029E9A21E4FC5E9DD0"/>
          </w:pPr>
          <w:r w:rsidRPr="003059F5">
            <w:rPr>
              <w:rStyle w:val="a3"/>
              <w:rtl/>
            </w:rPr>
            <w:t>[אחוז השתתפות צד א]</w:t>
          </w:r>
        </w:p>
      </w:docPartBody>
    </w:docPart>
    <w:docPart>
      <w:docPartPr>
        <w:name w:val="B0DEDF3A4B70409DA9BD05A9AD7251CF"/>
        <w:category>
          <w:name w:val="כללי"/>
          <w:gallery w:val="placeholder"/>
        </w:category>
        <w:types>
          <w:type w:val="bbPlcHdr"/>
        </w:types>
        <w:behaviors>
          <w:behavior w:val="content"/>
        </w:behaviors>
        <w:guid w:val="{C3B60DA4-C2B2-4352-8AD2-51E1F4AAAB47}"/>
      </w:docPartPr>
      <w:docPartBody>
        <w:p w:rsidR="00044785" w:rsidRDefault="00BF7EDD" w:rsidP="00BF7EDD">
          <w:pPr>
            <w:pStyle w:val="B0DEDF3A4B70409DA9BD05A9AD7251CF"/>
          </w:pPr>
          <w:r w:rsidRPr="003059F5">
            <w:rPr>
              <w:rStyle w:val="a3"/>
              <w:rtl/>
            </w:rPr>
            <w:t>[תאריך חתימת חוזה]</w:t>
          </w:r>
        </w:p>
      </w:docPartBody>
    </w:docPart>
    <w:docPart>
      <w:docPartPr>
        <w:name w:val="B96535F2EC8E4A54A7A080923C431ACD"/>
        <w:category>
          <w:name w:val="כללי"/>
          <w:gallery w:val="placeholder"/>
        </w:category>
        <w:types>
          <w:type w:val="bbPlcHdr"/>
        </w:types>
        <w:behaviors>
          <w:behavior w:val="content"/>
        </w:behaviors>
        <w:guid w:val="{57DECBB1-62E7-4850-8256-031394740EBA}"/>
      </w:docPartPr>
      <w:docPartBody>
        <w:p w:rsidR="00044785" w:rsidRDefault="00BF7EDD" w:rsidP="00BF7EDD">
          <w:pPr>
            <w:pStyle w:val="B96535F2EC8E4A54A7A080923C431ACD"/>
          </w:pPr>
          <w:r w:rsidRPr="0027244C">
            <w:rPr>
              <w:rStyle w:val="a3"/>
              <w:rtl/>
            </w:rPr>
            <w:t>[צד א בחוזה]</w:t>
          </w:r>
        </w:p>
      </w:docPartBody>
    </w:docPart>
    <w:docPart>
      <w:docPartPr>
        <w:name w:val="2ED9ACFB8CD3442A972976D19B7A6C64"/>
        <w:category>
          <w:name w:val="כללי"/>
          <w:gallery w:val="placeholder"/>
        </w:category>
        <w:types>
          <w:type w:val="bbPlcHdr"/>
        </w:types>
        <w:behaviors>
          <w:behavior w:val="content"/>
        </w:behaviors>
        <w:guid w:val="{9A6D7BFA-E710-4C2D-B343-DACD7263D56B}"/>
      </w:docPartPr>
      <w:docPartBody>
        <w:p w:rsidR="00044785" w:rsidRDefault="00BF7EDD" w:rsidP="00BF7EDD">
          <w:pPr>
            <w:pStyle w:val="2ED9ACFB8CD3442A972976D19B7A6C64"/>
          </w:pPr>
          <w:r w:rsidRPr="003059F5">
            <w:rPr>
              <w:rStyle w:val="a3"/>
              <w:rtl/>
            </w:rPr>
            <w:t>[שם ספק]</w:t>
          </w:r>
        </w:p>
      </w:docPartBody>
    </w:docPart>
    <w:docPart>
      <w:docPartPr>
        <w:name w:val="8A0B84AD49404A68886CE82968448984"/>
        <w:category>
          <w:name w:val="כללי"/>
          <w:gallery w:val="placeholder"/>
        </w:category>
        <w:types>
          <w:type w:val="bbPlcHdr"/>
        </w:types>
        <w:behaviors>
          <w:behavior w:val="content"/>
        </w:behaviors>
        <w:guid w:val="{B17581B8-7B30-4408-94C9-B4952202B98B}"/>
      </w:docPartPr>
      <w:docPartBody>
        <w:p w:rsidR="00044785" w:rsidRDefault="00BF7EDD" w:rsidP="00BF7EDD">
          <w:pPr>
            <w:pStyle w:val="8A0B84AD49404A68886CE82968448984"/>
          </w:pPr>
          <w:r w:rsidRPr="003059F5">
            <w:rPr>
              <w:rStyle w:val="a3"/>
              <w:rtl/>
            </w:rPr>
            <w:t>[שם ספק]</w:t>
          </w:r>
        </w:p>
      </w:docPartBody>
    </w:docPart>
    <w:docPart>
      <w:docPartPr>
        <w:name w:val="36271808A6C94BC3A42F6D43B39727E7"/>
        <w:category>
          <w:name w:val="כללי"/>
          <w:gallery w:val="placeholder"/>
        </w:category>
        <w:types>
          <w:type w:val="bbPlcHdr"/>
        </w:types>
        <w:behaviors>
          <w:behavior w:val="content"/>
        </w:behaviors>
        <w:guid w:val="{68AABD99-87F0-4DF4-B7AE-978C44BC6190}"/>
      </w:docPartPr>
      <w:docPartBody>
        <w:p w:rsidR="00044785" w:rsidRDefault="00BF7EDD" w:rsidP="00BF7EDD">
          <w:pPr>
            <w:pStyle w:val="36271808A6C94BC3A42F6D43B39727E7"/>
          </w:pPr>
          <w:r w:rsidRPr="003059F5">
            <w:rPr>
              <w:rStyle w:val="a3"/>
              <w:rtl/>
            </w:rPr>
            <w:t>[שם ספק]</w:t>
          </w:r>
        </w:p>
      </w:docPartBody>
    </w:docPart>
    <w:docPart>
      <w:docPartPr>
        <w:name w:val="6544B0C8030D49628507D044F2352614"/>
        <w:category>
          <w:name w:val="כללי"/>
          <w:gallery w:val="placeholder"/>
        </w:category>
        <w:types>
          <w:type w:val="bbPlcHdr"/>
        </w:types>
        <w:behaviors>
          <w:behavior w:val="content"/>
        </w:behaviors>
        <w:guid w:val="{546D48EE-DD69-4F1F-B585-A3DB0198E4DC}"/>
      </w:docPartPr>
      <w:docPartBody>
        <w:p w:rsidR="00044785" w:rsidRDefault="00BF7EDD" w:rsidP="00BF7EDD">
          <w:pPr>
            <w:pStyle w:val="6544B0C8030D49628507D044F2352614"/>
          </w:pPr>
          <w:r w:rsidRPr="003059F5">
            <w:rPr>
              <w:rStyle w:val="a3"/>
              <w:rtl/>
            </w:rPr>
            <w:t>[שם ספק]</w:t>
          </w:r>
        </w:p>
      </w:docPartBody>
    </w:docPart>
    <w:docPart>
      <w:docPartPr>
        <w:name w:val="F98F5113FA6F4C58B92A2215E9F15DA5"/>
        <w:category>
          <w:name w:val="כללי"/>
          <w:gallery w:val="placeholder"/>
        </w:category>
        <w:types>
          <w:type w:val="bbPlcHdr"/>
        </w:types>
        <w:behaviors>
          <w:behavior w:val="content"/>
        </w:behaviors>
        <w:guid w:val="{0ADC721E-D6D7-4B6E-B24E-C6A72B9D39EB}"/>
      </w:docPartPr>
      <w:docPartBody>
        <w:p w:rsidR="00044785" w:rsidRDefault="00BF7EDD" w:rsidP="00BF7EDD">
          <w:pPr>
            <w:pStyle w:val="F98F5113FA6F4C58B92A2215E9F15DA5"/>
          </w:pPr>
          <w:r w:rsidRPr="003059F5">
            <w:rPr>
              <w:rStyle w:val="a3"/>
              <w:rtl/>
            </w:rPr>
            <w:t>[תבנית חוזה]</w:t>
          </w:r>
        </w:p>
      </w:docPartBody>
    </w:docPart>
    <w:docPart>
      <w:docPartPr>
        <w:name w:val="41AAE38D82274D30B8656CDA14B893E3"/>
        <w:category>
          <w:name w:val="כללי"/>
          <w:gallery w:val="placeholder"/>
        </w:category>
        <w:types>
          <w:type w:val="bbPlcHdr"/>
        </w:types>
        <w:behaviors>
          <w:behavior w:val="content"/>
        </w:behaviors>
        <w:guid w:val="{38C68A53-4952-4B44-8838-021332C1A41A}"/>
      </w:docPartPr>
      <w:docPartBody>
        <w:p w:rsidR="00044785" w:rsidRDefault="00BF7EDD" w:rsidP="00BF7EDD">
          <w:pPr>
            <w:pStyle w:val="41AAE38D82274D30B8656CDA14B893E3"/>
          </w:pPr>
          <w:r w:rsidRPr="009D00D7">
            <w:rPr>
              <w:rStyle w:val="a3"/>
              <w:rtl/>
            </w:rPr>
            <w:t>[שם הפרויקט]</w:t>
          </w:r>
        </w:p>
      </w:docPartBody>
    </w:docPart>
    <w:docPart>
      <w:docPartPr>
        <w:name w:val="55BE7BBF8A554738BCBDA45FE2FF3622"/>
        <w:category>
          <w:name w:val="כללי"/>
          <w:gallery w:val="placeholder"/>
        </w:category>
        <w:types>
          <w:type w:val="bbPlcHdr"/>
        </w:types>
        <w:behaviors>
          <w:behavior w:val="content"/>
        </w:behaviors>
        <w:guid w:val="{A54DBDA2-9BF8-4440-95F6-9BA4E9C76EBE}"/>
      </w:docPartPr>
      <w:docPartBody>
        <w:p w:rsidR="00044785" w:rsidRDefault="00BF7EDD" w:rsidP="00BF7EDD">
          <w:pPr>
            <w:pStyle w:val="55BE7BBF8A554738BCBDA45FE2FF3622"/>
          </w:pPr>
          <w:r w:rsidRPr="003059F5">
            <w:rPr>
              <w:rStyle w:val="a3"/>
              <w:rtl/>
            </w:rPr>
            <w:t>[שם ספק]</w:t>
          </w:r>
        </w:p>
      </w:docPartBody>
    </w:docPart>
    <w:docPart>
      <w:docPartPr>
        <w:name w:val="E189A358B826479CBC7BEA48437539EB"/>
        <w:category>
          <w:name w:val="כללי"/>
          <w:gallery w:val="placeholder"/>
        </w:category>
        <w:types>
          <w:type w:val="bbPlcHdr"/>
        </w:types>
        <w:behaviors>
          <w:behavior w:val="content"/>
        </w:behaviors>
        <w:guid w:val="{97B391B2-C83C-428C-9592-3A0CD4EF3B8C}"/>
      </w:docPartPr>
      <w:docPartBody>
        <w:p w:rsidR="00044785" w:rsidRDefault="00BF7EDD" w:rsidP="00BF7EDD">
          <w:pPr>
            <w:pStyle w:val="E189A358B826479CBC7BEA48437539EB"/>
          </w:pPr>
          <w:r w:rsidRPr="003059F5">
            <w:rPr>
              <w:rStyle w:val="a3"/>
              <w:rtl/>
            </w:rPr>
            <w:t>[שם ספק]</w:t>
          </w:r>
        </w:p>
      </w:docPartBody>
    </w:docPart>
    <w:docPart>
      <w:docPartPr>
        <w:name w:val="61101281E0C2497FB4987BC366902061"/>
        <w:category>
          <w:name w:val="כללי"/>
          <w:gallery w:val="placeholder"/>
        </w:category>
        <w:types>
          <w:type w:val="bbPlcHdr"/>
        </w:types>
        <w:behaviors>
          <w:behavior w:val="content"/>
        </w:behaviors>
        <w:guid w:val="{E7698E1F-1A2B-4377-8557-CCC7B736A34F}"/>
      </w:docPartPr>
      <w:docPartBody>
        <w:p w:rsidR="00044785" w:rsidRDefault="00BF7EDD" w:rsidP="00BF7EDD">
          <w:pPr>
            <w:pStyle w:val="61101281E0C2497FB4987BC366902061"/>
          </w:pPr>
          <w:r w:rsidRPr="009C4355">
            <w:rPr>
              <w:rStyle w:val="a3"/>
              <w:rtl/>
            </w:rPr>
            <w:t>[שם ספק]</w:t>
          </w:r>
        </w:p>
      </w:docPartBody>
    </w:docPart>
    <w:docPart>
      <w:docPartPr>
        <w:name w:val="3BC705A076AC4839A3697F110EE71574"/>
        <w:category>
          <w:name w:val="כללי"/>
          <w:gallery w:val="placeholder"/>
        </w:category>
        <w:types>
          <w:type w:val="bbPlcHdr"/>
        </w:types>
        <w:behaviors>
          <w:behavior w:val="content"/>
        </w:behaviors>
        <w:guid w:val="{21AEEE82-B741-4AF4-BA22-1891CD6445C8}"/>
      </w:docPartPr>
      <w:docPartBody>
        <w:p w:rsidR="00044785" w:rsidRDefault="00BF7EDD" w:rsidP="00BF7EDD">
          <w:pPr>
            <w:pStyle w:val="3BC705A076AC4839A3697F110EE71574"/>
          </w:pPr>
          <w:r w:rsidRPr="00C5438E">
            <w:rPr>
              <w:rStyle w:val="a3"/>
              <w:rtl/>
            </w:rPr>
            <w:t>[צד א בחוזה]</w:t>
          </w:r>
        </w:p>
      </w:docPartBody>
    </w:docPart>
    <w:docPart>
      <w:docPartPr>
        <w:name w:val="168768BA09C74C9DA07AD3DE9A9A19C0"/>
        <w:category>
          <w:name w:val="כללי"/>
          <w:gallery w:val="placeholder"/>
        </w:category>
        <w:types>
          <w:type w:val="bbPlcHdr"/>
        </w:types>
        <w:behaviors>
          <w:behavior w:val="content"/>
        </w:behaviors>
        <w:guid w:val="{7559FCD0-1D73-4155-893B-DA95B44E617D}"/>
      </w:docPartPr>
      <w:docPartBody>
        <w:p w:rsidR="00044785" w:rsidRDefault="00BF7EDD" w:rsidP="00BF7EDD">
          <w:pPr>
            <w:pStyle w:val="168768BA09C74C9DA07AD3DE9A9A19C0"/>
          </w:pPr>
          <w:r w:rsidRPr="003059F5">
            <w:rPr>
              <w:rStyle w:val="a3"/>
              <w:rtl/>
            </w:rPr>
            <w:t>[שם ספק]</w:t>
          </w:r>
        </w:p>
      </w:docPartBody>
    </w:docPart>
    <w:docPart>
      <w:docPartPr>
        <w:name w:val="6100D728AFE349FEB303821F18DEAD4B"/>
        <w:category>
          <w:name w:val="כללי"/>
          <w:gallery w:val="placeholder"/>
        </w:category>
        <w:types>
          <w:type w:val="bbPlcHdr"/>
        </w:types>
        <w:behaviors>
          <w:behavior w:val="content"/>
        </w:behaviors>
        <w:guid w:val="{93BD3082-5C15-4EBA-BF40-8F879A886BB5}"/>
      </w:docPartPr>
      <w:docPartBody>
        <w:p w:rsidR="00044785" w:rsidRDefault="00BF7EDD" w:rsidP="00BF7EDD">
          <w:pPr>
            <w:pStyle w:val="6100D728AFE349FEB303821F18DEAD4B"/>
          </w:pPr>
          <w:r w:rsidRPr="003059F5">
            <w:rPr>
              <w:rStyle w:val="a3"/>
              <w:rtl/>
            </w:rPr>
            <w:t>[שם אתר]</w:t>
          </w:r>
        </w:p>
      </w:docPartBody>
    </w:docPart>
    <w:docPart>
      <w:docPartPr>
        <w:name w:val="6327B07206BB44EAA33892C11BD8537C"/>
        <w:category>
          <w:name w:val="כללי"/>
          <w:gallery w:val="placeholder"/>
        </w:category>
        <w:types>
          <w:type w:val="bbPlcHdr"/>
        </w:types>
        <w:behaviors>
          <w:behavior w:val="content"/>
        </w:behaviors>
        <w:guid w:val="{1CE03CF3-705E-468B-9755-D8C856DF8480}"/>
      </w:docPartPr>
      <w:docPartBody>
        <w:p w:rsidR="00044785" w:rsidRDefault="00BF7EDD" w:rsidP="00BF7EDD">
          <w:pPr>
            <w:pStyle w:val="6327B07206BB44EAA33892C11BD8537C"/>
          </w:pPr>
          <w:r w:rsidRPr="003059F5">
            <w:rPr>
              <w:rStyle w:val="a3"/>
              <w:rtl/>
            </w:rPr>
            <w:t>[תיאור עבודה]</w:t>
          </w:r>
        </w:p>
      </w:docPartBody>
    </w:docPart>
    <w:docPart>
      <w:docPartPr>
        <w:name w:val="808CC77C79E04BAFB2A604AC660ACA58"/>
        <w:category>
          <w:name w:val="כללי"/>
          <w:gallery w:val="placeholder"/>
        </w:category>
        <w:types>
          <w:type w:val="bbPlcHdr"/>
        </w:types>
        <w:behaviors>
          <w:behavior w:val="content"/>
        </w:behaviors>
        <w:guid w:val="{BA6A8DE8-4E34-401F-A933-13F4070891D0}"/>
      </w:docPartPr>
      <w:docPartBody>
        <w:p w:rsidR="00044785" w:rsidRDefault="00BF7EDD" w:rsidP="00BF7EDD">
          <w:pPr>
            <w:pStyle w:val="808CC77C79E04BAFB2A604AC660ACA58"/>
          </w:pPr>
          <w:r w:rsidRPr="009C4355">
            <w:rPr>
              <w:rStyle w:val="a3"/>
              <w:rtl/>
            </w:rPr>
            <w:t>[שם ספק]</w:t>
          </w:r>
        </w:p>
      </w:docPartBody>
    </w:docPart>
    <w:docPart>
      <w:docPartPr>
        <w:name w:val="9F2D8F8070C84129A160C288A034FC36"/>
        <w:category>
          <w:name w:val="כללי"/>
          <w:gallery w:val="placeholder"/>
        </w:category>
        <w:types>
          <w:type w:val="bbPlcHdr"/>
        </w:types>
        <w:behaviors>
          <w:behavior w:val="content"/>
        </w:behaviors>
        <w:guid w:val="{DA5E2753-77C6-452C-A666-AF7D3E33A71C}"/>
      </w:docPartPr>
      <w:docPartBody>
        <w:p w:rsidR="00044785" w:rsidRDefault="00BF7EDD" w:rsidP="00BF7EDD">
          <w:pPr>
            <w:pStyle w:val="9F2D8F8070C84129A160C288A034FC36"/>
          </w:pPr>
          <w:r w:rsidRPr="00C5438E">
            <w:rPr>
              <w:rStyle w:val="a3"/>
              <w:rtl/>
            </w:rPr>
            <w:t>[צד א בחוזה]</w:t>
          </w:r>
        </w:p>
      </w:docPartBody>
    </w:docPart>
    <w:docPart>
      <w:docPartPr>
        <w:name w:val="451B4D967FD145C7BEEF1F2BDDFF3796"/>
        <w:category>
          <w:name w:val="כללי"/>
          <w:gallery w:val="placeholder"/>
        </w:category>
        <w:types>
          <w:type w:val="bbPlcHdr"/>
        </w:types>
        <w:behaviors>
          <w:behavior w:val="content"/>
        </w:behaviors>
        <w:guid w:val="{B44E3022-E2F7-43E0-A16E-775A6CFF2B3A}"/>
      </w:docPartPr>
      <w:docPartBody>
        <w:p w:rsidR="00044785" w:rsidRDefault="00BF7EDD" w:rsidP="00BF7EDD">
          <w:pPr>
            <w:pStyle w:val="451B4D967FD145C7BEEF1F2BDDFF3796"/>
          </w:pPr>
          <w:r w:rsidRPr="003059F5">
            <w:rPr>
              <w:rStyle w:val="a3"/>
              <w:rtl/>
            </w:rPr>
            <w:t>[שם אתר]</w:t>
          </w:r>
        </w:p>
      </w:docPartBody>
    </w:docPart>
    <w:docPart>
      <w:docPartPr>
        <w:name w:val="93585C114A7B4EE7BA87F12D2637432E"/>
        <w:category>
          <w:name w:val="כללי"/>
          <w:gallery w:val="placeholder"/>
        </w:category>
        <w:types>
          <w:type w:val="bbPlcHdr"/>
        </w:types>
        <w:behaviors>
          <w:behavior w:val="content"/>
        </w:behaviors>
        <w:guid w:val="{A09D8950-5594-41BD-9647-85C5622D334C}"/>
      </w:docPartPr>
      <w:docPartBody>
        <w:p w:rsidR="00044785" w:rsidRDefault="00BF7EDD" w:rsidP="00BF7EDD">
          <w:pPr>
            <w:pStyle w:val="93585C114A7B4EE7BA87F12D2637432E"/>
          </w:pPr>
          <w:r w:rsidRPr="003059F5">
            <w:rPr>
              <w:rStyle w:val="a3"/>
              <w:rtl/>
            </w:rPr>
            <w:t>[תאריך חתימת חוזה]</w:t>
          </w:r>
        </w:p>
      </w:docPartBody>
    </w:docPart>
    <w:docPart>
      <w:docPartPr>
        <w:name w:val="63D59C420D7448DB8DD92F19519C5C18"/>
        <w:category>
          <w:name w:val="כללי"/>
          <w:gallery w:val="placeholder"/>
        </w:category>
        <w:types>
          <w:type w:val="bbPlcHdr"/>
        </w:types>
        <w:behaviors>
          <w:behavior w:val="content"/>
        </w:behaviors>
        <w:guid w:val="{E5EC7C51-E1E7-4018-AF9F-A4AA4D3D851A}"/>
      </w:docPartPr>
      <w:docPartBody>
        <w:p w:rsidR="00044785" w:rsidRDefault="00BF7EDD" w:rsidP="00BF7EDD">
          <w:pPr>
            <w:pStyle w:val="63D59C420D7448DB8DD92F19519C5C18"/>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026CB3"/>
    <w:rsid w:val="00044785"/>
    <w:rsid w:val="0032380B"/>
    <w:rsid w:val="003D3172"/>
    <w:rsid w:val="004628EB"/>
    <w:rsid w:val="006865A5"/>
    <w:rsid w:val="009C688F"/>
    <w:rsid w:val="00BF7EDD"/>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26CB3"/>
    <w:rPr>
      <w:color w:val="808080"/>
    </w:rPr>
  </w:style>
  <w:style w:type="paragraph" w:customStyle="1" w:styleId="C3520B323B024C12AA536B1268CDDFF7">
    <w:name w:val="C3520B323B024C12AA536B1268CDDFF7"/>
    <w:rsid w:val="00026CB3"/>
  </w:style>
  <w:style w:type="paragraph" w:customStyle="1" w:styleId="7A16695520AD4DBB8A4C05A0E05DBC08">
    <w:name w:val="7A16695520AD4DBB8A4C05A0E05DBC08"/>
    <w:rsid w:val="00026CB3"/>
  </w:style>
  <w:style w:type="paragraph" w:customStyle="1" w:styleId="114B71F79DE2463CA4A1183607D39F03">
    <w:name w:val="114B71F79DE2463CA4A1183607D39F03"/>
    <w:rsid w:val="00BF7EDD"/>
    <w:pPr>
      <w:bidi/>
    </w:pPr>
  </w:style>
  <w:style w:type="paragraph" w:customStyle="1" w:styleId="68719980623D4C139E0D293607FE313D">
    <w:name w:val="68719980623D4C139E0D293607FE313D"/>
    <w:rsid w:val="00BF7EDD"/>
    <w:pPr>
      <w:bidi/>
    </w:pPr>
  </w:style>
  <w:style w:type="paragraph" w:customStyle="1" w:styleId="A03D9D8C2F6B4A6BAB6E433EF8B039EA">
    <w:name w:val="A03D9D8C2F6B4A6BAB6E433EF8B039EA"/>
    <w:rsid w:val="00BF7EDD"/>
    <w:pPr>
      <w:bidi/>
    </w:pPr>
  </w:style>
  <w:style w:type="paragraph" w:customStyle="1" w:styleId="AF5095918E924D79826F9B18EDC4F12D">
    <w:name w:val="AF5095918E924D79826F9B18EDC4F12D"/>
    <w:rsid w:val="00BF7EDD"/>
    <w:pPr>
      <w:bidi/>
    </w:pPr>
  </w:style>
  <w:style w:type="paragraph" w:customStyle="1" w:styleId="564AE81DA21F4ED78EB5CA809D6CFA6D">
    <w:name w:val="564AE81DA21F4ED78EB5CA809D6CFA6D"/>
    <w:rsid w:val="00BF7EDD"/>
    <w:pPr>
      <w:bidi/>
    </w:pPr>
  </w:style>
  <w:style w:type="paragraph" w:customStyle="1" w:styleId="32D2F19C01A448299B31E3C8260E18ED">
    <w:name w:val="32D2F19C01A448299B31E3C8260E18ED"/>
    <w:rsid w:val="00BF7EDD"/>
    <w:pPr>
      <w:bidi/>
    </w:pPr>
  </w:style>
  <w:style w:type="paragraph" w:customStyle="1" w:styleId="CB895B3499E0482695CCAD380F30F9AB">
    <w:name w:val="CB895B3499E0482695CCAD380F30F9AB"/>
    <w:rsid w:val="00BF7EDD"/>
    <w:pPr>
      <w:bidi/>
    </w:pPr>
  </w:style>
  <w:style w:type="paragraph" w:customStyle="1" w:styleId="182F74DC5C8E4021B0CC0C3762F2E7E9">
    <w:name w:val="182F74DC5C8E4021B0CC0C3762F2E7E9"/>
    <w:rsid w:val="00BF7EDD"/>
    <w:pPr>
      <w:bidi/>
    </w:pPr>
  </w:style>
  <w:style w:type="paragraph" w:customStyle="1" w:styleId="9EAC23516FAE4031AE28A4FF7C5F6AD0">
    <w:name w:val="9EAC23516FAE4031AE28A4FF7C5F6AD0"/>
    <w:rsid w:val="00BF7EDD"/>
    <w:pPr>
      <w:bidi/>
    </w:pPr>
  </w:style>
  <w:style w:type="paragraph" w:customStyle="1" w:styleId="764C71461BC84153BBDCE6E5C5948794">
    <w:name w:val="764C71461BC84153BBDCE6E5C5948794"/>
    <w:rsid w:val="00BF7EDD"/>
    <w:pPr>
      <w:bidi/>
    </w:pPr>
  </w:style>
  <w:style w:type="paragraph" w:customStyle="1" w:styleId="9F24E6AC1AD4458D9FA303CC0D17BA1B">
    <w:name w:val="9F24E6AC1AD4458D9FA303CC0D17BA1B"/>
    <w:rsid w:val="00BF7EDD"/>
    <w:pPr>
      <w:bidi/>
    </w:pPr>
  </w:style>
  <w:style w:type="paragraph" w:customStyle="1" w:styleId="C0B196886B29454580E96F19537D2152">
    <w:name w:val="C0B196886B29454580E96F19537D2152"/>
    <w:rsid w:val="00BF7EDD"/>
    <w:pPr>
      <w:bidi/>
    </w:pPr>
  </w:style>
  <w:style w:type="paragraph" w:customStyle="1" w:styleId="D91D732FBCAB40BEA58DC25E5E776F2B">
    <w:name w:val="D91D732FBCAB40BEA58DC25E5E776F2B"/>
    <w:rsid w:val="00BF7EDD"/>
    <w:pPr>
      <w:bidi/>
    </w:pPr>
  </w:style>
  <w:style w:type="paragraph" w:customStyle="1" w:styleId="2403F9ECBD4040D6915B0CED1621BF22">
    <w:name w:val="2403F9ECBD4040D6915B0CED1621BF22"/>
    <w:rsid w:val="00BF7EDD"/>
    <w:pPr>
      <w:bidi/>
    </w:pPr>
  </w:style>
  <w:style w:type="paragraph" w:customStyle="1" w:styleId="67499A35E45147029E9A21E4FC5E9DD0">
    <w:name w:val="67499A35E45147029E9A21E4FC5E9DD0"/>
    <w:rsid w:val="00BF7EDD"/>
    <w:pPr>
      <w:bidi/>
    </w:pPr>
  </w:style>
  <w:style w:type="paragraph" w:customStyle="1" w:styleId="B0DEDF3A4B70409DA9BD05A9AD7251CF">
    <w:name w:val="B0DEDF3A4B70409DA9BD05A9AD7251CF"/>
    <w:rsid w:val="00BF7EDD"/>
    <w:pPr>
      <w:bidi/>
    </w:pPr>
  </w:style>
  <w:style w:type="paragraph" w:customStyle="1" w:styleId="B96535F2EC8E4A54A7A080923C431ACD">
    <w:name w:val="B96535F2EC8E4A54A7A080923C431ACD"/>
    <w:rsid w:val="00BF7EDD"/>
    <w:pPr>
      <w:bidi/>
    </w:pPr>
  </w:style>
  <w:style w:type="paragraph" w:customStyle="1" w:styleId="2ED9ACFB8CD3442A972976D19B7A6C64">
    <w:name w:val="2ED9ACFB8CD3442A972976D19B7A6C64"/>
    <w:rsid w:val="00BF7EDD"/>
    <w:pPr>
      <w:bidi/>
    </w:pPr>
  </w:style>
  <w:style w:type="paragraph" w:customStyle="1" w:styleId="8A0B84AD49404A68886CE82968448984">
    <w:name w:val="8A0B84AD49404A68886CE82968448984"/>
    <w:rsid w:val="00BF7EDD"/>
    <w:pPr>
      <w:bidi/>
    </w:pPr>
  </w:style>
  <w:style w:type="paragraph" w:customStyle="1" w:styleId="36271808A6C94BC3A42F6D43B39727E7">
    <w:name w:val="36271808A6C94BC3A42F6D43B39727E7"/>
    <w:rsid w:val="00BF7EDD"/>
    <w:pPr>
      <w:bidi/>
    </w:pPr>
  </w:style>
  <w:style w:type="paragraph" w:customStyle="1" w:styleId="6544B0C8030D49628507D044F2352614">
    <w:name w:val="6544B0C8030D49628507D044F2352614"/>
    <w:rsid w:val="00BF7EDD"/>
    <w:pPr>
      <w:bidi/>
    </w:pPr>
  </w:style>
  <w:style w:type="paragraph" w:customStyle="1" w:styleId="F98F5113FA6F4C58B92A2215E9F15DA5">
    <w:name w:val="F98F5113FA6F4C58B92A2215E9F15DA5"/>
    <w:rsid w:val="00BF7EDD"/>
    <w:pPr>
      <w:bidi/>
    </w:pPr>
  </w:style>
  <w:style w:type="paragraph" w:customStyle="1" w:styleId="41AAE38D82274D30B8656CDA14B893E3">
    <w:name w:val="41AAE38D82274D30B8656CDA14B893E3"/>
    <w:rsid w:val="00BF7EDD"/>
    <w:pPr>
      <w:bidi/>
    </w:pPr>
  </w:style>
  <w:style w:type="paragraph" w:customStyle="1" w:styleId="55BE7BBF8A554738BCBDA45FE2FF3622">
    <w:name w:val="55BE7BBF8A554738BCBDA45FE2FF3622"/>
    <w:rsid w:val="00BF7EDD"/>
    <w:pPr>
      <w:bidi/>
    </w:pPr>
  </w:style>
  <w:style w:type="paragraph" w:customStyle="1" w:styleId="E189A358B826479CBC7BEA48437539EB">
    <w:name w:val="E189A358B826479CBC7BEA48437539EB"/>
    <w:rsid w:val="00BF7EDD"/>
    <w:pPr>
      <w:bidi/>
    </w:pPr>
  </w:style>
  <w:style w:type="paragraph" w:customStyle="1" w:styleId="61101281E0C2497FB4987BC366902061">
    <w:name w:val="61101281E0C2497FB4987BC366902061"/>
    <w:rsid w:val="00BF7EDD"/>
    <w:pPr>
      <w:bidi/>
    </w:pPr>
  </w:style>
  <w:style w:type="paragraph" w:customStyle="1" w:styleId="3BC705A076AC4839A3697F110EE71574">
    <w:name w:val="3BC705A076AC4839A3697F110EE71574"/>
    <w:rsid w:val="00BF7EDD"/>
    <w:pPr>
      <w:bidi/>
    </w:pPr>
  </w:style>
  <w:style w:type="paragraph" w:customStyle="1" w:styleId="168768BA09C74C9DA07AD3DE9A9A19C0">
    <w:name w:val="168768BA09C74C9DA07AD3DE9A9A19C0"/>
    <w:rsid w:val="00BF7EDD"/>
    <w:pPr>
      <w:bidi/>
    </w:pPr>
  </w:style>
  <w:style w:type="paragraph" w:customStyle="1" w:styleId="6100D728AFE349FEB303821F18DEAD4B">
    <w:name w:val="6100D728AFE349FEB303821F18DEAD4B"/>
    <w:rsid w:val="00BF7EDD"/>
    <w:pPr>
      <w:bidi/>
    </w:pPr>
  </w:style>
  <w:style w:type="paragraph" w:customStyle="1" w:styleId="6327B07206BB44EAA33892C11BD8537C">
    <w:name w:val="6327B07206BB44EAA33892C11BD8537C"/>
    <w:rsid w:val="00BF7EDD"/>
    <w:pPr>
      <w:bidi/>
    </w:pPr>
  </w:style>
  <w:style w:type="paragraph" w:customStyle="1" w:styleId="808CC77C79E04BAFB2A604AC660ACA58">
    <w:name w:val="808CC77C79E04BAFB2A604AC660ACA58"/>
    <w:rsid w:val="00BF7EDD"/>
    <w:pPr>
      <w:bidi/>
    </w:pPr>
  </w:style>
  <w:style w:type="paragraph" w:customStyle="1" w:styleId="9F2D8F8070C84129A160C288A034FC36">
    <w:name w:val="9F2D8F8070C84129A160C288A034FC36"/>
    <w:rsid w:val="00BF7EDD"/>
    <w:pPr>
      <w:bidi/>
    </w:pPr>
  </w:style>
  <w:style w:type="paragraph" w:customStyle="1" w:styleId="451B4D967FD145C7BEEF1F2BDDFF3796">
    <w:name w:val="451B4D967FD145C7BEEF1F2BDDFF3796"/>
    <w:rsid w:val="00BF7EDD"/>
    <w:pPr>
      <w:bidi/>
    </w:pPr>
  </w:style>
  <w:style w:type="paragraph" w:customStyle="1" w:styleId="93585C114A7B4EE7BA87F12D2637432E">
    <w:name w:val="93585C114A7B4EE7BA87F12D2637432E"/>
    <w:rsid w:val="00BF7EDD"/>
    <w:pPr>
      <w:bidi/>
    </w:pPr>
  </w:style>
  <w:style w:type="paragraph" w:customStyle="1" w:styleId="63D59C420D7448DB8DD92F19519C5C18">
    <w:name w:val="63D59C420D7448DB8DD92F19519C5C18"/>
    <w:rsid w:val="00BF7ED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6.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9D6CC6-93BE-4C96-A419-1E54D1D6D8C1}"/>
</file>

<file path=customXml/itemProps2.xml><?xml version="1.0" encoding="utf-8"?>
<ds:datastoreItem xmlns:ds="http://schemas.openxmlformats.org/officeDocument/2006/customXml" ds:itemID="{A0231CD5-D019-49D7-ABC6-C99ED13B64B8}"/>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81709D4C-33DC-48CC-AC7E-130A245806EE}"/>
</file>

<file path=customXml/itemProps6.xml><?xml version="1.0" encoding="utf-8"?>
<ds:datastoreItem xmlns:ds="http://schemas.openxmlformats.org/officeDocument/2006/customXml" ds:itemID="{6EC1AA4A-4C02-47AF-B497-FF0EA4BBF35A}"/>
</file>

<file path=docProps/app.xml><?xml version="1.0" encoding="utf-8"?>
<Properties xmlns="http://schemas.openxmlformats.org/officeDocument/2006/extended-properties" xmlns:vt="http://schemas.openxmlformats.org/officeDocument/2006/docPropsVTypes">
  <Template>Normal</Template>
  <TotalTime>19</TotalTime>
  <Pages>33</Pages>
  <Words>9314</Words>
  <Characters>53092</Characters>
  <Application>Microsoft Office Word</Application>
  <DocSecurity>0</DocSecurity>
  <Lines>442</Lines>
  <Paragraphs>124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2022-04-05T08:44:00Z</dcterms:created>
  <dcterms:modified xsi:type="dcterms:W3CDTF">2022-04-05T09:09:00Z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e20837d2-7b3f-41a6-8f5d-02bb1aa37628</vt:lpwstr>
  </property>
</Properties>
</file>