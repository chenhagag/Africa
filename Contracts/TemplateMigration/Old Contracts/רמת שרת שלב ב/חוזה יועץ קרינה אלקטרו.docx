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01FA45"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hint="cs"/>
          <w:sz w:val="24"/>
          <w:szCs w:val="24"/>
          <w:rtl/>
          <w:lang w:eastAsia="he-IL"/>
        </w:rPr>
      </w:pPr>
    </w:p>
    <w:p w14:paraId="44EB3123"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C8E02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4C539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2ED73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D0418D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13A26E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F600CB">
        <w:rPr>
          <w:rFonts w:ascii="Times New Roman" w:eastAsia="Times New Roman" w:hAnsi="Times New Roman" w:cs="David"/>
          <w:bCs/>
          <w:i/>
          <w:iCs/>
          <w:noProof/>
          <w:sz w:val="24"/>
          <w:szCs w:val="24"/>
        </w:rPr>
        <w:drawing>
          <wp:inline distT="0" distB="0" distL="0" distR="0" wp14:anchorId="490F1043" wp14:editId="61EFBE11">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4EF465A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0EBC44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D5BC1F"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9ED36C"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2187C3"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622027"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600CB">
        <w:rPr>
          <w:rFonts w:ascii="Times New Roman" w:eastAsia="Times New Roman" w:hAnsi="Times New Roman" w:cs="David" w:hint="cs"/>
          <w:bCs/>
          <w:sz w:val="32"/>
          <w:szCs w:val="32"/>
          <w:u w:val="single"/>
          <w:rtl/>
          <w:lang w:eastAsia="he-IL"/>
        </w:rPr>
        <w:t xml:space="preserve">חוזה </w:t>
      </w:r>
      <w:r w:rsidR="00B06D6A">
        <w:rPr>
          <w:rFonts w:ascii="Times New Roman" w:eastAsia="Times New Roman" w:hAnsi="Times New Roman" w:cs="David" w:hint="cs"/>
          <w:bCs/>
          <w:sz w:val="32"/>
          <w:szCs w:val="32"/>
          <w:u w:val="single"/>
          <w:rtl/>
          <w:lang w:eastAsia="he-IL"/>
        </w:rPr>
        <w:t>יועץ</w:t>
      </w:r>
      <w:r w:rsidRPr="00F600CB">
        <w:rPr>
          <w:rFonts w:ascii="Times New Roman" w:eastAsia="Times New Roman" w:hAnsi="Times New Roman" w:cs="David" w:hint="cs"/>
          <w:bCs/>
          <w:sz w:val="32"/>
          <w:szCs w:val="32"/>
          <w:u w:val="single"/>
          <w:rtl/>
          <w:lang w:eastAsia="he-IL"/>
        </w:rPr>
        <w:t xml:space="preserve"> קרינה אלקטרו-מגנטית</w:t>
      </w:r>
    </w:p>
    <w:p w14:paraId="0D78499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ACF6E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8816B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DB4EE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6FD70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981356" w14:textId="77777777" w:rsidR="0001560F" w:rsidRPr="00716AAE" w:rsidRDefault="0001560F" w:rsidP="0001560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2A9925"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0A3612866FCC4FB2A94F3BB6973F2C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1241DE2F" w14:textId="77777777" w:rsidR="0001560F" w:rsidRPr="00B27B4C" w:rsidRDefault="00AA64E9"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22-12-19T12:48:00Z">
            <w:r>
              <w:rPr>
                <w:rFonts w:ascii="Times New Roman" w:eastAsia="Times New Roman" w:hAnsi="Times New Roman" w:cs="David"/>
                <w:bCs/>
                <w:sz w:val="32"/>
                <w:szCs w:val="32"/>
                <w:u w:val="single"/>
                <w:rtl/>
                <w:lang w:eastAsia="he-IL"/>
              </w:rPr>
              <w:t>פ.א פיתוח ובנייה בירושלים בע"מ</w:t>
            </w:r>
          </w:ins>
        </w:p>
      </w:sdtContent>
    </w:sdt>
    <w:p w14:paraId="03F57E54"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71D6728F839B46D5B4C4BE0E9BFD94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7BFC1A67" w14:textId="77777777" w:rsidR="0001560F" w:rsidRPr="00B27B4C" w:rsidRDefault="00AA64E9"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2-12-19T12:48:00Z">
            <w:r>
              <w:rPr>
                <w:rFonts w:ascii="Times New Roman" w:eastAsia="Times New Roman" w:hAnsi="Times New Roman" w:cs="David"/>
                <w:bCs/>
                <w:sz w:val="32"/>
                <w:szCs w:val="32"/>
                <w:u w:val="single"/>
                <w:rtl/>
                <w:lang w:eastAsia="he-IL"/>
              </w:rPr>
              <w:t>רמת שרת שלב ב</w:t>
            </w:r>
          </w:ins>
        </w:p>
      </w:sdtContent>
    </w:sdt>
    <w:p w14:paraId="118DE2F9"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49202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64679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E7E94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EBEF5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4A24E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76068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E5891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C9109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8E7DD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7FA80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5D2007"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29B6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31EAE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0EA51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E074A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E7992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EA9A3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2B539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33EF9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7AD21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D98CB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F88F0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9459C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46389D"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F68D6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9C060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A12C2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28225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BB6B8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1A06A4" w14:textId="77777777" w:rsidR="00CE1D16"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1A7DBCB0" w14:textId="77777777" w:rsidR="00CE1D16"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64BC7032" w14:textId="77777777" w:rsidR="0001560F" w:rsidRPr="0001560F" w:rsidRDefault="0001560F" w:rsidP="0001560F">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r w:rsidRPr="0001560F">
        <w:rPr>
          <w:rFonts w:ascii="Times New Roman" w:eastAsia="Times New Roman" w:hAnsi="Times New Roman" w:cs="David" w:hint="cs"/>
          <w:b/>
          <w:sz w:val="28"/>
          <w:szCs w:val="28"/>
          <w:u w:val="single"/>
          <w:rtl/>
          <w:lang w:eastAsia="he-IL"/>
        </w:rPr>
        <w:t xml:space="preserve">חוזה </w:t>
      </w:r>
      <w:r w:rsidR="00B06D6A">
        <w:rPr>
          <w:rFonts w:ascii="Times New Roman" w:eastAsia="Times New Roman" w:hAnsi="Times New Roman" w:cs="David" w:hint="cs"/>
          <w:b/>
          <w:sz w:val="28"/>
          <w:szCs w:val="28"/>
          <w:u w:val="single"/>
          <w:rtl/>
          <w:lang w:eastAsia="he-IL"/>
        </w:rPr>
        <w:t>יועץ</w:t>
      </w:r>
      <w:r w:rsidRPr="0001560F">
        <w:rPr>
          <w:rFonts w:ascii="Times New Roman" w:eastAsia="Times New Roman" w:hAnsi="Times New Roman" w:cs="David" w:hint="cs"/>
          <w:b/>
          <w:sz w:val="28"/>
          <w:szCs w:val="28"/>
          <w:u w:val="single"/>
          <w:rtl/>
          <w:lang w:eastAsia="he-IL"/>
        </w:rPr>
        <w:t xml:space="preserve"> קרינה אלקטרו-מגנטית</w:t>
      </w:r>
    </w:p>
    <w:p w14:paraId="2C291A36"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DF609C" w14:textId="77777777" w:rsidR="00F600CB" w:rsidRPr="00F600CB" w:rsidRDefault="00F600CB" w:rsidP="0001560F">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F600CB">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FC7D580B0E764F11B78BEAD19CF479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01560F" w:rsidRPr="000D1F3D">
            <w:rPr>
              <w:rStyle w:val="a7"/>
              <w:color w:val="00B0F0"/>
              <w:rtl/>
            </w:rPr>
            <w:t>[תאריך חתימת חוזה]</w:t>
          </w:r>
        </w:sdtContent>
      </w:sdt>
    </w:p>
    <w:p w14:paraId="778A1616" w14:textId="77777777" w:rsidR="00F600CB" w:rsidRPr="00F600CB" w:rsidRDefault="00F600CB" w:rsidP="0001560F">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7E4CE5"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58AD42" w14:textId="77777777" w:rsidR="00F600CB" w:rsidRDefault="00F600CB"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hint="cs"/>
          <w:bCs/>
          <w:sz w:val="24"/>
          <w:szCs w:val="24"/>
          <w:rtl/>
          <w:lang w:eastAsia="he-IL"/>
        </w:rPr>
        <w:t>ב י ן</w:t>
      </w:r>
    </w:p>
    <w:p w14:paraId="4BFB7C11" w14:textId="77777777" w:rsidR="0001560F" w:rsidRPr="00F600CB" w:rsidRDefault="0001560F"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p>
    <w:p w14:paraId="09D36FC5" w14:textId="77777777" w:rsidR="0001560F" w:rsidRDefault="002E1BD5" w:rsidP="002E1BD5">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4"/>
            <w:szCs w:val="24"/>
            <w:rtl/>
          </w:rPr>
          <w:alias w:val="צד א בחוזה"/>
          <w:tag w:val="cntTzadA"/>
          <w:id w:val="1297106018"/>
          <w:placeholder>
            <w:docPart w:val="B42DD4ACF40048AEAEA238C5E718A4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del w:id="2" w:author="Kook Sec" w:date="2022-12-19T12:58:00Z">
            <w:r w:rsidDel="002E1BD5">
              <w:rPr>
                <w:rFonts w:ascii="Times New Roman" w:eastAsia="Times New Roman" w:hAnsi="Times New Roman" w:cs="David"/>
                <w:color w:val="00B0F0"/>
                <w:sz w:val="24"/>
                <w:szCs w:val="24"/>
                <w:rtl/>
              </w:rPr>
              <w:br/>
            </w:r>
          </w:del>
          <w:ins w:id="3" w:author="Kook Sec" w:date="2022-12-19T12:58:00Z">
            <w:r>
              <w:rPr>
                <w:rFonts w:ascii="Times New Roman" w:eastAsia="Times New Roman" w:hAnsi="Times New Roman" w:cs="David" w:hint="cs"/>
                <w:color w:val="00B0F0"/>
                <w:sz w:val="24"/>
                <w:szCs w:val="24"/>
                <w:rtl/>
              </w:rPr>
              <w:t>פ.א פיתוח ובנייה בירושלים בע"מ</w:t>
            </w:r>
            <w:r>
              <w:rPr>
                <w:rFonts w:ascii="Times New Roman" w:eastAsia="Times New Roman" w:hAnsi="Times New Roman" w:cs="David"/>
                <w:color w:val="00B0F0"/>
                <w:sz w:val="24"/>
                <w:szCs w:val="24"/>
                <w:rtl/>
              </w:rPr>
              <w:br/>
            </w:r>
            <w:r>
              <w:rPr>
                <w:rFonts w:ascii="Times New Roman" w:eastAsia="Times New Roman" w:hAnsi="Times New Roman" w:cs="David" w:hint="cs"/>
                <w:color w:val="00B0F0"/>
                <w:sz w:val="24"/>
                <w:szCs w:val="24"/>
                <w:rtl/>
              </w:rPr>
              <w:t>יוני נתניהו 1 ג' אור יהודה ת.ד 715</w:t>
            </w:r>
          </w:ins>
          <w:r>
            <w:rPr>
              <w:rFonts w:ascii="Times New Roman" w:eastAsia="Times New Roman" w:hAnsi="Times New Roman" w:cs="David"/>
              <w:color w:val="00B0F0"/>
              <w:sz w:val="24"/>
              <w:szCs w:val="24"/>
              <w:rtl/>
            </w:rPr>
            <w:br/>
          </w:r>
          <w:ins w:id="4" w:author="Kook Sec" w:date="2022-12-19T12:58:00Z">
            <w:r>
              <w:rPr>
                <w:rFonts w:ascii="Times New Roman" w:eastAsia="Times New Roman" w:hAnsi="Times New Roman" w:cs="David" w:hint="cs"/>
                <w:color w:val="00B0F0"/>
                <w:sz w:val="24"/>
                <w:szCs w:val="24"/>
                <w:rtl/>
              </w:rPr>
              <w:t>513958009</w:t>
            </w:r>
          </w:ins>
        </w:sdtContent>
      </w:sdt>
      <w:r w:rsidR="0001560F" w:rsidRPr="00F600CB">
        <w:rPr>
          <w:rFonts w:ascii="Times New Roman" w:eastAsia="Times New Roman" w:hAnsi="Times New Roman" w:cs="David" w:hint="cs"/>
          <w:sz w:val="24"/>
          <w:szCs w:val="24"/>
          <w:rtl/>
          <w:lang w:eastAsia="he-IL"/>
        </w:rPr>
        <w:t xml:space="preserve"> </w:t>
      </w:r>
    </w:p>
    <w:p w14:paraId="0F739902"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F600CB">
        <w:rPr>
          <w:rFonts w:ascii="Times New Roman" w:eastAsia="Times New Roman" w:hAnsi="Times New Roman" w:cs="David" w:hint="cs"/>
          <w:sz w:val="24"/>
          <w:szCs w:val="24"/>
          <w:rtl/>
          <w:lang w:eastAsia="he-IL"/>
        </w:rPr>
        <w:t>(להלן: "</w:t>
      </w:r>
      <w:r w:rsidRPr="00F600CB">
        <w:rPr>
          <w:rFonts w:ascii="Times New Roman" w:eastAsia="Times New Roman" w:hAnsi="Times New Roman" w:cs="David" w:hint="cs"/>
          <w:b/>
          <w:bCs/>
          <w:sz w:val="24"/>
          <w:szCs w:val="24"/>
          <w:rtl/>
          <w:lang w:eastAsia="he-IL"/>
        </w:rPr>
        <w:t>המזמין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hint="cs"/>
          <w:bCs/>
          <w:sz w:val="24"/>
          <w:szCs w:val="24"/>
          <w:rtl/>
          <w:lang w:eastAsia="he-IL"/>
        </w:rPr>
        <w:t xml:space="preserve">       </w:t>
      </w:r>
    </w:p>
    <w:p w14:paraId="60C19D4B"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F600CB">
        <w:rPr>
          <w:rFonts w:ascii="Times New Roman" w:eastAsia="Times New Roman" w:hAnsi="Times New Roman" w:cs="David" w:hint="cs"/>
          <w:bCs/>
          <w:sz w:val="24"/>
          <w:szCs w:val="24"/>
          <w:rtl/>
          <w:lang w:eastAsia="he-IL"/>
        </w:rPr>
        <w:t xml:space="preserve">         מצד אחד;</w:t>
      </w:r>
    </w:p>
    <w:p w14:paraId="7EBC2F97" w14:textId="77777777" w:rsidR="00F600CB" w:rsidRPr="00F600CB"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147AC2E6" w14:textId="77777777" w:rsidR="00F600CB" w:rsidRPr="00F600CB"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hint="cs"/>
          <w:bCs/>
          <w:sz w:val="24"/>
          <w:szCs w:val="24"/>
          <w:rtl/>
          <w:lang w:eastAsia="he-IL"/>
        </w:rPr>
        <w:t>ל ב י ן</w:t>
      </w:r>
    </w:p>
    <w:p w14:paraId="44939B97"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DC4C5DF" w14:textId="77777777" w:rsidR="0001560F" w:rsidRDefault="00AA64E9" w:rsidP="0001560F">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a7"/>
            <w:color w:val="00B0F0"/>
            <w:rtl/>
          </w:rPr>
          <w:alias w:val="צדדים נוספים"/>
          <w:tag w:val="cntTzadB_x002C__x0020_cntTzadC_x002C__x0020_cntTzadD"/>
          <w:id w:val="-363826986"/>
          <w:placeholder>
            <w:docPart w:val="0C6472EA799C4B65AB82EB329A2079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ins w:id="5" w:author="Kook Sec" w:date="2022-12-19T12:53:00Z">
            <w:r>
              <w:rPr>
                <w:rStyle w:val="a7"/>
                <w:color w:val="00B0F0"/>
                <w:rtl/>
              </w:rPr>
              <w:br/>
              <w:t>רזאור הנדסה וייעוץ בע"מ</w:t>
            </w:r>
            <w:r>
              <w:rPr>
                <w:rStyle w:val="a7"/>
                <w:color w:val="00B0F0"/>
                <w:rtl/>
              </w:rPr>
              <w:br/>
              <w:t>קריית שדה התעופה לוד ת.ד 1028</w:t>
            </w:r>
            <w:r>
              <w:rPr>
                <w:rStyle w:val="a7"/>
                <w:color w:val="00B0F0"/>
                <w:rtl/>
              </w:rPr>
              <w:br/>
              <w:t>512526278</w:t>
            </w:r>
            <w:r>
              <w:rPr>
                <w:rStyle w:val="a7"/>
                <w:color w:val="00B0F0"/>
                <w:rtl/>
              </w:rPr>
              <w:br/>
            </w:r>
          </w:ins>
        </w:sdtContent>
      </w:sdt>
    </w:p>
    <w:p w14:paraId="30E7E9EF" w14:textId="77777777" w:rsidR="00F600CB" w:rsidRPr="00F600CB" w:rsidRDefault="0001560F" w:rsidP="0001560F">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F600CB">
        <w:rPr>
          <w:rFonts w:ascii="Times New Roman" w:eastAsia="Times New Roman" w:hAnsi="Times New Roman" w:cs="David" w:hint="cs"/>
          <w:sz w:val="24"/>
          <w:szCs w:val="24"/>
          <w:rtl/>
          <w:lang w:eastAsia="he-IL"/>
        </w:rPr>
        <w:t xml:space="preserve"> </w:t>
      </w:r>
      <w:r w:rsidR="00F600CB" w:rsidRPr="00F600CB">
        <w:rPr>
          <w:rFonts w:ascii="Times New Roman" w:eastAsia="Times New Roman" w:hAnsi="Times New Roman" w:cs="David" w:hint="cs"/>
          <w:sz w:val="24"/>
          <w:szCs w:val="24"/>
          <w:rtl/>
          <w:lang w:eastAsia="he-IL"/>
        </w:rPr>
        <w:t>(להלן: "</w:t>
      </w:r>
      <w:r w:rsidR="00F600CB" w:rsidRPr="00F600CB">
        <w:rPr>
          <w:rFonts w:ascii="Times New Roman" w:eastAsia="Times New Roman" w:hAnsi="Times New Roman" w:cs="David" w:hint="cs"/>
          <w:b/>
          <w:bCs/>
          <w:sz w:val="24"/>
          <w:szCs w:val="24"/>
          <w:rtl/>
          <w:lang w:eastAsia="he-IL"/>
        </w:rPr>
        <w:t>ה</w:t>
      </w:r>
      <w:r w:rsidR="00B06D6A">
        <w:rPr>
          <w:rFonts w:ascii="Times New Roman" w:eastAsia="Times New Roman" w:hAnsi="Times New Roman" w:cs="David" w:hint="cs"/>
          <w:b/>
          <w:bCs/>
          <w:sz w:val="24"/>
          <w:szCs w:val="24"/>
          <w:rtl/>
          <w:lang w:eastAsia="he-IL"/>
        </w:rPr>
        <w:t>יועץ</w:t>
      </w:r>
      <w:r w:rsidR="00F600CB" w:rsidRPr="00F600CB">
        <w:rPr>
          <w:rFonts w:ascii="Times New Roman" w:eastAsia="Times New Roman" w:hAnsi="Times New Roman" w:cs="David" w:hint="cs"/>
          <w:sz w:val="24"/>
          <w:szCs w:val="24"/>
          <w:rtl/>
          <w:lang w:eastAsia="he-IL"/>
        </w:rPr>
        <w:t>")</w:t>
      </w:r>
      <w:r w:rsidR="00F600CB" w:rsidRPr="00F600CB">
        <w:rPr>
          <w:rFonts w:ascii="Times New Roman" w:eastAsia="Times New Roman" w:hAnsi="Times New Roman" w:cs="David" w:hint="cs"/>
          <w:bCs/>
          <w:sz w:val="24"/>
          <w:szCs w:val="24"/>
          <w:rtl/>
          <w:lang w:eastAsia="he-IL"/>
        </w:rPr>
        <w:t xml:space="preserve">  </w:t>
      </w:r>
    </w:p>
    <w:p w14:paraId="4C063B48"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F600CB">
        <w:rPr>
          <w:rFonts w:ascii="Times New Roman" w:eastAsia="Times New Roman" w:hAnsi="Times New Roman" w:cs="David" w:hint="cs"/>
          <w:bCs/>
          <w:sz w:val="24"/>
          <w:szCs w:val="24"/>
          <w:rtl/>
          <w:lang w:eastAsia="he-IL"/>
        </w:rPr>
        <w:t xml:space="preserve">         מצד שני;</w:t>
      </w:r>
    </w:p>
    <w:p w14:paraId="261D219C"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469F1917" w14:textId="77777777" w:rsidR="00F600CB" w:rsidRPr="00F600CB" w:rsidRDefault="00F600CB" w:rsidP="00F600CB">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והואיל:</w:t>
      </w:r>
      <w:r w:rsidRPr="00F600CB">
        <w:rPr>
          <w:rFonts w:ascii="Times New Roman" w:eastAsia="Times New Roman" w:hAnsi="Times New Roman" w:cs="David"/>
          <w:bCs/>
          <w:sz w:val="24"/>
          <w:szCs w:val="24"/>
          <w:rtl/>
          <w:lang w:eastAsia="he-IL"/>
        </w:rPr>
        <w:tab/>
      </w:r>
      <w:r w:rsidRPr="00F600CB">
        <w:rPr>
          <w:rFonts w:ascii="Times New Roman" w:eastAsia="Times New Roman" w:hAnsi="Times New Roman" w:cs="David"/>
          <w:sz w:val="24"/>
          <w:szCs w:val="24"/>
          <w:rtl/>
          <w:lang w:eastAsia="he-IL"/>
        </w:rPr>
        <w:t>וברצון המזמין למסור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את ביצוע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כמפורט להלן, כל זאת בתנאים המפורטים להלן בחוזה זה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הסכים לקבל על עצמו את העבודה הנ"ל;</w:t>
      </w:r>
    </w:p>
    <w:p w14:paraId="609262C4" w14:textId="77777777" w:rsidR="00F600CB" w:rsidRPr="00F600CB" w:rsidRDefault="00F600CB" w:rsidP="00F600CB">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bCs/>
          <w:sz w:val="24"/>
          <w:szCs w:val="24"/>
          <w:rtl/>
          <w:lang w:eastAsia="he-IL"/>
        </w:rPr>
        <w:t>לפיכך הותנה והוסכם בין הצדדים כדלקמן:</w:t>
      </w:r>
    </w:p>
    <w:p w14:paraId="6AE3EA1E" w14:textId="77777777" w:rsidR="00F600CB" w:rsidRPr="00F600CB"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u w:val="single"/>
          <w:rtl/>
          <w:lang w:eastAsia="he-IL"/>
        </w:rPr>
        <w:t>מבוא</w:t>
      </w:r>
    </w:p>
    <w:p w14:paraId="449976D6" w14:textId="77777777" w:rsidR="00F600CB" w:rsidRPr="00F600CB" w:rsidRDefault="00F600CB" w:rsidP="00F600CB">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למונחים הבאים יהא הפרוש הנקוב בצידם דהיינו:</w:t>
      </w:r>
    </w:p>
    <w:p w14:paraId="4E70C5FC" w14:textId="77777777" w:rsidR="00F600CB" w:rsidRPr="00F600CB" w:rsidRDefault="00F600CB" w:rsidP="00F600C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7683102"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"הפרויקט"</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532CF91C"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F5D89C6"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 xml:space="preserve">"התכנית" </w:t>
      </w:r>
      <w:r w:rsidRPr="00F600CB">
        <w:rPr>
          <w:rFonts w:ascii="Times New Roman" w:eastAsia="Times New Roman" w:hAnsi="Times New Roman" w:cs="David"/>
          <w:sz w:val="24"/>
          <w:szCs w:val="24"/>
          <w:rtl/>
          <w:lang w:eastAsia="he-IL"/>
        </w:rPr>
        <w:t>/</w:t>
      </w:r>
    </w:p>
    <w:p w14:paraId="427B72A1"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"המקרקעין"</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14E97484"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27A040"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"האתר"</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A3BAF36"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EBD7D09"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היועצים</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4672BAFB"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A7BFAA3"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התכניות</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תוך כדי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F600CB">
        <w:rPr>
          <w:rFonts w:ascii="Times New Roman" w:eastAsia="Times New Roman" w:hAnsi="Times New Roman" w:cs="David"/>
          <w:b/>
          <w:bCs/>
          <w:sz w:val="24"/>
          <w:szCs w:val="24"/>
          <w:rtl/>
          <w:lang w:eastAsia="he-IL"/>
        </w:rPr>
        <w:t>ח'</w:t>
      </w:r>
      <w:r w:rsidRPr="00F600CB">
        <w:rPr>
          <w:rFonts w:ascii="Times New Roman" w:eastAsia="Times New Roman" w:hAnsi="Times New Roman" w:cs="David"/>
          <w:sz w:val="24"/>
          <w:szCs w:val="24"/>
          <w:rtl/>
          <w:lang w:eastAsia="he-IL"/>
        </w:rPr>
        <w:t>. כל המסמכים שיערכו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יערכו בשפה העברית.</w:t>
      </w:r>
    </w:p>
    <w:p w14:paraId="414B15AF"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88BA59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lastRenderedPageBreak/>
        <w:t>"</w:t>
      </w:r>
      <w:r w:rsidRPr="00F600CB">
        <w:rPr>
          <w:rFonts w:ascii="Times New Roman" w:eastAsia="Times New Roman" w:hAnsi="Times New Roman" w:cs="David"/>
          <w:b/>
          <w:bCs/>
          <w:sz w:val="24"/>
          <w:szCs w:val="24"/>
          <w:rtl/>
          <w:lang w:eastAsia="he-IL"/>
        </w:rPr>
        <w:t>שירותי</w:t>
      </w:r>
    </w:p>
    <w:p w14:paraId="205BF1CA"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w:t>
      </w:r>
      <w:r w:rsidR="00B06D6A">
        <w:rPr>
          <w:rFonts w:ascii="Times New Roman" w:eastAsia="Times New Roman" w:hAnsi="Times New Roman" w:cs="David"/>
          <w:b/>
          <w:bCs/>
          <w:sz w:val="24"/>
          <w:szCs w:val="24"/>
          <w:rtl/>
          <w:lang w:eastAsia="he-IL"/>
        </w:rPr>
        <w:t>יועץ</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p>
    <w:p w14:paraId="02578FC1"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השירותים</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 xml:space="preserve">השירותים כמוגדר וכמפורט בחוזה זה ובנספח </w:t>
      </w:r>
      <w:r w:rsidRPr="00F600CB">
        <w:rPr>
          <w:rFonts w:ascii="Times New Roman" w:eastAsia="Times New Roman" w:hAnsi="Times New Roman" w:cs="David"/>
          <w:b/>
          <w:bCs/>
          <w:sz w:val="24"/>
          <w:szCs w:val="24"/>
          <w:rtl/>
          <w:lang w:eastAsia="he-IL"/>
        </w:rPr>
        <w:t>ב'</w:t>
      </w:r>
      <w:r w:rsidRPr="00F600CB">
        <w:rPr>
          <w:rFonts w:ascii="Times New Roman" w:eastAsia="Times New Roman" w:hAnsi="Times New Roman" w:cs="David" w:hint="cs"/>
          <w:b/>
          <w:bCs/>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w:t>
      </w:r>
    </w:p>
    <w:p w14:paraId="74328985"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1D2AC2D"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המנהל</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A242AAB"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885A04F"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מקום שמדובר בחוזה זה במזמין - גם המנהל במשמע.</w:t>
      </w:r>
    </w:p>
    <w:p w14:paraId="3963EDC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9A51D71"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E675C74"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החוזה</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hint="cs"/>
          <w:sz w:val="24"/>
          <w:szCs w:val="24"/>
          <w:rtl/>
          <w:lang w:eastAsia="he-IL"/>
        </w:rPr>
        <w:t>/</w:t>
      </w:r>
    </w:p>
    <w:p w14:paraId="3E52B744"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hint="cs"/>
          <w:b/>
          <w:bCs/>
          <w:sz w:val="24"/>
          <w:szCs w:val="24"/>
          <w:rtl/>
          <w:lang w:eastAsia="he-IL"/>
        </w:rPr>
        <w:t>ההסכם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חוזה זה על נספחיו.</w:t>
      </w:r>
    </w:p>
    <w:p w14:paraId="064D7F7A"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662021A4"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הדין</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כהגדרתו בחוק ה</w:t>
      </w:r>
      <w:r w:rsidRPr="00F600CB">
        <w:rPr>
          <w:rFonts w:ascii="Times New Roman" w:eastAsia="Times New Roman" w:hAnsi="Times New Roman" w:cs="David" w:hint="cs"/>
          <w:sz w:val="24"/>
          <w:szCs w:val="24"/>
          <w:rtl/>
          <w:lang w:eastAsia="he-IL"/>
        </w:rPr>
        <w:t>פרשנות, התשמ"א-1981</w:t>
      </w:r>
      <w:r w:rsidRPr="00F600CB">
        <w:rPr>
          <w:rFonts w:ascii="Times New Roman" w:eastAsia="Times New Roman" w:hAnsi="Times New Roman" w:cs="David"/>
          <w:sz w:val="24"/>
          <w:szCs w:val="24"/>
          <w:rtl/>
          <w:lang w:eastAsia="he-IL"/>
        </w:rPr>
        <w:t xml:space="preserve"> לרבות כל </w:t>
      </w:r>
      <w:r w:rsidRPr="00F600CB">
        <w:rPr>
          <w:rFonts w:ascii="Times New Roman" w:eastAsia="Times New Roman" w:hAnsi="Times New Roman" w:cs="David" w:hint="cs"/>
          <w:sz w:val="24"/>
          <w:szCs w:val="24"/>
          <w:rtl/>
          <w:lang w:eastAsia="he-IL"/>
        </w:rPr>
        <w:t xml:space="preserve">תקנה ו/או </w:t>
      </w:r>
      <w:r w:rsidRPr="00F600CB">
        <w:rPr>
          <w:rFonts w:ascii="Times New Roman" w:eastAsia="Times New Roman" w:hAnsi="Times New Roman" w:cs="David"/>
          <w:sz w:val="24"/>
          <w:szCs w:val="24"/>
          <w:rtl/>
          <w:lang w:eastAsia="he-IL"/>
        </w:rPr>
        <w:t>הוראה של רשות מוסמכת בתוקף סמכותה על פי הדין.</w:t>
      </w:r>
    </w:p>
    <w:p w14:paraId="79B784D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710EE5"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הרשות</w:t>
      </w:r>
    </w:p>
    <w:p w14:paraId="5C551D5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המקומית</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48545F2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7D2A03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חוזה</w:t>
      </w:r>
    </w:p>
    <w:p w14:paraId="1658A03E" w14:textId="77777777" w:rsidR="00F600CB" w:rsidRPr="00F600CB"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הפיתוח</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w:t>
      </w:r>
    </w:p>
    <w:p w14:paraId="61082A96" w14:textId="77777777" w:rsidR="00F600CB" w:rsidRPr="00F600CB"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156A1F3"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הכותרות בחוזה זה </w:t>
      </w:r>
      <w:r w:rsidRPr="00F600CB">
        <w:rPr>
          <w:rFonts w:ascii="Times New Roman" w:eastAsia="Times New Roman" w:hAnsi="Times New Roman" w:cs="David" w:hint="cs"/>
          <w:sz w:val="24"/>
          <w:szCs w:val="24"/>
          <w:rtl/>
          <w:lang w:eastAsia="he-IL"/>
        </w:rPr>
        <w:t xml:space="preserve">הינן לנוחיות בלבד ובכל מקרה </w:t>
      </w:r>
      <w:r w:rsidRPr="00F600CB">
        <w:rPr>
          <w:rFonts w:ascii="Times New Roman" w:eastAsia="Times New Roman" w:hAnsi="Times New Roman" w:cs="David"/>
          <w:sz w:val="24"/>
          <w:szCs w:val="24"/>
          <w:rtl/>
          <w:lang w:eastAsia="he-IL"/>
        </w:rPr>
        <w:t xml:space="preserve">לא ישמשו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פרש</w:t>
      </w:r>
      <w:r w:rsidRPr="00F600CB">
        <w:rPr>
          <w:rFonts w:ascii="Times New Roman" w:eastAsia="Times New Roman" w:hAnsi="Times New Roman" w:cs="David" w:hint="cs"/>
          <w:sz w:val="24"/>
          <w:szCs w:val="24"/>
          <w:rtl/>
          <w:lang w:eastAsia="he-IL"/>
        </w:rPr>
        <w:t>נות</w:t>
      </w:r>
      <w:r w:rsidRPr="00F600CB">
        <w:rPr>
          <w:rFonts w:ascii="Times New Roman" w:eastAsia="Times New Roman" w:hAnsi="Times New Roman" w:cs="David"/>
          <w:sz w:val="24"/>
          <w:szCs w:val="24"/>
          <w:rtl/>
          <w:lang w:eastAsia="he-IL"/>
        </w:rPr>
        <w:t>ו.</w:t>
      </w:r>
    </w:p>
    <w:p w14:paraId="438F9881"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הנספחים לחוזה זה מהווים חלק בלתי נפרד הימנו ואלה הם:</w:t>
      </w:r>
    </w:p>
    <w:p w14:paraId="76DA73A9" w14:textId="77777777" w:rsidR="00F600CB" w:rsidRPr="00F600CB" w:rsidRDefault="00F600CB" w:rsidP="00F600CB">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359422B1"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 xml:space="preserve">נספח א'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נספח כללי;</w:t>
      </w:r>
    </w:p>
    <w:p w14:paraId="0F03A35D"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t>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199EF011"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ג'</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color w:val="000000"/>
          <w:sz w:val="24"/>
          <w:szCs w:val="24"/>
          <w:lang w:eastAsia="he-IL"/>
        </w:rPr>
        <w:t>–</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color w:val="000000"/>
          <w:sz w:val="24"/>
          <w:szCs w:val="24"/>
          <w:rtl/>
          <w:lang w:eastAsia="he-IL"/>
        </w:rPr>
        <w:tab/>
        <w:t>לוח זמנים;</w:t>
      </w:r>
    </w:p>
    <w:p w14:paraId="016C8862"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ד'</w:t>
      </w:r>
      <w:r w:rsidRPr="00F600CB">
        <w:rPr>
          <w:rFonts w:ascii="Times New Roman" w:eastAsia="Times New Roman" w:hAnsi="Times New Roman" w:cs="David"/>
          <w:color w:val="000000"/>
          <w:sz w:val="24"/>
          <w:szCs w:val="24"/>
          <w:rtl/>
          <w:lang w:eastAsia="he-IL"/>
        </w:rPr>
        <w:t xml:space="preserve"> - </w:t>
      </w:r>
      <w:r w:rsidRPr="00F600CB">
        <w:rPr>
          <w:rFonts w:ascii="Times New Roman" w:eastAsia="Times New Roman" w:hAnsi="Times New Roman" w:cs="David"/>
          <w:color w:val="000000"/>
          <w:sz w:val="24"/>
          <w:szCs w:val="24"/>
          <w:rtl/>
          <w:lang w:eastAsia="he-IL"/>
        </w:rPr>
        <w:tab/>
        <w:t>שכר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3BB8C0AA"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ה'</w:t>
      </w:r>
      <w:r w:rsidRPr="00F600CB">
        <w:rPr>
          <w:rFonts w:ascii="Times New Roman" w:eastAsia="Times New Roman" w:hAnsi="Times New Roman" w:cs="David"/>
          <w:color w:val="000000"/>
          <w:sz w:val="24"/>
          <w:szCs w:val="24"/>
          <w:rtl/>
          <w:lang w:eastAsia="he-IL"/>
        </w:rPr>
        <w:t xml:space="preserve"> - </w:t>
      </w:r>
      <w:r w:rsidRPr="00F600CB">
        <w:rPr>
          <w:rFonts w:ascii="Times New Roman" w:eastAsia="Times New Roman" w:hAnsi="Times New Roman" w:cs="David"/>
          <w:color w:val="000000"/>
          <w:sz w:val="24"/>
          <w:szCs w:val="24"/>
          <w:rtl/>
          <w:lang w:eastAsia="he-IL"/>
        </w:rPr>
        <w:tab/>
        <w:t>תשלומי שכר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39C401EA"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ו</w:t>
      </w:r>
      <w:r w:rsidR="009A38F6">
        <w:rPr>
          <w:rFonts w:ascii="Times New Roman" w:eastAsia="Times New Roman" w:hAnsi="Times New Roman" w:cs="David" w:hint="cs"/>
          <w:bCs/>
          <w:sz w:val="24"/>
          <w:szCs w:val="24"/>
          <w:rtl/>
          <w:lang w:eastAsia="he-IL"/>
        </w:rPr>
        <w:t>'</w:t>
      </w:r>
      <w:r w:rsidRPr="00F600CB">
        <w:rPr>
          <w:rFonts w:ascii="Times New Roman" w:eastAsia="Times New Roman" w:hAnsi="Times New Roman" w:cs="David"/>
          <w:bCs/>
          <w:sz w:val="24"/>
          <w:szCs w:val="24"/>
          <w:rtl/>
          <w:lang w:eastAsia="he-IL"/>
        </w:rPr>
        <w:t xml:space="preserve">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הצהרה והתחייבות לשמירת סודיות;</w:t>
      </w:r>
    </w:p>
    <w:p w14:paraId="2F8A503D" w14:textId="77777777" w:rsidR="00F600CB" w:rsidRDefault="00F600CB" w:rsidP="009A38F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ז</w:t>
      </w:r>
      <w:r w:rsidR="009A38F6">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r>
      <w:r w:rsidR="009A38F6">
        <w:rPr>
          <w:rFonts w:ascii="Times New Roman" w:eastAsia="Times New Roman" w:hAnsi="Times New Roman" w:cs="David" w:hint="cs"/>
          <w:sz w:val="24"/>
          <w:szCs w:val="24"/>
          <w:rtl/>
          <w:lang w:eastAsia="he-IL"/>
        </w:rPr>
        <w:t>מפרט</w:t>
      </w:r>
      <w:r w:rsidRPr="00F600CB">
        <w:rPr>
          <w:rFonts w:ascii="Times New Roman" w:eastAsia="Times New Roman" w:hAnsi="Times New Roman" w:cs="David"/>
          <w:sz w:val="24"/>
          <w:szCs w:val="24"/>
          <w:rtl/>
          <w:lang w:eastAsia="he-IL"/>
        </w:rPr>
        <w:t xml:space="preserve"> ביטוחי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8351304" w14:textId="77777777" w:rsidR="009A38F6" w:rsidRPr="0041461C" w:rsidRDefault="009A38F6" w:rsidP="0041461C">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 xml:space="preserve">אישור על קיום ביטוחי </w:t>
      </w:r>
      <w:r w:rsidR="0062536D">
        <w:rPr>
          <w:rFonts w:ascii="Times New Roman" w:eastAsia="Times New Roman" w:hAnsi="Times New Roman" w:cs="David" w:hint="cs"/>
          <w:sz w:val="20"/>
          <w:szCs w:val="24"/>
          <w:rtl/>
          <w:lang w:eastAsia="he-IL"/>
        </w:rPr>
        <w:t>היועץ</w:t>
      </w:r>
      <w:r w:rsidRPr="007D6A6B">
        <w:rPr>
          <w:rFonts w:ascii="Times New Roman" w:eastAsia="Times New Roman" w:hAnsi="Times New Roman" w:cs="David"/>
          <w:sz w:val="20"/>
          <w:szCs w:val="24"/>
          <w:rtl/>
          <w:lang w:eastAsia="he-IL"/>
        </w:rPr>
        <w:t>;</w:t>
      </w:r>
    </w:p>
    <w:p w14:paraId="57277F02"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נספח ח'</w:t>
      </w:r>
      <w:r w:rsidRPr="00F600CB">
        <w:rPr>
          <w:rFonts w:ascii="Times New Roman" w:eastAsia="Times New Roman" w:hAnsi="Times New Roman" w:cs="David"/>
          <w:sz w:val="24"/>
          <w:szCs w:val="24"/>
          <w:rtl/>
          <w:lang w:eastAsia="he-IL"/>
        </w:rPr>
        <w:t xml:space="preserve"> - </w:t>
      </w:r>
      <w:r w:rsidRPr="00F600CB">
        <w:rPr>
          <w:rFonts w:ascii="Times New Roman" w:eastAsia="Times New Roman" w:hAnsi="Times New Roman" w:cs="David"/>
          <w:sz w:val="24"/>
          <w:szCs w:val="24"/>
          <w:rtl/>
          <w:lang w:eastAsia="he-IL"/>
        </w:rPr>
        <w:tab/>
        <w:t>רשימת התכניות והמסמכים שעל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להנפיק.</w:t>
      </w:r>
    </w:p>
    <w:p w14:paraId="2140418D"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נספח ט'</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t>אישור להשלמת הפרויקט/קטע מהפרויקט.</w:t>
      </w:r>
    </w:p>
    <w:p w14:paraId="391F7F30" w14:textId="77777777" w:rsidR="00F600CB" w:rsidRPr="00F600CB" w:rsidRDefault="00F600CB" w:rsidP="00F600CB">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נספח י'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נספח היעדר תביעות.</w:t>
      </w:r>
    </w:p>
    <w:p w14:paraId="085F1A6D"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שירותי ה</w:t>
      </w:r>
      <w:r w:rsidR="00B06D6A">
        <w:rPr>
          <w:rFonts w:ascii="Times New Roman" w:eastAsia="Times New Roman" w:hAnsi="Times New Roman" w:cs="David"/>
          <w:bCs/>
          <w:sz w:val="24"/>
          <w:szCs w:val="24"/>
          <w:u w:val="single"/>
          <w:rtl/>
          <w:lang w:eastAsia="he-IL"/>
        </w:rPr>
        <w:t>יועץ</w:t>
      </w:r>
    </w:p>
    <w:p w14:paraId="43856DBC"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מוסר בזה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מקבל על עצמו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70CFB09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 ומאשר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הינו מכיר ויודע את כל הנדרש למטרת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וכי הינו מורשה על פי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דין למתן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לרבות</w:t>
      </w:r>
      <w:r w:rsidRPr="00F600CB">
        <w:rPr>
          <w:rFonts w:ascii="Times New Roman" w:eastAsia="Times New Roman" w:hAnsi="Times New Roman" w:cs="David" w:hint="cs"/>
          <w:sz w:val="24"/>
          <w:szCs w:val="24"/>
          <w:rtl/>
          <w:lang w:eastAsia="he-IL"/>
        </w:rPr>
        <w:t xml:space="preserve"> אך לא רק</w:t>
      </w:r>
      <w:r w:rsidRPr="00F600CB">
        <w:rPr>
          <w:rFonts w:ascii="Times New Roman" w:eastAsia="Times New Roman" w:hAnsi="Times New Roman" w:cs="David"/>
          <w:sz w:val="24"/>
          <w:szCs w:val="24"/>
          <w:rtl/>
          <w:lang w:eastAsia="he-IL"/>
        </w:rPr>
        <w:t>,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חוק המהנדסים והאדריכלים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תשי"ח - 1958, כי יש בידו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שיון </w:t>
      </w:r>
      <w:r w:rsidRPr="00F600CB">
        <w:rPr>
          <w:rFonts w:ascii="Times New Roman" w:eastAsia="Times New Roman" w:hAnsi="Times New Roman" w:cs="David" w:hint="cs"/>
          <w:sz w:val="24"/>
          <w:szCs w:val="24"/>
          <w:rtl/>
          <w:lang w:eastAsia="he-IL"/>
        </w:rPr>
        <w:t xml:space="preserve">בר </w:t>
      </w:r>
      <w:r w:rsidRPr="00F600CB">
        <w:rPr>
          <w:rFonts w:ascii="Times New Roman" w:eastAsia="Times New Roman" w:hAnsi="Times New Roman" w:cs="David"/>
          <w:sz w:val="24"/>
          <w:szCs w:val="24"/>
          <w:rtl/>
          <w:lang w:eastAsia="he-IL"/>
        </w:rPr>
        <w:t>ת</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קף לביצוע שירותי </w:t>
      </w:r>
      <w:r w:rsidRPr="00F600CB">
        <w:rPr>
          <w:rFonts w:ascii="Times New Roman" w:eastAsia="Times New Roman" w:hAnsi="Times New Roman" w:cs="David" w:hint="cs"/>
          <w:sz w:val="24"/>
          <w:szCs w:val="24"/>
          <w:rtl/>
          <w:lang w:eastAsia="he-IL"/>
        </w:rPr>
        <w:t xml:space="preserve">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על פי הדין</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כי הוא בעל הכישורים, הר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שיונות, הידע, הניסיון והאמצעים המאפשרים לו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ביצועם ברמה מקצועית גבוהה ובהתאם למותנה בחוזה.</w:t>
      </w:r>
    </w:p>
    <w:p w14:paraId="6AB6954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 לו שש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שיקול דעתו</w:t>
      </w:r>
      <w:r w:rsidRPr="00F600CB">
        <w:rPr>
          <w:rFonts w:ascii="Times New Roman" w:eastAsia="Times New Roman" w:hAnsi="Times New Roman" w:cs="David" w:hint="cs"/>
          <w:sz w:val="24"/>
          <w:szCs w:val="24"/>
          <w:rtl/>
          <w:lang w:eastAsia="he-IL"/>
        </w:rPr>
        <w:t xml:space="preserve"> הבלעדי</w:t>
      </w:r>
      <w:r w:rsidRPr="00F600CB">
        <w:rPr>
          <w:rFonts w:ascii="Times New Roman" w:eastAsia="Times New Roman" w:hAnsi="Times New Roman" w:cs="David"/>
          <w:sz w:val="24"/>
          <w:szCs w:val="24"/>
          <w:rtl/>
          <w:lang w:eastAsia="he-IL"/>
        </w:rPr>
        <w:t xml:space="preserve"> ו</w:t>
      </w:r>
      <w:r w:rsidRPr="00F600CB">
        <w:rPr>
          <w:rFonts w:ascii="Times New Roman" w:eastAsia="Times New Roman" w:hAnsi="Times New Roman" w:cs="David" w:hint="cs"/>
          <w:sz w:val="24"/>
          <w:szCs w:val="24"/>
          <w:rtl/>
          <w:lang w:eastAsia="he-IL"/>
        </w:rPr>
        <w:t xml:space="preserve">כי </w:t>
      </w:r>
      <w:r w:rsidRPr="00F600CB">
        <w:rPr>
          <w:rFonts w:ascii="Times New Roman" w:eastAsia="Times New Roman" w:hAnsi="Times New Roman" w:cs="David"/>
          <w:sz w:val="24"/>
          <w:szCs w:val="24"/>
          <w:rtl/>
          <w:lang w:eastAsia="he-IL"/>
        </w:rPr>
        <w:t xml:space="preserve">הם יינתנו על ידו בשלבי עבודה כמפורט בנספח </w:t>
      </w:r>
      <w:r w:rsidRPr="00F600CB">
        <w:rPr>
          <w:rFonts w:ascii="Times New Roman" w:eastAsia="Times New Roman" w:hAnsi="Times New Roman" w:cs="David"/>
          <w:bCs/>
          <w:sz w:val="24"/>
          <w:szCs w:val="24"/>
          <w:rtl/>
          <w:lang w:eastAsia="he-IL"/>
        </w:rPr>
        <w:t>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עוד</w:t>
      </w:r>
      <w:r w:rsidRPr="00F600CB">
        <w:rPr>
          <w:rFonts w:ascii="Times New Roman" w:eastAsia="Times New Roman" w:hAnsi="Times New Roman" w:cs="David"/>
          <w:sz w:val="24"/>
          <w:szCs w:val="24"/>
          <w:rtl/>
          <w:lang w:eastAsia="he-IL"/>
        </w:rPr>
        <w:t xml:space="preserve"> מוסיף ומצהיר</w:t>
      </w:r>
      <w:r w:rsidRPr="00F600CB">
        <w:rPr>
          <w:rFonts w:ascii="Times New Roman" w:eastAsia="Times New Roman" w:hAnsi="Times New Roman" w:cs="David" w:hint="cs"/>
          <w:sz w:val="24"/>
          <w:szCs w:val="24"/>
          <w:rtl/>
          <w:lang w:eastAsia="he-IL"/>
        </w:rPr>
        <w:t xml:space="preserve">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 לו שהמזמין אינו מתחייב להזמין מ</w:t>
      </w:r>
      <w:r w:rsidRPr="00F600CB">
        <w:rPr>
          <w:rFonts w:ascii="Times New Roman" w:eastAsia="Times New Roman" w:hAnsi="Times New Roman" w:cs="David" w:hint="cs"/>
          <w:sz w:val="24"/>
          <w:szCs w:val="24"/>
          <w:rtl/>
          <w:lang w:eastAsia="he-IL"/>
        </w:rPr>
        <w:t>מנו</w:t>
      </w:r>
      <w:r w:rsidRPr="00F600CB">
        <w:rPr>
          <w:rFonts w:ascii="Times New Roman" w:eastAsia="Times New Roman" w:hAnsi="Times New Roman" w:cs="David"/>
          <w:sz w:val="24"/>
          <w:szCs w:val="24"/>
          <w:rtl/>
          <w:lang w:eastAsia="he-IL"/>
        </w:rPr>
        <w:t xml:space="preserve"> שירותים נוספים מעבר לנקוב בחוזה זה ו</w:t>
      </w:r>
      <w:r w:rsidRPr="00F600CB">
        <w:rPr>
          <w:rFonts w:ascii="Times New Roman" w:eastAsia="Times New Roman" w:hAnsi="Times New Roman" w:cs="David" w:hint="cs"/>
          <w:sz w:val="24"/>
          <w:szCs w:val="24"/>
          <w:rtl/>
          <w:lang w:eastAsia="he-IL"/>
        </w:rPr>
        <w:t xml:space="preserve">כמפורט </w:t>
      </w:r>
      <w:r w:rsidRPr="00F600CB">
        <w:rPr>
          <w:rFonts w:ascii="Times New Roman" w:eastAsia="Times New Roman" w:hAnsi="Times New Roman" w:cs="David"/>
          <w:sz w:val="24"/>
          <w:szCs w:val="24"/>
          <w:rtl/>
          <w:lang w:eastAsia="he-IL"/>
        </w:rPr>
        <w:t xml:space="preserve">בנספח </w:t>
      </w:r>
      <w:r w:rsidRPr="00F600CB">
        <w:rPr>
          <w:rFonts w:ascii="Times New Roman" w:eastAsia="Times New Roman" w:hAnsi="Times New Roman" w:cs="David"/>
          <w:bCs/>
          <w:sz w:val="24"/>
          <w:szCs w:val="24"/>
          <w:rtl/>
          <w:lang w:eastAsia="he-IL"/>
        </w:rPr>
        <w:t xml:space="preserve">ב'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w:t>
      </w:r>
    </w:p>
    <w:p w14:paraId="7988B6F3"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בזהירות, בנאמנות וברמה מקצועית גבוהה, תוך ציות לדין ולהנחת דעת המזמין, ותוך שמירת לוחות הזמנים והמסגרת התקציבית, </w:t>
      </w:r>
      <w:r w:rsidRPr="00F600CB">
        <w:rPr>
          <w:rFonts w:ascii="Times New Roman" w:eastAsia="Times New Roman" w:hAnsi="Times New Roman" w:cs="David"/>
          <w:sz w:val="24"/>
          <w:szCs w:val="24"/>
          <w:rtl/>
          <w:lang w:eastAsia="he-IL"/>
        </w:rPr>
        <w:lastRenderedPageBreak/>
        <w:t>שייקבעו על ידי המזמין.</w:t>
      </w:r>
    </w:p>
    <w:p w14:paraId="0CDF8E6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יבסס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הנתונים, קווי היסוד, התקציב וההנחיות שיקבעו ע"י המזמין ובתאום מלא עם הגורמים השונים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כפי שיקבעו מ</w:t>
      </w:r>
      <w:r w:rsidRPr="00F600CB">
        <w:rPr>
          <w:rFonts w:ascii="Times New Roman" w:eastAsia="Times New Roman" w:hAnsi="Times New Roman" w:cs="David" w:hint="cs"/>
          <w:sz w:val="24"/>
          <w:szCs w:val="24"/>
          <w:rtl/>
          <w:lang w:eastAsia="he-IL"/>
        </w:rPr>
        <w:t>עת לעת</w:t>
      </w:r>
      <w:r w:rsidRPr="00F600CB">
        <w:rPr>
          <w:rFonts w:ascii="Times New Roman" w:eastAsia="Times New Roman" w:hAnsi="Times New Roman" w:cs="David"/>
          <w:sz w:val="24"/>
          <w:szCs w:val="24"/>
          <w:rtl/>
          <w:lang w:eastAsia="he-IL"/>
        </w:rPr>
        <w:t xml:space="preserve"> ע"י המזמין ויהיה חייב לנהוג לפיהם ולקיימם ללא סטייה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אם כן 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הוראה</w:t>
      </w:r>
      <w:r w:rsidRPr="00F600CB">
        <w:rPr>
          <w:rFonts w:ascii="Times New Roman" w:eastAsia="Times New Roman" w:hAnsi="Times New Roman" w:cs="David" w:hint="cs"/>
          <w:sz w:val="24"/>
          <w:szCs w:val="24"/>
          <w:rtl/>
          <w:lang w:eastAsia="he-IL"/>
        </w:rPr>
        <w:t xml:space="preserve"> מפורשת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מהמזמין.</w:t>
      </w:r>
    </w:p>
    <w:p w14:paraId="7766BE4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בתיאום מלא, בשיתוף פעולה ותוך קיום קשר מתמיד עם המזמין והמנהל, עם צוותו המקצועי וצוות הניהול, 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הכל כפי שיקבע ע"י המנהל. כן מתחייב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להשתתף בת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אום מראש בכל ישיבות התיאום אליהן יוזמן.</w:t>
      </w:r>
    </w:p>
    <w:p w14:paraId="3B9EF18D"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ישמור על נוהלי קשר, תיאום,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שום וצורת המסמכים לפי דרישת המנהל.</w:t>
      </w:r>
    </w:p>
    <w:p w14:paraId="5BA591F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עוד לא יקבע אחרת ע"י המזמין, יהיה המנהל כ</w:t>
      </w:r>
      <w:r w:rsidRPr="00F600CB">
        <w:rPr>
          <w:rFonts w:ascii="Times New Roman" w:eastAsia="Times New Roman" w:hAnsi="Times New Roman" w:cs="David" w:hint="cs"/>
          <w:sz w:val="24"/>
          <w:szCs w:val="24"/>
          <w:rtl/>
          <w:lang w:eastAsia="he-IL"/>
        </w:rPr>
        <w:t>הגדרתו</w:t>
      </w:r>
      <w:r w:rsidRPr="00F600CB">
        <w:rPr>
          <w:rFonts w:ascii="Times New Roman" w:eastAsia="Times New Roman" w:hAnsi="Times New Roman" w:cs="David"/>
          <w:sz w:val="24"/>
          <w:szCs w:val="24"/>
          <w:rtl/>
          <w:lang w:eastAsia="he-IL"/>
        </w:rPr>
        <w:t xml:space="preserve"> בנספח </w:t>
      </w:r>
      <w:r w:rsidRPr="00F600CB">
        <w:rPr>
          <w:rFonts w:ascii="Times New Roman" w:eastAsia="Times New Roman" w:hAnsi="Times New Roman" w:cs="David"/>
          <w:bCs/>
          <w:sz w:val="24"/>
          <w:szCs w:val="24"/>
          <w:rtl/>
          <w:lang w:eastAsia="he-IL"/>
        </w:rPr>
        <w:t xml:space="preserve">א' </w:t>
      </w:r>
      <w:r w:rsidRPr="00F600CB">
        <w:rPr>
          <w:rFonts w:ascii="Times New Roman" w:eastAsia="Times New Roman" w:hAnsi="Times New Roman" w:cs="David"/>
          <w:sz w:val="24"/>
          <w:szCs w:val="24"/>
          <w:rtl/>
          <w:lang w:eastAsia="he-IL"/>
        </w:rPr>
        <w:t>ועל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להיות</w:t>
      </w:r>
      <w:r w:rsidRPr="00F600CB">
        <w:rPr>
          <w:rFonts w:ascii="Times New Roman" w:eastAsia="Times New Roman" w:hAnsi="Times New Roman" w:cs="David" w:hint="cs"/>
          <w:sz w:val="24"/>
          <w:szCs w:val="24"/>
          <w:rtl/>
          <w:lang w:eastAsia="he-IL"/>
        </w:rPr>
        <w:t xml:space="preserve"> עמו</w:t>
      </w:r>
      <w:r w:rsidRPr="00F600CB">
        <w:rPr>
          <w:rFonts w:ascii="Times New Roman" w:eastAsia="Times New Roman" w:hAnsi="Times New Roman" w:cs="David"/>
          <w:sz w:val="24"/>
          <w:szCs w:val="24"/>
          <w:rtl/>
          <w:lang w:eastAsia="he-IL"/>
        </w:rPr>
        <w:t xml:space="preserve"> בקשר מתמי</w:t>
      </w:r>
      <w:r w:rsidRPr="00F600CB">
        <w:rPr>
          <w:rFonts w:ascii="Times New Roman" w:eastAsia="Times New Roman" w:hAnsi="Times New Roman" w:cs="David" w:hint="cs"/>
          <w:sz w:val="24"/>
          <w:szCs w:val="24"/>
          <w:rtl/>
          <w:lang w:eastAsia="he-IL"/>
        </w:rPr>
        <w:t>ד</w:t>
      </w:r>
      <w:r w:rsidRPr="00F600CB">
        <w:rPr>
          <w:rFonts w:ascii="Times New Roman" w:eastAsia="Times New Roman" w:hAnsi="Times New Roman" w:cs="David"/>
          <w:sz w:val="24"/>
          <w:szCs w:val="24"/>
          <w:rtl/>
          <w:lang w:eastAsia="he-IL"/>
        </w:rPr>
        <w:t xml:space="preserve"> ולתאם עמו את כל פעולותיו, אלא אם נקבע </w:t>
      </w:r>
      <w:r w:rsidRPr="00F600CB">
        <w:rPr>
          <w:rFonts w:ascii="Times New Roman" w:eastAsia="Times New Roman" w:hAnsi="Times New Roman" w:cs="David" w:hint="cs"/>
          <w:sz w:val="24"/>
          <w:szCs w:val="24"/>
          <w:rtl/>
          <w:lang w:eastAsia="he-IL"/>
        </w:rPr>
        <w:t xml:space="preserve">מפורשות </w:t>
      </w:r>
      <w:r w:rsidRPr="00F600CB">
        <w:rPr>
          <w:rFonts w:ascii="Times New Roman" w:eastAsia="Times New Roman" w:hAnsi="Times New Roman" w:cs="David"/>
          <w:sz w:val="24"/>
          <w:szCs w:val="24"/>
          <w:rtl/>
          <w:lang w:eastAsia="he-IL"/>
        </w:rPr>
        <w:t>אחרת ע"י המזמין.</w:t>
      </w:r>
    </w:p>
    <w:p w14:paraId="79DD0E6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ידועות לו הוראות כל התכניות הקיימות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F600CB">
        <w:rPr>
          <w:rFonts w:ascii="Times New Roman" w:eastAsia="Times New Roman" w:hAnsi="Times New Roman" w:cs="David" w:hint="cs"/>
          <w:sz w:val="24"/>
          <w:szCs w:val="24"/>
          <w:rtl/>
          <w:lang w:eastAsia="he-IL"/>
        </w:rPr>
        <w:t>יהם של</w:t>
      </w:r>
      <w:r w:rsidRPr="00F600CB">
        <w:rPr>
          <w:rFonts w:ascii="Times New Roman" w:eastAsia="Times New Roman" w:hAnsi="Times New Roman" w:cs="David"/>
          <w:sz w:val="24"/>
          <w:szCs w:val="24"/>
          <w:rtl/>
          <w:lang w:eastAsia="he-IL"/>
        </w:rPr>
        <w:t xml:space="preserve"> הדין</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הנהלים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התקנים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התקנות החלים בקשר עם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והוא מתחייב לפעול בהתאם לקבוע בהם.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מצהיר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כי </w:t>
      </w:r>
      <w:r w:rsidRPr="00F600CB">
        <w:rPr>
          <w:rFonts w:ascii="Times New Roman" w:eastAsia="Times New Roman" w:hAnsi="Times New Roman" w:cs="David" w:hint="cs"/>
          <w:sz w:val="24"/>
          <w:szCs w:val="24"/>
          <w:rtl/>
          <w:lang w:eastAsia="he-IL"/>
        </w:rPr>
        <w:t xml:space="preserve">הוא </w:t>
      </w:r>
      <w:r w:rsidRPr="00F600CB">
        <w:rPr>
          <w:rFonts w:ascii="Times New Roman" w:eastAsia="Times New Roman" w:hAnsi="Times New Roman" w:cs="David"/>
          <w:sz w:val="24"/>
          <w:szCs w:val="24"/>
          <w:rtl/>
          <w:lang w:eastAsia="he-IL"/>
        </w:rPr>
        <w:t xml:space="preserve">בדק בעצמו את כל הנושאים הרלוונטיים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הקשורים למתן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307ECB0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להפיק את כל התכניות </w:t>
      </w:r>
      <w:r w:rsidRPr="00F600CB">
        <w:rPr>
          <w:rFonts w:ascii="Times New Roman" w:eastAsia="Times New Roman" w:hAnsi="Times New Roman" w:cs="David" w:hint="cs"/>
          <w:sz w:val="24"/>
          <w:szCs w:val="24"/>
          <w:rtl/>
          <w:lang w:eastAsia="he-IL"/>
        </w:rPr>
        <w:t>נשוא</w:t>
      </w:r>
      <w:r w:rsidRPr="00F600CB">
        <w:rPr>
          <w:rFonts w:ascii="Times New Roman" w:eastAsia="Times New Roman" w:hAnsi="Times New Roman" w:cs="David"/>
          <w:sz w:val="24"/>
          <w:szCs w:val="24"/>
          <w:rtl/>
          <w:lang w:eastAsia="he-IL"/>
        </w:rPr>
        <w:t xml:space="preserve"> חוזה זה, בכל שלבי הביצוע של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ולרבות כל שינוי בתכניותיו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באמצעות מחשב בתוכנה או בקבצים במתכונת הקבועה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וע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הנחיות המזמין מעת לעת.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להעביר ליועצים ולקבל מהם קבצים אך ורק באותה מתכונת שנקבעה</w:t>
      </w:r>
      <w:r w:rsidRPr="00F600CB">
        <w:rPr>
          <w:rFonts w:ascii="Times New Roman" w:eastAsia="Times New Roman" w:hAnsi="Times New Roman" w:cs="David" w:hint="cs"/>
          <w:sz w:val="24"/>
          <w:szCs w:val="24"/>
          <w:rtl/>
          <w:lang w:eastAsia="he-IL"/>
        </w:rPr>
        <w:t xml:space="preserve">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כאמור.</w:t>
      </w:r>
    </w:p>
    <w:p w14:paraId="0B3EBEC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יגיש ליועצים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לקבלנים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F600CB">
        <w:rPr>
          <w:rFonts w:ascii="Times New Roman" w:eastAsia="Times New Roman" w:hAnsi="Times New Roman" w:cs="David" w:hint="cs"/>
          <w:sz w:val="24"/>
          <w:szCs w:val="24"/>
          <w:rtl/>
          <w:lang w:eastAsia="he-IL"/>
        </w:rPr>
        <w:t xml:space="preserve">מפורשות על פי </w:t>
      </w:r>
      <w:r w:rsidRPr="00F600CB">
        <w:rPr>
          <w:rFonts w:ascii="Times New Roman" w:eastAsia="Times New Roman" w:hAnsi="Times New Roman" w:cs="David"/>
          <w:sz w:val="24"/>
          <w:szCs w:val="24"/>
          <w:rtl/>
          <w:lang w:eastAsia="he-IL"/>
        </w:rPr>
        <w:t>חוזה זה.</w:t>
      </w:r>
    </w:p>
    <w:p w14:paraId="0128C05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אין לו ולא תהינה לו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תביעות ו/או טענות</w:t>
      </w:r>
      <w:r w:rsidRPr="00F600CB">
        <w:rPr>
          <w:rFonts w:ascii="Times New Roman" w:eastAsia="Times New Roman" w:hAnsi="Times New Roman" w:cs="David" w:hint="cs"/>
          <w:sz w:val="24"/>
          <w:szCs w:val="24"/>
          <w:rtl/>
          <w:lang w:eastAsia="he-IL"/>
        </w:rPr>
        <w:t xml:space="preserve"> ו/או דרישות ו/או תלונות</w:t>
      </w:r>
      <w:r w:rsidRPr="00F600CB">
        <w:rPr>
          <w:rFonts w:ascii="Times New Roman" w:eastAsia="Times New Roman" w:hAnsi="Times New Roman" w:cs="David"/>
          <w:sz w:val="24"/>
          <w:szCs w:val="24"/>
          <w:rtl/>
          <w:lang w:eastAsia="he-IL"/>
        </w:rPr>
        <w:t xml:space="preserve"> כלפי המזמין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כלפי המתכננים האחרים בגין מסירת העבודות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כאמור. משמסר המזמין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 xml:space="preserve">ביצוע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שירותים כאמור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אחר, מתחייב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לשתף עמו פעולה ככל שיידרש.</w:t>
      </w:r>
    </w:p>
    <w:p w14:paraId="1367955C"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ערוך לביצוע העבודות, בין היתר, גם במערכת ניהול ותיאום פרויקטים באמצעות האינטרנט, כדוגמת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hint="cs"/>
          <w:sz w:val="24"/>
          <w:szCs w:val="24"/>
          <w:rtl/>
          <w:lang w:eastAsia="he-IL"/>
        </w:rPr>
        <w:t>", "רמדורנט"</w:t>
      </w:r>
      <w:r w:rsidRPr="00F600CB">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F600CB">
        <w:rPr>
          <w:rFonts w:ascii="Times New Roman" w:eastAsia="Times New Roman" w:hAnsi="Times New Roman" w:cs="David" w:hint="cs"/>
          <w:sz w:val="24"/>
          <w:szCs w:val="24"/>
          <w:rtl/>
          <w:lang w:eastAsia="he-IL"/>
        </w:rPr>
        <w:t>.</w:t>
      </w:r>
    </w:p>
    <w:p w14:paraId="07D9B667"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צוות עובדים ואמצעים</w:t>
      </w:r>
    </w:p>
    <w:p w14:paraId="4637537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במשך כל תקופת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יקיים משרד מאויש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מאורגן ומצויד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באופן שיאפשר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להוראות חוזה זה.</w:t>
      </w:r>
    </w:p>
    <w:p w14:paraId="5388D2D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שהרכבם המספרי והמקצועי של צוות עובדיו, כמפורט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hint="cs"/>
          <w:bCs/>
          <w:sz w:val="24"/>
          <w:szCs w:val="24"/>
          <w:rtl/>
          <w:lang w:eastAsia="he-IL"/>
        </w:rPr>
        <w:t xml:space="preserve"> </w:t>
      </w:r>
      <w:r w:rsidRPr="00F600CB">
        <w:rPr>
          <w:rFonts w:ascii="Times New Roman" w:eastAsia="Times New Roman" w:hAnsi="Times New Roman" w:cs="David" w:hint="cs"/>
          <w:b/>
          <w:sz w:val="24"/>
          <w:szCs w:val="24"/>
          <w:rtl/>
          <w:lang w:eastAsia="he-IL"/>
        </w:rPr>
        <w:t>המצ"ב,</w:t>
      </w:r>
      <w:r w:rsidRPr="00F600CB">
        <w:rPr>
          <w:rFonts w:ascii="Times New Roman" w:eastAsia="Times New Roman" w:hAnsi="Times New Roman" w:cs="David"/>
          <w:sz w:val="24"/>
          <w:szCs w:val="24"/>
          <w:rtl/>
          <w:lang w:eastAsia="he-IL"/>
        </w:rPr>
        <w:t xml:space="preserve"> יתאים לביצוע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ברמה ובמועדים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430DF194"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מהתחייבותו האמורה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המנהל - אם וכאשר יראה צורך בכך </w:t>
      </w:r>
      <w:r w:rsidRPr="00F600CB">
        <w:rPr>
          <w:rFonts w:ascii="Times New Roman" w:eastAsia="Times New Roman" w:hAnsi="Times New Roman" w:cs="David"/>
          <w:sz w:val="24"/>
          <w:szCs w:val="24"/>
          <w:rtl/>
          <w:lang w:eastAsia="he-IL"/>
        </w:rPr>
        <w:lastRenderedPageBreak/>
        <w:t xml:space="preserve">על פי שיקול דעתו </w:t>
      </w:r>
      <w:r w:rsidRPr="00F600CB">
        <w:rPr>
          <w:rFonts w:ascii="Times New Roman" w:eastAsia="Times New Roman" w:hAnsi="Times New Roman" w:cs="David" w:hint="cs"/>
          <w:sz w:val="24"/>
          <w:szCs w:val="24"/>
          <w:rtl/>
          <w:lang w:eastAsia="he-IL"/>
        </w:rPr>
        <w:t xml:space="preserve">המוחלט </w:t>
      </w:r>
      <w:r w:rsidRPr="00F600CB">
        <w:rPr>
          <w:rFonts w:ascii="Times New Roman" w:eastAsia="Times New Roman" w:hAnsi="Times New Roman" w:cs="David"/>
          <w:sz w:val="24"/>
          <w:szCs w:val="24"/>
          <w:rtl/>
          <w:lang w:eastAsia="he-IL"/>
        </w:rPr>
        <w:t>- להורות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עת לעת,</w:t>
      </w:r>
      <w:r w:rsidRPr="00F600CB">
        <w:rPr>
          <w:rFonts w:ascii="Times New Roman" w:eastAsia="Times New Roman" w:hAnsi="Times New Roman" w:cs="David"/>
          <w:sz w:val="24"/>
          <w:szCs w:val="24"/>
          <w:rtl/>
          <w:lang w:eastAsia="he-IL"/>
        </w:rPr>
        <w:t xml:space="preserve"> להגדיל את צוות עובדיו, על חשבונו ואחריותו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במספר, לתקופה ובמקומות אותם יציין המנהל בהוראותיו.</w:t>
      </w:r>
    </w:p>
    <w:p w14:paraId="08F9825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מוסכם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במשך כל תקופת החוזה יהיה האדריכל ו/או המהנדס ו/או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הנקוב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 מנהלו הראשי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למטרת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(להלן: "</w:t>
      </w:r>
      <w:r w:rsidRPr="00F600CB">
        <w:rPr>
          <w:rFonts w:ascii="Times New Roman" w:eastAsia="Times New Roman" w:hAnsi="Times New Roman" w:cs="David"/>
          <w:b/>
          <w:bCs/>
          <w:sz w:val="24"/>
          <w:szCs w:val="24"/>
          <w:rtl/>
          <w:lang w:eastAsia="he-IL"/>
        </w:rPr>
        <w:t>המנהל הראשי</w:t>
      </w:r>
      <w:r w:rsidRPr="00F600CB">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F600CB">
        <w:rPr>
          <w:rFonts w:ascii="Times New Roman" w:eastAsia="Times New Roman" w:hAnsi="Times New Roman" w:cs="David" w:hint="cs"/>
          <w:sz w:val="24"/>
          <w:szCs w:val="24"/>
          <w:rtl/>
          <w:lang w:eastAsia="he-IL"/>
        </w:rPr>
        <w:t xml:space="preserve"> מראש ובכתב</w:t>
      </w:r>
      <w:r w:rsidRPr="00F600CB">
        <w:rPr>
          <w:rFonts w:ascii="Times New Roman" w:eastAsia="Times New Roman" w:hAnsi="Times New Roman" w:cs="David"/>
          <w:sz w:val="24"/>
          <w:szCs w:val="24"/>
          <w:rtl/>
          <w:lang w:eastAsia="he-IL"/>
        </w:rPr>
        <w:t>.</w:t>
      </w:r>
    </w:p>
    <w:p w14:paraId="67096F89"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צהיר, כי ידוע לו, ש</w:t>
      </w:r>
      <w:r w:rsidRPr="00F600CB">
        <w:rPr>
          <w:rFonts w:ascii="Times New Roman" w:eastAsia="Times New Roman" w:hAnsi="Times New Roman" w:cs="David"/>
          <w:sz w:val="24"/>
          <w:szCs w:val="24"/>
          <w:rtl/>
          <w:lang w:eastAsia="he-IL"/>
        </w:rPr>
        <w:t>במשך כל ת</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קפ</w:t>
      </w:r>
      <w:r w:rsidRPr="00F600CB">
        <w:rPr>
          <w:rFonts w:ascii="Times New Roman" w:eastAsia="Times New Roman" w:hAnsi="Times New Roman" w:cs="David" w:hint="cs"/>
          <w:sz w:val="24"/>
          <w:szCs w:val="24"/>
          <w:rtl/>
          <w:lang w:eastAsia="he-IL"/>
        </w:rPr>
        <w:t>ו של</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יעמוד המנהל הראשי בראשו, יהיה מעורב אישית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שיעסוק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התכנון. מבלי לגרוע מהתחייבויות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כמתחייב מ</w:t>
      </w:r>
      <w:r w:rsidRPr="00F600CB">
        <w:rPr>
          <w:rFonts w:ascii="Times New Roman" w:eastAsia="Times New Roman" w:hAnsi="Times New Roman" w:cs="David" w:hint="cs"/>
          <w:sz w:val="24"/>
          <w:szCs w:val="24"/>
          <w:rtl/>
          <w:lang w:eastAsia="he-IL"/>
        </w:rPr>
        <w:t>חוזה זה,</w:t>
      </w:r>
      <w:r w:rsidRPr="00F600CB">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008BC40"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1A2AC928"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 xml:space="preserve">המזמין רשאי </w:t>
      </w:r>
      <w:r w:rsidRPr="00F600CB">
        <w:rPr>
          <w:rFonts w:ascii="Times New Roman" w:eastAsia="Times New Roman" w:hAnsi="Times New Roman" w:cs="David"/>
          <w:sz w:val="24"/>
          <w:szCs w:val="24"/>
          <w:rtl/>
          <w:lang w:eastAsia="he-IL"/>
        </w:rPr>
        <w:t>לדרוש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להחליף כל עובד מעובדיו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שלדעת המזמין אינו מתאים לתפקידו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אינו מבצעו להנחת דעתו, אף אם אושר תחילה ע"י המזמין וכן לדרוש תגבור צוות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למלא </w:t>
      </w:r>
      <w:r w:rsidRPr="00F600CB">
        <w:rPr>
          <w:rFonts w:ascii="Times New Roman" w:eastAsia="Times New Roman" w:hAnsi="Times New Roman" w:cs="David" w:hint="cs"/>
          <w:sz w:val="24"/>
          <w:szCs w:val="24"/>
          <w:rtl/>
          <w:lang w:eastAsia="he-IL"/>
        </w:rPr>
        <w:t xml:space="preserve">אחר </w:t>
      </w:r>
      <w:r w:rsidRPr="00F600CB">
        <w:rPr>
          <w:rFonts w:ascii="Times New Roman" w:eastAsia="Times New Roman" w:hAnsi="Times New Roman" w:cs="David"/>
          <w:sz w:val="24"/>
          <w:szCs w:val="24"/>
          <w:rtl/>
          <w:lang w:eastAsia="he-IL"/>
        </w:rPr>
        <w:t>דרישת המזמין לאלתר.</w:t>
      </w:r>
    </w:p>
    <w:p w14:paraId="7673B834"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החלטות המזמין בדבר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ו/או החלפת עובד מעובדי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תינתנה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המוחלט</w:t>
      </w:r>
      <w:r w:rsidRPr="00F600CB">
        <w:rPr>
          <w:rFonts w:ascii="Times New Roman" w:eastAsia="Times New Roman" w:hAnsi="Times New Roman" w:cs="David" w:hint="cs"/>
          <w:sz w:val="24"/>
          <w:szCs w:val="24"/>
          <w:rtl/>
          <w:lang w:eastAsia="he-IL"/>
        </w:rPr>
        <w:t xml:space="preserve"> של המזמין</w:t>
      </w:r>
      <w:r w:rsidRPr="00F600CB">
        <w:rPr>
          <w:rFonts w:ascii="Times New Roman" w:eastAsia="Times New Roman" w:hAnsi="Times New Roman" w:cs="David"/>
          <w:sz w:val="24"/>
          <w:szCs w:val="24"/>
          <w:rtl/>
          <w:lang w:eastAsia="he-IL"/>
        </w:rPr>
        <w:t xml:space="preserve"> וללא צורך במתן נימוקים</w:t>
      </w:r>
      <w:r w:rsidRPr="00F600CB">
        <w:rPr>
          <w:rFonts w:ascii="Times New Roman" w:eastAsia="Times New Roman" w:hAnsi="Times New Roman" w:cs="David" w:hint="cs"/>
          <w:sz w:val="24"/>
          <w:szCs w:val="24"/>
          <w:rtl/>
          <w:lang w:eastAsia="he-IL"/>
        </w:rPr>
        <w:t xml:space="preserve"> כאלה ואחרים</w:t>
      </w:r>
      <w:r w:rsidRPr="00F600CB">
        <w:rPr>
          <w:rFonts w:ascii="Times New Roman" w:eastAsia="Times New Roman" w:hAnsi="Times New Roman" w:cs="David"/>
          <w:sz w:val="24"/>
          <w:szCs w:val="24"/>
          <w:rtl/>
          <w:lang w:eastAsia="he-IL"/>
        </w:rPr>
        <w:t>. אין בהחלטות אלה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לשחרר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מאי</w:t>
      </w:r>
      <w:r w:rsidRPr="00F600CB">
        <w:rPr>
          <w:rFonts w:ascii="Times New Roman" w:eastAsia="Times New Roman" w:hAnsi="Times New Roman" w:cs="David" w:hint="cs"/>
          <w:sz w:val="24"/>
          <w:szCs w:val="24"/>
          <w:rtl/>
          <w:lang w:eastAsia="he-IL"/>
        </w:rPr>
        <w:t>לו</w:t>
      </w:r>
      <w:r w:rsidRPr="00F600CB">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F600CB">
        <w:rPr>
          <w:rFonts w:ascii="Times New Roman" w:eastAsia="Times New Roman" w:hAnsi="Times New Roman" w:cs="David" w:hint="cs"/>
          <w:sz w:val="24"/>
          <w:szCs w:val="24"/>
          <w:rtl/>
          <w:lang w:eastAsia="he-IL"/>
        </w:rPr>
        <w:t xml:space="preserve"> ו/או חבות</w:t>
      </w:r>
      <w:r w:rsidRPr="00F600CB">
        <w:rPr>
          <w:rFonts w:ascii="Times New Roman" w:eastAsia="Times New Roman" w:hAnsi="Times New Roman" w:cs="David"/>
          <w:sz w:val="24"/>
          <w:szCs w:val="24"/>
          <w:rtl/>
          <w:lang w:eastAsia="he-IL"/>
        </w:rPr>
        <w:t xml:space="preserve"> שהיא.</w:t>
      </w:r>
    </w:p>
    <w:p w14:paraId="506E9754"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לצייד על חשבונו את צוות עובדיו בכל הציוד הדרוש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האחריות בגין אחזקת</w:t>
      </w:r>
      <w:r w:rsidRPr="00F600CB">
        <w:rPr>
          <w:rFonts w:ascii="Times New Roman" w:eastAsia="Times New Roman" w:hAnsi="Times New Roman" w:cs="David"/>
          <w:sz w:val="24"/>
          <w:szCs w:val="24"/>
          <w:rtl/>
          <w:lang w:eastAsia="he-IL"/>
        </w:rPr>
        <w:t xml:space="preserve"> ושמיר</w:t>
      </w:r>
      <w:r w:rsidRPr="00F600CB">
        <w:rPr>
          <w:rFonts w:ascii="Times New Roman" w:eastAsia="Times New Roman" w:hAnsi="Times New Roman" w:cs="David" w:hint="cs"/>
          <w:sz w:val="24"/>
          <w:szCs w:val="24"/>
          <w:rtl/>
          <w:lang w:eastAsia="he-IL"/>
        </w:rPr>
        <w:t>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ציוד</w:t>
      </w:r>
      <w:r w:rsidRPr="00F600CB">
        <w:rPr>
          <w:rFonts w:ascii="Times New Roman" w:eastAsia="Times New Roman" w:hAnsi="Times New Roman" w:cs="David" w:hint="cs"/>
          <w:sz w:val="24"/>
          <w:szCs w:val="24"/>
          <w:rtl/>
          <w:lang w:eastAsia="he-IL"/>
        </w:rPr>
        <w:t xml:space="preserve"> כאמור,</w:t>
      </w:r>
      <w:r w:rsidRPr="00F600CB">
        <w:rPr>
          <w:rFonts w:ascii="Times New Roman" w:eastAsia="Times New Roman" w:hAnsi="Times New Roman" w:cs="David"/>
          <w:sz w:val="24"/>
          <w:szCs w:val="24"/>
          <w:rtl/>
          <w:lang w:eastAsia="he-IL"/>
        </w:rPr>
        <w:t xml:space="preserve"> תהיה בידי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ועל חשבונו, והמזמין לא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ישא בכל אחריות </w:t>
      </w:r>
      <w:r w:rsidRPr="00F600CB">
        <w:rPr>
          <w:rFonts w:ascii="Times New Roman" w:eastAsia="Times New Roman" w:hAnsi="Times New Roman" w:cs="David" w:hint="cs"/>
          <w:sz w:val="24"/>
          <w:szCs w:val="24"/>
          <w:rtl/>
          <w:lang w:eastAsia="he-IL"/>
        </w:rPr>
        <w:t xml:space="preserve">ו/או חבות </w:t>
      </w:r>
      <w:r w:rsidRPr="00F600CB">
        <w:rPr>
          <w:rFonts w:ascii="Times New Roman" w:eastAsia="Times New Roman" w:hAnsi="Times New Roman" w:cs="David"/>
          <w:sz w:val="24"/>
          <w:szCs w:val="24"/>
          <w:rtl/>
          <w:lang w:eastAsia="he-IL"/>
        </w:rPr>
        <w:t>בגין א</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בדן </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או נזק</w:t>
      </w:r>
      <w:r w:rsidRPr="00F600CB">
        <w:rPr>
          <w:rFonts w:ascii="Times New Roman" w:eastAsia="Times New Roman" w:hAnsi="Times New Roman" w:cs="David" w:hint="cs"/>
          <w:sz w:val="24"/>
          <w:szCs w:val="24"/>
          <w:rtl/>
          <w:lang w:eastAsia="he-IL"/>
        </w:rPr>
        <w:t xml:space="preserve"> ו/או קלקול</w:t>
      </w:r>
      <w:r w:rsidRPr="00F600CB">
        <w:rPr>
          <w:rFonts w:ascii="Times New Roman" w:eastAsia="Times New Roman" w:hAnsi="Times New Roman" w:cs="David"/>
          <w:sz w:val="24"/>
          <w:szCs w:val="24"/>
          <w:rtl/>
          <w:lang w:eastAsia="he-IL"/>
        </w:rPr>
        <w:t xml:space="preserve"> כלשהו לציוד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לכל חלק ממנו מכל סיבה שהיא.</w:t>
      </w:r>
    </w:p>
    <w:p w14:paraId="3DB055D8"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סמכויות ה</w:t>
      </w:r>
      <w:r w:rsidR="00B06D6A">
        <w:rPr>
          <w:rFonts w:ascii="Times New Roman" w:eastAsia="Times New Roman" w:hAnsi="Times New Roman" w:cs="David"/>
          <w:bCs/>
          <w:sz w:val="24"/>
          <w:szCs w:val="24"/>
          <w:u w:val="single"/>
          <w:rtl/>
          <w:lang w:eastAsia="he-IL"/>
        </w:rPr>
        <w:t>יועץ</w:t>
      </w:r>
    </w:p>
    <w:p w14:paraId="30DA21A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במגעים עם רשויות מוסמכות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עם הרשות המקומית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הנוגע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וכל הכרוך בכך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יפעל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בתור בא-כוחו הטכני של המזמין והמזמין מסמיכו לכך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ובלבד:</w:t>
      </w:r>
    </w:p>
    <w:p w14:paraId="3B48CF04"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יגיש 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תיקונים לתכניות לא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הרשויות המוסמכות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אם כן אושרו קודם לכן</w:t>
      </w:r>
      <w:r w:rsidRPr="00F600CB">
        <w:rPr>
          <w:rFonts w:ascii="Times New Roman" w:eastAsia="Times New Roman" w:hAnsi="Times New Roman" w:cs="David" w:hint="cs"/>
          <w:sz w:val="24"/>
          <w:szCs w:val="24"/>
          <w:rtl/>
          <w:lang w:eastAsia="he-IL"/>
        </w:rPr>
        <w:t>, מראש ובכתב,</w:t>
      </w:r>
      <w:r w:rsidRPr="00F600CB">
        <w:rPr>
          <w:rFonts w:ascii="Times New Roman" w:eastAsia="Times New Roman" w:hAnsi="Times New Roman" w:cs="David"/>
          <w:sz w:val="24"/>
          <w:szCs w:val="24"/>
          <w:rtl/>
          <w:lang w:eastAsia="he-IL"/>
        </w:rPr>
        <w:t xml:space="preserve"> ע"י המזמין.</w:t>
      </w:r>
    </w:p>
    <w:p w14:paraId="733AA8C3"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יקבל כל החלטה ולא יפעל ולא יחייב את המזמין בכל עניין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הכרוך בהתחייבות חוקית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כספית</w:t>
      </w:r>
      <w:r w:rsidRPr="00F600CB">
        <w:rPr>
          <w:rFonts w:ascii="Times New Roman" w:eastAsia="Times New Roman" w:hAnsi="Times New Roman" w:cs="David" w:hint="cs"/>
          <w:sz w:val="24"/>
          <w:szCs w:val="24"/>
          <w:rtl/>
          <w:lang w:eastAsia="he-IL"/>
        </w:rPr>
        <w:t xml:space="preserve"> ו/או אחרת,</w:t>
      </w:r>
      <w:r w:rsidRPr="00F600CB">
        <w:rPr>
          <w:rFonts w:ascii="Times New Roman" w:eastAsia="Times New Roman" w:hAnsi="Times New Roman" w:cs="David"/>
          <w:sz w:val="24"/>
          <w:szCs w:val="24"/>
          <w:rtl/>
          <w:lang w:eastAsia="he-IL"/>
        </w:rPr>
        <w:t xml:space="preserve"> אלא בא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שורו של המזמין</w:t>
      </w:r>
      <w:r w:rsidRPr="00F600CB">
        <w:rPr>
          <w:rFonts w:ascii="Times New Roman" w:eastAsia="Times New Roman" w:hAnsi="Times New Roman" w:cs="David" w:hint="cs"/>
          <w:sz w:val="24"/>
          <w:szCs w:val="24"/>
          <w:rtl/>
          <w:lang w:eastAsia="he-IL"/>
        </w:rPr>
        <w:t xml:space="preserve"> מראש ובכתב</w:t>
      </w:r>
      <w:r w:rsidRPr="00F600CB">
        <w:rPr>
          <w:rFonts w:ascii="Times New Roman" w:eastAsia="Times New Roman" w:hAnsi="Times New Roman" w:cs="David"/>
          <w:sz w:val="24"/>
          <w:szCs w:val="24"/>
          <w:rtl/>
          <w:lang w:eastAsia="he-IL"/>
        </w:rPr>
        <w:t>.</w:t>
      </w:r>
    </w:p>
    <w:p w14:paraId="2C6938A7"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זולת אם</w:t>
      </w:r>
      <w:r w:rsidRPr="00F600CB">
        <w:rPr>
          <w:rFonts w:ascii="Times New Roman" w:eastAsia="Times New Roman" w:hAnsi="Times New Roman" w:cs="David"/>
          <w:sz w:val="24"/>
          <w:szCs w:val="24"/>
          <w:rtl/>
          <w:lang w:eastAsia="he-IL"/>
        </w:rPr>
        <w:t xml:space="preserve"> יוסמך לכך ע"י המזמין </w:t>
      </w:r>
      <w:r w:rsidRPr="00F600CB">
        <w:rPr>
          <w:rFonts w:ascii="Times New Roman" w:eastAsia="Times New Roman" w:hAnsi="Times New Roman" w:cs="David" w:hint="cs"/>
          <w:sz w:val="24"/>
          <w:szCs w:val="24"/>
          <w:rtl/>
          <w:lang w:eastAsia="he-IL"/>
        </w:rPr>
        <w:t>מראש ו</w:t>
      </w:r>
      <w:r w:rsidRPr="00F600CB">
        <w:rPr>
          <w:rFonts w:ascii="Times New Roman" w:eastAsia="Times New Roman" w:hAnsi="Times New Roman" w:cs="David"/>
          <w:sz w:val="24"/>
          <w:szCs w:val="24"/>
          <w:rtl/>
          <w:lang w:eastAsia="he-IL"/>
        </w:rPr>
        <w:t>בכתב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ליתן הוראות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הנחיות</w:t>
      </w:r>
      <w:r w:rsidRPr="00F600CB">
        <w:rPr>
          <w:rFonts w:ascii="Times New Roman" w:eastAsia="Times New Roman" w:hAnsi="Times New Roman" w:cs="David" w:hint="cs"/>
          <w:sz w:val="24"/>
          <w:szCs w:val="24"/>
          <w:rtl/>
          <w:lang w:eastAsia="he-IL"/>
        </w:rPr>
        <w:t>, בין</w:t>
      </w:r>
      <w:r w:rsidRPr="00F600CB">
        <w:rPr>
          <w:rFonts w:ascii="Times New Roman" w:eastAsia="Times New Roman" w:hAnsi="Times New Roman" w:cs="David"/>
          <w:sz w:val="24"/>
          <w:szCs w:val="24"/>
          <w:rtl/>
          <w:lang w:eastAsia="he-IL"/>
        </w:rPr>
        <w:t xml:space="preserve"> במישרין</w:t>
      </w:r>
      <w:r w:rsidRPr="00F600CB">
        <w:rPr>
          <w:rFonts w:ascii="Times New Roman" w:eastAsia="Times New Roman" w:hAnsi="Times New Roman" w:cs="David" w:hint="cs"/>
          <w:sz w:val="24"/>
          <w:szCs w:val="24"/>
          <w:rtl/>
          <w:lang w:eastAsia="he-IL"/>
        </w:rPr>
        <w:t xml:space="preserve"> ובין בעקיפין,</w:t>
      </w:r>
      <w:r w:rsidRPr="00F600CB">
        <w:rPr>
          <w:rFonts w:ascii="Times New Roman" w:eastAsia="Times New Roman" w:hAnsi="Times New Roman" w:cs="David"/>
          <w:sz w:val="24"/>
          <w:szCs w:val="24"/>
          <w:rtl/>
          <w:lang w:eastAsia="he-IL"/>
        </w:rPr>
        <w:t xml:space="preserve"> לקבלן הראשי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לקבלן העבודות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לנהל עמם מו"מ ביחס למחירים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דרכי ביצוע הכרוכים בש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נוי מחירים</w:t>
      </w:r>
      <w:r w:rsidRPr="00F600CB">
        <w:rPr>
          <w:rFonts w:ascii="Times New Roman" w:eastAsia="Times New Roman" w:hAnsi="Times New Roman" w:cs="David" w:hint="cs"/>
          <w:sz w:val="24"/>
          <w:szCs w:val="24"/>
          <w:rtl/>
          <w:lang w:eastAsia="he-IL"/>
        </w:rPr>
        <w:t xml:space="preserve"> ו/או כמויות</w:t>
      </w:r>
      <w:r w:rsidRPr="00F600CB">
        <w:rPr>
          <w:rFonts w:ascii="Times New Roman" w:eastAsia="Times New Roman" w:hAnsi="Times New Roman" w:cs="David"/>
          <w:sz w:val="24"/>
          <w:szCs w:val="24"/>
          <w:rtl/>
          <w:lang w:eastAsia="he-IL"/>
        </w:rPr>
        <w:t>, אלא באמצעות המזמין או המנהל.</w:t>
      </w:r>
    </w:p>
    <w:p w14:paraId="5BAF233A"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סמכויות המנהל</w:t>
      </w:r>
    </w:p>
    <w:p w14:paraId="68E749A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רשאי לבדוק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עת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כולם או </w:t>
      </w:r>
      <w:r w:rsidRPr="00F600CB">
        <w:rPr>
          <w:rFonts w:ascii="Times New Roman" w:eastAsia="Times New Roman" w:hAnsi="Times New Roman" w:cs="David" w:hint="cs"/>
          <w:sz w:val="24"/>
          <w:szCs w:val="24"/>
          <w:rtl/>
          <w:lang w:eastAsia="he-IL"/>
        </w:rPr>
        <w:t>מקצתם</w:t>
      </w:r>
      <w:r w:rsidRPr="00F600CB">
        <w:rPr>
          <w:rFonts w:ascii="Times New Roman" w:eastAsia="Times New Roman" w:hAnsi="Times New Roman" w:cs="David"/>
          <w:sz w:val="24"/>
          <w:szCs w:val="24"/>
          <w:rtl/>
          <w:lang w:eastAsia="he-IL"/>
        </w:rPr>
        <w:t>, להשגיח על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לבדוק את טיב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הנעשים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על ידי מי </w:t>
      </w:r>
      <w:r w:rsidRPr="00F600CB">
        <w:rPr>
          <w:rFonts w:ascii="Times New Roman" w:eastAsia="Times New Roman" w:hAnsi="Times New Roman" w:cs="David"/>
          <w:sz w:val="24"/>
          <w:szCs w:val="24"/>
          <w:rtl/>
          <w:lang w:eastAsia="he-IL"/>
        </w:rPr>
        <w:t>מטעמו. כן רשאי המנהל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לבדוק אם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מבצע כהלכה את הוראות חוזה זה, את הוראות המזמין ואת הוראותיו.</w:t>
      </w:r>
    </w:p>
    <w:p w14:paraId="0C006C0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lastRenderedPageBreak/>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ימסור למנהל על פי דרישתו דין וחשבון על התקדמות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hint="cs"/>
          <w:b/>
          <w:sz w:val="24"/>
          <w:szCs w:val="24"/>
          <w:rtl/>
          <w:lang w:eastAsia="he-IL"/>
        </w:rPr>
        <w:t xml:space="preserve"> המצ"ב</w:t>
      </w:r>
      <w:r w:rsidRPr="00F600CB">
        <w:rPr>
          <w:rFonts w:ascii="Times New Roman" w:eastAsia="Times New Roman" w:hAnsi="Times New Roman" w:cs="David"/>
          <w:sz w:val="24"/>
          <w:szCs w:val="24"/>
          <w:rtl/>
          <w:lang w:eastAsia="he-IL"/>
        </w:rPr>
        <w:t>.</w:t>
      </w:r>
    </w:p>
    <w:p w14:paraId="073BEC8F"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לצורך הפעלת סמכויותיו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רשאי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מי מטעמו לבקר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בכל מקום אחר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בו מבוצעים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למסור כל הסבר שיידרש על יד</w:t>
      </w:r>
      <w:r w:rsidRPr="00F600CB">
        <w:rPr>
          <w:rFonts w:ascii="Times New Roman" w:eastAsia="Times New Roman" w:hAnsi="Times New Roman" w:cs="David" w:hint="cs"/>
          <w:sz w:val="24"/>
          <w:szCs w:val="24"/>
          <w:rtl/>
          <w:lang w:eastAsia="he-IL"/>
        </w:rPr>
        <w:t>י המנהל 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על ידי מי </w:t>
      </w:r>
      <w:r w:rsidRPr="00F600CB">
        <w:rPr>
          <w:rFonts w:ascii="Times New Roman" w:eastAsia="Times New Roman" w:hAnsi="Times New Roman" w:cs="David"/>
          <w:sz w:val="24"/>
          <w:szCs w:val="24"/>
          <w:rtl/>
          <w:lang w:eastAsia="he-IL"/>
        </w:rPr>
        <w:t>מטעמו.</w:t>
      </w:r>
    </w:p>
    <w:p w14:paraId="20EED20A"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בהפעלת סמכויות המנהל על פי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לגרוע </w:t>
      </w:r>
      <w:r w:rsidRPr="00F600CB">
        <w:rPr>
          <w:rFonts w:ascii="Times New Roman" w:eastAsia="Times New Roman" w:hAnsi="Times New Roman" w:cs="David" w:hint="cs"/>
          <w:sz w:val="24"/>
          <w:szCs w:val="24"/>
          <w:rtl/>
          <w:lang w:eastAsia="he-IL"/>
        </w:rPr>
        <w:t xml:space="preserve">ו/או לשחרר </w:t>
      </w:r>
      <w:r w:rsidRPr="00F600CB">
        <w:rPr>
          <w:rFonts w:ascii="Times New Roman" w:eastAsia="Times New Roman" w:hAnsi="Times New Roman" w:cs="David"/>
          <w:sz w:val="24"/>
          <w:szCs w:val="24"/>
          <w:rtl/>
          <w:lang w:eastAsia="he-IL"/>
        </w:rPr>
        <w:t xml:space="preserve">מאחריות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על פי חוזה זה ו/או על פי כל דין.</w:t>
      </w:r>
      <w:r w:rsidRPr="00F600CB">
        <w:rPr>
          <w:rFonts w:ascii="Times New Roman" w:eastAsia="Times New Roman" w:hAnsi="Times New Roman" w:cs="David"/>
          <w:sz w:val="24"/>
          <w:szCs w:val="24"/>
          <w:rtl/>
          <w:lang w:eastAsia="he-IL"/>
        </w:rPr>
        <w:t xml:space="preserve"> בהקשר זה מובהר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מחובת ביצוע שינויים ו/או התאמות ו/או תכנון מחדש של התכניות, ככל שהדבר יידרש.</w:t>
      </w:r>
    </w:p>
    <w:p w14:paraId="04FC83EE"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אישר המנהל 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מסמכים אחרים הקשורים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פי חוזה זה או שדרש המנהל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להכינם בהתאם ל</w:t>
      </w:r>
      <w:r w:rsidRPr="00F600CB">
        <w:rPr>
          <w:rFonts w:ascii="Times New Roman" w:eastAsia="Times New Roman" w:hAnsi="Times New Roman" w:cs="David" w:hint="cs"/>
          <w:sz w:val="24"/>
          <w:szCs w:val="24"/>
          <w:rtl/>
          <w:lang w:eastAsia="he-IL"/>
        </w:rPr>
        <w:t>חוזה</w:t>
      </w:r>
      <w:r w:rsidRPr="00F600CB">
        <w:rPr>
          <w:rFonts w:ascii="Times New Roman" w:eastAsia="Times New Roman" w:hAnsi="Times New Roman" w:cs="David"/>
          <w:sz w:val="24"/>
          <w:szCs w:val="24"/>
          <w:rtl/>
          <w:lang w:eastAsia="he-IL"/>
        </w:rPr>
        <w:t xml:space="preserve"> זה, </w:t>
      </w:r>
      <w:r w:rsidRPr="00F600CB">
        <w:rPr>
          <w:rFonts w:ascii="Times New Roman" w:eastAsia="Times New Roman" w:hAnsi="Times New Roman" w:cs="David" w:hint="cs"/>
          <w:sz w:val="24"/>
          <w:szCs w:val="24"/>
          <w:rtl/>
          <w:lang w:eastAsia="he-IL"/>
        </w:rPr>
        <w:t>לא יהא</w:t>
      </w:r>
      <w:r w:rsidRPr="00F600CB">
        <w:rPr>
          <w:rFonts w:ascii="Times New Roman" w:eastAsia="Times New Roman" w:hAnsi="Times New Roman" w:cs="David"/>
          <w:sz w:val="24"/>
          <w:szCs w:val="24"/>
          <w:rtl/>
          <w:lang w:eastAsia="he-IL"/>
        </w:rPr>
        <w:t xml:space="preserve"> בכך כדי לשחרר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מאחריותו המקצועית המלאה ו</w:t>
      </w:r>
      <w:r w:rsidRPr="00F600CB">
        <w:rPr>
          <w:rFonts w:ascii="Times New Roman" w:eastAsia="Times New Roman" w:hAnsi="Times New Roman" w:cs="David" w:hint="cs"/>
          <w:sz w:val="24"/>
          <w:szCs w:val="24"/>
          <w:rtl/>
          <w:lang w:eastAsia="he-IL"/>
        </w:rPr>
        <w:t>לא יהא</w:t>
      </w:r>
      <w:r w:rsidRPr="00F600CB">
        <w:rPr>
          <w:rFonts w:ascii="Times New Roman" w:eastAsia="Times New Roman" w:hAnsi="Times New Roman" w:cs="David"/>
          <w:sz w:val="24"/>
          <w:szCs w:val="24"/>
          <w:rtl/>
          <w:lang w:eastAsia="he-IL"/>
        </w:rPr>
        <w:t xml:space="preserve"> בכך כדי להטיל על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על המזמין אחריות כלשהי לטיב התכניות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המסמכים האמורים.</w:t>
      </w:r>
    </w:p>
    <w:p w14:paraId="665E0113"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לוח זמנים ושלבי ב</w:t>
      </w:r>
      <w:r w:rsidRPr="00F600CB">
        <w:rPr>
          <w:rFonts w:ascii="Times New Roman" w:eastAsia="Times New Roman" w:hAnsi="Times New Roman" w:cs="David" w:hint="cs"/>
          <w:bCs/>
          <w:sz w:val="24"/>
          <w:szCs w:val="24"/>
          <w:u w:val="single"/>
          <w:rtl/>
          <w:lang w:eastAsia="he-IL"/>
        </w:rPr>
        <w:t>י</w:t>
      </w:r>
      <w:r w:rsidRPr="00F600CB">
        <w:rPr>
          <w:rFonts w:ascii="Times New Roman" w:eastAsia="Times New Roman" w:hAnsi="Times New Roman" w:cs="David"/>
          <w:bCs/>
          <w:sz w:val="24"/>
          <w:szCs w:val="24"/>
          <w:u w:val="single"/>
          <w:rtl/>
          <w:lang w:eastAsia="he-IL"/>
        </w:rPr>
        <w:t>צוע</w:t>
      </w:r>
    </w:p>
    <w:p w14:paraId="3F5C17E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בשלבים ובמועדים כמפורט בנספח </w:t>
      </w:r>
      <w:r w:rsidRPr="00F600CB">
        <w:rPr>
          <w:rFonts w:ascii="Times New Roman" w:eastAsia="Times New Roman" w:hAnsi="Times New Roman" w:cs="David"/>
          <w:b/>
          <w:bCs/>
          <w:sz w:val="24"/>
          <w:szCs w:val="24"/>
          <w:rtl/>
          <w:lang w:eastAsia="he-IL"/>
        </w:rPr>
        <w:t>ג'</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 xml:space="preserve"> (להלן: "</w:t>
      </w:r>
      <w:r w:rsidRPr="00F600CB">
        <w:rPr>
          <w:rFonts w:ascii="Times New Roman" w:eastAsia="Times New Roman" w:hAnsi="Times New Roman" w:cs="David"/>
          <w:b/>
          <w:bCs/>
          <w:sz w:val="24"/>
          <w:szCs w:val="24"/>
          <w:rtl/>
          <w:lang w:eastAsia="he-IL"/>
        </w:rPr>
        <w:t>לוח הזמנים</w:t>
      </w:r>
      <w:r w:rsidRPr="00F600CB">
        <w:rPr>
          <w:rFonts w:ascii="Times New Roman" w:eastAsia="Times New Roman" w:hAnsi="Times New Roman" w:cs="David"/>
          <w:sz w:val="24"/>
          <w:szCs w:val="24"/>
          <w:rtl/>
          <w:lang w:eastAsia="he-IL"/>
        </w:rPr>
        <w:t>"). כל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הכלול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לא נקבע לו מועד בלוח הזמנים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יבוצע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במועד שיהיה דרוש על מנת להבטיח</w:t>
      </w:r>
      <w:r w:rsidRPr="00F600CB">
        <w:rPr>
          <w:rFonts w:ascii="Times New Roman" w:eastAsia="Times New Roman" w:hAnsi="Times New Roman" w:cs="David" w:hint="cs"/>
          <w:sz w:val="24"/>
          <w:szCs w:val="24"/>
          <w:rtl/>
          <w:lang w:eastAsia="he-IL"/>
        </w:rPr>
        <w:t xml:space="preserve"> את</w:t>
      </w:r>
      <w:r w:rsidRPr="00F600CB">
        <w:rPr>
          <w:rFonts w:ascii="Times New Roman" w:eastAsia="Times New Roman" w:hAnsi="Times New Roman" w:cs="David"/>
          <w:sz w:val="24"/>
          <w:szCs w:val="24"/>
          <w:rtl/>
          <w:lang w:eastAsia="he-IL"/>
        </w:rPr>
        <w:t xml:space="preserve">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ללוח הזמנים ובאופן שיאפשר את גמר ביצוע הפרויקט על ידי הקבלן הראשי וגמר ביצוע עבודות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 xml:space="preserve">קבלנים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אחרים בהתאם ללוח הזמנים המוסכם ע</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מם.</w:t>
      </w:r>
    </w:p>
    <w:p w14:paraId="4B0E0F9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לא יתחיל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קטע מהפרויקט ו/או שלב משלבי העבודה כמפורט בנספח </w:t>
      </w:r>
      <w:r w:rsidRPr="00F600CB">
        <w:rPr>
          <w:rFonts w:ascii="Times New Roman" w:eastAsia="Times New Roman" w:hAnsi="Times New Roman" w:cs="David"/>
          <w:bCs/>
          <w:sz w:val="24"/>
          <w:szCs w:val="24"/>
          <w:rtl/>
          <w:lang w:eastAsia="he-IL"/>
        </w:rPr>
        <w:t>ב'</w:t>
      </w:r>
      <w:r w:rsidRPr="00F600CB">
        <w:rPr>
          <w:rFonts w:ascii="Times New Roman" w:eastAsia="Times New Roman" w:hAnsi="Times New Roman" w:cs="David"/>
          <w:sz w:val="24"/>
          <w:szCs w:val="24"/>
          <w:rtl/>
          <w:lang w:eastAsia="he-IL"/>
        </w:rPr>
        <w:t xml:space="preserve"> או </w:t>
      </w:r>
      <w:r w:rsidRPr="00F600CB">
        <w:rPr>
          <w:rFonts w:ascii="Times New Roman" w:eastAsia="Times New Roman" w:hAnsi="Times New Roman" w:cs="David"/>
          <w:b/>
          <w:bCs/>
          <w:sz w:val="24"/>
          <w:szCs w:val="24"/>
          <w:rtl/>
          <w:lang w:eastAsia="he-IL"/>
        </w:rPr>
        <w:t xml:space="preserve">ג'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אלא אם כן הודיע למזמין תחילה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הגיע לדעתו מועד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שלב זה וק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מהמזמין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לביצועו.</w:t>
      </w:r>
    </w:p>
    <w:p w14:paraId="7579452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יש לראות </w:t>
      </w:r>
      <w:r w:rsidRPr="00F600CB">
        <w:rPr>
          <w:rFonts w:ascii="Times New Roman" w:eastAsia="Times New Roman" w:hAnsi="Times New Roman" w:cs="David" w:hint="cs"/>
          <w:sz w:val="24"/>
          <w:szCs w:val="24"/>
          <w:rtl/>
          <w:lang w:eastAsia="he-IL"/>
        </w:rPr>
        <w:t>ב</w:t>
      </w:r>
      <w:r w:rsidRPr="00F600CB">
        <w:rPr>
          <w:rFonts w:ascii="Times New Roman" w:eastAsia="Times New Roman" w:hAnsi="Times New Roman" w:cs="David"/>
          <w:sz w:val="24"/>
          <w:szCs w:val="24"/>
          <w:rtl/>
          <w:lang w:eastAsia="he-IL"/>
        </w:rPr>
        <w:t>חוזה זה כהתקשרות בין המזמין לבין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לגבי כל קטעי הפרויקט או לגבי כל קטע שלו בנפרד ולגבי כל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או לגבי כל שלב שלהם בנפרד, לפי בחירת המזמין. המזמין יהיה זכאי אפוא להפסיק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עם השלמת כל קטע ואף במהלכו ועם השלמת כל שלב ואף במהלכו ויחולו הוראות סעיף 12 להלן.</w:t>
      </w:r>
    </w:p>
    <w:p w14:paraId="485E206A"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ידוע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התחייבויות היועצים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הקבלנים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יתר הגורמים, מותנות בכך שיסופקו להם כל התכניות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ההנחיות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ההוראות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הפרטים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הביאורים שידרשו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באופן שימנע כל עילה מהיועצים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מהקבלנים מלטעון לעיכוב מוצדק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5E0E4E1C"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יוכר כמוצדק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אך ו</w:t>
      </w:r>
      <w:r w:rsidRPr="00F600CB">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5D76C93"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הוא נובע מכ</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ח עליון או גורם אחר (להלן יחדיו: "</w:t>
      </w:r>
      <w:r w:rsidRPr="00F600CB">
        <w:rPr>
          <w:rFonts w:ascii="Times New Roman" w:eastAsia="Times New Roman" w:hAnsi="Times New Roman" w:cs="David"/>
          <w:b/>
          <w:bCs/>
          <w:sz w:val="24"/>
          <w:szCs w:val="24"/>
          <w:rtl/>
          <w:lang w:eastAsia="he-IL"/>
        </w:rPr>
        <w:t>אירוע דוחה</w:t>
      </w:r>
      <w:r w:rsidRPr="00F600CB">
        <w:rPr>
          <w:rFonts w:ascii="Times New Roman" w:eastAsia="Times New Roman" w:hAnsi="Times New Roman" w:cs="David"/>
          <w:sz w:val="24"/>
          <w:szCs w:val="24"/>
          <w:rtl/>
          <w:lang w:eastAsia="he-IL"/>
        </w:rPr>
        <w:t>") שלדעת המנהל לא הייתה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שליטה עליו.</w:t>
      </w:r>
    </w:p>
    <w:p w14:paraId="146D2C88"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מיד משהתרחש אירוע דוחה הודיע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למנהל על קיומו ועל משך העיכוב הצפוי.</w:t>
      </w:r>
    </w:p>
    <w:p w14:paraId="3B520AD0"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קיבל תכניות, הנחיות, הוראות, פרטים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5575AA3F"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אישר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האירוע הדוחה אכן מצדיק 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השירות ואת משך הדחייה.</w:t>
      </w:r>
    </w:p>
    <w:p w14:paraId="1E11272E" w14:textId="77777777" w:rsidR="00F600CB" w:rsidRPr="00F600CB" w:rsidRDefault="00F600CB" w:rsidP="00F600CB">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lastRenderedPageBreak/>
        <w:t>מבלי לגרוע מ</w:t>
      </w:r>
      <w:r w:rsidRPr="00F600CB">
        <w:rPr>
          <w:rFonts w:ascii="Times New Roman" w:eastAsia="Times New Roman" w:hAnsi="Times New Roman" w:cs="David" w:hint="cs"/>
          <w:sz w:val="24"/>
          <w:szCs w:val="24"/>
          <w:rtl/>
          <w:lang w:eastAsia="he-IL"/>
        </w:rPr>
        <w:t xml:space="preserve">כלליות </w:t>
      </w:r>
      <w:r w:rsidRPr="00F600CB">
        <w:rPr>
          <w:rFonts w:ascii="Times New Roman" w:eastAsia="Times New Roman" w:hAnsi="Times New Roman" w:cs="David"/>
          <w:sz w:val="24"/>
          <w:szCs w:val="24"/>
          <w:rtl/>
          <w:lang w:eastAsia="he-IL"/>
        </w:rPr>
        <w:t>האמור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מותנה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חור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 תכנון ע"י אחרים לא יהווה עילה לעיכוב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בא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שור המנהל </w:t>
      </w:r>
      <w:r w:rsidRPr="00F600CB">
        <w:rPr>
          <w:rFonts w:ascii="Times New Roman" w:eastAsia="Times New Roman" w:hAnsi="Times New Roman" w:cs="David" w:hint="cs"/>
          <w:sz w:val="24"/>
          <w:szCs w:val="24"/>
          <w:rtl/>
          <w:lang w:eastAsia="he-IL"/>
        </w:rPr>
        <w:t>מראש ו</w:t>
      </w:r>
      <w:r w:rsidRPr="00F600CB">
        <w:rPr>
          <w:rFonts w:ascii="Times New Roman" w:eastAsia="Times New Roman" w:hAnsi="Times New Roman" w:cs="David"/>
          <w:sz w:val="24"/>
          <w:szCs w:val="24"/>
          <w:rtl/>
          <w:lang w:eastAsia="he-IL"/>
        </w:rPr>
        <w:t>בכתב.</w:t>
      </w:r>
    </w:p>
    <w:p w14:paraId="1318BF9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להודיע למנהל מידית, על כל עיכוב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לפי הערכתו עלול לגרום לאיחור בקיום לוח הזמנים.</w:t>
      </w:r>
    </w:p>
    <w:p w14:paraId="377AE05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ב- 1 לכל חודש גרגוריאני וכן בכל מועד שיידרש על ידי המזמין,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דו"ח על התקדמות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ועם תחילת ביצוע העבודות באתר גם דו"ח פיקוח על ביצוען.</w:t>
      </w:r>
    </w:p>
    <w:p w14:paraId="7FFC62CE" w14:textId="77777777" w:rsidR="0041461C"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רשאי לבקר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ולעיין בהתקדמות ובאופן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ימסור למנהל כל הסבר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פרט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דיווח</w:t>
      </w:r>
      <w:r w:rsidRPr="00F600CB">
        <w:rPr>
          <w:rFonts w:ascii="Times New Roman" w:eastAsia="Times New Roman" w:hAnsi="Times New Roman" w:cs="David" w:hint="cs"/>
          <w:sz w:val="24"/>
          <w:szCs w:val="24"/>
          <w:rtl/>
          <w:lang w:eastAsia="he-IL"/>
        </w:rPr>
        <w:t>, מיד</w:t>
      </w:r>
      <w:r w:rsidRPr="00F600CB">
        <w:rPr>
          <w:rFonts w:ascii="Times New Roman" w:eastAsia="Times New Roman" w:hAnsi="Times New Roman" w:cs="David"/>
          <w:sz w:val="24"/>
          <w:szCs w:val="24"/>
          <w:rtl/>
          <w:lang w:eastAsia="he-IL"/>
        </w:rPr>
        <w:t xml:space="preserve"> לפי בקשתו. אין בסעיף זה כדי לגרוע מהתחייבויות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w:t>
      </w:r>
      <w:r w:rsidRPr="00F600CB">
        <w:rPr>
          <w:rFonts w:ascii="Times New Roman" w:eastAsia="Times New Roman" w:hAnsi="Times New Roman" w:cs="David" w:hint="cs"/>
          <w:sz w:val="24"/>
          <w:szCs w:val="24"/>
          <w:rtl/>
          <w:lang w:eastAsia="he-IL"/>
        </w:rPr>
        <w:t xml:space="preserve"> זה ו/או לפי כל דין</w:t>
      </w:r>
      <w:r w:rsidRPr="00F600CB">
        <w:rPr>
          <w:rFonts w:ascii="Times New Roman" w:eastAsia="Times New Roman" w:hAnsi="Times New Roman" w:cs="David"/>
          <w:sz w:val="24"/>
          <w:szCs w:val="24"/>
          <w:rtl/>
          <w:lang w:eastAsia="he-IL"/>
        </w:rPr>
        <w:t>.</w:t>
      </w:r>
      <w:r w:rsidR="0041461C">
        <w:rPr>
          <w:rFonts w:ascii="Times New Roman" w:eastAsia="Times New Roman" w:hAnsi="Times New Roman" w:cs="David"/>
          <w:sz w:val="24"/>
          <w:szCs w:val="24"/>
          <w:rtl/>
          <w:lang w:eastAsia="he-IL"/>
        </w:rPr>
        <w:br w:type="page"/>
      </w:r>
    </w:p>
    <w:p w14:paraId="106781CF" w14:textId="77777777" w:rsidR="00F600CB" w:rsidRPr="00F600CB" w:rsidRDefault="00F600CB" w:rsidP="0041461C">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DEB972C"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F600CB">
        <w:rPr>
          <w:rFonts w:ascii="Times New Roman" w:eastAsia="Times New Roman" w:hAnsi="Times New Roman" w:cs="David"/>
          <w:bCs/>
          <w:sz w:val="24"/>
          <w:szCs w:val="24"/>
          <w:u w:val="single"/>
          <w:rtl/>
          <w:lang w:eastAsia="he-IL"/>
        </w:rPr>
        <w:t>שכר ה</w:t>
      </w:r>
      <w:r w:rsidR="00B06D6A">
        <w:rPr>
          <w:rFonts w:ascii="Times New Roman" w:eastAsia="Times New Roman" w:hAnsi="Times New Roman" w:cs="David"/>
          <w:bCs/>
          <w:sz w:val="24"/>
          <w:szCs w:val="24"/>
          <w:u w:val="single"/>
          <w:rtl/>
          <w:lang w:eastAsia="he-IL"/>
        </w:rPr>
        <w:t>יועץ</w:t>
      </w:r>
    </w:p>
    <w:p w14:paraId="02135CF0"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תמורת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וכל יתר התחייבויותיו לפי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כמפורט בנספח </w:t>
      </w:r>
      <w:r w:rsidRPr="00F600CB">
        <w:rPr>
          <w:rFonts w:ascii="Times New Roman" w:eastAsia="Times New Roman" w:hAnsi="Times New Roman" w:cs="David"/>
          <w:bCs/>
          <w:sz w:val="24"/>
          <w:szCs w:val="24"/>
          <w:rtl/>
          <w:lang w:eastAsia="he-IL"/>
        </w:rPr>
        <w:t xml:space="preserve">ד' </w:t>
      </w:r>
      <w:r w:rsidRPr="00F600CB">
        <w:rPr>
          <w:rFonts w:ascii="Times New Roman" w:eastAsia="Times New Roman" w:hAnsi="Times New Roman" w:cs="David" w:hint="cs"/>
          <w:b/>
          <w:sz w:val="24"/>
          <w:szCs w:val="24"/>
          <w:rtl/>
          <w:lang w:eastAsia="he-IL"/>
        </w:rPr>
        <w:t xml:space="preserve">המצ"ב </w:t>
      </w:r>
      <w:r w:rsidRPr="00F600CB">
        <w:rPr>
          <w:rFonts w:ascii="Times New Roman" w:eastAsia="Times New Roman" w:hAnsi="Times New Roman" w:cs="David"/>
          <w:sz w:val="24"/>
          <w:szCs w:val="24"/>
          <w:rtl/>
          <w:lang w:eastAsia="he-IL"/>
        </w:rPr>
        <w:t>(להלן: "</w:t>
      </w:r>
      <w:r w:rsidRPr="00F600CB">
        <w:rPr>
          <w:rFonts w:ascii="Times New Roman" w:eastAsia="Times New Roman" w:hAnsi="Times New Roman" w:cs="David"/>
          <w:b/>
          <w:bCs/>
          <w:sz w:val="24"/>
          <w:szCs w:val="24"/>
          <w:rtl/>
          <w:lang w:eastAsia="he-IL"/>
        </w:rPr>
        <w:t>שכר ה</w:t>
      </w:r>
      <w:r w:rsidR="00B06D6A">
        <w:rPr>
          <w:rFonts w:ascii="Times New Roman" w:eastAsia="Times New Roman" w:hAnsi="Times New Roman" w:cs="David"/>
          <w:b/>
          <w:bCs/>
          <w:sz w:val="24"/>
          <w:szCs w:val="24"/>
          <w:rtl/>
          <w:lang w:eastAsia="he-IL"/>
        </w:rPr>
        <w:t>יועץ</w:t>
      </w:r>
      <w:r w:rsidRPr="00F600CB">
        <w:rPr>
          <w:rFonts w:ascii="Times New Roman" w:eastAsia="Times New Roman" w:hAnsi="Times New Roman" w:cs="David"/>
          <w:sz w:val="24"/>
          <w:szCs w:val="24"/>
          <w:rtl/>
          <w:lang w:eastAsia="he-IL"/>
        </w:rPr>
        <w:t>").</w:t>
      </w:r>
    </w:p>
    <w:p w14:paraId="3BE110AB"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בהוצאות הממשיות בשרותי העזר המפורטים להלן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שא המזמין:</w:t>
      </w:r>
    </w:p>
    <w:p w14:paraId="444953C7"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הדפסות בתוויין המיועדות להפצה לאחרים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למעט הדפסות שיפיק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במשרדו. להסרת ספקות, יובהר כי בגין הוצאות הדפסות בתוויין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מיועדות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בהליך עבודתו, לא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זכאי לקבל</w:t>
      </w:r>
      <w:r w:rsidRPr="00F600CB">
        <w:rPr>
          <w:rFonts w:ascii="Times New Roman" w:eastAsia="Times New Roman" w:hAnsi="Times New Roman" w:cs="David" w:hint="cs"/>
          <w:sz w:val="24"/>
          <w:szCs w:val="24"/>
          <w:rtl/>
          <w:lang w:eastAsia="he-IL"/>
        </w:rPr>
        <w:t>ת</w:t>
      </w:r>
      <w:r w:rsidRPr="00F600CB">
        <w:rPr>
          <w:rFonts w:ascii="Times New Roman" w:eastAsia="Times New Roman" w:hAnsi="Times New Roman" w:cs="David"/>
          <w:sz w:val="24"/>
          <w:szCs w:val="24"/>
          <w:rtl/>
          <w:lang w:eastAsia="he-IL"/>
        </w:rPr>
        <w:t xml:space="preserve"> החזר.</w:t>
      </w:r>
    </w:p>
    <w:p w14:paraId="4C1FDA1A"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העתקות שנמסרו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לרשויות המוסמכות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ליועצים, למעט העתקות וצילומים שיפיק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במשרדו.</w:t>
      </w:r>
    </w:p>
    <w:p w14:paraId="7CFEE4FE"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שכפול מסמכים.</w:t>
      </w:r>
    </w:p>
    <w:p w14:paraId="59A3E466"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F7E0E45"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מדידות וצילומי אויר.</w:t>
      </w:r>
    </w:p>
    <w:p w14:paraId="21F65884"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קידוחים ובדיקות קרקע.</w:t>
      </w:r>
    </w:p>
    <w:p w14:paraId="02AE85B7"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שליחויות.</w:t>
      </w:r>
    </w:p>
    <w:p w14:paraId="7C4C7513"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העזר המפורטים בסעיפים 7.2.1 עד 7.2.3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יוזמנו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באמצעות מערכת ניהול פרויקטים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 מערכת רמדורנט מודול ניהול מסמכים (</w:t>
      </w:r>
      <w:r w:rsidRPr="00F600CB">
        <w:rPr>
          <w:rFonts w:ascii="Times New Roman" w:eastAsia="Times New Roman" w:hAnsi="Times New Roman" w:cs="David"/>
          <w:sz w:val="24"/>
          <w:szCs w:val="24"/>
          <w:lang w:eastAsia="he-IL"/>
        </w:rPr>
        <w:t>DM</w:t>
      </w:r>
      <w:r w:rsidRPr="00F600CB">
        <w:rPr>
          <w:rFonts w:ascii="Times New Roman" w:eastAsia="Times New Roman" w:hAnsi="Times New Roman" w:cs="David"/>
          <w:sz w:val="24"/>
          <w:szCs w:val="24"/>
          <w:rtl/>
          <w:lang w:eastAsia="he-IL"/>
        </w:rPr>
        <w:t>) רק ממכונים המאושרים ע"י המזמין לבצע עבודות עבורו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C34519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על חשבון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ישולמו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תשלומי ביניים בש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עורים ובמועדים המפורטים בנספח</w:t>
      </w:r>
      <w:r w:rsidRPr="00F600CB">
        <w:rPr>
          <w:rFonts w:ascii="Times New Roman" w:eastAsia="Times New Roman" w:hAnsi="Times New Roman" w:cs="David"/>
          <w:bCs/>
          <w:sz w:val="24"/>
          <w:szCs w:val="24"/>
          <w:rtl/>
          <w:lang w:eastAsia="he-IL"/>
        </w:rPr>
        <w:t xml:space="preserve"> ה'</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w:t>
      </w:r>
    </w:p>
    <w:p w14:paraId="1E29F53B"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תשלומי הביניים לפי פסקה זו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הינם מקדמות על חשבון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ואין באישורם ו/או בתשלומם משום אישור כלשהו מצד המזמין לגבי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שלב משלבי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טיב הש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ו/או הסכום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במקרה של הפסקת עבודתו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בסעיף 6.3 לעיל, יחולו הוראות סעיף 12.1.2 להלן. </w:t>
      </w:r>
    </w:p>
    <w:p w14:paraId="4AB18BD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F600CB">
        <w:rPr>
          <w:rFonts w:ascii="Times New Roman" w:eastAsia="Times New Roman" w:hAnsi="Times New Roman" w:cs="David"/>
          <w:sz w:val="24"/>
          <w:szCs w:val="24"/>
          <w:rtl/>
          <w:lang w:eastAsia="he-IL"/>
        </w:rPr>
        <w:t>מוסכם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השכר האמור בנספח </w:t>
      </w:r>
      <w:r w:rsidRPr="00F600CB">
        <w:rPr>
          <w:rFonts w:ascii="Times New Roman" w:eastAsia="Times New Roman" w:hAnsi="Times New Roman" w:cs="David"/>
          <w:b/>
          <w:bCs/>
          <w:sz w:val="24"/>
          <w:szCs w:val="24"/>
          <w:rtl/>
          <w:lang w:eastAsia="he-IL"/>
        </w:rPr>
        <w:t xml:space="preserve">ד'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ה</w:t>
      </w:r>
      <w:r w:rsidRPr="00F600CB">
        <w:rPr>
          <w:rFonts w:ascii="Times New Roman" w:eastAsia="Times New Roman" w:hAnsi="Times New Roman" w:cs="David" w:hint="cs"/>
          <w:sz w:val="24"/>
          <w:szCs w:val="24"/>
          <w:rtl/>
          <w:lang w:eastAsia="he-IL"/>
        </w:rPr>
        <w:t xml:space="preserve">ינו </w:t>
      </w:r>
      <w:r w:rsidRPr="00F600CB">
        <w:rPr>
          <w:rFonts w:ascii="Times New Roman" w:eastAsia="Times New Roman" w:hAnsi="Times New Roman" w:cs="David"/>
          <w:sz w:val="24"/>
          <w:szCs w:val="24"/>
          <w:rtl/>
          <w:lang w:eastAsia="he-IL"/>
        </w:rPr>
        <w:t>סופי ומוחלט,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F600CB">
        <w:rPr>
          <w:rFonts w:ascii="Times New Roman" w:eastAsia="Times New Roman" w:hAnsi="Times New Roman" w:cs="David" w:hint="cs"/>
          <w:sz w:val="24"/>
          <w:szCs w:val="24"/>
          <w:rtl/>
          <w:lang w:eastAsia="he-IL"/>
        </w:rPr>
        <w:t xml:space="preserve">זה </w:t>
      </w:r>
      <w:r w:rsidRPr="00F600CB">
        <w:rPr>
          <w:rFonts w:ascii="Times New Roman" w:eastAsia="Times New Roman" w:hAnsi="Times New Roman" w:cs="David"/>
          <w:sz w:val="24"/>
          <w:szCs w:val="24"/>
          <w:rtl/>
          <w:lang w:eastAsia="he-IL"/>
        </w:rPr>
        <w:t>במפורש אחרת. תנאי לתשלום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במלואו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הינו המצאת הצהרה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לפיה בדק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את העבודות ומצא אותן תואמות לתכניותיו ולתקנים המחייבים וכי הן בוצעו לשביעות רצונו בנוסח המצורף כנספח </w:t>
      </w:r>
      <w:r w:rsidRPr="00F600CB">
        <w:rPr>
          <w:rFonts w:ascii="Times New Roman" w:eastAsia="Times New Roman" w:hAnsi="Times New Roman" w:cs="David"/>
          <w:b/>
          <w:bCs/>
          <w:sz w:val="24"/>
          <w:szCs w:val="24"/>
          <w:rtl/>
          <w:lang w:eastAsia="he-IL"/>
        </w:rPr>
        <w:t>ט'</w:t>
      </w:r>
      <w:r w:rsidRPr="00F600CB">
        <w:rPr>
          <w:rFonts w:ascii="Times New Roman" w:eastAsia="Times New Roman" w:hAnsi="Times New Roman" w:cs="David"/>
          <w:sz w:val="24"/>
          <w:szCs w:val="24"/>
          <w:rtl/>
          <w:lang w:eastAsia="he-IL"/>
        </w:rPr>
        <w:t xml:space="preserve"> לחוזה זה וכתב היעדר תביעות המצורף כנספח</w:t>
      </w:r>
      <w:r w:rsidRPr="00F600CB">
        <w:rPr>
          <w:rFonts w:ascii="Times New Roman" w:eastAsia="Times New Roman" w:hAnsi="Times New Roman" w:cs="David"/>
          <w:b/>
          <w:bCs/>
          <w:sz w:val="24"/>
          <w:szCs w:val="24"/>
          <w:rtl/>
          <w:lang w:eastAsia="he-IL"/>
        </w:rPr>
        <w:t xml:space="preserve"> י'</w:t>
      </w:r>
      <w:r w:rsidRPr="00F600CB">
        <w:rPr>
          <w:rFonts w:ascii="Times New Roman" w:eastAsia="Times New Roman" w:hAnsi="Times New Roman" w:cs="David"/>
          <w:sz w:val="24"/>
          <w:szCs w:val="24"/>
          <w:rtl/>
          <w:lang w:eastAsia="he-IL"/>
        </w:rPr>
        <w:t xml:space="preserve"> לחוזה זה למזמין, חתום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ומאומת כנדרש בו.</w:t>
      </w:r>
    </w:p>
    <w:p w14:paraId="184E5B7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מבלי לפגוע בכלליות האמור בסעיף </w:t>
      </w:r>
      <w:r w:rsidRPr="00F600CB">
        <w:rPr>
          <w:rFonts w:ascii="Times New Roman" w:eastAsia="Times New Roman" w:hAnsi="Times New Roman" w:cs="David" w:hint="cs"/>
          <w:sz w:val="24"/>
          <w:szCs w:val="24"/>
          <w:rtl/>
          <w:lang w:eastAsia="he-IL"/>
        </w:rPr>
        <w:t>7 לעיל</w:t>
      </w:r>
      <w:r w:rsidRPr="00F600CB">
        <w:rPr>
          <w:rFonts w:ascii="Times New Roman" w:eastAsia="Times New Roman" w:hAnsi="Times New Roman" w:cs="David"/>
          <w:sz w:val="24"/>
          <w:szCs w:val="24"/>
          <w:rtl/>
          <w:lang w:eastAsia="he-IL"/>
        </w:rPr>
        <w:t>, מוסכם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בשום מקרה, לקבל תמורה ו/או שכר ו/או טובות הנאה כלשהן מכל צד שלישי אחר, לרבות מהיועצים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רכוש ה</w:t>
      </w:r>
      <w:r w:rsidRPr="00F600CB">
        <w:rPr>
          <w:rFonts w:ascii="Times New Roman" w:eastAsia="Times New Roman" w:hAnsi="Times New Roman" w:cs="David" w:hint="cs"/>
          <w:sz w:val="24"/>
          <w:szCs w:val="24"/>
          <w:rtl/>
          <w:lang w:eastAsia="he-IL"/>
        </w:rPr>
        <w:t>מזמין</w:t>
      </w:r>
      <w:r w:rsidRPr="00F600CB">
        <w:rPr>
          <w:rFonts w:ascii="Times New Roman" w:eastAsia="Times New Roman" w:hAnsi="Times New Roman" w:cs="David"/>
          <w:sz w:val="24"/>
          <w:szCs w:val="24"/>
          <w:rtl/>
          <w:lang w:eastAsia="he-IL"/>
        </w:rPr>
        <w:t>. מובהר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הפרת סעיף זה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תה</w:t>
      </w:r>
      <w:r w:rsidRPr="00F600CB">
        <w:rPr>
          <w:rFonts w:ascii="Times New Roman" w:eastAsia="Times New Roman" w:hAnsi="Times New Roman" w:cs="David" w:hint="cs"/>
          <w:sz w:val="24"/>
          <w:szCs w:val="24"/>
          <w:rtl/>
          <w:lang w:eastAsia="he-IL"/>
        </w:rPr>
        <w:t>ווה</w:t>
      </w:r>
      <w:r w:rsidRPr="00F600CB">
        <w:rPr>
          <w:rFonts w:ascii="Times New Roman" w:eastAsia="Times New Roman" w:hAnsi="Times New Roman" w:cs="David"/>
          <w:sz w:val="24"/>
          <w:szCs w:val="24"/>
          <w:rtl/>
          <w:lang w:eastAsia="he-IL"/>
        </w:rPr>
        <w:t xml:space="preserve"> הפרה יסודית של חוזה</w:t>
      </w:r>
      <w:r w:rsidRPr="00F600CB">
        <w:rPr>
          <w:rFonts w:ascii="Times New Roman" w:eastAsia="Times New Roman" w:hAnsi="Times New Roman" w:cs="David" w:hint="cs"/>
          <w:sz w:val="24"/>
          <w:szCs w:val="24"/>
          <w:rtl/>
          <w:lang w:eastAsia="he-IL"/>
        </w:rPr>
        <w:t xml:space="preserve"> זה. </w:t>
      </w:r>
    </w:p>
    <w:p w14:paraId="111701EE"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תנאים מקדמיים לביצוע תשלום כלשהו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הינם הצגת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שיון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w:t>
      </w:r>
      <w:r w:rsidRPr="00F600CB">
        <w:rPr>
          <w:rFonts w:ascii="Times New Roman" w:eastAsia="Times New Roman" w:hAnsi="Times New Roman" w:cs="David"/>
          <w:sz w:val="24"/>
          <w:szCs w:val="24"/>
          <w:rtl/>
          <w:lang w:eastAsia="he-IL"/>
        </w:rPr>
        <w:lastRenderedPageBreak/>
        <w:t>בסעיף 2.2 לעיל והמצאת אישור בדבר ניהול ספרי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כדין, חתום ע"י רו"ח או רשויות המס, כנדרש.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ככל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ימציא למזמין אישור תקף בדבר פטור מניכוי מס במקור, </w:t>
      </w:r>
      <w:r w:rsidRPr="00F600CB">
        <w:rPr>
          <w:rFonts w:ascii="Times New Roman" w:eastAsia="Times New Roman" w:hAnsi="Times New Roman" w:cs="David" w:hint="cs"/>
          <w:sz w:val="24"/>
          <w:szCs w:val="24"/>
          <w:rtl/>
          <w:lang w:eastAsia="he-IL"/>
        </w:rPr>
        <w:t>עובר</w:t>
      </w:r>
      <w:r w:rsidRPr="00F600CB">
        <w:rPr>
          <w:rFonts w:ascii="Times New Roman" w:eastAsia="Times New Roman" w:hAnsi="Times New Roman" w:cs="David"/>
          <w:sz w:val="24"/>
          <w:szCs w:val="24"/>
          <w:rtl/>
          <w:lang w:eastAsia="he-IL"/>
        </w:rPr>
        <w:t xml:space="preserve"> לביצוע כל תשלום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ינוכה מס במקור כדין, מכל סכום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שישולם ע"י המזמין. למען הסר ספק מובהר ומוסכם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בגובה הסכום הנקוב באישור.  </w:t>
      </w:r>
    </w:p>
    <w:p w14:paraId="3AB1AEF3"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שנויים בתכנון</w:t>
      </w:r>
    </w:p>
    <w:p w14:paraId="4D916F8D" w14:textId="77777777" w:rsidR="00F600CB" w:rsidRPr="0001560F"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1560F">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מתחייב</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לפי דרישת המנהל</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F7154CE" w14:textId="77777777" w:rsidR="00F600CB" w:rsidRPr="0001560F"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1560F">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1560F">
        <w:rPr>
          <w:rFonts w:ascii="Times New Roman" w:eastAsia="Times New Roman" w:hAnsi="Times New Roman" w:cs="David" w:hint="cs"/>
          <w:sz w:val="24"/>
          <w:szCs w:val="24"/>
          <w:rtl/>
          <w:lang w:eastAsia="he-IL"/>
        </w:rPr>
        <w:t>ים</w:t>
      </w:r>
      <w:r w:rsidRPr="0001560F">
        <w:rPr>
          <w:rFonts w:ascii="Times New Roman" w:eastAsia="Times New Roman" w:hAnsi="Times New Roman" w:cs="David"/>
          <w:sz w:val="24"/>
          <w:szCs w:val="24"/>
          <w:rtl/>
          <w:lang w:eastAsia="he-IL"/>
        </w:rPr>
        <w:t xml:space="preserve"> </w:t>
      </w:r>
      <w:r w:rsidRPr="0001560F">
        <w:rPr>
          <w:rFonts w:ascii="Times New Roman" w:eastAsia="Times New Roman" w:hAnsi="Times New Roman" w:cs="David"/>
          <w:bCs/>
          <w:sz w:val="24"/>
          <w:szCs w:val="24"/>
          <w:rtl/>
          <w:lang w:eastAsia="he-IL"/>
        </w:rPr>
        <w:t>ב' או ג'</w:t>
      </w:r>
      <w:r w:rsidRPr="0001560F">
        <w:rPr>
          <w:rFonts w:ascii="Times New Roman" w:eastAsia="Times New Roman" w:hAnsi="Times New Roman" w:cs="David" w:hint="cs"/>
          <w:b/>
          <w:sz w:val="24"/>
          <w:szCs w:val="24"/>
          <w:rtl/>
          <w:lang w:eastAsia="he-IL"/>
        </w:rPr>
        <w:t xml:space="preserve"> המצ"ב</w:t>
      </w:r>
      <w:r w:rsidRPr="0001560F">
        <w:rPr>
          <w:rFonts w:ascii="Times New Roman" w:eastAsia="Times New Roman" w:hAnsi="Times New Roman" w:cs="David"/>
          <w:sz w:val="24"/>
          <w:szCs w:val="24"/>
          <w:rtl/>
          <w:lang w:eastAsia="he-IL"/>
        </w:rPr>
        <w:t>, וב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צוע השינויים מחייב את 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בעבודה העולה במידה רבה ובאופן יסודי על ש</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אלמלא השנויים</w:t>
      </w:r>
      <w:r w:rsidRPr="0001560F">
        <w:rPr>
          <w:rFonts w:ascii="Times New Roman" w:eastAsia="Times New Roman" w:hAnsi="Times New Roman" w:cs="David" w:hint="cs"/>
          <w:sz w:val="24"/>
          <w:szCs w:val="24"/>
          <w:rtl/>
          <w:lang w:eastAsia="he-IL"/>
        </w:rPr>
        <w:t xml:space="preserve"> כאמור</w:t>
      </w:r>
      <w:r w:rsidRPr="0001560F">
        <w:rPr>
          <w:rFonts w:ascii="Times New Roman" w:eastAsia="Times New Roman" w:hAnsi="Times New Roman" w:cs="David"/>
          <w:sz w:val="24"/>
          <w:szCs w:val="24"/>
          <w:rtl/>
          <w:lang w:eastAsia="he-IL"/>
        </w:rPr>
        <w:t>, יהיה</w:t>
      </w:r>
      <w:r w:rsidRPr="0001560F">
        <w:rPr>
          <w:rFonts w:ascii="Times New Roman" w:eastAsia="Times New Roman" w:hAnsi="Times New Roman" w:cs="David" w:hint="cs"/>
          <w:sz w:val="24"/>
          <w:szCs w:val="24"/>
          <w:rtl/>
          <w:lang w:eastAsia="he-IL"/>
        </w:rPr>
        <w:t xml:space="preserve"> </w:t>
      </w:r>
      <w:r w:rsidRPr="0001560F">
        <w:rPr>
          <w:rFonts w:ascii="Times New Roman" w:eastAsia="Times New Roman" w:hAnsi="Times New Roman" w:cs="David"/>
          <w:sz w:val="24"/>
          <w:szCs w:val="24"/>
          <w:rtl/>
          <w:lang w:eastAsia="he-IL"/>
        </w:rPr>
        <w:t>זכאי לפיצוי בעד העבודה הנוספת שב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צע עקב השנויים</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w:t>
      </w:r>
      <w:r w:rsidRPr="0001560F">
        <w:rPr>
          <w:rFonts w:ascii="Times New Roman" w:eastAsia="Times New Roman" w:hAnsi="Times New Roman" w:cs="David" w:hint="cs"/>
          <w:sz w:val="24"/>
          <w:szCs w:val="24"/>
          <w:rtl/>
          <w:lang w:eastAsia="he-IL"/>
        </w:rPr>
        <w:t>כאמור</w:t>
      </w:r>
      <w:r w:rsidRPr="0001560F">
        <w:rPr>
          <w:rFonts w:ascii="Times New Roman" w:eastAsia="Times New Roman" w:hAnsi="Times New Roman" w:cs="David"/>
          <w:sz w:val="24"/>
          <w:szCs w:val="24"/>
          <w:rtl/>
          <w:lang w:eastAsia="he-IL"/>
        </w:rPr>
        <w:t>. הפיצוי ישולם בגין העבודה הנוספת שה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צע לעומת העבודה</w:t>
      </w:r>
      <w:r w:rsidRPr="00F600CB">
        <w:rPr>
          <w:rFonts w:ascii="Times New Roman" w:eastAsia="Times New Roman" w:hAnsi="Times New Roman" w:cs="David"/>
          <w:sz w:val="24"/>
          <w:szCs w:val="24"/>
          <w:rtl/>
          <w:lang w:eastAsia="he-IL"/>
        </w:rPr>
        <w:t xml:space="preserve"> שהיה עליו לבצע אלמלא השנויים, כפי שיקבע ע"י המנהל בהתאם לחלקו של התכנון החוזר כפי שיקבע ע"י המנהל מתוך סך שרותי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בכל מקרה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שנויים</w:t>
      </w:r>
      <w:r w:rsidRPr="00F600CB">
        <w:rPr>
          <w:rFonts w:ascii="Times New Roman" w:eastAsia="Times New Roman" w:hAnsi="Times New Roman" w:cs="David" w:hint="cs"/>
          <w:sz w:val="24"/>
          <w:szCs w:val="24"/>
          <w:rtl/>
          <w:lang w:eastAsia="he-IL"/>
        </w:rPr>
        <w:t xml:space="preserve"> </w:t>
      </w:r>
      <w:r w:rsidRPr="0001560F">
        <w:rPr>
          <w:rFonts w:ascii="Times New Roman" w:eastAsia="Times New Roman" w:hAnsi="Times New Roman" w:cs="David" w:hint="cs"/>
          <w:sz w:val="24"/>
          <w:szCs w:val="24"/>
          <w:rtl/>
          <w:lang w:eastAsia="he-IL"/>
        </w:rPr>
        <w:t>כאמור, לא יהוו</w:t>
      </w:r>
      <w:r w:rsidRPr="0001560F">
        <w:rPr>
          <w:rFonts w:ascii="Times New Roman" w:eastAsia="Times New Roman" w:hAnsi="Times New Roman" w:cs="David"/>
          <w:sz w:val="24"/>
          <w:szCs w:val="24"/>
          <w:rtl/>
          <w:lang w:eastAsia="he-IL"/>
        </w:rPr>
        <w:t xml:space="preserve"> עילה לש</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נוי בלוח הזמנים</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אלא בא</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 xml:space="preserve">שור המנהל </w:t>
      </w:r>
      <w:r w:rsidRPr="0001560F">
        <w:rPr>
          <w:rFonts w:ascii="Times New Roman" w:eastAsia="Times New Roman" w:hAnsi="Times New Roman" w:cs="David" w:hint="cs"/>
          <w:sz w:val="24"/>
          <w:szCs w:val="24"/>
          <w:rtl/>
          <w:lang w:eastAsia="he-IL"/>
        </w:rPr>
        <w:t>מראש ו</w:t>
      </w:r>
      <w:r w:rsidRPr="0001560F">
        <w:rPr>
          <w:rFonts w:ascii="Times New Roman" w:eastAsia="Times New Roman" w:hAnsi="Times New Roman" w:cs="David"/>
          <w:sz w:val="24"/>
          <w:szCs w:val="24"/>
          <w:rtl/>
          <w:lang w:eastAsia="he-IL"/>
        </w:rPr>
        <w:t>בכתב.</w:t>
      </w:r>
    </w:p>
    <w:p w14:paraId="19CF41D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על אף</w:t>
      </w:r>
      <w:r w:rsidRPr="00F600CB">
        <w:rPr>
          <w:rFonts w:ascii="Times New Roman" w:eastAsia="Times New Roman" w:hAnsi="Times New Roman" w:cs="David"/>
          <w:sz w:val="24"/>
          <w:szCs w:val="24"/>
          <w:rtl/>
          <w:lang w:eastAsia="he-IL"/>
        </w:rPr>
        <w:t xml:space="preserve"> האמור בסעיף 8.2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יגיע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דבר בגין שינויים הנובעים מ:</w:t>
      </w:r>
    </w:p>
    <w:p w14:paraId="3F1DE199"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טעות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קוי בתכנון ו/או באומדן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של היועצים.</w:t>
      </w:r>
    </w:p>
    <w:p w14:paraId="78647429"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התכנון אינו התכנון היעיל ביותר.</w:t>
      </w:r>
    </w:p>
    <w:p w14:paraId="40C930F8"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השינוי מתחייב במישרין או בעקיפין מהפרת איזה מהוראות חוזה זה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01687F7A"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השינויים מתחייבים מדרישת רשויות מוסמכות. </w:t>
      </w:r>
    </w:p>
    <w:p w14:paraId="20EF159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להכין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עבור רוכשים שיבקשו זאת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0F1BB9B1" w14:textId="77777777" w:rsidR="00F600CB" w:rsidRPr="00F600CB" w:rsidRDefault="00F600CB" w:rsidP="00F600CB">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מחיר השינויים ותנאי התשלום בגין תכנון השינויים </w:t>
      </w:r>
      <w:r w:rsidRPr="00F600CB">
        <w:rPr>
          <w:rFonts w:ascii="Times New Roman" w:eastAsia="Times New Roman" w:hAnsi="Times New Roman" w:cs="David" w:hint="cs"/>
          <w:sz w:val="24"/>
          <w:szCs w:val="24"/>
          <w:rtl/>
          <w:lang w:eastAsia="he-IL"/>
        </w:rPr>
        <w:t xml:space="preserve">כאמור, </w:t>
      </w:r>
      <w:r w:rsidRPr="00F600CB">
        <w:rPr>
          <w:rFonts w:ascii="Times New Roman" w:eastAsia="Times New Roman" w:hAnsi="Times New Roman" w:cs="David"/>
          <w:sz w:val="24"/>
          <w:szCs w:val="24"/>
          <w:rtl/>
          <w:lang w:eastAsia="he-IL"/>
        </w:rPr>
        <w:t>יסוכמו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לרוכשים.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יתקשר עם הרוכש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בהסכם נפרד לתכנון השינויים. כל מחלוקת שתתעורר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לבין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רוכש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בענ</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ין קביעת מחיר השינויים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תובא בפני המנהל והוא יהיה המוסמך להכריע בה.</w:t>
      </w:r>
    </w:p>
    <w:p w14:paraId="35AF81FF"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F600CB">
        <w:rPr>
          <w:rFonts w:ascii="Times New Roman" w:eastAsia="Times New Roman" w:hAnsi="Times New Roman" w:cs="David"/>
          <w:bCs/>
          <w:sz w:val="24"/>
          <w:szCs w:val="24"/>
          <w:u w:val="single"/>
          <w:rtl/>
          <w:lang w:eastAsia="he-IL"/>
        </w:rPr>
        <w:t>אחריות וביטוח</w:t>
      </w:r>
    </w:p>
    <w:p w14:paraId="291AE8CB" w14:textId="77777777" w:rsidR="00CF611C" w:rsidRPr="00013687" w:rsidRDefault="00CF611C" w:rsidP="00CF611C">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8618B1E" w14:textId="77777777" w:rsidR="00CF611C" w:rsidRPr="00013687" w:rsidRDefault="00CF611C" w:rsidP="00CF611C">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sidR="0062536D">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sidR="0062536D">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sidR="0062536D">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sidR="0062536D">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w:t>
      </w:r>
      <w:r w:rsidR="0062536D">
        <w:rPr>
          <w:rFonts w:eastAsia="Times New Roman" w:cs="David" w:hint="cs"/>
          <w:color w:val="auto"/>
          <w:szCs w:val="24"/>
          <w:rtl/>
        </w:rPr>
        <w:t>יועץ</w:t>
      </w:r>
      <w:r w:rsidRPr="00013687">
        <w:rPr>
          <w:rFonts w:eastAsia="Times New Roman" w:cs="David" w:hint="cs"/>
          <w:color w:val="auto"/>
          <w:szCs w:val="24"/>
          <w:rtl/>
        </w:rPr>
        <w:t xml:space="preserve"> פוטר את המזמין מכל אחריות בגין נזקים שייגרמו כאמור לעיל.</w:t>
      </w:r>
    </w:p>
    <w:p w14:paraId="2122A96F" w14:textId="77777777" w:rsidR="00CF611C" w:rsidRPr="00013687" w:rsidRDefault="00CF611C" w:rsidP="00CF611C">
      <w:pPr>
        <w:pStyle w:val="af9"/>
        <w:ind w:left="792" w:right="0" w:firstLine="0"/>
        <w:rPr>
          <w:rFonts w:eastAsia="Times New Roman" w:cs="David"/>
          <w:color w:val="auto"/>
          <w:szCs w:val="24"/>
          <w:rtl/>
        </w:rPr>
      </w:pPr>
      <w:r w:rsidRPr="00013687">
        <w:rPr>
          <w:rFonts w:eastAsia="Times New Roman" w:cs="David" w:hint="cs"/>
          <w:color w:val="auto"/>
          <w:szCs w:val="24"/>
          <w:rtl/>
        </w:rPr>
        <w:t>ה</w:t>
      </w:r>
      <w:r w:rsidR="0062536D">
        <w:rPr>
          <w:rFonts w:eastAsia="Times New Roman" w:cs="David" w:hint="cs"/>
          <w:color w:val="auto"/>
          <w:szCs w:val="24"/>
          <w:rtl/>
        </w:rPr>
        <w:t>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sidR="0062536D">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sidR="0062536D">
        <w:rPr>
          <w:rFonts w:eastAsia="Times New Roman" w:cs="David" w:hint="cs"/>
          <w:color w:val="auto"/>
          <w:szCs w:val="24"/>
          <w:rtl/>
        </w:rPr>
        <w:t>יועץ</w:t>
      </w:r>
      <w:r w:rsidRPr="00013687">
        <w:rPr>
          <w:rFonts w:eastAsia="Times New Roman" w:cs="David" w:hint="cs"/>
          <w:color w:val="auto"/>
          <w:szCs w:val="24"/>
          <w:rtl/>
        </w:rPr>
        <w:t>.</w:t>
      </w:r>
    </w:p>
    <w:p w14:paraId="49CACF41" w14:textId="77777777" w:rsidR="00CF611C" w:rsidRPr="00013687" w:rsidRDefault="00CF611C" w:rsidP="00CF611C">
      <w:pPr>
        <w:pStyle w:val="af9"/>
        <w:numPr>
          <w:ilvl w:val="1"/>
          <w:numId w:val="1"/>
        </w:numPr>
        <w:ind w:right="0"/>
        <w:rPr>
          <w:rFonts w:eastAsia="Times New Roman" w:cs="David"/>
          <w:color w:val="auto"/>
          <w:szCs w:val="24"/>
        </w:rPr>
      </w:pPr>
      <w:r w:rsidRPr="00013687">
        <w:rPr>
          <w:rFonts w:eastAsia="Times New Roman" w:cs="David"/>
          <w:color w:val="auto"/>
          <w:szCs w:val="24"/>
          <w:rtl/>
        </w:rPr>
        <w:lastRenderedPageBreak/>
        <w:t>אשור המזמין למסמכים ו/או כל גורמים אחרים הקשורים בשירותי ה</w:t>
      </w:r>
      <w:r w:rsidR="0062536D">
        <w:rPr>
          <w:rFonts w:eastAsia="Times New Roman" w:cs="David"/>
          <w:color w:val="auto"/>
          <w:szCs w:val="24"/>
          <w:rtl/>
        </w:rPr>
        <w:t>יועץ</w:t>
      </w:r>
      <w:r w:rsidRPr="00013687">
        <w:rPr>
          <w:rFonts w:eastAsia="Times New Roman" w:cs="David"/>
          <w:color w:val="auto"/>
          <w:szCs w:val="24"/>
          <w:rtl/>
        </w:rPr>
        <w:t xml:space="preserve"> ו/או מתן הוראות ל</w:t>
      </w:r>
      <w:r w:rsidR="0062536D">
        <w:rPr>
          <w:rFonts w:eastAsia="Times New Roman" w:cs="David"/>
          <w:color w:val="auto"/>
          <w:szCs w:val="24"/>
          <w:rtl/>
        </w:rPr>
        <w:t>יועץ</w:t>
      </w:r>
      <w:r w:rsidRPr="00013687">
        <w:rPr>
          <w:rFonts w:eastAsia="Times New Roman" w:cs="David"/>
          <w:color w:val="auto"/>
          <w:szCs w:val="24"/>
          <w:rtl/>
        </w:rPr>
        <w:t xml:space="preserve"> אינו משחרר את ה</w:t>
      </w:r>
      <w:r w:rsidR="0062536D">
        <w:rPr>
          <w:rFonts w:eastAsia="Times New Roman" w:cs="David"/>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47DD8D8" w14:textId="77777777" w:rsidR="00CF611C"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AF47CFB" w14:textId="77777777" w:rsidR="00CF611C" w:rsidRPr="00013687"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06B90F6"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4D79CC">
        <w:rPr>
          <w:rFonts w:ascii="Times New Roman" w:eastAsia="Times New Roman" w:hAnsi="Times New Roman" w:cs="David" w:hint="eastAsia"/>
          <w:b/>
          <w:bCs/>
          <w:sz w:val="20"/>
          <w:szCs w:val="24"/>
          <w:u w:val="single"/>
          <w:rtl/>
          <w:lang w:eastAsia="he-IL"/>
        </w:rPr>
        <w:t>נספח</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eastAsia"/>
          <w:b/>
          <w:bCs/>
          <w:sz w:val="20"/>
          <w:szCs w:val="24"/>
          <w:u w:val="single"/>
          <w:rtl/>
          <w:lang w:eastAsia="he-IL"/>
        </w:rPr>
        <w:t>ז</w:t>
      </w:r>
      <w:r w:rsidRPr="004D79CC">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4D79CC">
        <w:rPr>
          <w:rFonts w:ascii="Times New Roman" w:eastAsia="Times New Roman" w:hAnsi="Times New Roman" w:cs="David" w:hint="eastAsia"/>
          <w:b/>
          <w:bCs/>
          <w:sz w:val="20"/>
          <w:szCs w:val="24"/>
          <w:u w:val="single"/>
          <w:rtl/>
          <w:lang w:eastAsia="he-IL"/>
        </w:rPr>
        <w:t>נספח</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eastAsia"/>
          <w:b/>
          <w:bCs/>
          <w:sz w:val="20"/>
          <w:szCs w:val="24"/>
          <w:u w:val="single"/>
          <w:rtl/>
          <w:lang w:eastAsia="he-IL"/>
        </w:rPr>
        <w:t>ז</w:t>
      </w:r>
      <w:r w:rsidRPr="004D79CC">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79A4F6DE"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489FAA1E"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304E2A53"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41BA7B6F"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2A1E1D87"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605F9377"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4DA92AC0"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6DD9DE84"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5A3A54D4"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0AD531FE"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2FEBA31C"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lastRenderedPageBreak/>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7DDD27BC"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284A4AD7"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4525D12E" w14:textId="77777777" w:rsidR="00CF611C" w:rsidRPr="00B27B4C" w:rsidRDefault="00CF611C" w:rsidP="0041461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56D69898"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אספקת תכניות</w:t>
      </w:r>
    </w:p>
    <w:p w14:paraId="01A8D29E"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בכל עת במהלך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בתקופת הבדק של העבודות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מיד לפי דרישתו כל תכניות, ובכללן, תכניות ומסמכים המנויים ברשימה המצ"ב כנספח </w:t>
      </w:r>
      <w:r w:rsidRPr="00F600CB">
        <w:rPr>
          <w:rFonts w:ascii="Times New Roman" w:eastAsia="Times New Roman" w:hAnsi="Times New Roman" w:cs="David"/>
          <w:b/>
          <w:bCs/>
          <w:sz w:val="24"/>
          <w:szCs w:val="24"/>
          <w:rtl/>
          <w:lang w:eastAsia="he-IL"/>
        </w:rPr>
        <w:t>ח'</w:t>
      </w:r>
      <w:r w:rsidRPr="00F600CB">
        <w:rPr>
          <w:rFonts w:ascii="Times New Roman" w:eastAsia="Times New Roman" w:hAnsi="Times New Roman" w:cs="David"/>
          <w:sz w:val="24"/>
          <w:szCs w:val="24"/>
          <w:rtl/>
          <w:lang w:eastAsia="he-IL"/>
        </w:rPr>
        <w:t xml:space="preserve"> לחוזה זה, ובמידה והדרישה מתייחסת לתכניות שאינ</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בידו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יערכ</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בהקדם האפשרי וימסר</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למזמין.</w:t>
      </w:r>
    </w:p>
    <w:p w14:paraId="44A4B13E"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עם גמר שרותי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סדרה אחת של העתקי התכניות כשהן מעודכנות, ומשקפות את התכנון והב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הסופי בשטח </w:t>
      </w:r>
      <w:r w:rsidRPr="00F600CB">
        <w:rPr>
          <w:rFonts w:ascii="Times New Roman" w:eastAsia="Times New Roman" w:hAnsi="Times New Roman" w:cs="David"/>
          <w:color w:val="000000"/>
          <w:sz w:val="24"/>
          <w:szCs w:val="24"/>
          <w:lang w:eastAsia="he-IL"/>
        </w:rPr>
        <w:t>(AS MADE)</w:t>
      </w:r>
      <w:r w:rsidRPr="00F600CB">
        <w:rPr>
          <w:rFonts w:ascii="Times New Roman" w:eastAsia="Times New Roman" w:hAnsi="Times New Roman" w:cs="David"/>
          <w:sz w:val="24"/>
          <w:szCs w:val="24"/>
          <w:rtl/>
          <w:lang w:eastAsia="he-IL"/>
        </w:rPr>
        <w:t xml:space="preserve">, למעט שינויי דיירים, </w:t>
      </w:r>
      <w:r w:rsidRPr="00F600CB">
        <w:rPr>
          <w:rFonts w:ascii="Times New Roman" w:eastAsia="Times New Roman" w:hAnsi="Times New Roman" w:cs="David" w:hint="cs"/>
          <w:sz w:val="24"/>
          <w:szCs w:val="24"/>
          <w:rtl/>
          <w:lang w:eastAsia="he-IL"/>
        </w:rPr>
        <w:t xml:space="preserve">וקבצים </w:t>
      </w:r>
      <w:r w:rsidRPr="00F600CB">
        <w:rPr>
          <w:rFonts w:ascii="Times New Roman" w:eastAsia="Times New Roman" w:hAnsi="Times New Roman" w:cs="David"/>
          <w:sz w:val="24"/>
          <w:szCs w:val="24"/>
          <w:rtl/>
          <w:lang w:eastAsia="he-IL"/>
        </w:rPr>
        <w:t>המכילים את התכנון במדיה ממוחשבת.</w:t>
      </w:r>
    </w:p>
    <w:p w14:paraId="7D307A0D"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הובא החוזה לידי גמר או בוטל לפי סעיף 12 להלן,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סדרה אחת של העתקי התכניות ו</w:t>
      </w:r>
      <w:r w:rsidRPr="00F600CB">
        <w:rPr>
          <w:rFonts w:ascii="Times New Roman" w:eastAsia="Times New Roman" w:hAnsi="Times New Roman" w:cs="David" w:hint="cs"/>
          <w:sz w:val="24"/>
          <w:szCs w:val="24"/>
          <w:rtl/>
          <w:lang w:eastAsia="he-IL"/>
        </w:rPr>
        <w:t>הקבצים</w:t>
      </w:r>
      <w:r w:rsidRPr="00F600CB">
        <w:rPr>
          <w:rFonts w:ascii="Times New Roman" w:eastAsia="Times New Roman" w:hAnsi="Times New Roman" w:cs="David"/>
          <w:sz w:val="24"/>
          <w:szCs w:val="24"/>
          <w:rtl/>
          <w:lang w:eastAsia="he-IL"/>
        </w:rPr>
        <w:t xml:space="preserve"> כשה</w:t>
      </w:r>
      <w:r w:rsidRPr="00F600CB">
        <w:rPr>
          <w:rFonts w:ascii="Times New Roman" w:eastAsia="Times New Roman" w:hAnsi="Times New Roman" w:cs="David" w:hint="cs"/>
          <w:sz w:val="24"/>
          <w:szCs w:val="24"/>
          <w:rtl/>
          <w:lang w:eastAsia="he-IL"/>
        </w:rPr>
        <w:t>ם</w:t>
      </w:r>
      <w:r w:rsidRPr="00F600CB">
        <w:rPr>
          <w:rFonts w:ascii="Times New Roman" w:eastAsia="Times New Roman" w:hAnsi="Times New Roman" w:cs="David"/>
          <w:sz w:val="24"/>
          <w:szCs w:val="24"/>
          <w:rtl/>
          <w:lang w:eastAsia="he-IL"/>
        </w:rPr>
        <w:t xml:space="preserve"> מעודכנ</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47C74AEB"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4391FF80"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לכל תשלום נוסף בעד תכניות שימסור למזמין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סעיף 10 זה.</w:t>
      </w:r>
    </w:p>
    <w:p w14:paraId="53039B14"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זכות הקניין בכל התכניות שייכת למזמין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ובלבד ששולם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להוראות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התכניות.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אינו רשאי להשתמש בתכניות לצורך תכנון ובניה של פרויקט אחר  שלא בהסכמת המזמין.</w:t>
      </w:r>
    </w:p>
    <w:p w14:paraId="4C613657" w14:textId="77777777" w:rsidR="00F600CB" w:rsidRPr="00F600CB"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מעמד ה</w:t>
      </w:r>
      <w:r w:rsidR="00B06D6A">
        <w:rPr>
          <w:rFonts w:ascii="Times New Roman" w:eastAsia="Times New Roman" w:hAnsi="Times New Roman" w:cs="David"/>
          <w:bCs/>
          <w:sz w:val="24"/>
          <w:szCs w:val="24"/>
          <w:u w:val="single"/>
          <w:rtl/>
          <w:lang w:eastAsia="he-IL"/>
        </w:rPr>
        <w:t>יועץ</w:t>
      </w:r>
    </w:p>
    <w:p w14:paraId="486E8CE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מוסכם ומובהר על ידי הצדדים לחוזה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מעמדו של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F600CB">
        <w:rPr>
          <w:rFonts w:ascii="Times New Roman" w:eastAsia="Times New Roman" w:hAnsi="Times New Roman" w:cs="David" w:hint="cs"/>
          <w:sz w:val="24"/>
          <w:szCs w:val="24"/>
          <w:rtl/>
          <w:lang w:eastAsia="he-IL"/>
        </w:rPr>
        <w:t xml:space="preserve"> של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sz w:val="24"/>
          <w:szCs w:val="24"/>
          <w:rtl/>
          <w:lang w:eastAsia="he-IL"/>
        </w:rPr>
        <w:t>.</w:t>
      </w:r>
    </w:p>
    <w:p w14:paraId="5420904C"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אין ולא יהיו יחסי עובד-מעביד בין המזמין ובין </w:t>
      </w:r>
      <w:r w:rsidRPr="00F600CB">
        <w:rPr>
          <w:rFonts w:ascii="Times New Roman" w:eastAsia="Times New Roman" w:hAnsi="Times New Roman" w:cs="David"/>
          <w:color w:val="000000"/>
          <w:sz w:val="24"/>
          <w:szCs w:val="24"/>
          <w:rtl/>
          <w:lang w:eastAsia="he-IL"/>
        </w:rPr>
        <w:t>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w:t>
      </w:r>
      <w:r w:rsidRPr="00F600CB">
        <w:rPr>
          <w:rFonts w:ascii="Times New Roman" w:eastAsia="Times New Roman" w:hAnsi="Times New Roman" w:cs="David" w:hint="cs"/>
          <w:color w:val="000000"/>
          <w:sz w:val="24"/>
          <w:szCs w:val="24"/>
          <w:rtl/>
          <w:lang w:eastAsia="he-IL"/>
        </w:rPr>
        <w:t>מי מטעמו ו</w:t>
      </w:r>
      <w:r w:rsidRPr="00F600CB">
        <w:rPr>
          <w:rFonts w:ascii="Times New Roman" w:eastAsia="Times New Roman" w:hAnsi="Times New Roman" w:cs="David"/>
          <w:color w:val="000000"/>
          <w:sz w:val="24"/>
          <w:szCs w:val="24"/>
          <w:rtl/>
          <w:lang w:eastAsia="he-IL"/>
        </w:rPr>
        <w:t xml:space="preserve">בין המזמין לבין עובדי </w:t>
      </w:r>
      <w:r w:rsidRPr="00F600CB">
        <w:rPr>
          <w:rFonts w:ascii="Times New Roman" w:eastAsia="Times New Roman" w:hAnsi="Times New Roman" w:cs="David" w:hint="cs"/>
          <w:color w:val="000000"/>
          <w:sz w:val="24"/>
          <w:szCs w:val="24"/>
          <w:rtl/>
          <w:lang w:eastAsia="he-IL"/>
        </w:rPr>
        <w:t xml:space="preserve"> ה</w:t>
      </w:r>
      <w:r w:rsidR="00B06D6A">
        <w:rPr>
          <w:rFonts w:ascii="Times New Roman" w:eastAsia="Times New Roman" w:hAnsi="Times New Roman" w:cs="David" w:hint="cs"/>
          <w:color w:val="000000"/>
          <w:sz w:val="24"/>
          <w:szCs w:val="24"/>
          <w:rtl/>
          <w:lang w:eastAsia="he-IL"/>
        </w:rPr>
        <w:t>יועץ</w:t>
      </w:r>
      <w:r w:rsidRPr="00F600CB">
        <w:rPr>
          <w:rFonts w:ascii="Times New Roman" w:eastAsia="Times New Roman" w:hAnsi="Times New Roman" w:cs="David" w:hint="cs"/>
          <w:color w:val="000000"/>
          <w:sz w:val="24"/>
          <w:szCs w:val="24"/>
          <w:rtl/>
          <w:lang w:eastAsia="he-IL"/>
        </w:rPr>
        <w:t xml:space="preserve"> ו/או מי מטעמיהם</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sz w:val="24"/>
          <w:szCs w:val="24"/>
          <w:rtl/>
          <w:lang w:eastAsia="he-IL"/>
        </w:rPr>
        <w:t>ואין בהוראות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ליצור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מי </w:t>
      </w:r>
      <w:r w:rsidRPr="00F600CB">
        <w:rPr>
          <w:rFonts w:ascii="Times New Roman" w:eastAsia="Times New Roman" w:hAnsi="Times New Roman" w:cs="David"/>
          <w:sz w:val="24"/>
          <w:szCs w:val="24"/>
          <w:rtl/>
          <w:lang w:eastAsia="he-IL"/>
        </w:rPr>
        <w:lastRenderedPageBreak/>
        <w:t>מעובדיו</w:t>
      </w:r>
      <w:r w:rsidRPr="00F600CB">
        <w:rPr>
          <w:rFonts w:ascii="Times New Roman" w:eastAsia="Times New Roman" w:hAnsi="Times New Roman" w:cs="David" w:hint="cs"/>
          <w:sz w:val="24"/>
          <w:szCs w:val="24"/>
          <w:rtl/>
          <w:lang w:eastAsia="he-IL"/>
        </w:rPr>
        <w:t xml:space="preserve"> ו/או מי מטעמו</w:t>
      </w:r>
      <w:r w:rsidRPr="00F600CB">
        <w:rPr>
          <w:rFonts w:ascii="Times New Roman" w:eastAsia="Times New Roman" w:hAnsi="Times New Roman" w:cs="David"/>
          <w:sz w:val="24"/>
          <w:szCs w:val="24"/>
          <w:rtl/>
          <w:lang w:eastAsia="he-IL"/>
        </w:rPr>
        <w:t xml:space="preserve"> לבין המזמין ו/או המנהל ו/או מי מטעמו יחסי עובד מעביד</w:t>
      </w:r>
      <w:r w:rsidRPr="00F600CB">
        <w:rPr>
          <w:rFonts w:ascii="Times New Roman" w:eastAsia="Times New Roman" w:hAnsi="Times New Roman" w:cs="David"/>
          <w:color w:val="000000"/>
          <w:sz w:val="24"/>
          <w:szCs w:val="24"/>
          <w:rtl/>
          <w:lang w:eastAsia="he-IL"/>
        </w:rPr>
        <w:t>, לכל ענין ודבר. בכלל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מוסכם ומובהר בין הצדדים</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F600CB">
        <w:rPr>
          <w:rFonts w:ascii="Times New Roman" w:eastAsia="Times New Roman" w:hAnsi="Times New Roman" w:cs="David" w:hint="cs"/>
          <w:color w:val="000000"/>
          <w:sz w:val="24"/>
          <w:szCs w:val="24"/>
          <w:rtl/>
          <w:lang w:eastAsia="he-IL"/>
        </w:rPr>
        <w:t>ל פ</w:t>
      </w:r>
      <w:r w:rsidRPr="00F600CB">
        <w:rPr>
          <w:rFonts w:ascii="Times New Roman" w:eastAsia="Times New Roman" w:hAnsi="Times New Roman" w:cs="David"/>
          <w:color w:val="000000"/>
          <w:sz w:val="24"/>
          <w:szCs w:val="24"/>
          <w:rtl/>
          <w:lang w:eastAsia="he-IL"/>
        </w:rPr>
        <w:t>י הדין ו/או מכח צו הרחבה ו/או מכח הסכם כלשהו על עובד</w:t>
      </w:r>
      <w:r w:rsidRPr="00F600CB">
        <w:rPr>
          <w:rFonts w:ascii="Times New Roman" w:eastAsia="Times New Roman" w:hAnsi="Times New Roman" w:cs="David" w:hint="cs"/>
          <w:sz w:val="24"/>
          <w:szCs w:val="24"/>
          <w:rtl/>
          <w:lang w:eastAsia="he-IL"/>
        </w:rPr>
        <w:t>.</w:t>
      </w:r>
    </w:p>
    <w:p w14:paraId="004CA2A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מוסכם בזה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עובדיו</w:t>
      </w:r>
      <w:r w:rsidRPr="00F600C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F600CB">
        <w:rPr>
          <w:rFonts w:ascii="Times New Roman" w:eastAsia="Times New Roman" w:hAnsi="Times New Roman" w:cs="David"/>
          <w:color w:val="000000"/>
          <w:sz w:val="24"/>
          <w:szCs w:val="24"/>
          <w:rtl/>
          <w:lang w:eastAsia="he-IL"/>
        </w:rPr>
        <w:t xml:space="preserve"> מוותרים על כל טענות ו/או</w:t>
      </w:r>
      <w:r w:rsidRPr="00F600CB">
        <w:rPr>
          <w:rFonts w:ascii="Times New Roman" w:eastAsia="Times New Roman" w:hAnsi="Times New Roman" w:cs="David" w:hint="cs"/>
          <w:color w:val="000000"/>
          <w:sz w:val="24"/>
          <w:szCs w:val="24"/>
          <w:rtl/>
          <w:lang w:eastAsia="he-IL"/>
        </w:rPr>
        <w:t xml:space="preserve"> דרישות ו/או תלונות ו/או</w:t>
      </w:r>
      <w:r w:rsidRPr="00F600C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708C1DA"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 ומתחייב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ישא לבדו </w:t>
      </w:r>
      <w:r w:rsidRPr="00F600C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F600CB">
        <w:rPr>
          <w:rFonts w:ascii="Times New Roman" w:eastAsia="Times New Roman" w:hAnsi="Times New Roman" w:cs="David" w:hint="cs"/>
          <w:color w:val="000000"/>
          <w:sz w:val="24"/>
          <w:szCs w:val="24"/>
          <w:rtl/>
          <w:lang w:eastAsia="he-IL"/>
        </w:rPr>
        <w:t>ל פי</w:t>
      </w:r>
      <w:r w:rsidRPr="00F600CB">
        <w:rPr>
          <w:rFonts w:ascii="Times New Roman" w:eastAsia="Times New Roman" w:hAnsi="Times New Roman" w:cs="David"/>
          <w:color w:val="000000"/>
          <w:sz w:val="24"/>
          <w:szCs w:val="24"/>
          <w:rtl/>
          <w:lang w:eastAsia="he-IL"/>
        </w:rPr>
        <w:t xml:space="preserve"> חוזה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ובכלל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sz w:val="24"/>
          <w:szCs w:val="24"/>
          <w:rtl/>
          <w:lang w:eastAsia="he-IL"/>
        </w:rPr>
        <w:t xml:space="preserve"> תשלומי מס הכנסה והב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טוח הלאומי שהוא חב בגין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4601923A"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טוח לאומי, תשלומים לקרנות איגודים מקצוע</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5538E9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color w:val="000000"/>
          <w:sz w:val="24"/>
          <w:szCs w:val="24"/>
          <w:rtl/>
          <w:lang w:eastAsia="he-IL"/>
        </w:rPr>
        <w:t>מבלי לגרוע מ</w:t>
      </w:r>
      <w:r w:rsidRPr="00F600CB">
        <w:rPr>
          <w:rFonts w:ascii="Times New Roman" w:eastAsia="Times New Roman" w:hAnsi="Times New Roman" w:cs="David" w:hint="cs"/>
          <w:color w:val="000000"/>
          <w:sz w:val="24"/>
          <w:szCs w:val="24"/>
          <w:rtl/>
          <w:lang w:eastAsia="he-IL"/>
        </w:rPr>
        <w:t xml:space="preserve">כלליות </w:t>
      </w:r>
      <w:r w:rsidRPr="00F600CB">
        <w:rPr>
          <w:rFonts w:ascii="Times New Roman" w:eastAsia="Times New Roman" w:hAnsi="Times New Roman" w:cs="David"/>
          <w:color w:val="000000"/>
          <w:sz w:val="24"/>
          <w:szCs w:val="24"/>
          <w:rtl/>
          <w:lang w:eastAsia="he-IL"/>
        </w:rPr>
        <w:t>האמור לעיל,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מצהיר ומתחייב</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אם י</w:t>
      </w:r>
      <w:r w:rsidRPr="00F600CB">
        <w:rPr>
          <w:rFonts w:ascii="Times New Roman" w:eastAsia="Times New Roman" w:hAnsi="Times New Roman" w:cs="David" w:hint="cs"/>
          <w:color w:val="000000"/>
          <w:sz w:val="24"/>
          <w:szCs w:val="24"/>
          <w:rtl/>
          <w:lang w:eastAsia="he-IL"/>
        </w:rPr>
        <w:t>י</w:t>
      </w:r>
      <w:r w:rsidRPr="00F600CB">
        <w:rPr>
          <w:rFonts w:ascii="Times New Roman" w:eastAsia="Times New Roman" w:hAnsi="Times New Roman" w:cs="David"/>
          <w:color w:val="000000"/>
          <w:sz w:val="24"/>
          <w:szCs w:val="24"/>
          <w:rtl/>
          <w:lang w:eastAsia="he-IL"/>
        </w:rPr>
        <w:t>דרש המזמין על ידי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על ידי מי מ</w:t>
      </w:r>
      <w:r w:rsidRPr="00F600CB">
        <w:rPr>
          <w:rFonts w:ascii="Times New Roman" w:eastAsia="Times New Roman" w:hAnsi="Times New Roman" w:cs="David" w:hint="cs"/>
          <w:color w:val="000000"/>
          <w:sz w:val="24"/>
          <w:szCs w:val="24"/>
          <w:rtl/>
          <w:lang w:eastAsia="he-IL"/>
        </w:rPr>
        <w:t>שלוחיו ו/או עובדיו</w:t>
      </w:r>
      <w:r w:rsidRPr="00F600CB">
        <w:rPr>
          <w:rFonts w:ascii="Times New Roman" w:eastAsia="Times New Roman" w:hAnsi="Times New Roman" w:cs="David"/>
          <w:color w:val="000000"/>
          <w:sz w:val="24"/>
          <w:szCs w:val="24"/>
          <w:rtl/>
          <w:lang w:eastAsia="he-IL"/>
        </w:rPr>
        <w:t xml:space="preserve"> ו/או</w:t>
      </w:r>
      <w:r w:rsidRPr="00F600CB">
        <w:rPr>
          <w:rFonts w:ascii="Times New Roman" w:eastAsia="Times New Roman" w:hAnsi="Times New Roman" w:cs="David" w:hint="cs"/>
          <w:color w:val="000000"/>
          <w:sz w:val="24"/>
          <w:szCs w:val="24"/>
          <w:rtl/>
          <w:lang w:eastAsia="he-IL"/>
        </w:rPr>
        <w:t xml:space="preserve"> אחר מטעמו ו/או</w:t>
      </w:r>
      <w:r w:rsidRPr="00F600C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כלשהם כאמור, אזי ישפה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ייחשב </w:t>
      </w:r>
      <w:r w:rsidRPr="00F600CB">
        <w:rPr>
          <w:rFonts w:ascii="Times New Roman" w:eastAsia="Times New Roman" w:hAnsi="Times New Roman" w:cs="David" w:hint="cs"/>
          <w:color w:val="000000"/>
          <w:sz w:val="24"/>
          <w:szCs w:val="24"/>
          <w:rtl/>
          <w:lang w:eastAsia="he-IL"/>
        </w:rPr>
        <w:t>כ</w:t>
      </w:r>
      <w:r w:rsidRPr="00F600CB">
        <w:rPr>
          <w:rFonts w:ascii="Times New Roman" w:eastAsia="Times New Roman" w:hAnsi="Times New Roman" w:cs="David"/>
          <w:color w:val="000000"/>
          <w:sz w:val="24"/>
          <w:szCs w:val="24"/>
          <w:rtl/>
          <w:lang w:eastAsia="he-IL"/>
        </w:rPr>
        <w:t>חוב המגיע למזמין מאת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3192533B"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בשים לב לאמור לעיל, אם יקבע פורום מוסמך כלשהו</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נתקיימו יחסי עובד ומעביד בין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מי מעובדיו</w:t>
      </w:r>
      <w:r w:rsidRPr="00F600CB">
        <w:rPr>
          <w:rFonts w:ascii="Times New Roman" w:eastAsia="Times New Roman" w:hAnsi="Times New Roman" w:cs="David" w:hint="cs"/>
          <w:color w:val="000000"/>
          <w:sz w:val="24"/>
          <w:szCs w:val="24"/>
          <w:rtl/>
          <w:lang w:eastAsia="he-IL"/>
        </w:rPr>
        <w:t xml:space="preserve"> ו/או מי משלוחיו ו/או אחר מטעמו</w:t>
      </w:r>
      <w:r w:rsidRPr="00F600C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F600CB">
        <w:rPr>
          <w:rFonts w:ascii="Times New Roman" w:eastAsia="Times New Roman" w:hAnsi="Times New Roman" w:cs="David" w:hint="cs"/>
          <w:color w:val="000000"/>
          <w:sz w:val="24"/>
          <w:szCs w:val="24"/>
          <w:rtl/>
          <w:lang w:eastAsia="he-IL"/>
        </w:rPr>
        <w:t>.</w:t>
      </w:r>
    </w:p>
    <w:p w14:paraId="558FDB7E" w14:textId="77777777" w:rsidR="00F600CB" w:rsidRPr="00F600CB"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F600CB">
        <w:rPr>
          <w:rFonts w:ascii="Times New Roman" w:eastAsia="Times New Roman" w:hAnsi="Times New Roman" w:cs="David"/>
          <w:bCs/>
          <w:sz w:val="24"/>
          <w:szCs w:val="24"/>
          <w:u w:val="single"/>
          <w:rtl/>
          <w:lang w:eastAsia="he-IL"/>
        </w:rPr>
        <w:t>הבאת החוזה לגמר או ביטולו</w:t>
      </w:r>
    </w:p>
    <w:p w14:paraId="0AE4618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767ED321" w14:textId="77777777" w:rsidR="00F600CB" w:rsidRPr="00F600CB"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על אף האמור בכל מקום אחר בחוזה </w:t>
      </w:r>
      <w:r w:rsidRPr="00F600CB">
        <w:rPr>
          <w:rFonts w:ascii="Times New Roman" w:eastAsia="Times New Roman" w:hAnsi="Times New Roman" w:cs="David" w:hint="cs"/>
          <w:sz w:val="24"/>
          <w:szCs w:val="24"/>
          <w:rtl/>
          <w:lang w:eastAsia="he-IL"/>
        </w:rPr>
        <w:t xml:space="preserve">זה על נספחיו, </w:t>
      </w:r>
      <w:r w:rsidRPr="00F600CB">
        <w:rPr>
          <w:rFonts w:ascii="Times New Roman" w:eastAsia="Times New Roman" w:hAnsi="Times New Roman" w:cs="David"/>
          <w:sz w:val="24"/>
          <w:szCs w:val="24"/>
          <w:rtl/>
          <w:lang w:eastAsia="he-IL"/>
        </w:rPr>
        <w:t>רשאי המזמין,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ניתנה הודעה כאמור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F600CB">
        <w:rPr>
          <w:rFonts w:ascii="Times New Roman" w:eastAsia="Times New Roman" w:hAnsi="Times New Roman" w:cs="David" w:hint="cs"/>
          <w:sz w:val="24"/>
          <w:szCs w:val="24"/>
          <w:rtl/>
          <w:lang w:eastAsia="he-IL"/>
        </w:rPr>
        <w:t>-7</w:t>
      </w:r>
      <w:r w:rsidRPr="00F600CB">
        <w:rPr>
          <w:rFonts w:ascii="Times New Roman" w:eastAsia="Times New Roman" w:hAnsi="Times New Roman" w:cs="David"/>
          <w:sz w:val="24"/>
          <w:szCs w:val="24"/>
          <w:rtl/>
          <w:lang w:eastAsia="he-IL"/>
        </w:rPr>
        <w:t xml:space="preserve"> י</w:t>
      </w:r>
      <w:r w:rsidRPr="00F600CB">
        <w:rPr>
          <w:rFonts w:ascii="Times New Roman" w:eastAsia="Times New Roman" w:hAnsi="Times New Roman" w:cs="David" w:hint="cs"/>
          <w:sz w:val="24"/>
          <w:szCs w:val="24"/>
          <w:rtl/>
          <w:lang w:eastAsia="he-IL"/>
        </w:rPr>
        <w:t>מים</w:t>
      </w:r>
      <w:r w:rsidRPr="00F600CB">
        <w:rPr>
          <w:rFonts w:ascii="Times New Roman" w:eastAsia="Times New Roman" w:hAnsi="Times New Roman" w:cs="David"/>
          <w:sz w:val="24"/>
          <w:szCs w:val="24"/>
          <w:rtl/>
          <w:lang w:eastAsia="he-IL"/>
        </w:rPr>
        <w:t xml:space="preserve"> מיום משלוחה (להלן: "</w:t>
      </w:r>
      <w:r w:rsidRPr="00F600CB">
        <w:rPr>
          <w:rFonts w:ascii="Times New Roman" w:eastAsia="Times New Roman" w:hAnsi="Times New Roman" w:cs="David"/>
          <w:b/>
          <w:bCs/>
          <w:sz w:val="24"/>
          <w:szCs w:val="24"/>
          <w:rtl/>
          <w:lang w:eastAsia="he-IL"/>
        </w:rPr>
        <w:t>תאריך הפסקת השרות</w:t>
      </w:r>
      <w:r w:rsidRPr="00F600CB">
        <w:rPr>
          <w:rFonts w:ascii="Times New Roman" w:eastAsia="Times New Roman" w:hAnsi="Times New Roman" w:cs="David"/>
          <w:sz w:val="24"/>
          <w:szCs w:val="24"/>
          <w:rtl/>
          <w:lang w:eastAsia="he-IL"/>
        </w:rPr>
        <w:t>").</w:t>
      </w:r>
    </w:p>
    <w:p w14:paraId="7A769DAF" w14:textId="77777777" w:rsidR="00F600CB" w:rsidRPr="00F600CB"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הובא החוזה לידי גמר כאמור בסעיף 12.1.1 לעיל,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שב</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צע עד לתאריך הפסקת הש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לפי השיעור המפורט בנספחים </w:t>
      </w:r>
      <w:r w:rsidRPr="00F600CB">
        <w:rPr>
          <w:rFonts w:ascii="Times New Roman" w:eastAsia="Times New Roman" w:hAnsi="Times New Roman" w:cs="David"/>
          <w:bCs/>
          <w:sz w:val="24"/>
          <w:szCs w:val="24"/>
          <w:rtl/>
          <w:lang w:eastAsia="he-IL"/>
        </w:rPr>
        <w:t>ד' ו - ה'</w:t>
      </w:r>
      <w:r w:rsidRPr="00F600CB">
        <w:rPr>
          <w:rFonts w:ascii="Times New Roman" w:eastAsia="Times New Roman" w:hAnsi="Times New Roman" w:cs="David"/>
          <w:sz w:val="24"/>
          <w:szCs w:val="24"/>
          <w:rtl/>
          <w:lang w:eastAsia="he-IL"/>
        </w:rPr>
        <w:t>. במקרה שבוצע חלק של קטע ו/או שלב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ישולם חלק יחסי מתאים מהשכר הקבוע בנספחים </w:t>
      </w:r>
      <w:r w:rsidRPr="00F600CB">
        <w:rPr>
          <w:rFonts w:ascii="Times New Roman" w:eastAsia="Times New Roman" w:hAnsi="Times New Roman" w:cs="David"/>
          <w:bCs/>
          <w:sz w:val="24"/>
          <w:szCs w:val="24"/>
          <w:rtl/>
          <w:lang w:eastAsia="he-IL"/>
        </w:rPr>
        <w:t xml:space="preserve">ד' ו-ה' </w:t>
      </w:r>
      <w:r w:rsidRPr="00F600CB">
        <w:rPr>
          <w:rFonts w:ascii="Times New Roman" w:eastAsia="Times New Roman" w:hAnsi="Times New Roman" w:cs="David"/>
          <w:sz w:val="24"/>
          <w:szCs w:val="24"/>
          <w:rtl/>
          <w:lang w:eastAsia="he-IL"/>
        </w:rPr>
        <w:t>לאותו שלב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כפי שיקבע המנהל.</w:t>
      </w:r>
    </w:p>
    <w:p w14:paraId="338C36CA"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הודעה בדבר הבאת החוזה לידי גמר כאמור בסעיף 12.1.1 לעיל לא תשמש עילה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לתביעת פיצויים כלשהם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לטענה </w:t>
      </w:r>
      <w:r w:rsidRPr="00F600CB">
        <w:rPr>
          <w:rFonts w:ascii="Times New Roman" w:eastAsia="Times New Roman" w:hAnsi="Times New Roman" w:cs="David" w:hint="cs"/>
          <w:sz w:val="24"/>
          <w:szCs w:val="24"/>
          <w:rtl/>
          <w:lang w:eastAsia="he-IL"/>
        </w:rPr>
        <w:t>ו/או דרישה ו/או תלונה ו/</w:t>
      </w:r>
      <w:r w:rsidRPr="00F600CB">
        <w:rPr>
          <w:rFonts w:ascii="Times New Roman" w:eastAsia="Times New Roman" w:hAnsi="Times New Roman" w:cs="David"/>
          <w:sz w:val="24"/>
          <w:szCs w:val="24"/>
          <w:rtl/>
          <w:lang w:eastAsia="he-IL"/>
        </w:rPr>
        <w:t>או תביעה כלשהי, פרט לאמור בסעיף 12.1.2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והשכר שישולם לפי סעיף 12.1.2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ו/או עקב הבאתו לידי גמר כאמור, בין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ובין מכוח עילה כלשהי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הדין.</w:t>
      </w:r>
    </w:p>
    <w:p w14:paraId="251EB2BC"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תוך 12 חודש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מהבאת חוזה</w:t>
      </w:r>
      <w:r w:rsidRPr="00F600CB">
        <w:rPr>
          <w:rFonts w:ascii="Times New Roman" w:eastAsia="Times New Roman" w:hAnsi="Times New Roman" w:cs="David" w:hint="cs"/>
          <w:sz w:val="24"/>
          <w:szCs w:val="24"/>
          <w:rtl/>
          <w:lang w:eastAsia="he-IL"/>
        </w:rPr>
        <w:t xml:space="preserve"> זה לידי</w:t>
      </w:r>
      <w:r w:rsidRPr="00F600CB">
        <w:rPr>
          <w:rFonts w:ascii="Times New Roman" w:eastAsia="Times New Roman" w:hAnsi="Times New Roman" w:cs="David"/>
          <w:sz w:val="24"/>
          <w:szCs w:val="24"/>
          <w:rtl/>
          <w:lang w:eastAsia="he-IL"/>
        </w:rPr>
        <w:t xml:space="preserve"> גמר כאמור</w:t>
      </w:r>
      <w:r w:rsidRPr="00F600CB">
        <w:rPr>
          <w:rFonts w:ascii="Times New Roman" w:eastAsia="Times New Roman" w:hAnsi="Times New Roman" w:cs="David" w:hint="cs"/>
          <w:sz w:val="24"/>
          <w:szCs w:val="24"/>
          <w:rtl/>
          <w:lang w:eastAsia="he-IL"/>
        </w:rPr>
        <w:t>, רשאי המזמין</w:t>
      </w:r>
      <w:r w:rsidRPr="00F600CB">
        <w:rPr>
          <w:rFonts w:ascii="Times New Roman" w:eastAsia="Times New Roman" w:hAnsi="Times New Roman" w:cs="David"/>
          <w:sz w:val="24"/>
          <w:szCs w:val="24"/>
          <w:rtl/>
          <w:lang w:eastAsia="he-IL"/>
        </w:rPr>
        <w:t xml:space="preserve"> לחדשו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במקרה </w:t>
      </w:r>
      <w:r w:rsidRPr="00F600CB">
        <w:rPr>
          <w:rFonts w:ascii="Times New Roman" w:eastAsia="Times New Roman" w:hAnsi="Times New Roman" w:cs="David"/>
          <w:sz w:val="24"/>
          <w:szCs w:val="24"/>
          <w:rtl/>
          <w:lang w:eastAsia="he-IL"/>
        </w:rPr>
        <w:lastRenderedPageBreak/>
        <w:t>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לפי דרישת המזמין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לחדש את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תנאי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w:t>
      </w:r>
    </w:p>
    <w:p w14:paraId="25BB977D"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במקרה שחוזה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מצוות הדין)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זכאי לתשלום כמוגדר בסעיף 12.3.2 להלן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ויחולו הסעיפים 12.1.3 ו- 12.1.4 לעיל.</w:t>
      </w:r>
    </w:p>
    <w:p w14:paraId="28AF4AF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67DA9953"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מזכויות מזמין לפי סעיף 12.1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זכאי המזמין לבטל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בלא צורך בהודעה מוקדמת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אחד מהמקרים הבאים:</w:t>
      </w:r>
    </w:p>
    <w:p w14:paraId="4838F193"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הפר ו/או לא קיים איזה מהוראות החוזה ולא 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קן </w:t>
      </w:r>
      <w:r w:rsidRPr="00F600CB">
        <w:rPr>
          <w:rFonts w:ascii="Times New Roman" w:eastAsia="Times New Roman" w:hAnsi="Times New Roman" w:cs="David" w:hint="cs"/>
          <w:sz w:val="24"/>
          <w:szCs w:val="24"/>
          <w:rtl/>
          <w:lang w:eastAsia="he-IL"/>
        </w:rPr>
        <w:t>את ה</w:t>
      </w:r>
      <w:r w:rsidRPr="00F600CB">
        <w:rPr>
          <w:rFonts w:ascii="Times New Roman" w:eastAsia="Times New Roman" w:hAnsi="Times New Roman" w:cs="David"/>
          <w:sz w:val="24"/>
          <w:szCs w:val="24"/>
          <w:rtl/>
          <w:lang w:eastAsia="he-IL"/>
        </w:rPr>
        <w:t>הפרה</w:t>
      </w:r>
      <w:r w:rsidRPr="00F600CB">
        <w:rPr>
          <w:rFonts w:ascii="Times New Roman" w:eastAsia="Times New Roman" w:hAnsi="Times New Roman" w:cs="David" w:hint="cs"/>
          <w:sz w:val="24"/>
          <w:szCs w:val="24"/>
          <w:rtl/>
          <w:lang w:eastAsia="he-IL"/>
        </w:rPr>
        <w:t xml:space="preserve"> כאמור,</w:t>
      </w:r>
      <w:r w:rsidRPr="00F600CB">
        <w:rPr>
          <w:rFonts w:ascii="Times New Roman" w:eastAsia="Times New Roman" w:hAnsi="Times New Roman" w:cs="David"/>
          <w:sz w:val="24"/>
          <w:szCs w:val="24"/>
          <w:rtl/>
          <w:lang w:eastAsia="he-IL"/>
        </w:rPr>
        <w:t xml:space="preserve"> לאחר שק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התראה על כך מהמזמין בתוך הזמן הנקוב בהתראה.</w:t>
      </w:r>
    </w:p>
    <w:p w14:paraId="4B9867DF"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התרה ב</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שאין הוא מבצע את עבודתו בצורה המבטיחה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צועה התקין ו/או התקדמותה וסיומה לפי לוח הזמנים,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נקט בצעדים המבטיחים לדעת המזמין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צועה התקין ו/או התקדמותה וסיומה לפי לוח הזמנים.</w:t>
      </w:r>
    </w:p>
    <w:p w14:paraId="30D5BD30"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הפר את הוראת סעיף 7.5 לעיל.</w:t>
      </w:r>
    </w:p>
    <w:p w14:paraId="12C7B8DA"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נבצר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או מהמנהל הראשי לקיים את ה</w:t>
      </w:r>
      <w:r w:rsidRPr="00F600CB">
        <w:rPr>
          <w:rFonts w:ascii="Times New Roman" w:eastAsia="Times New Roman" w:hAnsi="Times New Roman" w:cs="David" w:hint="cs"/>
          <w:sz w:val="24"/>
          <w:szCs w:val="24"/>
          <w:rtl/>
          <w:lang w:eastAsia="he-IL"/>
        </w:rPr>
        <w:t xml:space="preserve">וראות </w:t>
      </w: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יחול הסעיף אם 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נפטר,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פשט רגל, או נעשה בלתי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 לפעולה משפטית או בלתי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 למתן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או אם ארע אירוע דומה.</w:t>
      </w:r>
    </w:p>
    <w:p w14:paraId="130B3194"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חל שינוי בהחזקת המניות ו/או בהרכב המנהלים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2F79BEF4"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בוטל החוזה כאמור בסעיף 12.3.1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בעד אותו קטע מקטעי הפרויקט ו/או שלב משרותי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שהוא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צע עד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טול החוזה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לפי השיעור המפורט בנספחים </w:t>
      </w:r>
      <w:r w:rsidRPr="00F600CB">
        <w:rPr>
          <w:rFonts w:ascii="Times New Roman" w:eastAsia="Times New Roman" w:hAnsi="Times New Roman" w:cs="David"/>
          <w:bCs/>
          <w:sz w:val="24"/>
          <w:szCs w:val="24"/>
          <w:rtl/>
          <w:lang w:eastAsia="he-IL"/>
        </w:rPr>
        <w:t>ד'</w:t>
      </w:r>
      <w:r w:rsidRPr="00F600CB">
        <w:rPr>
          <w:rFonts w:ascii="Times New Roman" w:eastAsia="Times New Roman" w:hAnsi="Times New Roman" w:cs="David" w:hint="cs"/>
          <w:bCs/>
          <w:sz w:val="24"/>
          <w:szCs w:val="24"/>
          <w:rtl/>
          <w:lang w:eastAsia="he-IL"/>
        </w:rPr>
        <w:t xml:space="preserve"> </w:t>
      </w:r>
      <w:r w:rsidRPr="00F600CB">
        <w:rPr>
          <w:rFonts w:ascii="Times New Roman" w:eastAsia="Times New Roman" w:hAnsi="Times New Roman" w:cs="David"/>
          <w:bCs/>
          <w:sz w:val="24"/>
          <w:szCs w:val="24"/>
          <w:rtl/>
          <w:lang w:eastAsia="he-IL"/>
        </w:rPr>
        <w:t xml:space="preserve">ו -ה' </w:t>
      </w:r>
      <w:r w:rsidRPr="00F600CB">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F600CB">
        <w:rPr>
          <w:rFonts w:ascii="Times New Roman" w:eastAsia="Times New Roman" w:hAnsi="Times New Roman" w:cs="David"/>
          <w:bCs/>
          <w:sz w:val="24"/>
          <w:szCs w:val="24"/>
          <w:rtl/>
          <w:lang w:eastAsia="he-IL"/>
        </w:rPr>
        <w:t xml:space="preserve">ד' ו-ה' </w:t>
      </w:r>
      <w:r w:rsidRPr="00F600CB">
        <w:rPr>
          <w:rFonts w:ascii="Times New Roman" w:eastAsia="Times New Roman" w:hAnsi="Times New Roman" w:cs="David"/>
          <w:sz w:val="24"/>
          <w:szCs w:val="24"/>
          <w:rtl/>
          <w:lang w:eastAsia="he-IL"/>
        </w:rPr>
        <w:t>לאותו שלב כפי שיקבע המנהל, וזאת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w:t>
      </w:r>
    </w:p>
    <w:p w14:paraId="6C9F555A"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הודעה בדבר הבאת החוזה לידי גמר כאמור בסעיף 12.3.1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תשמש עילה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לתביעת פיצויים כלשהם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לטענה</w:t>
      </w:r>
      <w:r w:rsidRPr="00F600CB">
        <w:rPr>
          <w:rFonts w:ascii="Times New Roman" w:eastAsia="Times New Roman" w:hAnsi="Times New Roman" w:cs="David" w:hint="cs"/>
          <w:sz w:val="24"/>
          <w:szCs w:val="24"/>
          <w:rtl/>
          <w:lang w:eastAsia="he-IL"/>
        </w:rPr>
        <w:t xml:space="preserve"> ו/או לדרישה ו/או לתלונה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תביעה כלשהי, פרט לאמור בסעיף 12.3.2 לעיל, והשכר שישולם לפי סעיף 12.3.2</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 לפי החוזה ו/או עקב הבאתו לידי גמר כאמור, בין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ובין מכוח עילה כלשהי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הדין.</w:t>
      </w:r>
    </w:p>
    <w:p w14:paraId="379A5F2C"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אם 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נפטר, פשט רגל, או נעשה בלתי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 למתן השירותים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 חוזה זה או אם אירע אירוע דומה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המזמין זכאי לבטל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החוזה ויחולו הוראות סעיפים 12.3.2 ו - 12.3.3 לעיל.</w:t>
      </w:r>
    </w:p>
    <w:p w14:paraId="3841F00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התשלום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סעיפים 12.1, 12.2 ו-12.3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הסעיפים הנ"ל.</w:t>
      </w:r>
    </w:p>
    <w:p w14:paraId="54A21C9A"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בכל מקרה של הבאת חוזה</w:t>
      </w:r>
      <w:r w:rsidRPr="00F600CB">
        <w:rPr>
          <w:rFonts w:ascii="Times New Roman" w:eastAsia="Times New Roman" w:hAnsi="Times New Roman" w:cs="David" w:hint="cs"/>
          <w:sz w:val="24"/>
          <w:szCs w:val="24"/>
          <w:rtl/>
          <w:lang w:eastAsia="he-IL"/>
        </w:rPr>
        <w:t xml:space="preserve"> זה לידי</w:t>
      </w:r>
      <w:r w:rsidRPr="00F600CB">
        <w:rPr>
          <w:rFonts w:ascii="Times New Roman" w:eastAsia="Times New Roman" w:hAnsi="Times New Roman" w:cs="David"/>
          <w:sz w:val="24"/>
          <w:szCs w:val="24"/>
          <w:rtl/>
          <w:lang w:eastAsia="he-IL"/>
        </w:rPr>
        <w:t xml:space="preserve"> גמר או ביטולו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המזמין זכאי למסור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המשך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לאחר ולהשתמש ללא הגבלה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שבוצעו עד לאותו מועד,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מסכים לכך ולא יהיה זכאי לדבר בגין זאת.</w:t>
      </w:r>
    </w:p>
    <w:p w14:paraId="6A30148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אימת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יקיים איזו מהתחייבויותיו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190CEBE" w14:textId="77777777" w:rsidR="00F600CB" w:rsidRPr="0001560F" w:rsidRDefault="00F600CB" w:rsidP="0001560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lastRenderedPageBreak/>
        <w:t>השתמש המזמין בזכותו על פי סעיף 12.7 לעיל, יהיה הוא רשאי לגבות מאת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B583C58" w14:textId="77777777" w:rsidR="00F600CB" w:rsidRPr="00F600CB"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העברת זכויות</w:t>
      </w:r>
    </w:p>
    <w:p w14:paraId="430FD65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להסב לאחר את החוזה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כל חלק ממנו, וכן אין הוא רשאי להעביר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להסב לאחר כל זכות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חובה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אלא בהסכמת המזמין בכתב ומראש.</w:t>
      </w:r>
    </w:p>
    <w:p w14:paraId="519E56F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למסור לאחר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כולם או מקצתם, אלא בהסכמת המזמין בכתב ומראש.</w:t>
      </w:r>
    </w:p>
    <w:p w14:paraId="427B24A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ניתנה הסכמת המזמין לפי סעיפים 13.1 או 13.2 לעיל, הרי </w:t>
      </w:r>
      <w:r w:rsidRPr="00F600CB">
        <w:rPr>
          <w:rFonts w:ascii="Times New Roman" w:eastAsia="Times New Roman" w:hAnsi="Times New Roman" w:cs="David" w:hint="cs"/>
          <w:sz w:val="24"/>
          <w:szCs w:val="24"/>
          <w:rtl/>
          <w:lang w:eastAsia="he-IL"/>
        </w:rPr>
        <w:t>ש</w:t>
      </w:r>
      <w:r w:rsidRPr="00F600CB">
        <w:rPr>
          <w:rFonts w:ascii="Times New Roman" w:eastAsia="Times New Roman" w:hAnsi="Times New Roman" w:cs="David"/>
          <w:sz w:val="24"/>
          <w:szCs w:val="24"/>
          <w:rtl/>
          <w:lang w:eastAsia="he-IL"/>
        </w:rPr>
        <w:t>אין בכך כדי לפטור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מאחריותו והתחייבויותיו לפי חוזה</w:t>
      </w:r>
      <w:r w:rsidRPr="00F600CB">
        <w:rPr>
          <w:rFonts w:ascii="Times New Roman" w:eastAsia="Times New Roman" w:hAnsi="Times New Roman" w:cs="David" w:hint="cs"/>
          <w:sz w:val="24"/>
          <w:szCs w:val="24"/>
          <w:rtl/>
          <w:lang w:eastAsia="he-IL"/>
        </w:rPr>
        <w:t xml:space="preserve"> זה על נספחיו</w:t>
      </w:r>
      <w:r w:rsidRPr="00F600CB">
        <w:rPr>
          <w:rFonts w:ascii="Times New Roman" w:eastAsia="Times New Roman" w:hAnsi="Times New Roman" w:cs="David"/>
          <w:sz w:val="24"/>
          <w:szCs w:val="24"/>
          <w:rtl/>
          <w:lang w:eastAsia="he-IL"/>
        </w:rPr>
        <w:t xml:space="preserve"> ומזכויות המזמין על פיו,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ישא באחריות מלאה, כלפי המזמין וכלפי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 xml:space="preserve">צד שלישי שהוא, גם לכל מעשה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באי כחם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עובדיהם</w:t>
      </w:r>
      <w:r w:rsidRPr="00F600CB">
        <w:rPr>
          <w:rFonts w:ascii="Times New Roman" w:eastAsia="Times New Roman" w:hAnsi="Times New Roman" w:cs="David" w:hint="cs"/>
          <w:sz w:val="24"/>
          <w:szCs w:val="24"/>
          <w:rtl/>
          <w:lang w:eastAsia="he-IL"/>
        </w:rPr>
        <w:t xml:space="preserve"> ו/או מי מטעמם</w:t>
      </w:r>
      <w:r w:rsidRPr="00F600CB">
        <w:rPr>
          <w:rFonts w:ascii="Times New Roman" w:eastAsia="Times New Roman" w:hAnsi="Times New Roman" w:cs="David"/>
          <w:sz w:val="24"/>
          <w:szCs w:val="24"/>
          <w:rtl/>
          <w:lang w:eastAsia="he-IL"/>
        </w:rPr>
        <w:t>, ואילו למזמין ישמרו כל זכויותיו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0939521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יינתנו באמצעות המנהל הראשי אישית ובאמצעות צוות עובדיו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בפיקוחו הישיר של המנהל הראשי. מבלי לגרוע מהתחי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כמתחייב מהאמור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החוזה ויחולו הוראות סעיף 12.3.2 ו-12.3.3 לעיל.</w:t>
      </w:r>
    </w:p>
    <w:p w14:paraId="770E0946"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7086BDFC" w14:textId="77777777" w:rsidR="00F600CB" w:rsidRPr="00F600CB" w:rsidRDefault="00F600CB" w:rsidP="00F600C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F600CB">
        <w:rPr>
          <w:rFonts w:ascii="Times New Roman" w:eastAsia="Times New Roman" w:hAnsi="Times New Roman" w:cs="David"/>
          <w:bCs/>
          <w:sz w:val="24"/>
          <w:szCs w:val="24"/>
          <w:u w:val="single"/>
          <w:rtl/>
          <w:lang w:eastAsia="he-IL"/>
        </w:rPr>
        <w:t>סיום שרותי ה</w:t>
      </w:r>
      <w:r w:rsidR="00B06D6A">
        <w:rPr>
          <w:rFonts w:ascii="Times New Roman" w:eastAsia="Times New Roman" w:hAnsi="Times New Roman" w:cs="David"/>
          <w:bCs/>
          <w:sz w:val="24"/>
          <w:szCs w:val="24"/>
          <w:u w:val="single"/>
          <w:rtl/>
          <w:lang w:eastAsia="he-IL"/>
        </w:rPr>
        <w:t>יועץ</w:t>
      </w:r>
    </w:p>
    <w:p w14:paraId="7C335A9D"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יחושבו כבאים לסיום בכל אחד מהמקרים הבאים:</w:t>
      </w:r>
    </w:p>
    <w:p w14:paraId="592832CB"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הובא לידי </w:t>
      </w:r>
      <w:r w:rsidRPr="00F600CB">
        <w:rPr>
          <w:rFonts w:ascii="Times New Roman" w:eastAsia="Times New Roman" w:hAnsi="Times New Roman" w:cs="David" w:hint="cs"/>
          <w:sz w:val="24"/>
          <w:szCs w:val="24"/>
          <w:rtl/>
          <w:lang w:eastAsia="he-IL"/>
        </w:rPr>
        <w:t>גמר</w:t>
      </w:r>
      <w:r w:rsidRPr="00F600CB">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במסגרת הוראות אותו סעיף.</w:t>
      </w:r>
    </w:p>
    <w:p w14:paraId="76317607" w14:textId="77777777" w:rsidR="0001560F" w:rsidRPr="0001560F" w:rsidRDefault="00F600CB" w:rsidP="0001560F">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עם מתן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ע"י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הושלם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w:t>
      </w:r>
    </w:p>
    <w:p w14:paraId="6289D40A"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F600CB">
        <w:rPr>
          <w:rFonts w:ascii="Times New Roman" w:eastAsia="Times New Roman" w:hAnsi="Times New Roman" w:cs="David"/>
          <w:bCs/>
          <w:sz w:val="24"/>
          <w:szCs w:val="24"/>
          <w:u w:val="single"/>
          <w:rtl/>
          <w:lang w:eastAsia="he-IL"/>
        </w:rPr>
        <w:t>סודיות והמצאת מסמכים</w:t>
      </w:r>
    </w:p>
    <w:p w14:paraId="5C987A3E"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לשמור על סודיות התכניות, השרטוטים, המפרטים וכל יתר המפרטים וכל יתר המסמכים המתייחסים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העתקים וניירות עבודה, בין שהוכנו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ו/או על ידי</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י מ</w:t>
      </w:r>
      <w:r w:rsidRPr="00F600CB">
        <w:rPr>
          <w:rFonts w:ascii="Times New Roman" w:eastAsia="Times New Roman" w:hAnsi="Times New Roman" w:cs="David"/>
          <w:sz w:val="24"/>
          <w:szCs w:val="24"/>
          <w:rtl/>
          <w:lang w:eastAsia="he-IL"/>
        </w:rPr>
        <w:t xml:space="preserve">טעמו ובין שהוכנו על ידי המזמין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מי </w:t>
      </w:r>
      <w:r w:rsidRPr="00F600CB">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0968AF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מבלי לגרוע מאחריותו </w:t>
      </w:r>
      <w:r w:rsidRPr="00F600CB">
        <w:rPr>
          <w:rFonts w:ascii="Times New Roman" w:eastAsia="Times New Roman" w:hAnsi="Times New Roman" w:cs="David" w:hint="cs"/>
          <w:sz w:val="24"/>
          <w:szCs w:val="24"/>
          <w:rtl/>
          <w:lang w:eastAsia="he-IL"/>
        </w:rPr>
        <w:t>של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על פי כל דין, ינקוט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בכל אמצעי סביר כדי לשמור שמירה מעולה על כל מסמך המוחזק על ידיו בקשר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כדי למנוע עיון בו מכל אדם שהמנהל לא התיר לו זאת.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יציית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לכל דרישה של המנהל בדבר נקיטת אמצעי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למנהל מיד עם אירועה.</w:t>
      </w:r>
    </w:p>
    <w:p w14:paraId="0A5E1BE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יחתים את עובדיו</w:t>
      </w:r>
      <w:r w:rsidRPr="00F600CB">
        <w:rPr>
          <w:rFonts w:ascii="Times New Roman" w:eastAsia="Times New Roman" w:hAnsi="Times New Roman" w:cs="David" w:hint="cs"/>
          <w:sz w:val="24"/>
          <w:szCs w:val="24"/>
          <w:rtl/>
          <w:lang w:eastAsia="he-IL"/>
        </w:rPr>
        <w:t xml:space="preserve"> ו/או שלוחיו ו/או אחר מטעמו</w:t>
      </w:r>
      <w:r w:rsidRPr="00F600CB">
        <w:rPr>
          <w:rFonts w:ascii="Times New Roman" w:eastAsia="Times New Roman" w:hAnsi="Times New Roman" w:cs="David"/>
          <w:sz w:val="24"/>
          <w:szCs w:val="24"/>
          <w:rtl/>
          <w:lang w:eastAsia="he-IL"/>
        </w:rPr>
        <w:t xml:space="preserve"> בקשר עם ביצוע הסכם זה</w:t>
      </w:r>
      <w:r w:rsidRPr="00F600CB">
        <w:rPr>
          <w:rFonts w:ascii="Times New Roman" w:eastAsia="Times New Roman" w:hAnsi="Times New Roman" w:cs="David" w:hint="cs"/>
          <w:sz w:val="24"/>
          <w:szCs w:val="24"/>
          <w:rtl/>
          <w:lang w:eastAsia="he-IL"/>
        </w:rPr>
        <w:t xml:space="preserve"> על נספחיו,</w:t>
      </w:r>
      <w:r w:rsidRPr="00F600CB">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F600CB">
        <w:rPr>
          <w:rFonts w:ascii="Times New Roman" w:eastAsia="Times New Roman" w:hAnsi="Times New Roman" w:cs="David"/>
          <w:bCs/>
          <w:sz w:val="24"/>
          <w:szCs w:val="24"/>
          <w:rtl/>
          <w:lang w:eastAsia="he-IL"/>
        </w:rPr>
        <w:t>ו'</w:t>
      </w:r>
      <w:r w:rsidRPr="00F600CB">
        <w:rPr>
          <w:rFonts w:ascii="Times New Roman" w:eastAsia="Times New Roman" w:hAnsi="Times New Roman" w:cs="David"/>
          <w:sz w:val="24"/>
          <w:szCs w:val="24"/>
          <w:rtl/>
          <w:lang w:eastAsia="he-IL"/>
        </w:rPr>
        <w:t>,.</w:t>
      </w:r>
    </w:p>
    <w:p w14:paraId="5760E4D3"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לפי דרישת המזמין ועם סיום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לידי המזמין כל חומר בכתב ו/או במדיה ממוחשבת המצוי בידו והמתייחס לפרויקט, אשר נערך על ידו</w:t>
      </w:r>
      <w:r w:rsidRPr="00F600CB">
        <w:rPr>
          <w:rFonts w:ascii="Times New Roman" w:eastAsia="Times New Roman" w:hAnsi="Times New Roman" w:cs="David" w:hint="cs"/>
          <w:sz w:val="24"/>
          <w:szCs w:val="24"/>
          <w:rtl/>
          <w:lang w:eastAsia="he-IL"/>
        </w:rPr>
        <w:t>.</w:t>
      </w:r>
    </w:p>
    <w:p w14:paraId="3B375B2E"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F600CB">
        <w:rPr>
          <w:rFonts w:ascii="Times New Roman" w:eastAsia="Times New Roman" w:hAnsi="Times New Roman" w:cs="David"/>
          <w:bCs/>
          <w:sz w:val="24"/>
          <w:szCs w:val="24"/>
          <w:u w:val="single"/>
          <w:rtl/>
          <w:lang w:eastAsia="he-IL"/>
        </w:rPr>
        <w:t>ויתור על זכויות מצד ה</w:t>
      </w:r>
      <w:r w:rsidR="00B06D6A">
        <w:rPr>
          <w:rFonts w:ascii="Times New Roman" w:eastAsia="Times New Roman" w:hAnsi="Times New Roman" w:cs="David"/>
          <w:bCs/>
          <w:sz w:val="24"/>
          <w:szCs w:val="24"/>
          <w:u w:val="single"/>
          <w:rtl/>
          <w:lang w:eastAsia="he-IL"/>
        </w:rPr>
        <w:t>יועץ</w:t>
      </w:r>
    </w:p>
    <w:p w14:paraId="55B1B619"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lastRenderedPageBreak/>
        <w:t xml:space="preserve">השתמש המזמין כדין בסמכות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כל טענה ו/או דרישה ו/או תלונה ו/או</w:t>
      </w:r>
      <w:r w:rsidRPr="00F600CB">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לתבוע פיצוי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w:t>
      </w:r>
      <w:r w:rsidRPr="00F600CB">
        <w:rPr>
          <w:rFonts w:ascii="Times New Roman" w:eastAsia="Times New Roman" w:hAnsi="Times New Roman" w:cs="David" w:hint="cs"/>
          <w:sz w:val="24"/>
          <w:szCs w:val="24"/>
          <w:rtl/>
          <w:lang w:eastAsia="he-IL"/>
        </w:rPr>
        <w:t xml:space="preserve"> שיפוי ו/או</w:t>
      </w:r>
      <w:r w:rsidRPr="00F600CB">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פגיעה במוניטין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הפסד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הפסד רווח העלולים להיגרם לו עקב הביטול</w:t>
      </w:r>
      <w:r w:rsidRPr="00F600CB">
        <w:rPr>
          <w:rFonts w:ascii="Times New Roman" w:eastAsia="Times New Roman" w:hAnsi="Times New Roman" w:cs="David" w:hint="cs"/>
          <w:sz w:val="24"/>
          <w:szCs w:val="24"/>
          <w:rtl/>
          <w:lang w:eastAsia="he-IL"/>
        </w:rPr>
        <w:t xml:space="preserve"> או</w:t>
      </w:r>
      <w:r w:rsidRPr="00F600CB">
        <w:rPr>
          <w:rFonts w:ascii="Times New Roman" w:eastAsia="Times New Roman" w:hAnsi="Times New Roman" w:cs="David"/>
          <w:sz w:val="24"/>
          <w:szCs w:val="24"/>
          <w:rtl/>
          <w:lang w:eastAsia="he-IL"/>
        </w:rPr>
        <w:t xml:space="preserve"> ההפסקה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מכל סיבה אחרת.</w:t>
      </w:r>
    </w:p>
    <w:p w14:paraId="1DA3B460" w14:textId="77777777" w:rsidR="00F600CB" w:rsidRPr="00F600CB"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לאחר ולהשתמש ללא הגבלה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שביצע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פי חוזה זה.</w:t>
      </w:r>
    </w:p>
    <w:p w14:paraId="2C4B91CE"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שלא לנקוט בכל צעדים מכל סוג שהוא שיהיה בהם כדי לסכל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המשך ביצוע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מסירתם לידי </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אחר, והינו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על פי דרישת המזמין ישתף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פעולה עם המזמין ו/או עם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החליפי בכל הקשור להעברת האינפורמציה לגבי מהלך הפרויקט עד להפסקת עבודתו וחפיפה נאותה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החליפי.</w:t>
      </w:r>
    </w:p>
    <w:p w14:paraId="6A2557E3"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שונות</w:t>
      </w:r>
    </w:p>
    <w:p w14:paraId="35A9875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מתחייב לבצע את השירותים שעליו לבצע אישית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 חוזה</w:t>
      </w:r>
      <w:r w:rsidRPr="00F600CB">
        <w:rPr>
          <w:rFonts w:ascii="Times New Roman" w:eastAsia="Times New Roman" w:hAnsi="Times New Roman" w:cs="David" w:hint="cs"/>
          <w:sz w:val="24"/>
          <w:szCs w:val="24"/>
          <w:rtl/>
          <w:lang w:eastAsia="he-IL"/>
        </w:rPr>
        <w:t xml:space="preserve"> זה והינו</w:t>
      </w:r>
      <w:r w:rsidRPr="00F600CB">
        <w:rPr>
          <w:rFonts w:ascii="Times New Roman" w:eastAsia="Times New Roman" w:hAnsi="Times New Roman" w:cs="David"/>
          <w:sz w:val="24"/>
          <w:szCs w:val="24"/>
          <w:rtl/>
          <w:lang w:eastAsia="he-IL"/>
        </w:rPr>
        <w:t xml:space="preserve"> אחראי וערב כלפי המזמין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w:t>
      </w:r>
      <w:r w:rsidRPr="00F600CB">
        <w:rPr>
          <w:rFonts w:ascii="Times New Roman" w:eastAsia="Times New Roman" w:hAnsi="Times New Roman" w:cs="David" w:hint="cs"/>
          <w:sz w:val="24"/>
          <w:szCs w:val="24"/>
          <w:rtl/>
          <w:lang w:eastAsia="he-IL"/>
        </w:rPr>
        <w:t xml:space="preserve"> זה על נספחיו</w:t>
      </w:r>
      <w:r w:rsidRPr="00F600CB">
        <w:rPr>
          <w:rFonts w:ascii="Times New Roman" w:eastAsia="Times New Roman" w:hAnsi="Times New Roman" w:cs="David"/>
          <w:sz w:val="24"/>
          <w:szCs w:val="24"/>
          <w:rtl/>
          <w:lang w:eastAsia="he-IL"/>
        </w:rPr>
        <w:t>.</w:t>
      </w:r>
    </w:p>
    <w:p w14:paraId="43B8FED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צד אשר יפר או לא יקיים איזו מהתחייבויותיו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יהיה חייב לפצות את הצד המקיים על כל הנזקים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ההפסדים שיגרמו לו עקב 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מבלי לגרוע מזכות הצד המקיים לכל סעד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תרופה אחרים ו/או נוספים.</w:t>
      </w:r>
    </w:p>
    <w:p w14:paraId="2B14BAAC"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למניעת ספקות מוצהר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54A200A"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F600CB">
        <w:rPr>
          <w:rFonts w:ascii="Times New Roman" w:eastAsia="Times New Roman" w:hAnsi="Times New Roman" w:cs="David" w:hint="cs"/>
          <w:sz w:val="24"/>
          <w:szCs w:val="24"/>
          <w:rtl/>
          <w:lang w:eastAsia="he-IL"/>
        </w:rPr>
        <w:t>נבע</w:t>
      </w:r>
      <w:r w:rsidRPr="00F600CB">
        <w:rPr>
          <w:rFonts w:ascii="Times New Roman" w:eastAsia="Times New Roman" w:hAnsi="Times New Roman" w:cs="David"/>
          <w:sz w:val="24"/>
          <w:szCs w:val="24"/>
          <w:rtl/>
          <w:lang w:eastAsia="he-IL"/>
        </w:rPr>
        <w:t xml:space="preserve"> מאי עמידתו בהתחייבויותיו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w:t>
      </w:r>
    </w:p>
    <w:p w14:paraId="17BC0B6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זכאי לקזז כנגד כל סכום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מאת המזמין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כל סכום שלפי טענתו מגיע לו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וכל זכות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לתשלום מהמזמין כפופה לזכות הקיזוז הנ"ל.</w:t>
      </w:r>
    </w:p>
    <w:p w14:paraId="240D69B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מוסכם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כל </w:t>
      </w:r>
      <w:r w:rsidRPr="00F600CB">
        <w:rPr>
          <w:rFonts w:ascii="Times New Roman" w:eastAsia="Times New Roman" w:hAnsi="Times New Roman" w:cs="David" w:hint="cs"/>
          <w:sz w:val="24"/>
          <w:szCs w:val="24"/>
          <w:rtl/>
          <w:lang w:eastAsia="he-IL"/>
        </w:rPr>
        <w:t>אחת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אחת מהתחייבויות המזמין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מותנה בכך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יקיים תחילה את 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עד לאותו מועד. המזמין זכאי, מבלי לפגוע </w:t>
      </w:r>
      <w:r w:rsidRPr="00F600CB">
        <w:rPr>
          <w:rFonts w:ascii="Times New Roman" w:eastAsia="Times New Roman" w:hAnsi="Times New Roman" w:cs="David" w:hint="cs"/>
          <w:sz w:val="24"/>
          <w:szCs w:val="24"/>
          <w:rtl/>
          <w:lang w:eastAsia="he-IL"/>
        </w:rPr>
        <w:t>מכלליות ה</w:t>
      </w:r>
      <w:r w:rsidRPr="00F600CB">
        <w:rPr>
          <w:rFonts w:ascii="Times New Roman" w:eastAsia="Times New Roman" w:hAnsi="Times New Roman" w:cs="David"/>
          <w:sz w:val="24"/>
          <w:szCs w:val="24"/>
          <w:rtl/>
          <w:lang w:eastAsia="he-IL"/>
        </w:rPr>
        <w:t>אמור בכל מקום אחר בחוזה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לעכב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התחי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בות כלשהי מהתחייבויותיו עד לאחר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קיים את התחייבויותיו כאמור.</w:t>
      </w:r>
    </w:p>
    <w:p w14:paraId="319D9DBF"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שום התנהגות מצד</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של מי</w:t>
      </w:r>
      <w:r w:rsidRPr="00F600CB">
        <w:rPr>
          <w:rFonts w:ascii="Times New Roman" w:eastAsia="Times New Roman" w:hAnsi="Times New Roman" w:cs="David"/>
          <w:sz w:val="24"/>
          <w:szCs w:val="24"/>
          <w:rtl/>
          <w:lang w:eastAsia="he-IL"/>
        </w:rPr>
        <w:t xml:space="preserve"> מהצדדים לא תחשב כויתור על איזה מזכויותיו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ו/או</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 כל</w:t>
      </w:r>
      <w:r w:rsidRPr="00F600CB">
        <w:rPr>
          <w:rFonts w:ascii="Times New Roman" w:eastAsia="Times New Roman" w:hAnsi="Times New Roman" w:cs="David"/>
          <w:sz w:val="24"/>
          <w:szCs w:val="24"/>
          <w:rtl/>
          <w:lang w:eastAsia="he-IL"/>
        </w:rPr>
        <w:t xml:space="preserve"> דין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כויתור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כהסכמה מצדו לאיזה הפרה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אי קיום של תנאי מתנאי חוזה</w:t>
      </w:r>
      <w:r w:rsidRPr="00F600CB">
        <w:rPr>
          <w:rFonts w:ascii="Times New Roman" w:eastAsia="Times New Roman" w:hAnsi="Times New Roman" w:cs="David" w:hint="cs"/>
          <w:sz w:val="24"/>
          <w:szCs w:val="24"/>
          <w:rtl/>
          <w:lang w:eastAsia="he-IL"/>
        </w:rPr>
        <w:t xml:space="preserve"> זה ו/</w:t>
      </w:r>
      <w:r w:rsidRPr="00F600CB">
        <w:rPr>
          <w:rFonts w:ascii="Times New Roman" w:eastAsia="Times New Roman" w:hAnsi="Times New Roman" w:cs="David"/>
          <w:sz w:val="24"/>
          <w:szCs w:val="24"/>
          <w:rtl/>
          <w:lang w:eastAsia="he-IL"/>
        </w:rPr>
        <w:t xml:space="preserve"> או כנותנת דחייה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ארכה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כל פעולה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ש</w:t>
      </w:r>
      <w:r w:rsidRPr="00F600CB">
        <w:rPr>
          <w:rFonts w:ascii="Times New Roman" w:eastAsia="Times New Roman" w:hAnsi="Times New Roman" w:cs="David"/>
          <w:sz w:val="24"/>
          <w:szCs w:val="24"/>
          <w:rtl/>
          <w:lang w:eastAsia="he-IL"/>
        </w:rPr>
        <w:t>יש לעשותה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נוי</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טול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תוספת של תנאי </w:t>
      </w:r>
      <w:r w:rsidRPr="00F600CB">
        <w:rPr>
          <w:rFonts w:ascii="Times New Roman" w:eastAsia="Times New Roman" w:hAnsi="Times New Roman" w:cs="David" w:hint="cs"/>
          <w:sz w:val="24"/>
          <w:szCs w:val="24"/>
          <w:rtl/>
          <w:lang w:eastAsia="he-IL"/>
        </w:rPr>
        <w:t>כלשהו</w:t>
      </w:r>
      <w:r w:rsidRPr="00F600CB">
        <w:rPr>
          <w:rFonts w:ascii="Times New Roman" w:eastAsia="Times New Roman" w:hAnsi="Times New Roman" w:cs="David"/>
          <w:sz w:val="24"/>
          <w:szCs w:val="24"/>
          <w:rtl/>
          <w:lang w:eastAsia="he-IL"/>
        </w:rPr>
        <w:t>, אלא אם נעשו במפורש ובכתב.</w:t>
      </w:r>
    </w:p>
    <w:p w14:paraId="06B9836E" w14:textId="77777777" w:rsidR="00F600CB" w:rsidRPr="00F600CB"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מכלליות האמור לעיל -</w:t>
      </w:r>
    </w:p>
    <w:p w14:paraId="15F3BAAD"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הסכמה מצד המזמין או המנהל 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לסטות מתנאי החוזה במקרה מסוים לא תהווה תקדים ולא ילמדו ממנה גזירה שווה למקרה אחר.</w:t>
      </w:r>
    </w:p>
    <w:p w14:paraId="424D3CAA"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לא השתמשו המזמין או המנהל 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תור כלשהו על זכויות וחובות לפי החוזה.</w:t>
      </w:r>
    </w:p>
    <w:p w14:paraId="281D19FB"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במידה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כולל מספר גופים או יחידים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יהיו הם אחראים ביחד ולחוד כלפי המזמין </w:t>
      </w:r>
      <w:r w:rsidRPr="00F600CB">
        <w:rPr>
          <w:rFonts w:ascii="Times New Roman" w:eastAsia="Times New Roman" w:hAnsi="Times New Roman" w:cs="David"/>
          <w:sz w:val="24"/>
          <w:szCs w:val="24"/>
          <w:rtl/>
          <w:lang w:eastAsia="he-IL"/>
        </w:rPr>
        <w:lastRenderedPageBreak/>
        <w:t>למילוי 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 זה.</w:t>
      </w:r>
    </w:p>
    <w:p w14:paraId="7F7A6BF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רק כפי חלקו המפורט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בגין כל חיוב מחיובי המזמין </w:t>
      </w:r>
      <w:r w:rsidRPr="00F600CB">
        <w:rPr>
          <w:rFonts w:ascii="Times New Roman" w:eastAsia="Times New Roman" w:hAnsi="Times New Roman" w:cs="David" w:hint="cs"/>
          <w:sz w:val="24"/>
          <w:szCs w:val="24"/>
          <w:rtl/>
          <w:lang w:eastAsia="he-IL"/>
        </w:rPr>
        <w:t>על פי</w:t>
      </w:r>
      <w:r w:rsidRPr="00F600C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על פ</w:t>
      </w:r>
      <w:r w:rsidRPr="00F600CB">
        <w:rPr>
          <w:rFonts w:ascii="Times New Roman" w:eastAsia="Times New Roman" w:hAnsi="Times New Roman" w:cs="David"/>
          <w:sz w:val="24"/>
          <w:szCs w:val="24"/>
          <w:rtl/>
          <w:lang w:eastAsia="he-IL"/>
        </w:rPr>
        <w:t>י חוזה זה. וזאת מבלי לגרוע מהאמור להלן בסיפא לס"ק זה.</w:t>
      </w:r>
    </w:p>
    <w:p w14:paraId="168C4B35" w14:textId="77777777" w:rsidR="00F600CB" w:rsidRPr="00F600CB" w:rsidRDefault="00F600CB" w:rsidP="00F600C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כל דרישה</w:t>
      </w:r>
      <w:r w:rsidRPr="00F600CB">
        <w:rPr>
          <w:rFonts w:ascii="Times New Roman" w:eastAsia="Times New Roman" w:hAnsi="Times New Roman" w:cs="David" w:hint="cs"/>
          <w:sz w:val="24"/>
          <w:szCs w:val="24"/>
          <w:rtl/>
          <w:lang w:eastAsia="he-IL"/>
        </w:rPr>
        <w:t xml:space="preserve"> ו/או תלונה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טענה ו/או תביעה, ככל שתהיינה לו כנגד המזמין בגין חיובי המזמין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אותו דין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יחול לגבי תביעה של מי מיחידי המזמין כנגד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קרי</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תביעה כאמור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w:t>
      </w:r>
    </w:p>
    <w:p w14:paraId="1F2DE28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3E5850AD"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למען הסר ספק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מוסכם ומוצהר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בכל מקרה ובכל נסיבות, להפסיק את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מכל סיבה שהיא וכל תובענה כאמור תוגש, באם תוגש, רק לאחר השלמת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עם סיום חוזה זה, לפי העניין.</w:t>
      </w:r>
    </w:p>
    <w:p w14:paraId="5D1BCB7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ותשולמנה על ידו.</w:t>
      </w:r>
    </w:p>
    <w:p w14:paraId="0E58C30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חוזה זה על נספחיו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7E3E0175" w14:textId="77777777" w:rsidR="00F600CB" w:rsidRPr="0001560F" w:rsidRDefault="00F600CB" w:rsidP="00D37420">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F600CB">
        <w:rPr>
          <w:rFonts w:ascii="Times New Roman" w:eastAsia="Times New Roman" w:hAnsi="Times New Roman" w:cs="David" w:hint="cs"/>
          <w:sz w:val="24"/>
          <w:szCs w:val="24"/>
          <w:rtl/>
          <w:lang w:eastAsia="he-IL"/>
        </w:rPr>
        <w:t>רשום</w:t>
      </w:r>
      <w:r w:rsidRPr="00F600CB">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תחשב היא כמת</w:t>
      </w:r>
      <w:r w:rsidR="0001560F">
        <w:rPr>
          <w:rFonts w:ascii="Times New Roman" w:eastAsia="Times New Roman" w:hAnsi="Times New Roman" w:cs="David"/>
          <w:sz w:val="24"/>
          <w:szCs w:val="24"/>
          <w:rtl/>
          <w:lang w:eastAsia="he-IL"/>
        </w:rPr>
        <w:t>קבלת ביום משלוח או מסירתה כאמור</w:t>
      </w:r>
      <w:r w:rsidR="0001560F">
        <w:rPr>
          <w:rFonts w:ascii="Times New Roman" w:eastAsia="Times New Roman" w:hAnsi="Times New Roman" w:cs="David" w:hint="cs"/>
          <w:sz w:val="24"/>
          <w:szCs w:val="24"/>
          <w:rtl/>
          <w:lang w:eastAsia="he-IL"/>
        </w:rPr>
        <w:t>.</w:t>
      </w:r>
    </w:p>
    <w:p w14:paraId="2BCAEEA0" w14:textId="77777777" w:rsid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3313330" w14:textId="77777777" w:rsidR="00F600CB" w:rsidRP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sz w:val="24"/>
          <w:szCs w:val="24"/>
          <w:rtl/>
          <w:lang w:eastAsia="he-IL"/>
        </w:rPr>
        <w:t>ולראיה באו הצדדים על החתום:</w:t>
      </w:r>
    </w:p>
    <w:p w14:paraId="318581B8" w14:textId="77777777" w:rsidR="00F600CB" w:rsidRPr="00F600CB" w:rsidRDefault="00F600CB" w:rsidP="00F600C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082562634"/>
          <w:placeholder>
            <w:docPart w:val="57138A29EFE24B45B4DCAA2B724152C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 w:author="Kook Sec" w:date="2022-12-19T12:53:00Z">
            <w:r w:rsidR="00AA64E9">
              <w:rPr>
                <w:rFonts w:ascii="Times New Roman" w:eastAsia="Times New Roman" w:hAnsi="Times New Roman" w:cs="David"/>
                <w:sz w:val="24"/>
                <w:szCs w:val="24"/>
                <w:rtl/>
                <w:lang w:eastAsia="he-IL"/>
              </w:rPr>
              <w:t>רזאור הנדסה וייעוץ בע"מ</w:t>
            </w:r>
          </w:ins>
        </w:sdtContent>
      </w:sdt>
      <w:r w:rsidRPr="00F600CB">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36627080"/>
          <w:placeholder>
            <w:docPart w:val="BD1E195FC55B4F6797889777C45292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01560F" w:rsidRPr="0001560F">
            <w:rPr>
              <w:rStyle w:val="a7"/>
              <w:color w:val="00B0F0"/>
              <w:u w:val="single"/>
              <w:rtl/>
            </w:rPr>
            <w:t>[שם צד א]</w:t>
          </w:r>
        </w:sdtContent>
      </w:sdt>
    </w:p>
    <w:p w14:paraId="69CE3C0B" w14:textId="77777777" w:rsidR="00F600CB" w:rsidRPr="00F600CB" w:rsidRDefault="00F600CB" w:rsidP="0001560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lang w:eastAsia="he-IL"/>
        </w:rPr>
        <w:t xml:space="preserve"> </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lang w:eastAsia="he-IL"/>
        </w:rPr>
        <w:t xml:space="preserve"> </w:t>
      </w:r>
      <w:r w:rsidRPr="00F600CB">
        <w:rPr>
          <w:rFonts w:ascii="Times New Roman" w:eastAsia="Times New Roman" w:hAnsi="Times New Roman" w:cs="David"/>
          <w:sz w:val="24"/>
          <w:szCs w:val="24"/>
          <w:rtl/>
          <w:lang w:eastAsia="he-IL"/>
        </w:rPr>
        <w:t>המזמין</w:t>
      </w:r>
      <w:r w:rsidRPr="00F600CB">
        <w:rPr>
          <w:rFonts w:ascii="Times New Roman" w:eastAsia="Times New Roman" w:hAnsi="Times New Roman" w:cs="David"/>
          <w:sz w:val="24"/>
          <w:szCs w:val="24"/>
          <w:lang w:eastAsia="he-IL"/>
        </w:rPr>
        <w:t xml:space="preserve"> </w:t>
      </w:r>
    </w:p>
    <w:p w14:paraId="27E267C9"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אני הח"מ, ______________ עו"ד/ רו"ח מרח' __________ מאשר כי ה"ה __________ הם שחתמו בשם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החוזה דלעיל וכי חתימתם המשותפת בצירוף חותמת החברה מחייבת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לעני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ן זה. </w:t>
      </w:r>
    </w:p>
    <w:p w14:paraId="33B4522D"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C15F1E" w14:textId="77777777" w:rsidR="0001560F"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תאריך :  _______________</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r>
    </w:p>
    <w:p w14:paraId="406AC269"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חתימה וחותמת עו"ד/ רו"ח : ________________</w:t>
      </w:r>
    </w:p>
    <w:p w14:paraId="5AB11F0B" w14:textId="77777777" w:rsidR="00771142" w:rsidRDefault="00771142"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5800CE39"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F449C2"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37420">
        <w:rPr>
          <w:rFonts w:ascii="Times New Roman" w:eastAsia="Times New Roman" w:hAnsi="Times New Roman" w:cs="David" w:hint="cs"/>
          <w:bCs/>
          <w:sz w:val="20"/>
          <w:szCs w:val="24"/>
          <w:u w:val="single"/>
          <w:rtl/>
          <w:lang w:eastAsia="he-IL"/>
        </w:rPr>
        <w:t>נספח ''א''</w:t>
      </w:r>
    </w:p>
    <w:p w14:paraId="03BE6448"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37420">
        <w:rPr>
          <w:rFonts w:ascii="Times New Roman" w:eastAsia="Times New Roman" w:hAnsi="Times New Roman" w:cs="David" w:hint="cs"/>
          <w:bCs/>
          <w:sz w:val="20"/>
          <w:szCs w:val="24"/>
          <w:u w:val="single"/>
          <w:rtl/>
          <w:lang w:eastAsia="he-IL"/>
        </w:rPr>
        <w:t>נספח כללי</w:t>
      </w:r>
    </w:p>
    <w:p w14:paraId="3A19D89A"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1.1</w:t>
      </w:r>
      <w:r w:rsidRPr="00D37420">
        <w:rPr>
          <w:rFonts w:ascii="Times New Roman" w:eastAsia="Times New Roman" w:hAnsi="Times New Roman" w:cs="David" w:hint="cs"/>
          <w:sz w:val="24"/>
          <w:szCs w:val="24"/>
          <w:rtl/>
          <w:lang w:eastAsia="he-IL"/>
        </w:rPr>
        <w:tab/>
        <w:t>הגדרות -</w:t>
      </w:r>
    </w:p>
    <w:p w14:paraId="0C975980"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5136E7"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b/>
          <w:bCs/>
          <w:sz w:val="24"/>
          <w:szCs w:val="24"/>
          <w:rtl/>
          <w:lang w:eastAsia="he-IL"/>
        </w:rPr>
        <w:t>הפרויקט</w:t>
      </w: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sz w:val="24"/>
          <w:szCs w:val="24"/>
          <w:lang w:eastAsia="he-IL"/>
        </w:rPr>
        <w:t xml:space="preserve"> </w:t>
      </w:r>
      <w:r w:rsidRPr="00D3742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8E2F8679482F47039341456D71AAC8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7" w:author="Kook Sec" w:date="2022-12-19T12:48:00Z">
            <w:r w:rsidR="00AA64E9">
              <w:rPr>
                <w:rFonts w:ascii="Times New Roman" w:eastAsia="Times New Roman" w:hAnsi="Times New Roman" w:cs="David" w:hint="cs"/>
                <w:color w:val="00B0F0"/>
                <w:sz w:val="24"/>
                <w:szCs w:val="24"/>
                <w:rtl/>
                <w:lang w:eastAsia="he-IL"/>
              </w:rPr>
              <w:t>ירושלים</w:t>
            </w:r>
          </w:ins>
        </w:sdtContent>
      </w:sdt>
      <w:r w:rsidRPr="00D3742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0FCBD5D36D34EEAAEB115018215C1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8" w:author="Kook Sec" w:date="2022-12-19T12:48:00Z">
            <w:r w:rsidR="00AA64E9">
              <w:rPr>
                <w:rFonts w:ascii="Times New Roman" w:eastAsia="Times New Roman" w:hAnsi="Times New Roman" w:cs="David" w:hint="cs"/>
                <w:color w:val="00B0F0"/>
                <w:sz w:val="24"/>
                <w:szCs w:val="24"/>
                <w:rtl/>
              </w:rPr>
              <w:t>רמת שרת שלב ב</w:t>
            </w:r>
          </w:ins>
        </w:sdtContent>
      </w:sdt>
      <w:r w:rsidRPr="00D3742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6EABCB3884D4308B3D3558A50DCDF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 w:author="Kook Sec" w:date="2022-12-19T12:48:00Z">
            <w:r w:rsidR="00AA64E9">
              <w:rPr>
                <w:rFonts w:ascii="Times New Roman" w:eastAsia="Times New Roman" w:hAnsi="Times New Roman" w:cs="David" w:hint="cs"/>
                <w:color w:val="00B0F0"/>
                <w:sz w:val="24"/>
                <w:szCs w:val="24"/>
                <w:rtl/>
              </w:rPr>
              <w:t>פ.א פיתוח ובנייה בירושלים בע"מ</w:t>
            </w:r>
          </w:ins>
        </w:sdtContent>
      </w:sdt>
      <w:r w:rsidRPr="00D3742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7B4069F"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6EDF47"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b/>
          <w:bCs/>
          <w:sz w:val="24"/>
          <w:szCs w:val="24"/>
          <w:rtl/>
          <w:lang w:eastAsia="he-IL"/>
        </w:rPr>
        <w:t>התכנית</w:t>
      </w:r>
      <w:r w:rsidRPr="00D37420">
        <w:rPr>
          <w:rFonts w:ascii="Times New Roman" w:eastAsia="Times New Roman" w:hAnsi="Times New Roman" w:cs="David" w:hint="cs"/>
          <w:sz w:val="24"/>
          <w:szCs w:val="24"/>
          <w:rtl/>
          <w:lang w:eastAsia="he-IL"/>
        </w:rPr>
        <w:t xml:space="preserve">" או </w:t>
      </w:r>
      <w:r w:rsidRPr="00D37420">
        <w:rPr>
          <w:rFonts w:ascii="Times New Roman" w:eastAsia="Times New Roman" w:hAnsi="Times New Roman" w:cs="David" w:hint="cs"/>
          <w:b/>
          <w:bCs/>
          <w:sz w:val="24"/>
          <w:szCs w:val="24"/>
          <w:rtl/>
          <w:lang w:eastAsia="he-IL"/>
        </w:rPr>
        <w:t xml:space="preserve">"המקרקעין" </w:t>
      </w:r>
      <w:r w:rsidRPr="00D37420">
        <w:rPr>
          <w:rFonts w:ascii="Times New Roman" w:eastAsia="Times New Roman" w:hAnsi="Times New Roman" w:cs="David"/>
          <w:sz w:val="24"/>
          <w:szCs w:val="24"/>
          <w:lang w:eastAsia="he-IL"/>
        </w:rPr>
        <w:t>–</w:t>
      </w:r>
      <w:r w:rsidRPr="00D3742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6AC33E17EEE482BA87DA6B4698A409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D37420">
            <w:rPr>
              <w:color w:val="00B0F0"/>
              <w:rtl/>
            </w:rPr>
            <w:t>[שדה נוסף 2]</w:t>
          </w:r>
        </w:sdtContent>
      </w:sdt>
      <w:r w:rsidRPr="00D3742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65DAFE176AB4BD9981B7183BBD07D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D37420">
            <w:rPr>
              <w:color w:val="00B0F0"/>
              <w:rtl/>
            </w:rPr>
            <w:t>[שדה נוסף 1]</w:t>
          </w:r>
        </w:sdtContent>
      </w:sdt>
      <w:r w:rsidRPr="00D37420">
        <w:rPr>
          <w:rFonts w:ascii="Times New Roman" w:eastAsia="Times New Roman" w:hAnsi="Times New Roman" w:cs="David" w:hint="cs"/>
          <w:sz w:val="24"/>
          <w:szCs w:val="24"/>
          <w:rtl/>
          <w:lang w:eastAsia="he-IL"/>
        </w:rPr>
        <w:t>.</w:t>
      </w:r>
    </w:p>
    <w:p w14:paraId="08784E49"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הינם בהתאם לתכנית התקפה בעת הזמנת כל שלב.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A5FEF6F"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712F8C"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color w:val="008000"/>
          <w:sz w:val="24"/>
          <w:szCs w:val="24"/>
          <w:rtl/>
        </w:rPr>
      </w:pPr>
      <w:r w:rsidRPr="00D3742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A4E931B014AD798A22EEF3D3EA6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0" w:author="Kook Sec" w:date="2022-12-19T12:48:00Z">
            <w:r w:rsidR="00AA64E9">
              <w:rPr>
                <w:rFonts w:ascii="Times New Roman" w:eastAsia="Times New Roman" w:hAnsi="Times New Roman" w:cs="David" w:hint="cs"/>
                <w:color w:val="008000"/>
                <w:sz w:val="24"/>
                <w:szCs w:val="24"/>
                <w:rtl/>
              </w:rPr>
              <w:t>ירושלים</w:t>
            </w:r>
          </w:ins>
        </w:sdtContent>
      </w:sdt>
      <w:r w:rsidRPr="00D37420">
        <w:rPr>
          <w:rFonts w:ascii="Times New Roman" w:eastAsia="Times New Roman" w:hAnsi="Times New Roman" w:cs="David" w:hint="cs"/>
          <w:color w:val="008000"/>
          <w:sz w:val="24"/>
          <w:szCs w:val="24"/>
          <w:rtl/>
        </w:rPr>
        <w:t>.</w:t>
      </w:r>
    </w:p>
    <w:p w14:paraId="1A39C682"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color w:val="FF0000"/>
          <w:sz w:val="24"/>
          <w:szCs w:val="24"/>
          <w:rtl/>
        </w:rPr>
      </w:pPr>
    </w:p>
    <w:p w14:paraId="358128FE"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rPr>
        <w:t xml:space="preserve">"חוזה הפיתוח" </w:t>
      </w:r>
      <w:r w:rsidRPr="00D37420">
        <w:rPr>
          <w:rFonts w:ascii="Times New Roman" w:eastAsia="Times New Roman" w:hAnsi="Times New Roman" w:cs="David"/>
          <w:sz w:val="24"/>
          <w:szCs w:val="24"/>
        </w:rPr>
        <w:t>–</w:t>
      </w:r>
      <w:r w:rsidRPr="00D37420">
        <w:rPr>
          <w:rFonts w:ascii="Times New Roman" w:eastAsia="Times New Roman" w:hAnsi="Times New Roman" w:cs="David" w:hint="cs"/>
          <w:sz w:val="24"/>
          <w:szCs w:val="24"/>
          <w:rtl/>
        </w:rPr>
        <w:t xml:space="preserve"> חוזה הפיתוח אשר נחתם בין המזמין לבין הרשות המקומית.</w:t>
      </w:r>
    </w:p>
    <w:p w14:paraId="370E61DB"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CCD045"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37420">
        <w:rPr>
          <w:rFonts w:ascii="Times New Roman" w:eastAsia="Times New Roman" w:hAnsi="Times New Roman" w:cs="David" w:hint="cs"/>
          <w:sz w:val="24"/>
          <w:szCs w:val="24"/>
          <w:rtl/>
          <w:lang w:eastAsia="he-IL"/>
        </w:rPr>
        <w:t>2.8</w:t>
      </w:r>
      <w:r w:rsidRPr="00D3742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713A808D01184B14BF3CE3665963AE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1" w:author="Kook Sec" w:date="2022-12-19T12:57:00Z">
            <w:r w:rsidR="002E1BD5">
              <w:rPr>
                <w:rFonts w:ascii="Times New Roman" w:eastAsia="Times New Roman" w:hAnsi="Times New Roman" w:cs="David" w:hint="cs"/>
                <w:sz w:val="24"/>
                <w:szCs w:val="24"/>
                <w:rtl/>
                <w:lang w:eastAsia="he-IL"/>
              </w:rPr>
              <w:t>אבי ברטי לוי</w:t>
            </w:r>
          </w:ins>
        </w:sdtContent>
      </w:sdt>
    </w:p>
    <w:p w14:paraId="755ECC5E"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0D3222A" w14:textId="77777777" w:rsidR="00D37420" w:rsidRPr="00D37420" w:rsidRDefault="00D37420" w:rsidP="00D3742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2.10</w:t>
      </w:r>
      <w:r w:rsidRPr="00D37420">
        <w:rPr>
          <w:rFonts w:ascii="Times New Roman" w:eastAsia="Times New Roman" w:hAnsi="Times New Roman" w:cs="David" w:hint="cs"/>
          <w:sz w:val="24"/>
          <w:szCs w:val="24"/>
          <w:rtl/>
          <w:lang w:eastAsia="he-IL"/>
        </w:rPr>
        <w:tab/>
        <w:t xml:space="preserve">התכנון יתבצע בסביבת תוכנת </w:t>
      </w:r>
      <w:r w:rsidRPr="00D37420">
        <w:rPr>
          <w:rFonts w:ascii="Times New Roman" w:eastAsia="Times New Roman" w:hAnsi="Times New Roman" w:cs="David"/>
          <w:sz w:val="24"/>
          <w:szCs w:val="24"/>
          <w:lang w:eastAsia="he-IL"/>
        </w:rPr>
        <w:t>REVIT</w:t>
      </w:r>
      <w:r w:rsidRPr="00D37420">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37420">
        <w:rPr>
          <w:rFonts w:ascii="Times New Roman" w:eastAsia="Times New Roman" w:hAnsi="Times New Roman" w:cs="David"/>
          <w:sz w:val="24"/>
          <w:szCs w:val="24"/>
          <w:lang w:eastAsia="he-IL"/>
        </w:rPr>
        <w:t>@view</w:t>
      </w:r>
      <w:r w:rsidRPr="00D37420">
        <w:rPr>
          <w:rFonts w:ascii="Times New Roman" w:eastAsia="Times New Roman" w:hAnsi="Times New Roman" w:cs="David" w:hint="cs"/>
          <w:sz w:val="24"/>
          <w:szCs w:val="24"/>
          <w:rtl/>
          <w:lang w:eastAsia="he-IL"/>
        </w:rPr>
        <w:t xml:space="preserve">. </w:t>
      </w:r>
      <w:r w:rsidRPr="00D37420">
        <w:rPr>
          <w:rFonts w:ascii="Times New Roman" w:eastAsia="Times New Roman" w:hAnsi="Times New Roman" w:cs="David"/>
          <w:sz w:val="24"/>
          <w:szCs w:val="24"/>
          <w:rtl/>
          <w:lang w:eastAsia="he-IL"/>
        </w:rPr>
        <w:t>כל תעבורת הקבצים תבוצע באמצע</w:t>
      </w:r>
      <w:r w:rsidRPr="00D37420">
        <w:rPr>
          <w:rFonts w:ascii="Times New Roman" w:eastAsia="Times New Roman" w:hAnsi="Times New Roman" w:cs="David" w:hint="cs"/>
          <w:sz w:val="24"/>
          <w:szCs w:val="24"/>
          <w:rtl/>
          <w:lang w:eastAsia="he-IL"/>
        </w:rPr>
        <w:t>ות התוכנה בלבד או תוכנה אחרת לפי החלטת המזמין.</w:t>
      </w:r>
    </w:p>
    <w:p w14:paraId="4ED29460" w14:textId="77777777" w:rsidR="00D37420" w:rsidRPr="00D37420" w:rsidRDefault="00D37420" w:rsidP="00D37420">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F930F06"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3.2</w:t>
      </w:r>
      <w:r w:rsidRPr="00D37420">
        <w:rPr>
          <w:rFonts w:ascii="Times New Roman" w:eastAsia="Times New Roman" w:hAnsi="Times New Roman" w:cs="David" w:hint="cs"/>
          <w:sz w:val="24"/>
          <w:szCs w:val="24"/>
          <w:rtl/>
          <w:lang w:eastAsia="he-IL"/>
        </w:rPr>
        <w:tab/>
        <w:t>בעלי המקצוע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הם:</w:t>
      </w:r>
    </w:p>
    <w:p w14:paraId="47B44573"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D938BF"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w:t>
      </w:r>
      <w:r w:rsidRPr="00D3742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4A640AB2D6454A38B936AAF814B897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2" w:author="Kook Sec" w:date="2022-12-19T12:57:00Z">
            <w:r w:rsidR="002E1BD5">
              <w:rPr>
                <w:rFonts w:ascii="Times New Roman" w:eastAsia="Times New Roman" w:hAnsi="Times New Roman" w:cs="David"/>
                <w:color w:val="008000"/>
                <w:sz w:val="24"/>
                <w:szCs w:val="24"/>
                <w:rtl/>
                <w:lang w:eastAsia="he-IL"/>
              </w:rPr>
              <w:t>לירן רז</w:t>
            </w:r>
          </w:ins>
        </w:sdtContent>
      </w:sdt>
    </w:p>
    <w:p w14:paraId="4D62EDC6" w14:textId="77777777" w:rsidR="00D37420" w:rsidRPr="00D37420" w:rsidRDefault="00D37420" w:rsidP="00D374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ב. </w:t>
      </w:r>
      <w:r w:rsidRPr="00D37420">
        <w:rPr>
          <w:rFonts w:ascii="Times New Roman" w:eastAsia="Times New Roman" w:hAnsi="Times New Roman" w:cs="David" w:hint="cs"/>
          <w:sz w:val="24"/>
          <w:szCs w:val="24"/>
          <w:rtl/>
          <w:lang w:eastAsia="he-IL"/>
        </w:rPr>
        <w:tab/>
        <w:t>מספר העובדים המקצועיים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לצורך מתן שירותי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F20F321B4668407C925802BA462690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D37420">
            <w:rPr>
              <w:color w:val="00B0F0"/>
              <w:rtl/>
            </w:rPr>
            <w:t>[שדה נוסף 5]</w:t>
          </w:r>
        </w:sdtContent>
      </w:sdt>
    </w:p>
    <w:p w14:paraId="67489E78"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F43DC1"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37420">
        <w:rPr>
          <w:rFonts w:ascii="Times New Roman" w:eastAsia="Times New Roman" w:hAnsi="Times New Roman" w:cs="David" w:hint="cs"/>
          <w:sz w:val="24"/>
          <w:szCs w:val="24"/>
          <w:rtl/>
          <w:lang w:eastAsia="he-IL"/>
        </w:rPr>
        <w:t>3.4</w:t>
      </w:r>
      <w:r w:rsidRPr="00D37420">
        <w:rPr>
          <w:rFonts w:ascii="Times New Roman" w:eastAsia="Times New Roman" w:hAnsi="Times New Roman" w:cs="David" w:hint="cs"/>
          <w:sz w:val="24"/>
          <w:szCs w:val="24"/>
          <w:rtl/>
          <w:lang w:eastAsia="he-IL"/>
        </w:rPr>
        <w:tab/>
        <w:t>המנהל הראשי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BE3DE6A7F2CA4B5DA72362E5D4204E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13" w:author="Kook Sec" w:date="2022-12-19T12:58:00Z">
            <w:r w:rsidR="002E1BD5">
              <w:rPr>
                <w:rFonts w:ascii="Times New Roman" w:eastAsia="Times New Roman" w:hAnsi="Times New Roman" w:cs="David"/>
                <w:color w:val="008000"/>
                <w:sz w:val="24"/>
                <w:szCs w:val="24"/>
                <w:rtl/>
                <w:lang w:eastAsia="he-IL"/>
              </w:rPr>
              <w:t>לירן רז</w:t>
            </w:r>
          </w:ins>
        </w:sdtContent>
      </w:sdt>
    </w:p>
    <w:p w14:paraId="1FF1FEFD"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CFFCA4"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5.2</w:t>
      </w:r>
      <w:r w:rsidRPr="00D37420">
        <w:rPr>
          <w:rFonts w:ascii="Times New Roman" w:eastAsia="Times New Roman" w:hAnsi="Times New Roman" w:cs="David" w:hint="cs"/>
          <w:sz w:val="24"/>
          <w:szCs w:val="24"/>
          <w:rtl/>
          <w:lang w:eastAsia="he-IL"/>
        </w:rPr>
        <w:tab/>
        <w:t>הנושאים הם:</w:t>
      </w:r>
    </w:p>
    <w:p w14:paraId="431BD30E"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7C91C3"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w:t>
      </w:r>
      <w:r w:rsidRPr="00D37420">
        <w:rPr>
          <w:rFonts w:ascii="Times New Roman" w:eastAsia="Times New Roman" w:hAnsi="Times New Roman" w:cs="David" w:hint="cs"/>
          <w:sz w:val="24"/>
          <w:szCs w:val="24"/>
          <w:rtl/>
          <w:lang w:eastAsia="he-IL"/>
        </w:rPr>
        <w:tab/>
        <w:t>התקדמות שרותי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w:t>
      </w:r>
    </w:p>
    <w:p w14:paraId="4EF098DE"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ב.</w:t>
      </w:r>
      <w:r w:rsidRPr="00D37420">
        <w:rPr>
          <w:rFonts w:ascii="Times New Roman" w:eastAsia="Times New Roman" w:hAnsi="Times New Roman" w:cs="David" w:hint="cs"/>
          <w:sz w:val="24"/>
          <w:szCs w:val="24"/>
          <w:rtl/>
          <w:lang w:eastAsia="he-IL"/>
        </w:rPr>
        <w:tab/>
        <w:t>סטיות מלוח הזמנים לרבות סיבת הסטייה.</w:t>
      </w:r>
    </w:p>
    <w:p w14:paraId="7F254ADF"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ג.</w:t>
      </w:r>
      <w:r w:rsidRPr="00D3742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54B63F20"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ד.</w:t>
      </w:r>
      <w:r w:rsidRPr="00D37420">
        <w:rPr>
          <w:rFonts w:ascii="Times New Roman" w:eastAsia="Times New Roman" w:hAnsi="Times New Roman" w:cs="David" w:hint="cs"/>
          <w:sz w:val="24"/>
          <w:szCs w:val="24"/>
          <w:rtl/>
          <w:lang w:eastAsia="he-IL"/>
        </w:rPr>
        <w:tab/>
        <w:t>סטיות מהערכות ו/או תחזיות תקציביות והשלכותיהן.</w:t>
      </w:r>
    </w:p>
    <w:p w14:paraId="6EA0A10A"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w:t>
      </w:r>
      <w:r w:rsidRPr="00D37420">
        <w:rPr>
          <w:rFonts w:ascii="Times New Roman" w:eastAsia="Times New Roman" w:hAnsi="Times New Roman" w:cs="David" w:hint="cs"/>
          <w:sz w:val="24"/>
          <w:szCs w:val="24"/>
          <w:rtl/>
          <w:lang w:eastAsia="he-IL"/>
        </w:rPr>
        <w:tab/>
        <w:t>ריכוז הוראות שנויים.</w:t>
      </w:r>
    </w:p>
    <w:p w14:paraId="234EE47C" w14:textId="77777777" w:rsidR="00D37420" w:rsidRPr="00D37420" w:rsidRDefault="00D37420" w:rsidP="00D3742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4A03999"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17.7 </w:t>
      </w:r>
      <w:r w:rsidRPr="00D3742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37420" w:rsidRPr="00D37420" w14:paraId="7E9A2CD4" w14:textId="77777777" w:rsidTr="00AA64E9">
        <w:tc>
          <w:tcPr>
            <w:tcW w:w="3366" w:type="dxa"/>
          </w:tcPr>
          <w:p w14:paraId="31CE602D" w14:textId="77777777" w:rsidR="00D37420" w:rsidRPr="00D37420" w:rsidRDefault="00AA64E9"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אחוז השתתפות צד א"/>
                <w:tag w:val="cmtTzadAPercent"/>
                <w:id w:val="160592806"/>
                <w:placeholder>
                  <w:docPart w:val="0063BCB4BBFB4EDD9CD4984713F03E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4" w:author="Kook Sec" w:date="2022-12-19T12:54:00Z">
                  <w:r>
                    <w:rPr>
                      <w:rFonts w:ascii="Times New Roman" w:eastAsia="Times New Roman" w:hAnsi="Times New Roman" w:hint="cs"/>
                      <w:color w:val="008000"/>
                      <w:sz w:val="24"/>
                      <w:szCs w:val="24"/>
                      <w:rtl/>
                      <w:lang w:eastAsia="he-IL"/>
                    </w:rPr>
                    <w:t>50%</w:t>
                  </w:r>
                </w:ins>
              </w:sdtContent>
            </w:sdt>
          </w:p>
          <w:p w14:paraId="554C5DA9" w14:textId="77777777" w:rsidR="00D37420" w:rsidRPr="00D37420" w:rsidRDefault="00D37420"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r w:rsidRPr="00D37420">
              <w:rPr>
                <w:rFonts w:ascii="Times New Roman" w:eastAsia="Times New Roman" w:hAnsi="Times New Roman" w:hint="cs"/>
                <w:sz w:val="24"/>
                <w:szCs w:val="24"/>
                <w:rtl/>
                <w:lang w:eastAsia="he-IL"/>
              </w:rPr>
              <w:t xml:space="preserve">             </w:t>
            </w:r>
          </w:p>
        </w:tc>
        <w:tc>
          <w:tcPr>
            <w:tcW w:w="2163" w:type="dxa"/>
          </w:tcPr>
          <w:p w14:paraId="6DB208E3" w14:textId="77777777" w:rsidR="00D37420" w:rsidRPr="00D37420" w:rsidRDefault="00D37420" w:rsidP="00D37420">
            <w:pPr>
              <w:widowControl w:val="0"/>
              <w:spacing w:before="0" w:beforeAutospacing="0" w:after="0" w:afterAutospacing="0" w:line="240" w:lineRule="auto"/>
              <w:ind w:left="720"/>
              <w:outlineLvl w:val="2"/>
            </w:pPr>
          </w:p>
          <w:p w14:paraId="620BED44" w14:textId="77777777" w:rsidR="00D37420" w:rsidRPr="00D37420" w:rsidRDefault="00D37420"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p>
        </w:tc>
      </w:tr>
    </w:tbl>
    <w:p w14:paraId="7BB6CD21"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EE85E9B"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3821E47"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1D04596"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E0A6362"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F9382EA" w14:textId="77777777" w:rsidR="00D37420"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49121C74" w14:textId="77777777" w:rsidR="00D37420"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56DA78FD" w14:textId="77777777" w:rsidR="00771142" w:rsidRDefault="00771142"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6605C80" w14:textId="77777777" w:rsidR="00F600CB" w:rsidRPr="00F600CB" w:rsidRDefault="00F600CB"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lastRenderedPageBreak/>
        <w:t>נספח "ב"</w:t>
      </w:r>
    </w:p>
    <w:p w14:paraId="09C96522" w14:textId="77777777" w:rsidR="00F600CB" w:rsidRPr="00F600CB"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hint="cs"/>
          <w:b/>
          <w:bCs/>
          <w:sz w:val="24"/>
          <w:szCs w:val="24"/>
          <w:u w:val="single"/>
          <w:rtl/>
        </w:rPr>
        <w:t xml:space="preserve">פירוט </w:t>
      </w:r>
      <w:r w:rsidRPr="00F600CB">
        <w:rPr>
          <w:rFonts w:ascii="Times New Roman" w:eastAsia="Times New Roman" w:hAnsi="Times New Roman" w:cs="David"/>
          <w:b/>
          <w:bCs/>
          <w:sz w:val="24"/>
          <w:szCs w:val="24"/>
          <w:u w:val="single"/>
          <w:rtl/>
        </w:rPr>
        <w:t xml:space="preserve">שירותי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0E397989" w14:textId="77777777" w:rsidR="00F600CB" w:rsidRPr="00F600CB" w:rsidRDefault="00F600CB" w:rsidP="00F600CB">
      <w:pPr>
        <w:spacing w:before="0" w:beforeAutospacing="0" w:after="0" w:afterAutospacing="0" w:line="240" w:lineRule="auto"/>
        <w:rPr>
          <w:rFonts w:ascii="Times New Roman" w:eastAsia="Times New Roman" w:hAnsi="Times New Roman" w:cs="David"/>
          <w:sz w:val="24"/>
          <w:szCs w:val="24"/>
          <w:rtl/>
        </w:rPr>
      </w:pPr>
    </w:p>
    <w:p w14:paraId="4DF82861"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b/>
          <w:bCs/>
          <w:sz w:val="24"/>
          <w:szCs w:val="24"/>
          <w:rtl/>
        </w:rPr>
      </w:pPr>
      <w:r w:rsidRPr="00F600CB">
        <w:rPr>
          <w:rFonts w:ascii="Times New Roman" w:eastAsia="Times New Roman" w:hAnsi="Times New Roman" w:cs="David" w:hint="cs"/>
          <w:b/>
          <w:bCs/>
          <w:sz w:val="24"/>
          <w:szCs w:val="24"/>
          <w:rtl/>
        </w:rPr>
        <w:t>1</w:t>
      </w:r>
      <w:r w:rsidRPr="00F600CB">
        <w:rPr>
          <w:rFonts w:ascii="Times New Roman" w:eastAsia="Times New Roman" w:hAnsi="Times New Roman" w:cs="David"/>
          <w:b/>
          <w:bCs/>
          <w:sz w:val="24"/>
          <w:szCs w:val="24"/>
          <w:rtl/>
        </w:rPr>
        <w:t>.</w:t>
      </w:r>
      <w:r w:rsidRPr="00F600CB">
        <w:rPr>
          <w:rFonts w:ascii="Times New Roman" w:eastAsia="Times New Roman" w:hAnsi="Times New Roman" w:cs="David"/>
          <w:b/>
          <w:bCs/>
          <w:sz w:val="24"/>
          <w:szCs w:val="24"/>
          <w:rtl/>
        </w:rPr>
        <w:tab/>
      </w:r>
      <w:r w:rsidRPr="00F600CB">
        <w:rPr>
          <w:rFonts w:ascii="Times New Roman" w:eastAsia="Times New Roman" w:hAnsi="Times New Roman" w:cs="David"/>
          <w:b/>
          <w:bCs/>
          <w:sz w:val="24"/>
          <w:szCs w:val="24"/>
          <w:u w:val="single"/>
          <w:rtl/>
        </w:rPr>
        <w:t>כללי</w:t>
      </w:r>
      <w:r w:rsidRPr="00F600CB">
        <w:rPr>
          <w:rFonts w:ascii="Times New Roman" w:eastAsia="Times New Roman" w:hAnsi="Times New Roman" w:cs="David"/>
          <w:b/>
          <w:bCs/>
          <w:sz w:val="24"/>
          <w:szCs w:val="24"/>
          <w:rtl/>
        </w:rPr>
        <w:t>:</w:t>
      </w:r>
    </w:p>
    <w:p w14:paraId="4431E023"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487082D2" w14:textId="77777777" w:rsidR="00F600CB" w:rsidRPr="00F600CB" w:rsidRDefault="00F600CB" w:rsidP="00F600CB">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הכנת פרוגרמת תאימות אלקטרו-מגנטית ומיגון מפני ק</w:t>
      </w:r>
      <w:r w:rsidR="00D37420">
        <w:rPr>
          <w:rFonts w:ascii="Times New Roman" w:eastAsia="Times New Roman" w:hAnsi="Times New Roman" w:cs="David"/>
          <w:sz w:val="24"/>
          <w:szCs w:val="24"/>
          <w:rtl/>
          <w:lang w:eastAsia="he-IL"/>
        </w:rPr>
        <w:t>רינה במבנים, מתן הנחיות והכנת ת</w:t>
      </w:r>
      <w:r w:rsidRPr="00F600CB">
        <w:rPr>
          <w:rFonts w:ascii="Times New Roman" w:eastAsia="Times New Roman" w:hAnsi="Times New Roman" w:cs="David"/>
          <w:sz w:val="24"/>
          <w:szCs w:val="24"/>
          <w:rtl/>
          <w:lang w:eastAsia="he-IL"/>
        </w:rPr>
        <w:t>כניות ומפרטים טכניים,</w:t>
      </w:r>
      <w:r w:rsidR="00D37420">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hint="cs"/>
          <w:sz w:val="24"/>
          <w:szCs w:val="24"/>
          <w:rtl/>
          <w:lang w:eastAsia="he-IL"/>
        </w:rPr>
        <w:t>לפי כל התקנים והדרישות הקיימים</w:t>
      </w:r>
      <w:r w:rsidRPr="00F600CB">
        <w:rPr>
          <w:rFonts w:ascii="Times New Roman" w:eastAsia="Times New Roman" w:hAnsi="Times New Roman" w:cs="David"/>
          <w:sz w:val="24"/>
          <w:szCs w:val="24"/>
          <w:rtl/>
          <w:lang w:eastAsia="he-IL"/>
        </w:rPr>
        <w:t xml:space="preserve"> אשר יכללו בין היתר את הפרטים הבאים:</w:t>
      </w:r>
    </w:p>
    <w:p w14:paraId="1F577F8B"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שטף השדה המגנטי </w:t>
      </w:r>
      <w:r w:rsidRPr="00F600CB">
        <w:rPr>
          <w:rFonts w:ascii="Times New Roman" w:eastAsia="Times New Roman" w:hAnsi="Times New Roman" w:cs="David" w:hint="cs"/>
          <w:sz w:val="24"/>
          <w:szCs w:val="24"/>
          <w:rtl/>
          <w:lang w:eastAsia="he-IL"/>
        </w:rPr>
        <w:t>במבנים השונים.</w:t>
      </w:r>
      <w:r w:rsidRPr="00F600CB">
        <w:rPr>
          <w:rFonts w:ascii="Times New Roman" w:eastAsia="Times New Roman" w:hAnsi="Times New Roman" w:cs="David"/>
          <w:sz w:val="24"/>
          <w:szCs w:val="24"/>
          <w:rtl/>
          <w:lang w:eastAsia="he-IL"/>
        </w:rPr>
        <w:t>.</w:t>
      </w:r>
    </w:p>
    <w:p w14:paraId="7AC4B562"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השפעת קווי מתח </w:t>
      </w:r>
      <w:r w:rsidRPr="00F600CB">
        <w:rPr>
          <w:rFonts w:ascii="Times New Roman" w:eastAsia="Times New Roman" w:hAnsi="Times New Roman" w:cs="David" w:hint="cs"/>
          <w:sz w:val="24"/>
          <w:szCs w:val="24"/>
          <w:rtl/>
          <w:lang w:eastAsia="he-IL"/>
        </w:rPr>
        <w:t>גבוה או מקור חשמלי אחר סמוכים (אם קיימים).</w:t>
      </w:r>
    </w:p>
    <w:p w14:paraId="676F7227"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אומדן </w:t>
      </w:r>
      <w:r w:rsidRPr="00F600CB">
        <w:rPr>
          <w:rFonts w:ascii="Times New Roman" w:eastAsia="Times New Roman" w:hAnsi="Times New Roman" w:cs="David" w:hint="cs"/>
          <w:sz w:val="24"/>
          <w:szCs w:val="24"/>
          <w:rtl/>
          <w:lang w:eastAsia="he-IL"/>
        </w:rPr>
        <w:t xml:space="preserve">שטף </w:t>
      </w:r>
      <w:r w:rsidRPr="00F600CB">
        <w:rPr>
          <w:rFonts w:ascii="Times New Roman" w:eastAsia="Times New Roman" w:hAnsi="Times New Roman" w:cs="David"/>
          <w:sz w:val="24"/>
          <w:szCs w:val="24"/>
          <w:rtl/>
          <w:lang w:eastAsia="he-IL"/>
        </w:rPr>
        <w:t>השדה המגנטי</w:t>
      </w:r>
      <w:r w:rsidRPr="00F600CB">
        <w:rPr>
          <w:rFonts w:ascii="Times New Roman" w:eastAsia="Times New Roman" w:hAnsi="Times New Roman" w:cs="David" w:hint="cs"/>
          <w:sz w:val="24"/>
          <w:szCs w:val="24"/>
          <w:rtl/>
          <w:lang w:eastAsia="he-IL"/>
        </w:rPr>
        <w:t>:</w:t>
      </w:r>
    </w:p>
    <w:p w14:paraId="397B1E41"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תשתיות חברת החשמל ובכניסה למתחם.</w:t>
      </w:r>
    </w:p>
    <w:p w14:paraId="43448685"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מרכזי אנרגיה, חדרי שנאים של חברת החשמל ככל שיהיו במתחם הפרויקט.</w:t>
      </w:r>
    </w:p>
    <w:p w14:paraId="36E96D2A"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מרכזי אנרגיה, חדרי שנאים פרטיים ככל שיהיו במתחם הפרויקט.</w:t>
      </w:r>
    </w:p>
    <w:p w14:paraId="340DBDB9"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לוחות חשמל מתח נמוך ראשיים ומשניים.</w:t>
      </w:r>
    </w:p>
    <w:p w14:paraId="0E343767"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ריכוזי מונים קומתיים.</w:t>
      </w:r>
    </w:p>
    <w:p w14:paraId="043E320E" w14:textId="77777777" w:rsidR="00F600CB" w:rsidRPr="00F600CB"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t>תשתיות חשמל אופקיות ואנכיות העוברות בפירים.</w:t>
      </w:r>
    </w:p>
    <w:p w14:paraId="6112E913"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תכנו</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מיגון להגבלת חשיפת אדם לקרינה </w:t>
      </w:r>
      <w:r w:rsidRPr="00F600CB">
        <w:rPr>
          <w:rFonts w:ascii="Times New Roman" w:eastAsia="Times New Roman" w:hAnsi="Times New Roman" w:cs="David" w:hint="cs"/>
          <w:sz w:val="24"/>
          <w:szCs w:val="24"/>
          <w:rtl/>
          <w:lang w:eastAsia="he-IL"/>
        </w:rPr>
        <w:t>אלקטרו-</w:t>
      </w:r>
      <w:r w:rsidRPr="00F600CB">
        <w:rPr>
          <w:rFonts w:ascii="Times New Roman" w:eastAsia="Times New Roman" w:hAnsi="Times New Roman" w:cs="David"/>
          <w:sz w:val="24"/>
          <w:szCs w:val="24"/>
          <w:rtl/>
          <w:lang w:eastAsia="he-IL"/>
        </w:rPr>
        <w:t>מגנטית.</w:t>
      </w:r>
    </w:p>
    <w:p w14:paraId="2D845B44"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טיפול באישור כל הרשויות והגורמים הנדרשים.</w:t>
      </w:r>
    </w:p>
    <w:p w14:paraId="49ADFF9E"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 xml:space="preserve">בדיקת קרינה בתחום ה- </w:t>
      </w:r>
      <w:r w:rsidRPr="00F600CB">
        <w:rPr>
          <w:rFonts w:ascii="Times New Roman" w:eastAsia="Times New Roman" w:hAnsi="Times New Roman" w:cs="David"/>
          <w:sz w:val="24"/>
          <w:szCs w:val="24"/>
          <w:lang w:eastAsia="he-IL"/>
        </w:rPr>
        <w:t>RF</w:t>
      </w:r>
      <w:r w:rsidRPr="00F600CB">
        <w:rPr>
          <w:rFonts w:ascii="Times New Roman" w:eastAsia="Times New Roman" w:hAnsi="Times New Roman" w:cs="David" w:hint="cs"/>
          <w:sz w:val="24"/>
          <w:szCs w:val="24"/>
          <w:rtl/>
          <w:lang w:eastAsia="he-IL"/>
        </w:rPr>
        <w:t xml:space="preserve"> (סלולרי) בסביבת המבנה.</w:t>
      </w:r>
    </w:p>
    <w:p w14:paraId="333427EA" w14:textId="77777777" w:rsidR="00F600CB" w:rsidRPr="00F600CB" w:rsidRDefault="00B06D6A"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יועץ</w:t>
      </w:r>
      <w:r w:rsidR="00F600CB" w:rsidRPr="00F600CB">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יועץ</w:t>
      </w:r>
      <w:r w:rsidR="00F600CB" w:rsidRPr="00F600CB">
        <w:rPr>
          <w:rFonts w:ascii="Times New Roman" w:eastAsia="Times New Roman" w:hAnsi="Times New Roman" w:cs="David" w:hint="cs"/>
          <w:sz w:val="24"/>
          <w:szCs w:val="24"/>
          <w:rtl/>
          <w:lang w:eastAsia="he-IL"/>
        </w:rPr>
        <w:t xml:space="preserve"> המיגון כנגד קרינה אלקטרומגנטית יהיה כפוף מבחינה מקצועית וניהולית ל</w:t>
      </w:r>
      <w:r>
        <w:rPr>
          <w:rFonts w:ascii="Times New Roman" w:eastAsia="Times New Roman" w:hAnsi="Times New Roman" w:cs="David" w:hint="cs"/>
          <w:sz w:val="24"/>
          <w:szCs w:val="24"/>
          <w:rtl/>
          <w:lang w:eastAsia="he-IL"/>
        </w:rPr>
        <w:t>יועץ</w:t>
      </w:r>
      <w:r w:rsidR="00F600CB" w:rsidRPr="00F600CB">
        <w:rPr>
          <w:rFonts w:ascii="Times New Roman" w:eastAsia="Times New Roman" w:hAnsi="Times New Roman" w:cs="David" w:hint="cs"/>
          <w:sz w:val="24"/>
          <w:szCs w:val="24"/>
          <w:rtl/>
          <w:lang w:eastAsia="he-IL"/>
        </w:rPr>
        <w:t xml:space="preserve"> החשמל.</w:t>
      </w:r>
    </w:p>
    <w:p w14:paraId="72EC1BD7"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כל בדיקה נוספת הנדרשת לפי התקנים והדרישות</w:t>
      </w:r>
    </w:p>
    <w:p w14:paraId="66F4ED28" w14:textId="77777777" w:rsidR="00F600CB" w:rsidRPr="00F600CB" w:rsidRDefault="00F600CB" w:rsidP="00F600CB">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u w:val="single"/>
          <w:rtl/>
        </w:rPr>
        <w:t>המהנדס, צוות עובדים ואמצעים</w:t>
      </w:r>
      <w:r w:rsidRPr="00F600CB">
        <w:rPr>
          <w:rFonts w:ascii="Times New Roman" w:eastAsia="Times New Roman" w:hAnsi="Times New Roman" w:cs="David" w:hint="cs"/>
          <w:sz w:val="24"/>
          <w:szCs w:val="24"/>
          <w:u w:val="single"/>
          <w:rtl/>
        </w:rPr>
        <w:t xml:space="preserve"> של ה</w:t>
      </w:r>
      <w:r w:rsidR="00B06D6A">
        <w:rPr>
          <w:rFonts w:ascii="Times New Roman" w:eastAsia="Times New Roman" w:hAnsi="Times New Roman" w:cs="David" w:hint="cs"/>
          <w:sz w:val="24"/>
          <w:szCs w:val="24"/>
          <w:u w:val="single"/>
          <w:rtl/>
        </w:rPr>
        <w:t>יועץ</w:t>
      </w:r>
      <w:r w:rsidRPr="00F600CB">
        <w:rPr>
          <w:rFonts w:ascii="Times New Roman" w:eastAsia="Times New Roman" w:hAnsi="Times New Roman" w:cs="David" w:hint="cs"/>
          <w:sz w:val="24"/>
          <w:szCs w:val="24"/>
          <w:rtl/>
          <w:lang w:eastAsia="he-IL"/>
        </w:rPr>
        <w:t>:</w:t>
      </w:r>
    </w:p>
    <w:p w14:paraId="5D3B00A7" w14:textId="77777777" w:rsidR="00F600CB" w:rsidRPr="00F600CB" w:rsidRDefault="00F600CB" w:rsidP="00F600CB">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3B9500CD"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5E4C9528"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3B0313D2"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ר</w:t>
      </w:r>
      <w:r w:rsidRPr="00F600CB">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01C3589" w14:textId="77777777" w:rsidR="00F600CB" w:rsidRPr="00F600CB"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553E7EDE" w14:textId="77777777" w:rsidR="00F600CB" w:rsidRPr="00F600CB" w:rsidRDefault="00F600CB" w:rsidP="00F600CB">
      <w:pPr>
        <w:widowControl w:val="0"/>
        <w:spacing w:before="0" w:beforeAutospacing="0" w:after="0" w:afterAutospacing="0" w:line="276" w:lineRule="auto"/>
        <w:rPr>
          <w:rFonts w:ascii="Times New Roman" w:eastAsia="Times New Roman" w:hAnsi="Times New Roman" w:cs="David"/>
          <w:sz w:val="24"/>
          <w:szCs w:val="24"/>
          <w:rtl/>
        </w:rPr>
      </w:pPr>
    </w:p>
    <w:p w14:paraId="5995EA08" w14:textId="77777777" w:rsidR="00F600CB" w:rsidRPr="00F600CB" w:rsidRDefault="00F600CB" w:rsidP="00F600CB">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על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sz w:val="24"/>
          <w:szCs w:val="24"/>
          <w:rtl/>
          <w:lang w:eastAsia="he-IL"/>
        </w:rPr>
        <w:t xml:space="preserve"> לקבל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מאת המנהל לפני התחלת כל שלב או לפני כל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חלקי.</w:t>
      </w:r>
      <w:r w:rsidRPr="00F600CB">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674025E5"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22FABF19" w14:textId="77777777" w:rsidR="00F600CB" w:rsidRDefault="00F600CB" w:rsidP="00F600CB">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lang w:eastAsia="he-IL"/>
        </w:rPr>
        <w:lastRenderedPageBreak/>
        <w:t xml:space="preserve">תכנון המיגון כנגד קרינה אלקטרומגנטית יתבצע בתוכנת </w:t>
      </w:r>
      <w:r w:rsidRPr="00F600CB">
        <w:rPr>
          <w:rFonts w:ascii="Times New Roman" w:eastAsia="Times New Roman" w:hAnsi="Times New Roman" w:cs="David"/>
          <w:sz w:val="24"/>
          <w:szCs w:val="24"/>
          <w:lang w:eastAsia="he-IL"/>
        </w:rPr>
        <w:t>REVIT</w:t>
      </w:r>
      <w:r w:rsidRPr="00F600CB">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כל תעבורת הקבצים תבוצע באמצעות מערכת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sz w:val="24"/>
          <w:szCs w:val="24"/>
          <w:rtl/>
          <w:lang w:eastAsia="he-IL"/>
        </w:rPr>
        <w:t xml:space="preserve"> בלבד.</w:t>
      </w:r>
    </w:p>
    <w:p w14:paraId="0881F40F" w14:textId="77777777" w:rsidR="00D37420" w:rsidRDefault="00D37420" w:rsidP="00D37420">
      <w:pPr>
        <w:pStyle w:val="af6"/>
        <w:rPr>
          <w:sz w:val="24"/>
          <w:szCs w:val="24"/>
          <w:rtl/>
          <w:lang w:eastAsia="he-IL"/>
        </w:rPr>
      </w:pPr>
    </w:p>
    <w:p w14:paraId="7C7C8BFB" w14:textId="77777777" w:rsidR="00F600CB" w:rsidRPr="00F600CB" w:rsidRDefault="00F600CB" w:rsidP="00F600CB">
      <w:pPr>
        <w:spacing w:before="0" w:beforeAutospacing="0" w:after="0" w:afterAutospacing="0" w:line="360" w:lineRule="auto"/>
        <w:ind w:left="1440" w:hanging="739"/>
        <w:rPr>
          <w:rFonts w:ascii="Times New Roman" w:eastAsia="Times New Roman" w:hAnsi="Times New Roman" w:cs="David"/>
          <w:sz w:val="2"/>
          <w:szCs w:val="2"/>
          <w:lang w:eastAsia="he-IL"/>
        </w:rPr>
      </w:pPr>
    </w:p>
    <w:p w14:paraId="511326A6" w14:textId="77777777" w:rsidR="00F600CB" w:rsidRPr="00F600CB" w:rsidRDefault="00F600CB" w:rsidP="00F600CB">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F600CB">
        <w:rPr>
          <w:rFonts w:ascii="Times New Roman" w:eastAsia="Times New Roman" w:hAnsi="Times New Roman" w:cs="David"/>
          <w:b/>
          <w:bCs/>
          <w:sz w:val="24"/>
          <w:szCs w:val="24"/>
          <w:u w:val="single"/>
          <w:rtl/>
        </w:rPr>
        <w:t>שלבי העבודה ההנדסית ופירוט השירותים</w:t>
      </w:r>
      <w:r w:rsidRPr="00F600CB">
        <w:rPr>
          <w:rFonts w:ascii="Times New Roman" w:eastAsia="Times New Roman" w:hAnsi="Times New Roman" w:cs="David" w:hint="cs"/>
          <w:b/>
          <w:bCs/>
          <w:sz w:val="24"/>
          <w:szCs w:val="24"/>
          <w:u w:val="single"/>
          <w:rtl/>
        </w:rPr>
        <w:t xml:space="preserve"> </w:t>
      </w:r>
      <w:r w:rsidRPr="00F600CB">
        <w:rPr>
          <w:rFonts w:ascii="Times New Roman" w:eastAsia="Times New Roman" w:hAnsi="Times New Roman" w:cs="David"/>
          <w:b/>
          <w:bCs/>
          <w:sz w:val="24"/>
          <w:szCs w:val="24"/>
          <w:u w:val="single"/>
          <w:rtl/>
        </w:rPr>
        <w:t>–</w:t>
      </w:r>
      <w:r w:rsidRPr="00F600CB">
        <w:rPr>
          <w:rFonts w:ascii="Times New Roman" w:eastAsia="Times New Roman" w:hAnsi="Times New Roman" w:cs="David" w:hint="cs"/>
          <w:b/>
          <w:bCs/>
          <w:sz w:val="24"/>
          <w:szCs w:val="24"/>
          <w:u w:val="single"/>
          <w:rtl/>
        </w:rPr>
        <w:t xml:space="preserve"> </w:t>
      </w:r>
      <w:r w:rsidRPr="00F600CB">
        <w:rPr>
          <w:rFonts w:ascii="Times New Roman" w:eastAsia="Times New Roman" w:hAnsi="Times New Roman" w:cs="David" w:hint="cs"/>
          <w:b/>
          <w:bCs/>
          <w:sz w:val="25"/>
          <w:szCs w:val="25"/>
          <w:u w:val="single"/>
          <w:rtl/>
        </w:rPr>
        <w:t>יעוץ ותכנון מיגון כנגד קרינה אלקטרו-מגנטית</w:t>
      </w:r>
      <w:r w:rsidRPr="00F600CB">
        <w:rPr>
          <w:rFonts w:ascii="Times New Roman" w:eastAsia="Times New Roman" w:hAnsi="Times New Roman" w:cs="David"/>
          <w:b/>
          <w:bCs/>
          <w:sz w:val="24"/>
          <w:szCs w:val="24"/>
          <w:rtl/>
        </w:rPr>
        <w:t>:</w:t>
      </w:r>
    </w:p>
    <w:p w14:paraId="66BEA1EB"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3A5698A0"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272A0D51"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העבודה תבוצע בשלבים הכוללים את הש</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רותים כלהלן:</w:t>
      </w:r>
    </w:p>
    <w:p w14:paraId="134D9214"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21E9BED7"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bookmarkStart w:id="15" w:name="OLE_LINK1"/>
      <w:bookmarkStart w:id="16" w:name="OLE_LINK2"/>
      <w:r w:rsidRPr="00F600CB">
        <w:rPr>
          <w:rFonts w:ascii="Times New Roman" w:eastAsia="Times New Roman" w:hAnsi="Times New Roman" w:cs="David"/>
          <w:sz w:val="24"/>
          <w:szCs w:val="24"/>
          <w:rtl/>
        </w:rPr>
        <w:t>2.1</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u w:val="single"/>
          <w:rtl/>
        </w:rPr>
        <w:t>ייעוץ מוקדם:</w:t>
      </w:r>
    </w:p>
    <w:bookmarkEnd w:id="15"/>
    <w:bookmarkEnd w:id="16"/>
    <w:p w14:paraId="1F4B1314" w14:textId="77777777" w:rsidR="00F600CB" w:rsidRPr="00F600CB" w:rsidRDefault="00F600CB" w:rsidP="00F600CB">
      <w:pPr>
        <w:spacing w:before="0" w:beforeAutospacing="0" w:after="0" w:afterAutospacing="0" w:line="240" w:lineRule="auto"/>
        <w:ind w:left="144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  </w:t>
      </w:r>
    </w:p>
    <w:p w14:paraId="1E2798FF"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בירור </w:t>
      </w:r>
      <w:r w:rsidRPr="00F600CB">
        <w:rPr>
          <w:rFonts w:ascii="Times New Roman" w:eastAsia="Times New Roman" w:hAnsi="Times New Roman" w:cs="David" w:hint="cs"/>
          <w:sz w:val="24"/>
          <w:szCs w:val="24"/>
          <w:rtl/>
        </w:rPr>
        <w:t>ה</w:t>
      </w:r>
      <w:r w:rsidRPr="00F600CB">
        <w:rPr>
          <w:rFonts w:ascii="Times New Roman" w:eastAsia="Times New Roman" w:hAnsi="Times New Roman" w:cs="David"/>
          <w:sz w:val="24"/>
          <w:szCs w:val="24"/>
          <w:rtl/>
        </w:rPr>
        <w:t xml:space="preserve">פרוגרמה </w:t>
      </w:r>
      <w:r w:rsidRPr="00F600CB">
        <w:rPr>
          <w:rFonts w:ascii="Times New Roman" w:eastAsia="Times New Roman" w:hAnsi="Times New Roman" w:cs="David" w:hint="cs"/>
          <w:sz w:val="24"/>
          <w:szCs w:val="24"/>
          <w:rtl/>
        </w:rPr>
        <w:t>ותוכניות הפרויקט עם</w:t>
      </w:r>
      <w:r w:rsidRPr="00F600CB">
        <w:rPr>
          <w:rFonts w:ascii="Times New Roman" w:eastAsia="Times New Roman" w:hAnsi="Times New Roman" w:cs="David"/>
          <w:sz w:val="24"/>
          <w:szCs w:val="24"/>
          <w:rtl/>
        </w:rPr>
        <w:t xml:space="preserve"> </w:t>
      </w:r>
      <w:r w:rsidRPr="00F600CB">
        <w:rPr>
          <w:rFonts w:ascii="Times New Roman" w:eastAsia="Times New Roman" w:hAnsi="Times New Roman" w:cs="David" w:hint="cs"/>
          <w:sz w:val="24"/>
          <w:szCs w:val="24"/>
          <w:rtl/>
        </w:rPr>
        <w:t>המזמין והמתכננים</w:t>
      </w:r>
      <w:r w:rsidRPr="00F600CB">
        <w:rPr>
          <w:rFonts w:ascii="Times New Roman" w:eastAsia="Times New Roman" w:hAnsi="Times New Roman" w:cs="David"/>
          <w:sz w:val="24"/>
          <w:szCs w:val="24"/>
          <w:rtl/>
        </w:rPr>
        <w:t>, ביקורים באתר</w:t>
      </w:r>
      <w:r w:rsidRPr="00F600CB">
        <w:rPr>
          <w:rFonts w:ascii="Times New Roman" w:eastAsia="Times New Roman" w:hAnsi="Times New Roman" w:cs="David" w:hint="cs"/>
          <w:sz w:val="24"/>
          <w:szCs w:val="24"/>
          <w:rtl/>
        </w:rPr>
        <w:t>,</w:t>
      </w:r>
      <w:r w:rsidRPr="00F600CB">
        <w:rPr>
          <w:rFonts w:ascii="Times New Roman" w:eastAsia="Times New Roman" w:hAnsi="Times New Roman" w:cs="David"/>
          <w:sz w:val="24"/>
          <w:szCs w:val="24"/>
          <w:rtl/>
        </w:rPr>
        <w:t xml:space="preserve"> איסוף ועיבוד נתונים, חקירות מוקדמות, התייעצות ות</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אום עם יועצים אחרים אשר יועסקו ע"י החברה, השתתפות בישיבות עם היזמים והיועצים.</w:t>
      </w:r>
      <w:r w:rsidRPr="00F600CB">
        <w:rPr>
          <w:rFonts w:ascii="Times New Roman" w:eastAsia="Times New Roman" w:hAnsi="Times New Roman" w:cs="David" w:hint="cs"/>
          <w:sz w:val="24"/>
          <w:szCs w:val="24"/>
          <w:rtl/>
        </w:rPr>
        <w:t xml:space="preserve"> </w:t>
      </w:r>
      <w:r w:rsidR="00D37420">
        <w:rPr>
          <w:rFonts w:ascii="Times New Roman" w:eastAsia="Times New Roman" w:hAnsi="Times New Roman" w:cs="David"/>
          <w:sz w:val="24"/>
          <w:szCs w:val="24"/>
          <w:rtl/>
        </w:rPr>
        <w:t>בדיקת ת</w:t>
      </w:r>
      <w:r w:rsidRPr="00F600CB">
        <w:rPr>
          <w:rFonts w:ascii="Times New Roman" w:eastAsia="Times New Roman" w:hAnsi="Times New Roman" w:cs="David"/>
          <w:sz w:val="24"/>
          <w:szCs w:val="24"/>
          <w:rtl/>
        </w:rPr>
        <w:t>כניות ההגשה, תכניות הבינוי והפיתוח הנופי למתחם כולו, ומתן המלצות וחוו"ד.</w:t>
      </w:r>
    </w:p>
    <w:p w14:paraId="702520FC"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השתתפות בישיבות היועצים והמתכננים בקשר לתוכניות הפרויקט, בירורים גופים המוסמכים ואצל גורמים אחרים בקשר לבעיות טכניות, חוקיות וכיו"ב הקשורות בתחום עבודות ה</w:t>
      </w:r>
      <w:r w:rsidRPr="00F600CB">
        <w:rPr>
          <w:rFonts w:ascii="Times New Roman" w:eastAsia="Times New Roman" w:hAnsi="Times New Roman" w:cs="David" w:hint="cs"/>
          <w:sz w:val="24"/>
          <w:szCs w:val="24"/>
          <w:rtl/>
        </w:rPr>
        <w:t>חשמל</w:t>
      </w:r>
      <w:r w:rsidRPr="00F600CB">
        <w:rPr>
          <w:rFonts w:ascii="Times New Roman" w:eastAsia="Times New Roman" w:hAnsi="Times New Roman" w:cs="David"/>
          <w:sz w:val="24"/>
          <w:szCs w:val="24"/>
          <w:rtl/>
        </w:rPr>
        <w:t>.</w:t>
      </w:r>
    </w:p>
    <w:p w14:paraId="5B6F6625"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הכנת חוות-דעת מוקדמת ותיאור הבעיות העקרוניות, וגיבוש קונספציה בנושא תאימות אלקטרומגנטית. אומדן </w:t>
      </w:r>
      <w:r w:rsidRPr="00F600CB">
        <w:rPr>
          <w:rFonts w:ascii="Times New Roman" w:eastAsia="Times New Roman" w:hAnsi="Times New Roman" w:cs="David" w:hint="cs"/>
          <w:sz w:val="24"/>
          <w:szCs w:val="24"/>
          <w:rtl/>
        </w:rPr>
        <w:t xml:space="preserve">שטף </w:t>
      </w:r>
      <w:r w:rsidRPr="00F600CB">
        <w:rPr>
          <w:rFonts w:ascii="Times New Roman" w:eastAsia="Times New Roman" w:hAnsi="Times New Roman" w:cs="David"/>
          <w:sz w:val="24"/>
          <w:szCs w:val="24"/>
          <w:rtl/>
        </w:rPr>
        <w:t>השדה המגנטי מקווי המתח במגרש</w:t>
      </w:r>
      <w:r w:rsidRPr="00F600CB">
        <w:rPr>
          <w:rFonts w:ascii="Times New Roman" w:eastAsia="Times New Roman" w:hAnsi="Times New Roman" w:cs="David" w:hint="cs"/>
          <w:sz w:val="24"/>
          <w:szCs w:val="24"/>
          <w:rtl/>
        </w:rPr>
        <w:t xml:space="preserve"> (אם קיימים)</w:t>
      </w:r>
      <w:r w:rsidRPr="00F600CB">
        <w:rPr>
          <w:rFonts w:ascii="Times New Roman" w:eastAsia="Times New Roman" w:hAnsi="Times New Roman" w:cs="David"/>
          <w:sz w:val="24"/>
          <w:szCs w:val="24"/>
          <w:rtl/>
        </w:rPr>
        <w:t>, ממערך חדרי שנאים, לוחות מתח נמוך וכבלי הולכה, ב- 10 אבי טיפוס, כולל תכנון מיגון עבורם אם יידרש להגבלת חשיפת אדם לקרינה מגנטית</w:t>
      </w:r>
      <w:r w:rsidRPr="00F600CB">
        <w:rPr>
          <w:rFonts w:ascii="Times New Roman" w:eastAsia="Times New Roman" w:hAnsi="Times New Roman" w:cs="David" w:hint="cs"/>
          <w:sz w:val="24"/>
          <w:szCs w:val="24"/>
          <w:rtl/>
        </w:rPr>
        <w:t>.</w:t>
      </w:r>
    </w:p>
    <w:p w14:paraId="5BAE8A5B"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ביקור במקום ע"י מודד מוסמך מטעם המשרד להכנת הסביבה לשם קביעת רמות קרינת הרקע וצילום סביבת האתר וחדרי החשמל.</w:t>
      </w:r>
    </w:p>
    <w:p w14:paraId="51FEBAFF"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34589EBB"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בניית מודל של מתקני החשמל וסביבתם, המייצגים את המצב העתידי בשטח והזנתו לתוכנות האנליזה (</w:t>
      </w:r>
      <w:r w:rsidRPr="00F600CB">
        <w:rPr>
          <w:rFonts w:ascii="Times New Roman" w:eastAsia="Times New Roman" w:hAnsi="Times New Roman" w:cs="David"/>
          <w:sz w:val="24"/>
          <w:szCs w:val="24"/>
        </w:rPr>
        <w:t>EFC-400 v2008</w:t>
      </w:r>
      <w:r w:rsidRPr="00F600CB">
        <w:rPr>
          <w:rFonts w:ascii="Times New Roman" w:eastAsia="Times New Roman" w:hAnsi="Times New Roman" w:cs="David" w:hint="cs"/>
          <w:sz w:val="24"/>
          <w:szCs w:val="24"/>
          <w:rtl/>
        </w:rPr>
        <w:t>) תוך ביצוע חישובים לפי זרמים "אופייניים" ומרביים.</w:t>
      </w:r>
    </w:p>
    <w:p w14:paraId="46CE3A75"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 xml:space="preserve">ניתוח תוצאות האנליזה, הפקת מפות/תרשימי קווים שווי ערך של רמות שדה מגנטי חזויות והכנת דו"ח, הכולל חיזוי עוצמות הקרינה בסביבת מתקני החשמל (ירידה עד לרמת </w:t>
      </w:r>
      <w:r w:rsidRPr="00F600CB">
        <w:rPr>
          <w:rFonts w:ascii="Times New Roman" w:eastAsia="Times New Roman" w:hAnsi="Times New Roman" w:cs="David"/>
          <w:sz w:val="24"/>
          <w:szCs w:val="24"/>
        </w:rPr>
        <w:t>2mG</w:t>
      </w:r>
      <w:r w:rsidRPr="00F600CB">
        <w:rPr>
          <w:rFonts w:ascii="Times New Roman" w:eastAsia="Times New Roman" w:hAnsi="Times New Roman" w:cs="David" w:hint="cs"/>
          <w:sz w:val="24"/>
          <w:szCs w:val="24"/>
          <w:rtl/>
        </w:rPr>
        <w:t>), בדגש על אזורים מאוישים ברציפות (עמדות ישיבה, חדרי שינה וכו'), מסקנות והמלצות להפחתת רמות השדה המגנטי בסביבת מתקני החשמל (במידת הצורך). כל זאת, בהתאם לדרישות ולמתכונת המשרד להגנת הסביבה.</w:t>
      </w:r>
    </w:p>
    <w:p w14:paraId="70A58221"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מסירת הנתונים, הפרוגראמה</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 xml:space="preserve">חוות הדעת </w:t>
      </w:r>
      <w:r w:rsidRPr="00F600CB">
        <w:rPr>
          <w:rFonts w:ascii="Times New Roman" w:eastAsia="Times New Roman" w:hAnsi="Times New Roman" w:cs="David" w:hint="cs"/>
          <w:sz w:val="24"/>
          <w:szCs w:val="24"/>
          <w:rtl/>
        </w:rPr>
        <w:t xml:space="preserve">וניתוח תוצאות האנליזה </w:t>
      </w:r>
      <w:r w:rsidRPr="00F600CB">
        <w:rPr>
          <w:rFonts w:ascii="Times New Roman" w:eastAsia="Times New Roman" w:hAnsi="Times New Roman" w:cs="David"/>
          <w:sz w:val="24"/>
          <w:szCs w:val="24"/>
          <w:rtl/>
        </w:rPr>
        <w:lastRenderedPageBreak/>
        <w:t>למזמין,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וכן ליועצים ולמתכננים ולכל גורם אחר שייקבע על</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ידי המזמין.</w:t>
      </w:r>
    </w:p>
    <w:p w14:paraId="187E0DD9"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בחינה ואישור תכניות ראשוניות </w:t>
      </w:r>
      <w:r w:rsidRPr="00F600CB">
        <w:rPr>
          <w:rFonts w:ascii="Times New Roman" w:eastAsia="Times New Roman" w:hAnsi="Times New Roman" w:cs="David" w:hint="cs"/>
          <w:sz w:val="24"/>
          <w:szCs w:val="24"/>
          <w:rtl/>
        </w:rPr>
        <w:t>של ה</w:t>
      </w:r>
      <w:r w:rsidRPr="00F600CB">
        <w:rPr>
          <w:rFonts w:ascii="Times New Roman" w:eastAsia="Times New Roman" w:hAnsi="Times New Roman" w:cs="David"/>
          <w:sz w:val="24"/>
          <w:szCs w:val="24"/>
          <w:rtl/>
        </w:rPr>
        <w:t>אדריכל ו</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hint="cs"/>
          <w:sz w:val="24"/>
          <w:szCs w:val="24"/>
          <w:rtl/>
        </w:rPr>
        <w:t xml:space="preserve"> ה</w:t>
      </w:r>
      <w:r w:rsidRPr="00F600CB">
        <w:rPr>
          <w:rFonts w:ascii="Times New Roman" w:eastAsia="Times New Roman" w:hAnsi="Times New Roman" w:cs="David"/>
          <w:sz w:val="24"/>
          <w:szCs w:val="24"/>
          <w:rtl/>
        </w:rPr>
        <w:t>חשמל.</w:t>
      </w:r>
    </w:p>
    <w:p w14:paraId="36E5FA00" w14:textId="77777777" w:rsidR="00F600CB" w:rsidRPr="00F600CB"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 xml:space="preserve">הכנת כל המסמכים הדרושים לצורך קבלת היתר הקמה </w:t>
      </w:r>
      <w:r w:rsidRPr="00F600CB">
        <w:rPr>
          <w:rFonts w:ascii="Times New Roman" w:eastAsia="Times New Roman" w:hAnsi="Times New Roman" w:cs="David"/>
          <w:sz w:val="24"/>
          <w:szCs w:val="24"/>
          <w:rtl/>
        </w:rPr>
        <w:t>–</w:t>
      </w:r>
      <w:r w:rsidRPr="00F600CB">
        <w:rPr>
          <w:rFonts w:ascii="Times New Roman" w:eastAsia="Times New Roman" w:hAnsi="Times New Roman" w:cs="David" w:hint="cs"/>
          <w:sz w:val="24"/>
          <w:szCs w:val="24"/>
          <w:rtl/>
        </w:rPr>
        <w:t xml:space="preserve"> בניה ירוקה/ רשות מקומית/ הגנת הסביבה וכו'</w:t>
      </w:r>
      <w:r w:rsidRPr="00F600CB">
        <w:rPr>
          <w:rFonts w:ascii="Times New Roman" w:eastAsia="Times New Roman" w:hAnsi="Times New Roman" w:cs="David"/>
          <w:sz w:val="24"/>
          <w:szCs w:val="24"/>
          <w:rtl/>
        </w:rPr>
        <w:t xml:space="preserve"> והגשת הבקשות להיתרי הקמה</w:t>
      </w:r>
      <w:r w:rsidRPr="00F600CB">
        <w:rPr>
          <w:rFonts w:ascii="Times New Roman" w:eastAsia="Times New Roman" w:hAnsi="Times New Roman" w:cs="David" w:hint="cs"/>
          <w:sz w:val="24"/>
          <w:szCs w:val="24"/>
          <w:rtl/>
        </w:rPr>
        <w:t>.</w:t>
      </w:r>
    </w:p>
    <w:p w14:paraId="2FB4A65F"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ab/>
        <w:t>2.2</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u w:val="single"/>
          <w:rtl/>
        </w:rPr>
        <w:t>ייעוץ סופי</w:t>
      </w:r>
      <w:r w:rsidRPr="00F600CB">
        <w:rPr>
          <w:rFonts w:ascii="Times New Roman" w:eastAsia="Times New Roman" w:hAnsi="Times New Roman" w:cs="David"/>
          <w:sz w:val="24"/>
          <w:szCs w:val="24"/>
          <w:rtl/>
        </w:rPr>
        <w:t>:</w:t>
      </w:r>
    </w:p>
    <w:p w14:paraId="405F5238"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23E201AB"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rPr>
      </w:pPr>
      <w:r w:rsidRPr="00F600CB">
        <w:rPr>
          <w:rFonts w:ascii="Times New Roman" w:eastAsia="Times New Roman" w:hAnsi="Times New Roman" w:cs="David"/>
          <w:sz w:val="24"/>
          <w:szCs w:val="24"/>
          <w:rtl/>
        </w:rPr>
        <w:t xml:space="preserve">קבלת הנתונים הטכניים של אבי הטיפוס מול </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החשמל.</w:t>
      </w:r>
    </w:p>
    <w:p w14:paraId="3066B000"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סיכום אומדן </w:t>
      </w:r>
      <w:r w:rsidRPr="00F600CB">
        <w:rPr>
          <w:rFonts w:ascii="Times New Roman" w:eastAsia="Times New Roman" w:hAnsi="Times New Roman" w:cs="David" w:hint="cs"/>
          <w:sz w:val="24"/>
          <w:szCs w:val="24"/>
          <w:rtl/>
        </w:rPr>
        <w:t xml:space="preserve">השטף המגנטי </w:t>
      </w:r>
      <w:r w:rsidRPr="00F600CB">
        <w:rPr>
          <w:rFonts w:ascii="Times New Roman" w:eastAsia="Times New Roman" w:hAnsi="Times New Roman" w:cs="David"/>
          <w:sz w:val="24"/>
          <w:szCs w:val="24"/>
          <w:rtl/>
        </w:rPr>
        <w:t>בדו"ח המפרט את הנתונים והממצאים של האומדן לכל אב טיפוס, כולל טווח בטיחות לערך היעד של השדה המגנטי במפלס אב הטיפוס, לקומה 3 מטר מעליו ולקומה 3 מטר מתחתיו.</w:t>
      </w:r>
    </w:p>
    <w:p w14:paraId="6E7AB049"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לאחר שהמתחם</w:t>
      </w:r>
      <w:r w:rsidRPr="00F600CB">
        <w:rPr>
          <w:rFonts w:ascii="Times New Roman" w:eastAsia="Times New Roman" w:hAnsi="Times New Roman" w:cs="David" w:hint="cs"/>
          <w:sz w:val="24"/>
          <w:szCs w:val="24"/>
          <w:rtl/>
        </w:rPr>
        <w:t xml:space="preserve"> והמבנים</w:t>
      </w:r>
      <w:r w:rsidRPr="00F600CB">
        <w:rPr>
          <w:rFonts w:ascii="Times New Roman" w:eastAsia="Times New Roman" w:hAnsi="Times New Roman" w:cs="David"/>
          <w:sz w:val="24"/>
          <w:szCs w:val="24"/>
          <w:rtl/>
        </w:rPr>
        <w:t xml:space="preserve"> </w:t>
      </w:r>
      <w:r w:rsidRPr="00F600CB">
        <w:rPr>
          <w:rFonts w:ascii="Times New Roman" w:eastAsia="Times New Roman" w:hAnsi="Times New Roman" w:cs="David" w:hint="cs"/>
          <w:sz w:val="24"/>
          <w:szCs w:val="24"/>
          <w:rtl/>
        </w:rPr>
        <w:t>יתוכננו</w:t>
      </w:r>
      <w:r w:rsidRPr="00F600CB">
        <w:rPr>
          <w:rFonts w:ascii="Times New Roman" w:eastAsia="Times New Roman" w:hAnsi="Times New Roman" w:cs="David"/>
          <w:sz w:val="24"/>
          <w:szCs w:val="24"/>
          <w:rtl/>
        </w:rPr>
        <w:t xml:space="preserve"> ומיקום כל המרכיבים החשמליים </w:t>
      </w:r>
      <w:r w:rsidRPr="00F600CB">
        <w:rPr>
          <w:rFonts w:ascii="Times New Roman" w:eastAsia="Times New Roman" w:hAnsi="Times New Roman" w:cs="David" w:hint="cs"/>
          <w:sz w:val="24"/>
          <w:szCs w:val="24"/>
          <w:rtl/>
        </w:rPr>
        <w:t>בהם</w:t>
      </w:r>
      <w:r w:rsidRPr="00F600CB">
        <w:rPr>
          <w:rFonts w:ascii="Times New Roman" w:eastAsia="Times New Roman" w:hAnsi="Times New Roman" w:cs="David"/>
          <w:sz w:val="24"/>
          <w:szCs w:val="24"/>
          <w:rtl/>
        </w:rPr>
        <w:t xml:space="preserve"> יהיה ידוע, יערך אומדן של השדה המגנטי מהמקורות-חדרי שנאים, לוחות, כבלים אל סביבתם הקרובה, לבחינת קיום טווח הבטיחות על פי תכנית האכלוס. לצורך זה יידרשו שרטוטי האכלוס והחשמל בפורמט </w:t>
      </w:r>
      <w:r w:rsidRPr="00F600CB">
        <w:rPr>
          <w:rFonts w:ascii="Times New Roman" w:eastAsia="Times New Roman" w:hAnsi="Times New Roman" w:cs="David"/>
          <w:sz w:val="24"/>
          <w:szCs w:val="24"/>
        </w:rPr>
        <w:t>PDF</w:t>
      </w:r>
      <w:r w:rsidRPr="00F600CB">
        <w:rPr>
          <w:rFonts w:ascii="Times New Roman" w:eastAsia="Times New Roman" w:hAnsi="Times New Roman" w:cs="David"/>
          <w:sz w:val="24"/>
          <w:szCs w:val="24"/>
          <w:rtl/>
        </w:rPr>
        <w:t>, מהאדריכל ו</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החשמל.</w:t>
      </w:r>
    </w:p>
    <w:p w14:paraId="73C9DAE0"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היה ולאור מיקום מתוכנן של אב טיפוס וקיום חריגה מטווח הבטיחות, יידרש מיגון, </w:t>
      </w:r>
      <w:r w:rsidRPr="00F600CB">
        <w:rPr>
          <w:rFonts w:ascii="Times New Roman" w:eastAsia="Times New Roman" w:hAnsi="Times New Roman" w:cs="David" w:hint="cs"/>
          <w:sz w:val="24"/>
          <w:szCs w:val="24"/>
          <w:rtl/>
        </w:rPr>
        <w:t xml:space="preserve">יוכן </w:t>
      </w:r>
      <w:r w:rsidRPr="00F600CB">
        <w:rPr>
          <w:rFonts w:ascii="Times New Roman" w:eastAsia="Times New Roman" w:hAnsi="Times New Roman" w:cs="David"/>
          <w:sz w:val="24"/>
          <w:szCs w:val="24"/>
          <w:rtl/>
        </w:rPr>
        <w:t>מפרט טכני בשילוב כתב כמויות</w:t>
      </w:r>
      <w:r w:rsidRPr="00F600CB">
        <w:rPr>
          <w:rFonts w:ascii="Times New Roman" w:eastAsia="Times New Roman" w:hAnsi="Times New Roman" w:cs="David" w:hint="cs"/>
          <w:sz w:val="24"/>
          <w:szCs w:val="24"/>
          <w:rtl/>
        </w:rPr>
        <w:t xml:space="preserve"> להפחתת הקרינה לרמות הנדרשות.</w:t>
      </w:r>
    </w:p>
    <w:p w14:paraId="21DEB50B"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המיגון קשור לרמת השדה המגנטי מהחדר במקום בו קיימת שהיית קבע של אדם. לכן תכנון המיגון הוא פרטני לתרחיש, ואין אפשרות לתת מתכונת קבועה מראש לפי חדר.</w:t>
      </w:r>
    </w:p>
    <w:p w14:paraId="77D42F99" w14:textId="77777777" w:rsidR="00F600CB" w:rsidRPr="00F600CB"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הכנה והגשה של המסמכים הדרושים לקבלת היתר הקמה מהמשרד להגנת הסביבה של כלל חדרי השנאים במתחם, לאחר שיהיה תכנון של המתחם ומיקום החדרים בו יהיה מוגדר</w:t>
      </w:r>
      <w:r w:rsidRPr="00F600CB">
        <w:rPr>
          <w:rFonts w:ascii="Times New Roman" w:eastAsia="Times New Roman" w:hAnsi="Times New Roman" w:cs="David" w:hint="cs"/>
          <w:sz w:val="24"/>
          <w:szCs w:val="24"/>
          <w:rtl/>
        </w:rPr>
        <w:t>.</w:t>
      </w:r>
    </w:p>
    <w:p w14:paraId="22330129"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19C0500C"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2.3</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u w:val="single"/>
          <w:rtl/>
        </w:rPr>
        <w:t>ייעוץ מפורט</w:t>
      </w:r>
      <w:r w:rsidRPr="00F600CB">
        <w:rPr>
          <w:rFonts w:ascii="Times New Roman" w:eastAsia="Times New Roman" w:hAnsi="Times New Roman" w:cs="David" w:hint="cs"/>
          <w:sz w:val="24"/>
          <w:szCs w:val="24"/>
          <w:rtl/>
        </w:rPr>
        <w:t>:</w:t>
      </w:r>
    </w:p>
    <w:p w14:paraId="01CBA126"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7BF1D889"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על-ידי כל הרשויות והגופים הרלבנטיים בנושאי תאימות אלקטרומגנטית והגנה מפני קרינה.</w:t>
      </w:r>
    </w:p>
    <w:p w14:paraId="080D06A6"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מתן ייעוץ שוטף למתכננים וליועצים האחרים של המזמין בנושא התאימות האלקטרומגנטית וההגנה מפני קרינה.</w:t>
      </w:r>
    </w:p>
    <w:p w14:paraId="76C4B0B2"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אישור התוכניות הרלוונטיות במכון התקנים, חברת החשמל, המשרד להגנת הסביבה ובכל הרשויות הרלוונטיות.</w:t>
      </w:r>
    </w:p>
    <w:p w14:paraId="72BB84D0"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הנחיית המתכננים הכנסת תיקונים ושינויים בתכניות ובמסמכים אחרים לפי דרישת הרשויות המוסמכות ו/או המזמין.</w:t>
      </w:r>
    </w:p>
    <w:p w14:paraId="1EE30BFC" w14:textId="77777777" w:rsidR="00F600CB" w:rsidRPr="00F600CB"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 xml:space="preserve">בדיקה ואישור התכניות, המפרטים וכתבי הכמויות של יתר היועצים </w:t>
      </w:r>
      <w:r w:rsidRPr="00F600CB">
        <w:rPr>
          <w:rFonts w:ascii="Times New Roman" w:eastAsia="Times New Roman" w:hAnsi="Times New Roman" w:cs="David" w:hint="cs"/>
          <w:sz w:val="24"/>
          <w:szCs w:val="24"/>
          <w:rtl/>
        </w:rPr>
        <w:lastRenderedPageBreak/>
        <w:t>לעבודות הרלוונטיות.</w:t>
      </w:r>
    </w:p>
    <w:p w14:paraId="074F9619" w14:textId="77777777" w:rsidR="00D37420" w:rsidRDefault="00D37420"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Pr>
          <w:rFonts w:ascii="Times New Roman" w:eastAsia="Times New Roman" w:hAnsi="Times New Roman" w:cs="David" w:hint="cs"/>
          <w:sz w:val="24"/>
          <w:szCs w:val="24"/>
          <w:rtl/>
        </w:rPr>
        <w:t>הכנת ת</w:t>
      </w:r>
      <w:r w:rsidR="00F600CB" w:rsidRPr="00F600CB">
        <w:rPr>
          <w:rFonts w:ascii="Times New Roman" w:eastAsia="Times New Roman" w:hAnsi="Times New Roman" w:cs="David" w:hint="cs"/>
          <w:sz w:val="24"/>
          <w:szCs w:val="24"/>
          <w:rtl/>
        </w:rPr>
        <w:t>כניות, מפרטים וכתבי כמויות מפורטים לביצוע עבור מיגון להפחתת הקרינה לרמות הנדרשות, ומתן סיוע בניתוח הצעות המחיר שיתקבלו והמלצות לסיכום.</w:t>
      </w:r>
    </w:p>
    <w:p w14:paraId="133DDE81" w14:textId="77777777" w:rsidR="00F600CB" w:rsidRPr="00F600CB" w:rsidRDefault="00F600CB" w:rsidP="00D37420">
      <w:pPr>
        <w:widowControl w:val="0"/>
        <w:spacing w:before="0" w:beforeAutospacing="0" w:after="0" w:afterAutospacing="0" w:line="360" w:lineRule="auto"/>
        <w:jc w:val="both"/>
        <w:rPr>
          <w:rFonts w:ascii="Times New Roman" w:eastAsia="Times New Roman" w:hAnsi="Times New Roman" w:cs="David"/>
          <w:sz w:val="24"/>
          <w:szCs w:val="24"/>
          <w:rtl/>
        </w:rPr>
      </w:pPr>
    </w:p>
    <w:p w14:paraId="478DAECA"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ab/>
        <w:t>2.4</w:t>
      </w:r>
      <w:r w:rsidRPr="00F600CB">
        <w:rPr>
          <w:rFonts w:ascii="Times New Roman" w:eastAsia="Times New Roman" w:hAnsi="Times New Roman" w:cs="David"/>
          <w:sz w:val="24"/>
          <w:szCs w:val="24"/>
          <w:rtl/>
        </w:rPr>
        <w:tab/>
      </w:r>
      <w:r w:rsidRPr="00F600CB">
        <w:rPr>
          <w:rFonts w:ascii="Times New Roman" w:eastAsia="Times New Roman" w:hAnsi="Times New Roman" w:cs="David"/>
          <w:sz w:val="24"/>
          <w:szCs w:val="24"/>
          <w:u w:val="single"/>
          <w:rtl/>
        </w:rPr>
        <w:t>פיקוח עליון בשלב ביצוע המבנה ומערכותיו</w:t>
      </w:r>
      <w:r w:rsidRPr="00F600CB">
        <w:rPr>
          <w:rFonts w:ascii="Times New Roman" w:eastAsia="Times New Roman" w:hAnsi="Times New Roman" w:cs="David" w:hint="cs"/>
          <w:sz w:val="24"/>
          <w:szCs w:val="24"/>
          <w:u w:val="single"/>
          <w:rtl/>
        </w:rPr>
        <w:t xml:space="preserve"> עד אכלוס ותקופת בדק</w:t>
      </w:r>
      <w:r w:rsidRPr="00F600CB">
        <w:rPr>
          <w:rFonts w:ascii="Times New Roman" w:eastAsia="Times New Roman" w:hAnsi="Times New Roman" w:cs="David"/>
          <w:sz w:val="24"/>
          <w:szCs w:val="24"/>
          <w:rtl/>
        </w:rPr>
        <w:t>:</w:t>
      </w:r>
    </w:p>
    <w:p w14:paraId="21775081"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79582586"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ביקורים באתר בתדירות שתקבע ע"י מנהל הפרויקט,  ע"פ צרכי הביצוע.</w:t>
      </w:r>
    </w:p>
    <w:p w14:paraId="45A47C84"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טיפול בקבלת אישורים להיתר , טופס 4 ולתעודת גמר.</w:t>
      </w:r>
    </w:p>
    <w:p w14:paraId="5249B117"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לאחר הקמת והפעלת מערכות החשמל (חשמול) במבנים ברמת זרם מספקת, תבוצע בדיקה מעשית (מיפוי) של השדות המגנטיים במבנים ויוכן דו"ח סופי.</w:t>
      </w:r>
    </w:p>
    <w:p w14:paraId="701B90BA"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מסירת הדו"ח במתוכנת בדיקה מעשית של המשרד להגנת הסביבה, אשר תוצאותיו ינורמלו למצבי צריכה מרביים.</w:t>
      </w:r>
    </w:p>
    <w:p w14:paraId="6C8C1373"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לוודא שמתקיים כל  הכתוב  בכתבי הכמויות  והמפרטים  הטכניים  ללא  פשרות.</w:t>
      </w:r>
    </w:p>
    <w:p w14:paraId="54D30190"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שילוב הפיקוח העליון עם שאר היועצים.</w:t>
      </w:r>
    </w:p>
    <w:p w14:paraId="3DEFC29C"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מתן ייעוץ לחברה והשתתפות בדיונים ובבירורים עם הקבלן בקשר עם ביצוע הפרויקט,  הן לפני השלמת הפרויקט והן בתקופת הבדק.</w:t>
      </w:r>
    </w:p>
    <w:p w14:paraId="3209B796"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ייעוץ למזמין והשתתפות בבירורים עם הקבלנים המבצעים.</w:t>
      </w:r>
    </w:p>
    <w:p w14:paraId="39D4B1F6"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hint="cs"/>
          <w:sz w:val="24"/>
          <w:szCs w:val="24"/>
          <w:rtl/>
        </w:rPr>
        <w:t xml:space="preserve"> ישתתף בכל המסירות הרלוונטיות שיתקיימו בשטח לפי התכנית שאושרה מראש על ידי המזמין כולל הוצאת דוח מסירה בכתב.</w:t>
      </w:r>
    </w:p>
    <w:p w14:paraId="2FBBF43F"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ליווי המזמין מול זכיינים כולל אישור תכניות רלוונטיות.</w:t>
      </w:r>
    </w:p>
    <w:p w14:paraId="5895F279"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הכנת כל המסמכים הדרושים לצורך קבלת היתר הפעלה, והגשתם לרשויות.</w:t>
      </w:r>
    </w:p>
    <w:p w14:paraId="0B83E0C8"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מעקב אחר הפרויקט בזמן תקופת הבדק והאחריות.</w:t>
      </w:r>
    </w:p>
    <w:p w14:paraId="5D52FD72"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בדיקה סופית ומתן אישור על השלמת העבודות והתחלת שנת האחריות.</w:t>
      </w:r>
    </w:p>
    <w:p w14:paraId="53D1DF5F" w14:textId="77777777" w:rsidR="00F600CB" w:rsidRPr="00F600CB"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 מתן עזרה למזמין ככל שיידרש במקרה של בירור תביעות מצד קבלנים, ספקים או דיירים, לרבות מתן סיוע בפני בתי המשפט ובהכנת תביעה ו/או כתב הגנה בתאום עם היועצים המשפטיים של המזמין.</w:t>
      </w:r>
    </w:p>
    <w:p w14:paraId="35731B00"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1BDFA086" w14:textId="77777777" w:rsidR="00F600CB" w:rsidRPr="00F600CB"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3.</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6D1E0021" w14:textId="77777777" w:rsidR="00F600CB" w:rsidRPr="00F600CB"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4</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t xml:space="preserve">נציג המזמין רשאי להזמין </w:t>
      </w:r>
      <w:r w:rsidRPr="00F600CB">
        <w:rPr>
          <w:rFonts w:ascii="Times New Roman" w:eastAsia="Times New Roman" w:hAnsi="Times New Roman" w:cs="David" w:hint="cs"/>
          <w:sz w:val="24"/>
          <w:szCs w:val="24"/>
          <w:rtl/>
        </w:rPr>
        <w:t>מה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32F7EED2" w14:textId="77777777" w:rsidR="00F600CB" w:rsidRPr="00F600CB" w:rsidRDefault="00F600CB" w:rsidP="00F600CB">
      <w:pPr>
        <w:spacing w:before="0" w:beforeAutospacing="0" w:after="0" w:afterAutospacing="0" w:line="360" w:lineRule="auto"/>
        <w:ind w:left="740" w:hanging="748"/>
        <w:jc w:val="both"/>
        <w:rPr>
          <w:rFonts w:ascii="Times New Roman" w:eastAsia="Times New Roman" w:hAnsi="Times New Roman" w:cs="David"/>
          <w:color w:val="000000"/>
          <w:sz w:val="24"/>
          <w:szCs w:val="24"/>
          <w:rtl/>
        </w:rPr>
      </w:pPr>
      <w:r w:rsidRPr="00F600CB">
        <w:rPr>
          <w:rFonts w:ascii="Times New Roman" w:eastAsia="Times New Roman" w:hAnsi="Times New Roman" w:cs="David" w:hint="cs"/>
          <w:sz w:val="24"/>
          <w:szCs w:val="24"/>
          <w:rtl/>
        </w:rPr>
        <w:lastRenderedPageBreak/>
        <w:t>5</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r>
      <w:r w:rsidRPr="00F600CB">
        <w:rPr>
          <w:rFonts w:ascii="Times New Roman" w:eastAsia="Times New Roman" w:hAnsi="Times New Roman" w:cs="David" w:hint="cs"/>
          <w:color w:val="000000"/>
          <w:sz w:val="24"/>
          <w:szCs w:val="24"/>
          <w:rtl/>
        </w:rPr>
        <w:t>יובהר כדלקמן:</w:t>
      </w:r>
    </w:p>
    <w:p w14:paraId="6C91B971" w14:textId="77777777" w:rsidR="00F600CB" w:rsidRPr="00F600CB"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color w:val="000000"/>
          <w:sz w:val="24"/>
          <w:szCs w:val="24"/>
        </w:rPr>
      </w:pPr>
      <w:r w:rsidRPr="00F600CB">
        <w:rPr>
          <w:rFonts w:ascii="Times New Roman" w:eastAsia="Times New Roman" w:hAnsi="Times New Roman" w:cs="David"/>
          <w:color w:val="000000"/>
          <w:sz w:val="24"/>
          <w:szCs w:val="24"/>
          <w:rtl/>
        </w:rPr>
        <w:t xml:space="preserve">העבודה הממוחשבת בפרויקט תיערך בתכנת </w:t>
      </w:r>
      <w:r w:rsidRPr="00F600CB">
        <w:rPr>
          <w:rFonts w:ascii="Times New Roman" w:eastAsia="Times New Roman" w:hAnsi="Times New Roman" w:cs="David"/>
          <w:color w:val="000000"/>
          <w:sz w:val="24"/>
          <w:szCs w:val="24"/>
        </w:rPr>
        <w:t>REVIT</w:t>
      </w:r>
      <w:r w:rsidRPr="00F600CB">
        <w:rPr>
          <w:rFonts w:ascii="Times New Roman" w:eastAsia="Times New Roman" w:hAnsi="Times New Roman" w:cs="David"/>
          <w:color w:val="000000"/>
          <w:sz w:val="24"/>
          <w:szCs w:val="24"/>
          <w:rtl/>
        </w:rPr>
        <w:t xml:space="preserve"> על </w:t>
      </w:r>
      <w:r w:rsidRPr="00F600CB">
        <w:rPr>
          <w:rFonts w:ascii="Times New Roman" w:eastAsia="Times New Roman" w:hAnsi="Times New Roman" w:cs="David" w:hint="cs"/>
          <w:color w:val="000000"/>
          <w:sz w:val="24"/>
          <w:szCs w:val="24"/>
          <w:rtl/>
        </w:rPr>
        <w:t>ה</w:t>
      </w:r>
      <w:r w:rsidR="00B06D6A">
        <w:rPr>
          <w:rFonts w:ascii="Times New Roman" w:eastAsia="Times New Roman" w:hAnsi="Times New Roman" w:cs="David" w:hint="cs"/>
          <w:color w:val="000000"/>
          <w:sz w:val="24"/>
          <w:szCs w:val="24"/>
          <w:rtl/>
        </w:rPr>
        <w:t>יועץ</w:t>
      </w:r>
      <w:r w:rsidRPr="00F600CB">
        <w:rPr>
          <w:rFonts w:ascii="Times New Roman" w:eastAsia="Times New Roman" w:hAnsi="Times New Roman" w:cs="David"/>
          <w:color w:val="000000"/>
          <w:sz w:val="24"/>
          <w:szCs w:val="24"/>
          <w:rtl/>
        </w:rPr>
        <w:t xml:space="preserve"> לדאוג לעמדות עבודה וכ"א מוכשר במשרדו בהתאם.</w:t>
      </w:r>
    </w:p>
    <w:p w14:paraId="2D840502" w14:textId="77777777" w:rsidR="00F600CB" w:rsidRPr="00F600CB"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color w:val="000000"/>
          <w:sz w:val="24"/>
          <w:szCs w:val="24"/>
          <w:rtl/>
        </w:rPr>
      </w:pPr>
      <w:r w:rsidRPr="00F600CB">
        <w:rPr>
          <w:rFonts w:ascii="Times New Roman" w:eastAsia="Times New Roman" w:hAnsi="Times New Roman" w:cs="David"/>
          <w:color w:val="000000"/>
          <w:sz w:val="24"/>
          <w:szCs w:val="24"/>
          <w:rtl/>
        </w:rPr>
        <w:t>כל קבצי התכנון והמסמכים השונים יוטענו למערכת ה-</w:t>
      </w:r>
      <w:r w:rsidRPr="00F600CB">
        <w:rPr>
          <w:rFonts w:ascii="Times New Roman" w:eastAsia="Times New Roman" w:hAnsi="Times New Roman" w:cs="David"/>
          <w:color w:val="000000"/>
          <w:sz w:val="24"/>
          <w:szCs w:val="24"/>
        </w:rPr>
        <w:t>@view</w:t>
      </w:r>
      <w:r w:rsidRPr="00F600CB">
        <w:rPr>
          <w:rFonts w:ascii="Times New Roman" w:eastAsia="Times New Roman" w:hAnsi="Times New Roman" w:cs="David"/>
          <w:color w:val="000000"/>
          <w:sz w:val="24"/>
          <w:szCs w:val="24"/>
          <w:rtl/>
        </w:rPr>
        <w:t xml:space="preserve">, תעבורת המידע היחידה הקבילה בפרויקט. </w:t>
      </w:r>
    </w:p>
    <w:p w14:paraId="3CC0F95D" w14:textId="77777777" w:rsidR="00F600CB" w:rsidRPr="00F600CB"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color w:val="000000"/>
          <w:sz w:val="24"/>
          <w:szCs w:val="24"/>
        </w:rPr>
      </w:pPr>
      <w:r w:rsidRPr="00F600CB">
        <w:rPr>
          <w:rFonts w:ascii="Times New Roman" w:eastAsia="Times New Roman" w:hAnsi="Times New Roman" w:cs="David"/>
          <w:color w:val="000000"/>
          <w:sz w:val="24"/>
          <w:szCs w:val="24"/>
          <w:rtl/>
        </w:rPr>
        <w:t>חשבונות ה</w:t>
      </w:r>
      <w:r w:rsidR="00B06D6A">
        <w:rPr>
          <w:rFonts w:ascii="Times New Roman" w:eastAsia="Times New Roman" w:hAnsi="Times New Roman" w:cs="David"/>
          <w:color w:val="000000"/>
          <w:sz w:val="24"/>
          <w:szCs w:val="24"/>
          <w:rtl/>
        </w:rPr>
        <w:t>יועץ</w:t>
      </w:r>
      <w:r w:rsidRPr="00F600CB">
        <w:rPr>
          <w:rFonts w:ascii="Times New Roman" w:eastAsia="Times New Roman" w:hAnsi="Times New Roman" w:cs="David"/>
          <w:color w:val="000000"/>
          <w:sz w:val="24"/>
          <w:szCs w:val="24"/>
          <w:rtl/>
        </w:rPr>
        <w:t xml:space="preserve"> יוטענו ע"י </w:t>
      </w:r>
      <w:r w:rsidRPr="00F600CB">
        <w:rPr>
          <w:rFonts w:ascii="Times New Roman" w:eastAsia="Times New Roman" w:hAnsi="Times New Roman" w:cs="David" w:hint="cs"/>
          <w:color w:val="000000"/>
          <w:sz w:val="24"/>
          <w:szCs w:val="24"/>
          <w:rtl/>
        </w:rPr>
        <w:t>המפקח</w:t>
      </w:r>
      <w:r w:rsidRPr="00F600CB">
        <w:rPr>
          <w:rFonts w:ascii="Times New Roman" w:eastAsia="Times New Roman" w:hAnsi="Times New Roman" w:cs="David"/>
          <w:color w:val="000000"/>
          <w:sz w:val="24"/>
          <w:szCs w:val="24"/>
          <w:rtl/>
        </w:rPr>
        <w:t xml:space="preserve"> למערכת ה-</w:t>
      </w:r>
      <w:r w:rsidRPr="00F600CB">
        <w:rPr>
          <w:rFonts w:ascii="Times New Roman" w:eastAsia="Times New Roman" w:hAnsi="Times New Roman" w:cs="David"/>
          <w:color w:val="000000"/>
          <w:sz w:val="24"/>
          <w:szCs w:val="24"/>
        </w:rPr>
        <w:t>@view</w:t>
      </w:r>
      <w:r w:rsidRPr="00F600CB">
        <w:rPr>
          <w:rFonts w:ascii="Times New Roman" w:eastAsia="Times New Roman" w:hAnsi="Times New Roman" w:cs="David"/>
          <w:color w:val="000000"/>
          <w:sz w:val="24"/>
          <w:szCs w:val="24"/>
          <w:rtl/>
        </w:rPr>
        <w:t xml:space="preserve"> לתיקיית "חשבונות מוגשים", כתנאי לטיפול בהם.</w:t>
      </w:r>
    </w:p>
    <w:p w14:paraId="522B443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sz w:val="24"/>
          <w:szCs w:val="24"/>
          <w:rtl/>
        </w:rPr>
        <w:br w:type="page"/>
      </w:r>
      <w:r w:rsidRPr="00F600CB">
        <w:rPr>
          <w:rFonts w:ascii="Times New Roman" w:eastAsia="Times New Roman" w:hAnsi="Times New Roman" w:cs="David"/>
          <w:b/>
          <w:bCs/>
          <w:sz w:val="24"/>
          <w:szCs w:val="24"/>
          <w:u w:val="single"/>
          <w:rtl/>
        </w:rPr>
        <w:lastRenderedPageBreak/>
        <w:t>נספח "ג"</w:t>
      </w:r>
    </w:p>
    <w:p w14:paraId="60E5E81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F05DE4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לוח זמנים ושלבי ביצוע</w:t>
      </w:r>
    </w:p>
    <w:p w14:paraId="4F2DF3EF"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30F3E813"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181AE8FC"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לוח הזמנים לי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5B68DB58"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0B3A9F7"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המהנדס וצוותו יעסקו בפרויקט לפי הצורך וללא הגבלת זמן.</w:t>
      </w:r>
    </w:p>
    <w:p w14:paraId="678C5141"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0D16135E"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22F1AE14"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2CB00032"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העביר המזמין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הערות או הנחיות נוספות לגבי התכניות ו/או המסמכים, יעדכן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הערותיו ו/או הנחיותיו לגבי תכניות ו/או מסמכים שהוגשו לו על ידי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בתוך 30 יום ממועד הגשתן למזמין.</w:t>
      </w:r>
    </w:p>
    <w:p w14:paraId="77044A37"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AA007D4"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אם לא יקבע לוח זמנים במעמד חתימת החוזה יעביר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לוח זמנים ראשוני לאישור המנהל תוך 7 ימים ממועד החתימה.</w:t>
      </w:r>
    </w:p>
    <w:p w14:paraId="685946ED"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4402D621" w14:textId="77777777" w:rsidR="00F600CB" w:rsidRPr="00F600CB" w:rsidRDefault="00F600CB" w:rsidP="00F600C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sz w:val="25"/>
          <w:szCs w:val="24"/>
          <w:rtl/>
        </w:rPr>
        <w:t xml:space="preserve">התקדמות </w:t>
      </w:r>
      <w:r w:rsidRPr="00F600CB">
        <w:rPr>
          <w:rFonts w:ascii="Times New Roman" w:eastAsia="Times New Roman" w:hAnsi="Times New Roman" w:cs="David" w:hint="cs"/>
          <w:sz w:val="25"/>
          <w:szCs w:val="24"/>
          <w:rtl/>
        </w:rPr>
        <w:t xml:space="preserve">הייעוץ בנושא </w:t>
      </w:r>
      <w:r w:rsidRPr="00F600CB">
        <w:rPr>
          <w:rFonts w:ascii="Times New Roman" w:eastAsia="Times New Roman" w:hAnsi="Times New Roman" w:cs="David"/>
          <w:sz w:val="25"/>
          <w:szCs w:val="24"/>
          <w:rtl/>
        </w:rPr>
        <w:t>מיגון כנגד קרינה אלקטרו-מגנטית תעשה לפי שלבי הפרויקט ועל פי שינויי תכנון של האדריכל והיועצים, ללא זכות לתוספות שכר.</w:t>
      </w:r>
    </w:p>
    <w:p w14:paraId="3BDD7646"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5"/>
          <w:szCs w:val="24"/>
          <w:rtl/>
        </w:rPr>
      </w:pPr>
    </w:p>
    <w:p w14:paraId="3A0F1D71" w14:textId="77777777" w:rsidR="00F600CB" w:rsidRPr="00F600CB" w:rsidRDefault="00F600CB" w:rsidP="00F600C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u w:val="single"/>
          <w:rtl/>
        </w:rPr>
        <w:t>לו"ז עקרוני</w:t>
      </w:r>
      <w:r w:rsidRPr="00F600CB">
        <w:rPr>
          <w:rFonts w:ascii="Times New Roman" w:eastAsia="Times New Roman" w:hAnsi="Times New Roman" w:cs="David" w:hint="cs"/>
          <w:sz w:val="25"/>
          <w:szCs w:val="24"/>
          <w:rtl/>
        </w:rPr>
        <w:t>:</w:t>
      </w:r>
    </w:p>
    <w:p w14:paraId="70E952DC"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5"/>
          <w:szCs w:val="24"/>
          <w:rtl/>
        </w:rPr>
      </w:pPr>
    </w:p>
    <w:p w14:paraId="421CC7D2"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מוקדם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p>
    <w:p w14:paraId="652A8D8B"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סופי להיתרים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p>
    <w:p w14:paraId="2C84E790"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מפורט למכרזים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01B43F88"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יציאה למכרזים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 xml:space="preserve"> </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7AF5EB11"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F600CB">
        <w:rPr>
          <w:rFonts w:ascii="Times New Roman" w:eastAsia="Times New Roman" w:hAnsi="Times New Roman" w:cs="David" w:hint="cs"/>
          <w:sz w:val="25"/>
          <w:szCs w:val="24"/>
          <w:rtl/>
        </w:rPr>
        <w:t xml:space="preserve">השלמת תכנון לביצוע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 xml:space="preserve"> </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4747E0E4"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2B8B6305"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1D6288A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br w:type="page"/>
      </w:r>
      <w:r w:rsidRPr="00F600CB">
        <w:rPr>
          <w:rFonts w:ascii="Times New Roman" w:eastAsia="Times New Roman" w:hAnsi="Times New Roman" w:cs="David"/>
          <w:b/>
          <w:bCs/>
          <w:sz w:val="24"/>
          <w:szCs w:val="24"/>
          <w:u w:val="single"/>
          <w:rtl/>
        </w:rPr>
        <w:lastRenderedPageBreak/>
        <w:t>נספח "ד"</w:t>
      </w:r>
    </w:p>
    <w:p w14:paraId="6820BC8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4AEDE67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שכר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23AFC930" w14:textId="77777777" w:rsidR="00F600CB" w:rsidRPr="00F600CB" w:rsidRDefault="00F600CB" w:rsidP="00F600CB">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29C5FB60" w14:textId="77777777" w:rsidR="00F600CB" w:rsidRPr="00D37420" w:rsidRDefault="00F600CB" w:rsidP="00D37420">
      <w:pPr>
        <w:widowControl w:val="0"/>
        <w:numPr>
          <w:ilvl w:val="0"/>
          <w:numId w:val="17"/>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תמורת ביצוע מלוא שרותי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כמפורט בנספח ב'</w:t>
      </w:r>
      <w:r w:rsidRPr="00F600CB">
        <w:rPr>
          <w:rFonts w:ascii="Times New Roman" w:eastAsia="Times New Roman" w:hAnsi="Times New Roman" w:cs="David" w:hint="cs"/>
          <w:sz w:val="24"/>
          <w:szCs w:val="24"/>
          <w:rtl/>
        </w:rPr>
        <w:t xml:space="preserve"> ונספח ח'</w:t>
      </w:r>
      <w:r w:rsidRPr="00F600CB">
        <w:rPr>
          <w:rFonts w:ascii="Times New Roman" w:eastAsia="Times New Roman" w:hAnsi="Times New Roman" w:cs="David"/>
          <w:sz w:val="24"/>
          <w:szCs w:val="24"/>
          <w:rtl/>
        </w:rPr>
        <w:t>, ישלם המזמין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שכר </w:t>
      </w:r>
      <w:r w:rsidR="00D37420">
        <w:rPr>
          <w:rFonts w:ascii="Times New Roman" w:eastAsia="Times New Roman" w:hAnsi="Times New Roman" w:cs="David" w:hint="cs"/>
          <w:sz w:val="24"/>
          <w:szCs w:val="24"/>
          <w:rtl/>
        </w:rPr>
        <w:t>כולל בסך של</w:t>
      </w:r>
      <w:r w:rsidRPr="00F600CB">
        <w:rPr>
          <w:rFonts w:ascii="Times New Roman" w:eastAsia="Times New Roman" w:hAnsi="Times New Roman" w:cs="David" w:hint="cs"/>
          <w:b/>
          <w:bCs/>
          <w:sz w:val="24"/>
          <w:szCs w:val="24"/>
          <w:u w:val="single"/>
          <w:rtl/>
        </w:rPr>
        <w:t xml:space="preserve">        </w:t>
      </w:r>
      <w:r w:rsidR="00D37420">
        <w:rPr>
          <w:rFonts w:ascii="Times New Roman" w:eastAsia="Times New Roman" w:hAnsi="Times New Roman" w:cs="David" w:hint="cs"/>
          <w:b/>
          <w:bCs/>
          <w:sz w:val="24"/>
          <w:szCs w:val="24"/>
          <w:u w:val="single"/>
          <w:rtl/>
        </w:rPr>
        <w:t xml:space="preserve">                       </w:t>
      </w:r>
      <w:r w:rsidRPr="00F600CB">
        <w:rPr>
          <w:rFonts w:ascii="Times New Roman" w:eastAsia="Times New Roman" w:hAnsi="Times New Roman" w:cs="David" w:hint="cs"/>
          <w:b/>
          <w:bCs/>
          <w:sz w:val="24"/>
          <w:szCs w:val="24"/>
          <w:u w:val="single"/>
          <w:rtl/>
        </w:rPr>
        <w:t xml:space="preserve">     ₪ </w:t>
      </w:r>
      <w:r w:rsidRPr="00D37420">
        <w:rPr>
          <w:rFonts w:ascii="Times New Roman" w:eastAsia="Times New Roman" w:hAnsi="Times New Roman" w:cs="David" w:hint="cs"/>
          <w:sz w:val="24"/>
          <w:szCs w:val="24"/>
          <w:rtl/>
        </w:rPr>
        <w:t>(במילים:</w:t>
      </w:r>
      <w:r w:rsidRPr="00D37420">
        <w:rPr>
          <w:rFonts w:ascii="Times New Roman" w:eastAsia="Times New Roman" w:hAnsi="Times New Roman" w:cs="David" w:hint="cs"/>
          <w:sz w:val="24"/>
          <w:szCs w:val="24"/>
          <w:u w:val="single"/>
          <w:rtl/>
        </w:rPr>
        <w:t>ֹֹֹֹֹֹֹֹֹֹֹֹֹֹֹֹֹֹֹֹ</w:t>
      </w:r>
      <w:r w:rsidRPr="00D37420">
        <w:rPr>
          <w:rFonts w:ascii="Times New Roman" w:eastAsia="Times New Roman" w:hAnsi="Times New Roman" w:cs="David" w:hint="cs"/>
          <w:sz w:val="24"/>
          <w:szCs w:val="24"/>
          <w:u w:val="single"/>
        </w:rPr>
        <w:t xml:space="preserve">                   </w:t>
      </w:r>
      <w:r w:rsidR="00D37420" w:rsidRPr="00D37420">
        <w:rPr>
          <w:rFonts w:ascii="Times New Roman" w:eastAsia="Times New Roman" w:hAnsi="Times New Roman" w:cs="David" w:hint="cs"/>
          <w:sz w:val="24"/>
          <w:szCs w:val="24"/>
          <w:u w:val="single"/>
        </w:rPr>
        <w:t xml:space="preserve">                            </w:t>
      </w:r>
      <w:r w:rsidRPr="00D37420">
        <w:rPr>
          <w:rFonts w:ascii="Times New Roman" w:eastAsia="Times New Roman" w:hAnsi="Times New Roman" w:cs="David" w:hint="cs"/>
          <w:sz w:val="24"/>
          <w:szCs w:val="24"/>
          <w:u w:val="single"/>
        </w:rPr>
        <w:t xml:space="preserve"> </w:t>
      </w:r>
      <w:r w:rsidRPr="00D37420">
        <w:rPr>
          <w:rFonts w:ascii="Times New Roman" w:eastAsia="Times New Roman" w:hAnsi="Times New Roman" w:cs="David" w:hint="cs"/>
          <w:sz w:val="24"/>
          <w:szCs w:val="24"/>
          <w:rtl/>
        </w:rPr>
        <w:t>).</w:t>
      </w:r>
    </w:p>
    <w:p w14:paraId="2B49498C" w14:textId="77777777" w:rsidR="00F600CB" w:rsidRPr="00F600CB" w:rsidRDefault="00F600CB" w:rsidP="00F600C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5975820" w14:textId="77777777" w:rsidR="00F600CB" w:rsidRPr="00F600CB" w:rsidRDefault="00F600CB" w:rsidP="00F600CB">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F600CB">
        <w:rPr>
          <w:rFonts w:ascii="Times New Roman" w:eastAsia="Times New Roman" w:hAnsi="Times New Roman" w:cs="David" w:hint="cs"/>
          <w:sz w:val="20"/>
          <w:szCs w:val="24"/>
          <w:rtl/>
          <w:lang w:eastAsia="he-IL"/>
        </w:rPr>
        <w:t>2</w:t>
      </w:r>
      <w:r w:rsidRPr="00F600CB">
        <w:rPr>
          <w:rFonts w:ascii="Times New Roman" w:eastAsia="Times New Roman" w:hAnsi="Times New Roman" w:cs="David"/>
          <w:sz w:val="20"/>
          <w:szCs w:val="24"/>
          <w:rtl/>
          <w:lang w:eastAsia="he-IL"/>
        </w:rPr>
        <w:t>.</w:t>
      </w:r>
      <w:r w:rsidRPr="00F600CB">
        <w:rPr>
          <w:rFonts w:ascii="Times New Roman" w:eastAsia="Times New Roman" w:hAnsi="Times New Roman" w:cs="David"/>
          <w:sz w:val="20"/>
          <w:szCs w:val="24"/>
          <w:rtl/>
          <w:lang w:eastAsia="he-IL"/>
        </w:rPr>
        <w:tab/>
        <w:t>למען הסר ספק:</w:t>
      </w:r>
    </w:p>
    <w:p w14:paraId="0A1C9C6B" w14:textId="77777777" w:rsidR="00F600CB" w:rsidRPr="00F600CB" w:rsidRDefault="00F600CB" w:rsidP="00F600C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6A971B7" w14:textId="77777777" w:rsidR="00F600CB" w:rsidRPr="00F600CB" w:rsidRDefault="00F600CB" w:rsidP="00F600CB">
      <w:pPr>
        <w:spacing w:before="0" w:beforeAutospacing="0" w:after="0" w:afterAutospacing="0" w:line="360" w:lineRule="auto"/>
        <w:ind w:left="144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w:t>
      </w:r>
      <w:r w:rsidRPr="00F600CB">
        <w:rPr>
          <w:rFonts w:ascii="Times New Roman" w:eastAsia="Times New Roman" w:hAnsi="Times New Roman" w:cs="David"/>
          <w:sz w:val="24"/>
          <w:szCs w:val="24"/>
          <w:rtl/>
        </w:rPr>
        <w:t>.1</w:t>
      </w:r>
      <w:r w:rsidRPr="00F600CB">
        <w:rPr>
          <w:rFonts w:ascii="Times New Roman" w:eastAsia="Times New Roman" w:hAnsi="Times New Roman" w:cs="David"/>
          <w:sz w:val="24"/>
          <w:szCs w:val="24"/>
          <w:rtl/>
        </w:rPr>
        <w:tab/>
        <w:t>מובהר כי 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ומועדי התשלום הינם סופיים ומוחלטים, והם לא ישתנו מכל גורם שהו</w:t>
      </w:r>
      <w:r w:rsidRPr="00F600CB">
        <w:rPr>
          <w:rFonts w:ascii="Times New Roman" w:eastAsia="Times New Roman" w:hAnsi="Times New Roman" w:cs="David" w:hint="cs"/>
          <w:sz w:val="24"/>
          <w:szCs w:val="24"/>
          <w:rtl/>
        </w:rPr>
        <w:t xml:space="preserve">א כמפורט בסעיף 7 לחוזה. </w:t>
      </w:r>
    </w:p>
    <w:p w14:paraId="2D7C3FD7"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w:t>
      </w:r>
      <w:r w:rsidRPr="00F600CB">
        <w:rPr>
          <w:rFonts w:ascii="Times New Roman" w:eastAsia="Times New Roman" w:hAnsi="Times New Roman" w:cs="David"/>
          <w:sz w:val="24"/>
          <w:szCs w:val="24"/>
          <w:rtl/>
        </w:rPr>
        <w:t>.</w:t>
      </w:r>
      <w:r w:rsidRPr="00F600CB">
        <w:rPr>
          <w:rFonts w:ascii="Times New Roman" w:eastAsia="Times New Roman" w:hAnsi="Times New Roman" w:cs="David" w:hint="cs"/>
          <w:sz w:val="24"/>
          <w:szCs w:val="24"/>
          <w:rtl/>
        </w:rPr>
        <w:t>2</w:t>
      </w:r>
      <w:r w:rsidRPr="00F600CB">
        <w:rPr>
          <w:rFonts w:ascii="Times New Roman" w:eastAsia="Times New Roman" w:hAnsi="Times New Roman" w:cs="David"/>
          <w:sz w:val="24"/>
          <w:szCs w:val="24"/>
          <w:rtl/>
        </w:rPr>
        <w:tab/>
        <w:t>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כולל את כל המפורט בחוזה על כל נספחיו, לרבות נספח ב'</w:t>
      </w:r>
      <w:r w:rsidRPr="00F600CB">
        <w:rPr>
          <w:rFonts w:ascii="Times New Roman" w:eastAsia="Times New Roman" w:hAnsi="Times New Roman" w:cs="David" w:hint="cs"/>
          <w:sz w:val="24"/>
          <w:szCs w:val="24"/>
          <w:rtl/>
        </w:rPr>
        <w:t xml:space="preserve"> ונספח ח'</w:t>
      </w:r>
      <w:r w:rsidRPr="00F600CB">
        <w:rPr>
          <w:rFonts w:ascii="Times New Roman" w:eastAsia="Times New Roman" w:hAnsi="Times New Roman" w:cs="David"/>
          <w:sz w:val="24"/>
          <w:szCs w:val="24"/>
          <w:rtl/>
        </w:rPr>
        <w:t>.</w:t>
      </w:r>
    </w:p>
    <w:p w14:paraId="12A9E417" w14:textId="77777777" w:rsidR="00F600CB" w:rsidRPr="00F600CB" w:rsidRDefault="00F600CB" w:rsidP="00F600CB">
      <w:pPr>
        <w:spacing w:before="0" w:beforeAutospacing="0" w:after="0" w:afterAutospacing="0" w:line="360" w:lineRule="auto"/>
        <w:ind w:left="144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2.3</w:t>
      </w:r>
      <w:r w:rsidRPr="00F600CB">
        <w:rPr>
          <w:rFonts w:ascii="Times New Roman" w:eastAsia="Times New Roman" w:hAnsi="Times New Roman" w:cs="David" w:hint="cs"/>
          <w:sz w:val="24"/>
          <w:szCs w:val="24"/>
          <w:rtl/>
        </w:rPr>
        <w:tab/>
      </w:r>
      <w:r w:rsidRPr="00F600CB">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F600CB">
        <w:rPr>
          <w:rFonts w:ascii="Times New Roman" w:eastAsia="Times New Roman" w:hAnsi="Times New Roman" w:cs="David" w:hint="cs"/>
          <w:sz w:val="24"/>
          <w:szCs w:val="24"/>
          <w:rtl/>
        </w:rPr>
        <w:t>.</w:t>
      </w:r>
    </w:p>
    <w:p w14:paraId="1A9FF6B0" w14:textId="77777777" w:rsidR="00F600CB" w:rsidRPr="00F600CB" w:rsidRDefault="00F600CB" w:rsidP="00F600CB">
      <w:pPr>
        <w:spacing w:before="0" w:beforeAutospacing="0" w:after="0" w:afterAutospacing="0" w:line="360"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2.4</w:t>
      </w:r>
      <w:r w:rsidRPr="00F600CB">
        <w:rPr>
          <w:rFonts w:ascii="Times New Roman" w:eastAsia="Times New Roman" w:hAnsi="Times New Roman" w:cs="David" w:hint="cs"/>
          <w:sz w:val="24"/>
          <w:szCs w:val="24"/>
          <w:rtl/>
        </w:rPr>
        <w:tab/>
        <w:t xml:space="preserve">על אף האמור בסעיף 3.1 לעיל, </w:t>
      </w:r>
      <w:r w:rsidRPr="00F600CB">
        <w:rPr>
          <w:rFonts w:ascii="Times New Roman" w:eastAsia="Times New Roman" w:hAnsi="Times New Roman" w:cs="David"/>
          <w:sz w:val="24"/>
          <w:szCs w:val="24"/>
          <w:rtl/>
        </w:rPr>
        <w:t xml:space="preserve">בקשות לתוספת שכר </w:t>
      </w:r>
      <w:r w:rsidRPr="00F600CB">
        <w:rPr>
          <w:rFonts w:ascii="Times New Roman" w:eastAsia="Times New Roman" w:hAnsi="Times New Roman" w:cs="David" w:hint="cs"/>
          <w:sz w:val="24"/>
          <w:szCs w:val="24"/>
          <w:rtl/>
        </w:rPr>
        <w:t>ידונו בתנאים כמפורט בסעיף 8 לחוזה בלבד.</w:t>
      </w:r>
    </w:p>
    <w:p w14:paraId="05C7777C" w14:textId="77777777" w:rsidR="00F600CB" w:rsidRPr="00F600CB" w:rsidRDefault="00F600CB" w:rsidP="00F600CB">
      <w:pPr>
        <w:spacing w:before="0" w:beforeAutospacing="0" w:after="0" w:afterAutospacing="0" w:line="360"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2.5</w:t>
      </w:r>
      <w:r w:rsidRPr="00F600CB">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503F96B4"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2.5.1</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Pr>
        <w:t xml:space="preserve"> </w:t>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ש"ח לכל</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יחידת דיור</w:t>
      </w:r>
      <w:r w:rsidRPr="00F600CB">
        <w:rPr>
          <w:rFonts w:ascii="Times New Roman" w:eastAsia="Times New Roman" w:hAnsi="Times New Roman" w:cs="David" w:hint="cs"/>
          <w:sz w:val="24"/>
          <w:szCs w:val="24"/>
          <w:rtl/>
        </w:rPr>
        <w:t>.</w:t>
      </w:r>
    </w:p>
    <w:p w14:paraId="32855C3F"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p>
    <w:p w14:paraId="4130A318"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ab/>
        <w:t>2.5.2</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 xml:space="preserve">ש"ח </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 xml:space="preserve">כל מ"ר בנוי ומקורה </w:t>
      </w:r>
      <w:r w:rsidRPr="00F600CB">
        <w:rPr>
          <w:rFonts w:ascii="Times New Roman" w:eastAsia="Times New Roman" w:hAnsi="Times New Roman" w:cs="David" w:hint="cs"/>
          <w:sz w:val="24"/>
          <w:szCs w:val="24"/>
          <w:rtl/>
        </w:rPr>
        <w:t>של המסחר (עילי ותת קרקעי)</w:t>
      </w:r>
      <w:r w:rsidRPr="00F600CB">
        <w:rPr>
          <w:rFonts w:ascii="Times New Roman" w:eastAsia="Times New Roman" w:hAnsi="Times New Roman" w:cs="David"/>
          <w:sz w:val="24"/>
          <w:szCs w:val="24"/>
          <w:rtl/>
        </w:rPr>
        <w:t>.</w:t>
      </w:r>
    </w:p>
    <w:p w14:paraId="01EDB121"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p>
    <w:p w14:paraId="16B0F790"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ab/>
        <w:t>2.5.3</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 xml:space="preserve">ש"ח לכל מ"ר </w:t>
      </w:r>
      <w:r w:rsidRPr="00F600CB">
        <w:rPr>
          <w:rFonts w:ascii="Times New Roman" w:eastAsia="Times New Roman" w:hAnsi="Times New Roman" w:cs="David" w:hint="cs"/>
          <w:sz w:val="24"/>
          <w:szCs w:val="24"/>
          <w:rtl/>
        </w:rPr>
        <w:t>ב</w:t>
      </w:r>
      <w:r w:rsidRPr="00F600CB">
        <w:rPr>
          <w:rFonts w:ascii="Times New Roman" w:eastAsia="Times New Roman" w:hAnsi="Times New Roman" w:cs="David"/>
          <w:sz w:val="24"/>
          <w:szCs w:val="24"/>
          <w:rtl/>
        </w:rPr>
        <w:t xml:space="preserve">נוי ומקורה </w:t>
      </w:r>
      <w:r w:rsidRPr="00F600CB">
        <w:rPr>
          <w:rFonts w:ascii="Times New Roman" w:eastAsia="Times New Roman" w:hAnsi="Times New Roman" w:cs="David" w:hint="cs"/>
          <w:sz w:val="24"/>
          <w:szCs w:val="24"/>
          <w:rtl/>
        </w:rPr>
        <w:t>של המרתפים</w:t>
      </w:r>
      <w:r w:rsidRPr="00F600CB">
        <w:rPr>
          <w:rFonts w:ascii="Times New Roman" w:eastAsia="Times New Roman" w:hAnsi="Times New Roman" w:cs="David"/>
          <w:sz w:val="24"/>
          <w:szCs w:val="24"/>
          <w:rtl/>
        </w:rPr>
        <w:t>.</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p>
    <w:p w14:paraId="1E16081D" w14:textId="77777777" w:rsidR="00F600CB" w:rsidRPr="00F600CB" w:rsidRDefault="00F600CB" w:rsidP="00F600CB">
      <w:pPr>
        <w:spacing w:before="0" w:beforeAutospacing="0" w:after="0" w:afterAutospacing="0" w:line="360" w:lineRule="auto"/>
        <w:jc w:val="both"/>
        <w:rPr>
          <w:rFonts w:ascii="Times New Roman" w:eastAsia="Times New Roman" w:hAnsi="Times New Roman" w:cs="David"/>
          <w:sz w:val="24"/>
          <w:szCs w:val="24"/>
        </w:rPr>
      </w:pPr>
    </w:p>
    <w:p w14:paraId="4E41FEE0" w14:textId="77777777" w:rsidR="00D37420" w:rsidRPr="00B27B4C" w:rsidRDefault="00F600CB" w:rsidP="00D37420">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F600CB">
        <w:rPr>
          <w:rFonts w:ascii="Times New Roman" w:eastAsia="Times New Roman" w:hAnsi="Times New Roman" w:cs="David" w:hint="cs"/>
          <w:sz w:val="24"/>
          <w:szCs w:val="24"/>
          <w:rtl/>
        </w:rPr>
        <w:t>3</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r>
      <w:r w:rsidR="00D37420" w:rsidRPr="00B27B4C">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3F7CBDAF3EE544DD9B66724F35D3A7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7" w:author="Kook Sec" w:date="2022-12-19T12:54:00Z">
            <w:r w:rsidR="00AA64E9">
              <w:rPr>
                <w:rFonts w:ascii="Times New Roman" w:eastAsia="Times New Roman" w:hAnsi="Times New Roman" w:cs="David" w:hint="cs"/>
                <w:color w:val="008000"/>
                <w:sz w:val="24"/>
                <w:szCs w:val="24"/>
                <w:rtl/>
              </w:rPr>
              <w:t>מדד המחירים לצרכן</w:t>
            </w:r>
          </w:ins>
        </w:sdtContent>
      </w:sdt>
      <w:r w:rsidR="00D37420"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8D5B29FB7D9E434D8AE6E933C05662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D37420" w:rsidRPr="00E95AE9">
            <w:rPr>
              <w:rStyle w:val="a7"/>
              <w:color w:val="00B0F0"/>
              <w:rtl/>
            </w:rPr>
            <w:t>[מדד בגין/ידוע - כותרת]</w:t>
          </w:r>
        </w:sdtContent>
      </w:sdt>
      <w:r w:rsidR="00D37420"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69202E9E42E42F4904935E28724B5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D37420" w:rsidRPr="00E95AE9">
            <w:rPr>
              <w:rStyle w:val="a7"/>
              <w:color w:val="00B0F0"/>
              <w:rtl/>
            </w:rPr>
            <w:t>[מדד בסיס]</w:t>
          </w:r>
        </w:sdtContent>
      </w:sdt>
      <w:r w:rsidR="00D37420"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B93B2DAAB9884DDDA65C11058A1C8C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D37420" w:rsidRPr="00E95AE9">
            <w:rPr>
              <w:rStyle w:val="a7"/>
              <w:color w:val="00B0F0"/>
              <w:rtl/>
            </w:rPr>
            <w:t>[נקודות מדד]</w:t>
          </w:r>
        </w:sdtContent>
      </w:sdt>
      <w:r w:rsidR="00D37420" w:rsidRPr="00B27B4C">
        <w:rPr>
          <w:rFonts w:ascii="Times New Roman" w:eastAsia="Times New Roman" w:hAnsi="Times New Roman" w:cs="David" w:hint="cs"/>
          <w:sz w:val="24"/>
          <w:szCs w:val="24"/>
          <w:rtl/>
        </w:rPr>
        <w:t xml:space="preserve"> נקודות) </w:t>
      </w:r>
      <w:r w:rsidR="00D37420" w:rsidRPr="00B27B4C">
        <w:rPr>
          <w:rFonts w:ascii="Times New Roman" w:eastAsia="Times New Roman" w:hAnsi="Times New Roman" w:cs="David" w:hint="cs"/>
          <w:sz w:val="24"/>
          <w:szCs w:val="24"/>
          <w:rtl/>
          <w:lang w:eastAsia="he-IL"/>
        </w:rPr>
        <w:t xml:space="preserve"> עד למדד הידוע ביום הגשת כל חשבון.</w:t>
      </w:r>
    </w:p>
    <w:p w14:paraId="54DBB602" w14:textId="77777777" w:rsidR="00F600CB" w:rsidRPr="00F600CB" w:rsidRDefault="00F600CB" w:rsidP="00D37420">
      <w:pPr>
        <w:spacing w:before="0" w:beforeAutospacing="0" w:after="0" w:afterAutospacing="0" w:line="360" w:lineRule="auto"/>
        <w:ind w:left="720" w:hanging="720"/>
        <w:jc w:val="both"/>
        <w:rPr>
          <w:rFonts w:ascii="Times New Roman" w:eastAsia="Times New Roman" w:hAnsi="Times New Roman" w:cs="David"/>
          <w:sz w:val="24"/>
          <w:szCs w:val="24"/>
          <w:rtl/>
        </w:rPr>
      </w:pPr>
    </w:p>
    <w:p w14:paraId="0BE25461" w14:textId="77777777" w:rsidR="00F600CB" w:rsidRPr="00F600CB"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4.</w:t>
      </w:r>
      <w:r w:rsidRPr="00F600CB">
        <w:rPr>
          <w:rFonts w:ascii="Times New Roman" w:eastAsia="Times New Roman" w:hAnsi="Times New Roman" w:cs="David" w:hint="cs"/>
          <w:sz w:val="24"/>
          <w:szCs w:val="24"/>
          <w:rtl/>
        </w:rPr>
        <w:tab/>
      </w:r>
      <w:r w:rsidRPr="00F600CB">
        <w:rPr>
          <w:rFonts w:ascii="Times New Roman" w:eastAsia="Times New Roman" w:hAnsi="Times New Roman" w:cs="David"/>
          <w:sz w:val="24"/>
          <w:szCs w:val="24"/>
          <w:rtl/>
        </w:rPr>
        <w:t>בנוסף לכל תשלום ישולם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והמצאת כל אישור נוסף ע"פ כל דין, לרבות אשור על נ</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הול ספרים ואשור על ניכוי מס במקור.</w:t>
      </w:r>
    </w:p>
    <w:p w14:paraId="04CBC510"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1853B6A7" w14:textId="77777777" w:rsidR="00F600CB" w:rsidRPr="00F600CB"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5</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t>תנאי מוקדם לביצוע התשלומים לפי נספח זה הוא קיום כל התחייבויות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על פי חוזה זה, השלמת כל עבודות התכנון הכלולות בשכר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כמפורט בנספח ב', ומסירת כל המסמכים והתכניות למזמין. </w:t>
      </w:r>
    </w:p>
    <w:p w14:paraId="5E92F537" w14:textId="77777777" w:rsidR="00F600CB" w:rsidRPr="00F600CB"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sz w:val="24"/>
          <w:szCs w:val="25"/>
          <w:rtl/>
        </w:rPr>
        <w:br w:type="page"/>
      </w:r>
      <w:r w:rsidRPr="00F600CB">
        <w:rPr>
          <w:rFonts w:ascii="Times New Roman" w:eastAsia="Times New Roman" w:hAnsi="Times New Roman" w:cs="David"/>
          <w:b/>
          <w:bCs/>
          <w:sz w:val="24"/>
          <w:szCs w:val="24"/>
          <w:u w:val="single"/>
          <w:rtl/>
        </w:rPr>
        <w:lastRenderedPageBreak/>
        <w:t>נספח "ה"</w:t>
      </w:r>
    </w:p>
    <w:p w14:paraId="46D622E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תשלומי שכר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20071081" w14:textId="77777777" w:rsidR="00F600CB" w:rsidRPr="00F600CB" w:rsidRDefault="00F600CB" w:rsidP="00F600CB">
      <w:pPr>
        <w:widowControl w:val="0"/>
        <w:spacing w:before="60" w:beforeAutospacing="0" w:after="60" w:afterAutospacing="0" w:line="300" w:lineRule="atLeast"/>
        <w:jc w:val="center"/>
        <w:rPr>
          <w:rFonts w:ascii="Times New Roman" w:eastAsia="Times New Roman" w:hAnsi="Times New Roman" w:cs="David"/>
          <w:sz w:val="24"/>
          <w:szCs w:val="24"/>
          <w:rtl/>
        </w:rPr>
      </w:pPr>
    </w:p>
    <w:p w14:paraId="4A10EAFF" w14:textId="77777777" w:rsidR="00D37420"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שכר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ישולם לשיעורין כנגד גמר כל שלב ושלב של שרותי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כמוגדר בחוזה לרבות בנספחים ב' ו- ח' כדלקמן:</w:t>
      </w:r>
    </w:p>
    <w:p w14:paraId="06141314" w14:textId="7777777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br/>
      </w:r>
    </w:p>
    <w:p w14:paraId="4B2CA2F5"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1.1</w:t>
      </w:r>
      <w:r w:rsidRPr="00F600CB">
        <w:rPr>
          <w:rFonts w:ascii="Times New Roman" w:eastAsia="Times New Roman" w:hAnsi="Times New Roman" w:cs="David"/>
          <w:sz w:val="24"/>
          <w:szCs w:val="24"/>
          <w:rtl/>
        </w:rPr>
        <w:tab/>
        <w:t>לאחר גמר הי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המוקדם</w:t>
      </w:r>
      <w:r w:rsidRPr="00F600CB">
        <w:rPr>
          <w:rFonts w:ascii="Times New Roman" w:eastAsia="Times New Roman" w:hAnsi="Times New Roman" w:cs="David" w:hint="cs"/>
          <w:sz w:val="24"/>
          <w:szCs w:val="24"/>
          <w:rtl/>
        </w:rPr>
        <w:t xml:space="preserve"> </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10</w:t>
      </w:r>
      <w:r w:rsidRPr="00F600CB">
        <w:rPr>
          <w:rFonts w:ascii="Times New Roman" w:eastAsia="Times New Roman" w:hAnsi="Times New Roman" w:cs="David"/>
          <w:sz w:val="24"/>
          <w:szCs w:val="24"/>
          <w:rtl/>
        </w:rPr>
        <w:t>%</w:t>
      </w:r>
    </w:p>
    <w:p w14:paraId="0A746FCB"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1.2</w:t>
      </w:r>
      <w:r w:rsidRPr="00F600CB">
        <w:rPr>
          <w:rFonts w:ascii="Times New Roman" w:eastAsia="Times New Roman" w:hAnsi="Times New Roman" w:cs="David"/>
          <w:sz w:val="24"/>
          <w:szCs w:val="24"/>
          <w:rtl/>
        </w:rPr>
        <w:tab/>
        <w:t>לאחר גמר הי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הסופי</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וקבלת כל האישורים הנדרשים</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 xml:space="preserve">             </w:t>
      </w:r>
      <w:r w:rsidRPr="00F600CB">
        <w:rPr>
          <w:rFonts w:ascii="Times New Roman" w:eastAsia="Times New Roman" w:hAnsi="Times New Roman" w:cs="David" w:hint="cs"/>
          <w:sz w:val="24"/>
          <w:szCs w:val="24"/>
          <w:rtl/>
        </w:rPr>
        <w:t xml:space="preserve"> 45</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r>
    </w:p>
    <w:p w14:paraId="2FF1699B"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1.3</w:t>
      </w:r>
      <w:r w:rsidRPr="00F600CB">
        <w:rPr>
          <w:rFonts w:ascii="Times New Roman" w:eastAsia="Times New Roman" w:hAnsi="Times New Roman" w:cs="David"/>
          <w:sz w:val="24"/>
          <w:szCs w:val="24"/>
          <w:rtl/>
        </w:rPr>
        <w:tab/>
        <w:t xml:space="preserve">לאחר גמר </w:t>
      </w:r>
      <w:r w:rsidRPr="00F600CB">
        <w:rPr>
          <w:rFonts w:ascii="Times New Roman" w:eastAsia="Times New Roman" w:hAnsi="Times New Roman" w:cs="David" w:hint="cs"/>
          <w:sz w:val="24"/>
          <w:szCs w:val="24"/>
          <w:rtl/>
        </w:rPr>
        <w:t>הייעוץ המפורט</w:t>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30</w:t>
      </w:r>
      <w:r w:rsidRPr="00F600CB">
        <w:rPr>
          <w:rFonts w:ascii="Times New Roman" w:eastAsia="Times New Roman" w:hAnsi="Times New Roman" w:cs="David"/>
          <w:sz w:val="24"/>
          <w:szCs w:val="24"/>
          <w:rtl/>
        </w:rPr>
        <w:t>%</w:t>
      </w:r>
      <w:r w:rsidR="00D37420">
        <w:rPr>
          <w:rFonts w:ascii="Times New Roman" w:eastAsia="Times New Roman" w:hAnsi="Times New Roman" w:cs="David" w:hint="cs"/>
          <w:sz w:val="24"/>
          <w:szCs w:val="24"/>
        </w:rPr>
        <w:t xml:space="preserve">          </w:t>
      </w:r>
    </w:p>
    <w:p w14:paraId="5B6D3540"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1.4</w:t>
      </w:r>
      <w:r w:rsidRPr="00F600CB">
        <w:rPr>
          <w:rFonts w:ascii="Times New Roman" w:eastAsia="Times New Roman" w:hAnsi="Times New Roman" w:cs="David"/>
          <w:sz w:val="24"/>
          <w:szCs w:val="24"/>
          <w:rtl/>
        </w:rPr>
        <w:tab/>
        <w:t>במהלך הפיקוח העליון</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10</w:t>
      </w:r>
      <w:r w:rsidRPr="00F600CB">
        <w:rPr>
          <w:rFonts w:ascii="Times New Roman" w:eastAsia="Times New Roman" w:hAnsi="Times New Roman" w:cs="David"/>
          <w:sz w:val="24"/>
          <w:szCs w:val="24"/>
          <w:rtl/>
        </w:rPr>
        <w:t>%</w:t>
      </w:r>
    </w:p>
    <w:p w14:paraId="07A0BF35"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1.5</w:t>
      </w:r>
      <w:r w:rsidRPr="00F600CB">
        <w:rPr>
          <w:rFonts w:ascii="Times New Roman" w:eastAsia="Times New Roman" w:hAnsi="Times New Roman" w:cs="David" w:hint="cs"/>
          <w:sz w:val="24"/>
          <w:szCs w:val="24"/>
          <w:rtl/>
        </w:rPr>
        <w:tab/>
        <w:t>לאחר קבלת טופס 4 ואכלוס</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5</w:t>
      </w:r>
      <w:r w:rsidRPr="00F600CB">
        <w:rPr>
          <w:rFonts w:ascii="Times New Roman" w:eastAsia="Times New Roman" w:hAnsi="Times New Roman" w:cs="David"/>
          <w:sz w:val="24"/>
          <w:szCs w:val="24"/>
          <w:rtl/>
        </w:rPr>
        <w:t>%</w:t>
      </w:r>
    </w:p>
    <w:p w14:paraId="3CD3F765"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Pr>
      </w:pPr>
    </w:p>
    <w:p w14:paraId="2AC6BECD" w14:textId="7777777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למרות האמור בסעיף 1 לעיל רשאי המזמין לשלם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מקדמות בגין קידום התכנון אשר יקוזזו משלבי התשלום עפ"י קביעתו.</w:t>
      </w:r>
    </w:p>
    <w:p w14:paraId="25928189" w14:textId="77777777" w:rsidR="00F600CB" w:rsidRPr="00F600CB" w:rsidRDefault="00F600CB" w:rsidP="00F600CB">
      <w:pPr>
        <w:spacing w:before="0" w:beforeAutospacing="0" w:after="0" w:afterAutospacing="0" w:line="360" w:lineRule="auto"/>
        <w:rPr>
          <w:rFonts w:ascii="Times New Roman" w:eastAsia="Times New Roman" w:hAnsi="Times New Roman" w:cs="David"/>
          <w:sz w:val="24"/>
          <w:szCs w:val="24"/>
          <w:rtl/>
        </w:rPr>
      </w:pPr>
    </w:p>
    <w:p w14:paraId="00802E0E" w14:textId="7777777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יגיש חשבון לא יותר מאשר פעם בחודש.</w:t>
      </w:r>
    </w:p>
    <w:p w14:paraId="507374ED"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p>
    <w:p w14:paraId="78597785" w14:textId="77777777" w:rsidR="00F600CB" w:rsidRPr="00F600CB"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המזמין ישלם את שכר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בטווח של  60 יום מתאריך אישור החשבון ע"י המנהל.</w:t>
      </w:r>
    </w:p>
    <w:p w14:paraId="1B4B234D"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2C960FB9" w14:textId="77777777" w:rsidR="00F600CB" w:rsidRPr="00F600CB"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הגשת החשבונות תתבצע תוך הטענתם לתיקיית "חשבונות מוגשים" במערכת ה-</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Pr>
        <w:t>@view</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ויידוע המנהל בהתאם. מובהר כי הטענת החשבון למערכת מהווה תנאי לטיפול בו.</w:t>
      </w:r>
    </w:p>
    <w:p w14:paraId="13E60261" w14:textId="77777777" w:rsidR="00F600CB" w:rsidRPr="00F600CB" w:rsidRDefault="00F600CB" w:rsidP="00F600CB">
      <w:pPr>
        <w:spacing w:before="0" w:beforeAutospacing="0" w:after="0" w:afterAutospacing="0" w:line="360" w:lineRule="auto"/>
        <w:jc w:val="center"/>
        <w:rPr>
          <w:rFonts w:ascii="Times New Roman" w:eastAsia="Times New Roman" w:hAnsi="Times New Roman" w:cs="David"/>
          <w:sz w:val="25"/>
          <w:szCs w:val="24"/>
          <w:rtl/>
        </w:rPr>
      </w:pPr>
      <w:r w:rsidRPr="00F600CB">
        <w:rPr>
          <w:rFonts w:ascii="Times New Roman" w:eastAsia="Times New Roman" w:hAnsi="Times New Roman" w:cs="David"/>
          <w:sz w:val="24"/>
          <w:szCs w:val="24"/>
          <w:rtl/>
        </w:rPr>
        <w:br w:type="page"/>
      </w:r>
    </w:p>
    <w:p w14:paraId="79F5F25D" w14:textId="77777777" w:rsidR="00D37420" w:rsidRPr="00D37420" w:rsidRDefault="00D37420" w:rsidP="00D374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37420">
        <w:rPr>
          <w:rFonts w:ascii="Times New Roman" w:eastAsia="Times New Roman" w:hAnsi="Times New Roman" w:cs="David" w:hint="cs"/>
          <w:bCs/>
          <w:sz w:val="20"/>
          <w:szCs w:val="24"/>
          <w:u w:val="single"/>
          <w:rtl/>
          <w:lang w:eastAsia="he-IL"/>
        </w:rPr>
        <w:lastRenderedPageBreak/>
        <w:t>נספח "ו''</w:t>
      </w:r>
    </w:p>
    <w:p w14:paraId="6B5FE3A7" w14:textId="77777777" w:rsidR="00D37420" w:rsidRPr="00D37420" w:rsidRDefault="00D37420" w:rsidP="00D374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FE0D802B94145A3B6BFB107B73E09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D37420">
            <w:rPr>
              <w:color w:val="00B0F0"/>
              <w:rtl/>
            </w:rPr>
            <w:t>[תאריך חתימת חוזה]</w:t>
          </w:r>
        </w:sdtContent>
      </w:sdt>
      <w:r w:rsidRPr="00D37420">
        <w:rPr>
          <w:rFonts w:ascii="Times New Roman" w:eastAsia="Times New Roman" w:hAnsi="Times New Roman" w:cs="David" w:hint="cs"/>
          <w:bCs/>
          <w:color w:val="FF0000"/>
          <w:sz w:val="24"/>
          <w:szCs w:val="24"/>
          <w:rtl/>
          <w:lang w:eastAsia="he-IL"/>
        </w:rPr>
        <w:br/>
      </w:r>
    </w:p>
    <w:p w14:paraId="58AD5FE6"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לכבוד</w:t>
      </w:r>
      <w:r w:rsidRPr="00D37420">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705D1BD1F35C472FAF38181E83BF07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E44D97E" w14:textId="77777777" w:rsidR="00D37420" w:rsidRPr="00D37420" w:rsidRDefault="002E1BD5" w:rsidP="00D374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8" w:author="Kook Sec" w:date="2022-12-19T12:59:00Z">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513958009</w:t>
            </w:r>
          </w:ins>
        </w:p>
      </w:sdtContent>
    </w:sdt>
    <w:p w14:paraId="02586F93"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5BD01BE"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w:t>
      </w:r>
    </w:p>
    <w:p w14:paraId="0EF8975E"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1D3A43F"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D37420">
        <w:rPr>
          <w:rFonts w:ascii="Times New Roman" w:eastAsia="Times New Roman" w:hAnsi="Times New Roman" w:cs="David" w:hint="cs"/>
          <w:bCs/>
          <w:sz w:val="24"/>
          <w:szCs w:val="24"/>
          <w:u w:val="single"/>
          <w:rtl/>
          <w:lang w:eastAsia="he-IL"/>
        </w:rPr>
        <w:t>הצהרה והתחייבות לשמירת סודיות</w:t>
      </w:r>
    </w:p>
    <w:p w14:paraId="5F510071"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8ADD1F"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7F28C914BFF43F792CA9A4211801D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22-12-19T12:53:00Z">
            <w:r w:rsidR="00AA64E9">
              <w:rPr>
                <w:rFonts w:ascii="Times New Roman" w:eastAsia="Times New Roman" w:hAnsi="Times New Roman" w:cs="David"/>
                <w:color w:val="008000"/>
                <w:sz w:val="24"/>
                <w:szCs w:val="24"/>
                <w:rtl/>
                <w:lang w:eastAsia="he-IL"/>
              </w:rPr>
              <w:t>רזאור הנדסה וייעוץ בע"מ</w:t>
            </w:r>
          </w:ins>
        </w:sdtContent>
      </w:sdt>
      <w:r w:rsidRPr="00D37420">
        <w:rPr>
          <w:rFonts w:ascii="Times New Roman" w:eastAsia="Times New Roman" w:hAnsi="Times New Roman" w:cs="David" w:hint="cs"/>
          <w:sz w:val="24"/>
          <w:szCs w:val="24"/>
          <w:rtl/>
          <w:lang w:eastAsia="he-IL"/>
        </w:rPr>
        <w:t xml:space="preserve"> / הפועל בשם חברת </w:t>
      </w:r>
      <w:r w:rsidRPr="00D3742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F484627D21F49C29FFD517CF45594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Kook Sec" w:date="2022-12-19T12:53:00Z">
            <w:r w:rsidR="00AA64E9">
              <w:rPr>
                <w:rFonts w:ascii="Times New Roman" w:eastAsia="Times New Roman" w:hAnsi="Times New Roman" w:cs="David"/>
                <w:color w:val="008000"/>
                <w:sz w:val="24"/>
                <w:szCs w:val="24"/>
                <w:rtl/>
                <w:lang w:eastAsia="he-IL"/>
              </w:rPr>
              <w:t>רזאור הנדסה וייעוץ בע"מ</w:t>
            </w:r>
          </w:ins>
        </w:sdtContent>
      </w:sdt>
      <w:r w:rsidRPr="00D37420">
        <w:rPr>
          <w:rFonts w:ascii="Times New Roman" w:eastAsia="Times New Roman" w:hAnsi="Times New Roman" w:cs="David" w:hint="cs"/>
          <w:bCs/>
          <w:sz w:val="24"/>
          <w:szCs w:val="24"/>
          <w:rtl/>
          <w:lang w:eastAsia="he-IL"/>
        </w:rPr>
        <w:t xml:space="preserve"> /</w:t>
      </w:r>
      <w:r w:rsidRPr="00D37420">
        <w:rPr>
          <w:rFonts w:ascii="Times New Roman" w:eastAsia="Times New Roman" w:hAnsi="Times New Roman" w:cs="David" w:hint="cs"/>
          <w:sz w:val="24"/>
          <w:szCs w:val="24"/>
          <w:rtl/>
          <w:lang w:eastAsia="he-IL"/>
        </w:rPr>
        <w:t xml:space="preserve"> המספק שירותים לחברת </w:t>
      </w:r>
      <w:r w:rsidRPr="00D374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189B26F5D48479CB2EEBFDC1EF413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Kook Sec" w:date="2022-12-19T12:53:00Z">
            <w:r w:rsidR="00AA64E9">
              <w:rPr>
                <w:rFonts w:ascii="Times New Roman" w:eastAsia="Times New Roman" w:hAnsi="Times New Roman" w:cs="David"/>
                <w:color w:val="008000"/>
                <w:sz w:val="24"/>
                <w:szCs w:val="24"/>
                <w:rtl/>
                <w:lang w:eastAsia="he-IL"/>
              </w:rPr>
              <w:t>רזאור הנדסה וייעוץ בע"מ</w:t>
            </w:r>
          </w:ins>
        </w:sdtContent>
      </w:sdt>
      <w:r w:rsidRPr="00D37420">
        <w:rPr>
          <w:rFonts w:ascii="Times New Roman" w:eastAsia="Times New Roman" w:hAnsi="Times New Roman" w:cs="David" w:hint="cs"/>
          <w:sz w:val="24"/>
          <w:szCs w:val="24"/>
          <w:rtl/>
          <w:lang w:eastAsia="he-IL"/>
        </w:rPr>
        <w:t xml:space="preserve"> *,מצהיר בזאת ומתחייב כלפיכם כדלקמן:</w:t>
      </w:r>
    </w:p>
    <w:p w14:paraId="0751C196"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67C4A5E"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269E78491B64B8F82C2671A1CD2E8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Kook Sec" w:date="2022-12-19T12:53:00Z">
            <w:r w:rsidR="00AA64E9">
              <w:rPr>
                <w:rFonts w:ascii="Times New Roman" w:eastAsia="Times New Roman" w:hAnsi="Times New Roman" w:cs="David"/>
                <w:color w:val="008000"/>
                <w:sz w:val="24"/>
                <w:szCs w:val="24"/>
                <w:rtl/>
                <w:lang w:eastAsia="he-IL"/>
              </w:rPr>
              <w:t>רזאור הנדסה וייעוץ בע"מ</w:t>
            </w:r>
          </w:ins>
        </w:sdtContent>
      </w:sdt>
      <w:r w:rsidRPr="00D37420">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DE1F797918854A2F80E2B9F535B2D2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B06D6A">
            <w:rPr>
              <w:rFonts w:ascii="Times New Roman" w:eastAsia="Times New Roman" w:hAnsi="Times New Roman" w:cs="David" w:hint="cs"/>
              <w:bCs/>
              <w:color w:val="00B0F0"/>
              <w:sz w:val="24"/>
              <w:szCs w:val="24"/>
              <w:rtl/>
              <w:lang w:eastAsia="he-IL"/>
            </w:rPr>
            <w:t>יועץ</w:t>
          </w:r>
          <w:r>
            <w:rPr>
              <w:rFonts w:ascii="Times New Roman" w:eastAsia="Times New Roman" w:hAnsi="Times New Roman" w:cs="David" w:hint="cs"/>
              <w:bCs/>
              <w:color w:val="00B0F0"/>
              <w:sz w:val="24"/>
              <w:szCs w:val="24"/>
              <w:rtl/>
              <w:lang w:eastAsia="he-IL"/>
            </w:rPr>
            <w:t xml:space="preserve"> קרינה אלקטרו-מגנטית</w:t>
          </w:r>
        </w:sdtContent>
      </w:sdt>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B0235CAFCDAA44D39550F828CEBE2C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3" w:author="Kook Sec" w:date="2022-12-19T12:48:00Z">
            <w:r w:rsidR="00AA64E9">
              <w:rPr>
                <w:rFonts w:ascii="Times New Roman" w:eastAsia="Times New Roman" w:hAnsi="Times New Roman" w:cs="David" w:hint="cs"/>
                <w:bCs/>
                <w:color w:val="008000"/>
                <w:sz w:val="24"/>
                <w:szCs w:val="24"/>
                <w:rtl/>
                <w:lang w:eastAsia="he-IL"/>
              </w:rPr>
              <w:t>פ.א פיתוח ובנייה בירושלים בע"מ</w:t>
            </w:r>
          </w:ins>
        </w:sdtContent>
      </w:sdt>
      <w:r w:rsidRPr="00D37420">
        <w:rPr>
          <w:rFonts w:ascii="Times New Roman" w:eastAsia="Times New Roman" w:hAnsi="Times New Roman" w:cs="David" w:hint="cs"/>
          <w:color w:val="008000"/>
          <w:sz w:val="24"/>
          <w:szCs w:val="24"/>
          <w:rtl/>
          <w:lang w:eastAsia="he-IL"/>
        </w:rPr>
        <w:t>.</w:t>
      </w:r>
    </w:p>
    <w:p w14:paraId="493DDECD"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5993277"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4788D815F734013AC4A64252B0A5B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Kook Sec" w:date="2022-12-19T12:53:00Z">
            <w:r w:rsidR="00AA64E9">
              <w:rPr>
                <w:rFonts w:ascii="Times New Roman" w:eastAsia="Times New Roman" w:hAnsi="Times New Roman" w:cs="David"/>
                <w:color w:val="008000"/>
                <w:sz w:val="24"/>
                <w:szCs w:val="24"/>
                <w:rtl/>
                <w:lang w:eastAsia="he-IL"/>
              </w:rPr>
              <w:t>רזאור הנדסה וייעוץ בע"מ</w:t>
            </w:r>
          </w:ins>
        </w:sdtContent>
      </w:sdt>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sz w:val="24"/>
          <w:szCs w:val="24"/>
          <w:rtl/>
          <w:lang w:eastAsia="he-IL"/>
        </w:rPr>
        <w:t>עשוי להגיע לרשותי מידע חסוי כמוגדר להלן:</w:t>
      </w:r>
    </w:p>
    <w:p w14:paraId="4131F0D2" w14:textId="77777777" w:rsidR="00D37420" w:rsidRPr="00D37420"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3F09037" w14:textId="77777777" w:rsidR="00D37420" w:rsidRPr="00D37420" w:rsidRDefault="00D37420" w:rsidP="00D374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ab/>
        <w:t>"</w:t>
      </w:r>
      <w:r w:rsidRPr="00D37420">
        <w:rPr>
          <w:rFonts w:ascii="Times New Roman" w:eastAsia="Times New Roman" w:hAnsi="Times New Roman" w:cs="David" w:hint="cs"/>
          <w:b/>
          <w:bCs/>
          <w:sz w:val="24"/>
          <w:szCs w:val="24"/>
          <w:rtl/>
          <w:lang w:eastAsia="he-IL"/>
        </w:rPr>
        <w:t>מידע חסוי</w:t>
      </w: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97E7F6621A94D80BE43AE2FFBC102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5" w:author="Kook Sec" w:date="2022-12-19T12:53:00Z">
            <w:r w:rsidR="00AA64E9">
              <w:rPr>
                <w:rFonts w:ascii="Times New Roman" w:eastAsia="Times New Roman" w:hAnsi="Times New Roman" w:cs="David"/>
                <w:color w:val="008000"/>
                <w:sz w:val="24"/>
                <w:szCs w:val="24"/>
                <w:rtl/>
                <w:lang w:eastAsia="he-IL"/>
              </w:rPr>
              <w:t>רזאור הנדסה וייעוץ בע"מ</w:t>
            </w:r>
          </w:ins>
        </w:sdtContent>
      </w:sdt>
      <w:r w:rsidRPr="00D37420">
        <w:rPr>
          <w:rFonts w:ascii="Times New Roman" w:eastAsia="Times New Roman" w:hAnsi="Times New Roman" w:cs="David"/>
          <w:bCs/>
          <w:color w:val="008000"/>
          <w:sz w:val="24"/>
          <w:szCs w:val="24"/>
          <w:lang w:eastAsia="he-IL"/>
        </w:rPr>
        <w:t xml:space="preserve"> </w:t>
      </w:r>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color w:val="008000"/>
          <w:sz w:val="24"/>
          <w:szCs w:val="24"/>
          <w:rtl/>
          <w:lang w:eastAsia="he-IL"/>
        </w:rPr>
        <w:t>.</w:t>
      </w:r>
    </w:p>
    <w:p w14:paraId="2ED96559" w14:textId="77777777" w:rsidR="00D37420" w:rsidRPr="00D37420"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511D93A"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8C7745D"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6C7FC03"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11BCC0B"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6F8A60"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3C1C708C"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בכבוד רב,</w:t>
      </w:r>
    </w:p>
    <w:p w14:paraId="2A168573" w14:textId="77777777" w:rsidR="00D37420" w:rsidRPr="00D37420" w:rsidRDefault="00D37420" w:rsidP="00D374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D0A5768" w14:textId="77777777" w:rsidR="00D37420" w:rsidRPr="00D37420" w:rsidRDefault="00D37420" w:rsidP="00D374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_______________________ </w:t>
      </w:r>
    </w:p>
    <w:p w14:paraId="50C80753" w14:textId="77777777" w:rsidR="00D37420" w:rsidRPr="00D37420" w:rsidRDefault="00D37420" w:rsidP="00D3742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D3742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41524365"/>
          <w:placeholder>
            <w:docPart w:val="874EC2A980404D8E96EBE3D2B5512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6" w:author="Kook Sec" w:date="2022-12-19T12:53:00Z">
            <w:r w:rsidR="00AA64E9">
              <w:rPr>
                <w:rFonts w:ascii="Times New Roman" w:eastAsia="Times New Roman" w:hAnsi="Times New Roman" w:cs="David"/>
                <w:color w:val="008000"/>
                <w:sz w:val="24"/>
                <w:szCs w:val="24"/>
                <w:rtl/>
                <w:lang w:eastAsia="he-IL"/>
              </w:rPr>
              <w:t>רזאור הנדסה וייעוץ בע"מ</w:t>
            </w:r>
          </w:ins>
        </w:sdtContent>
      </w:sdt>
    </w:p>
    <w:p w14:paraId="24CDCD20"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6431387"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שם:____________</w:t>
      </w:r>
    </w:p>
    <w:p w14:paraId="5650DFC8"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ת.ז:____________</w:t>
      </w:r>
    </w:p>
    <w:p w14:paraId="77A5EF44"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כתובת:__________</w:t>
      </w:r>
    </w:p>
    <w:p w14:paraId="33D90E52" w14:textId="77777777" w:rsidR="00D37420" w:rsidRPr="00D37420" w:rsidRDefault="00D37420" w:rsidP="00D37420">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D37420">
        <w:rPr>
          <w:rFonts w:ascii="Times New Roman" w:eastAsia="Times New Roman" w:hAnsi="Times New Roman" w:cs="David" w:hint="cs"/>
          <w:sz w:val="24"/>
          <w:szCs w:val="24"/>
          <w:highlight w:val="yellow"/>
          <w:rtl/>
          <w:lang w:eastAsia="he-IL"/>
        </w:rPr>
        <w:t>*מחק את המיותר</w:t>
      </w:r>
    </w:p>
    <w:p w14:paraId="29073B21" w14:textId="77777777" w:rsidR="00D37420" w:rsidRP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37420">
        <w:rPr>
          <w:rFonts w:ascii="Times New Roman" w:eastAsia="Times New Roman" w:hAnsi="Times New Roman" w:cs="David" w:hint="cs"/>
          <w:bCs/>
          <w:sz w:val="24"/>
          <w:szCs w:val="24"/>
          <w:u w:val="single"/>
          <w:rtl/>
          <w:lang w:eastAsia="he-IL"/>
        </w:rPr>
        <w:lastRenderedPageBreak/>
        <w:br w:type="page"/>
      </w:r>
    </w:p>
    <w:p w14:paraId="15742494" w14:textId="77777777" w:rsidR="00D37420" w:rsidRPr="00D37420" w:rsidRDefault="00D37420" w:rsidP="00D374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37420">
        <w:rPr>
          <w:rFonts w:ascii="Times New Roman" w:eastAsia="Times New Roman" w:hAnsi="Times New Roman" w:cs="David" w:hint="cs"/>
          <w:bCs/>
          <w:sz w:val="20"/>
          <w:szCs w:val="24"/>
          <w:u w:val="single"/>
          <w:rtl/>
          <w:lang w:eastAsia="he-IL"/>
        </w:rPr>
        <w:lastRenderedPageBreak/>
        <w:t>נספח "ז"</w:t>
      </w:r>
    </w:p>
    <w:p w14:paraId="23ABEF19" w14:textId="77777777" w:rsidR="002136E2" w:rsidRPr="004D79CC" w:rsidRDefault="002136E2" w:rsidP="002136E2">
      <w:pPr>
        <w:widowControl w:val="0"/>
        <w:spacing w:before="0" w:beforeAutospacing="0" w:after="0" w:afterAutospacing="0" w:line="240" w:lineRule="auto"/>
        <w:jc w:val="center"/>
        <w:rPr>
          <w:rFonts w:ascii="David" w:eastAsia="Times New Roman" w:hAnsi="David" w:cs="David"/>
          <w:sz w:val="24"/>
          <w:szCs w:val="24"/>
          <w:rtl/>
          <w:lang w:eastAsia="he-IL"/>
        </w:rPr>
      </w:pPr>
    </w:p>
    <w:p w14:paraId="160067CE" w14:textId="77777777" w:rsidR="002136E2" w:rsidRPr="004D79CC" w:rsidRDefault="002136E2" w:rsidP="002136E2">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4D79CC">
        <w:rPr>
          <w:rFonts w:ascii="David" w:eastAsia="Times New Roman" w:hAnsi="David" w:cs="David" w:hint="cs"/>
          <w:bCs/>
          <w:sz w:val="24"/>
          <w:szCs w:val="24"/>
          <w:u w:val="single"/>
          <w:rtl/>
          <w:lang w:eastAsia="he-IL"/>
        </w:rPr>
        <w:t>מפרט</w:t>
      </w:r>
      <w:r w:rsidRPr="004D79CC">
        <w:rPr>
          <w:rFonts w:ascii="David" w:eastAsia="Times New Roman" w:hAnsi="David" w:cs="David"/>
          <w:bCs/>
          <w:sz w:val="24"/>
          <w:szCs w:val="24"/>
          <w:u w:val="single"/>
          <w:rtl/>
          <w:lang w:eastAsia="he-IL"/>
        </w:rPr>
        <w:t xml:space="preserve"> </w:t>
      </w:r>
      <w:r w:rsidRPr="004D79CC">
        <w:rPr>
          <w:rFonts w:ascii="David" w:eastAsia="Times New Roman" w:hAnsi="David" w:cs="David" w:hint="cs"/>
          <w:bCs/>
          <w:sz w:val="24"/>
          <w:szCs w:val="24"/>
          <w:u w:val="single"/>
          <w:rtl/>
          <w:lang w:eastAsia="he-IL"/>
        </w:rPr>
        <w:t>ביטוחי</w:t>
      </w:r>
      <w:r w:rsidRPr="004D79CC">
        <w:rPr>
          <w:rFonts w:ascii="David" w:eastAsia="Times New Roman" w:hAnsi="David" w:cs="David"/>
          <w:bCs/>
          <w:sz w:val="24"/>
          <w:szCs w:val="24"/>
          <w:u w:val="single"/>
          <w:rtl/>
          <w:lang w:eastAsia="he-IL"/>
        </w:rPr>
        <w:t xml:space="preserve"> </w:t>
      </w:r>
      <w:r w:rsidRPr="004D79CC">
        <w:rPr>
          <w:rFonts w:ascii="David" w:eastAsia="Times New Roman" w:hAnsi="David" w:cs="David" w:hint="cs"/>
          <w:bCs/>
          <w:sz w:val="24"/>
          <w:szCs w:val="24"/>
          <w:u w:val="single"/>
          <w:rtl/>
          <w:lang w:eastAsia="he-IL"/>
        </w:rPr>
        <w:t>היועץ</w:t>
      </w:r>
    </w:p>
    <w:p w14:paraId="289AF585" w14:textId="77777777" w:rsidR="002136E2" w:rsidRPr="004D79CC" w:rsidRDefault="002136E2" w:rsidP="002136E2">
      <w:pPr>
        <w:tabs>
          <w:tab w:val="left" w:pos="283"/>
        </w:tabs>
        <w:spacing w:after="0" w:line="240" w:lineRule="auto"/>
        <w:jc w:val="both"/>
        <w:rPr>
          <w:rFonts w:ascii="David" w:hAnsi="David" w:cs="David"/>
          <w:sz w:val="24"/>
          <w:szCs w:val="24"/>
          <w:rtl/>
        </w:rPr>
      </w:pPr>
      <w:r w:rsidRPr="004D79CC">
        <w:rPr>
          <w:rFonts w:ascii="David" w:hAnsi="David" w:cs="David" w:hint="cs"/>
          <w:sz w:val="24"/>
          <w:szCs w:val="24"/>
          <w:rtl/>
        </w:rPr>
        <w:t>היועץ</w:t>
      </w:r>
      <w:r w:rsidRPr="004D79CC">
        <w:rPr>
          <w:rFonts w:ascii="David" w:hAnsi="David" w:cs="David"/>
          <w:sz w:val="24"/>
          <w:szCs w:val="24"/>
          <w:rtl/>
        </w:rPr>
        <w:t xml:space="preserve"> </w:t>
      </w:r>
      <w:r w:rsidRPr="004D79CC">
        <w:rPr>
          <w:rFonts w:ascii="David" w:hAnsi="David" w:cs="David" w:hint="cs"/>
          <w:sz w:val="24"/>
          <w:szCs w:val="24"/>
          <w:rtl/>
        </w:rPr>
        <w:t>מאשר</w:t>
      </w:r>
      <w:r w:rsidRPr="004D79CC">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4D79CC">
        <w:rPr>
          <w:rFonts w:ascii="David" w:hAnsi="David" w:cs="David" w:hint="cs"/>
          <w:sz w:val="24"/>
          <w:szCs w:val="24"/>
          <w:rtl/>
        </w:rPr>
        <w:t>מהדורת</w:t>
      </w:r>
      <w:r w:rsidRPr="004D79CC">
        <w:rPr>
          <w:rFonts w:ascii="David" w:hAnsi="David" w:cs="David"/>
          <w:sz w:val="24"/>
          <w:szCs w:val="24"/>
          <w:rtl/>
        </w:rPr>
        <w:t xml:space="preserve"> 2013 או נוסח מאוחר יותר המחליף את תנאי "ביט" </w:t>
      </w:r>
      <w:r w:rsidRPr="004D79CC">
        <w:rPr>
          <w:rFonts w:ascii="David" w:hAnsi="David" w:cs="David" w:hint="cs"/>
          <w:sz w:val="24"/>
          <w:szCs w:val="24"/>
          <w:rtl/>
        </w:rPr>
        <w:t>מהדורת</w:t>
      </w:r>
      <w:r w:rsidRPr="004D79CC">
        <w:rPr>
          <w:rFonts w:ascii="David" w:hAnsi="David" w:cs="David"/>
          <w:sz w:val="24"/>
          <w:szCs w:val="24"/>
          <w:rtl/>
        </w:rPr>
        <w:t xml:space="preserve"> 2013. </w:t>
      </w:r>
      <w:r w:rsidRPr="004D79CC">
        <w:rPr>
          <w:rFonts w:ascii="David" w:hAnsi="David" w:cs="David" w:hint="cs"/>
          <w:sz w:val="24"/>
          <w:szCs w:val="24"/>
          <w:rtl/>
        </w:rPr>
        <w:t>ביחס</w:t>
      </w:r>
      <w:r w:rsidRPr="004D79CC">
        <w:rPr>
          <w:rFonts w:ascii="David" w:hAnsi="David" w:cs="David"/>
          <w:sz w:val="24"/>
          <w:szCs w:val="24"/>
          <w:rtl/>
        </w:rPr>
        <w:t xml:space="preserve"> </w:t>
      </w:r>
      <w:r w:rsidRPr="004D79CC">
        <w:rPr>
          <w:rFonts w:ascii="David" w:hAnsi="David" w:cs="David" w:hint="cs"/>
          <w:sz w:val="24"/>
          <w:szCs w:val="24"/>
          <w:rtl/>
        </w:rPr>
        <w:t>ל</w:t>
      </w:r>
      <w:r w:rsidRPr="004D79CC">
        <w:rPr>
          <w:rFonts w:ascii="David" w:hAnsi="David" w:cs="David"/>
          <w:sz w:val="24"/>
          <w:szCs w:val="24"/>
          <w:rtl/>
        </w:rPr>
        <w:t xml:space="preserve">"אחריות </w:t>
      </w:r>
      <w:r w:rsidRPr="004D79CC">
        <w:rPr>
          <w:rFonts w:ascii="David" w:hAnsi="David" w:cs="David" w:hint="cs"/>
          <w:sz w:val="24"/>
          <w:szCs w:val="24"/>
          <w:rtl/>
        </w:rPr>
        <w:t>מקצועית</w:t>
      </w:r>
      <w:r w:rsidRPr="004D79CC">
        <w:rPr>
          <w:rFonts w:ascii="David" w:hAnsi="David" w:cs="David"/>
          <w:sz w:val="24"/>
          <w:szCs w:val="24"/>
          <w:rtl/>
        </w:rPr>
        <w:t xml:space="preserve">" </w:t>
      </w:r>
      <w:r w:rsidRPr="004D79CC">
        <w:rPr>
          <w:rFonts w:ascii="David" w:hAnsi="David" w:cs="David" w:hint="cs"/>
          <w:sz w:val="24"/>
          <w:szCs w:val="24"/>
          <w:rtl/>
        </w:rPr>
        <w:t>היקף</w:t>
      </w:r>
      <w:r w:rsidRPr="004D79CC">
        <w:rPr>
          <w:rFonts w:ascii="David" w:hAnsi="David" w:cs="David"/>
          <w:sz w:val="24"/>
          <w:szCs w:val="24"/>
          <w:rtl/>
        </w:rPr>
        <w:t xml:space="preserve"> </w:t>
      </w:r>
      <w:r w:rsidRPr="004D79CC">
        <w:rPr>
          <w:rFonts w:ascii="David" w:hAnsi="David" w:cs="David" w:hint="cs"/>
          <w:sz w:val="24"/>
          <w:szCs w:val="24"/>
          <w:rtl/>
        </w:rPr>
        <w:t>הכיסוי</w:t>
      </w:r>
      <w:r w:rsidRPr="004D79CC">
        <w:rPr>
          <w:rFonts w:ascii="David" w:hAnsi="David" w:cs="David"/>
          <w:sz w:val="24"/>
          <w:szCs w:val="24"/>
          <w:rtl/>
        </w:rPr>
        <w:t xml:space="preserve"> </w:t>
      </w:r>
      <w:r w:rsidRPr="004D79CC">
        <w:rPr>
          <w:rFonts w:ascii="David" w:hAnsi="David" w:cs="David" w:hint="cs"/>
          <w:sz w:val="24"/>
          <w:szCs w:val="24"/>
          <w:rtl/>
        </w:rPr>
        <w:t>אינו</w:t>
      </w:r>
      <w:r w:rsidRPr="004D79CC">
        <w:rPr>
          <w:rFonts w:ascii="David" w:hAnsi="David" w:cs="David"/>
          <w:sz w:val="24"/>
          <w:szCs w:val="24"/>
          <w:rtl/>
        </w:rPr>
        <w:t xml:space="preserve"> </w:t>
      </w:r>
      <w:r w:rsidRPr="004D79CC">
        <w:rPr>
          <w:rFonts w:ascii="David" w:hAnsi="David" w:cs="David" w:hint="cs"/>
          <w:sz w:val="24"/>
          <w:szCs w:val="24"/>
          <w:rtl/>
        </w:rPr>
        <w:t>נופל</w:t>
      </w:r>
      <w:r w:rsidRPr="004D79CC">
        <w:rPr>
          <w:rFonts w:ascii="David" w:hAnsi="David" w:cs="David"/>
          <w:sz w:val="24"/>
          <w:szCs w:val="24"/>
          <w:rtl/>
        </w:rPr>
        <w:t xml:space="preserve"> </w:t>
      </w:r>
      <w:r w:rsidRPr="004D79CC">
        <w:rPr>
          <w:rFonts w:ascii="David" w:hAnsi="David" w:cs="David" w:hint="cs"/>
          <w:sz w:val="24"/>
          <w:szCs w:val="24"/>
          <w:rtl/>
        </w:rPr>
        <w:t>מהאמור</w:t>
      </w:r>
      <w:r w:rsidRPr="004D79CC">
        <w:rPr>
          <w:rFonts w:ascii="David" w:hAnsi="David" w:cs="David"/>
          <w:sz w:val="24"/>
          <w:szCs w:val="24"/>
          <w:rtl/>
        </w:rPr>
        <w:t xml:space="preserve"> </w:t>
      </w:r>
      <w:r w:rsidRPr="004D79CC">
        <w:rPr>
          <w:rFonts w:ascii="David" w:hAnsi="David" w:cs="David" w:hint="cs"/>
          <w:sz w:val="24"/>
          <w:szCs w:val="24"/>
          <w:rtl/>
        </w:rPr>
        <w:t>בסעיף</w:t>
      </w:r>
      <w:r w:rsidRPr="004D79CC">
        <w:rPr>
          <w:rFonts w:ascii="David" w:hAnsi="David" w:cs="David"/>
          <w:sz w:val="24"/>
          <w:szCs w:val="24"/>
          <w:rtl/>
        </w:rPr>
        <w:t xml:space="preserve"> 1 </w:t>
      </w:r>
      <w:r w:rsidRPr="004D79CC">
        <w:rPr>
          <w:rFonts w:ascii="David" w:hAnsi="David" w:cs="David" w:hint="cs"/>
          <w:sz w:val="24"/>
          <w:szCs w:val="24"/>
          <w:rtl/>
        </w:rPr>
        <w:t>להלן</w:t>
      </w:r>
      <w:r w:rsidRPr="004D79CC">
        <w:rPr>
          <w:rFonts w:ascii="David" w:hAnsi="David" w:cs="David"/>
          <w:sz w:val="24"/>
          <w:szCs w:val="24"/>
          <w:rtl/>
        </w:rPr>
        <w:t>.</w:t>
      </w:r>
    </w:p>
    <w:p w14:paraId="5BC9C52F" w14:textId="77777777" w:rsidR="002136E2" w:rsidRPr="004D79CC" w:rsidRDefault="002136E2" w:rsidP="002136E2">
      <w:pPr>
        <w:tabs>
          <w:tab w:val="left" w:pos="283"/>
          <w:tab w:val="left" w:pos="708"/>
        </w:tabs>
        <w:spacing w:after="0" w:line="240" w:lineRule="auto"/>
        <w:ind w:left="283" w:hanging="283"/>
        <w:jc w:val="both"/>
        <w:rPr>
          <w:rFonts w:ascii="David" w:hAnsi="David" w:cs="David"/>
          <w:sz w:val="24"/>
          <w:szCs w:val="24"/>
          <w:rtl/>
        </w:rPr>
      </w:pPr>
      <w:r w:rsidRPr="004D79CC">
        <w:rPr>
          <w:rFonts w:ascii="David" w:hAnsi="David" w:cs="David"/>
          <w:sz w:val="24"/>
          <w:szCs w:val="24"/>
          <w:rtl/>
        </w:rPr>
        <w:t>1.</w:t>
      </w:r>
      <w:r w:rsidRPr="004D79CC">
        <w:rPr>
          <w:rFonts w:ascii="David" w:hAnsi="David" w:cs="David"/>
          <w:sz w:val="24"/>
          <w:szCs w:val="24"/>
          <w:rtl/>
        </w:rPr>
        <w:tab/>
      </w:r>
      <w:r w:rsidRPr="004D79CC">
        <w:rPr>
          <w:rFonts w:ascii="David" w:hAnsi="David" w:cs="David"/>
          <w:b/>
          <w:bCs/>
          <w:sz w:val="24"/>
          <w:szCs w:val="24"/>
          <w:rtl/>
        </w:rPr>
        <w:t>ביטוח אחריות מקצועית</w:t>
      </w:r>
      <w:r w:rsidRPr="004D79CC">
        <w:rPr>
          <w:rFonts w:ascii="David" w:hAnsi="David" w:cs="David"/>
          <w:sz w:val="24"/>
          <w:szCs w:val="24"/>
          <w:rtl/>
        </w:rPr>
        <w:t>, לכיסוי חבותו המקצועית של היועץ ביחס להתחייבויותיו על פי ה</w:t>
      </w:r>
      <w:r w:rsidRPr="004D79CC">
        <w:rPr>
          <w:rFonts w:ascii="David" w:hAnsi="David" w:cs="David" w:hint="cs"/>
          <w:sz w:val="24"/>
          <w:szCs w:val="24"/>
          <w:rtl/>
        </w:rPr>
        <w:t>הסכם</w:t>
      </w:r>
      <w:r w:rsidRPr="004D79CC">
        <w:rPr>
          <w:rFonts w:ascii="David" w:hAnsi="David" w:cs="David"/>
          <w:sz w:val="24"/>
          <w:szCs w:val="24"/>
          <w:rtl/>
        </w:rPr>
        <w:t xml:space="preserve"> הנדון.</w:t>
      </w:r>
    </w:p>
    <w:p w14:paraId="669E7C0E" w14:textId="77777777" w:rsidR="002136E2" w:rsidRPr="004D79CC" w:rsidRDefault="002136E2" w:rsidP="002136E2">
      <w:pPr>
        <w:tabs>
          <w:tab w:val="left" w:pos="283"/>
          <w:tab w:val="left" w:pos="708"/>
        </w:tabs>
        <w:spacing w:after="0" w:line="240" w:lineRule="auto"/>
        <w:ind w:left="283" w:hanging="283"/>
        <w:jc w:val="both"/>
        <w:rPr>
          <w:rFonts w:ascii="David" w:hAnsi="David" w:cs="David"/>
          <w:sz w:val="24"/>
          <w:szCs w:val="24"/>
          <w:rtl/>
        </w:rPr>
      </w:pPr>
      <w:r w:rsidRPr="004D79CC">
        <w:rPr>
          <w:rFonts w:ascii="David" w:hAnsi="David" w:cs="David"/>
          <w:sz w:val="24"/>
          <w:szCs w:val="24"/>
          <w:rtl/>
        </w:rPr>
        <w:tab/>
        <w:t>גבול האחריות על פי הפוליסה לא יפחת מ- 4,000,000 ₪  (</w:t>
      </w:r>
      <w:r w:rsidRPr="004D79CC">
        <w:rPr>
          <w:rFonts w:ascii="David" w:hAnsi="David" w:cs="David" w:hint="cs"/>
          <w:sz w:val="24"/>
          <w:szCs w:val="24"/>
          <w:rtl/>
        </w:rPr>
        <w:t>ארבעה</w:t>
      </w:r>
      <w:r w:rsidRPr="004D79CC">
        <w:rPr>
          <w:rFonts w:ascii="David" w:hAnsi="David" w:cs="David"/>
          <w:sz w:val="24"/>
          <w:szCs w:val="24"/>
          <w:rtl/>
        </w:rPr>
        <w:t xml:space="preserve"> </w:t>
      </w:r>
      <w:r w:rsidRPr="004D79CC">
        <w:rPr>
          <w:rFonts w:ascii="David" w:hAnsi="David" w:cs="David" w:hint="cs"/>
          <w:sz w:val="24"/>
          <w:szCs w:val="24"/>
          <w:rtl/>
        </w:rPr>
        <w:t>מליון</w:t>
      </w:r>
      <w:r w:rsidRPr="004D79CC">
        <w:rPr>
          <w:rFonts w:ascii="David" w:hAnsi="David" w:cs="David"/>
          <w:sz w:val="24"/>
          <w:szCs w:val="24"/>
          <w:rtl/>
        </w:rPr>
        <w:t xml:space="preserve"> </w:t>
      </w:r>
      <w:r w:rsidRPr="004D79CC">
        <w:rPr>
          <w:rFonts w:ascii="David" w:hAnsi="David" w:cs="David" w:hint="cs"/>
          <w:sz w:val="24"/>
          <w:szCs w:val="24"/>
          <w:rtl/>
        </w:rPr>
        <w:t>₪</w:t>
      </w:r>
      <w:r w:rsidRPr="004D79CC">
        <w:rPr>
          <w:rFonts w:ascii="David" w:hAnsi="David" w:cs="David"/>
          <w:sz w:val="24"/>
          <w:szCs w:val="24"/>
          <w:rtl/>
        </w:rPr>
        <w:t>) לא</w:t>
      </w:r>
      <w:r w:rsidRPr="004D79CC">
        <w:rPr>
          <w:rFonts w:ascii="David" w:hAnsi="David" w:cs="David" w:hint="cs"/>
          <w:sz w:val="24"/>
          <w:szCs w:val="24"/>
          <w:rtl/>
        </w:rPr>
        <w:t>י</w:t>
      </w:r>
      <w:r w:rsidRPr="004D79CC">
        <w:rPr>
          <w:rFonts w:ascii="David" w:hAnsi="David" w:cs="David"/>
          <w:sz w:val="24"/>
          <w:szCs w:val="24"/>
          <w:rtl/>
        </w:rPr>
        <w:t>רוע ובסה"כ לתקופת הביטוח.</w:t>
      </w:r>
    </w:p>
    <w:p w14:paraId="690A1913" w14:textId="77777777" w:rsidR="002136E2" w:rsidRPr="004D79CC" w:rsidRDefault="002136E2" w:rsidP="002136E2">
      <w:pPr>
        <w:tabs>
          <w:tab w:val="left" w:pos="283"/>
          <w:tab w:val="left" w:pos="708"/>
        </w:tabs>
        <w:spacing w:after="0" w:line="240" w:lineRule="auto"/>
        <w:ind w:left="283" w:hanging="283"/>
        <w:jc w:val="both"/>
        <w:rPr>
          <w:rFonts w:ascii="David" w:hAnsi="David" w:cs="David"/>
          <w:sz w:val="24"/>
          <w:szCs w:val="24"/>
          <w:rtl/>
        </w:rPr>
      </w:pPr>
      <w:r w:rsidRPr="004D79CC">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4D79CC">
        <w:rPr>
          <w:rFonts w:ascii="David" w:hAnsi="David" w:cs="David" w:hint="cs"/>
          <w:sz w:val="24"/>
          <w:szCs w:val="24"/>
          <w:rtl/>
        </w:rPr>
        <w:t>הפרת</w:t>
      </w:r>
      <w:r w:rsidRPr="004D79CC">
        <w:rPr>
          <w:rFonts w:ascii="David" w:hAnsi="David" w:cs="David"/>
          <w:sz w:val="24"/>
          <w:szCs w:val="24"/>
          <w:rtl/>
        </w:rPr>
        <w:t xml:space="preserve"> סודיות , מעשה במתכוון, </w:t>
      </w:r>
      <w:r w:rsidRPr="004D79CC">
        <w:rPr>
          <w:rFonts w:ascii="David" w:hAnsi="David" w:cs="David" w:hint="cs"/>
          <w:sz w:val="24"/>
          <w:szCs w:val="24"/>
          <w:rtl/>
        </w:rPr>
        <w:t>דיבה</w:t>
      </w:r>
      <w:r w:rsidRPr="004D79CC">
        <w:rPr>
          <w:rFonts w:ascii="David" w:hAnsi="David" w:cs="David"/>
          <w:sz w:val="24"/>
          <w:szCs w:val="24"/>
          <w:rtl/>
        </w:rPr>
        <w:t xml:space="preserve"> </w:t>
      </w:r>
      <w:r w:rsidRPr="004D79CC">
        <w:rPr>
          <w:rFonts w:ascii="David" w:hAnsi="David" w:cs="David" w:hint="cs"/>
          <w:sz w:val="24"/>
          <w:szCs w:val="24"/>
          <w:rtl/>
        </w:rPr>
        <w:t>השמצה</w:t>
      </w:r>
      <w:r w:rsidRPr="004D79CC">
        <w:rPr>
          <w:rFonts w:ascii="David" w:hAnsi="David" w:cs="David"/>
          <w:sz w:val="24"/>
          <w:szCs w:val="24"/>
          <w:rtl/>
        </w:rPr>
        <w:t xml:space="preserve">, מעשה מרמה ו/או אי יושר של מי מעובדי </w:t>
      </w:r>
      <w:r w:rsidRPr="004D79CC">
        <w:rPr>
          <w:rFonts w:ascii="David" w:hAnsi="David" w:cs="David" w:hint="cs"/>
          <w:sz w:val="24"/>
          <w:szCs w:val="24"/>
          <w:rtl/>
        </w:rPr>
        <w:t>היועץ</w:t>
      </w:r>
      <w:r w:rsidRPr="004D79CC">
        <w:rPr>
          <w:rFonts w:ascii="David" w:hAnsi="David" w:cs="David"/>
          <w:sz w:val="24"/>
          <w:szCs w:val="24"/>
          <w:rtl/>
        </w:rPr>
        <w:t xml:space="preserve">, אובדן השימוש ו/או עיכוב ו/או נזק תוצאתי כלשהו. </w:t>
      </w:r>
      <w:r w:rsidRPr="004D79CC">
        <w:rPr>
          <w:rFonts w:ascii="David" w:hAnsi="David" w:cs="David" w:hint="cs"/>
          <w:sz w:val="24"/>
          <w:szCs w:val="24"/>
          <w:rtl/>
        </w:rPr>
        <w:t>ו</w:t>
      </w:r>
      <w:r w:rsidRPr="004D79CC">
        <w:rPr>
          <w:rFonts w:ascii="David" w:hAnsi="David" w:cs="David"/>
          <w:sz w:val="24"/>
          <w:szCs w:val="24"/>
          <w:rtl/>
        </w:rPr>
        <w:t xml:space="preserve">/או </w:t>
      </w:r>
      <w:r w:rsidRPr="004D79CC">
        <w:rPr>
          <w:rFonts w:ascii="David" w:hAnsi="David" w:cs="David" w:hint="cs"/>
          <w:sz w:val="24"/>
          <w:szCs w:val="24"/>
          <w:rtl/>
        </w:rPr>
        <w:t>חבות</w:t>
      </w:r>
      <w:r w:rsidRPr="004D79CC">
        <w:rPr>
          <w:rFonts w:ascii="David" w:hAnsi="David" w:cs="David"/>
          <w:sz w:val="24"/>
          <w:szCs w:val="24"/>
          <w:rtl/>
        </w:rPr>
        <w:t xml:space="preserve"> </w:t>
      </w:r>
      <w:r w:rsidRPr="004D79CC">
        <w:rPr>
          <w:rFonts w:ascii="David" w:hAnsi="David" w:cs="David" w:hint="cs"/>
          <w:sz w:val="24"/>
          <w:szCs w:val="24"/>
          <w:rtl/>
        </w:rPr>
        <w:t>נושא</w:t>
      </w:r>
      <w:r w:rsidRPr="004D79CC">
        <w:rPr>
          <w:rFonts w:ascii="David" w:hAnsi="David" w:cs="David"/>
          <w:sz w:val="24"/>
          <w:szCs w:val="24"/>
          <w:rtl/>
        </w:rPr>
        <w:t xml:space="preserve"> </w:t>
      </w:r>
      <w:r w:rsidRPr="004D79CC">
        <w:rPr>
          <w:rFonts w:ascii="David" w:hAnsi="David" w:cs="David" w:hint="cs"/>
          <w:sz w:val="24"/>
          <w:szCs w:val="24"/>
          <w:rtl/>
        </w:rPr>
        <w:t>משרה</w:t>
      </w:r>
      <w:r w:rsidRPr="004D79CC">
        <w:rPr>
          <w:rFonts w:ascii="David" w:hAnsi="David" w:cs="David"/>
          <w:sz w:val="24"/>
          <w:szCs w:val="24"/>
          <w:rtl/>
        </w:rPr>
        <w:t xml:space="preserve"> </w:t>
      </w:r>
      <w:r w:rsidRPr="004D79CC">
        <w:rPr>
          <w:rFonts w:ascii="David" w:hAnsi="David" w:cs="David" w:hint="cs"/>
          <w:sz w:val="24"/>
          <w:szCs w:val="24"/>
          <w:rtl/>
        </w:rPr>
        <w:t>למעט</w:t>
      </w:r>
      <w:r w:rsidRPr="004D79CC">
        <w:rPr>
          <w:rFonts w:ascii="David" w:hAnsi="David" w:cs="David"/>
          <w:sz w:val="24"/>
          <w:szCs w:val="24"/>
          <w:rtl/>
        </w:rPr>
        <w:t xml:space="preserve"> </w:t>
      </w:r>
      <w:r w:rsidRPr="004D79CC">
        <w:rPr>
          <w:rFonts w:ascii="David" w:hAnsi="David" w:cs="David" w:hint="cs"/>
          <w:sz w:val="24"/>
          <w:szCs w:val="24"/>
          <w:rtl/>
        </w:rPr>
        <w:t>במקרה</w:t>
      </w:r>
      <w:r w:rsidRPr="004D79CC">
        <w:rPr>
          <w:rFonts w:ascii="David" w:hAnsi="David" w:cs="David"/>
          <w:sz w:val="24"/>
          <w:szCs w:val="24"/>
          <w:rtl/>
        </w:rPr>
        <w:t xml:space="preserve"> </w:t>
      </w:r>
      <w:r w:rsidRPr="004D79CC">
        <w:rPr>
          <w:rFonts w:ascii="David" w:hAnsi="David" w:cs="David" w:hint="cs"/>
          <w:sz w:val="24"/>
          <w:szCs w:val="24"/>
          <w:rtl/>
        </w:rPr>
        <w:t>שהיא</w:t>
      </w:r>
      <w:r w:rsidRPr="004D79CC">
        <w:rPr>
          <w:rFonts w:ascii="David" w:hAnsi="David" w:cs="David"/>
          <w:sz w:val="24"/>
          <w:szCs w:val="24"/>
          <w:rtl/>
        </w:rPr>
        <w:t xml:space="preserve"> </w:t>
      </w:r>
      <w:r w:rsidRPr="004D79CC">
        <w:rPr>
          <w:rFonts w:ascii="David" w:hAnsi="David" w:cs="David" w:hint="cs"/>
          <w:sz w:val="24"/>
          <w:szCs w:val="24"/>
          <w:rtl/>
        </w:rPr>
        <w:t>ניתנת</w:t>
      </w:r>
      <w:r w:rsidRPr="004D79CC">
        <w:rPr>
          <w:rFonts w:ascii="David" w:hAnsi="David" w:cs="David"/>
          <w:sz w:val="24"/>
          <w:szCs w:val="24"/>
          <w:rtl/>
        </w:rPr>
        <w:t xml:space="preserve"> </w:t>
      </w:r>
      <w:r w:rsidRPr="004D79CC">
        <w:rPr>
          <w:rFonts w:ascii="David" w:hAnsi="David" w:cs="David" w:hint="cs"/>
          <w:sz w:val="24"/>
          <w:szCs w:val="24"/>
          <w:rtl/>
        </w:rPr>
        <w:t>לכיסוי</w:t>
      </w:r>
      <w:r w:rsidRPr="004D79CC">
        <w:rPr>
          <w:rFonts w:ascii="David" w:hAnsi="David" w:cs="David"/>
          <w:sz w:val="24"/>
          <w:szCs w:val="24"/>
          <w:rtl/>
        </w:rPr>
        <w:t xml:space="preserve"> </w:t>
      </w:r>
      <w:r w:rsidRPr="004D79CC">
        <w:rPr>
          <w:rFonts w:ascii="David" w:hAnsi="David" w:cs="David" w:hint="cs"/>
          <w:sz w:val="24"/>
          <w:szCs w:val="24"/>
          <w:rtl/>
        </w:rPr>
        <w:t>בפוליסת</w:t>
      </w:r>
      <w:r w:rsidRPr="004D79CC">
        <w:rPr>
          <w:rFonts w:ascii="David" w:hAnsi="David" w:cs="David"/>
          <w:sz w:val="24"/>
          <w:szCs w:val="24"/>
          <w:rtl/>
        </w:rPr>
        <w:t xml:space="preserve"> </w:t>
      </w:r>
      <w:r w:rsidRPr="004D79CC">
        <w:rPr>
          <w:rFonts w:ascii="David" w:hAnsi="David" w:cs="David" w:hint="cs"/>
          <w:sz w:val="24"/>
          <w:szCs w:val="24"/>
          <w:rtl/>
        </w:rPr>
        <w:t>נושאי</w:t>
      </w:r>
      <w:r w:rsidRPr="004D79CC">
        <w:rPr>
          <w:rFonts w:ascii="David" w:hAnsi="David" w:cs="David"/>
          <w:sz w:val="24"/>
          <w:szCs w:val="24"/>
          <w:rtl/>
        </w:rPr>
        <w:t xml:space="preserve"> </w:t>
      </w:r>
      <w:r w:rsidRPr="004D79CC">
        <w:rPr>
          <w:rFonts w:ascii="David" w:hAnsi="David" w:cs="David" w:hint="cs"/>
          <w:sz w:val="24"/>
          <w:szCs w:val="24"/>
          <w:rtl/>
        </w:rPr>
        <w:t>משרה</w:t>
      </w:r>
      <w:r w:rsidRPr="004D79CC">
        <w:rPr>
          <w:rFonts w:ascii="David" w:hAnsi="David" w:cs="David"/>
          <w:sz w:val="24"/>
          <w:szCs w:val="24"/>
          <w:rtl/>
        </w:rPr>
        <w:t xml:space="preserve"> . הכיסוי על פי הפוליסה </w:t>
      </w:r>
      <w:r w:rsidRPr="004D79CC">
        <w:rPr>
          <w:rFonts w:ascii="David" w:hAnsi="David" w:cs="David" w:hint="cs"/>
          <w:sz w:val="24"/>
          <w:szCs w:val="24"/>
          <w:rtl/>
        </w:rPr>
        <w:t>מ</w:t>
      </w:r>
      <w:r w:rsidRPr="004D79CC">
        <w:rPr>
          <w:rFonts w:ascii="David" w:hAnsi="David" w:cs="David"/>
          <w:sz w:val="24"/>
          <w:szCs w:val="24"/>
          <w:rtl/>
        </w:rPr>
        <w:t>ורחב לכלול את המזמין כמבוטח נוסף בגין חבות</w:t>
      </w:r>
      <w:r w:rsidRPr="004D79CC">
        <w:rPr>
          <w:rFonts w:ascii="David" w:hAnsi="David" w:cs="David" w:hint="cs"/>
          <w:sz w:val="24"/>
          <w:szCs w:val="24"/>
          <w:rtl/>
        </w:rPr>
        <w:t>ו</w:t>
      </w:r>
      <w:r w:rsidRPr="004D79CC">
        <w:rPr>
          <w:rFonts w:ascii="David" w:hAnsi="David" w:cs="David"/>
          <w:sz w:val="24"/>
          <w:szCs w:val="24"/>
          <w:rtl/>
        </w:rPr>
        <w:t xml:space="preserve"> כמזמין העבודה בכל הנובע מפעולותיו של </w:t>
      </w:r>
      <w:r w:rsidRPr="004D79CC">
        <w:rPr>
          <w:rFonts w:ascii="David" w:hAnsi="David" w:cs="David" w:hint="cs"/>
          <w:sz w:val="24"/>
          <w:szCs w:val="24"/>
          <w:rtl/>
        </w:rPr>
        <w:t>היועץ</w:t>
      </w:r>
      <w:r w:rsidRPr="004D79CC">
        <w:rPr>
          <w:rFonts w:ascii="David" w:hAnsi="David" w:cs="David"/>
          <w:sz w:val="24"/>
          <w:szCs w:val="24"/>
          <w:rtl/>
        </w:rPr>
        <w:t xml:space="preserve"> </w:t>
      </w:r>
      <w:r w:rsidRPr="004D79CC">
        <w:rPr>
          <w:rFonts w:ascii="David" w:hAnsi="David" w:cs="David" w:hint="cs"/>
          <w:sz w:val="24"/>
          <w:szCs w:val="24"/>
          <w:rtl/>
        </w:rPr>
        <w:t>והבאים</w:t>
      </w:r>
      <w:r w:rsidRPr="004D79CC">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4370CEA3" w14:textId="77777777" w:rsidR="002136E2" w:rsidRPr="004D79CC" w:rsidRDefault="002136E2" w:rsidP="002136E2">
      <w:pPr>
        <w:tabs>
          <w:tab w:val="left" w:pos="283"/>
          <w:tab w:val="left" w:pos="708"/>
        </w:tabs>
        <w:spacing w:after="0" w:line="240" w:lineRule="auto"/>
        <w:ind w:left="283" w:hanging="283"/>
        <w:jc w:val="both"/>
        <w:rPr>
          <w:rFonts w:ascii="David" w:hAnsi="David" w:cs="David"/>
          <w:sz w:val="24"/>
          <w:szCs w:val="24"/>
          <w:rtl/>
        </w:rPr>
      </w:pPr>
      <w:r w:rsidRPr="004D79CC">
        <w:rPr>
          <w:rFonts w:ascii="David" w:hAnsi="David" w:cs="David"/>
          <w:sz w:val="24"/>
          <w:szCs w:val="24"/>
          <w:rtl/>
        </w:rPr>
        <w:t>2.</w:t>
      </w:r>
      <w:r w:rsidRPr="004D79CC">
        <w:rPr>
          <w:rFonts w:ascii="David" w:hAnsi="David" w:cs="David"/>
          <w:sz w:val="24"/>
          <w:szCs w:val="24"/>
          <w:rtl/>
        </w:rPr>
        <w:tab/>
      </w:r>
      <w:r w:rsidRPr="004D79CC">
        <w:rPr>
          <w:rFonts w:ascii="David" w:hAnsi="David" w:cs="David"/>
          <w:b/>
          <w:bCs/>
          <w:sz w:val="24"/>
          <w:szCs w:val="24"/>
          <w:rtl/>
        </w:rPr>
        <w:t>ביטוח אחריות מעבידים</w:t>
      </w:r>
      <w:r w:rsidRPr="004D79CC">
        <w:rPr>
          <w:rFonts w:ascii="David" w:hAnsi="David" w:cs="David"/>
          <w:sz w:val="24"/>
          <w:szCs w:val="24"/>
          <w:rtl/>
        </w:rPr>
        <w:t xml:space="preserve">, </w:t>
      </w:r>
      <w:r w:rsidRPr="004D79CC">
        <w:rPr>
          <w:rFonts w:ascii="David" w:hAnsi="David" w:cs="David" w:hint="cs"/>
          <w:sz w:val="24"/>
          <w:szCs w:val="24"/>
          <w:rtl/>
        </w:rPr>
        <w:t>המבטח</w:t>
      </w:r>
      <w:r w:rsidRPr="004D79CC">
        <w:rPr>
          <w:rFonts w:ascii="David" w:hAnsi="David" w:cs="David"/>
          <w:sz w:val="24"/>
          <w:szCs w:val="24"/>
          <w:rtl/>
        </w:rPr>
        <w:t xml:space="preserve"> חבות </w:t>
      </w:r>
      <w:r w:rsidRPr="004D79CC">
        <w:rPr>
          <w:rFonts w:ascii="David" w:hAnsi="David" w:cs="David" w:hint="cs"/>
          <w:sz w:val="24"/>
          <w:szCs w:val="24"/>
          <w:rtl/>
        </w:rPr>
        <w:t>עפ</w:t>
      </w:r>
      <w:r w:rsidRPr="004D79CC">
        <w:rPr>
          <w:rFonts w:ascii="David" w:hAnsi="David" w:cs="David"/>
          <w:sz w:val="24"/>
          <w:szCs w:val="24"/>
          <w:rtl/>
        </w:rPr>
        <w:t xml:space="preserve">"י </w:t>
      </w:r>
      <w:r w:rsidRPr="004D79CC">
        <w:rPr>
          <w:rFonts w:ascii="David" w:hAnsi="David" w:cs="David" w:hint="cs"/>
          <w:sz w:val="24"/>
          <w:szCs w:val="24"/>
          <w:rtl/>
        </w:rPr>
        <w:t>פקודת</w:t>
      </w:r>
      <w:r w:rsidRPr="004D79CC">
        <w:rPr>
          <w:rFonts w:ascii="David" w:hAnsi="David" w:cs="David"/>
          <w:sz w:val="24"/>
          <w:szCs w:val="24"/>
          <w:rtl/>
        </w:rPr>
        <w:t xml:space="preserve"> </w:t>
      </w:r>
      <w:r w:rsidRPr="004D79CC">
        <w:rPr>
          <w:rFonts w:ascii="David" w:hAnsi="David" w:cs="David" w:hint="cs"/>
          <w:sz w:val="24"/>
          <w:szCs w:val="24"/>
          <w:rtl/>
        </w:rPr>
        <w:t>הנזיקין</w:t>
      </w:r>
      <w:r w:rsidRPr="004D79CC">
        <w:rPr>
          <w:rFonts w:ascii="David" w:hAnsi="David" w:cs="David"/>
          <w:sz w:val="24"/>
          <w:szCs w:val="24"/>
          <w:rtl/>
        </w:rPr>
        <w:t xml:space="preserve"> (נוסח </w:t>
      </w:r>
      <w:r w:rsidRPr="004D79CC">
        <w:rPr>
          <w:rFonts w:ascii="David" w:hAnsi="David" w:cs="David" w:hint="cs"/>
          <w:sz w:val="24"/>
          <w:szCs w:val="24"/>
          <w:rtl/>
        </w:rPr>
        <w:t>חדש</w:t>
      </w:r>
      <w:r w:rsidRPr="004D79CC">
        <w:rPr>
          <w:rFonts w:ascii="David" w:hAnsi="David" w:cs="David"/>
          <w:sz w:val="24"/>
          <w:szCs w:val="24"/>
          <w:rtl/>
        </w:rPr>
        <w:t xml:space="preserve">) </w:t>
      </w:r>
      <w:r w:rsidRPr="004D79CC">
        <w:rPr>
          <w:rFonts w:ascii="David" w:hAnsi="David" w:cs="David" w:hint="cs"/>
          <w:sz w:val="24"/>
          <w:szCs w:val="24"/>
          <w:rtl/>
        </w:rPr>
        <w:t>וחוק</w:t>
      </w:r>
      <w:r w:rsidRPr="004D79CC">
        <w:rPr>
          <w:rFonts w:ascii="David" w:hAnsi="David" w:cs="David"/>
          <w:sz w:val="24"/>
          <w:szCs w:val="24"/>
          <w:rtl/>
        </w:rPr>
        <w:t xml:space="preserve"> </w:t>
      </w:r>
      <w:r w:rsidRPr="004D79CC">
        <w:rPr>
          <w:rFonts w:ascii="David" w:hAnsi="David" w:cs="David" w:hint="cs"/>
          <w:sz w:val="24"/>
          <w:szCs w:val="24"/>
          <w:rtl/>
        </w:rPr>
        <w:t>האחריות</w:t>
      </w:r>
      <w:r w:rsidRPr="004D79CC">
        <w:rPr>
          <w:rFonts w:ascii="David" w:hAnsi="David" w:cs="David"/>
          <w:sz w:val="24"/>
          <w:szCs w:val="24"/>
          <w:rtl/>
        </w:rPr>
        <w:t xml:space="preserve"> </w:t>
      </w:r>
      <w:r w:rsidRPr="004D79CC">
        <w:rPr>
          <w:rFonts w:ascii="David" w:hAnsi="David" w:cs="David" w:hint="cs"/>
          <w:sz w:val="24"/>
          <w:szCs w:val="24"/>
          <w:rtl/>
        </w:rPr>
        <w:t>למוצרים</w:t>
      </w:r>
      <w:r w:rsidRPr="004D79CC">
        <w:rPr>
          <w:rFonts w:ascii="David" w:hAnsi="David" w:cs="David"/>
          <w:sz w:val="24"/>
          <w:szCs w:val="24"/>
          <w:rtl/>
        </w:rPr>
        <w:t xml:space="preserve"> </w:t>
      </w:r>
      <w:r w:rsidRPr="004D79CC">
        <w:rPr>
          <w:rFonts w:ascii="David" w:hAnsi="David" w:cs="David" w:hint="cs"/>
          <w:sz w:val="24"/>
          <w:szCs w:val="24"/>
          <w:rtl/>
        </w:rPr>
        <w:t>פגומים</w:t>
      </w:r>
      <w:r w:rsidRPr="004D79CC">
        <w:rPr>
          <w:rFonts w:ascii="David" w:hAnsi="David" w:cs="David"/>
          <w:sz w:val="24"/>
          <w:szCs w:val="24"/>
          <w:rtl/>
        </w:rPr>
        <w:t xml:space="preserve"> </w:t>
      </w:r>
      <w:r w:rsidRPr="004D79CC">
        <w:rPr>
          <w:rFonts w:ascii="David" w:hAnsi="David" w:cs="David" w:hint="cs"/>
          <w:sz w:val="24"/>
          <w:szCs w:val="24"/>
          <w:rtl/>
        </w:rPr>
        <w:t>תש</w:t>
      </w:r>
      <w:r w:rsidRPr="004D79CC">
        <w:rPr>
          <w:rFonts w:ascii="David" w:hAnsi="David" w:cs="David"/>
          <w:sz w:val="24"/>
          <w:szCs w:val="24"/>
          <w:rtl/>
        </w:rPr>
        <w:t xml:space="preserve">"ם-1980,  </w:t>
      </w:r>
      <w:r w:rsidRPr="004D79CC">
        <w:rPr>
          <w:rFonts w:ascii="David" w:hAnsi="David" w:cs="David" w:hint="cs"/>
          <w:sz w:val="24"/>
          <w:szCs w:val="24"/>
          <w:rtl/>
        </w:rPr>
        <w:t>כלפי</w:t>
      </w:r>
      <w:r w:rsidRPr="004D79CC">
        <w:rPr>
          <w:rFonts w:ascii="David" w:hAnsi="David" w:cs="David"/>
          <w:sz w:val="24"/>
          <w:szCs w:val="24"/>
          <w:rtl/>
        </w:rPr>
        <w:t xml:space="preserve"> </w:t>
      </w:r>
      <w:r w:rsidRPr="004D79CC">
        <w:rPr>
          <w:rFonts w:ascii="David" w:hAnsi="David" w:cs="David" w:hint="cs"/>
          <w:sz w:val="24"/>
          <w:szCs w:val="24"/>
          <w:rtl/>
        </w:rPr>
        <w:t>כל</w:t>
      </w:r>
      <w:r w:rsidRPr="004D79CC">
        <w:rPr>
          <w:rFonts w:ascii="David" w:hAnsi="David" w:cs="David"/>
          <w:sz w:val="24"/>
          <w:szCs w:val="24"/>
          <w:rtl/>
        </w:rPr>
        <w:t xml:space="preserve"> </w:t>
      </w:r>
      <w:r w:rsidRPr="004D79CC">
        <w:rPr>
          <w:rFonts w:ascii="David" w:hAnsi="David" w:cs="David" w:hint="cs"/>
          <w:sz w:val="24"/>
          <w:szCs w:val="24"/>
          <w:rtl/>
        </w:rPr>
        <w:t>העובדים</w:t>
      </w:r>
      <w:r w:rsidRPr="004D79CC">
        <w:rPr>
          <w:rFonts w:ascii="David" w:hAnsi="David" w:cs="David"/>
          <w:sz w:val="24"/>
          <w:szCs w:val="24"/>
          <w:rtl/>
        </w:rPr>
        <w:t xml:space="preserve">, </w:t>
      </w:r>
      <w:r w:rsidRPr="004D79CC">
        <w:rPr>
          <w:rFonts w:ascii="David" w:hAnsi="David" w:cs="David" w:hint="cs"/>
          <w:sz w:val="24"/>
          <w:szCs w:val="24"/>
          <w:rtl/>
        </w:rPr>
        <w:t>המועסקים</w:t>
      </w:r>
      <w:r w:rsidRPr="004D79CC">
        <w:rPr>
          <w:rFonts w:ascii="David" w:hAnsi="David" w:cs="David"/>
          <w:sz w:val="24"/>
          <w:szCs w:val="24"/>
          <w:rtl/>
        </w:rPr>
        <w:t xml:space="preserve"> </w:t>
      </w:r>
      <w:r w:rsidRPr="004D79CC">
        <w:rPr>
          <w:rFonts w:ascii="David" w:hAnsi="David" w:cs="David" w:hint="cs"/>
          <w:sz w:val="24"/>
          <w:szCs w:val="24"/>
          <w:rtl/>
        </w:rPr>
        <w:t>על</w:t>
      </w:r>
      <w:r w:rsidRPr="004D79CC">
        <w:rPr>
          <w:rFonts w:ascii="David" w:hAnsi="David" w:cs="David"/>
          <w:sz w:val="24"/>
          <w:szCs w:val="24"/>
          <w:rtl/>
        </w:rPr>
        <w:t xml:space="preserve"> </w:t>
      </w:r>
      <w:r w:rsidRPr="004D79CC">
        <w:rPr>
          <w:rFonts w:ascii="David" w:hAnsi="David" w:cs="David" w:hint="cs"/>
          <w:sz w:val="24"/>
          <w:szCs w:val="24"/>
          <w:rtl/>
        </w:rPr>
        <w:t>ידי</w:t>
      </w:r>
      <w:r w:rsidRPr="004D79CC">
        <w:rPr>
          <w:rFonts w:ascii="David" w:hAnsi="David" w:cs="David"/>
          <w:sz w:val="24"/>
          <w:szCs w:val="24"/>
          <w:rtl/>
        </w:rPr>
        <w:t xml:space="preserve"> </w:t>
      </w:r>
      <w:r w:rsidRPr="004D79CC">
        <w:rPr>
          <w:rFonts w:ascii="David" w:hAnsi="David" w:cs="David" w:hint="cs"/>
          <w:sz w:val="24"/>
          <w:szCs w:val="24"/>
          <w:rtl/>
        </w:rPr>
        <w:t>היועץ</w:t>
      </w:r>
      <w:r w:rsidRPr="004D79CC">
        <w:rPr>
          <w:rFonts w:ascii="David" w:hAnsi="David" w:cs="David"/>
          <w:sz w:val="24"/>
          <w:szCs w:val="24"/>
          <w:rtl/>
        </w:rPr>
        <w:t xml:space="preserve">, </w:t>
      </w:r>
      <w:r w:rsidRPr="004D79CC">
        <w:rPr>
          <w:rFonts w:ascii="David" w:hAnsi="David" w:cs="David" w:hint="cs"/>
          <w:sz w:val="24"/>
          <w:szCs w:val="24"/>
          <w:rtl/>
        </w:rPr>
        <w:t>בגין</w:t>
      </w:r>
      <w:r w:rsidRPr="004D79CC">
        <w:rPr>
          <w:rFonts w:ascii="David" w:hAnsi="David" w:cs="David"/>
          <w:sz w:val="24"/>
          <w:szCs w:val="24"/>
          <w:rtl/>
        </w:rPr>
        <w:t xml:space="preserve"> </w:t>
      </w:r>
      <w:r w:rsidRPr="004D79CC">
        <w:rPr>
          <w:rFonts w:ascii="David" w:hAnsi="David" w:cs="David" w:hint="cs"/>
          <w:sz w:val="24"/>
          <w:szCs w:val="24"/>
          <w:rtl/>
        </w:rPr>
        <w:t>פגיעה</w:t>
      </w:r>
      <w:r w:rsidRPr="004D79CC">
        <w:rPr>
          <w:rFonts w:ascii="David" w:hAnsi="David" w:cs="David"/>
          <w:sz w:val="24"/>
          <w:szCs w:val="24"/>
          <w:rtl/>
        </w:rPr>
        <w:t xml:space="preserve"> </w:t>
      </w:r>
      <w:r w:rsidRPr="004D79CC">
        <w:rPr>
          <w:rFonts w:ascii="David" w:hAnsi="David" w:cs="David" w:hint="cs"/>
          <w:sz w:val="24"/>
          <w:szCs w:val="24"/>
          <w:rtl/>
        </w:rPr>
        <w:t>גופנית</w:t>
      </w:r>
      <w:r w:rsidRPr="004D79CC">
        <w:rPr>
          <w:rFonts w:ascii="David" w:hAnsi="David" w:cs="David"/>
          <w:sz w:val="24"/>
          <w:szCs w:val="24"/>
          <w:rtl/>
        </w:rPr>
        <w:t xml:space="preserve"> </w:t>
      </w:r>
      <w:r w:rsidRPr="004D79CC">
        <w:rPr>
          <w:rFonts w:ascii="David" w:hAnsi="David" w:cs="David" w:hint="cs"/>
          <w:sz w:val="24"/>
          <w:szCs w:val="24"/>
          <w:rtl/>
        </w:rPr>
        <w:t>או</w:t>
      </w:r>
      <w:r w:rsidRPr="004D79CC">
        <w:rPr>
          <w:rFonts w:ascii="David" w:hAnsi="David" w:cs="David"/>
          <w:sz w:val="24"/>
          <w:szCs w:val="24"/>
          <w:rtl/>
        </w:rPr>
        <w:t xml:space="preserve"> </w:t>
      </w:r>
      <w:r w:rsidRPr="004D79CC">
        <w:rPr>
          <w:rFonts w:ascii="David" w:hAnsi="David" w:cs="David" w:hint="cs"/>
          <w:sz w:val="24"/>
          <w:szCs w:val="24"/>
          <w:rtl/>
        </w:rPr>
        <w:t>מחלה</w:t>
      </w:r>
      <w:r w:rsidRPr="004D79CC">
        <w:rPr>
          <w:rFonts w:ascii="David" w:hAnsi="David" w:cs="David"/>
          <w:sz w:val="24"/>
          <w:szCs w:val="24"/>
          <w:rtl/>
        </w:rPr>
        <w:t xml:space="preserve"> </w:t>
      </w:r>
      <w:r w:rsidRPr="004D79CC">
        <w:rPr>
          <w:rFonts w:ascii="David" w:hAnsi="David" w:cs="David" w:hint="cs"/>
          <w:sz w:val="24"/>
          <w:szCs w:val="24"/>
          <w:rtl/>
        </w:rPr>
        <w:t>העלולים</w:t>
      </w:r>
      <w:r w:rsidRPr="004D79CC">
        <w:rPr>
          <w:rFonts w:ascii="David" w:hAnsi="David" w:cs="David"/>
          <w:sz w:val="24"/>
          <w:szCs w:val="24"/>
          <w:rtl/>
        </w:rPr>
        <w:t xml:space="preserve"> </w:t>
      </w:r>
      <w:r w:rsidRPr="004D79CC">
        <w:rPr>
          <w:rFonts w:ascii="David" w:hAnsi="David" w:cs="David" w:hint="cs"/>
          <w:sz w:val="24"/>
          <w:szCs w:val="24"/>
          <w:rtl/>
        </w:rPr>
        <w:t>להגרם</w:t>
      </w:r>
      <w:r w:rsidRPr="004D79CC">
        <w:rPr>
          <w:rFonts w:ascii="David" w:hAnsi="David" w:cs="David"/>
          <w:sz w:val="24"/>
          <w:szCs w:val="24"/>
          <w:rtl/>
        </w:rPr>
        <w:t xml:space="preserve"> </w:t>
      </w:r>
      <w:r w:rsidRPr="004D79CC">
        <w:rPr>
          <w:rFonts w:ascii="David" w:hAnsi="David" w:cs="David" w:hint="cs"/>
          <w:sz w:val="24"/>
          <w:szCs w:val="24"/>
          <w:rtl/>
        </w:rPr>
        <w:t>למי</w:t>
      </w:r>
      <w:r w:rsidRPr="004D79CC">
        <w:rPr>
          <w:rFonts w:ascii="David" w:hAnsi="David" w:cs="David"/>
          <w:sz w:val="24"/>
          <w:szCs w:val="24"/>
          <w:rtl/>
        </w:rPr>
        <w:t xml:space="preserve"> </w:t>
      </w:r>
      <w:r w:rsidRPr="004D79CC">
        <w:rPr>
          <w:rFonts w:ascii="David" w:hAnsi="David" w:cs="David" w:hint="cs"/>
          <w:sz w:val="24"/>
          <w:szCs w:val="24"/>
          <w:rtl/>
        </w:rPr>
        <w:t>מהם</w:t>
      </w:r>
      <w:r w:rsidRPr="004D79CC">
        <w:rPr>
          <w:rFonts w:ascii="David" w:hAnsi="David" w:cs="David"/>
          <w:sz w:val="24"/>
          <w:szCs w:val="24"/>
          <w:rtl/>
        </w:rPr>
        <w:t xml:space="preserve"> </w:t>
      </w:r>
      <w:r w:rsidRPr="004D79CC">
        <w:rPr>
          <w:rFonts w:ascii="David" w:hAnsi="David" w:cs="David" w:hint="cs"/>
          <w:sz w:val="24"/>
          <w:szCs w:val="24"/>
          <w:rtl/>
        </w:rPr>
        <w:t>תוך</w:t>
      </w:r>
      <w:r w:rsidRPr="004D79CC">
        <w:rPr>
          <w:rFonts w:ascii="David" w:hAnsi="David" w:cs="David"/>
          <w:sz w:val="24"/>
          <w:szCs w:val="24"/>
          <w:rtl/>
        </w:rPr>
        <w:t xml:space="preserve"> </w:t>
      </w:r>
      <w:r w:rsidRPr="004D79CC">
        <w:rPr>
          <w:rFonts w:ascii="David" w:hAnsi="David" w:cs="David" w:hint="cs"/>
          <w:sz w:val="24"/>
          <w:szCs w:val="24"/>
          <w:rtl/>
        </w:rPr>
        <w:t>כדי</w:t>
      </w:r>
      <w:r w:rsidRPr="004D79CC">
        <w:rPr>
          <w:rFonts w:ascii="David" w:hAnsi="David" w:cs="David"/>
          <w:sz w:val="24"/>
          <w:szCs w:val="24"/>
          <w:rtl/>
        </w:rPr>
        <w:t xml:space="preserve"> </w:t>
      </w:r>
      <w:r w:rsidRPr="004D79CC">
        <w:rPr>
          <w:rFonts w:ascii="David" w:hAnsi="David" w:cs="David" w:hint="cs"/>
          <w:sz w:val="24"/>
          <w:szCs w:val="24"/>
          <w:rtl/>
        </w:rPr>
        <w:t>ועקב</w:t>
      </w:r>
      <w:r w:rsidRPr="004D79CC">
        <w:rPr>
          <w:rFonts w:ascii="David" w:hAnsi="David" w:cs="David"/>
          <w:sz w:val="24"/>
          <w:szCs w:val="24"/>
          <w:rtl/>
        </w:rPr>
        <w:t xml:space="preserve"> </w:t>
      </w:r>
      <w:r w:rsidRPr="004D79CC">
        <w:rPr>
          <w:rFonts w:ascii="David" w:hAnsi="David" w:cs="David" w:hint="cs"/>
          <w:sz w:val="24"/>
          <w:szCs w:val="24"/>
          <w:rtl/>
        </w:rPr>
        <w:t>העסקתם</w:t>
      </w:r>
      <w:r w:rsidRPr="004D79CC">
        <w:rPr>
          <w:rFonts w:ascii="David" w:hAnsi="David" w:cs="David"/>
          <w:sz w:val="24"/>
          <w:szCs w:val="24"/>
          <w:rtl/>
        </w:rPr>
        <w:t xml:space="preserve"> </w:t>
      </w:r>
      <w:r w:rsidRPr="004D79CC">
        <w:rPr>
          <w:rFonts w:ascii="David" w:hAnsi="David" w:cs="David" w:hint="cs"/>
          <w:sz w:val="24"/>
          <w:szCs w:val="24"/>
          <w:rtl/>
        </w:rPr>
        <w:t>על</w:t>
      </w:r>
      <w:r w:rsidRPr="004D79CC">
        <w:rPr>
          <w:rFonts w:ascii="David" w:hAnsi="David" w:cs="David"/>
          <w:sz w:val="24"/>
          <w:szCs w:val="24"/>
          <w:rtl/>
        </w:rPr>
        <w:t xml:space="preserve"> </w:t>
      </w:r>
      <w:r w:rsidRPr="004D79CC">
        <w:rPr>
          <w:rFonts w:ascii="David" w:hAnsi="David" w:cs="David" w:hint="cs"/>
          <w:sz w:val="24"/>
          <w:szCs w:val="24"/>
          <w:rtl/>
        </w:rPr>
        <w:t>פי</w:t>
      </w:r>
      <w:r w:rsidRPr="004D79CC">
        <w:rPr>
          <w:rFonts w:ascii="David" w:hAnsi="David" w:cs="David"/>
          <w:sz w:val="24"/>
          <w:szCs w:val="24"/>
          <w:rtl/>
        </w:rPr>
        <w:t xml:space="preserve"> </w:t>
      </w:r>
      <w:r w:rsidRPr="004D79CC">
        <w:rPr>
          <w:rFonts w:ascii="David" w:hAnsi="David" w:cs="David" w:hint="cs"/>
          <w:sz w:val="24"/>
          <w:szCs w:val="24"/>
          <w:rtl/>
        </w:rPr>
        <w:t>ההסכם</w:t>
      </w:r>
      <w:r w:rsidRPr="004D79CC">
        <w:rPr>
          <w:rFonts w:ascii="David" w:hAnsi="David" w:cs="David"/>
          <w:sz w:val="24"/>
          <w:szCs w:val="24"/>
          <w:rtl/>
        </w:rPr>
        <w:t xml:space="preserve"> </w:t>
      </w:r>
      <w:r w:rsidRPr="004D79CC">
        <w:rPr>
          <w:rFonts w:ascii="David" w:hAnsi="David" w:cs="David" w:hint="cs"/>
          <w:sz w:val="24"/>
          <w:szCs w:val="24"/>
          <w:rtl/>
        </w:rPr>
        <w:t>ב</w:t>
      </w:r>
      <w:r w:rsidRPr="004D79CC">
        <w:rPr>
          <w:rFonts w:ascii="David" w:hAnsi="David" w:cs="David"/>
          <w:sz w:val="24"/>
          <w:szCs w:val="24"/>
          <w:rtl/>
        </w:rPr>
        <w:t xml:space="preserve">גבול האחריות </w:t>
      </w:r>
      <w:r w:rsidRPr="004D79CC">
        <w:rPr>
          <w:rFonts w:ascii="David" w:hAnsi="David" w:cs="David" w:hint="cs"/>
          <w:sz w:val="24"/>
          <w:szCs w:val="24"/>
          <w:rtl/>
        </w:rPr>
        <w:t>ש</w:t>
      </w:r>
      <w:r w:rsidRPr="004D79CC">
        <w:rPr>
          <w:rFonts w:ascii="David" w:hAnsi="David" w:cs="David"/>
          <w:sz w:val="24"/>
          <w:szCs w:val="24"/>
          <w:rtl/>
        </w:rPr>
        <w:t xml:space="preserve">אינו </w:t>
      </w:r>
      <w:r w:rsidRPr="004D79CC">
        <w:rPr>
          <w:rFonts w:ascii="David" w:hAnsi="David" w:cs="David" w:hint="cs"/>
          <w:sz w:val="24"/>
          <w:szCs w:val="24"/>
          <w:rtl/>
        </w:rPr>
        <w:t>נופל</w:t>
      </w:r>
      <w:r w:rsidRPr="004D79CC">
        <w:rPr>
          <w:rFonts w:ascii="David" w:hAnsi="David" w:cs="David"/>
          <w:sz w:val="24"/>
          <w:szCs w:val="24"/>
          <w:rtl/>
        </w:rPr>
        <w:t xml:space="preserve"> מ-20,000,000 </w:t>
      </w:r>
      <w:r w:rsidRPr="004D79CC">
        <w:rPr>
          <w:rFonts w:ascii="David" w:hAnsi="David" w:cs="David" w:hint="cs"/>
          <w:sz w:val="24"/>
          <w:szCs w:val="24"/>
          <w:rtl/>
        </w:rPr>
        <w:t>₪</w:t>
      </w:r>
      <w:r w:rsidRPr="004D79CC">
        <w:rPr>
          <w:rFonts w:ascii="David" w:hAnsi="David" w:cs="David"/>
          <w:sz w:val="24"/>
          <w:szCs w:val="24"/>
          <w:rtl/>
        </w:rPr>
        <w:t xml:space="preserve">  (</w:t>
      </w:r>
      <w:r w:rsidRPr="004D79CC">
        <w:rPr>
          <w:rFonts w:ascii="David" w:hAnsi="David" w:cs="David" w:hint="cs"/>
          <w:sz w:val="24"/>
          <w:szCs w:val="24"/>
          <w:rtl/>
        </w:rPr>
        <w:t>עשרים</w:t>
      </w:r>
      <w:r w:rsidRPr="004D79CC">
        <w:rPr>
          <w:rFonts w:ascii="David" w:hAnsi="David" w:cs="David"/>
          <w:sz w:val="24"/>
          <w:szCs w:val="24"/>
          <w:rtl/>
        </w:rPr>
        <w:t xml:space="preserve"> מ</w:t>
      </w:r>
      <w:r w:rsidRPr="004D79CC">
        <w:rPr>
          <w:rFonts w:ascii="David" w:hAnsi="David" w:cs="David" w:hint="cs"/>
          <w:sz w:val="24"/>
          <w:szCs w:val="24"/>
          <w:rtl/>
        </w:rPr>
        <w:t>י</w:t>
      </w:r>
      <w:r w:rsidRPr="004D79CC">
        <w:rPr>
          <w:rFonts w:ascii="David" w:hAnsi="David" w:cs="David"/>
          <w:sz w:val="24"/>
          <w:szCs w:val="24"/>
          <w:rtl/>
        </w:rPr>
        <w:t xml:space="preserve">ליון </w:t>
      </w:r>
      <w:r w:rsidRPr="004D79CC">
        <w:rPr>
          <w:rFonts w:ascii="David" w:hAnsi="David" w:cs="David" w:hint="cs"/>
          <w:sz w:val="24"/>
          <w:szCs w:val="24"/>
          <w:rtl/>
        </w:rPr>
        <w:t>₪</w:t>
      </w:r>
      <w:r w:rsidRPr="004D79CC">
        <w:rPr>
          <w:rFonts w:ascii="David" w:hAnsi="David" w:cs="David"/>
          <w:sz w:val="24"/>
          <w:szCs w:val="24"/>
          <w:rtl/>
        </w:rPr>
        <w:t xml:space="preserve"> ) לעובד אחד, לא</w:t>
      </w:r>
      <w:r w:rsidRPr="004D79CC">
        <w:rPr>
          <w:rFonts w:ascii="David" w:hAnsi="David" w:cs="David" w:hint="cs"/>
          <w:sz w:val="24"/>
          <w:szCs w:val="24"/>
          <w:rtl/>
        </w:rPr>
        <w:t>י</w:t>
      </w:r>
      <w:r w:rsidRPr="004D79CC">
        <w:rPr>
          <w:rFonts w:ascii="David" w:hAnsi="David" w:cs="David"/>
          <w:sz w:val="24"/>
          <w:szCs w:val="24"/>
          <w:rtl/>
        </w:rPr>
        <w:t>רוע ובסה"כ לתקופת ביטוח שנתית.</w:t>
      </w:r>
    </w:p>
    <w:p w14:paraId="59B409CC" w14:textId="77777777" w:rsidR="002136E2" w:rsidRPr="004D79CC" w:rsidRDefault="002136E2" w:rsidP="002136E2">
      <w:pPr>
        <w:tabs>
          <w:tab w:val="left" w:pos="283"/>
          <w:tab w:val="left" w:pos="708"/>
        </w:tabs>
        <w:spacing w:after="0" w:line="240" w:lineRule="auto"/>
        <w:ind w:left="283" w:hanging="283"/>
        <w:jc w:val="both"/>
        <w:rPr>
          <w:rFonts w:ascii="David" w:hAnsi="David" w:cs="David"/>
          <w:sz w:val="24"/>
          <w:szCs w:val="24"/>
          <w:rtl/>
        </w:rPr>
      </w:pPr>
      <w:r w:rsidRPr="004D79CC">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4D79CC">
        <w:rPr>
          <w:rFonts w:ascii="David" w:hAnsi="David" w:cs="David" w:hint="cs"/>
          <w:sz w:val="24"/>
          <w:szCs w:val="24"/>
          <w:rtl/>
        </w:rPr>
        <w:t>שימוש</w:t>
      </w:r>
      <w:r w:rsidRPr="004D79CC">
        <w:rPr>
          <w:rFonts w:ascii="David" w:hAnsi="David" w:cs="David"/>
          <w:sz w:val="24"/>
          <w:szCs w:val="24"/>
          <w:rtl/>
        </w:rPr>
        <w:t xml:space="preserve"> </w:t>
      </w:r>
      <w:r w:rsidRPr="004D79CC">
        <w:rPr>
          <w:rFonts w:ascii="David" w:hAnsi="David" w:cs="David" w:hint="cs"/>
          <w:sz w:val="24"/>
          <w:szCs w:val="24"/>
          <w:rtl/>
        </w:rPr>
        <w:t>במנופים</w:t>
      </w:r>
      <w:r w:rsidRPr="004D79CC">
        <w:rPr>
          <w:rFonts w:ascii="David" w:hAnsi="David" w:cs="David"/>
          <w:sz w:val="24"/>
          <w:szCs w:val="24"/>
          <w:rtl/>
        </w:rPr>
        <w:t xml:space="preserve"> </w:t>
      </w:r>
      <w:r w:rsidRPr="004D79CC">
        <w:rPr>
          <w:rFonts w:ascii="David" w:hAnsi="David" w:cs="David" w:hint="cs"/>
          <w:sz w:val="24"/>
          <w:szCs w:val="24"/>
          <w:rtl/>
        </w:rPr>
        <w:t>ו</w:t>
      </w:r>
      <w:r w:rsidRPr="004D79CC">
        <w:rPr>
          <w:rFonts w:ascii="David" w:hAnsi="David" w:cs="David"/>
          <w:sz w:val="24"/>
          <w:szCs w:val="24"/>
          <w:rtl/>
        </w:rPr>
        <w:t xml:space="preserve">/או </w:t>
      </w:r>
      <w:r w:rsidRPr="004D79CC">
        <w:rPr>
          <w:rFonts w:ascii="David" w:hAnsi="David" w:cs="David" w:hint="cs"/>
          <w:sz w:val="24"/>
          <w:szCs w:val="24"/>
          <w:rtl/>
        </w:rPr>
        <w:t>במכונות</w:t>
      </w:r>
      <w:r w:rsidRPr="004D79CC">
        <w:rPr>
          <w:rFonts w:ascii="David" w:hAnsi="David" w:cs="David"/>
          <w:sz w:val="24"/>
          <w:szCs w:val="24"/>
          <w:rtl/>
        </w:rPr>
        <w:t xml:space="preserve"> </w:t>
      </w:r>
      <w:r w:rsidRPr="004D79CC">
        <w:rPr>
          <w:rFonts w:ascii="David" w:hAnsi="David" w:cs="David" w:hint="cs"/>
          <w:sz w:val="24"/>
          <w:szCs w:val="24"/>
          <w:rtl/>
        </w:rPr>
        <w:t>הרמה</w:t>
      </w:r>
      <w:r w:rsidRPr="004D79CC">
        <w:rPr>
          <w:rFonts w:ascii="David" w:hAnsi="David" w:cs="David"/>
          <w:sz w:val="24"/>
          <w:szCs w:val="24"/>
          <w:rtl/>
        </w:rPr>
        <w:t xml:space="preserve">, </w:t>
      </w:r>
      <w:r w:rsidRPr="004D79CC">
        <w:rPr>
          <w:rFonts w:ascii="David" w:hAnsi="David" w:cs="David" w:hint="cs"/>
          <w:sz w:val="24"/>
          <w:szCs w:val="24"/>
          <w:rtl/>
        </w:rPr>
        <w:t>עבודות</w:t>
      </w:r>
      <w:r w:rsidRPr="004D79CC">
        <w:rPr>
          <w:rFonts w:ascii="David" w:hAnsi="David" w:cs="David"/>
          <w:sz w:val="24"/>
          <w:szCs w:val="24"/>
          <w:rtl/>
        </w:rPr>
        <w:t xml:space="preserve"> </w:t>
      </w:r>
      <w:r w:rsidRPr="004D79CC">
        <w:rPr>
          <w:rFonts w:ascii="David" w:hAnsi="David" w:cs="David" w:hint="cs"/>
          <w:sz w:val="24"/>
          <w:szCs w:val="24"/>
          <w:rtl/>
        </w:rPr>
        <w:t>בגובה</w:t>
      </w:r>
      <w:r w:rsidRPr="004D79CC">
        <w:rPr>
          <w:rFonts w:ascii="David" w:hAnsi="David" w:cs="David"/>
          <w:sz w:val="24"/>
          <w:szCs w:val="24"/>
          <w:rtl/>
        </w:rPr>
        <w:t>, פ</w:t>
      </w:r>
      <w:r w:rsidRPr="004D79CC">
        <w:rPr>
          <w:rFonts w:ascii="David" w:hAnsi="David" w:cs="David" w:hint="cs"/>
          <w:sz w:val="24"/>
          <w:szCs w:val="24"/>
          <w:rtl/>
        </w:rPr>
        <w:t>י</w:t>
      </w:r>
      <w:r w:rsidRPr="004D79CC">
        <w:rPr>
          <w:rFonts w:ascii="David" w:hAnsi="David" w:cs="David"/>
          <w:sz w:val="24"/>
          <w:szCs w:val="24"/>
          <w:rtl/>
        </w:rPr>
        <w:t>תיונות ורעלים וכן בדבר העסקת נוער ,</w:t>
      </w:r>
      <w:r w:rsidRPr="004D79CC">
        <w:rPr>
          <w:rFonts w:ascii="David" w:hAnsi="David" w:cs="David" w:hint="cs"/>
          <w:sz w:val="24"/>
          <w:szCs w:val="24"/>
          <w:rtl/>
        </w:rPr>
        <w:t>עבודות</w:t>
      </w:r>
      <w:r w:rsidRPr="004D79CC">
        <w:rPr>
          <w:rFonts w:ascii="David" w:hAnsi="David" w:cs="David"/>
          <w:sz w:val="24"/>
          <w:szCs w:val="24"/>
          <w:rtl/>
        </w:rPr>
        <w:t xml:space="preserve"> </w:t>
      </w:r>
      <w:r w:rsidRPr="004D79CC">
        <w:rPr>
          <w:rFonts w:ascii="David" w:hAnsi="David" w:cs="David" w:hint="cs"/>
          <w:sz w:val="24"/>
          <w:szCs w:val="24"/>
          <w:rtl/>
        </w:rPr>
        <w:t>חוץ</w:t>
      </w:r>
      <w:r w:rsidRPr="004D79CC">
        <w:rPr>
          <w:rFonts w:ascii="David" w:hAnsi="David" w:cs="David"/>
          <w:sz w:val="24"/>
          <w:szCs w:val="24"/>
          <w:rtl/>
        </w:rPr>
        <w:t xml:space="preserve">. הביטוח </w:t>
      </w:r>
      <w:r w:rsidRPr="004D79CC">
        <w:rPr>
          <w:rFonts w:ascii="David" w:hAnsi="David" w:cs="David" w:hint="cs"/>
          <w:sz w:val="24"/>
          <w:szCs w:val="24"/>
          <w:rtl/>
        </w:rPr>
        <w:t>מ</w:t>
      </w:r>
      <w:r w:rsidRPr="004D79CC">
        <w:rPr>
          <w:rFonts w:ascii="David" w:hAnsi="David" w:cs="David"/>
          <w:sz w:val="24"/>
          <w:szCs w:val="24"/>
          <w:rtl/>
        </w:rPr>
        <w:t xml:space="preserve">ורחב לשפות את </w:t>
      </w:r>
      <w:r w:rsidRPr="004D79CC">
        <w:rPr>
          <w:rFonts w:ascii="David" w:hAnsi="David" w:cs="David" w:hint="cs"/>
          <w:sz w:val="24"/>
          <w:szCs w:val="24"/>
          <w:rtl/>
        </w:rPr>
        <w:t>המזמין</w:t>
      </w:r>
      <w:r w:rsidRPr="004D79CC">
        <w:rPr>
          <w:rFonts w:ascii="David" w:hAnsi="David" w:cs="David"/>
          <w:sz w:val="24"/>
          <w:szCs w:val="24"/>
          <w:rtl/>
        </w:rPr>
        <w:t xml:space="preserve"> היה </w:t>
      </w:r>
      <w:r w:rsidRPr="004D79CC">
        <w:rPr>
          <w:rFonts w:ascii="David" w:hAnsi="David" w:cs="David" w:hint="cs"/>
          <w:sz w:val="24"/>
          <w:szCs w:val="24"/>
          <w:rtl/>
        </w:rPr>
        <w:t>ונטען</w:t>
      </w:r>
      <w:r w:rsidRPr="004D79CC">
        <w:rPr>
          <w:rFonts w:ascii="David" w:hAnsi="David" w:cs="David"/>
          <w:sz w:val="24"/>
          <w:szCs w:val="24"/>
        </w:rPr>
        <w:t xml:space="preserve"> </w:t>
      </w:r>
      <w:r w:rsidRPr="004D79CC">
        <w:rPr>
          <w:rFonts w:ascii="David" w:hAnsi="David" w:cs="David"/>
          <w:sz w:val="24"/>
          <w:szCs w:val="24"/>
          <w:rtl/>
        </w:rPr>
        <w:t xml:space="preserve">לעניין קרות תאונת עבודה </w:t>
      </w:r>
      <w:r w:rsidRPr="004D79CC">
        <w:rPr>
          <w:rFonts w:ascii="David" w:hAnsi="David" w:cs="David" w:hint="cs"/>
          <w:sz w:val="24"/>
          <w:szCs w:val="24"/>
          <w:rtl/>
        </w:rPr>
        <w:t>ו</w:t>
      </w:r>
      <w:r w:rsidRPr="004D79CC">
        <w:rPr>
          <w:rFonts w:ascii="David" w:hAnsi="David" w:cs="David"/>
          <w:sz w:val="24"/>
          <w:szCs w:val="24"/>
          <w:rtl/>
        </w:rPr>
        <w:t xml:space="preserve">/או מחלה </w:t>
      </w:r>
      <w:r w:rsidRPr="004D79CC">
        <w:rPr>
          <w:rFonts w:ascii="David" w:hAnsi="David" w:cs="David" w:hint="cs"/>
          <w:sz w:val="24"/>
          <w:szCs w:val="24"/>
          <w:rtl/>
        </w:rPr>
        <w:t>כלשהי</w:t>
      </w:r>
      <w:r w:rsidRPr="004D79CC">
        <w:rPr>
          <w:rFonts w:ascii="David" w:hAnsi="David" w:cs="David"/>
          <w:sz w:val="24"/>
          <w:szCs w:val="24"/>
        </w:rPr>
        <w:t xml:space="preserve"> </w:t>
      </w:r>
      <w:r w:rsidRPr="004D79CC">
        <w:rPr>
          <w:rFonts w:ascii="David" w:hAnsi="David" w:cs="David"/>
          <w:sz w:val="24"/>
          <w:szCs w:val="24"/>
          <w:rtl/>
        </w:rPr>
        <w:t>כי ה</w:t>
      </w:r>
      <w:r w:rsidRPr="004D79CC">
        <w:rPr>
          <w:rFonts w:ascii="David" w:hAnsi="David" w:cs="David" w:hint="cs"/>
          <w:sz w:val="24"/>
          <w:szCs w:val="24"/>
          <w:rtl/>
        </w:rPr>
        <w:t>וא</w:t>
      </w:r>
      <w:r w:rsidRPr="004D79CC">
        <w:rPr>
          <w:rFonts w:ascii="David" w:hAnsi="David" w:cs="David"/>
          <w:sz w:val="24"/>
          <w:szCs w:val="24"/>
          <w:rtl/>
        </w:rPr>
        <w:t xml:space="preserve"> נושא בחובות מעביד כלשהם כלפי מי </w:t>
      </w:r>
      <w:r w:rsidRPr="004D79CC">
        <w:rPr>
          <w:rFonts w:ascii="David" w:hAnsi="David" w:cs="David" w:hint="cs"/>
          <w:sz w:val="24"/>
          <w:szCs w:val="24"/>
          <w:rtl/>
        </w:rPr>
        <w:t>מעובדי</w:t>
      </w:r>
      <w:r w:rsidRPr="004D79CC">
        <w:rPr>
          <w:rFonts w:ascii="David" w:hAnsi="David" w:cs="David"/>
          <w:sz w:val="24"/>
          <w:szCs w:val="24"/>
          <w:rtl/>
        </w:rPr>
        <w:t xml:space="preserve"> </w:t>
      </w:r>
      <w:r w:rsidRPr="004D79CC">
        <w:rPr>
          <w:rFonts w:ascii="David" w:hAnsi="David" w:cs="David" w:hint="cs"/>
          <w:sz w:val="24"/>
          <w:szCs w:val="24"/>
          <w:rtl/>
        </w:rPr>
        <w:t>היועץ</w:t>
      </w:r>
      <w:r w:rsidRPr="004D79CC">
        <w:rPr>
          <w:rFonts w:ascii="David" w:hAnsi="David" w:cs="David"/>
          <w:sz w:val="24"/>
          <w:szCs w:val="24"/>
          <w:rtl/>
        </w:rPr>
        <w:t>.</w:t>
      </w:r>
      <w:r w:rsidRPr="004D79CC">
        <w:rPr>
          <w:rFonts w:ascii="David" w:hAnsi="David" w:cs="David"/>
          <w:sz w:val="24"/>
          <w:szCs w:val="24"/>
          <w:rtl/>
        </w:rPr>
        <w:tab/>
      </w:r>
      <w:r w:rsidRPr="004D79CC">
        <w:rPr>
          <w:rFonts w:ascii="David" w:hAnsi="David" w:cs="David"/>
          <w:sz w:val="24"/>
          <w:szCs w:val="24"/>
          <w:rtl/>
        </w:rPr>
        <w:br/>
      </w:r>
    </w:p>
    <w:p w14:paraId="6AE8B4FE" w14:textId="77777777" w:rsidR="002136E2" w:rsidRPr="004D79CC" w:rsidRDefault="002136E2" w:rsidP="002136E2">
      <w:pPr>
        <w:tabs>
          <w:tab w:val="left" w:pos="283"/>
          <w:tab w:val="left" w:pos="708"/>
        </w:tabs>
        <w:spacing w:after="0" w:line="240" w:lineRule="auto"/>
        <w:ind w:left="283" w:hanging="283"/>
        <w:jc w:val="both"/>
        <w:rPr>
          <w:rFonts w:ascii="David" w:hAnsi="David" w:cs="David"/>
          <w:sz w:val="24"/>
          <w:szCs w:val="24"/>
          <w:rtl/>
        </w:rPr>
      </w:pPr>
      <w:r w:rsidRPr="004D79CC">
        <w:rPr>
          <w:rFonts w:ascii="David" w:hAnsi="David" w:cs="David"/>
          <w:sz w:val="24"/>
          <w:szCs w:val="24"/>
          <w:rtl/>
        </w:rPr>
        <w:t>3</w:t>
      </w:r>
      <w:r w:rsidRPr="004D79CC">
        <w:rPr>
          <w:rFonts w:ascii="David" w:hAnsi="David" w:cs="David"/>
          <w:sz w:val="24"/>
          <w:szCs w:val="24"/>
          <w:rtl/>
        </w:rPr>
        <w:tab/>
      </w:r>
      <w:r w:rsidRPr="004D79CC">
        <w:rPr>
          <w:rFonts w:ascii="David" w:hAnsi="David" w:cs="David"/>
          <w:b/>
          <w:bCs/>
          <w:sz w:val="24"/>
          <w:szCs w:val="24"/>
          <w:rtl/>
        </w:rPr>
        <w:t>ביטוח אחריות כלפי צד שלישי</w:t>
      </w:r>
      <w:r w:rsidRPr="004D79CC">
        <w:rPr>
          <w:rFonts w:ascii="David" w:hAnsi="David" w:cs="David"/>
          <w:sz w:val="24"/>
          <w:szCs w:val="24"/>
          <w:rtl/>
        </w:rPr>
        <w:t xml:space="preserve"> </w:t>
      </w:r>
      <w:r w:rsidRPr="004D79CC">
        <w:rPr>
          <w:rFonts w:ascii="David" w:hAnsi="David" w:cs="David" w:hint="cs"/>
          <w:sz w:val="24"/>
          <w:szCs w:val="24"/>
          <w:rtl/>
        </w:rPr>
        <w:t>המבטח</w:t>
      </w:r>
      <w:r w:rsidRPr="004D79CC">
        <w:rPr>
          <w:rFonts w:ascii="David" w:hAnsi="David" w:cs="David"/>
          <w:sz w:val="24"/>
          <w:szCs w:val="24"/>
          <w:rtl/>
        </w:rPr>
        <w:t xml:space="preserve"> </w:t>
      </w:r>
      <w:r w:rsidRPr="004D79CC">
        <w:rPr>
          <w:rFonts w:ascii="David" w:hAnsi="David" w:cs="David" w:hint="cs"/>
          <w:sz w:val="24"/>
          <w:szCs w:val="24"/>
          <w:rtl/>
        </w:rPr>
        <w:t>את</w:t>
      </w:r>
      <w:r w:rsidRPr="004D79CC">
        <w:rPr>
          <w:rFonts w:ascii="David" w:hAnsi="David" w:cs="David"/>
          <w:sz w:val="24"/>
          <w:szCs w:val="24"/>
          <w:rtl/>
        </w:rPr>
        <w:t xml:space="preserve"> חבות </w:t>
      </w:r>
      <w:r w:rsidRPr="004D79CC">
        <w:rPr>
          <w:rFonts w:ascii="David" w:hAnsi="David" w:cs="David" w:hint="cs"/>
          <w:sz w:val="24"/>
          <w:szCs w:val="24"/>
          <w:rtl/>
        </w:rPr>
        <w:t>היועץ</w:t>
      </w:r>
      <w:r w:rsidRPr="004D79CC">
        <w:rPr>
          <w:rFonts w:ascii="David" w:hAnsi="David" w:cs="David"/>
          <w:sz w:val="24"/>
          <w:szCs w:val="24"/>
          <w:rtl/>
        </w:rPr>
        <w:t xml:space="preserve"> על פי דין בגבול אחריות שלא יפחת מ- 4,000,000 </w:t>
      </w:r>
      <w:r w:rsidRPr="004D79CC">
        <w:rPr>
          <w:rFonts w:ascii="David" w:hAnsi="David" w:cs="David" w:hint="cs"/>
          <w:sz w:val="24"/>
          <w:szCs w:val="24"/>
          <w:rtl/>
        </w:rPr>
        <w:t>₪</w:t>
      </w:r>
      <w:r w:rsidRPr="004D79CC">
        <w:rPr>
          <w:rFonts w:ascii="David" w:hAnsi="David" w:cs="David"/>
          <w:sz w:val="24"/>
          <w:szCs w:val="24"/>
          <w:rtl/>
        </w:rPr>
        <w:t xml:space="preserve"> (ארבעה </w:t>
      </w:r>
      <w:r w:rsidRPr="004D79CC">
        <w:rPr>
          <w:rFonts w:ascii="David" w:hAnsi="David" w:cs="David" w:hint="cs"/>
          <w:sz w:val="24"/>
          <w:szCs w:val="24"/>
          <w:rtl/>
        </w:rPr>
        <w:t>מיליון</w:t>
      </w:r>
      <w:r w:rsidRPr="004D79CC">
        <w:rPr>
          <w:rFonts w:ascii="David" w:hAnsi="David" w:cs="David"/>
          <w:sz w:val="24"/>
          <w:szCs w:val="24"/>
          <w:rtl/>
        </w:rPr>
        <w:t xml:space="preserve"> </w:t>
      </w:r>
      <w:r w:rsidRPr="004D79CC">
        <w:rPr>
          <w:rFonts w:ascii="David" w:hAnsi="David" w:cs="David" w:hint="cs"/>
          <w:sz w:val="24"/>
          <w:szCs w:val="24"/>
          <w:rtl/>
        </w:rPr>
        <w:t>₪</w:t>
      </w:r>
      <w:r w:rsidRPr="004D79CC">
        <w:rPr>
          <w:rFonts w:ascii="David" w:hAnsi="David" w:cs="David"/>
          <w:sz w:val="24"/>
          <w:szCs w:val="24"/>
          <w:rtl/>
        </w:rPr>
        <w:t>) למקרה ולתקופת ביטוח שנתית, בגין א</w:t>
      </w:r>
      <w:r w:rsidRPr="004D79CC">
        <w:rPr>
          <w:rFonts w:ascii="David" w:hAnsi="David" w:cs="David" w:hint="cs"/>
          <w:sz w:val="24"/>
          <w:szCs w:val="24"/>
          <w:rtl/>
        </w:rPr>
        <w:t>י</w:t>
      </w:r>
      <w:r w:rsidRPr="004D79CC">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7C7464F6" w14:textId="77777777" w:rsidR="002136E2" w:rsidRPr="004D79CC" w:rsidRDefault="002136E2" w:rsidP="002136E2">
      <w:pPr>
        <w:tabs>
          <w:tab w:val="left" w:pos="283"/>
          <w:tab w:val="left" w:pos="708"/>
        </w:tabs>
        <w:spacing w:after="0" w:line="240" w:lineRule="auto"/>
        <w:ind w:left="283" w:hanging="283"/>
        <w:jc w:val="both"/>
        <w:rPr>
          <w:rFonts w:ascii="David" w:hAnsi="David" w:cs="David"/>
          <w:sz w:val="24"/>
          <w:szCs w:val="24"/>
          <w:rtl/>
        </w:rPr>
      </w:pPr>
      <w:r w:rsidRPr="004D79CC">
        <w:rPr>
          <w:rFonts w:ascii="David" w:hAnsi="David" w:cs="David"/>
          <w:sz w:val="24"/>
          <w:szCs w:val="24"/>
          <w:rtl/>
        </w:rPr>
        <w:tab/>
      </w:r>
      <w:r w:rsidRPr="004D79CC">
        <w:rPr>
          <w:rFonts w:ascii="David" w:hAnsi="David" w:cs="David" w:hint="cs"/>
          <w:sz w:val="24"/>
          <w:szCs w:val="24"/>
          <w:rtl/>
        </w:rPr>
        <w:t>ביטוח</w:t>
      </w:r>
      <w:r w:rsidRPr="004D79CC">
        <w:rPr>
          <w:rFonts w:ascii="David" w:hAnsi="David" w:cs="David"/>
          <w:sz w:val="24"/>
          <w:szCs w:val="24"/>
          <w:rtl/>
        </w:rPr>
        <w:t xml:space="preserve"> זה לא  כפוף לכל הגבלה בדבר חבות הנובעת מאש, התפוצצות, בהלה, מכשירי הרמה, </w:t>
      </w:r>
      <w:r w:rsidRPr="004D79CC">
        <w:rPr>
          <w:rFonts w:ascii="David" w:hAnsi="David" w:cs="David" w:hint="cs"/>
          <w:sz w:val="24"/>
          <w:szCs w:val="24"/>
          <w:rtl/>
        </w:rPr>
        <w:t>חבות</w:t>
      </w:r>
      <w:r w:rsidRPr="004D79CC">
        <w:rPr>
          <w:rFonts w:ascii="David" w:hAnsi="David" w:cs="David"/>
          <w:sz w:val="24"/>
          <w:szCs w:val="24"/>
        </w:rPr>
        <w:t xml:space="preserve"> </w:t>
      </w:r>
      <w:r w:rsidRPr="004D79CC">
        <w:rPr>
          <w:rFonts w:ascii="David" w:hAnsi="David" w:cs="David"/>
          <w:sz w:val="24"/>
          <w:szCs w:val="24"/>
          <w:rtl/>
        </w:rPr>
        <w:t xml:space="preserve">בגין וכלפי קבלנים, קבלני </w:t>
      </w:r>
      <w:r w:rsidRPr="004D79CC">
        <w:rPr>
          <w:rFonts w:ascii="David" w:hAnsi="David" w:cs="David" w:hint="cs"/>
          <w:sz w:val="24"/>
          <w:szCs w:val="24"/>
          <w:rtl/>
        </w:rPr>
        <w:t>משנה</w:t>
      </w:r>
      <w:r w:rsidRPr="004D79CC">
        <w:rPr>
          <w:rFonts w:ascii="David" w:hAnsi="David" w:cs="David"/>
          <w:sz w:val="24"/>
          <w:szCs w:val="24"/>
        </w:rPr>
        <w:t xml:space="preserve"> </w:t>
      </w:r>
      <w:r w:rsidRPr="004D79CC">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4D79CC">
        <w:rPr>
          <w:rFonts w:ascii="David" w:hAnsi="David" w:cs="David" w:hint="cs"/>
          <w:sz w:val="24"/>
          <w:szCs w:val="24"/>
          <w:rtl/>
        </w:rPr>
        <w:t>עבודות</w:t>
      </w:r>
      <w:r w:rsidRPr="004D79CC">
        <w:rPr>
          <w:rFonts w:ascii="David" w:hAnsi="David" w:cs="David"/>
          <w:sz w:val="24"/>
          <w:szCs w:val="24"/>
          <w:rtl/>
        </w:rPr>
        <w:t xml:space="preserve"> </w:t>
      </w:r>
      <w:r w:rsidRPr="004D79CC">
        <w:rPr>
          <w:rFonts w:ascii="David" w:hAnsi="David" w:cs="David" w:hint="cs"/>
          <w:sz w:val="24"/>
          <w:szCs w:val="24"/>
          <w:rtl/>
        </w:rPr>
        <w:t>חוץ</w:t>
      </w:r>
      <w:r w:rsidRPr="004D79CC">
        <w:rPr>
          <w:rFonts w:ascii="David" w:hAnsi="David" w:cs="David"/>
          <w:sz w:val="24"/>
          <w:szCs w:val="24"/>
          <w:rtl/>
        </w:rPr>
        <w:t xml:space="preserve">, וכן תביעות שיבוב מצד המוסד לביטוח לאומי. </w:t>
      </w:r>
      <w:r w:rsidRPr="004D79CC">
        <w:rPr>
          <w:rFonts w:ascii="David" w:hAnsi="David" w:cs="David"/>
          <w:sz w:val="24"/>
          <w:szCs w:val="24"/>
          <w:rtl/>
        </w:rPr>
        <w:br/>
      </w:r>
      <w:r w:rsidRPr="004D79CC">
        <w:rPr>
          <w:rFonts w:ascii="David" w:hAnsi="David" w:cs="David" w:hint="cs"/>
          <w:sz w:val="24"/>
          <w:szCs w:val="24"/>
          <w:rtl/>
        </w:rPr>
        <w:t>הביטוח</w:t>
      </w:r>
      <w:r w:rsidRPr="004D79CC">
        <w:rPr>
          <w:rFonts w:ascii="David" w:hAnsi="David" w:cs="David"/>
          <w:sz w:val="24"/>
          <w:szCs w:val="24"/>
          <w:rtl/>
        </w:rPr>
        <w:t xml:space="preserve"> </w:t>
      </w:r>
      <w:r w:rsidRPr="004D79CC">
        <w:rPr>
          <w:rFonts w:ascii="David" w:hAnsi="David" w:cs="David" w:hint="cs"/>
          <w:sz w:val="24"/>
          <w:szCs w:val="24"/>
          <w:rtl/>
        </w:rPr>
        <w:t>מ</w:t>
      </w:r>
      <w:r w:rsidRPr="004D79CC">
        <w:rPr>
          <w:rFonts w:ascii="David" w:hAnsi="David" w:cs="David"/>
          <w:sz w:val="24"/>
          <w:szCs w:val="24"/>
          <w:rtl/>
        </w:rPr>
        <w:t>ורחב ל</w:t>
      </w:r>
      <w:r w:rsidRPr="004D79CC">
        <w:rPr>
          <w:rFonts w:ascii="David" w:hAnsi="David" w:cs="David" w:hint="cs"/>
          <w:sz w:val="24"/>
          <w:szCs w:val="24"/>
          <w:rtl/>
        </w:rPr>
        <w:t>שפות</w:t>
      </w:r>
      <w:r w:rsidRPr="004D79CC">
        <w:rPr>
          <w:rFonts w:ascii="David" w:hAnsi="David" w:cs="David"/>
          <w:sz w:val="24"/>
          <w:szCs w:val="24"/>
          <w:rtl/>
        </w:rPr>
        <w:t xml:space="preserve"> את </w:t>
      </w:r>
      <w:r w:rsidRPr="004D79CC">
        <w:rPr>
          <w:rFonts w:ascii="David" w:hAnsi="David" w:cs="David" w:hint="cs"/>
          <w:sz w:val="24"/>
          <w:szCs w:val="24"/>
          <w:rtl/>
        </w:rPr>
        <w:t>המזמין</w:t>
      </w:r>
      <w:r w:rsidRPr="004D79CC">
        <w:rPr>
          <w:rFonts w:ascii="David" w:hAnsi="David" w:cs="David"/>
          <w:sz w:val="24"/>
          <w:szCs w:val="24"/>
          <w:rtl/>
        </w:rPr>
        <w:t xml:space="preserve"> בגין אחריות</w:t>
      </w:r>
      <w:r w:rsidRPr="004D79CC">
        <w:rPr>
          <w:rFonts w:ascii="David" w:hAnsi="David" w:cs="David" w:hint="cs"/>
          <w:sz w:val="24"/>
          <w:szCs w:val="24"/>
          <w:rtl/>
        </w:rPr>
        <w:t>ו</w:t>
      </w:r>
      <w:r w:rsidRPr="004D79CC">
        <w:rPr>
          <w:rFonts w:ascii="David" w:hAnsi="David" w:cs="David"/>
          <w:sz w:val="24"/>
          <w:szCs w:val="24"/>
          <w:rtl/>
        </w:rPr>
        <w:t xml:space="preserve"> למעשי ו/או מחדלי </w:t>
      </w:r>
      <w:r w:rsidRPr="004D79CC">
        <w:rPr>
          <w:rFonts w:ascii="David" w:hAnsi="David" w:cs="David" w:hint="cs"/>
          <w:sz w:val="24"/>
          <w:szCs w:val="24"/>
          <w:rtl/>
        </w:rPr>
        <w:t>היועץ</w:t>
      </w:r>
      <w:r w:rsidRPr="004D79CC">
        <w:rPr>
          <w:rFonts w:ascii="David" w:hAnsi="David" w:cs="David"/>
          <w:sz w:val="24"/>
          <w:szCs w:val="24"/>
          <w:rtl/>
        </w:rPr>
        <w:t xml:space="preserve"> </w:t>
      </w:r>
      <w:r w:rsidRPr="004D79CC">
        <w:rPr>
          <w:rFonts w:ascii="David" w:hAnsi="David" w:cs="David" w:hint="cs"/>
          <w:sz w:val="24"/>
          <w:szCs w:val="24"/>
          <w:rtl/>
        </w:rPr>
        <w:t>והבאים</w:t>
      </w:r>
      <w:r w:rsidRPr="004D79CC">
        <w:rPr>
          <w:rFonts w:ascii="David" w:hAnsi="David" w:cs="David"/>
          <w:sz w:val="24"/>
          <w:szCs w:val="24"/>
          <w:rtl/>
        </w:rPr>
        <w:t xml:space="preserve"> </w:t>
      </w:r>
      <w:r w:rsidRPr="004D79CC">
        <w:rPr>
          <w:rFonts w:ascii="David" w:hAnsi="David" w:cs="David" w:hint="cs"/>
          <w:sz w:val="24"/>
          <w:szCs w:val="24"/>
          <w:rtl/>
        </w:rPr>
        <w:t>מטעמו</w:t>
      </w:r>
      <w:r w:rsidRPr="004D79CC">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185238C4" w14:textId="77777777" w:rsidR="002136E2" w:rsidRPr="004D79CC" w:rsidRDefault="002136E2" w:rsidP="002136E2">
      <w:pPr>
        <w:numPr>
          <w:ilvl w:val="0"/>
          <w:numId w:val="19"/>
        </w:numPr>
        <w:tabs>
          <w:tab w:val="left" w:pos="283"/>
        </w:tabs>
        <w:spacing w:before="0" w:beforeAutospacing="0" w:after="0" w:afterAutospacing="0" w:line="240" w:lineRule="auto"/>
        <w:jc w:val="both"/>
        <w:rPr>
          <w:rFonts w:ascii="David" w:hAnsi="David" w:cs="David"/>
          <w:sz w:val="24"/>
          <w:szCs w:val="24"/>
        </w:rPr>
      </w:pPr>
      <w:r w:rsidRPr="004D79CC">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558735F" w14:textId="77777777" w:rsidR="002136E2" w:rsidRPr="004D79CC" w:rsidRDefault="002136E2" w:rsidP="002136E2">
      <w:pPr>
        <w:numPr>
          <w:ilvl w:val="0"/>
          <w:numId w:val="19"/>
        </w:numPr>
        <w:tabs>
          <w:tab w:val="left" w:pos="283"/>
        </w:tabs>
        <w:spacing w:before="0" w:beforeAutospacing="0" w:after="0" w:afterAutospacing="0" w:line="240" w:lineRule="auto"/>
        <w:jc w:val="both"/>
        <w:rPr>
          <w:rFonts w:ascii="David" w:hAnsi="David" w:cs="David"/>
          <w:sz w:val="24"/>
          <w:szCs w:val="24"/>
          <w:rtl/>
        </w:rPr>
      </w:pPr>
      <w:r w:rsidRPr="004D79CC">
        <w:rPr>
          <w:rFonts w:ascii="David" w:hAnsi="David" w:cs="David" w:hint="cs"/>
          <w:sz w:val="24"/>
          <w:szCs w:val="24"/>
          <w:rtl/>
        </w:rPr>
        <w:t>הפוליסה</w:t>
      </w:r>
      <w:r w:rsidRPr="004D79CC">
        <w:rPr>
          <w:rFonts w:ascii="David" w:hAnsi="David" w:cs="David"/>
          <w:sz w:val="24"/>
          <w:szCs w:val="24"/>
          <w:rtl/>
        </w:rPr>
        <w:t xml:space="preserve"> </w:t>
      </w:r>
      <w:r w:rsidRPr="004D79CC">
        <w:rPr>
          <w:rFonts w:ascii="David" w:hAnsi="David" w:cs="David" w:hint="cs"/>
          <w:sz w:val="24"/>
          <w:szCs w:val="24"/>
          <w:rtl/>
        </w:rPr>
        <w:t>תכלולנה</w:t>
      </w:r>
      <w:r w:rsidRPr="004D79CC">
        <w:rPr>
          <w:rFonts w:ascii="David" w:hAnsi="David" w:cs="David"/>
          <w:sz w:val="24"/>
          <w:szCs w:val="24"/>
          <w:rtl/>
        </w:rPr>
        <w:t xml:space="preserve"> </w:t>
      </w:r>
      <w:r w:rsidRPr="004D79CC">
        <w:rPr>
          <w:rFonts w:ascii="David" w:hAnsi="David" w:cs="David" w:hint="cs"/>
          <w:sz w:val="24"/>
          <w:szCs w:val="24"/>
          <w:rtl/>
        </w:rPr>
        <w:t>התחייבות</w:t>
      </w:r>
      <w:r w:rsidRPr="004D79CC">
        <w:rPr>
          <w:rFonts w:ascii="David" w:hAnsi="David" w:cs="David"/>
          <w:sz w:val="24"/>
          <w:szCs w:val="24"/>
          <w:rtl/>
        </w:rPr>
        <w:t xml:space="preserve"> </w:t>
      </w:r>
      <w:r w:rsidRPr="004D79CC">
        <w:rPr>
          <w:rFonts w:ascii="David" w:hAnsi="David" w:cs="David" w:hint="cs"/>
          <w:sz w:val="24"/>
          <w:szCs w:val="24"/>
          <w:rtl/>
        </w:rPr>
        <w:t>לוויתור</w:t>
      </w:r>
      <w:r w:rsidRPr="004D79CC">
        <w:rPr>
          <w:rFonts w:ascii="David" w:hAnsi="David" w:cs="David"/>
          <w:sz w:val="24"/>
          <w:szCs w:val="24"/>
          <w:rtl/>
        </w:rPr>
        <w:t xml:space="preserve"> </w:t>
      </w:r>
      <w:r w:rsidRPr="004D79CC">
        <w:rPr>
          <w:rFonts w:ascii="David" w:hAnsi="David" w:cs="David" w:hint="cs"/>
          <w:sz w:val="24"/>
          <w:szCs w:val="24"/>
          <w:rtl/>
        </w:rPr>
        <w:t>על</w:t>
      </w:r>
      <w:r w:rsidRPr="004D79CC">
        <w:rPr>
          <w:rFonts w:ascii="David" w:hAnsi="David" w:cs="David"/>
          <w:sz w:val="24"/>
          <w:szCs w:val="24"/>
          <w:rtl/>
        </w:rPr>
        <w:t xml:space="preserve"> </w:t>
      </w:r>
      <w:r w:rsidRPr="004D79CC">
        <w:rPr>
          <w:rFonts w:ascii="David" w:hAnsi="David" w:cs="David" w:hint="cs"/>
          <w:sz w:val="24"/>
          <w:szCs w:val="24"/>
          <w:rtl/>
        </w:rPr>
        <w:t>זכות</w:t>
      </w:r>
      <w:r w:rsidRPr="004D79CC">
        <w:rPr>
          <w:rFonts w:ascii="David" w:hAnsi="David" w:cs="David"/>
          <w:sz w:val="24"/>
          <w:szCs w:val="24"/>
          <w:rtl/>
        </w:rPr>
        <w:t xml:space="preserve"> </w:t>
      </w:r>
      <w:r w:rsidRPr="004D79CC">
        <w:rPr>
          <w:rFonts w:ascii="David" w:hAnsi="David" w:cs="David" w:hint="cs"/>
          <w:sz w:val="24"/>
          <w:szCs w:val="24"/>
          <w:rtl/>
        </w:rPr>
        <w:t>שיבוב</w:t>
      </w:r>
      <w:r w:rsidRPr="004D79CC">
        <w:rPr>
          <w:rFonts w:ascii="David" w:hAnsi="David" w:cs="David"/>
          <w:sz w:val="24"/>
          <w:szCs w:val="24"/>
          <w:rtl/>
        </w:rPr>
        <w:t xml:space="preserve"> </w:t>
      </w:r>
      <w:r w:rsidRPr="004D79CC">
        <w:rPr>
          <w:rFonts w:ascii="David" w:hAnsi="David" w:cs="David" w:hint="cs"/>
          <w:sz w:val="24"/>
          <w:szCs w:val="24"/>
          <w:rtl/>
        </w:rPr>
        <w:t>כלפי</w:t>
      </w:r>
      <w:r w:rsidRPr="004D79CC">
        <w:rPr>
          <w:rFonts w:ascii="David" w:hAnsi="David" w:cs="David"/>
          <w:sz w:val="24"/>
          <w:szCs w:val="24"/>
          <w:rtl/>
        </w:rPr>
        <w:t xml:space="preserve"> </w:t>
      </w:r>
      <w:r w:rsidRPr="004D79CC">
        <w:rPr>
          <w:rFonts w:ascii="David" w:hAnsi="David" w:cs="David" w:hint="cs"/>
          <w:sz w:val="24"/>
          <w:szCs w:val="24"/>
          <w:rtl/>
        </w:rPr>
        <w:t>המזמין</w:t>
      </w:r>
      <w:r w:rsidRPr="004D79CC">
        <w:rPr>
          <w:rFonts w:ascii="David" w:hAnsi="David" w:cs="David"/>
          <w:sz w:val="24"/>
          <w:szCs w:val="24"/>
          <w:rtl/>
        </w:rPr>
        <w:t xml:space="preserve">, </w:t>
      </w:r>
      <w:r w:rsidRPr="004D79CC">
        <w:rPr>
          <w:rFonts w:ascii="David" w:hAnsi="David" w:cs="David" w:hint="cs"/>
          <w:sz w:val="24"/>
          <w:szCs w:val="24"/>
          <w:rtl/>
        </w:rPr>
        <w:t>עובדיו</w:t>
      </w:r>
      <w:r w:rsidRPr="004D79CC">
        <w:rPr>
          <w:rFonts w:ascii="David" w:hAnsi="David" w:cs="David"/>
          <w:sz w:val="24"/>
          <w:szCs w:val="24"/>
          <w:rtl/>
        </w:rPr>
        <w:t xml:space="preserve"> </w:t>
      </w:r>
      <w:r w:rsidRPr="004D79CC">
        <w:rPr>
          <w:rFonts w:ascii="David" w:hAnsi="David" w:cs="David" w:hint="cs"/>
          <w:sz w:val="24"/>
          <w:szCs w:val="24"/>
          <w:rtl/>
        </w:rPr>
        <w:t>והבאים</w:t>
      </w:r>
      <w:r w:rsidRPr="004D79CC">
        <w:rPr>
          <w:rFonts w:ascii="David" w:hAnsi="David" w:cs="David"/>
          <w:sz w:val="24"/>
          <w:szCs w:val="24"/>
          <w:rtl/>
        </w:rPr>
        <w:t xml:space="preserve"> </w:t>
      </w:r>
      <w:r w:rsidRPr="004D79CC">
        <w:rPr>
          <w:rFonts w:ascii="David" w:hAnsi="David" w:cs="David" w:hint="cs"/>
          <w:sz w:val="24"/>
          <w:szCs w:val="24"/>
          <w:rtl/>
        </w:rPr>
        <w:t>מטעמו</w:t>
      </w:r>
      <w:r w:rsidRPr="004D79CC">
        <w:rPr>
          <w:rFonts w:ascii="David" w:hAnsi="David" w:cs="David"/>
          <w:sz w:val="24"/>
          <w:szCs w:val="24"/>
          <w:rtl/>
        </w:rPr>
        <w:t xml:space="preserve"> </w:t>
      </w:r>
      <w:r w:rsidRPr="004D79CC">
        <w:rPr>
          <w:rFonts w:ascii="David" w:hAnsi="David" w:cs="David" w:hint="cs"/>
          <w:sz w:val="24"/>
          <w:szCs w:val="24"/>
          <w:rtl/>
        </w:rPr>
        <w:t>אולם</w:t>
      </w:r>
      <w:r w:rsidRPr="004D79CC">
        <w:rPr>
          <w:rFonts w:ascii="David" w:hAnsi="David" w:cs="David"/>
          <w:sz w:val="24"/>
          <w:szCs w:val="24"/>
          <w:rtl/>
        </w:rPr>
        <w:t xml:space="preserve"> </w:t>
      </w:r>
      <w:r w:rsidRPr="004D79CC">
        <w:rPr>
          <w:rFonts w:ascii="David" w:hAnsi="David" w:cs="David" w:hint="cs"/>
          <w:sz w:val="24"/>
          <w:szCs w:val="24"/>
          <w:rtl/>
        </w:rPr>
        <w:t>האמור</w:t>
      </w:r>
      <w:r w:rsidRPr="004D79CC">
        <w:rPr>
          <w:rFonts w:ascii="David" w:hAnsi="David" w:cs="David"/>
          <w:sz w:val="24"/>
          <w:szCs w:val="24"/>
          <w:rtl/>
        </w:rPr>
        <w:t xml:space="preserve"> </w:t>
      </w:r>
      <w:r w:rsidRPr="004D79CC">
        <w:rPr>
          <w:rFonts w:ascii="David" w:hAnsi="David" w:cs="David" w:hint="cs"/>
          <w:sz w:val="24"/>
          <w:szCs w:val="24"/>
          <w:rtl/>
        </w:rPr>
        <w:t>בדבר</w:t>
      </w:r>
      <w:r w:rsidRPr="004D79CC">
        <w:rPr>
          <w:rFonts w:ascii="David" w:hAnsi="David" w:cs="David"/>
          <w:sz w:val="24"/>
          <w:szCs w:val="24"/>
          <w:rtl/>
        </w:rPr>
        <w:t xml:space="preserve"> </w:t>
      </w:r>
      <w:r w:rsidRPr="004D79CC">
        <w:rPr>
          <w:rFonts w:ascii="David" w:hAnsi="David" w:cs="David" w:hint="cs"/>
          <w:sz w:val="24"/>
          <w:szCs w:val="24"/>
          <w:rtl/>
        </w:rPr>
        <w:t>ויתור</w:t>
      </w:r>
      <w:r w:rsidRPr="004D79CC">
        <w:rPr>
          <w:rFonts w:ascii="David" w:hAnsi="David" w:cs="David"/>
          <w:sz w:val="24"/>
          <w:szCs w:val="24"/>
          <w:rtl/>
        </w:rPr>
        <w:t xml:space="preserve"> </w:t>
      </w:r>
      <w:r w:rsidRPr="004D79CC">
        <w:rPr>
          <w:rFonts w:ascii="David" w:hAnsi="David" w:cs="David" w:hint="cs"/>
          <w:sz w:val="24"/>
          <w:szCs w:val="24"/>
          <w:rtl/>
        </w:rPr>
        <w:t>על</w:t>
      </w:r>
      <w:r w:rsidRPr="004D79CC">
        <w:rPr>
          <w:rFonts w:ascii="David" w:hAnsi="David" w:cs="David"/>
          <w:sz w:val="24"/>
          <w:szCs w:val="24"/>
          <w:rtl/>
        </w:rPr>
        <w:t xml:space="preserve"> </w:t>
      </w:r>
      <w:r w:rsidRPr="004D79CC">
        <w:rPr>
          <w:rFonts w:ascii="David" w:hAnsi="David" w:cs="David" w:hint="cs"/>
          <w:sz w:val="24"/>
          <w:szCs w:val="24"/>
          <w:rtl/>
        </w:rPr>
        <w:t>זכות</w:t>
      </w:r>
      <w:r w:rsidRPr="004D79CC">
        <w:rPr>
          <w:rFonts w:ascii="David" w:hAnsi="David" w:cs="David"/>
          <w:sz w:val="24"/>
          <w:szCs w:val="24"/>
          <w:rtl/>
        </w:rPr>
        <w:t xml:space="preserve"> </w:t>
      </w:r>
      <w:r w:rsidRPr="004D79CC">
        <w:rPr>
          <w:rFonts w:ascii="David" w:hAnsi="David" w:cs="David" w:hint="cs"/>
          <w:sz w:val="24"/>
          <w:szCs w:val="24"/>
          <w:rtl/>
        </w:rPr>
        <w:t>השיבוב</w:t>
      </w:r>
      <w:r w:rsidRPr="004D79CC">
        <w:rPr>
          <w:rFonts w:ascii="David" w:hAnsi="David" w:cs="David"/>
          <w:sz w:val="24"/>
          <w:szCs w:val="24"/>
          <w:rtl/>
        </w:rPr>
        <w:t xml:space="preserve"> </w:t>
      </w:r>
      <w:r w:rsidRPr="004D79CC">
        <w:rPr>
          <w:rFonts w:ascii="David" w:hAnsi="David" w:cs="David" w:hint="cs"/>
          <w:sz w:val="24"/>
          <w:szCs w:val="24"/>
          <w:rtl/>
        </w:rPr>
        <w:t>לא</w:t>
      </w:r>
      <w:r w:rsidRPr="004D79CC">
        <w:rPr>
          <w:rFonts w:ascii="David" w:hAnsi="David" w:cs="David"/>
          <w:sz w:val="24"/>
          <w:szCs w:val="24"/>
          <w:rtl/>
        </w:rPr>
        <w:t xml:space="preserve"> </w:t>
      </w:r>
      <w:r w:rsidRPr="004D79CC">
        <w:rPr>
          <w:rFonts w:ascii="David" w:hAnsi="David" w:cs="David" w:hint="cs"/>
          <w:sz w:val="24"/>
          <w:szCs w:val="24"/>
          <w:rtl/>
        </w:rPr>
        <w:t>יחול</w:t>
      </w:r>
      <w:r w:rsidRPr="004D79CC">
        <w:rPr>
          <w:rFonts w:ascii="David" w:hAnsi="David" w:cs="David"/>
          <w:sz w:val="24"/>
          <w:szCs w:val="24"/>
          <w:rtl/>
        </w:rPr>
        <w:t xml:space="preserve"> </w:t>
      </w:r>
      <w:r w:rsidRPr="004D79CC">
        <w:rPr>
          <w:rFonts w:ascii="David" w:hAnsi="David" w:cs="David" w:hint="cs"/>
          <w:sz w:val="24"/>
          <w:szCs w:val="24"/>
          <w:rtl/>
        </w:rPr>
        <w:t>לטובת</w:t>
      </w:r>
      <w:r w:rsidRPr="004D79CC">
        <w:rPr>
          <w:rFonts w:ascii="David" w:hAnsi="David" w:cs="David"/>
          <w:sz w:val="24"/>
          <w:szCs w:val="24"/>
          <w:rtl/>
        </w:rPr>
        <w:t xml:space="preserve"> </w:t>
      </w:r>
      <w:r w:rsidRPr="004D79CC">
        <w:rPr>
          <w:rFonts w:ascii="David" w:hAnsi="David" w:cs="David" w:hint="cs"/>
          <w:sz w:val="24"/>
          <w:szCs w:val="24"/>
          <w:rtl/>
        </w:rPr>
        <w:t>אדם</w:t>
      </w:r>
      <w:r w:rsidRPr="004D79CC">
        <w:rPr>
          <w:rFonts w:ascii="David" w:hAnsi="David" w:cs="David"/>
          <w:sz w:val="24"/>
          <w:szCs w:val="24"/>
          <w:rtl/>
        </w:rPr>
        <w:t xml:space="preserve"> </w:t>
      </w:r>
      <w:r w:rsidRPr="004D79CC">
        <w:rPr>
          <w:rFonts w:ascii="David" w:hAnsi="David" w:cs="David" w:hint="cs"/>
          <w:sz w:val="24"/>
          <w:szCs w:val="24"/>
          <w:rtl/>
        </w:rPr>
        <w:t>שגרם</w:t>
      </w:r>
      <w:r w:rsidRPr="004D79CC">
        <w:rPr>
          <w:rFonts w:ascii="David" w:hAnsi="David" w:cs="David"/>
          <w:sz w:val="24"/>
          <w:szCs w:val="24"/>
          <w:rtl/>
        </w:rPr>
        <w:t xml:space="preserve"> </w:t>
      </w:r>
      <w:r w:rsidRPr="004D79CC">
        <w:rPr>
          <w:rFonts w:ascii="David" w:hAnsi="David" w:cs="David" w:hint="cs"/>
          <w:sz w:val="24"/>
          <w:szCs w:val="24"/>
          <w:rtl/>
        </w:rPr>
        <w:t>לנזק</w:t>
      </w:r>
      <w:r w:rsidRPr="004D79CC">
        <w:rPr>
          <w:rFonts w:ascii="David" w:hAnsi="David" w:cs="David"/>
          <w:sz w:val="24"/>
          <w:szCs w:val="24"/>
          <w:rtl/>
        </w:rPr>
        <w:t xml:space="preserve"> </w:t>
      </w:r>
      <w:r w:rsidRPr="004D79CC">
        <w:rPr>
          <w:rFonts w:ascii="David" w:hAnsi="David" w:cs="David" w:hint="cs"/>
          <w:sz w:val="24"/>
          <w:szCs w:val="24"/>
          <w:rtl/>
        </w:rPr>
        <w:t>בזדון</w:t>
      </w:r>
      <w:r w:rsidRPr="004D79CC">
        <w:rPr>
          <w:rFonts w:ascii="David" w:hAnsi="David" w:cs="David"/>
          <w:sz w:val="24"/>
          <w:szCs w:val="24"/>
          <w:rtl/>
        </w:rPr>
        <w:t>.</w:t>
      </w:r>
    </w:p>
    <w:p w14:paraId="4D4ED7E1" w14:textId="77777777" w:rsidR="002136E2" w:rsidRPr="004D79CC" w:rsidRDefault="002136E2" w:rsidP="002136E2">
      <w:pPr>
        <w:numPr>
          <w:ilvl w:val="0"/>
          <w:numId w:val="19"/>
        </w:numPr>
        <w:tabs>
          <w:tab w:val="left" w:pos="283"/>
        </w:tabs>
        <w:spacing w:before="0" w:beforeAutospacing="0" w:after="0" w:afterAutospacing="0" w:line="240" w:lineRule="auto"/>
        <w:jc w:val="both"/>
        <w:rPr>
          <w:rFonts w:ascii="David" w:hAnsi="David" w:cs="David"/>
          <w:sz w:val="24"/>
          <w:szCs w:val="24"/>
        </w:rPr>
      </w:pPr>
      <w:r w:rsidRPr="004D79CC">
        <w:rPr>
          <w:rFonts w:ascii="David" w:hAnsi="David" w:cs="David"/>
          <w:sz w:val="24"/>
          <w:szCs w:val="24"/>
          <w:rtl/>
        </w:rPr>
        <w:t xml:space="preserve">כמו כן </w:t>
      </w:r>
      <w:r w:rsidRPr="004D79CC">
        <w:rPr>
          <w:rFonts w:ascii="David" w:hAnsi="David" w:cs="David" w:hint="cs"/>
          <w:sz w:val="24"/>
          <w:szCs w:val="24"/>
          <w:rtl/>
        </w:rPr>
        <w:t>היועץ</w:t>
      </w:r>
      <w:r w:rsidRPr="004D79CC">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4BCC0CE" w14:textId="77777777" w:rsidR="002136E2" w:rsidRPr="004D79CC" w:rsidRDefault="002136E2" w:rsidP="002136E2">
      <w:pPr>
        <w:numPr>
          <w:ilvl w:val="0"/>
          <w:numId w:val="19"/>
        </w:numPr>
        <w:tabs>
          <w:tab w:val="left" w:pos="283"/>
        </w:tabs>
        <w:spacing w:before="0" w:beforeAutospacing="0" w:after="0" w:afterAutospacing="0" w:line="240" w:lineRule="auto"/>
        <w:jc w:val="both"/>
        <w:rPr>
          <w:rFonts w:ascii="David" w:hAnsi="David" w:cs="David"/>
          <w:sz w:val="24"/>
          <w:szCs w:val="24"/>
          <w:rtl/>
        </w:rPr>
      </w:pPr>
      <w:r w:rsidRPr="004D79CC">
        <w:rPr>
          <w:rFonts w:ascii="David" w:hAnsi="David" w:cs="David"/>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83D9885" w14:textId="77777777" w:rsidR="002136E2" w:rsidRDefault="002136E2" w:rsidP="002136E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David" w:hAnsi="David" w:cs="David"/>
          <w:sz w:val="24"/>
          <w:szCs w:val="24"/>
          <w:rtl/>
        </w:rPr>
        <w:t xml:space="preserve"> </w:t>
      </w:r>
      <w:r w:rsidRPr="00B27B4C">
        <w:rPr>
          <w:rFonts w:ascii="Times New Roman" w:eastAsia="Times New Roman" w:hAnsi="Times New Roman" w:cs="David" w:hint="cs"/>
          <w:bCs/>
          <w:sz w:val="20"/>
          <w:szCs w:val="24"/>
          <w:u w:val="single"/>
          <w:rtl/>
          <w:lang w:eastAsia="he-IL"/>
        </w:rPr>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2E10FF8F" w14:textId="77777777" w:rsidR="002136E2" w:rsidRPr="004D79CC" w:rsidRDefault="002136E2" w:rsidP="004146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0062536D">
        <w:rPr>
          <w:rFonts w:ascii="Times New Roman" w:eastAsia="Times New Roman" w:hAnsi="Times New Roman" w:cs="David" w:hint="cs"/>
          <w:b/>
          <w:bCs/>
          <w:sz w:val="20"/>
          <w:szCs w:val="24"/>
          <w:u w:val="single"/>
          <w:rtl/>
          <w:lang w:eastAsia="he-IL"/>
        </w:rPr>
        <w:t>היועץ</w:t>
      </w:r>
    </w:p>
    <w:p w14:paraId="5D28D13C" w14:textId="77777777" w:rsidR="002136E2" w:rsidRDefault="002136E2" w:rsidP="002136E2">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01EFE529" w14:textId="77777777" w:rsidR="002136E2" w:rsidRPr="00B2329A" w:rsidRDefault="002136E2" w:rsidP="002136E2">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2136E2" w:rsidRPr="00003310" w14:paraId="7F3479C9" w14:textId="77777777" w:rsidTr="00AA64E9">
        <w:trPr>
          <w:trHeight w:val="463"/>
          <w:tblHeader/>
        </w:trPr>
        <w:tc>
          <w:tcPr>
            <w:tcW w:w="8218" w:type="dxa"/>
            <w:gridSpan w:val="3"/>
            <w:shd w:val="clear" w:color="auto" w:fill="F2F2F2"/>
          </w:tcPr>
          <w:p w14:paraId="6B36FAC2"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קיום ביטוחים</w:t>
            </w:r>
          </w:p>
        </w:tc>
        <w:tc>
          <w:tcPr>
            <w:tcW w:w="3317" w:type="dxa"/>
            <w:shd w:val="clear" w:color="auto" w:fill="auto"/>
          </w:tcPr>
          <w:p w14:paraId="373ECC68"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הנפקת האישור(</w:t>
            </w:r>
            <w:r w:rsidRPr="004D79CC">
              <w:rPr>
                <w:rFonts w:ascii="David" w:eastAsia="Calibri" w:hAnsi="David" w:cs="David"/>
                <w:sz w:val="24"/>
                <w:szCs w:val="24"/>
                <w:lang w:eastAsia="he-IL"/>
              </w:rPr>
              <w:t>DD/MM/YYYY</w:t>
            </w:r>
            <w:r w:rsidRPr="004D79CC">
              <w:rPr>
                <w:rFonts w:ascii="David" w:eastAsia="Calibri" w:hAnsi="David" w:cs="David"/>
                <w:sz w:val="24"/>
                <w:szCs w:val="24"/>
                <w:rtl/>
                <w:lang w:eastAsia="he-IL"/>
              </w:rPr>
              <w:t>)</w:t>
            </w:r>
          </w:p>
        </w:tc>
      </w:tr>
      <w:tr w:rsidR="002136E2" w:rsidRPr="00003310" w14:paraId="42551DBC" w14:textId="77777777" w:rsidTr="00AA64E9">
        <w:trPr>
          <w:trHeight w:val="315"/>
        </w:trPr>
        <w:tc>
          <w:tcPr>
            <w:tcW w:w="11535" w:type="dxa"/>
            <w:gridSpan w:val="4"/>
            <w:shd w:val="clear" w:color="auto" w:fill="auto"/>
          </w:tcPr>
          <w:p w14:paraId="1B310337"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2136E2" w:rsidRPr="00003310" w14:paraId="7E42EEBF" w14:textId="77777777" w:rsidTr="00AA64E9">
        <w:trPr>
          <w:trHeight w:val="278"/>
        </w:trPr>
        <w:tc>
          <w:tcPr>
            <w:tcW w:w="4068" w:type="dxa"/>
            <w:shd w:val="clear" w:color="auto" w:fill="F2F2F2"/>
          </w:tcPr>
          <w:p w14:paraId="56629D72"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מבקש האישור*</w:t>
            </w:r>
          </w:p>
        </w:tc>
        <w:tc>
          <w:tcPr>
            <w:tcW w:w="1974" w:type="dxa"/>
            <w:shd w:val="clear" w:color="auto" w:fill="F2F2F2"/>
          </w:tcPr>
          <w:p w14:paraId="203F0AB0"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sidDel="009955DA">
              <w:rPr>
                <w:rFonts w:ascii="David" w:eastAsia="Calibri" w:hAnsi="David" w:cs="David"/>
                <w:sz w:val="24"/>
                <w:szCs w:val="24"/>
                <w:rtl/>
                <w:lang w:eastAsia="he-IL"/>
              </w:rPr>
              <w:t>ה</w:t>
            </w:r>
            <w:r w:rsidRPr="004D79CC">
              <w:rPr>
                <w:rFonts w:ascii="David" w:eastAsia="Calibri" w:hAnsi="David" w:cs="David"/>
                <w:sz w:val="24"/>
                <w:szCs w:val="24"/>
                <w:rtl/>
                <w:lang w:eastAsia="he-IL"/>
              </w:rPr>
              <w:t>מבוטח</w:t>
            </w:r>
          </w:p>
        </w:tc>
        <w:tc>
          <w:tcPr>
            <w:tcW w:w="2176" w:type="dxa"/>
            <w:shd w:val="clear" w:color="auto" w:fill="F2F2F2"/>
          </w:tcPr>
          <w:p w14:paraId="2D89C779"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אופי העסקה*</w:t>
            </w:r>
          </w:p>
        </w:tc>
        <w:tc>
          <w:tcPr>
            <w:tcW w:w="3317" w:type="dxa"/>
            <w:shd w:val="clear" w:color="auto" w:fill="F2F2F2"/>
          </w:tcPr>
          <w:p w14:paraId="19B63604"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מעמד מבקש האישור*</w:t>
            </w:r>
          </w:p>
        </w:tc>
      </w:tr>
      <w:tr w:rsidR="002136E2" w:rsidRPr="00003310" w14:paraId="354981C5" w14:textId="77777777" w:rsidTr="00AA64E9">
        <w:trPr>
          <w:trHeight w:val="551"/>
        </w:trPr>
        <w:tc>
          <w:tcPr>
            <w:tcW w:w="4068" w:type="dxa"/>
            <w:shd w:val="clear" w:color="auto" w:fill="auto"/>
          </w:tcPr>
          <w:p w14:paraId="68CE1789"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שם</w:t>
            </w:r>
          </w:p>
          <w:p w14:paraId="4569D03D"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אפי</w:t>
            </w:r>
            <w:r w:rsidRPr="004D79CC">
              <w:rPr>
                <w:rFonts w:ascii="David" w:eastAsia="Calibri" w:hAnsi="David" w:cs="David"/>
                <w:sz w:val="24"/>
                <w:szCs w:val="24"/>
                <w:rtl/>
                <w:lang w:eastAsia="he-IL"/>
              </w:rPr>
              <w:t xml:space="preserve">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07669C77"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ש</w:t>
            </w:r>
            <w:r w:rsidRPr="004D79CC">
              <w:rPr>
                <w:rFonts w:ascii="David" w:eastAsia="Calibri" w:hAnsi="David" w:cs="David"/>
                <w:sz w:val="24"/>
                <w:szCs w:val="24"/>
                <w:rtl/>
                <w:lang w:eastAsia="he-IL"/>
              </w:rPr>
              <w:t>ם</w:t>
            </w:r>
          </w:p>
        </w:tc>
        <w:tc>
          <w:tcPr>
            <w:tcW w:w="2176" w:type="dxa"/>
            <w:vMerge w:val="restart"/>
            <w:shd w:val="clear" w:color="auto" w:fill="auto"/>
          </w:tcPr>
          <w:p w14:paraId="068D2EB7"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p>
          <w:p w14:paraId="7145DFC5"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Times New Roman"/>
                <w:b/>
                <w:sz w:val="24"/>
                <w:szCs w:val="24"/>
                <w:rtl/>
                <w:lang w:eastAsia="he-IL"/>
              </w:rPr>
              <w:t>☒</w:t>
            </w:r>
            <w:r w:rsidRPr="004D79CC">
              <w:rPr>
                <w:rFonts w:ascii="David" w:eastAsia="Calibri" w:hAnsi="David" w:cs="David"/>
                <w:b/>
                <w:sz w:val="24"/>
                <w:szCs w:val="24"/>
                <w:rtl/>
                <w:lang w:eastAsia="he-IL"/>
              </w:rPr>
              <w:t>שירותים - 085</w:t>
            </w:r>
          </w:p>
          <w:p w14:paraId="20A678BC"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2D729AFE"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p>
          <w:p w14:paraId="20B0BBD2"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Times New Roman"/>
                <w:b/>
                <w:sz w:val="24"/>
                <w:szCs w:val="24"/>
                <w:rtl/>
                <w:lang w:eastAsia="he-IL"/>
              </w:rPr>
              <w:t>☒</w:t>
            </w:r>
            <w:r w:rsidRPr="004D79CC">
              <w:rPr>
                <w:rFonts w:ascii="David" w:eastAsia="Calibri" w:hAnsi="David" w:cs="David"/>
                <w:b/>
                <w:sz w:val="24"/>
                <w:szCs w:val="24"/>
                <w:rtl/>
                <w:lang w:eastAsia="he-IL"/>
              </w:rPr>
              <w:t>מזמין שירותים</w:t>
            </w:r>
          </w:p>
          <w:p w14:paraId="37222DF3"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p>
        </w:tc>
      </w:tr>
      <w:tr w:rsidR="002136E2" w:rsidRPr="00003310" w14:paraId="3BABC7CD" w14:textId="77777777" w:rsidTr="00AA64E9">
        <w:trPr>
          <w:trHeight w:val="571"/>
        </w:trPr>
        <w:tc>
          <w:tcPr>
            <w:tcW w:w="4068" w:type="dxa"/>
            <w:shd w:val="clear" w:color="auto" w:fill="auto"/>
          </w:tcPr>
          <w:p w14:paraId="600428C6"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ת.ז./ח.פ./ח.צ.</w:t>
            </w:r>
          </w:p>
          <w:p w14:paraId="1A9D1557"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5200034760</w:t>
            </w:r>
          </w:p>
        </w:tc>
        <w:tc>
          <w:tcPr>
            <w:tcW w:w="1974" w:type="dxa"/>
            <w:shd w:val="clear" w:color="auto" w:fill="auto"/>
          </w:tcPr>
          <w:p w14:paraId="1748632E"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p>
        </w:tc>
        <w:tc>
          <w:tcPr>
            <w:tcW w:w="2176" w:type="dxa"/>
            <w:vMerge/>
            <w:shd w:val="clear" w:color="auto" w:fill="auto"/>
          </w:tcPr>
          <w:p w14:paraId="4F119482"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707B0CED"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p>
        </w:tc>
      </w:tr>
      <w:tr w:rsidR="002136E2" w:rsidRPr="00003310" w14:paraId="525A0D55" w14:textId="77777777" w:rsidTr="00AA64E9">
        <w:trPr>
          <w:trHeight w:val="391"/>
        </w:trPr>
        <w:tc>
          <w:tcPr>
            <w:tcW w:w="4068" w:type="dxa"/>
            <w:shd w:val="clear" w:color="auto" w:fill="auto"/>
          </w:tcPr>
          <w:p w14:paraId="481CC5EF"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מען </w:t>
            </w:r>
          </w:p>
          <w:p w14:paraId="12E24016" w14:textId="77777777" w:rsidR="002136E2" w:rsidRPr="004D79CC" w:rsidRDefault="002136E2" w:rsidP="00AA64E9">
            <w:pPr>
              <w:spacing w:before="0" w:beforeAutospacing="0" w:after="0" w:afterAutospacing="0" w:line="240" w:lineRule="auto"/>
              <w:rPr>
                <w:rFonts w:ascii="David" w:eastAsia="Calibri" w:hAnsi="David" w:cs="David"/>
                <w:sz w:val="24"/>
                <w:szCs w:val="24"/>
                <w:lang w:eastAsia="he-IL"/>
              </w:rPr>
            </w:pPr>
            <w:r w:rsidRPr="004D79CC">
              <w:rPr>
                <w:rFonts w:ascii="David" w:eastAsia="Calibri" w:hAnsi="David" w:cs="David" w:hint="cs"/>
                <w:sz w:val="24"/>
                <w:szCs w:val="24"/>
                <w:rtl/>
                <w:lang w:eastAsia="he-IL"/>
              </w:rPr>
              <w:t>יוני</w:t>
            </w:r>
            <w:r w:rsidRPr="004D79CC">
              <w:rPr>
                <w:rFonts w:ascii="David" w:eastAsia="Calibri" w:hAnsi="David" w:cs="David"/>
                <w:sz w:val="24"/>
                <w:szCs w:val="24"/>
                <w:rtl/>
                <w:lang w:eastAsia="he-IL"/>
              </w:rPr>
              <w:t xml:space="preserve"> </w:t>
            </w:r>
            <w:r w:rsidRPr="004D79CC">
              <w:rPr>
                <w:rFonts w:ascii="David" w:eastAsia="Calibri" w:hAnsi="David" w:cs="David" w:hint="cs"/>
                <w:sz w:val="24"/>
                <w:szCs w:val="24"/>
                <w:rtl/>
                <w:lang w:eastAsia="he-IL"/>
              </w:rPr>
              <w:t>נתניהו</w:t>
            </w:r>
            <w:r w:rsidRPr="004D79CC">
              <w:rPr>
                <w:rFonts w:ascii="David" w:eastAsia="Calibri" w:hAnsi="David" w:cs="David"/>
                <w:sz w:val="24"/>
                <w:szCs w:val="24"/>
                <w:rtl/>
                <w:lang w:eastAsia="he-IL"/>
              </w:rPr>
              <w:t xml:space="preserve"> 1ג', </w:t>
            </w:r>
            <w:r w:rsidRPr="004D79CC">
              <w:rPr>
                <w:rFonts w:ascii="David" w:eastAsia="Calibri" w:hAnsi="David" w:cs="David" w:hint="cs"/>
                <w:sz w:val="24"/>
                <w:szCs w:val="24"/>
                <w:rtl/>
                <w:lang w:eastAsia="he-IL"/>
              </w:rPr>
              <w:t>אור</w:t>
            </w:r>
            <w:r w:rsidRPr="004D79CC">
              <w:rPr>
                <w:rFonts w:ascii="David" w:eastAsia="Calibri" w:hAnsi="David" w:cs="David"/>
                <w:sz w:val="24"/>
                <w:szCs w:val="24"/>
                <w:rtl/>
                <w:lang w:eastAsia="he-IL"/>
              </w:rPr>
              <w:t>-יהודה</w:t>
            </w:r>
          </w:p>
        </w:tc>
        <w:tc>
          <w:tcPr>
            <w:tcW w:w="1974" w:type="dxa"/>
            <w:shd w:val="clear" w:color="auto" w:fill="auto"/>
          </w:tcPr>
          <w:p w14:paraId="0CC152CE"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מען</w:t>
            </w:r>
          </w:p>
        </w:tc>
        <w:tc>
          <w:tcPr>
            <w:tcW w:w="2176" w:type="dxa"/>
            <w:vMerge/>
            <w:shd w:val="clear" w:color="auto" w:fill="auto"/>
          </w:tcPr>
          <w:p w14:paraId="6F924EE6"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5AE9B1E2"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p>
        </w:tc>
      </w:tr>
    </w:tbl>
    <w:p w14:paraId="63BE54BC" w14:textId="77777777" w:rsidR="002136E2" w:rsidRPr="004D79CC" w:rsidRDefault="002136E2" w:rsidP="002136E2">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2136E2" w:rsidRPr="00003310" w14:paraId="15D1B305" w14:textId="77777777" w:rsidTr="00AA64E9">
        <w:trPr>
          <w:trHeight w:val="303"/>
          <w:tblHeader/>
        </w:trPr>
        <w:tc>
          <w:tcPr>
            <w:tcW w:w="11535" w:type="dxa"/>
            <w:gridSpan w:val="8"/>
            <w:shd w:val="clear" w:color="auto" w:fill="auto"/>
          </w:tcPr>
          <w:p w14:paraId="17C5AEDB"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כיסויים</w:t>
            </w:r>
          </w:p>
        </w:tc>
      </w:tr>
      <w:tr w:rsidR="002136E2" w:rsidRPr="00003310" w14:paraId="26F85085" w14:textId="77777777" w:rsidTr="00AA64E9">
        <w:trPr>
          <w:trHeight w:val="173"/>
        </w:trPr>
        <w:tc>
          <w:tcPr>
            <w:tcW w:w="1893" w:type="dxa"/>
            <w:vMerge w:val="restart"/>
            <w:shd w:val="clear" w:color="auto" w:fill="F2F2F2"/>
          </w:tcPr>
          <w:p w14:paraId="28CD87C8"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סוג הביטוח</w:t>
            </w:r>
          </w:p>
          <w:p w14:paraId="6FDEC9A3"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p w14:paraId="50EA6514"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4B349BA3"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מספר הפוליסה</w:t>
            </w:r>
          </w:p>
        </w:tc>
        <w:tc>
          <w:tcPr>
            <w:tcW w:w="957" w:type="dxa"/>
            <w:vMerge w:val="restart"/>
            <w:shd w:val="clear" w:color="auto" w:fill="F2F2F2"/>
          </w:tcPr>
          <w:p w14:paraId="3C43A138"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נוסח ומהדורת הפוליסה</w:t>
            </w:r>
          </w:p>
        </w:tc>
        <w:tc>
          <w:tcPr>
            <w:tcW w:w="1349" w:type="dxa"/>
            <w:vMerge w:val="restart"/>
            <w:shd w:val="clear" w:color="auto" w:fill="F2F2F2"/>
          </w:tcPr>
          <w:p w14:paraId="098CB57E"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תחילה</w:t>
            </w:r>
          </w:p>
        </w:tc>
        <w:tc>
          <w:tcPr>
            <w:tcW w:w="1417" w:type="dxa"/>
            <w:vMerge w:val="restart"/>
            <w:shd w:val="clear" w:color="auto" w:fill="F2F2F2"/>
          </w:tcPr>
          <w:p w14:paraId="761B5592"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סיום</w:t>
            </w:r>
          </w:p>
        </w:tc>
        <w:tc>
          <w:tcPr>
            <w:tcW w:w="2563" w:type="dxa"/>
            <w:gridSpan w:val="2"/>
            <w:shd w:val="clear" w:color="auto" w:fill="F2F2F2"/>
          </w:tcPr>
          <w:p w14:paraId="11AEC817"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793ECC2E"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כיסויים נוספים בתוקף וביטול חריגים </w:t>
            </w:r>
          </w:p>
          <w:p w14:paraId="792BF8E5"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יש לציין קוד כיסוי בהתאם לנספח ד'</w:t>
            </w:r>
          </w:p>
        </w:tc>
      </w:tr>
      <w:tr w:rsidR="002136E2" w:rsidRPr="00003310" w14:paraId="2A6B953B" w14:textId="77777777" w:rsidTr="00AA64E9">
        <w:trPr>
          <w:trHeight w:val="43"/>
        </w:trPr>
        <w:tc>
          <w:tcPr>
            <w:tcW w:w="1893" w:type="dxa"/>
            <w:vMerge/>
            <w:shd w:val="clear" w:color="auto" w:fill="F2F2F2"/>
          </w:tcPr>
          <w:p w14:paraId="1F35C460"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6CBB6A58"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6CEB9925"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255EFEEE"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4866A5E2"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24F6BC80"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סכום</w:t>
            </w:r>
          </w:p>
        </w:tc>
        <w:tc>
          <w:tcPr>
            <w:tcW w:w="1286" w:type="dxa"/>
            <w:shd w:val="clear" w:color="auto" w:fill="F2F2F2"/>
          </w:tcPr>
          <w:p w14:paraId="28AA3578"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מטבע</w:t>
            </w:r>
          </w:p>
        </w:tc>
        <w:tc>
          <w:tcPr>
            <w:tcW w:w="2400" w:type="dxa"/>
            <w:vMerge/>
            <w:shd w:val="clear" w:color="auto" w:fill="F2F2F2"/>
          </w:tcPr>
          <w:p w14:paraId="24D21490"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r>
      <w:tr w:rsidR="002136E2" w:rsidRPr="00003310" w14:paraId="1DE16CE3" w14:textId="77777777" w:rsidTr="00AA64E9">
        <w:trPr>
          <w:trHeight w:val="850"/>
        </w:trPr>
        <w:tc>
          <w:tcPr>
            <w:tcW w:w="1893" w:type="dxa"/>
            <w:shd w:val="clear" w:color="auto" w:fill="F2F2F2"/>
          </w:tcPr>
          <w:p w14:paraId="7C48C5C2"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צד ג'</w:t>
            </w:r>
          </w:p>
        </w:tc>
        <w:tc>
          <w:tcPr>
            <w:tcW w:w="956" w:type="dxa"/>
            <w:shd w:val="clear" w:color="auto" w:fill="F2F2F2"/>
          </w:tcPr>
          <w:p w14:paraId="0ED78EB4"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7E8A402A"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18CC94FB"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7B7C0F43"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61627260"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________לאירוע ובמצטבר על פי הפוליסה.</w:t>
            </w:r>
          </w:p>
        </w:tc>
        <w:tc>
          <w:tcPr>
            <w:tcW w:w="1286" w:type="dxa"/>
            <w:shd w:val="clear" w:color="auto" w:fill="F2F2F2"/>
          </w:tcPr>
          <w:p w14:paraId="18CAC297"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3597DC0B" w14:textId="77777777" w:rsidR="002136E2" w:rsidRPr="004D79CC" w:rsidRDefault="002136E2" w:rsidP="00AA64E9">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304/302/307/315/328/329/321/309</w:t>
            </w:r>
          </w:p>
        </w:tc>
      </w:tr>
      <w:tr w:rsidR="002136E2" w:rsidRPr="00003310" w14:paraId="3702FAFB" w14:textId="77777777" w:rsidTr="00AA64E9">
        <w:trPr>
          <w:trHeight w:val="850"/>
        </w:trPr>
        <w:tc>
          <w:tcPr>
            <w:tcW w:w="1893" w:type="dxa"/>
            <w:shd w:val="clear" w:color="auto" w:fill="FFFFFF"/>
          </w:tcPr>
          <w:p w14:paraId="6C1B009A"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אחריות מעבידים</w:t>
            </w:r>
          </w:p>
        </w:tc>
        <w:tc>
          <w:tcPr>
            <w:tcW w:w="956" w:type="dxa"/>
            <w:shd w:val="clear" w:color="auto" w:fill="FFFFFF"/>
          </w:tcPr>
          <w:p w14:paraId="62F3005D"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1F61E9B2"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0A4F1973"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179004B5"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0B114283"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________ לתובע, לאירוע ובמצטבר על פי הפוליסה.</w:t>
            </w:r>
          </w:p>
        </w:tc>
        <w:tc>
          <w:tcPr>
            <w:tcW w:w="1286" w:type="dxa"/>
            <w:shd w:val="clear" w:color="auto" w:fill="FFFFFF"/>
          </w:tcPr>
          <w:p w14:paraId="30315C41"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FFFFF"/>
          </w:tcPr>
          <w:p w14:paraId="70ACFA15" w14:textId="77777777" w:rsidR="002136E2" w:rsidRPr="004D79CC" w:rsidRDefault="002136E2" w:rsidP="00AA64E9">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304/302/309/308/328/321</w:t>
            </w:r>
          </w:p>
        </w:tc>
      </w:tr>
      <w:tr w:rsidR="002136E2" w:rsidRPr="00003310" w14:paraId="484FD021" w14:textId="77777777" w:rsidTr="00AA64E9">
        <w:trPr>
          <w:trHeight w:val="850"/>
        </w:trPr>
        <w:tc>
          <w:tcPr>
            <w:tcW w:w="1893" w:type="dxa"/>
            <w:shd w:val="clear" w:color="auto" w:fill="F2F2F2"/>
          </w:tcPr>
          <w:p w14:paraId="086332B3"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אחריות </w:t>
            </w:r>
            <w:r w:rsidRPr="004D79CC">
              <w:rPr>
                <w:rFonts w:ascii="David" w:eastAsia="Calibri" w:hAnsi="David" w:cs="David" w:hint="cs"/>
                <w:sz w:val="24"/>
                <w:szCs w:val="24"/>
                <w:rtl/>
                <w:lang w:eastAsia="he-IL"/>
              </w:rPr>
              <w:t>מקצועית</w:t>
            </w:r>
          </w:p>
        </w:tc>
        <w:tc>
          <w:tcPr>
            <w:tcW w:w="956" w:type="dxa"/>
            <w:shd w:val="clear" w:color="auto" w:fill="F2F2F2"/>
          </w:tcPr>
          <w:p w14:paraId="609CA364" w14:textId="77777777" w:rsidR="002136E2" w:rsidRPr="004D79CC" w:rsidRDefault="002136E2" w:rsidP="00AA64E9">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74350D2A" w14:textId="77777777" w:rsidR="002136E2" w:rsidRPr="004D79CC" w:rsidRDefault="002136E2" w:rsidP="00AA64E9">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3246FC4B" w14:textId="77777777" w:rsidR="002136E2" w:rsidRPr="004D79CC" w:rsidRDefault="002136E2" w:rsidP="00AA64E9">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6849A2C9" w14:textId="77777777" w:rsidR="002136E2" w:rsidRPr="004D79CC" w:rsidRDefault="002136E2" w:rsidP="00AA64E9">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6BF6D52E" w14:textId="77777777" w:rsidR="002136E2" w:rsidRPr="004D79CC" w:rsidRDefault="002136E2" w:rsidP="00AA64E9">
            <w:pPr>
              <w:spacing w:before="0" w:beforeAutospacing="0" w:after="0" w:afterAutospacing="0" w:line="240" w:lineRule="auto"/>
              <w:rPr>
                <w:rFonts w:ascii="David" w:eastAsia="Calibri" w:hAnsi="David" w:cs="David"/>
                <w:strike/>
                <w:sz w:val="24"/>
                <w:szCs w:val="24"/>
                <w:rtl/>
                <w:lang w:eastAsia="he-IL"/>
              </w:rPr>
            </w:pPr>
            <w:r w:rsidRPr="004D79CC">
              <w:rPr>
                <w:rFonts w:ascii="David" w:eastAsia="Calibri" w:hAnsi="David" w:cs="David"/>
                <w:sz w:val="24"/>
                <w:szCs w:val="24"/>
                <w:rtl/>
                <w:lang w:eastAsia="he-IL"/>
              </w:rPr>
              <w:t>________ לאירוע ובמצטבר על פי הפוליסה.</w:t>
            </w:r>
          </w:p>
        </w:tc>
        <w:tc>
          <w:tcPr>
            <w:tcW w:w="1286" w:type="dxa"/>
            <w:shd w:val="clear" w:color="auto" w:fill="F2F2F2"/>
          </w:tcPr>
          <w:p w14:paraId="775D2F95" w14:textId="77777777" w:rsidR="002136E2" w:rsidRPr="004D79CC" w:rsidRDefault="002136E2" w:rsidP="00AA64E9">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4CF75A4B" w14:textId="77777777" w:rsidR="002136E2" w:rsidRPr="004D79CC" w:rsidRDefault="002136E2" w:rsidP="00AA64E9">
            <w:pPr>
              <w:spacing w:before="0" w:beforeAutospacing="0" w:after="0" w:afterAutospacing="0" w:line="240" w:lineRule="auto"/>
              <w:ind w:left="50" w:right="78"/>
              <w:rPr>
                <w:rFonts w:ascii="David" w:eastAsia="Calibri" w:hAnsi="David" w:cs="David"/>
                <w:bCs/>
                <w:strike/>
                <w:sz w:val="24"/>
                <w:szCs w:val="24"/>
                <w:rtl/>
                <w:lang w:eastAsia="he-IL"/>
              </w:rPr>
            </w:pPr>
            <w:r w:rsidRPr="004D79CC">
              <w:rPr>
                <w:rFonts w:ascii="David" w:eastAsia="Calibri" w:hAnsi="David" w:cs="David"/>
                <w:bCs/>
                <w:sz w:val="24"/>
                <w:szCs w:val="24"/>
                <w:rtl/>
                <w:lang w:eastAsia="he-IL"/>
              </w:rPr>
              <w:t>302/318/328/332/301/303/325/326/327/321</w:t>
            </w:r>
          </w:p>
        </w:tc>
      </w:tr>
    </w:tbl>
    <w:p w14:paraId="38F05682" w14:textId="77777777" w:rsidR="002136E2" w:rsidRPr="004D79CC" w:rsidRDefault="002136E2" w:rsidP="002136E2">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2136E2" w:rsidRPr="00003310" w14:paraId="0FFCCC18" w14:textId="77777777" w:rsidTr="00AA64E9">
        <w:trPr>
          <w:trHeight w:val="57"/>
          <w:tblHeader/>
        </w:trPr>
        <w:tc>
          <w:tcPr>
            <w:tcW w:w="11530" w:type="dxa"/>
            <w:shd w:val="clear" w:color="auto" w:fill="F2F2F2"/>
          </w:tcPr>
          <w:p w14:paraId="77338EDE"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4D79CC">
              <w:rPr>
                <w:rFonts w:ascii="David" w:eastAsia="Calibri" w:hAnsi="David" w:cs="David"/>
                <w:bCs/>
                <w:sz w:val="24"/>
                <w:szCs w:val="24"/>
                <w:rtl/>
                <w:lang w:eastAsia="he-IL"/>
              </w:rPr>
              <w:t>ג'</w:t>
            </w:r>
            <w:r w:rsidRPr="004D79CC">
              <w:rPr>
                <w:rFonts w:ascii="David" w:eastAsia="Calibri" w:hAnsi="David" w:cs="David"/>
                <w:b/>
                <w:sz w:val="24"/>
                <w:szCs w:val="24"/>
                <w:rtl/>
                <w:lang w:eastAsia="he-IL"/>
              </w:rPr>
              <w:t>)*:</w:t>
            </w:r>
          </w:p>
        </w:tc>
      </w:tr>
      <w:tr w:rsidR="002136E2" w:rsidRPr="00003310" w14:paraId="3F6B9752" w14:textId="77777777" w:rsidTr="00AA64E9">
        <w:trPr>
          <w:trHeight w:val="798"/>
        </w:trPr>
        <w:tc>
          <w:tcPr>
            <w:tcW w:w="11530" w:type="dxa"/>
            <w:shd w:val="clear" w:color="auto" w:fill="auto"/>
          </w:tcPr>
          <w:p w14:paraId="702E687E"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lang w:eastAsia="he-IL"/>
              </w:rPr>
            </w:pPr>
            <w:r w:rsidRPr="004D79CC">
              <w:rPr>
                <w:rFonts w:ascii="David" w:eastAsia="Calibri" w:hAnsi="David" w:cs="David"/>
                <w:b/>
                <w:sz w:val="24"/>
                <w:szCs w:val="24"/>
                <w:rtl/>
                <w:lang w:eastAsia="he-IL"/>
              </w:rPr>
              <w:t>038</w:t>
            </w:r>
          </w:p>
        </w:tc>
      </w:tr>
    </w:tbl>
    <w:p w14:paraId="1D98EDD9" w14:textId="77777777" w:rsidR="002136E2" w:rsidRPr="004D79CC" w:rsidRDefault="002136E2" w:rsidP="002136E2">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2136E2" w:rsidRPr="00003310" w14:paraId="2873AEC7" w14:textId="77777777" w:rsidTr="00AA64E9">
        <w:trPr>
          <w:trHeight w:val="227"/>
          <w:tblHeader/>
        </w:trPr>
        <w:tc>
          <w:tcPr>
            <w:tcW w:w="11530" w:type="dxa"/>
            <w:shd w:val="clear" w:color="auto" w:fill="F2F2F2"/>
          </w:tcPr>
          <w:p w14:paraId="0EE95522"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lastRenderedPageBreak/>
              <w:t>חתימת האישור</w:t>
            </w:r>
          </w:p>
        </w:tc>
      </w:tr>
      <w:tr w:rsidR="002136E2" w:rsidRPr="00003310" w14:paraId="4892847C" w14:textId="77777777" w:rsidTr="00AA64E9">
        <w:trPr>
          <w:trHeight w:val="598"/>
        </w:trPr>
        <w:tc>
          <w:tcPr>
            <w:tcW w:w="11530" w:type="dxa"/>
            <w:shd w:val="clear" w:color="auto" w:fill="auto"/>
          </w:tcPr>
          <w:p w14:paraId="7904CF52"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המבטח:</w:t>
            </w:r>
          </w:p>
        </w:tc>
      </w:tr>
    </w:tbl>
    <w:p w14:paraId="37F16117" w14:textId="77777777" w:rsidR="0057799B" w:rsidRDefault="0057799B" w:rsidP="002136E2">
      <w:pPr>
        <w:spacing w:before="0" w:beforeAutospacing="0" w:after="200" w:afterAutospacing="0" w:line="276" w:lineRule="auto"/>
        <w:rPr>
          <w:rFonts w:ascii="David" w:eastAsia="Calibri" w:hAnsi="David" w:cs="David"/>
          <w:b/>
          <w:bCs/>
          <w:sz w:val="24"/>
          <w:szCs w:val="24"/>
          <w:u w:val="single"/>
          <w:rtl/>
          <w:lang w:eastAsia="he-IL"/>
        </w:rPr>
      </w:pPr>
    </w:p>
    <w:p w14:paraId="4226733E" w14:textId="77777777" w:rsidR="0057799B" w:rsidRDefault="0057799B" w:rsidP="002136E2">
      <w:pPr>
        <w:spacing w:before="0" w:beforeAutospacing="0" w:after="200" w:afterAutospacing="0" w:line="276" w:lineRule="auto"/>
        <w:rPr>
          <w:rFonts w:ascii="David" w:eastAsia="Calibri" w:hAnsi="David" w:cs="David"/>
          <w:b/>
          <w:bCs/>
          <w:sz w:val="24"/>
          <w:szCs w:val="24"/>
          <w:u w:val="single"/>
          <w:rtl/>
          <w:lang w:eastAsia="he-IL"/>
        </w:rPr>
      </w:pPr>
    </w:p>
    <w:p w14:paraId="581FDABA" w14:textId="77777777" w:rsidR="0057799B" w:rsidRDefault="0057799B" w:rsidP="002136E2">
      <w:pPr>
        <w:spacing w:before="0" w:beforeAutospacing="0" w:after="200" w:afterAutospacing="0" w:line="276" w:lineRule="auto"/>
        <w:rPr>
          <w:rFonts w:ascii="David" w:eastAsia="Calibri" w:hAnsi="David" w:cs="David"/>
          <w:b/>
          <w:bCs/>
          <w:sz w:val="24"/>
          <w:szCs w:val="24"/>
          <w:u w:val="single"/>
          <w:rtl/>
          <w:lang w:eastAsia="he-IL"/>
        </w:rPr>
      </w:pPr>
    </w:p>
    <w:p w14:paraId="5916FD2B" w14:textId="77777777" w:rsidR="002136E2" w:rsidRPr="004D79CC" w:rsidRDefault="002136E2" w:rsidP="002136E2">
      <w:pPr>
        <w:spacing w:before="0" w:beforeAutospacing="0" w:after="200" w:afterAutospacing="0" w:line="276" w:lineRule="auto"/>
        <w:rPr>
          <w:rFonts w:ascii="David" w:eastAsia="Calibri" w:hAnsi="David" w:cs="David"/>
          <w:b/>
          <w:bCs/>
          <w:sz w:val="24"/>
          <w:szCs w:val="24"/>
          <w:u w:val="single"/>
          <w:rtl/>
          <w:lang w:eastAsia="he-IL"/>
        </w:rPr>
      </w:pPr>
      <w:r w:rsidRPr="004D79CC">
        <w:rPr>
          <w:rFonts w:ascii="David" w:eastAsia="Calibri" w:hAnsi="David" w:cs="David"/>
          <w:b/>
          <w:bCs/>
          <w:sz w:val="24"/>
          <w:szCs w:val="24"/>
          <w:u w:val="single"/>
          <w:rtl/>
          <w:lang w:eastAsia="he-IL"/>
        </w:rPr>
        <w:t xml:space="preserve">* באישור ביטוח כללי </w:t>
      </w:r>
      <w:r w:rsidRPr="004D79CC">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2136E2" w:rsidRPr="00003310" w14:paraId="7C26EF66" w14:textId="77777777" w:rsidTr="00AA64E9">
        <w:trPr>
          <w:trHeight w:val="227"/>
          <w:tblHeader/>
        </w:trPr>
        <w:tc>
          <w:tcPr>
            <w:tcW w:w="11530" w:type="dxa"/>
            <w:shd w:val="clear" w:color="auto" w:fill="F2F2F2"/>
          </w:tcPr>
          <w:p w14:paraId="61FB2E2A" w14:textId="77777777" w:rsidR="002136E2" w:rsidRPr="004D79CC" w:rsidRDefault="002136E2" w:rsidP="00AA64E9">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ביטול/שינוי הפוליסה *</w:t>
            </w:r>
          </w:p>
        </w:tc>
      </w:tr>
      <w:tr w:rsidR="002136E2" w:rsidRPr="00003310" w14:paraId="314920F3" w14:textId="77777777" w:rsidTr="00AA64E9">
        <w:trPr>
          <w:trHeight w:val="334"/>
        </w:trPr>
        <w:tc>
          <w:tcPr>
            <w:tcW w:w="11530" w:type="dxa"/>
            <w:shd w:val="clear" w:color="auto" w:fill="auto"/>
            <w:vAlign w:val="center"/>
          </w:tcPr>
          <w:p w14:paraId="7CBB1CB4" w14:textId="77777777" w:rsidR="002136E2" w:rsidRPr="004D79CC" w:rsidRDefault="002136E2" w:rsidP="00AA64E9">
            <w:pPr>
              <w:spacing w:before="0" w:beforeAutospacing="0" w:after="0" w:afterAutospacing="0" w:line="240" w:lineRule="auto"/>
              <w:rPr>
                <w:rFonts w:ascii="David" w:eastAsia="Calibri" w:hAnsi="David" w:cs="David"/>
                <w:bCs/>
                <w:sz w:val="24"/>
                <w:szCs w:val="24"/>
                <w:rtl/>
                <w:lang w:eastAsia="he-IL"/>
              </w:rPr>
            </w:pPr>
            <w:r w:rsidRPr="004D79CC">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4D79CC">
              <w:rPr>
                <w:rFonts w:ascii="David" w:eastAsia="Calibri" w:hAnsi="David" w:cs="David"/>
                <w:bCs/>
                <w:sz w:val="24"/>
                <w:szCs w:val="24"/>
                <w:rtl/>
                <w:lang w:eastAsia="he-IL"/>
              </w:rPr>
              <w:t>30 יום</w:t>
            </w:r>
            <w:r w:rsidRPr="004D79CC">
              <w:rPr>
                <w:rFonts w:ascii="David" w:eastAsia="Calibri" w:hAnsi="David" w:cs="David"/>
                <w:b/>
                <w:sz w:val="24"/>
                <w:szCs w:val="24"/>
                <w:rtl/>
                <w:lang w:eastAsia="he-IL"/>
              </w:rPr>
              <w:t xml:space="preserve"> לאחר משלוח הודעה למבקש האישור בדבר השינוי או הביטול.</w:t>
            </w:r>
          </w:p>
        </w:tc>
      </w:tr>
    </w:tbl>
    <w:p w14:paraId="5D81D1FB" w14:textId="77777777" w:rsidR="002136E2" w:rsidRPr="004D79CC" w:rsidRDefault="002136E2" w:rsidP="002136E2">
      <w:pPr>
        <w:spacing w:before="0" w:beforeAutospacing="0" w:after="200" w:afterAutospacing="0" w:line="276" w:lineRule="auto"/>
        <w:rPr>
          <w:rFonts w:ascii="David" w:eastAsia="Calibri" w:hAnsi="David" w:cs="David"/>
          <w:sz w:val="24"/>
          <w:szCs w:val="24"/>
          <w:lang w:eastAsia="he-IL"/>
        </w:rPr>
      </w:pPr>
    </w:p>
    <w:p w14:paraId="586183DE" w14:textId="77777777" w:rsidR="002136E2" w:rsidRPr="00B2329A" w:rsidRDefault="002136E2" w:rsidP="002136E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00CB4E4" w14:textId="77777777" w:rsidR="002136E2" w:rsidRDefault="002136E2" w:rsidP="002136E2">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844F1D" w14:textId="77777777" w:rsidR="00F600CB" w:rsidRPr="00F600CB" w:rsidRDefault="00F600CB" w:rsidP="00F600C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DC05E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BDAED7F" w14:textId="77777777" w:rsidR="00771142" w:rsidRDefault="00771142"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68D5E9A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172185D"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11DA06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8A013CC" w14:textId="77777777" w:rsidR="00F600CB" w:rsidRPr="00F600CB" w:rsidRDefault="00F600CB" w:rsidP="00D37420">
      <w:pPr>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נספח "ח"</w:t>
      </w:r>
    </w:p>
    <w:p w14:paraId="2024344E"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p>
    <w:p w14:paraId="27F75AD8"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רשימת התכניות והמסמכים שעל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r w:rsidRPr="00F600CB">
        <w:rPr>
          <w:rFonts w:ascii="Times New Roman" w:eastAsia="Times New Roman" w:hAnsi="Times New Roman" w:cs="David"/>
          <w:b/>
          <w:bCs/>
          <w:sz w:val="24"/>
          <w:szCs w:val="24"/>
          <w:u w:val="single"/>
          <w:rtl/>
        </w:rPr>
        <w:t xml:space="preserve"> להנפיק</w:t>
      </w:r>
    </w:p>
    <w:p w14:paraId="5764E762" w14:textId="77777777" w:rsidR="00F600CB" w:rsidRPr="00F600CB" w:rsidRDefault="00F600CB" w:rsidP="00F600CB">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50D8F6A"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sz w:val="24"/>
          <w:szCs w:val="24"/>
        </w:rPr>
      </w:pPr>
      <w:r w:rsidRPr="00F600CB">
        <w:rPr>
          <w:rFonts w:ascii="Times New Roman" w:eastAsia="Times New Roman" w:hAnsi="Times New Roman" w:cs="David"/>
          <w:sz w:val="24"/>
          <w:szCs w:val="24"/>
          <w:rtl/>
        </w:rPr>
        <w:t>מסמך זה מהווה השלמה לנספח ב' ואינו גורע ממנו</w:t>
      </w:r>
    </w:p>
    <w:p w14:paraId="0443B62B" w14:textId="77777777" w:rsidR="00F600CB" w:rsidRPr="00F600CB"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34B04F3C" w14:textId="77777777" w:rsidR="00F600CB" w:rsidRPr="00F600CB"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6ADC92CD" w14:textId="77777777" w:rsidR="00F600CB" w:rsidRPr="00F600CB"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hint="cs"/>
          <w:sz w:val="24"/>
          <w:szCs w:val="24"/>
          <w:rtl/>
        </w:rPr>
        <w:t>מודל של מתקני החשמל וסביבתם, המייצגים את המצב העתידי בשטח והזנתו לתוכנות האנליזה (</w:t>
      </w:r>
      <w:r w:rsidRPr="00F600CB">
        <w:rPr>
          <w:rFonts w:ascii="Times New Roman" w:eastAsia="Times New Roman" w:hAnsi="Times New Roman" w:cs="David"/>
          <w:sz w:val="24"/>
          <w:szCs w:val="24"/>
        </w:rPr>
        <w:t>EFC-400 v2008</w:t>
      </w:r>
      <w:r w:rsidRPr="00F600CB">
        <w:rPr>
          <w:rFonts w:ascii="Times New Roman" w:eastAsia="Times New Roman" w:hAnsi="Times New Roman" w:cs="David" w:hint="cs"/>
          <w:sz w:val="24"/>
          <w:szCs w:val="24"/>
          <w:rtl/>
        </w:rPr>
        <w:t>) תוך ביצוע חישובים לפי זרמים "אופייניים" ומרביים.</w:t>
      </w:r>
    </w:p>
    <w:p w14:paraId="2AF8B2CB" w14:textId="77777777" w:rsidR="00F600CB" w:rsidRPr="00F600CB"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חוות-דעת מוקדמת בנושא תאימות אלקטרומגנטית</w:t>
      </w:r>
      <w:r w:rsidRPr="00F600CB">
        <w:rPr>
          <w:rFonts w:ascii="Times New Roman" w:eastAsia="Times New Roman" w:hAnsi="Times New Roman" w:cs="David" w:hint="cs"/>
          <w:sz w:val="24"/>
          <w:szCs w:val="24"/>
          <w:rtl/>
        </w:rPr>
        <w:t>, הכולל</w:t>
      </w:r>
      <w:r w:rsidRPr="00F600CB">
        <w:rPr>
          <w:rFonts w:ascii="Times New Roman" w:eastAsia="Times New Roman" w:hAnsi="Times New Roman" w:cs="David"/>
          <w:sz w:val="24"/>
          <w:szCs w:val="24"/>
          <w:rtl/>
        </w:rPr>
        <w:t xml:space="preserve"> אומדן </w:t>
      </w:r>
      <w:r w:rsidRPr="00F600CB">
        <w:rPr>
          <w:rFonts w:ascii="Times New Roman" w:eastAsia="Times New Roman" w:hAnsi="Times New Roman" w:cs="David" w:hint="cs"/>
          <w:sz w:val="24"/>
          <w:szCs w:val="24"/>
          <w:rtl/>
        </w:rPr>
        <w:t xml:space="preserve">שטף </w:t>
      </w:r>
      <w:r w:rsidRPr="00F600CB">
        <w:rPr>
          <w:rFonts w:ascii="Times New Roman" w:eastAsia="Times New Roman" w:hAnsi="Times New Roman" w:cs="David"/>
          <w:sz w:val="24"/>
          <w:szCs w:val="24"/>
          <w:rtl/>
        </w:rPr>
        <w:t>השדה המגנטי מקווי המתח במגרש</w:t>
      </w:r>
      <w:r w:rsidRPr="00F600CB">
        <w:rPr>
          <w:rFonts w:ascii="Times New Roman" w:eastAsia="Times New Roman" w:hAnsi="Times New Roman" w:cs="David" w:hint="cs"/>
          <w:sz w:val="24"/>
          <w:szCs w:val="24"/>
          <w:rtl/>
        </w:rPr>
        <w:t xml:space="preserve"> (אם קיימים)</w:t>
      </w:r>
      <w:r w:rsidRPr="00F600CB">
        <w:rPr>
          <w:rFonts w:ascii="Times New Roman" w:eastAsia="Times New Roman" w:hAnsi="Times New Roman" w:cs="David"/>
          <w:sz w:val="24"/>
          <w:szCs w:val="24"/>
          <w:rtl/>
        </w:rPr>
        <w:t>, ממערך חדרי שנאים, לוחות מתח נמוך וכבלי הולכה, ב- 10 אבי טיפוס, כולל תכנון מיגון עבורם אם יידרש להגבלת חשיפת אדם לקרינה מגנטית</w:t>
      </w:r>
      <w:r w:rsidRPr="00F600CB">
        <w:rPr>
          <w:rFonts w:ascii="Times New Roman" w:eastAsia="Times New Roman" w:hAnsi="Times New Roman" w:cs="David" w:hint="cs"/>
          <w:sz w:val="24"/>
          <w:szCs w:val="24"/>
          <w:rtl/>
        </w:rPr>
        <w:t>.</w:t>
      </w:r>
    </w:p>
    <w:p w14:paraId="21EFD403" w14:textId="77777777" w:rsidR="00F600CB" w:rsidRPr="00F600CB"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הגשה של המסמכים הדרושים לקבלת היתר הקמה</w:t>
      </w:r>
      <w:r w:rsidRPr="00F600CB">
        <w:rPr>
          <w:rFonts w:ascii="Times New Roman" w:eastAsia="Times New Roman" w:hAnsi="Times New Roman" w:cs="David" w:hint="cs"/>
          <w:sz w:val="24"/>
          <w:szCs w:val="24"/>
          <w:rtl/>
        </w:rPr>
        <w:t xml:space="preserve"> והפעלה</w:t>
      </w:r>
      <w:r w:rsidRPr="00F600CB">
        <w:rPr>
          <w:rFonts w:ascii="Times New Roman" w:eastAsia="Times New Roman" w:hAnsi="Times New Roman" w:cs="David"/>
          <w:sz w:val="24"/>
          <w:szCs w:val="24"/>
          <w:rtl/>
        </w:rPr>
        <w:t xml:space="preserve"> מהמשרד להגנת הסביבה של כלל חדרי השנאים במתחם</w:t>
      </w:r>
      <w:r w:rsidRPr="00F600CB">
        <w:rPr>
          <w:rFonts w:ascii="Times New Roman" w:eastAsia="Times New Roman" w:hAnsi="Times New Roman" w:cs="David" w:hint="cs"/>
          <w:sz w:val="24"/>
          <w:szCs w:val="24"/>
          <w:rtl/>
        </w:rPr>
        <w:t xml:space="preserve"> ובמבנים השונים.</w:t>
      </w:r>
    </w:p>
    <w:p w14:paraId="08A54EC2" w14:textId="77777777" w:rsidR="00F600CB" w:rsidRPr="00F600CB" w:rsidRDefault="00F600CB"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48CB2FE2"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35F8CEEA" w14:textId="77777777" w:rsidR="00F600CB" w:rsidRPr="00F600CB" w:rsidRDefault="00F600CB"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2526AA5F"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5762BD4D" w14:textId="77777777" w:rsidR="00F600CB" w:rsidRPr="00F600CB" w:rsidRDefault="00D37420"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כל ת</w:t>
      </w:r>
      <w:r w:rsidR="00F600CB" w:rsidRPr="00F600CB">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0205150F" w14:textId="77777777" w:rsidR="00F600CB" w:rsidRPr="00F600CB" w:rsidRDefault="00F600CB" w:rsidP="00F600CB">
      <w:pPr>
        <w:spacing w:before="0" w:beforeAutospacing="0" w:after="0" w:afterAutospacing="0" w:line="240" w:lineRule="auto"/>
        <w:jc w:val="both"/>
        <w:rPr>
          <w:rFonts w:ascii="Times New Roman" w:eastAsia="Times New Roman" w:hAnsi="Times New Roman" w:cs="David"/>
          <w:b/>
          <w:bCs/>
          <w:sz w:val="24"/>
          <w:szCs w:val="24"/>
          <w:u w:val="single"/>
          <w:rtl/>
        </w:rPr>
      </w:pPr>
    </w:p>
    <w:p w14:paraId="18058B03" w14:textId="77777777" w:rsidR="00F600CB" w:rsidRPr="00F600CB" w:rsidRDefault="00F600CB" w:rsidP="00D37420">
      <w:pPr>
        <w:spacing w:before="0" w:beforeAutospacing="0" w:after="0" w:afterAutospacing="0" w:line="240" w:lineRule="auto"/>
        <w:ind w:left="720"/>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כל המסמכים והתכניות יערכו בשפה העברית.</w:t>
      </w:r>
    </w:p>
    <w:p w14:paraId="27B2AC2A" w14:textId="77777777" w:rsidR="00F600CB" w:rsidRPr="00F600CB" w:rsidRDefault="00F600CB" w:rsidP="00F600CB">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F600CB">
        <w:rPr>
          <w:rFonts w:ascii="Times New Roman" w:eastAsia="Times New Roman" w:hAnsi="Times New Roman" w:cs="David"/>
          <w:sz w:val="20"/>
          <w:szCs w:val="24"/>
          <w:rtl/>
        </w:rPr>
        <w:br w:type="page"/>
      </w:r>
    </w:p>
    <w:p w14:paraId="0C8388F9" w14:textId="77777777" w:rsidR="007012C8" w:rsidRPr="007012C8" w:rsidRDefault="007012C8"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7012C8">
        <w:rPr>
          <w:rFonts w:ascii="Times New Roman" w:eastAsia="Times New Roman" w:hAnsi="Times New Roman" w:cs="David" w:hint="cs"/>
          <w:b/>
          <w:bCs/>
          <w:sz w:val="20"/>
          <w:szCs w:val="24"/>
          <w:u w:val="single"/>
          <w:rtl/>
          <w:lang w:eastAsia="he-IL"/>
        </w:rPr>
        <w:lastRenderedPageBreak/>
        <w:t>נספח "ט"</w:t>
      </w:r>
    </w:p>
    <w:p w14:paraId="2D2A7766"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1334DB5"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7012C8">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83907CC"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ECFE4A"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E44D46"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7561F4"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לכבוד :</w:t>
      </w:r>
    </w:p>
    <w:p w14:paraId="233B9A38" w14:textId="77777777" w:rsidR="007012C8" w:rsidRPr="007012C8" w:rsidRDefault="00AA64E9"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73C7ACBC427428987960C2963F6F4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7" w:author="Kook Sec" w:date="2022-12-19T12:59:00Z">
            <w:r w:rsidR="002E1BD5">
              <w:rPr>
                <w:rFonts w:ascii="Times New Roman" w:eastAsia="Times New Roman" w:hAnsi="Times New Roman" w:cs="David" w:hint="cs"/>
                <w:color w:val="008000"/>
                <w:sz w:val="24"/>
                <w:szCs w:val="24"/>
                <w:rtl/>
                <w:lang w:eastAsia="he-IL"/>
              </w:rPr>
              <w:t>פ.א פיתוח ובנייה בירושלים בע"מ</w:t>
            </w:r>
            <w:r w:rsidR="002E1BD5">
              <w:rPr>
                <w:rFonts w:ascii="Times New Roman" w:eastAsia="Times New Roman" w:hAnsi="Times New Roman" w:cs="David" w:hint="cs"/>
                <w:color w:val="008000"/>
                <w:sz w:val="24"/>
                <w:szCs w:val="24"/>
                <w:rtl/>
                <w:lang w:eastAsia="he-IL"/>
              </w:rPr>
              <w:br/>
              <w:t>יוני נתניהו 1 ג' אור יהודה ת.ד 715</w:t>
            </w:r>
            <w:r w:rsidR="002E1BD5">
              <w:rPr>
                <w:rFonts w:ascii="Times New Roman" w:eastAsia="Times New Roman" w:hAnsi="Times New Roman" w:cs="David" w:hint="cs"/>
                <w:color w:val="008000"/>
                <w:sz w:val="24"/>
                <w:szCs w:val="24"/>
                <w:rtl/>
                <w:lang w:eastAsia="he-IL"/>
              </w:rPr>
              <w:br/>
              <w:t>513958009</w:t>
            </w:r>
          </w:ins>
        </w:sdtContent>
      </w:sdt>
      <w:r w:rsidR="007012C8" w:rsidRPr="007012C8">
        <w:rPr>
          <w:rFonts w:ascii="Times New Roman" w:eastAsia="Times New Roman" w:hAnsi="Times New Roman" w:cs="David" w:hint="cs"/>
          <w:color w:val="008000"/>
          <w:sz w:val="24"/>
          <w:szCs w:val="24"/>
          <w:rtl/>
          <w:lang w:eastAsia="he-IL"/>
        </w:rPr>
        <w:br/>
      </w:r>
    </w:p>
    <w:p w14:paraId="4098223F" w14:textId="77777777" w:rsidR="007012C8" w:rsidRPr="007012C8" w:rsidRDefault="007012C8"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(המזמין)</w:t>
      </w:r>
    </w:p>
    <w:p w14:paraId="2766A4CD"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CD251D"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159ECF"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C7A136F"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24877EC" w14:textId="77777777" w:rsidR="007012C8" w:rsidRPr="007012C8" w:rsidRDefault="007012C8" w:rsidP="007012C8">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7012C8">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B754E9F44DF74270AFDB91059984A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Kook Sec" w:date="2022-12-19T12:53:00Z">
            <w:r w:rsidR="00AA64E9">
              <w:rPr>
                <w:rFonts w:ascii="Times New Roman" w:eastAsia="Times New Roman" w:hAnsi="Times New Roman" w:cs="David"/>
                <w:color w:val="008000"/>
                <w:sz w:val="24"/>
                <w:szCs w:val="24"/>
                <w:rtl/>
                <w:lang w:eastAsia="he-IL"/>
              </w:rPr>
              <w:t>רזאור הנדסה וייעוץ בע"מ</w:t>
            </w:r>
          </w:ins>
        </w:sdtContent>
      </w:sdt>
      <w:r w:rsidRPr="007012C8">
        <w:rPr>
          <w:rFonts w:ascii="Times New Roman" w:eastAsia="Times New Roman" w:hAnsi="Times New Roman" w:cs="David" w:hint="cs"/>
          <w:bCs/>
          <w:color w:val="008000"/>
          <w:sz w:val="24"/>
          <w:szCs w:val="24"/>
          <w:rtl/>
          <w:lang w:eastAsia="he-IL"/>
        </w:rPr>
        <w:t xml:space="preserve"> </w:t>
      </w:r>
      <w:r w:rsidRPr="007012C8">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02A56EDF02374FC393341B3B3DDAF37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9" w:author="Kook Sec" w:date="2022-12-19T12:48:00Z">
            <w:r w:rsidR="00AA64E9">
              <w:rPr>
                <w:rFonts w:ascii="Times New Roman" w:eastAsia="Times New Roman" w:hAnsi="Times New Roman" w:cs="David"/>
                <w:color w:val="008000"/>
                <w:sz w:val="24"/>
                <w:szCs w:val="24"/>
                <w:rtl/>
                <w:lang w:eastAsia="he-IL"/>
              </w:rPr>
              <w:t>רמת שרת שלב ב</w:t>
            </w:r>
          </w:ins>
        </w:sdtContent>
      </w:sdt>
      <w:r w:rsidRPr="007012C8">
        <w:rPr>
          <w:rFonts w:ascii="Times New Roman" w:eastAsia="Times New Roman" w:hAnsi="Times New Roman" w:cs="David" w:hint="cs"/>
          <w:sz w:val="24"/>
          <w:szCs w:val="24"/>
          <w:rtl/>
          <w:lang w:eastAsia="he-IL"/>
        </w:rPr>
        <w:t xml:space="preserve"> בקשר עם</w:t>
      </w:r>
      <w:r w:rsidRPr="007012C8">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712330CCC0A4EE3AFDA507270E4B1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30" w:author="Kook Sec" w:date="2022-12-19T12:52:00Z">
            <w:r w:rsidR="00AA64E9">
              <w:rPr>
                <w:rFonts w:ascii="Times New Roman" w:eastAsia="Times New Roman" w:hAnsi="Times New Roman" w:cs="David" w:hint="cs"/>
                <w:color w:val="008000"/>
                <w:sz w:val="24"/>
                <w:szCs w:val="24"/>
                <w:rtl/>
              </w:rPr>
              <w:t>תכנון ופיקוח עליון על פרויקט מגורים הכולל מסחר וחניונים הכולל 2 מגדלי מגורים בני 19 קומות כ"א בסך: 278 יח"ד ומסחר כ2000 מ"ר בקומת קרקע וחניון תת"ק של כ-22,300 מ"ר</w:t>
            </w:r>
          </w:ins>
        </w:sdtContent>
      </w:sdt>
      <w:r w:rsidRPr="007012C8">
        <w:rPr>
          <w:rFonts w:ascii="Times New Roman" w:eastAsia="Times New Roman" w:hAnsi="Times New Roman" w:cs="David" w:hint="cs"/>
          <w:sz w:val="24"/>
          <w:szCs w:val="24"/>
          <w:rtl/>
          <w:lang w:eastAsia="he-IL"/>
        </w:rPr>
        <w:t>, מאשר בזאת שהעבודות הנ"ל בוצעו והושלמו בהתאם להנחיותי</w:t>
      </w:r>
      <w:r w:rsidRPr="007012C8">
        <w:rPr>
          <w:rFonts w:ascii="Times New Roman" w:eastAsia="Times New Roman" w:hAnsi="Times New Roman" w:cs="David" w:hint="eastAsia"/>
          <w:sz w:val="24"/>
          <w:szCs w:val="24"/>
          <w:rtl/>
          <w:lang w:eastAsia="he-IL"/>
        </w:rPr>
        <w:t>י</w:t>
      </w:r>
      <w:r w:rsidRPr="007012C8">
        <w:rPr>
          <w:rFonts w:ascii="Times New Roman" w:eastAsia="Times New Roman" w:hAnsi="Times New Roman" w:cs="David" w:hint="cs"/>
          <w:sz w:val="24"/>
          <w:szCs w:val="24"/>
          <w:rtl/>
          <w:lang w:eastAsia="he-IL"/>
        </w:rPr>
        <w:t>, לתכניותי</w:t>
      </w:r>
      <w:r w:rsidRPr="007012C8">
        <w:rPr>
          <w:rFonts w:ascii="Times New Roman" w:eastAsia="Times New Roman" w:hAnsi="Times New Roman" w:cs="David" w:hint="eastAsia"/>
          <w:sz w:val="24"/>
          <w:szCs w:val="24"/>
          <w:rtl/>
          <w:lang w:eastAsia="he-IL"/>
        </w:rPr>
        <w:t>י</w:t>
      </w:r>
      <w:r w:rsidRPr="007012C8">
        <w:rPr>
          <w:rFonts w:ascii="Times New Roman" w:eastAsia="Times New Roman" w:hAnsi="Times New Roman" w:cs="David" w:hint="cs"/>
          <w:sz w:val="24"/>
          <w:szCs w:val="24"/>
          <w:rtl/>
          <w:lang w:eastAsia="he-IL"/>
        </w:rPr>
        <w:t>, בהתאם</w:t>
      </w:r>
      <w:r w:rsidRPr="007012C8">
        <w:rPr>
          <w:rFonts w:ascii="Times New Roman" w:eastAsia="Times New Roman" w:hAnsi="Times New Roman" w:cs="David" w:hint="cs"/>
          <w:sz w:val="20"/>
          <w:szCs w:val="24"/>
          <w:rtl/>
          <w:lang w:eastAsia="he-IL"/>
        </w:rPr>
        <w:t xml:space="preserve"> לתקנים מחייבים ולשביעות רצוני.</w:t>
      </w:r>
    </w:p>
    <w:p w14:paraId="312D501C"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266FE91"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40DA97"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0EAB7F"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D5FC68"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40F061"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 xml:space="preserve">                                                                                      בכבוד רב,</w:t>
      </w:r>
    </w:p>
    <w:p w14:paraId="5A52A7D5"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FD741E"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5C5F4B"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 xml:space="preserve">                                                                                                             ___________________</w:t>
      </w:r>
    </w:p>
    <w:p w14:paraId="57C08328" w14:textId="77777777" w:rsidR="007012C8" w:rsidRPr="007012C8" w:rsidRDefault="00AA64E9" w:rsidP="007012C8">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D3C8A8A42270476C8AE06464B8F572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1" w:author="Kook Sec" w:date="2022-12-19T12:53:00Z">
            <w:r>
              <w:rPr>
                <w:rFonts w:ascii="Times New Roman" w:eastAsia="Times New Roman" w:hAnsi="Times New Roman" w:cs="David"/>
                <w:color w:val="008000"/>
                <w:sz w:val="24"/>
                <w:szCs w:val="24"/>
                <w:rtl/>
                <w:lang w:eastAsia="he-IL"/>
              </w:rPr>
              <w:t>רזאור הנדסה וייעוץ בע"מ</w:t>
            </w:r>
          </w:ins>
        </w:sdtContent>
      </w:sdt>
    </w:p>
    <w:p w14:paraId="0F74773E"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7012C8">
        <w:rPr>
          <w:rFonts w:ascii="Times New Roman" w:eastAsia="Times New Roman" w:hAnsi="Times New Roman" w:cs="David" w:hint="cs"/>
          <w:sz w:val="20"/>
          <w:szCs w:val="20"/>
          <w:rtl/>
          <w:lang w:eastAsia="he-IL"/>
        </w:rPr>
        <w:t xml:space="preserve">                </w:t>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t xml:space="preserve">   </w:t>
      </w:r>
    </w:p>
    <w:p w14:paraId="020F339C"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C3B8FFC"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12C8">
        <w:rPr>
          <w:rFonts w:ascii="Times New Roman" w:eastAsia="Times New Roman" w:hAnsi="Times New Roman" w:cs="David" w:hint="cs"/>
          <w:sz w:val="20"/>
          <w:szCs w:val="20"/>
          <w:rtl/>
          <w:lang w:eastAsia="he-IL"/>
        </w:rPr>
        <w:br w:type="page"/>
      </w:r>
      <w:r w:rsidRPr="007012C8">
        <w:rPr>
          <w:rFonts w:ascii="Times New Roman" w:eastAsia="Times New Roman" w:hAnsi="Times New Roman" w:cs="David" w:hint="cs"/>
          <w:b/>
          <w:bCs/>
          <w:sz w:val="24"/>
          <w:szCs w:val="24"/>
          <w:u w:val="single"/>
          <w:rtl/>
          <w:lang w:eastAsia="he-IL"/>
        </w:rPr>
        <w:lastRenderedPageBreak/>
        <w:t xml:space="preserve">נספח "י" </w:t>
      </w:r>
    </w:p>
    <w:p w14:paraId="340F85C0"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28AE101" w14:textId="77777777" w:rsidR="007012C8" w:rsidRPr="007012C8" w:rsidRDefault="007012C8" w:rsidP="007012C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7012C8">
        <w:rPr>
          <w:rFonts w:ascii="Times New Roman" w:eastAsia="Times New Roman" w:hAnsi="Times New Roman" w:cs="David" w:hint="cs"/>
          <w:b/>
          <w:bCs/>
          <w:sz w:val="24"/>
          <w:szCs w:val="24"/>
          <w:u w:val="single"/>
          <w:rtl/>
          <w:lang w:eastAsia="he-IL"/>
        </w:rPr>
        <w:t>דוגמא לנוסח הצהרת ה</w:t>
      </w:r>
      <w:r w:rsidR="00B06D6A">
        <w:rPr>
          <w:rFonts w:ascii="Times New Roman" w:eastAsia="Times New Roman" w:hAnsi="Times New Roman" w:cs="David" w:hint="cs"/>
          <w:b/>
          <w:bCs/>
          <w:sz w:val="24"/>
          <w:szCs w:val="24"/>
          <w:u w:val="single"/>
          <w:rtl/>
          <w:lang w:eastAsia="he-IL"/>
        </w:rPr>
        <w:t>יועץ</w:t>
      </w:r>
      <w:r w:rsidRPr="007012C8">
        <w:rPr>
          <w:rFonts w:ascii="Times New Roman" w:eastAsia="Times New Roman" w:hAnsi="Times New Roman" w:cs="David" w:hint="cs"/>
          <w:b/>
          <w:bCs/>
          <w:sz w:val="24"/>
          <w:szCs w:val="24"/>
          <w:u w:val="single"/>
          <w:rtl/>
          <w:lang w:eastAsia="he-IL"/>
        </w:rPr>
        <w:t xml:space="preserve"> בדבר היעדר תביעות</w:t>
      </w:r>
    </w:p>
    <w:p w14:paraId="34E6BD6E" w14:textId="77777777" w:rsidR="007012C8" w:rsidRPr="007012C8" w:rsidRDefault="007012C8" w:rsidP="007012C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2FDE52D"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7012C8">
        <w:rPr>
          <w:rFonts w:ascii="Times New Roman" w:eastAsia="Times New Roman" w:hAnsi="Times New Roman" w:cs="David" w:hint="cs"/>
          <w:sz w:val="24"/>
          <w:szCs w:val="24"/>
          <w:rtl/>
          <w:lang w:eastAsia="he-IL"/>
        </w:rPr>
        <w:t>לכבוד</w:t>
      </w:r>
      <w:r w:rsidRPr="007012C8">
        <w:rPr>
          <w:rFonts w:ascii="Times New Roman" w:eastAsia="Times New Roman" w:hAnsi="Times New Roman" w:cs="David" w:hint="cs"/>
          <w:color w:val="000000"/>
          <w:sz w:val="24"/>
          <w:szCs w:val="24"/>
          <w:rtl/>
          <w:lang w:eastAsia="he-IL"/>
        </w:rPr>
        <w:tab/>
      </w:r>
      <w:r w:rsidRPr="007012C8">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0C617C68219B44A1A7C221441D534B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2" w:author="Kook Sec" w:date="2022-12-19T12:59:00Z">
            <w:r w:rsidR="002E1BD5">
              <w:rPr>
                <w:rFonts w:ascii="Times New Roman" w:eastAsia="Times New Roman" w:hAnsi="Times New Roman" w:cs="David" w:hint="cs"/>
                <w:color w:val="008000"/>
                <w:sz w:val="24"/>
                <w:szCs w:val="24"/>
                <w:rtl/>
                <w:lang w:eastAsia="he-IL"/>
              </w:rPr>
              <w:t>פ.א פיתוח ובנייה בירושלים בע"מ</w:t>
            </w:r>
            <w:r w:rsidR="002E1BD5">
              <w:rPr>
                <w:rFonts w:ascii="Times New Roman" w:eastAsia="Times New Roman" w:hAnsi="Times New Roman" w:cs="David" w:hint="cs"/>
                <w:color w:val="008000"/>
                <w:sz w:val="24"/>
                <w:szCs w:val="24"/>
                <w:rtl/>
                <w:lang w:eastAsia="he-IL"/>
              </w:rPr>
              <w:br/>
              <w:t>יוני נתניהו 1 ג' אור יהודה ת.ד 715</w:t>
            </w:r>
            <w:r w:rsidR="002E1BD5">
              <w:rPr>
                <w:rFonts w:ascii="Times New Roman" w:eastAsia="Times New Roman" w:hAnsi="Times New Roman" w:cs="David" w:hint="cs"/>
                <w:color w:val="008000"/>
                <w:sz w:val="24"/>
                <w:szCs w:val="24"/>
                <w:rtl/>
                <w:lang w:eastAsia="he-IL"/>
              </w:rPr>
              <w:br/>
              <w:t>513958009</w:t>
            </w:r>
          </w:ins>
        </w:sdtContent>
      </w:sdt>
    </w:p>
    <w:p w14:paraId="314DBC60"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407E3A"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ג.א.נ.,</w:t>
      </w:r>
    </w:p>
    <w:p w14:paraId="5B37384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7616DD"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אנו הח"מ מצהירים בזאת שעם קבלת סך של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ש"ח (להלן:"</w:t>
      </w:r>
      <w:r w:rsidRPr="007012C8">
        <w:rPr>
          <w:rFonts w:ascii="Times New Roman" w:eastAsia="Times New Roman" w:hAnsi="Times New Roman" w:cs="David" w:hint="cs"/>
          <w:b/>
          <w:bCs/>
          <w:sz w:val="24"/>
          <w:szCs w:val="24"/>
          <w:rtl/>
          <w:lang w:eastAsia="he-IL"/>
        </w:rPr>
        <w:t>היתרה הסופית</w:t>
      </w:r>
      <w:r w:rsidRPr="007012C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C15B72812694101871F388B27B13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3" w:author="Kook Sec" w:date="2022-12-19T12:48:00Z">
            <w:r w:rsidR="00AA64E9">
              <w:rPr>
                <w:rFonts w:ascii="Times New Roman" w:eastAsia="Times New Roman" w:hAnsi="Times New Roman" w:cs="David" w:hint="cs"/>
                <w:color w:val="008000"/>
                <w:sz w:val="24"/>
                <w:szCs w:val="24"/>
                <w:rtl/>
                <w:lang w:eastAsia="he-IL"/>
              </w:rPr>
              <w:t>רמת שרת שלב ב</w:t>
            </w:r>
          </w:ins>
        </w:sdtContent>
      </w:sdt>
      <w:r w:rsidRPr="007012C8">
        <w:rPr>
          <w:rFonts w:ascii="Times New Roman" w:eastAsia="Times New Roman" w:hAnsi="Times New Roman" w:cs="David" w:hint="cs"/>
          <w:sz w:val="24"/>
          <w:szCs w:val="24"/>
          <w:rtl/>
          <w:lang w:eastAsia="he-IL"/>
        </w:rPr>
        <w:t xml:space="preserve"> עפ"י חוזה מיום </w:t>
      </w:r>
      <w:r w:rsidRPr="007012C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596EDE2C0C546DFB64D789B8CEE22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012C8">
            <w:rPr>
              <w:color w:val="00B0F0"/>
              <w:rtl/>
            </w:rPr>
            <w:t>[תאריך חתימת חוזה]</w:t>
          </w:r>
        </w:sdtContent>
      </w:sdt>
      <w:r w:rsidRPr="007012C8">
        <w:rPr>
          <w:rFonts w:ascii="Times New Roman" w:eastAsia="Times New Roman" w:hAnsi="Times New Roman" w:cs="David" w:hint="cs"/>
          <w:sz w:val="24"/>
          <w:szCs w:val="24"/>
          <w:rtl/>
          <w:lang w:eastAsia="he-IL"/>
        </w:rPr>
        <w:t xml:space="preserve"> או עבור חלקן כמפורט להלן:</w:t>
      </w:r>
    </w:p>
    <w:p w14:paraId="7D5802C9"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46FC571"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F65399"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AF1DC5E"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B9FB61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18CC06"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757C2D9"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DAA8F1"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B900289"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BE2B91"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9A45CC"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b/>
          <w:bCs/>
          <w:sz w:val="24"/>
          <w:szCs w:val="24"/>
          <w:rtl/>
          <w:lang w:eastAsia="he-IL"/>
        </w:rPr>
        <w:t>ולראיה באנו על החתום:</w:t>
      </w:r>
    </w:p>
    <w:p w14:paraId="79748111"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8860D7"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היום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לחודש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לשנה _________</w:t>
      </w:r>
    </w:p>
    <w:p w14:paraId="5BF7CEBA" w14:textId="77777777" w:rsidR="007012C8" w:rsidRPr="007012C8" w:rsidRDefault="007012C8" w:rsidP="007012C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CC29F5E"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חתימה וחותמת ה</w:t>
      </w:r>
      <w:r w:rsidR="00B06D6A">
        <w:rPr>
          <w:rFonts w:ascii="Times New Roman" w:eastAsia="Times New Roman" w:hAnsi="Times New Roman" w:cs="David" w:hint="cs"/>
          <w:sz w:val="24"/>
          <w:szCs w:val="24"/>
          <w:rtl/>
          <w:lang w:eastAsia="he-IL"/>
        </w:rPr>
        <w:t>יועץ</w:t>
      </w:r>
      <w:r w:rsidRPr="007012C8">
        <w:rPr>
          <w:rFonts w:ascii="Times New Roman" w:eastAsia="Times New Roman" w:hAnsi="Times New Roman" w:cs="David" w:hint="cs"/>
          <w:sz w:val="24"/>
          <w:szCs w:val="24"/>
          <w:rtl/>
          <w:lang w:eastAsia="he-IL"/>
        </w:rPr>
        <w:t>:</w:t>
      </w:r>
    </w:p>
    <w:p w14:paraId="6168C545"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7012C8">
        <w:rPr>
          <w:rFonts w:ascii="Times New Roman" w:eastAsia="Times New Roman" w:hAnsi="Times New Roman" w:cs="David" w:hint="cs"/>
          <w:color w:val="00B0F0"/>
          <w:sz w:val="24"/>
          <w:szCs w:val="24"/>
          <w:u w:val="single"/>
          <w:rtl/>
          <w:lang w:eastAsia="he-IL"/>
        </w:rPr>
        <w:t xml:space="preserve">                  </w:t>
      </w:r>
    </w:p>
    <w:p w14:paraId="0B64C608"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_______________________ </w:t>
      </w:r>
    </w:p>
    <w:p w14:paraId="340DCBD7"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7012C8">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80CBB01FDF2A44C3861AC7FBD8AB26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4" w:author="Kook Sec" w:date="2022-12-19T12:53:00Z">
            <w:r w:rsidR="00AA64E9">
              <w:rPr>
                <w:rFonts w:ascii="Times New Roman" w:eastAsia="Times New Roman" w:hAnsi="Times New Roman" w:cs="David"/>
                <w:color w:val="008000"/>
                <w:sz w:val="24"/>
                <w:szCs w:val="24"/>
                <w:rtl/>
                <w:lang w:eastAsia="he-IL"/>
              </w:rPr>
              <w:t>רזאור הנדסה וייעוץ בע"מ</w:t>
            </w:r>
          </w:ins>
        </w:sdtContent>
      </w:sdt>
    </w:p>
    <w:p w14:paraId="1051D405"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E3F8049"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5293A66"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B238A4"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b/>
          <w:bCs/>
          <w:sz w:val="24"/>
          <w:szCs w:val="24"/>
          <w:rtl/>
          <w:lang w:eastAsia="he-IL"/>
        </w:rPr>
        <w:t>אישור</w:t>
      </w:r>
    </w:p>
    <w:p w14:paraId="3533C066"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7012C8">
        <w:rPr>
          <w:rFonts w:ascii="Times New Roman" w:eastAsia="Times New Roman" w:hAnsi="Times New Roman" w:cs="David" w:hint="cs"/>
          <w:b/>
          <w:bCs/>
          <w:sz w:val="24"/>
          <w:szCs w:val="24"/>
          <w:rtl/>
          <w:lang w:eastAsia="he-IL"/>
        </w:rPr>
        <w:t>החברה</w:t>
      </w:r>
      <w:r w:rsidRPr="007012C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D68D436" w14:textId="77777777" w:rsidR="007012C8" w:rsidRPr="007012C8" w:rsidRDefault="007012C8" w:rsidP="007012C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9A1D636" w14:textId="77777777" w:rsidR="007012C8" w:rsidRPr="007012C8" w:rsidRDefault="007012C8" w:rsidP="007012C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    תאריך : _______   </w:t>
      </w:r>
      <w:r w:rsidRPr="007012C8">
        <w:rPr>
          <w:rFonts w:ascii="Times New Roman" w:eastAsia="Times New Roman" w:hAnsi="Times New Roman" w:cs="David" w:hint="cs"/>
          <w:sz w:val="24"/>
          <w:szCs w:val="24"/>
          <w:rtl/>
          <w:lang w:eastAsia="he-IL"/>
        </w:rPr>
        <w:tab/>
        <w:t>חתימה וחותמת עו"ד/רו"ח : _______________________</w:t>
      </w:r>
    </w:p>
    <w:p w14:paraId="30A3B11B" w14:textId="77777777" w:rsidR="007012C8" w:rsidRPr="007012C8" w:rsidRDefault="007012C8" w:rsidP="007012C8">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2CE2A55" w14:textId="77777777" w:rsidR="007012C8" w:rsidRPr="007012C8" w:rsidRDefault="007012C8" w:rsidP="007012C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A3ACA56" w14:textId="77777777" w:rsidR="007012C8" w:rsidRPr="007012C8" w:rsidRDefault="007012C8" w:rsidP="007012C8">
      <w:pPr>
        <w:widowControl w:val="0"/>
        <w:spacing w:before="0" w:beforeAutospacing="0" w:after="0" w:afterAutospacing="0" w:line="240" w:lineRule="auto"/>
        <w:jc w:val="center"/>
        <w:outlineLvl w:val="7"/>
      </w:pPr>
    </w:p>
    <w:p w14:paraId="0C70F55A" w14:textId="77777777" w:rsidR="00F600CB" w:rsidRPr="00F600CB" w:rsidRDefault="00F600CB" w:rsidP="00F600CB">
      <w:pPr>
        <w:widowControl w:val="0"/>
        <w:bidi w:val="0"/>
        <w:spacing w:before="0" w:beforeAutospacing="0" w:after="0" w:afterAutospacing="0" w:line="240" w:lineRule="auto"/>
        <w:jc w:val="center"/>
        <w:rPr>
          <w:rFonts w:ascii="Times New Roman" w:eastAsia="Times New Roman" w:hAnsi="Times New Roman" w:cs="David"/>
          <w:sz w:val="25"/>
          <w:szCs w:val="25"/>
        </w:rPr>
      </w:pPr>
    </w:p>
    <w:p w14:paraId="64812255" w14:textId="77777777" w:rsidR="001A69D5" w:rsidRPr="00F600CB" w:rsidRDefault="001A69D5" w:rsidP="00F600CB">
      <w:pPr>
        <w:rPr>
          <w:rtl/>
        </w:rPr>
      </w:pPr>
    </w:p>
    <w:sectPr w:rsidR="001A69D5" w:rsidRPr="00F600CB"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14D3B6" w14:textId="77777777" w:rsidR="00AA64E9" w:rsidRDefault="00AA64E9" w:rsidP="00AF234B">
      <w:pPr>
        <w:spacing w:before="0" w:after="0" w:line="240" w:lineRule="auto"/>
      </w:pPr>
      <w:r>
        <w:separator/>
      </w:r>
    </w:p>
  </w:endnote>
  <w:endnote w:type="continuationSeparator" w:id="0">
    <w:p w14:paraId="670C7BD9" w14:textId="77777777" w:rsidR="00AA64E9" w:rsidRDefault="00AA64E9" w:rsidP="00AF234B">
      <w:pPr>
        <w:spacing w:before="0" w:after="0" w:line="240" w:lineRule="auto"/>
      </w:pPr>
      <w:r>
        <w:continuationSeparator/>
      </w:r>
    </w:p>
  </w:endnote>
  <w:endnote w:type="continuationNotice" w:id="1">
    <w:p w14:paraId="1CDABE05" w14:textId="77777777" w:rsidR="00AA64E9" w:rsidRDefault="00AA64E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8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3015"/>
      <w:gridCol w:w="233"/>
      <w:gridCol w:w="1044"/>
      <w:gridCol w:w="1763"/>
    </w:tblGrid>
    <w:tr w:rsidR="00AA64E9" w:rsidRPr="00F9528C" w14:paraId="27743E0F" w14:textId="77777777" w:rsidTr="00CE1D16">
      <w:tc>
        <w:tcPr>
          <w:tcW w:w="810" w:type="dxa"/>
        </w:tcPr>
        <w:p w14:paraId="53119B64"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658334E6" w14:textId="77777777" w:rsidR="00AA64E9" w:rsidRPr="00F9528C" w:rsidRDefault="00AA64E9" w:rsidP="00AA64E9">
              <w:pPr>
                <w:tabs>
                  <w:tab w:val="center" w:pos="4153"/>
                  <w:tab w:val="right" w:pos="8306"/>
                </w:tabs>
                <w:spacing w:before="0" w:after="0" w:line="240" w:lineRule="auto"/>
                <w:rPr>
                  <w:rFonts w:ascii="David" w:hAnsi="David"/>
                  <w:color w:val="00B0F0"/>
                  <w:sz w:val="20"/>
                  <w:szCs w:val="20"/>
                  <w:rtl/>
                </w:rPr>
              </w:pPr>
              <w:ins w:id="35" w:author="Kook Sec" w:date="2022-12-19T12:48:00Z">
                <w:r>
                  <w:rPr>
                    <w:rFonts w:ascii="David" w:hAnsi="David"/>
                    <w:color w:val="00B0F0"/>
                    <w:sz w:val="20"/>
                    <w:szCs w:val="20"/>
                    <w:rtl/>
                  </w:rPr>
                  <w:t>פ.א פיתוח ובנייה בירושלים בע"מ</w:t>
                </w:r>
              </w:ins>
            </w:p>
          </w:tc>
        </w:sdtContent>
      </w:sdt>
      <w:tc>
        <w:tcPr>
          <w:tcW w:w="3015" w:type="dxa"/>
        </w:tcPr>
        <w:p w14:paraId="75915922"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קרינה אלקטרו-מגנטית</w:t>
              </w:r>
            </w:sdtContent>
          </w:sdt>
        </w:p>
      </w:tc>
      <w:tc>
        <w:tcPr>
          <w:tcW w:w="233" w:type="dxa"/>
        </w:tcPr>
        <w:p w14:paraId="641557AC" w14:textId="77777777" w:rsidR="00AA64E9" w:rsidRPr="00F9528C" w:rsidRDefault="00AA64E9" w:rsidP="00AA64E9">
          <w:pPr>
            <w:tabs>
              <w:tab w:val="center" w:pos="4153"/>
              <w:tab w:val="right" w:pos="8306"/>
            </w:tabs>
            <w:spacing w:before="0" w:after="0" w:line="240" w:lineRule="auto"/>
            <w:rPr>
              <w:rFonts w:ascii="David" w:hAnsi="David"/>
              <w:sz w:val="16"/>
              <w:szCs w:val="16"/>
              <w:rtl/>
            </w:rPr>
          </w:pPr>
        </w:p>
      </w:tc>
      <w:tc>
        <w:tcPr>
          <w:tcW w:w="1044" w:type="dxa"/>
        </w:tcPr>
        <w:p w14:paraId="21D15819"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772D7F29"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r>
                <w:rPr>
                  <w:rFonts w:ascii="David" w:hAnsi="David" w:hint="cs"/>
                  <w:sz w:val="20"/>
                  <w:szCs w:val="20"/>
                </w:rPr>
                <w:t>CONT-5-668</w:t>
              </w:r>
            </w:p>
          </w:tc>
        </w:sdtContent>
      </w:sdt>
    </w:tr>
    <w:tr w:rsidR="00AA64E9" w:rsidRPr="00F9528C" w14:paraId="3897CDD2" w14:textId="77777777" w:rsidTr="00CE1D16">
      <w:tc>
        <w:tcPr>
          <w:tcW w:w="810" w:type="dxa"/>
        </w:tcPr>
        <w:p w14:paraId="317D8A29"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382A1006" w14:textId="77777777" w:rsidR="00AA64E9" w:rsidRPr="00F9528C" w:rsidRDefault="00AA64E9" w:rsidP="00AA64E9">
              <w:pPr>
                <w:tabs>
                  <w:tab w:val="center" w:pos="4153"/>
                  <w:tab w:val="right" w:pos="8306"/>
                </w:tabs>
                <w:spacing w:before="0" w:after="0" w:line="240" w:lineRule="auto"/>
                <w:rPr>
                  <w:rFonts w:ascii="David" w:hAnsi="David"/>
                  <w:color w:val="00B0F0"/>
                  <w:sz w:val="20"/>
                  <w:szCs w:val="20"/>
                  <w:rtl/>
                </w:rPr>
              </w:pPr>
              <w:ins w:id="36" w:author="Kook Sec" w:date="2022-12-19T12:53:00Z">
                <w:r>
                  <w:rPr>
                    <w:rFonts w:ascii="David" w:hAnsi="David"/>
                    <w:color w:val="00B0F0"/>
                    <w:sz w:val="20"/>
                    <w:szCs w:val="20"/>
                    <w:rtl/>
                  </w:rPr>
                  <w:t>רזאור הנדסה וייעוץ בע"מ</w:t>
                </w:r>
              </w:ins>
            </w:p>
          </w:tc>
        </w:sdtContent>
      </w:sdt>
      <w:tc>
        <w:tcPr>
          <w:tcW w:w="3015"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A64E9" w:rsidRPr="00F9528C" w14:paraId="440CE20E" w14:textId="77777777" w:rsidTr="00AA64E9">
            <w:trPr>
              <w:trHeight w:val="201"/>
            </w:trPr>
            <w:tc>
              <w:tcPr>
                <w:tcW w:w="926" w:type="dxa"/>
              </w:tcPr>
              <w:p w14:paraId="40B59ACF"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200CEDE" w14:textId="77777777" w:rsidR="00AA64E9" w:rsidRPr="00F9528C" w:rsidRDefault="00AA64E9" w:rsidP="00AA64E9">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3D4910E6"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p>
      </w:tc>
      <w:tc>
        <w:tcPr>
          <w:tcW w:w="233" w:type="dxa"/>
        </w:tcPr>
        <w:p w14:paraId="371A0AEB"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p>
      </w:tc>
      <w:tc>
        <w:tcPr>
          <w:tcW w:w="1044" w:type="dxa"/>
        </w:tcPr>
        <w:p w14:paraId="7D219828"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1763" w:type="dxa"/>
        </w:tcPr>
        <w:p w14:paraId="0CD73EFB" w14:textId="77777777" w:rsidR="00AA64E9" w:rsidRPr="00F9528C" w:rsidRDefault="00AA64E9" w:rsidP="00AA64E9">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AA64E9" w:rsidRPr="00F9528C" w14:paraId="2C81DBC0" w14:textId="77777777" w:rsidTr="00CE1D16">
      <w:trPr>
        <w:trHeight w:val="80"/>
      </w:trPr>
      <w:tc>
        <w:tcPr>
          <w:tcW w:w="810" w:type="dxa"/>
        </w:tcPr>
        <w:p w14:paraId="32BFB254"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p>
      </w:tc>
      <w:tc>
        <w:tcPr>
          <w:tcW w:w="1646" w:type="dxa"/>
        </w:tcPr>
        <w:p w14:paraId="7F290D77" w14:textId="77777777" w:rsidR="00AA64E9" w:rsidRPr="00F9528C" w:rsidRDefault="00AA64E9" w:rsidP="00AA64E9">
          <w:pPr>
            <w:tabs>
              <w:tab w:val="center" w:pos="4153"/>
              <w:tab w:val="right" w:pos="8306"/>
            </w:tabs>
            <w:spacing w:before="0" w:after="0" w:line="240" w:lineRule="auto"/>
            <w:rPr>
              <w:rFonts w:ascii="David" w:hAnsi="David"/>
              <w:color w:val="00B0F0"/>
              <w:sz w:val="20"/>
              <w:szCs w:val="20"/>
              <w:rtl/>
            </w:rPr>
          </w:pPr>
        </w:p>
      </w:tc>
      <w:tc>
        <w:tcPr>
          <w:tcW w:w="3015" w:type="dxa"/>
        </w:tcPr>
        <w:p w14:paraId="64F67CF9"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p>
      </w:tc>
      <w:tc>
        <w:tcPr>
          <w:tcW w:w="233" w:type="dxa"/>
        </w:tcPr>
        <w:p w14:paraId="5F254847"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p>
      </w:tc>
      <w:tc>
        <w:tcPr>
          <w:tcW w:w="1044" w:type="dxa"/>
        </w:tcPr>
        <w:p w14:paraId="3452B43E"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p>
      </w:tc>
      <w:tc>
        <w:tcPr>
          <w:tcW w:w="1763" w:type="dxa"/>
        </w:tcPr>
        <w:p w14:paraId="63D9904E" w14:textId="77777777" w:rsidR="00AA64E9" w:rsidRPr="00F9528C" w:rsidRDefault="00AA64E9" w:rsidP="00AA64E9">
          <w:pPr>
            <w:tabs>
              <w:tab w:val="center" w:pos="4153"/>
              <w:tab w:val="right" w:pos="8306"/>
            </w:tabs>
            <w:spacing w:before="0" w:after="0" w:line="240" w:lineRule="auto"/>
            <w:rPr>
              <w:rFonts w:ascii="David" w:hAnsi="David"/>
              <w:sz w:val="20"/>
              <w:szCs w:val="20"/>
              <w:rtl/>
            </w:rPr>
          </w:pPr>
        </w:p>
      </w:tc>
    </w:tr>
  </w:tbl>
  <w:p w14:paraId="0CD81F4F" w14:textId="77777777" w:rsidR="00AA64E9" w:rsidRPr="00CE1D16" w:rsidRDefault="00AA64E9" w:rsidP="00CE1D16">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8A25A0" w14:textId="77777777" w:rsidR="00AA64E9" w:rsidRDefault="00AA64E9" w:rsidP="00AF234B">
      <w:pPr>
        <w:spacing w:before="0" w:after="0" w:line="240" w:lineRule="auto"/>
      </w:pPr>
      <w:r>
        <w:separator/>
      </w:r>
    </w:p>
  </w:footnote>
  <w:footnote w:type="continuationSeparator" w:id="0">
    <w:p w14:paraId="69C1D911" w14:textId="77777777" w:rsidR="00AA64E9" w:rsidRDefault="00AA64E9" w:rsidP="00AF234B">
      <w:pPr>
        <w:spacing w:before="0" w:after="0" w:line="240" w:lineRule="auto"/>
      </w:pPr>
      <w:r>
        <w:continuationSeparator/>
      </w:r>
    </w:p>
  </w:footnote>
  <w:footnote w:type="continuationNotice" w:id="1">
    <w:p w14:paraId="47234F43" w14:textId="77777777" w:rsidR="00AA64E9" w:rsidRDefault="00AA64E9">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56963DF8" w14:textId="77777777" w:rsidR="00AA64E9" w:rsidRDefault="00AA64E9" w:rsidP="00CF334C">
        <w:pPr>
          <w:pStyle w:val="a3"/>
          <w:jc w:val="center"/>
        </w:pPr>
        <w:r>
          <w:fldChar w:fldCharType="begin"/>
        </w:r>
        <w:r>
          <w:instrText xml:space="preserve"> PAGE   \* MERGEFORMAT </w:instrText>
        </w:r>
        <w:r>
          <w:fldChar w:fldCharType="separate"/>
        </w:r>
        <w:r w:rsidR="002E1BD5">
          <w:rPr>
            <w:noProof/>
            <w:rtl/>
          </w:rPr>
          <w:t>8</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58317F"/>
    <w:multiLevelType w:val="multilevel"/>
    <w:tmpl w:val="1040DFAA"/>
    <w:lvl w:ilvl="0">
      <w:start w:val="2"/>
      <w:numFmt w:val="decimal"/>
      <w:lvlText w:val="%1."/>
      <w:lvlJc w:val="left"/>
      <w:pPr>
        <w:tabs>
          <w:tab w:val="num" w:pos="720"/>
        </w:tabs>
        <w:ind w:left="720" w:hanging="720"/>
      </w:pPr>
      <w:rPr>
        <w:rFonts w:cs="David" w:hint="default"/>
        <w:b/>
        <w:bCs/>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0BD52E0"/>
    <w:multiLevelType w:val="hybridMultilevel"/>
    <w:tmpl w:val="688ADD28"/>
    <w:lvl w:ilvl="0" w:tplc="1B5E493E">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D33BA"/>
    <w:multiLevelType w:val="hybridMultilevel"/>
    <w:tmpl w:val="68700C46"/>
    <w:lvl w:ilvl="0" w:tplc="3E92EBD2">
      <w:start w:val="2"/>
      <w:numFmt w:val="bullet"/>
      <w:lvlText w:val="-"/>
      <w:lvlJc w:val="left"/>
      <w:pPr>
        <w:ind w:left="1800" w:hanging="360"/>
      </w:pPr>
      <w:rPr>
        <w:rFonts w:ascii="Times New Roman" w:eastAsia="Times New Roman" w:hAnsi="Times New Roman" w:cs="Davi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2205342"/>
    <w:multiLevelType w:val="multilevel"/>
    <w:tmpl w:val="94F4EC4A"/>
    <w:lvl w:ilvl="0">
      <w:start w:val="1"/>
      <w:numFmt w:val="decimal"/>
      <w:lvlText w:val="%1."/>
      <w:lvlJc w:val="left"/>
      <w:pPr>
        <w:tabs>
          <w:tab w:val="num" w:pos="720"/>
        </w:tabs>
        <w:ind w:left="720" w:hanging="720"/>
      </w:pPr>
      <w:rPr>
        <w:rFonts w:cs="David" w:hint="default"/>
        <w:b w:val="0"/>
        <w:bCs w:val="0"/>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5"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6"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0" w15:restartNumberingAfterBreak="0">
    <w:nsid w:val="4008425A"/>
    <w:multiLevelType w:val="hybridMultilevel"/>
    <w:tmpl w:val="4CBE9A80"/>
    <w:lvl w:ilvl="0" w:tplc="1F488AF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4"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69658E"/>
    <w:multiLevelType w:val="hybridMultilevel"/>
    <w:tmpl w:val="66F2BD96"/>
    <w:lvl w:ilvl="0" w:tplc="970C336A">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52BC47AA"/>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12"/>
  </w:num>
  <w:num w:numId="3">
    <w:abstractNumId w:val="8"/>
  </w:num>
  <w:num w:numId="4">
    <w:abstractNumId w:val="7"/>
  </w:num>
  <w:num w:numId="5">
    <w:abstractNumId w:val="14"/>
  </w:num>
  <w:num w:numId="6">
    <w:abstractNumId w:val="6"/>
  </w:num>
  <w:num w:numId="7">
    <w:abstractNumId w:val="0"/>
  </w:num>
  <w:num w:numId="8">
    <w:abstractNumId w:val="13"/>
  </w:num>
  <w:num w:numId="9">
    <w:abstractNumId w:val="5"/>
  </w:num>
  <w:num w:numId="10">
    <w:abstractNumId w:val="11"/>
  </w:num>
  <w:num w:numId="11">
    <w:abstractNumId w:val="15"/>
  </w:num>
  <w:num w:numId="12">
    <w:abstractNumId w:val="2"/>
  </w:num>
  <w:num w:numId="13">
    <w:abstractNumId w:val="3"/>
  </w:num>
  <w:num w:numId="14">
    <w:abstractNumId w:val="1"/>
  </w:num>
  <w:num w:numId="15">
    <w:abstractNumId w:val="16"/>
  </w:num>
  <w:num w:numId="16">
    <w:abstractNumId w:val="10"/>
  </w:num>
  <w:num w:numId="17">
    <w:abstractNumId w:val="4"/>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560F"/>
    <w:rsid w:val="000A39FE"/>
    <w:rsid w:val="00134C85"/>
    <w:rsid w:val="001A0C3C"/>
    <w:rsid w:val="001A69D5"/>
    <w:rsid w:val="001D4EC2"/>
    <w:rsid w:val="002136E2"/>
    <w:rsid w:val="00214ACF"/>
    <w:rsid w:val="00220DF9"/>
    <w:rsid w:val="00225FC0"/>
    <w:rsid w:val="002436F3"/>
    <w:rsid w:val="00264D14"/>
    <w:rsid w:val="00267C52"/>
    <w:rsid w:val="00272745"/>
    <w:rsid w:val="002B2234"/>
    <w:rsid w:val="002E1BD5"/>
    <w:rsid w:val="0041461C"/>
    <w:rsid w:val="00552E11"/>
    <w:rsid w:val="0057799B"/>
    <w:rsid w:val="005B6AFF"/>
    <w:rsid w:val="005D6E29"/>
    <w:rsid w:val="005D7684"/>
    <w:rsid w:val="0062536D"/>
    <w:rsid w:val="00650D2D"/>
    <w:rsid w:val="00666119"/>
    <w:rsid w:val="006942D4"/>
    <w:rsid w:val="007012C8"/>
    <w:rsid w:val="0072103C"/>
    <w:rsid w:val="00771142"/>
    <w:rsid w:val="008C64C6"/>
    <w:rsid w:val="00942177"/>
    <w:rsid w:val="009A38F6"/>
    <w:rsid w:val="009F52EC"/>
    <w:rsid w:val="00A42271"/>
    <w:rsid w:val="00AA64E9"/>
    <w:rsid w:val="00AF234B"/>
    <w:rsid w:val="00B06D6A"/>
    <w:rsid w:val="00B404AC"/>
    <w:rsid w:val="00BD72C4"/>
    <w:rsid w:val="00BE17B4"/>
    <w:rsid w:val="00BF0AA7"/>
    <w:rsid w:val="00CE1D16"/>
    <w:rsid w:val="00CF334C"/>
    <w:rsid w:val="00CF611C"/>
    <w:rsid w:val="00D37420"/>
    <w:rsid w:val="00DE0948"/>
    <w:rsid w:val="00E679C7"/>
    <w:rsid w:val="00E870A8"/>
    <w:rsid w:val="00EC37B6"/>
    <w:rsid w:val="00F600CB"/>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C579B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DE0948"/>
  </w:style>
  <w:style w:type="numbering" w:customStyle="1" w:styleId="NoList5">
    <w:name w:val="No List5"/>
    <w:next w:val="a2"/>
    <w:semiHidden/>
    <w:rsid w:val="00F600CB"/>
  </w:style>
  <w:style w:type="numbering" w:customStyle="1" w:styleId="NoList11">
    <w:name w:val="No List11"/>
    <w:next w:val="a2"/>
    <w:semiHidden/>
    <w:rsid w:val="00F600CB"/>
  </w:style>
  <w:style w:type="table" w:customStyle="1" w:styleId="13">
    <w:name w:val="רשת טבלה1"/>
    <w:basedOn w:val="a1"/>
    <w:next w:val="a8"/>
    <w:rsid w:val="00D3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CF611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A3612866FCC4FB2A94F3BB6973F2CCF"/>
        <w:category>
          <w:name w:val="כללי"/>
          <w:gallery w:val="placeholder"/>
        </w:category>
        <w:types>
          <w:type w:val="bbPlcHdr"/>
        </w:types>
        <w:behaviors>
          <w:behavior w:val="content"/>
        </w:behaviors>
        <w:guid w:val="{4FDC5507-6BC3-4442-8B42-D5B81C613AE5}"/>
      </w:docPartPr>
      <w:docPartBody>
        <w:p w:rsidR="001B3C46" w:rsidRDefault="001B3C46" w:rsidP="001B3C46">
          <w:pPr>
            <w:pStyle w:val="0A3612866FCC4FB2A94F3BB6973F2CCF"/>
          </w:pPr>
          <w:r w:rsidRPr="00F11BAF">
            <w:rPr>
              <w:rStyle w:val="a3"/>
              <w:rtl/>
            </w:rPr>
            <w:t>[שם הפרויקט]</w:t>
          </w:r>
        </w:p>
      </w:docPartBody>
    </w:docPart>
    <w:docPart>
      <w:docPartPr>
        <w:name w:val="71D6728F839B46D5B4C4BE0E9BFD94DB"/>
        <w:category>
          <w:name w:val="כללי"/>
          <w:gallery w:val="placeholder"/>
        </w:category>
        <w:types>
          <w:type w:val="bbPlcHdr"/>
        </w:types>
        <w:behaviors>
          <w:behavior w:val="content"/>
        </w:behaviors>
        <w:guid w:val="{AB4B968C-3331-4163-9E9A-FD627F75FEF0}"/>
      </w:docPartPr>
      <w:docPartBody>
        <w:p w:rsidR="001B3C46" w:rsidRDefault="001B3C46" w:rsidP="001B3C46">
          <w:pPr>
            <w:pStyle w:val="71D6728F839B46D5B4C4BE0E9BFD94DB"/>
          </w:pPr>
          <w:r w:rsidRPr="00F11BAF">
            <w:rPr>
              <w:rStyle w:val="a3"/>
              <w:rtl/>
            </w:rPr>
            <w:t>[שם אתר]</w:t>
          </w:r>
        </w:p>
      </w:docPartBody>
    </w:docPart>
    <w:docPart>
      <w:docPartPr>
        <w:name w:val="FC7D580B0E764F11B78BEAD19CF47970"/>
        <w:category>
          <w:name w:val="כללי"/>
          <w:gallery w:val="placeholder"/>
        </w:category>
        <w:types>
          <w:type w:val="bbPlcHdr"/>
        </w:types>
        <w:behaviors>
          <w:behavior w:val="content"/>
        </w:behaviors>
        <w:guid w:val="{92966752-67A6-4E77-9A4C-47AB3CC7158E}"/>
      </w:docPartPr>
      <w:docPartBody>
        <w:p w:rsidR="001B3C46" w:rsidRDefault="001B3C46" w:rsidP="001B3C46">
          <w:pPr>
            <w:pStyle w:val="FC7D580B0E764F11B78BEAD19CF47970"/>
          </w:pPr>
          <w:r w:rsidRPr="003059F5">
            <w:rPr>
              <w:rStyle w:val="a3"/>
              <w:rtl/>
            </w:rPr>
            <w:t>[תאריך חתימת חוזה]</w:t>
          </w:r>
        </w:p>
      </w:docPartBody>
    </w:docPart>
    <w:docPart>
      <w:docPartPr>
        <w:name w:val="B42DD4ACF40048AEAEA238C5E718A465"/>
        <w:category>
          <w:name w:val="כללי"/>
          <w:gallery w:val="placeholder"/>
        </w:category>
        <w:types>
          <w:type w:val="bbPlcHdr"/>
        </w:types>
        <w:behaviors>
          <w:behavior w:val="content"/>
        </w:behaviors>
        <w:guid w:val="{A0AAC8D5-E2E5-4BFB-A5BE-C47FFC8FA2C5}"/>
      </w:docPartPr>
      <w:docPartBody>
        <w:p w:rsidR="001B3C46" w:rsidRDefault="001B3C46" w:rsidP="001B3C46">
          <w:pPr>
            <w:pStyle w:val="B42DD4ACF40048AEAEA238C5E718A465"/>
          </w:pPr>
          <w:r w:rsidRPr="002F1998">
            <w:rPr>
              <w:rStyle w:val="a3"/>
              <w:rtl/>
            </w:rPr>
            <w:t>[צד א בחוזה]</w:t>
          </w:r>
        </w:p>
      </w:docPartBody>
    </w:docPart>
    <w:docPart>
      <w:docPartPr>
        <w:name w:val="0C6472EA799C4B65AB82EB329A207941"/>
        <w:category>
          <w:name w:val="כללי"/>
          <w:gallery w:val="placeholder"/>
        </w:category>
        <w:types>
          <w:type w:val="bbPlcHdr"/>
        </w:types>
        <w:behaviors>
          <w:behavior w:val="content"/>
        </w:behaviors>
        <w:guid w:val="{5EC1EBF7-D79E-4230-9F93-7CE304698A9A}"/>
      </w:docPartPr>
      <w:docPartBody>
        <w:p w:rsidR="001B3C46" w:rsidRDefault="001B3C46" w:rsidP="001B3C46">
          <w:pPr>
            <w:pStyle w:val="0C6472EA799C4B65AB82EB329A207941"/>
          </w:pPr>
          <w:r w:rsidRPr="00EA1993">
            <w:rPr>
              <w:rStyle w:val="a3"/>
              <w:rtl/>
            </w:rPr>
            <w:t>[צדדים נוספים]</w:t>
          </w:r>
        </w:p>
      </w:docPartBody>
    </w:docPart>
    <w:docPart>
      <w:docPartPr>
        <w:name w:val="57138A29EFE24B45B4DCAA2B724152C4"/>
        <w:category>
          <w:name w:val="כללי"/>
          <w:gallery w:val="placeholder"/>
        </w:category>
        <w:types>
          <w:type w:val="bbPlcHdr"/>
        </w:types>
        <w:behaviors>
          <w:behavior w:val="content"/>
        </w:behaviors>
        <w:guid w:val="{960296FE-BC57-4A97-8866-85F58B481DA7}"/>
      </w:docPartPr>
      <w:docPartBody>
        <w:p w:rsidR="001B3C46" w:rsidRDefault="001B3C46">
          <w:r w:rsidRPr="00F3672F">
            <w:rPr>
              <w:rStyle w:val="a3"/>
              <w:rtl/>
            </w:rPr>
            <w:t>[שם ספק]</w:t>
          </w:r>
        </w:p>
      </w:docPartBody>
    </w:docPart>
    <w:docPart>
      <w:docPartPr>
        <w:name w:val="BD1E195FC55B4F6797889777C4529210"/>
        <w:category>
          <w:name w:val="כללי"/>
          <w:gallery w:val="placeholder"/>
        </w:category>
        <w:types>
          <w:type w:val="bbPlcHdr"/>
        </w:types>
        <w:behaviors>
          <w:behavior w:val="content"/>
        </w:behaviors>
        <w:guid w:val="{DE98E29C-F22D-48BC-8DFC-1B8016D5A37B}"/>
      </w:docPartPr>
      <w:docPartBody>
        <w:p w:rsidR="001B3C46" w:rsidRDefault="001B3C46">
          <w:r w:rsidRPr="00F3672F">
            <w:rPr>
              <w:rStyle w:val="a3"/>
              <w:rtl/>
            </w:rPr>
            <w:t>[שם צד א]</w:t>
          </w:r>
        </w:p>
      </w:docPartBody>
    </w:docPart>
    <w:docPart>
      <w:docPartPr>
        <w:name w:val="8E2F8679482F47039341456D71AAC82B"/>
        <w:category>
          <w:name w:val="כללי"/>
          <w:gallery w:val="placeholder"/>
        </w:category>
        <w:types>
          <w:type w:val="bbPlcHdr"/>
        </w:types>
        <w:behaviors>
          <w:behavior w:val="content"/>
        </w:behaviors>
        <w:guid w:val="{F45C95CA-A8C3-4870-8160-DC7B9E430988}"/>
      </w:docPartPr>
      <w:docPartBody>
        <w:p w:rsidR="00BF4991" w:rsidRDefault="001B3C46" w:rsidP="001B3C46">
          <w:pPr>
            <w:pStyle w:val="8E2F8679482F47039341456D71AAC82B"/>
          </w:pPr>
          <w:r w:rsidRPr="003059F5">
            <w:rPr>
              <w:rStyle w:val="a3"/>
              <w:rtl/>
            </w:rPr>
            <w:t>[רשות מקומית]</w:t>
          </w:r>
        </w:p>
      </w:docPartBody>
    </w:docPart>
    <w:docPart>
      <w:docPartPr>
        <w:name w:val="B0FCBD5D36D34EEAAEB115018215C1A5"/>
        <w:category>
          <w:name w:val="כללי"/>
          <w:gallery w:val="placeholder"/>
        </w:category>
        <w:types>
          <w:type w:val="bbPlcHdr"/>
        </w:types>
        <w:behaviors>
          <w:behavior w:val="content"/>
        </w:behaviors>
        <w:guid w:val="{320F4C55-FC71-412B-8384-002060A2A0E5}"/>
      </w:docPartPr>
      <w:docPartBody>
        <w:p w:rsidR="00BF4991" w:rsidRDefault="001B3C46" w:rsidP="001B3C46">
          <w:pPr>
            <w:pStyle w:val="B0FCBD5D36D34EEAAEB115018215C1A5"/>
          </w:pPr>
          <w:r w:rsidRPr="003059F5">
            <w:rPr>
              <w:rStyle w:val="a3"/>
              <w:rtl/>
            </w:rPr>
            <w:t>[שם אתר]</w:t>
          </w:r>
        </w:p>
      </w:docPartBody>
    </w:docPart>
    <w:docPart>
      <w:docPartPr>
        <w:name w:val="A6EABCB3884D4308B3D3558A50DCDFAF"/>
        <w:category>
          <w:name w:val="כללי"/>
          <w:gallery w:val="placeholder"/>
        </w:category>
        <w:types>
          <w:type w:val="bbPlcHdr"/>
        </w:types>
        <w:behaviors>
          <w:behavior w:val="content"/>
        </w:behaviors>
        <w:guid w:val="{A4AE2F3F-7799-4CAA-98FC-6BD5F187779F}"/>
      </w:docPartPr>
      <w:docPartBody>
        <w:p w:rsidR="00BF4991" w:rsidRDefault="001B3C46" w:rsidP="001B3C46">
          <w:pPr>
            <w:pStyle w:val="A6EABCB3884D4308B3D3558A50DCDFAF"/>
          </w:pPr>
          <w:r w:rsidRPr="003059F5">
            <w:rPr>
              <w:rStyle w:val="a3"/>
              <w:rtl/>
            </w:rPr>
            <w:t>[שם הפרויקט]</w:t>
          </w:r>
        </w:p>
      </w:docPartBody>
    </w:docPart>
    <w:docPart>
      <w:docPartPr>
        <w:name w:val="56AC33E17EEE482BA87DA6B4698A409B"/>
        <w:category>
          <w:name w:val="כללי"/>
          <w:gallery w:val="placeholder"/>
        </w:category>
        <w:types>
          <w:type w:val="bbPlcHdr"/>
        </w:types>
        <w:behaviors>
          <w:behavior w:val="content"/>
        </w:behaviors>
        <w:guid w:val="{A4BFB0A2-7BF2-4E0D-819D-B56CE8C23C21}"/>
      </w:docPartPr>
      <w:docPartBody>
        <w:p w:rsidR="00BF4991" w:rsidRDefault="001B3C46" w:rsidP="001B3C46">
          <w:pPr>
            <w:pStyle w:val="56AC33E17EEE482BA87DA6B4698A409B"/>
          </w:pPr>
          <w:r w:rsidRPr="003059F5">
            <w:rPr>
              <w:rStyle w:val="a3"/>
              <w:rtl/>
            </w:rPr>
            <w:t>[שדה נוסף 2]</w:t>
          </w:r>
        </w:p>
      </w:docPartBody>
    </w:docPart>
    <w:docPart>
      <w:docPartPr>
        <w:name w:val="365DAFE176AB4BD9981B7183BBD07DC1"/>
        <w:category>
          <w:name w:val="כללי"/>
          <w:gallery w:val="placeholder"/>
        </w:category>
        <w:types>
          <w:type w:val="bbPlcHdr"/>
        </w:types>
        <w:behaviors>
          <w:behavior w:val="content"/>
        </w:behaviors>
        <w:guid w:val="{4CE4FC3C-2003-4668-937C-49532299C7D7}"/>
      </w:docPartPr>
      <w:docPartBody>
        <w:p w:rsidR="00BF4991" w:rsidRDefault="001B3C46" w:rsidP="001B3C46">
          <w:pPr>
            <w:pStyle w:val="365DAFE176AB4BD9981B7183BBD07DC1"/>
          </w:pPr>
          <w:r w:rsidRPr="003059F5">
            <w:rPr>
              <w:rStyle w:val="a3"/>
              <w:rtl/>
            </w:rPr>
            <w:t>[שדה נוסף 1]</w:t>
          </w:r>
        </w:p>
      </w:docPartBody>
    </w:docPart>
    <w:docPart>
      <w:docPartPr>
        <w:name w:val="A65A4E931B014AD798A22EEF3D3EA647"/>
        <w:category>
          <w:name w:val="כללי"/>
          <w:gallery w:val="placeholder"/>
        </w:category>
        <w:types>
          <w:type w:val="bbPlcHdr"/>
        </w:types>
        <w:behaviors>
          <w:behavior w:val="content"/>
        </w:behaviors>
        <w:guid w:val="{02F9A67F-DEB6-4124-90A9-A9046FA0E3D9}"/>
      </w:docPartPr>
      <w:docPartBody>
        <w:p w:rsidR="00BF4991" w:rsidRDefault="001B3C46" w:rsidP="001B3C46">
          <w:pPr>
            <w:pStyle w:val="A65A4E931B014AD798A22EEF3D3EA647"/>
          </w:pPr>
          <w:r w:rsidRPr="003059F5">
            <w:rPr>
              <w:rStyle w:val="a3"/>
              <w:rtl/>
            </w:rPr>
            <w:t>[רשות מקומית]</w:t>
          </w:r>
        </w:p>
      </w:docPartBody>
    </w:docPart>
    <w:docPart>
      <w:docPartPr>
        <w:name w:val="713A808D01184B14BF3CE3665963AE9A"/>
        <w:category>
          <w:name w:val="כללי"/>
          <w:gallery w:val="placeholder"/>
        </w:category>
        <w:types>
          <w:type w:val="bbPlcHdr"/>
        </w:types>
        <w:behaviors>
          <w:behavior w:val="content"/>
        </w:behaviors>
        <w:guid w:val="{EBD6D84C-9FF9-41B7-946F-3FC02E2EAA8B}"/>
      </w:docPartPr>
      <w:docPartBody>
        <w:p w:rsidR="00BF4991" w:rsidRDefault="001B3C46" w:rsidP="001B3C46">
          <w:pPr>
            <w:pStyle w:val="713A808D01184B14BF3CE3665963AE9A"/>
          </w:pPr>
          <w:r w:rsidRPr="003059F5">
            <w:rPr>
              <w:rStyle w:val="a3"/>
              <w:rtl/>
            </w:rPr>
            <w:t>[שדה נוסף 3]</w:t>
          </w:r>
        </w:p>
      </w:docPartBody>
    </w:docPart>
    <w:docPart>
      <w:docPartPr>
        <w:name w:val="4A640AB2D6454A38B936AAF814B8974D"/>
        <w:category>
          <w:name w:val="כללי"/>
          <w:gallery w:val="placeholder"/>
        </w:category>
        <w:types>
          <w:type w:val="bbPlcHdr"/>
        </w:types>
        <w:behaviors>
          <w:behavior w:val="content"/>
        </w:behaviors>
        <w:guid w:val="{0689B473-9E12-4A2F-A890-3B7F72113FFD}"/>
      </w:docPartPr>
      <w:docPartBody>
        <w:p w:rsidR="00BF4991" w:rsidRDefault="001B3C46" w:rsidP="001B3C46">
          <w:pPr>
            <w:pStyle w:val="4A640AB2D6454A38B936AAF814B8974D"/>
          </w:pPr>
          <w:r w:rsidRPr="003059F5">
            <w:rPr>
              <w:rStyle w:val="a3"/>
              <w:rtl/>
            </w:rPr>
            <w:t>[שדה נוסף 4]</w:t>
          </w:r>
        </w:p>
      </w:docPartBody>
    </w:docPart>
    <w:docPart>
      <w:docPartPr>
        <w:name w:val="F20F321B4668407C925802BA462690F2"/>
        <w:category>
          <w:name w:val="כללי"/>
          <w:gallery w:val="placeholder"/>
        </w:category>
        <w:types>
          <w:type w:val="bbPlcHdr"/>
        </w:types>
        <w:behaviors>
          <w:behavior w:val="content"/>
        </w:behaviors>
        <w:guid w:val="{CD867036-0FC6-4C97-95DC-CE030DFB39B4}"/>
      </w:docPartPr>
      <w:docPartBody>
        <w:p w:rsidR="00BF4991" w:rsidRDefault="001B3C46" w:rsidP="001B3C46">
          <w:pPr>
            <w:pStyle w:val="F20F321B4668407C925802BA462690F2"/>
          </w:pPr>
          <w:r w:rsidRPr="003059F5">
            <w:rPr>
              <w:rStyle w:val="a3"/>
              <w:rtl/>
            </w:rPr>
            <w:t>[שדה נוסף 5]</w:t>
          </w:r>
        </w:p>
      </w:docPartBody>
    </w:docPart>
    <w:docPart>
      <w:docPartPr>
        <w:name w:val="BE3DE6A7F2CA4B5DA72362E5D4204E11"/>
        <w:category>
          <w:name w:val="כללי"/>
          <w:gallery w:val="placeholder"/>
        </w:category>
        <w:types>
          <w:type w:val="bbPlcHdr"/>
        </w:types>
        <w:behaviors>
          <w:behavior w:val="content"/>
        </w:behaviors>
        <w:guid w:val="{7A21BCE9-6965-4C8D-925F-FFF29DBFEBC2}"/>
      </w:docPartPr>
      <w:docPartBody>
        <w:p w:rsidR="00BF4991" w:rsidRDefault="001B3C46" w:rsidP="001B3C46">
          <w:pPr>
            <w:pStyle w:val="BE3DE6A7F2CA4B5DA72362E5D4204E11"/>
          </w:pPr>
          <w:r w:rsidRPr="003059F5">
            <w:rPr>
              <w:rStyle w:val="a3"/>
              <w:rtl/>
            </w:rPr>
            <w:t>[שדה נוסף 6]</w:t>
          </w:r>
        </w:p>
      </w:docPartBody>
    </w:docPart>
    <w:docPart>
      <w:docPartPr>
        <w:name w:val="0063BCB4BBFB4EDD9CD4984713F03EBD"/>
        <w:category>
          <w:name w:val="כללי"/>
          <w:gallery w:val="placeholder"/>
        </w:category>
        <w:types>
          <w:type w:val="bbPlcHdr"/>
        </w:types>
        <w:behaviors>
          <w:behavior w:val="content"/>
        </w:behaviors>
        <w:guid w:val="{4DF9D125-F7D2-453A-B4DB-AA19AB827BC3}"/>
      </w:docPartPr>
      <w:docPartBody>
        <w:p w:rsidR="00BF4991" w:rsidRDefault="001B3C46" w:rsidP="001B3C46">
          <w:pPr>
            <w:pStyle w:val="0063BCB4BBFB4EDD9CD4984713F03EBD"/>
          </w:pPr>
          <w:r w:rsidRPr="003059F5">
            <w:rPr>
              <w:rStyle w:val="a3"/>
              <w:rtl/>
            </w:rPr>
            <w:t>[אחוז השתתפות צד א]</w:t>
          </w:r>
        </w:p>
      </w:docPartBody>
    </w:docPart>
    <w:docPart>
      <w:docPartPr>
        <w:name w:val="3F7CBDAF3EE544DD9B66724F35D3A718"/>
        <w:category>
          <w:name w:val="כללי"/>
          <w:gallery w:val="placeholder"/>
        </w:category>
        <w:types>
          <w:type w:val="bbPlcHdr"/>
        </w:types>
        <w:behaviors>
          <w:behavior w:val="content"/>
        </w:behaviors>
        <w:guid w:val="{5CDB7F7A-A7D7-4094-BA42-43CDA10AC901}"/>
      </w:docPartPr>
      <w:docPartBody>
        <w:p w:rsidR="00BF4991" w:rsidRDefault="001B3C46" w:rsidP="001B3C46">
          <w:pPr>
            <w:pStyle w:val="3F7CBDAF3EE544DD9B66724F35D3A718"/>
          </w:pPr>
          <w:r w:rsidRPr="00064388">
            <w:rPr>
              <w:rStyle w:val="a3"/>
              <w:rtl/>
            </w:rPr>
            <w:t>[סוג מדד כותרת]</w:t>
          </w:r>
        </w:p>
      </w:docPartBody>
    </w:docPart>
    <w:docPart>
      <w:docPartPr>
        <w:name w:val="8D5B29FB7D9E434D8AE6E933C05662E6"/>
        <w:category>
          <w:name w:val="כללי"/>
          <w:gallery w:val="placeholder"/>
        </w:category>
        <w:types>
          <w:type w:val="bbPlcHdr"/>
        </w:types>
        <w:behaviors>
          <w:behavior w:val="content"/>
        </w:behaviors>
        <w:guid w:val="{3613E7E9-04AC-4192-86D4-B77585C44DA8}"/>
      </w:docPartPr>
      <w:docPartBody>
        <w:p w:rsidR="00BF4991" w:rsidRDefault="001B3C46" w:rsidP="001B3C46">
          <w:pPr>
            <w:pStyle w:val="8D5B29FB7D9E434D8AE6E933C05662E6"/>
          </w:pPr>
          <w:r w:rsidRPr="00033B28">
            <w:rPr>
              <w:rStyle w:val="a3"/>
              <w:rtl/>
            </w:rPr>
            <w:t>[מדד בגין/ידוע - כותרת]</w:t>
          </w:r>
        </w:p>
      </w:docPartBody>
    </w:docPart>
    <w:docPart>
      <w:docPartPr>
        <w:name w:val="969202E9E42E42F4904935E28724B564"/>
        <w:category>
          <w:name w:val="כללי"/>
          <w:gallery w:val="placeholder"/>
        </w:category>
        <w:types>
          <w:type w:val="bbPlcHdr"/>
        </w:types>
        <w:behaviors>
          <w:behavior w:val="content"/>
        </w:behaviors>
        <w:guid w:val="{96AFFBAA-3FA7-401B-84F1-315D53A9C0AC}"/>
      </w:docPartPr>
      <w:docPartBody>
        <w:p w:rsidR="00BF4991" w:rsidRDefault="001B3C46" w:rsidP="001B3C46">
          <w:pPr>
            <w:pStyle w:val="969202E9E42E42F4904935E28724B564"/>
          </w:pPr>
          <w:r w:rsidRPr="003059F5">
            <w:rPr>
              <w:rStyle w:val="a3"/>
              <w:rtl/>
            </w:rPr>
            <w:t>[מדד בסיס]</w:t>
          </w:r>
        </w:p>
      </w:docPartBody>
    </w:docPart>
    <w:docPart>
      <w:docPartPr>
        <w:name w:val="B93B2DAAB9884DDDA65C11058A1C8CC3"/>
        <w:category>
          <w:name w:val="כללי"/>
          <w:gallery w:val="placeholder"/>
        </w:category>
        <w:types>
          <w:type w:val="bbPlcHdr"/>
        </w:types>
        <w:behaviors>
          <w:behavior w:val="content"/>
        </w:behaviors>
        <w:guid w:val="{27BA14DD-9764-48DB-B027-7AA174E149BC}"/>
      </w:docPartPr>
      <w:docPartBody>
        <w:p w:rsidR="00BF4991" w:rsidRDefault="001B3C46" w:rsidP="001B3C46">
          <w:pPr>
            <w:pStyle w:val="B93B2DAAB9884DDDA65C11058A1C8CC3"/>
          </w:pPr>
          <w:r w:rsidRPr="003059F5">
            <w:rPr>
              <w:rStyle w:val="a3"/>
              <w:rtl/>
            </w:rPr>
            <w:t>[נקודות מדד]</w:t>
          </w:r>
        </w:p>
      </w:docPartBody>
    </w:docPart>
    <w:docPart>
      <w:docPartPr>
        <w:name w:val="1FE0D802B94145A3B6BFB107B73E0936"/>
        <w:category>
          <w:name w:val="כללי"/>
          <w:gallery w:val="placeholder"/>
        </w:category>
        <w:types>
          <w:type w:val="bbPlcHdr"/>
        </w:types>
        <w:behaviors>
          <w:behavior w:val="content"/>
        </w:behaviors>
        <w:guid w:val="{90579CF9-A9E8-4359-BAF0-7BE2A78DA9C9}"/>
      </w:docPartPr>
      <w:docPartBody>
        <w:p w:rsidR="00BF4991" w:rsidRDefault="001B3C46" w:rsidP="001B3C46">
          <w:pPr>
            <w:pStyle w:val="1FE0D802B94145A3B6BFB107B73E0936"/>
          </w:pPr>
          <w:r w:rsidRPr="003059F5">
            <w:rPr>
              <w:rStyle w:val="a3"/>
              <w:rtl/>
            </w:rPr>
            <w:t>[תאריך חתימת חוזה]</w:t>
          </w:r>
        </w:p>
      </w:docPartBody>
    </w:docPart>
    <w:docPart>
      <w:docPartPr>
        <w:name w:val="705D1BD1F35C472FAF38181E83BF0718"/>
        <w:category>
          <w:name w:val="כללי"/>
          <w:gallery w:val="placeholder"/>
        </w:category>
        <w:types>
          <w:type w:val="bbPlcHdr"/>
        </w:types>
        <w:behaviors>
          <w:behavior w:val="content"/>
        </w:behaviors>
        <w:guid w:val="{FEE0F5F0-64B0-4D13-B45B-FC39CA8CDC4B}"/>
      </w:docPartPr>
      <w:docPartBody>
        <w:p w:rsidR="00BF4991" w:rsidRDefault="001B3C46" w:rsidP="001B3C46">
          <w:pPr>
            <w:pStyle w:val="705D1BD1F35C472FAF38181E83BF0718"/>
          </w:pPr>
          <w:r w:rsidRPr="0027244C">
            <w:rPr>
              <w:rStyle w:val="a3"/>
              <w:rtl/>
            </w:rPr>
            <w:t>[צד א בחוזה]</w:t>
          </w:r>
        </w:p>
      </w:docPartBody>
    </w:docPart>
    <w:docPart>
      <w:docPartPr>
        <w:name w:val="D7F28C914BFF43F792CA9A4211801DDC"/>
        <w:category>
          <w:name w:val="כללי"/>
          <w:gallery w:val="placeholder"/>
        </w:category>
        <w:types>
          <w:type w:val="bbPlcHdr"/>
        </w:types>
        <w:behaviors>
          <w:behavior w:val="content"/>
        </w:behaviors>
        <w:guid w:val="{EF7BFC61-2249-4CDB-8926-EDD457595928}"/>
      </w:docPartPr>
      <w:docPartBody>
        <w:p w:rsidR="00BF4991" w:rsidRDefault="001B3C46" w:rsidP="001B3C46">
          <w:pPr>
            <w:pStyle w:val="D7F28C914BFF43F792CA9A4211801DDC"/>
          </w:pPr>
          <w:r w:rsidRPr="003059F5">
            <w:rPr>
              <w:rStyle w:val="a3"/>
              <w:rtl/>
            </w:rPr>
            <w:t>[שם ספק]</w:t>
          </w:r>
        </w:p>
      </w:docPartBody>
    </w:docPart>
    <w:docPart>
      <w:docPartPr>
        <w:name w:val="5F484627D21F49C29FFD517CF4559410"/>
        <w:category>
          <w:name w:val="כללי"/>
          <w:gallery w:val="placeholder"/>
        </w:category>
        <w:types>
          <w:type w:val="bbPlcHdr"/>
        </w:types>
        <w:behaviors>
          <w:behavior w:val="content"/>
        </w:behaviors>
        <w:guid w:val="{8BD80928-F8E8-40C1-AC11-9CCEDA463F26}"/>
      </w:docPartPr>
      <w:docPartBody>
        <w:p w:rsidR="00BF4991" w:rsidRDefault="001B3C46" w:rsidP="001B3C46">
          <w:pPr>
            <w:pStyle w:val="5F484627D21F49C29FFD517CF4559410"/>
          </w:pPr>
          <w:r w:rsidRPr="003059F5">
            <w:rPr>
              <w:rStyle w:val="a3"/>
              <w:rtl/>
            </w:rPr>
            <w:t>[שם ספק]</w:t>
          </w:r>
        </w:p>
      </w:docPartBody>
    </w:docPart>
    <w:docPart>
      <w:docPartPr>
        <w:name w:val="0189B26F5D48479CB2EEBFDC1EF4138F"/>
        <w:category>
          <w:name w:val="כללי"/>
          <w:gallery w:val="placeholder"/>
        </w:category>
        <w:types>
          <w:type w:val="bbPlcHdr"/>
        </w:types>
        <w:behaviors>
          <w:behavior w:val="content"/>
        </w:behaviors>
        <w:guid w:val="{58AAF8CC-5BD7-4DAE-BC34-C36D4E6E343B}"/>
      </w:docPartPr>
      <w:docPartBody>
        <w:p w:rsidR="00BF4991" w:rsidRDefault="001B3C46" w:rsidP="001B3C46">
          <w:pPr>
            <w:pStyle w:val="0189B26F5D48479CB2EEBFDC1EF4138F"/>
          </w:pPr>
          <w:r w:rsidRPr="003059F5">
            <w:rPr>
              <w:rStyle w:val="a3"/>
              <w:rtl/>
            </w:rPr>
            <w:t>[שם ספק]</w:t>
          </w:r>
        </w:p>
      </w:docPartBody>
    </w:docPart>
    <w:docPart>
      <w:docPartPr>
        <w:name w:val="3269E78491B64B8F82C2671A1CD2E8B2"/>
        <w:category>
          <w:name w:val="כללי"/>
          <w:gallery w:val="placeholder"/>
        </w:category>
        <w:types>
          <w:type w:val="bbPlcHdr"/>
        </w:types>
        <w:behaviors>
          <w:behavior w:val="content"/>
        </w:behaviors>
        <w:guid w:val="{983F7A14-52B9-499A-9D8D-AD0E91AAE68D}"/>
      </w:docPartPr>
      <w:docPartBody>
        <w:p w:rsidR="00BF4991" w:rsidRDefault="001B3C46" w:rsidP="001B3C46">
          <w:pPr>
            <w:pStyle w:val="3269E78491B64B8F82C2671A1CD2E8B2"/>
          </w:pPr>
          <w:r w:rsidRPr="003059F5">
            <w:rPr>
              <w:rStyle w:val="a3"/>
              <w:rtl/>
            </w:rPr>
            <w:t>[שם ספק]</w:t>
          </w:r>
        </w:p>
      </w:docPartBody>
    </w:docPart>
    <w:docPart>
      <w:docPartPr>
        <w:name w:val="DE1F797918854A2F80E2B9F535B2D2AC"/>
        <w:category>
          <w:name w:val="כללי"/>
          <w:gallery w:val="placeholder"/>
        </w:category>
        <w:types>
          <w:type w:val="bbPlcHdr"/>
        </w:types>
        <w:behaviors>
          <w:behavior w:val="content"/>
        </w:behaviors>
        <w:guid w:val="{E08250DB-4D8B-4A35-AA16-D205F23C4031}"/>
      </w:docPartPr>
      <w:docPartBody>
        <w:p w:rsidR="00BF4991" w:rsidRDefault="001B3C46" w:rsidP="001B3C46">
          <w:pPr>
            <w:pStyle w:val="DE1F797918854A2F80E2B9F535B2D2AC"/>
          </w:pPr>
          <w:r w:rsidRPr="003059F5">
            <w:rPr>
              <w:rStyle w:val="a3"/>
              <w:rtl/>
            </w:rPr>
            <w:t>[תבנית חוזה]</w:t>
          </w:r>
        </w:p>
      </w:docPartBody>
    </w:docPart>
    <w:docPart>
      <w:docPartPr>
        <w:name w:val="B0235CAFCDAA44D39550F828CEBE2C99"/>
        <w:category>
          <w:name w:val="כללי"/>
          <w:gallery w:val="placeholder"/>
        </w:category>
        <w:types>
          <w:type w:val="bbPlcHdr"/>
        </w:types>
        <w:behaviors>
          <w:behavior w:val="content"/>
        </w:behaviors>
        <w:guid w:val="{4684D7E6-3611-492D-AE0F-E28F1F247788}"/>
      </w:docPartPr>
      <w:docPartBody>
        <w:p w:rsidR="00BF4991" w:rsidRDefault="001B3C46" w:rsidP="001B3C46">
          <w:pPr>
            <w:pStyle w:val="B0235CAFCDAA44D39550F828CEBE2C99"/>
          </w:pPr>
          <w:r w:rsidRPr="009D00D7">
            <w:rPr>
              <w:rStyle w:val="a3"/>
              <w:rtl/>
            </w:rPr>
            <w:t>[שם הפרויקט]</w:t>
          </w:r>
        </w:p>
      </w:docPartBody>
    </w:docPart>
    <w:docPart>
      <w:docPartPr>
        <w:name w:val="B4788D815F734013AC4A64252B0A5BD4"/>
        <w:category>
          <w:name w:val="כללי"/>
          <w:gallery w:val="placeholder"/>
        </w:category>
        <w:types>
          <w:type w:val="bbPlcHdr"/>
        </w:types>
        <w:behaviors>
          <w:behavior w:val="content"/>
        </w:behaviors>
        <w:guid w:val="{36479744-D021-4D93-A68C-43596ABD4CB4}"/>
      </w:docPartPr>
      <w:docPartBody>
        <w:p w:rsidR="00BF4991" w:rsidRDefault="001B3C46" w:rsidP="001B3C46">
          <w:pPr>
            <w:pStyle w:val="B4788D815F734013AC4A64252B0A5BD4"/>
          </w:pPr>
          <w:r w:rsidRPr="003059F5">
            <w:rPr>
              <w:rStyle w:val="a3"/>
              <w:rtl/>
            </w:rPr>
            <w:t>[שם ספק]</w:t>
          </w:r>
        </w:p>
      </w:docPartBody>
    </w:docPart>
    <w:docPart>
      <w:docPartPr>
        <w:name w:val="B97E7F6621A94D80BE43AE2FFBC102CE"/>
        <w:category>
          <w:name w:val="כללי"/>
          <w:gallery w:val="placeholder"/>
        </w:category>
        <w:types>
          <w:type w:val="bbPlcHdr"/>
        </w:types>
        <w:behaviors>
          <w:behavior w:val="content"/>
        </w:behaviors>
        <w:guid w:val="{7A465392-B7A4-49C1-B0B4-3520848409CD}"/>
      </w:docPartPr>
      <w:docPartBody>
        <w:p w:rsidR="00BF4991" w:rsidRDefault="001B3C46" w:rsidP="001B3C46">
          <w:pPr>
            <w:pStyle w:val="B97E7F6621A94D80BE43AE2FFBC102CE"/>
          </w:pPr>
          <w:r w:rsidRPr="003059F5">
            <w:rPr>
              <w:rStyle w:val="a3"/>
              <w:rtl/>
            </w:rPr>
            <w:t>[שם ספק]</w:t>
          </w:r>
        </w:p>
      </w:docPartBody>
    </w:docPart>
    <w:docPart>
      <w:docPartPr>
        <w:name w:val="874EC2A980404D8E96EBE3D2B5512921"/>
        <w:category>
          <w:name w:val="כללי"/>
          <w:gallery w:val="placeholder"/>
        </w:category>
        <w:types>
          <w:type w:val="bbPlcHdr"/>
        </w:types>
        <w:behaviors>
          <w:behavior w:val="content"/>
        </w:behaviors>
        <w:guid w:val="{F67EB9D9-9981-4790-9DA1-0959D02AF441}"/>
      </w:docPartPr>
      <w:docPartBody>
        <w:p w:rsidR="00BF4991" w:rsidRDefault="001B3C46" w:rsidP="001B3C46">
          <w:pPr>
            <w:pStyle w:val="874EC2A980404D8E96EBE3D2B5512921"/>
          </w:pPr>
          <w:r w:rsidRPr="003059F5">
            <w:rPr>
              <w:rStyle w:val="a3"/>
              <w:rtl/>
            </w:rPr>
            <w:t>[שם ספק]</w:t>
          </w:r>
        </w:p>
      </w:docPartBody>
    </w:docPart>
    <w:docPart>
      <w:docPartPr>
        <w:name w:val="073C7ACBC427428987960C2963F6F4B9"/>
        <w:category>
          <w:name w:val="כללי"/>
          <w:gallery w:val="placeholder"/>
        </w:category>
        <w:types>
          <w:type w:val="bbPlcHdr"/>
        </w:types>
        <w:behaviors>
          <w:behavior w:val="content"/>
        </w:behaviors>
        <w:guid w:val="{DC138F1B-200F-4011-BAC3-D1C0D8DBFF3A}"/>
      </w:docPartPr>
      <w:docPartBody>
        <w:p w:rsidR="00BF4991" w:rsidRDefault="001B3C46" w:rsidP="001B3C46">
          <w:pPr>
            <w:pStyle w:val="073C7ACBC427428987960C2963F6F4B9"/>
          </w:pPr>
          <w:r w:rsidRPr="00C5438E">
            <w:rPr>
              <w:rStyle w:val="a3"/>
              <w:rtl/>
            </w:rPr>
            <w:t>[צד א בחוזה]</w:t>
          </w:r>
        </w:p>
      </w:docPartBody>
    </w:docPart>
    <w:docPart>
      <w:docPartPr>
        <w:name w:val="B754E9F44DF74270AFDB91059984A7C2"/>
        <w:category>
          <w:name w:val="כללי"/>
          <w:gallery w:val="placeholder"/>
        </w:category>
        <w:types>
          <w:type w:val="bbPlcHdr"/>
        </w:types>
        <w:behaviors>
          <w:behavior w:val="content"/>
        </w:behaviors>
        <w:guid w:val="{2DA85161-056C-40BC-8E03-2D39E3CB2E1C}"/>
      </w:docPartPr>
      <w:docPartBody>
        <w:p w:rsidR="00BF4991" w:rsidRDefault="001B3C46" w:rsidP="001B3C46">
          <w:pPr>
            <w:pStyle w:val="B754E9F44DF74270AFDB91059984A7C2"/>
          </w:pPr>
          <w:r w:rsidRPr="003059F5">
            <w:rPr>
              <w:rStyle w:val="a3"/>
              <w:rtl/>
            </w:rPr>
            <w:t>[שם ספק]</w:t>
          </w:r>
        </w:p>
      </w:docPartBody>
    </w:docPart>
    <w:docPart>
      <w:docPartPr>
        <w:name w:val="02A56EDF02374FC393341B3B3DDAF376"/>
        <w:category>
          <w:name w:val="כללי"/>
          <w:gallery w:val="placeholder"/>
        </w:category>
        <w:types>
          <w:type w:val="bbPlcHdr"/>
        </w:types>
        <w:behaviors>
          <w:behavior w:val="content"/>
        </w:behaviors>
        <w:guid w:val="{1F3CA4FE-9725-4B3B-9875-BF2095AE328B}"/>
      </w:docPartPr>
      <w:docPartBody>
        <w:p w:rsidR="00BF4991" w:rsidRDefault="001B3C46" w:rsidP="001B3C46">
          <w:pPr>
            <w:pStyle w:val="02A56EDF02374FC393341B3B3DDAF376"/>
          </w:pPr>
          <w:r w:rsidRPr="003059F5">
            <w:rPr>
              <w:rStyle w:val="a3"/>
              <w:rtl/>
            </w:rPr>
            <w:t>[שם אתר]</w:t>
          </w:r>
        </w:p>
      </w:docPartBody>
    </w:docPart>
    <w:docPart>
      <w:docPartPr>
        <w:name w:val="1712330CCC0A4EE3AFDA507270E4B109"/>
        <w:category>
          <w:name w:val="כללי"/>
          <w:gallery w:val="placeholder"/>
        </w:category>
        <w:types>
          <w:type w:val="bbPlcHdr"/>
        </w:types>
        <w:behaviors>
          <w:behavior w:val="content"/>
        </w:behaviors>
        <w:guid w:val="{586A4E5A-4D9F-40E4-B274-1AD80873F7DA}"/>
      </w:docPartPr>
      <w:docPartBody>
        <w:p w:rsidR="00BF4991" w:rsidRDefault="001B3C46" w:rsidP="001B3C46">
          <w:pPr>
            <w:pStyle w:val="1712330CCC0A4EE3AFDA507270E4B109"/>
          </w:pPr>
          <w:r w:rsidRPr="003059F5">
            <w:rPr>
              <w:rStyle w:val="a3"/>
              <w:rtl/>
            </w:rPr>
            <w:t>[תיאור עבודה]</w:t>
          </w:r>
        </w:p>
      </w:docPartBody>
    </w:docPart>
    <w:docPart>
      <w:docPartPr>
        <w:name w:val="D3C8A8A42270476C8AE06464B8F57225"/>
        <w:category>
          <w:name w:val="כללי"/>
          <w:gallery w:val="placeholder"/>
        </w:category>
        <w:types>
          <w:type w:val="bbPlcHdr"/>
        </w:types>
        <w:behaviors>
          <w:behavior w:val="content"/>
        </w:behaviors>
        <w:guid w:val="{6804E8F4-032E-411A-AE93-3BB56A0F9CFE}"/>
      </w:docPartPr>
      <w:docPartBody>
        <w:p w:rsidR="00BF4991" w:rsidRDefault="001B3C46" w:rsidP="001B3C46">
          <w:pPr>
            <w:pStyle w:val="D3C8A8A42270476C8AE06464B8F57225"/>
          </w:pPr>
          <w:r w:rsidRPr="003059F5">
            <w:rPr>
              <w:rStyle w:val="a3"/>
              <w:rtl/>
            </w:rPr>
            <w:t>[שם ספק]</w:t>
          </w:r>
        </w:p>
      </w:docPartBody>
    </w:docPart>
    <w:docPart>
      <w:docPartPr>
        <w:name w:val="0C617C68219B44A1A7C221441D534BF3"/>
        <w:category>
          <w:name w:val="כללי"/>
          <w:gallery w:val="placeholder"/>
        </w:category>
        <w:types>
          <w:type w:val="bbPlcHdr"/>
        </w:types>
        <w:behaviors>
          <w:behavior w:val="content"/>
        </w:behaviors>
        <w:guid w:val="{7AD9AF67-5B49-485C-820F-25D39C0CCA82}"/>
      </w:docPartPr>
      <w:docPartBody>
        <w:p w:rsidR="00BF4991" w:rsidRDefault="001B3C46" w:rsidP="001B3C46">
          <w:pPr>
            <w:pStyle w:val="0C617C68219B44A1A7C221441D534BF3"/>
          </w:pPr>
          <w:r w:rsidRPr="00C5438E">
            <w:rPr>
              <w:rStyle w:val="a3"/>
              <w:rtl/>
            </w:rPr>
            <w:t>[צד א בחוזה]</w:t>
          </w:r>
        </w:p>
      </w:docPartBody>
    </w:docPart>
    <w:docPart>
      <w:docPartPr>
        <w:name w:val="1C15B72812694101871F388B27B1366D"/>
        <w:category>
          <w:name w:val="כללי"/>
          <w:gallery w:val="placeholder"/>
        </w:category>
        <w:types>
          <w:type w:val="bbPlcHdr"/>
        </w:types>
        <w:behaviors>
          <w:behavior w:val="content"/>
        </w:behaviors>
        <w:guid w:val="{A03D9FA9-82E7-4F94-9BF6-69D1F23CA265}"/>
      </w:docPartPr>
      <w:docPartBody>
        <w:p w:rsidR="00BF4991" w:rsidRDefault="001B3C46" w:rsidP="001B3C46">
          <w:pPr>
            <w:pStyle w:val="1C15B72812694101871F388B27B1366D"/>
          </w:pPr>
          <w:r w:rsidRPr="003059F5">
            <w:rPr>
              <w:rStyle w:val="a3"/>
              <w:rtl/>
            </w:rPr>
            <w:t>[שם אתר]</w:t>
          </w:r>
        </w:p>
      </w:docPartBody>
    </w:docPart>
    <w:docPart>
      <w:docPartPr>
        <w:name w:val="8596EDE2C0C546DFB64D789B8CEE22B2"/>
        <w:category>
          <w:name w:val="כללי"/>
          <w:gallery w:val="placeholder"/>
        </w:category>
        <w:types>
          <w:type w:val="bbPlcHdr"/>
        </w:types>
        <w:behaviors>
          <w:behavior w:val="content"/>
        </w:behaviors>
        <w:guid w:val="{56DB1EF4-5D95-4A52-AB2D-4B28EE5CBE15}"/>
      </w:docPartPr>
      <w:docPartBody>
        <w:p w:rsidR="00BF4991" w:rsidRDefault="001B3C46" w:rsidP="001B3C46">
          <w:pPr>
            <w:pStyle w:val="8596EDE2C0C546DFB64D789B8CEE22B2"/>
          </w:pPr>
          <w:r w:rsidRPr="003059F5">
            <w:rPr>
              <w:rStyle w:val="a3"/>
              <w:rtl/>
            </w:rPr>
            <w:t>[תאריך חתימת חוזה]</w:t>
          </w:r>
        </w:p>
      </w:docPartBody>
    </w:docPart>
    <w:docPart>
      <w:docPartPr>
        <w:name w:val="80CBB01FDF2A44C3861AC7FBD8AB2679"/>
        <w:category>
          <w:name w:val="כללי"/>
          <w:gallery w:val="placeholder"/>
        </w:category>
        <w:types>
          <w:type w:val="bbPlcHdr"/>
        </w:types>
        <w:behaviors>
          <w:behavior w:val="content"/>
        </w:behaviors>
        <w:guid w:val="{C9974333-228D-4E7B-B157-57DF52FA2064}"/>
      </w:docPartPr>
      <w:docPartBody>
        <w:p w:rsidR="00BF4991" w:rsidRDefault="001B3C46" w:rsidP="001B3C46">
          <w:pPr>
            <w:pStyle w:val="80CBB01FDF2A44C3861AC7FBD8AB2679"/>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72407"/>
    <w:rsid w:val="001B3C46"/>
    <w:rsid w:val="0032380B"/>
    <w:rsid w:val="003D3172"/>
    <w:rsid w:val="00665DD0"/>
    <w:rsid w:val="006865A5"/>
    <w:rsid w:val="00765A9F"/>
    <w:rsid w:val="00874A5F"/>
    <w:rsid w:val="009860E7"/>
    <w:rsid w:val="00BF499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B3C4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0A3612866FCC4FB2A94F3BB6973F2CCF">
    <w:name w:val="0A3612866FCC4FB2A94F3BB6973F2CCF"/>
    <w:rsid w:val="001B3C46"/>
    <w:pPr>
      <w:bidi/>
    </w:pPr>
  </w:style>
  <w:style w:type="paragraph" w:customStyle="1" w:styleId="71D6728F839B46D5B4C4BE0E9BFD94DB">
    <w:name w:val="71D6728F839B46D5B4C4BE0E9BFD94DB"/>
    <w:rsid w:val="001B3C46"/>
    <w:pPr>
      <w:bidi/>
    </w:pPr>
  </w:style>
  <w:style w:type="paragraph" w:customStyle="1" w:styleId="FC7D580B0E764F11B78BEAD19CF47970">
    <w:name w:val="FC7D580B0E764F11B78BEAD19CF47970"/>
    <w:rsid w:val="001B3C46"/>
    <w:pPr>
      <w:bidi/>
    </w:pPr>
  </w:style>
  <w:style w:type="paragraph" w:customStyle="1" w:styleId="B42DD4ACF40048AEAEA238C5E718A465">
    <w:name w:val="B42DD4ACF40048AEAEA238C5E718A465"/>
    <w:rsid w:val="001B3C46"/>
    <w:pPr>
      <w:bidi/>
    </w:pPr>
  </w:style>
  <w:style w:type="paragraph" w:customStyle="1" w:styleId="0C6472EA799C4B65AB82EB329A207941">
    <w:name w:val="0C6472EA799C4B65AB82EB329A207941"/>
    <w:rsid w:val="001B3C46"/>
    <w:pPr>
      <w:bidi/>
    </w:pPr>
  </w:style>
  <w:style w:type="paragraph" w:customStyle="1" w:styleId="8E2F8679482F47039341456D71AAC82B">
    <w:name w:val="8E2F8679482F47039341456D71AAC82B"/>
    <w:rsid w:val="001B3C46"/>
    <w:pPr>
      <w:bidi/>
    </w:pPr>
  </w:style>
  <w:style w:type="paragraph" w:customStyle="1" w:styleId="B0FCBD5D36D34EEAAEB115018215C1A5">
    <w:name w:val="B0FCBD5D36D34EEAAEB115018215C1A5"/>
    <w:rsid w:val="001B3C46"/>
    <w:pPr>
      <w:bidi/>
    </w:pPr>
  </w:style>
  <w:style w:type="paragraph" w:customStyle="1" w:styleId="A6EABCB3884D4308B3D3558A50DCDFAF">
    <w:name w:val="A6EABCB3884D4308B3D3558A50DCDFAF"/>
    <w:rsid w:val="001B3C46"/>
    <w:pPr>
      <w:bidi/>
    </w:pPr>
  </w:style>
  <w:style w:type="paragraph" w:customStyle="1" w:styleId="56AC33E17EEE482BA87DA6B4698A409B">
    <w:name w:val="56AC33E17EEE482BA87DA6B4698A409B"/>
    <w:rsid w:val="001B3C46"/>
    <w:pPr>
      <w:bidi/>
    </w:pPr>
  </w:style>
  <w:style w:type="paragraph" w:customStyle="1" w:styleId="365DAFE176AB4BD9981B7183BBD07DC1">
    <w:name w:val="365DAFE176AB4BD9981B7183BBD07DC1"/>
    <w:rsid w:val="001B3C46"/>
    <w:pPr>
      <w:bidi/>
    </w:pPr>
  </w:style>
  <w:style w:type="paragraph" w:customStyle="1" w:styleId="A65A4E931B014AD798A22EEF3D3EA647">
    <w:name w:val="A65A4E931B014AD798A22EEF3D3EA647"/>
    <w:rsid w:val="001B3C46"/>
    <w:pPr>
      <w:bidi/>
    </w:pPr>
  </w:style>
  <w:style w:type="paragraph" w:customStyle="1" w:styleId="713A808D01184B14BF3CE3665963AE9A">
    <w:name w:val="713A808D01184B14BF3CE3665963AE9A"/>
    <w:rsid w:val="001B3C46"/>
    <w:pPr>
      <w:bidi/>
    </w:pPr>
  </w:style>
  <w:style w:type="paragraph" w:customStyle="1" w:styleId="4A640AB2D6454A38B936AAF814B8974D">
    <w:name w:val="4A640AB2D6454A38B936AAF814B8974D"/>
    <w:rsid w:val="001B3C46"/>
    <w:pPr>
      <w:bidi/>
    </w:pPr>
  </w:style>
  <w:style w:type="paragraph" w:customStyle="1" w:styleId="F20F321B4668407C925802BA462690F2">
    <w:name w:val="F20F321B4668407C925802BA462690F2"/>
    <w:rsid w:val="001B3C46"/>
    <w:pPr>
      <w:bidi/>
    </w:pPr>
  </w:style>
  <w:style w:type="paragraph" w:customStyle="1" w:styleId="BE3DE6A7F2CA4B5DA72362E5D4204E11">
    <w:name w:val="BE3DE6A7F2CA4B5DA72362E5D4204E11"/>
    <w:rsid w:val="001B3C46"/>
    <w:pPr>
      <w:bidi/>
    </w:pPr>
  </w:style>
  <w:style w:type="paragraph" w:customStyle="1" w:styleId="0063BCB4BBFB4EDD9CD4984713F03EBD">
    <w:name w:val="0063BCB4BBFB4EDD9CD4984713F03EBD"/>
    <w:rsid w:val="001B3C46"/>
    <w:pPr>
      <w:bidi/>
    </w:pPr>
  </w:style>
  <w:style w:type="paragraph" w:customStyle="1" w:styleId="3F7CBDAF3EE544DD9B66724F35D3A718">
    <w:name w:val="3F7CBDAF3EE544DD9B66724F35D3A718"/>
    <w:rsid w:val="001B3C46"/>
    <w:pPr>
      <w:bidi/>
    </w:pPr>
  </w:style>
  <w:style w:type="paragraph" w:customStyle="1" w:styleId="8D5B29FB7D9E434D8AE6E933C05662E6">
    <w:name w:val="8D5B29FB7D9E434D8AE6E933C05662E6"/>
    <w:rsid w:val="001B3C46"/>
    <w:pPr>
      <w:bidi/>
    </w:pPr>
  </w:style>
  <w:style w:type="paragraph" w:customStyle="1" w:styleId="969202E9E42E42F4904935E28724B564">
    <w:name w:val="969202E9E42E42F4904935E28724B564"/>
    <w:rsid w:val="001B3C46"/>
    <w:pPr>
      <w:bidi/>
    </w:pPr>
  </w:style>
  <w:style w:type="paragraph" w:customStyle="1" w:styleId="B93B2DAAB9884DDDA65C11058A1C8CC3">
    <w:name w:val="B93B2DAAB9884DDDA65C11058A1C8CC3"/>
    <w:rsid w:val="001B3C46"/>
    <w:pPr>
      <w:bidi/>
    </w:pPr>
  </w:style>
  <w:style w:type="paragraph" w:customStyle="1" w:styleId="1FE0D802B94145A3B6BFB107B73E0936">
    <w:name w:val="1FE0D802B94145A3B6BFB107B73E0936"/>
    <w:rsid w:val="001B3C46"/>
    <w:pPr>
      <w:bidi/>
    </w:pPr>
  </w:style>
  <w:style w:type="paragraph" w:customStyle="1" w:styleId="705D1BD1F35C472FAF38181E83BF0718">
    <w:name w:val="705D1BD1F35C472FAF38181E83BF0718"/>
    <w:rsid w:val="001B3C46"/>
    <w:pPr>
      <w:bidi/>
    </w:pPr>
  </w:style>
  <w:style w:type="paragraph" w:customStyle="1" w:styleId="D7F28C914BFF43F792CA9A4211801DDC">
    <w:name w:val="D7F28C914BFF43F792CA9A4211801DDC"/>
    <w:rsid w:val="001B3C46"/>
    <w:pPr>
      <w:bidi/>
    </w:pPr>
  </w:style>
  <w:style w:type="paragraph" w:customStyle="1" w:styleId="5F484627D21F49C29FFD517CF4559410">
    <w:name w:val="5F484627D21F49C29FFD517CF4559410"/>
    <w:rsid w:val="001B3C46"/>
    <w:pPr>
      <w:bidi/>
    </w:pPr>
  </w:style>
  <w:style w:type="paragraph" w:customStyle="1" w:styleId="0189B26F5D48479CB2EEBFDC1EF4138F">
    <w:name w:val="0189B26F5D48479CB2EEBFDC1EF4138F"/>
    <w:rsid w:val="001B3C46"/>
    <w:pPr>
      <w:bidi/>
    </w:pPr>
  </w:style>
  <w:style w:type="paragraph" w:customStyle="1" w:styleId="3269E78491B64B8F82C2671A1CD2E8B2">
    <w:name w:val="3269E78491B64B8F82C2671A1CD2E8B2"/>
    <w:rsid w:val="001B3C46"/>
    <w:pPr>
      <w:bidi/>
    </w:pPr>
  </w:style>
  <w:style w:type="paragraph" w:customStyle="1" w:styleId="DE1F797918854A2F80E2B9F535B2D2AC">
    <w:name w:val="DE1F797918854A2F80E2B9F535B2D2AC"/>
    <w:rsid w:val="001B3C46"/>
    <w:pPr>
      <w:bidi/>
    </w:pPr>
  </w:style>
  <w:style w:type="paragraph" w:customStyle="1" w:styleId="B0235CAFCDAA44D39550F828CEBE2C99">
    <w:name w:val="B0235CAFCDAA44D39550F828CEBE2C99"/>
    <w:rsid w:val="001B3C46"/>
    <w:pPr>
      <w:bidi/>
    </w:pPr>
  </w:style>
  <w:style w:type="paragraph" w:customStyle="1" w:styleId="B4788D815F734013AC4A64252B0A5BD4">
    <w:name w:val="B4788D815F734013AC4A64252B0A5BD4"/>
    <w:rsid w:val="001B3C46"/>
    <w:pPr>
      <w:bidi/>
    </w:pPr>
  </w:style>
  <w:style w:type="paragraph" w:customStyle="1" w:styleId="B97E7F6621A94D80BE43AE2FFBC102CE">
    <w:name w:val="B97E7F6621A94D80BE43AE2FFBC102CE"/>
    <w:rsid w:val="001B3C46"/>
    <w:pPr>
      <w:bidi/>
    </w:pPr>
  </w:style>
  <w:style w:type="paragraph" w:customStyle="1" w:styleId="874EC2A980404D8E96EBE3D2B5512921">
    <w:name w:val="874EC2A980404D8E96EBE3D2B5512921"/>
    <w:rsid w:val="001B3C46"/>
    <w:pPr>
      <w:bidi/>
    </w:pPr>
  </w:style>
  <w:style w:type="paragraph" w:customStyle="1" w:styleId="90DBB273E59D4538936A20B46156F6CA">
    <w:name w:val="90DBB273E59D4538936A20B46156F6CA"/>
    <w:rsid w:val="001B3C46"/>
    <w:pPr>
      <w:bidi/>
    </w:pPr>
  </w:style>
  <w:style w:type="paragraph" w:customStyle="1" w:styleId="0B8C09905F99449A99C2AB0BA023985A">
    <w:name w:val="0B8C09905F99449A99C2AB0BA023985A"/>
    <w:rsid w:val="001B3C46"/>
    <w:pPr>
      <w:bidi/>
    </w:pPr>
  </w:style>
  <w:style w:type="paragraph" w:customStyle="1" w:styleId="860F817BA5A444889C277D328B35F71E">
    <w:name w:val="860F817BA5A444889C277D328B35F71E"/>
    <w:rsid w:val="001B3C46"/>
    <w:pPr>
      <w:bidi/>
    </w:pPr>
  </w:style>
  <w:style w:type="paragraph" w:customStyle="1" w:styleId="81A59A851A584BD6B372A23BC4F69B92">
    <w:name w:val="81A59A851A584BD6B372A23BC4F69B92"/>
    <w:rsid w:val="001B3C46"/>
    <w:pPr>
      <w:bidi/>
    </w:pPr>
  </w:style>
  <w:style w:type="paragraph" w:customStyle="1" w:styleId="073C7ACBC427428987960C2963F6F4B9">
    <w:name w:val="073C7ACBC427428987960C2963F6F4B9"/>
    <w:rsid w:val="001B3C46"/>
    <w:pPr>
      <w:bidi/>
    </w:pPr>
  </w:style>
  <w:style w:type="paragraph" w:customStyle="1" w:styleId="B754E9F44DF74270AFDB91059984A7C2">
    <w:name w:val="B754E9F44DF74270AFDB91059984A7C2"/>
    <w:rsid w:val="001B3C46"/>
    <w:pPr>
      <w:bidi/>
    </w:pPr>
  </w:style>
  <w:style w:type="paragraph" w:customStyle="1" w:styleId="02A56EDF02374FC393341B3B3DDAF376">
    <w:name w:val="02A56EDF02374FC393341B3B3DDAF376"/>
    <w:rsid w:val="001B3C46"/>
    <w:pPr>
      <w:bidi/>
    </w:pPr>
  </w:style>
  <w:style w:type="paragraph" w:customStyle="1" w:styleId="1712330CCC0A4EE3AFDA507270E4B109">
    <w:name w:val="1712330CCC0A4EE3AFDA507270E4B109"/>
    <w:rsid w:val="001B3C46"/>
    <w:pPr>
      <w:bidi/>
    </w:pPr>
  </w:style>
  <w:style w:type="paragraph" w:customStyle="1" w:styleId="D3C8A8A42270476C8AE06464B8F57225">
    <w:name w:val="D3C8A8A42270476C8AE06464B8F57225"/>
    <w:rsid w:val="001B3C46"/>
    <w:pPr>
      <w:bidi/>
    </w:pPr>
  </w:style>
  <w:style w:type="paragraph" w:customStyle="1" w:styleId="0C617C68219B44A1A7C221441D534BF3">
    <w:name w:val="0C617C68219B44A1A7C221441D534BF3"/>
    <w:rsid w:val="001B3C46"/>
    <w:pPr>
      <w:bidi/>
    </w:pPr>
  </w:style>
  <w:style w:type="paragraph" w:customStyle="1" w:styleId="1C15B72812694101871F388B27B1366D">
    <w:name w:val="1C15B72812694101871F388B27B1366D"/>
    <w:rsid w:val="001B3C46"/>
    <w:pPr>
      <w:bidi/>
    </w:pPr>
  </w:style>
  <w:style w:type="paragraph" w:customStyle="1" w:styleId="8596EDE2C0C546DFB64D789B8CEE22B2">
    <w:name w:val="8596EDE2C0C546DFB64D789B8CEE22B2"/>
    <w:rsid w:val="001B3C46"/>
    <w:pPr>
      <w:bidi/>
    </w:pPr>
  </w:style>
  <w:style w:type="paragraph" w:customStyle="1" w:styleId="80CBB01FDF2A44C3861AC7FBD8AB2679">
    <w:name w:val="80CBB01FDF2A44C3861AC7FBD8AB2679"/>
    <w:rsid w:val="001B3C4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6B560C-F5E0-4796-9B36-98DCA40A5F21}"/>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9593DA50-E3BA-4375-8540-7997D7D43FE3}"/>
</file>

<file path=customXml/itemProps5.xml><?xml version="1.0" encoding="utf-8"?>
<ds:datastoreItem xmlns:ds="http://schemas.openxmlformats.org/officeDocument/2006/customXml" ds:itemID="{13A67919-E187-454A-996A-BADF076CE04C}"/>
</file>

<file path=docProps/app.xml><?xml version="1.0" encoding="utf-8"?>
<Properties xmlns="http://schemas.openxmlformats.org/officeDocument/2006/extended-properties" xmlns:vt="http://schemas.openxmlformats.org/officeDocument/2006/docPropsVTypes">
  <Template>Normal</Template>
  <TotalTime>12</TotalTime>
  <Pages>33</Pages>
  <Words>9627</Words>
  <Characters>48138</Characters>
  <Application>Microsoft Office Word</Application>
  <DocSecurity>0</DocSecurity>
  <Lines>401</Lines>
  <Paragraphs>115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2022-12-19T10:44:00Z</dcterms:created>
  <dcterms:modified xsi:type="dcterms:W3CDTF">2022-12-19T10:59:00Z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10d7e012-8ddf-49a4-b28f-0f47002b5abd</vt:lpwstr>
  </property>
</Properties>
</file>